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D50F6" w:rsidR="004429DF" w:rsidP="004429DF" w:rsidRDefault="004429DF" w14:paraId="79182DA4" w14:textId="77777777">
      <w:pPr>
        <w:spacing w:after="160" w:line="279" w:lineRule="auto"/>
        <w:jc w:val="center"/>
        <w:rPr>
          <w:rFonts w:ascii="Aptos" w:hAnsi="Aptos" w:eastAsia="MS Mincho" w:cs="Arial"/>
          <w:b/>
          <w:bCs/>
          <w:lang w:val="en-GB" w:eastAsia="ja-JP"/>
        </w:rPr>
      </w:pPr>
      <w:r w:rsidRPr="002D50F6">
        <w:rPr>
          <w:rFonts w:ascii="Aptos" w:hAnsi="Aptos" w:eastAsia="MS Mincho" w:cs="Arial"/>
          <w:b/>
          <w:bCs/>
          <w:lang w:val="en-GB" w:eastAsia="ja-JP"/>
        </w:rPr>
        <w:t xml:space="preserve">Direct Marketing </w:t>
      </w:r>
    </w:p>
    <w:p w:rsidRPr="002D50F6" w:rsidR="004429DF" w:rsidP="004429DF" w:rsidRDefault="004429DF" w14:paraId="2F9BD4CE" w14:textId="77777777">
      <w:pPr>
        <w:spacing w:after="160" w:line="279" w:lineRule="auto"/>
        <w:jc w:val="left"/>
        <w:rPr>
          <w:rFonts w:ascii="Aptos" w:hAnsi="Aptos" w:eastAsia="MS Mincho" w:cs="Arial"/>
          <w:i/>
          <w:iCs/>
          <w:lang w:val="en-GB" w:eastAsia="ja-JP"/>
        </w:rPr>
      </w:pPr>
      <w:r w:rsidRPr="002D50F6">
        <w:rPr>
          <w:rFonts w:ascii="Aptos" w:hAnsi="Aptos" w:eastAsia="MS Mincho" w:cs="Arial"/>
          <w:i/>
          <w:iCs/>
          <w:lang w:val="en-GB" w:eastAsia="ja-JP"/>
        </w:rPr>
        <w:t xml:space="preserve">The aim of this guidance note is to provide organizations an overview of the legal requirements for carrying out direct marketing via email, calls, and </w:t>
      </w:r>
      <w:proofErr w:type="spellStart"/>
      <w:r w:rsidRPr="002D50F6">
        <w:rPr>
          <w:rFonts w:ascii="Aptos" w:hAnsi="Aptos" w:eastAsia="MS Mincho" w:cs="Arial"/>
          <w:i/>
          <w:iCs/>
          <w:lang w:val="en-GB" w:eastAsia="ja-JP"/>
        </w:rPr>
        <w:t>sms</w:t>
      </w:r>
      <w:proofErr w:type="spellEnd"/>
      <w:r w:rsidRPr="002D50F6">
        <w:rPr>
          <w:rFonts w:ascii="Aptos" w:hAnsi="Aptos" w:eastAsia="MS Mincho" w:cs="Arial"/>
          <w:i/>
          <w:iCs/>
          <w:lang w:val="en-GB" w:eastAsia="ja-JP"/>
        </w:rPr>
        <w:t xml:space="preserve">/mms. </w:t>
      </w:r>
    </w:p>
    <w:p w:rsidRPr="002D50F6" w:rsidR="004429DF" w:rsidP="004429DF" w:rsidRDefault="004429DF" w14:paraId="083FAFCB"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 xml:space="preserve">1. Laws </w:t>
      </w:r>
    </w:p>
    <w:p w:rsidRPr="002D50F6" w:rsidR="004429DF" w:rsidP="004429DF" w:rsidRDefault="004429DF" w14:paraId="0E47A0C4"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1.1. Law and regulations</w:t>
      </w:r>
    </w:p>
    <w:p w:rsidRPr="002D50F6" w:rsidR="004429DF" w:rsidP="004429DF" w:rsidRDefault="004429DF" w14:paraId="6CEF4482" w14:textId="77777777">
      <w:pPr>
        <w:numPr>
          <w:ilvl w:val="2"/>
          <w:numId w:val="10"/>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Which laws and/or regulations apply to </w:t>
      </w:r>
      <w:proofErr w:type="spellStart"/>
      <w:r w:rsidRPr="002D50F6">
        <w:rPr>
          <w:rFonts w:ascii="Aptos" w:hAnsi="Aptos" w:eastAsia="Aptos" w:cs="Arial"/>
          <w:kern w:val="2"/>
          <w:lang w:eastAsia="en-US"/>
          <w14:ligatures w14:val="standardContextual"/>
        </w:rPr>
        <w:t>emarketing</w:t>
      </w:r>
      <w:proofErr w:type="spellEnd"/>
      <w:r w:rsidRPr="002D50F6">
        <w:rPr>
          <w:rFonts w:ascii="Aptos" w:hAnsi="Aptos" w:eastAsia="Aptos" w:cs="Arial"/>
          <w:kern w:val="2"/>
          <w:lang w:eastAsia="en-US"/>
          <w14:ligatures w14:val="standardContextual"/>
        </w:rPr>
        <w:t xml:space="preserve">? </w:t>
      </w:r>
      <w:r w:rsidRPr="002D50F6">
        <w:rPr>
          <w:rFonts w:ascii="Aptos" w:hAnsi="Aptos" w:eastAsia="Aptos" w:cs="Arial"/>
          <w:i/>
          <w:iCs/>
          <w:kern w:val="2"/>
          <w:lang w:eastAsia="en-US"/>
          <w14:ligatures w14:val="standardContextual"/>
        </w:rPr>
        <w:t>(Please outline privacy and sectorial legislation including any applicable to data brokers)</w:t>
      </w:r>
    </w:p>
    <w:p w:rsidRPr="002D50F6" w:rsidR="003F51CC" w:rsidP="0029203F" w:rsidRDefault="003F51CC" w14:paraId="2BEA4963" w14:textId="77777777">
      <w:pPr>
        <w:spacing w:after="160" w:line="259" w:lineRule="auto"/>
        <w:contextualSpacing/>
        <w:rPr>
          <w:rFonts w:ascii="Aptos" w:hAnsi="Aptos" w:eastAsia="Aptos" w:cs="Arial"/>
          <w:kern w:val="2"/>
          <w:lang w:eastAsia="en-US"/>
          <w14:ligatures w14:val="standardContextual"/>
        </w:rPr>
      </w:pPr>
    </w:p>
    <w:p w:rsidRPr="002D50F6" w:rsidR="000A14FD" w:rsidP="0029203F" w:rsidRDefault="003F51CC" w14:paraId="3E6F6A20" w14:textId="1BB6D037">
      <w:pPr>
        <w:spacing w:after="160" w:line="259" w:lineRule="auto"/>
        <w:contextualSpacing/>
        <w:rPr>
          <w:rFonts w:ascii="Aptos" w:hAnsi="Aptos" w:eastAsia="Aptos" w:cs="Arial"/>
          <w:kern w:val="2"/>
          <w:lang w:eastAsia="en-US"/>
          <w14:ligatures w14:val="standardContextual"/>
        </w:rPr>
      </w:pPr>
      <w:hyperlink w:history="1" r:id="rId10">
        <w:r w:rsidRPr="002D50F6">
          <w:rPr>
            <w:rStyle w:val="Hyperlink"/>
            <w:rFonts w:ascii="Aptos" w:hAnsi="Aptos" w:eastAsia="Aptos" w:cs="Arial"/>
            <w:kern w:val="2"/>
            <w:lang w:eastAsia="en-US"/>
            <w14:ligatures w14:val="standardContextual"/>
          </w:rPr>
          <w:t>Electronic Commerce Law No. 6563</w:t>
        </w:r>
      </w:hyperlink>
      <w:r w:rsidRPr="002D50F6" w:rsidR="00267F2D">
        <w:rPr>
          <w:rFonts w:ascii="Aptos" w:hAnsi="Aptos" w:eastAsia="Aptos" w:cs="Arial"/>
          <w:kern w:val="2"/>
          <w:lang w:eastAsia="en-US"/>
          <w14:ligatures w14:val="standardContextual"/>
        </w:rPr>
        <w:t xml:space="preserve"> (the “</w:t>
      </w:r>
      <w:r w:rsidRPr="002D50F6" w:rsidR="00267F2D">
        <w:rPr>
          <w:rFonts w:ascii="Aptos" w:hAnsi="Aptos" w:eastAsia="Aptos" w:cs="Arial"/>
          <w:b/>
          <w:bCs/>
          <w:kern w:val="2"/>
          <w:lang w:eastAsia="en-US"/>
          <w14:ligatures w14:val="standardContextual"/>
        </w:rPr>
        <w:t>Electronic Commerce Law</w:t>
      </w:r>
      <w:r w:rsidRPr="002D50F6" w:rsidR="00267F2D">
        <w:rPr>
          <w:rFonts w:ascii="Aptos" w:hAnsi="Aptos" w:eastAsia="Aptos" w:cs="Arial"/>
          <w:kern w:val="2"/>
          <w:lang w:eastAsia="en-US"/>
          <w14:ligatures w14:val="standardContextual"/>
        </w:rPr>
        <w:t>”)</w:t>
      </w:r>
      <w:r w:rsidRPr="002D50F6" w:rsidR="005555D3">
        <w:rPr>
          <w:rFonts w:ascii="Aptos" w:hAnsi="Aptos" w:eastAsia="Aptos" w:cs="Arial"/>
          <w:kern w:val="2"/>
          <w:lang w:eastAsia="en-US"/>
          <w14:ligatures w14:val="standardContextual"/>
        </w:rPr>
        <w:t>,</w:t>
      </w:r>
      <w:r w:rsidRPr="002D50F6" w:rsidR="00B259D8">
        <w:rPr>
          <w:rFonts w:ascii="Aptos" w:hAnsi="Aptos" w:eastAsia="Aptos" w:cs="Arial"/>
          <w:kern w:val="2"/>
          <w:lang w:eastAsia="en-US"/>
          <w14:ligatures w14:val="standardContextual"/>
        </w:rPr>
        <w:t xml:space="preserve"> which governs electronic commerce and sets out the general rules on commercial communications, the obligations of service providers </w:t>
      </w:r>
      <w:r w:rsidR="00B338B0">
        <w:rPr>
          <w:rFonts w:ascii="Aptos" w:hAnsi="Aptos" w:eastAsia="Aptos" w:cs="Arial"/>
          <w:kern w:val="2"/>
          <w:lang w:eastAsia="en-US"/>
          <w14:ligatures w14:val="standardContextual"/>
        </w:rPr>
        <w:t xml:space="preserve">(sender) </w:t>
      </w:r>
      <w:r w:rsidRPr="002D50F6" w:rsidR="00B259D8">
        <w:rPr>
          <w:rFonts w:ascii="Aptos" w:hAnsi="Aptos" w:eastAsia="Aptos" w:cs="Arial"/>
          <w:kern w:val="2"/>
          <w:lang w:eastAsia="en-US"/>
          <w14:ligatures w14:val="standardContextual"/>
        </w:rPr>
        <w:t>and intermediary service providers, electronic contracts, information requirements</w:t>
      </w:r>
      <w:r w:rsidRPr="002D50F6" w:rsidR="006255CA">
        <w:rPr>
          <w:rFonts w:ascii="Aptos" w:hAnsi="Aptos" w:eastAsia="Aptos" w:cs="Arial"/>
          <w:kern w:val="2"/>
          <w:lang w:eastAsia="en-US"/>
          <w14:ligatures w14:val="standardContextual"/>
        </w:rPr>
        <w:t xml:space="preserve"> regarding electronic </w:t>
      </w:r>
      <w:r w:rsidRPr="002D50F6" w:rsidR="00E54C58">
        <w:rPr>
          <w:rFonts w:ascii="Aptos" w:hAnsi="Aptos" w:eastAsia="Aptos" w:cs="Arial"/>
          <w:kern w:val="2"/>
          <w:lang w:eastAsia="en-US"/>
          <w14:ligatures w14:val="standardContextual"/>
        </w:rPr>
        <w:t>commerce</w:t>
      </w:r>
      <w:r w:rsidRPr="002D50F6" w:rsidR="00B259D8">
        <w:rPr>
          <w:rFonts w:ascii="Aptos" w:hAnsi="Aptos" w:eastAsia="Aptos" w:cs="Arial"/>
          <w:kern w:val="2"/>
          <w:lang w:eastAsia="en-US"/>
          <w14:ligatures w14:val="standardContextual"/>
        </w:rPr>
        <w:t>, and the penalties for non-compliance</w:t>
      </w:r>
      <w:r w:rsidRPr="002D50F6" w:rsidR="00E54C58">
        <w:rPr>
          <w:rFonts w:ascii="Aptos" w:hAnsi="Aptos" w:eastAsia="Aptos" w:cs="Arial"/>
          <w:kern w:val="2"/>
          <w:lang w:eastAsia="en-US"/>
          <w14:ligatures w14:val="standardContextual"/>
        </w:rPr>
        <w:t>.</w:t>
      </w:r>
    </w:p>
    <w:p w:rsidRPr="002D50F6" w:rsidR="000A14FD" w:rsidP="0029203F" w:rsidRDefault="000A14FD" w14:paraId="6DEC98F1" w14:textId="77777777">
      <w:pPr>
        <w:spacing w:after="160" w:line="259" w:lineRule="auto"/>
        <w:contextualSpacing/>
        <w:rPr>
          <w:rFonts w:ascii="Aptos" w:hAnsi="Aptos" w:eastAsia="Aptos" w:cs="Arial"/>
          <w:kern w:val="2"/>
          <w:lang w:eastAsia="en-US"/>
          <w14:ligatures w14:val="standardContextual"/>
        </w:rPr>
      </w:pPr>
    </w:p>
    <w:p w:rsidRPr="002D50F6" w:rsidR="003F51CC" w:rsidP="0029203F" w:rsidRDefault="00607122" w14:paraId="45FBC04A" w14:textId="1F8D7749">
      <w:pPr>
        <w:spacing w:after="160" w:line="259" w:lineRule="auto"/>
        <w:contextualSpacing/>
        <w:rPr>
          <w:rFonts w:ascii="Aptos" w:hAnsi="Aptos" w:eastAsia="Aptos" w:cs="Arial"/>
          <w:kern w:val="2"/>
          <w:lang w:eastAsia="en-US"/>
          <w14:ligatures w14:val="standardContextual"/>
        </w:rPr>
      </w:pPr>
      <w:hyperlink w:history="1" r:id="rId11">
        <w:r w:rsidRPr="002D50F6">
          <w:rPr>
            <w:rStyle w:val="Hyperlink"/>
            <w:rFonts w:ascii="Aptos" w:hAnsi="Aptos" w:eastAsia="Aptos" w:cs="Arial"/>
            <w:kern w:val="2"/>
            <w:lang w:eastAsia="en-US"/>
            <w14:ligatures w14:val="standardContextual"/>
          </w:rPr>
          <w:t>Regulation on Commercial Electronic Communication, published in the Official Gazette numbered 29417 on 15 July 2015</w:t>
        </w:r>
      </w:hyperlink>
      <w:r w:rsidRPr="002D50F6">
        <w:rPr>
          <w:rFonts w:ascii="Aptos" w:hAnsi="Aptos" w:eastAsia="Aptos" w:cs="Arial"/>
          <w:kern w:val="2"/>
          <w:lang w:eastAsia="en-US"/>
          <w14:ligatures w14:val="standardContextual"/>
        </w:rPr>
        <w:t xml:space="preserve"> </w:t>
      </w:r>
      <w:r w:rsidRPr="002D50F6" w:rsidR="00C47B49">
        <w:rPr>
          <w:rFonts w:ascii="Aptos" w:hAnsi="Aptos" w:eastAsia="Aptos" w:cs="Arial"/>
          <w:kern w:val="2"/>
          <w:lang w:eastAsia="en-US"/>
          <w14:ligatures w14:val="standardContextual"/>
        </w:rPr>
        <w:t>(the “</w:t>
      </w:r>
      <w:r w:rsidRPr="002D50F6" w:rsidR="00C47B49">
        <w:rPr>
          <w:rFonts w:ascii="Aptos" w:hAnsi="Aptos" w:eastAsia="Aptos" w:cs="Arial"/>
          <w:b/>
          <w:bCs/>
          <w:kern w:val="2"/>
          <w:lang w:eastAsia="en-US"/>
          <w14:ligatures w14:val="standardContextual"/>
        </w:rPr>
        <w:t>Regulation</w:t>
      </w:r>
      <w:r w:rsidRPr="002D50F6" w:rsidR="00C47B49">
        <w:rPr>
          <w:rFonts w:ascii="Aptos" w:hAnsi="Aptos" w:eastAsia="Aptos" w:cs="Arial"/>
          <w:kern w:val="2"/>
          <w:lang w:eastAsia="en-US"/>
          <w14:ligatures w14:val="standardContextual"/>
        </w:rPr>
        <w:t>”)</w:t>
      </w:r>
      <w:r w:rsidRPr="002D50F6" w:rsidR="005555D3">
        <w:rPr>
          <w:rFonts w:ascii="Aptos" w:hAnsi="Aptos" w:eastAsia="Aptos" w:cs="Arial"/>
          <w:kern w:val="2"/>
          <w:lang w:eastAsia="en-US"/>
          <w14:ligatures w14:val="standardContextual"/>
        </w:rPr>
        <w:t>,</w:t>
      </w:r>
      <w:r w:rsidRPr="002D50F6" w:rsidR="00257489">
        <w:rPr>
          <w:rFonts w:ascii="Aptos" w:hAnsi="Aptos" w:eastAsia="Aptos" w:cs="Arial"/>
          <w:kern w:val="2"/>
          <w:lang w:eastAsia="en-US"/>
          <w14:ligatures w14:val="standardContextual"/>
        </w:rPr>
        <w:t xml:space="preserve"> which sets out the rules and procedures governing information obligations in commercial communications made through electronic communication tools and the requirements applicable to commercial electronic messages.</w:t>
      </w:r>
    </w:p>
    <w:p w:rsidRPr="002D50F6" w:rsidR="000359F1" w:rsidP="0029203F" w:rsidRDefault="000359F1" w14:paraId="112767A1" w14:textId="77777777">
      <w:pPr>
        <w:spacing w:after="160" w:line="259" w:lineRule="auto"/>
        <w:contextualSpacing/>
        <w:rPr>
          <w:rFonts w:ascii="Aptos" w:hAnsi="Aptos" w:eastAsia="Aptos" w:cs="Arial"/>
          <w:kern w:val="2"/>
          <w:lang w:eastAsia="en-US"/>
          <w14:ligatures w14:val="standardContextual"/>
        </w:rPr>
      </w:pPr>
    </w:p>
    <w:p w:rsidRPr="002D50F6" w:rsidR="000359F1" w:rsidP="0029203F" w:rsidRDefault="000359F1" w14:paraId="20A9A3BD" w14:textId="3042C936">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In addition, </w:t>
      </w:r>
      <w:hyperlink w:history="1" r:id="rId12">
        <w:r w:rsidRPr="002D50F6">
          <w:rPr>
            <w:rStyle w:val="Hyperlink"/>
            <w:rFonts w:ascii="Aptos" w:hAnsi="Aptos" w:eastAsia="Aptos" w:cs="Arial"/>
            <w:kern w:val="2"/>
            <w:lang w:eastAsia="en-US"/>
            <w14:ligatures w14:val="standardContextual"/>
          </w:rPr>
          <w:t xml:space="preserve">Law on </w:t>
        </w:r>
        <w:r w:rsidRPr="002D50F6" w:rsidR="005555D3">
          <w:rPr>
            <w:rStyle w:val="Hyperlink"/>
            <w:rFonts w:ascii="Aptos" w:hAnsi="Aptos" w:eastAsia="Aptos" w:cs="Arial"/>
            <w:kern w:val="2"/>
            <w:lang w:eastAsia="en-US"/>
            <w14:ligatures w14:val="standardContextual"/>
          </w:rPr>
          <w:t xml:space="preserve">the </w:t>
        </w:r>
        <w:r w:rsidRPr="002D50F6">
          <w:rPr>
            <w:rStyle w:val="Hyperlink"/>
            <w:rFonts w:ascii="Aptos" w:hAnsi="Aptos" w:eastAsia="Aptos" w:cs="Arial"/>
            <w:kern w:val="2"/>
            <w:lang w:eastAsia="en-US"/>
            <w14:ligatures w14:val="standardContextual"/>
          </w:rPr>
          <w:t>Protection of Personal Data No. 6698</w:t>
        </w:r>
      </w:hyperlink>
      <w:r w:rsidRPr="002D50F6">
        <w:rPr>
          <w:rFonts w:ascii="Aptos" w:hAnsi="Aptos" w:eastAsia="Aptos" w:cs="Arial"/>
          <w:kern w:val="2"/>
          <w:lang w:eastAsia="en-US"/>
          <w14:ligatures w14:val="standardContextual"/>
        </w:rPr>
        <w:t xml:space="preserve"> (the “</w:t>
      </w:r>
      <w:r w:rsidRPr="002D50F6">
        <w:rPr>
          <w:rFonts w:ascii="Aptos" w:hAnsi="Aptos" w:eastAsia="Aptos" w:cs="Arial"/>
          <w:b/>
          <w:bCs/>
          <w:kern w:val="2"/>
          <w:lang w:eastAsia="en-US"/>
          <w14:ligatures w14:val="standardContextual"/>
        </w:rPr>
        <w:t>Data Protection Law</w:t>
      </w:r>
      <w:r w:rsidRPr="002D50F6">
        <w:rPr>
          <w:rFonts w:ascii="Aptos" w:hAnsi="Aptos" w:eastAsia="Aptos" w:cs="Arial"/>
          <w:kern w:val="2"/>
          <w:lang w:eastAsia="en-US"/>
          <w14:ligatures w14:val="standardContextual"/>
        </w:rPr>
        <w:t>”)</w:t>
      </w:r>
      <w:r w:rsidRPr="002D50F6" w:rsidR="005555D3">
        <w:rPr>
          <w:rFonts w:ascii="Aptos" w:hAnsi="Aptos" w:eastAsia="Aptos" w:cs="Arial"/>
          <w:kern w:val="2"/>
          <w:lang w:eastAsia="en-US"/>
          <w14:ligatures w14:val="standardContextual"/>
        </w:rPr>
        <w:t>,</w:t>
      </w:r>
      <w:r w:rsidRPr="002D50F6">
        <w:rPr>
          <w:rFonts w:ascii="Aptos" w:hAnsi="Aptos" w:eastAsia="Aptos" w:cs="Arial"/>
          <w:kern w:val="2"/>
          <w:lang w:eastAsia="en-US"/>
          <w14:ligatures w14:val="standardContextual"/>
        </w:rPr>
        <w:t xml:space="preserve"> which aims to protect individuals’ fundamental rights and freedoms in relation to the processing of personal data and sets out the obligations of data </w:t>
      </w:r>
      <w:r w:rsidRPr="002D50F6" w:rsidR="005555D3">
        <w:rPr>
          <w:rFonts w:ascii="Aptos" w:hAnsi="Aptos" w:eastAsia="Aptos" w:cs="Arial"/>
          <w:kern w:val="2"/>
          <w:lang w:eastAsia="en-US"/>
          <w14:ligatures w14:val="standardContextual"/>
        </w:rPr>
        <w:t xml:space="preserve">controllers and data </w:t>
      </w:r>
      <w:r w:rsidRPr="002D50F6">
        <w:rPr>
          <w:rFonts w:ascii="Aptos" w:hAnsi="Aptos" w:eastAsia="Aptos" w:cs="Arial"/>
          <w:kern w:val="2"/>
          <w:lang w:eastAsia="en-US"/>
          <w14:ligatures w14:val="standardContextual"/>
        </w:rPr>
        <w:t>processors as well as the principles and procedures applicable to such processing</w:t>
      </w:r>
      <w:r w:rsidRPr="002D50F6" w:rsidR="005555D3">
        <w:rPr>
          <w:rFonts w:ascii="Aptos" w:hAnsi="Aptos" w:eastAsia="Aptos" w:cs="Arial"/>
          <w:kern w:val="2"/>
          <w:lang w:eastAsia="en-US"/>
          <w14:ligatures w14:val="standardContextual"/>
        </w:rPr>
        <w:t>.</w:t>
      </w:r>
    </w:p>
    <w:p w:rsidRPr="002D50F6" w:rsidR="004429DF" w:rsidP="004429DF" w:rsidRDefault="004429DF" w14:paraId="3224301B" w14:textId="77777777">
      <w:pPr>
        <w:spacing w:after="160" w:line="259" w:lineRule="auto"/>
        <w:ind w:left="720"/>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7348EA92" w14:textId="77777777">
        <w:tc>
          <w:tcPr>
            <w:tcW w:w="4508" w:type="dxa"/>
          </w:tcPr>
          <w:p w:rsidRPr="002D50F6" w:rsidR="004429DF" w:rsidP="004429DF" w:rsidRDefault="004429DF" w14:paraId="31563F78"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4429DF" w14:paraId="54CDB942" w14:textId="3FB614C0">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 xml:space="preserve">Not applicable. </w:t>
            </w:r>
            <w:r w:rsidRPr="002D50F6" w:rsidR="00FC2C44">
              <w:rPr>
                <w:color w:val="156082" w:themeColor="accent1"/>
              </w:rPr>
              <w:t xml:space="preserve"> </w:t>
            </w:r>
          </w:p>
        </w:tc>
      </w:tr>
    </w:tbl>
    <w:p w:rsidRPr="002D50F6" w:rsidR="004429DF" w:rsidP="004429DF" w:rsidRDefault="004429DF" w14:paraId="4F5BDBD3" w14:textId="77777777">
      <w:pPr>
        <w:spacing w:after="160" w:line="279" w:lineRule="auto"/>
        <w:jc w:val="left"/>
        <w:rPr>
          <w:rFonts w:ascii="Aptos" w:hAnsi="Aptos" w:eastAsia="MS Mincho" w:cs="Arial"/>
          <w:lang w:val="en-GB" w:eastAsia="ja-JP"/>
        </w:rPr>
      </w:pPr>
    </w:p>
    <w:p w:rsidRPr="002D50F6" w:rsidR="004429DF" w:rsidP="004429DF" w:rsidRDefault="004429DF" w14:paraId="120D0000" w14:textId="77777777">
      <w:pPr>
        <w:numPr>
          <w:ilvl w:val="2"/>
          <w:numId w:val="10"/>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Which laws and/or regulations apply to telemarketing? </w:t>
      </w:r>
      <w:r w:rsidRPr="002D50F6">
        <w:rPr>
          <w:rFonts w:ascii="Aptos" w:hAnsi="Aptos" w:eastAsia="Aptos" w:cs="Arial"/>
          <w:i/>
          <w:iCs/>
          <w:kern w:val="2"/>
          <w:lang w:eastAsia="en-US"/>
          <w14:ligatures w14:val="standardContextual"/>
        </w:rPr>
        <w:t>(Please outline privacy and sectorial legislation including any applicable to data brokers)</w:t>
      </w:r>
    </w:p>
    <w:p w:rsidRPr="002D50F6" w:rsidR="002F64A4" w:rsidP="002F64A4" w:rsidRDefault="002F64A4" w14:paraId="3C8F860C" w14:textId="77777777">
      <w:pPr>
        <w:spacing w:after="160" w:line="259" w:lineRule="auto"/>
        <w:contextualSpacing/>
        <w:jc w:val="left"/>
        <w:rPr>
          <w:rFonts w:ascii="Aptos" w:hAnsi="Aptos" w:eastAsia="Aptos" w:cs="Arial"/>
          <w:kern w:val="2"/>
          <w:lang w:eastAsia="en-US"/>
          <w14:ligatures w14:val="standardContextual"/>
        </w:rPr>
      </w:pPr>
    </w:p>
    <w:p w:rsidRPr="002D50F6" w:rsidR="002F64A4" w:rsidP="00140F86" w:rsidRDefault="002F64A4" w14:paraId="14724DD0" w14:textId="1830792D">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Please </w:t>
      </w:r>
      <w:r w:rsidRPr="002D50F6" w:rsidR="00905618">
        <w:rPr>
          <w:rFonts w:ascii="Aptos" w:hAnsi="Aptos" w:eastAsia="Aptos" w:cs="Arial"/>
          <w:kern w:val="2"/>
          <w:lang w:eastAsia="en-US"/>
          <w14:ligatures w14:val="standardContextual"/>
        </w:rPr>
        <w:t>refer to S</w:t>
      </w:r>
      <w:r w:rsidRPr="002D50F6" w:rsidR="00CD7B44">
        <w:rPr>
          <w:rFonts w:ascii="Aptos" w:hAnsi="Aptos" w:eastAsia="Aptos" w:cs="Arial"/>
          <w:kern w:val="2"/>
          <w:lang w:eastAsia="en-US"/>
          <w14:ligatures w14:val="standardContextual"/>
        </w:rPr>
        <w:t>ection</w:t>
      </w:r>
      <w:r w:rsidRPr="002D50F6">
        <w:rPr>
          <w:rFonts w:ascii="Aptos" w:hAnsi="Aptos" w:eastAsia="Aptos" w:cs="Arial"/>
          <w:kern w:val="2"/>
          <w:lang w:eastAsia="en-US"/>
          <w14:ligatures w14:val="standardContextual"/>
        </w:rPr>
        <w:t xml:space="preserve"> 1.1.1. above.</w:t>
      </w:r>
      <w:r w:rsidRPr="002D50F6" w:rsidR="00B0288D">
        <w:rPr>
          <w:rFonts w:ascii="Aptos" w:hAnsi="Aptos" w:eastAsia="Aptos" w:cs="Arial"/>
          <w:kern w:val="2"/>
          <w:lang w:eastAsia="en-US"/>
          <w14:ligatures w14:val="standardContextual"/>
        </w:rPr>
        <w:t xml:space="preserve"> </w:t>
      </w:r>
    </w:p>
    <w:p w:rsidRPr="002D50F6" w:rsidR="00140F86" w:rsidP="00140F86" w:rsidRDefault="00140F86" w14:paraId="01E5ACA9" w14:textId="77777777">
      <w:pPr>
        <w:spacing w:after="160" w:line="259" w:lineRule="auto"/>
        <w:contextualSpacing/>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29537CC9" w14:textId="77777777">
        <w:tc>
          <w:tcPr>
            <w:tcW w:w="4508" w:type="dxa"/>
          </w:tcPr>
          <w:p w:rsidRPr="002D50F6" w:rsidR="004429DF" w:rsidP="004429DF" w:rsidRDefault="004429DF" w14:paraId="17C5CB61"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4429DF" w14:paraId="1A1817BD" w14:textId="77777777">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02E6FDAB" w14:textId="77777777">
      <w:pPr>
        <w:spacing w:after="160" w:line="259" w:lineRule="auto"/>
        <w:ind w:left="720"/>
        <w:contextualSpacing/>
        <w:jc w:val="left"/>
        <w:rPr>
          <w:rFonts w:ascii="Aptos" w:hAnsi="Aptos" w:eastAsia="Aptos" w:cs="Arial"/>
          <w:kern w:val="2"/>
          <w:lang w:eastAsia="en-US"/>
          <w14:ligatures w14:val="standardContextual"/>
        </w:rPr>
      </w:pPr>
    </w:p>
    <w:p w:rsidRPr="002D50F6" w:rsidR="004429DF" w:rsidP="004429DF" w:rsidRDefault="004429DF" w14:paraId="729E4A02" w14:textId="77777777">
      <w:pPr>
        <w:numPr>
          <w:ilvl w:val="2"/>
          <w:numId w:val="10"/>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Which laws and/or regulations apply to </w:t>
      </w:r>
      <w:proofErr w:type="spellStart"/>
      <w:r w:rsidRPr="002D50F6">
        <w:rPr>
          <w:rFonts w:ascii="Aptos" w:hAnsi="Aptos" w:eastAsia="Aptos" w:cs="Arial"/>
          <w:kern w:val="2"/>
          <w:lang w:eastAsia="en-US"/>
          <w14:ligatures w14:val="standardContextual"/>
        </w:rPr>
        <w:t>sms</w:t>
      </w:r>
      <w:proofErr w:type="spellEnd"/>
      <w:r w:rsidRPr="002D50F6">
        <w:rPr>
          <w:rFonts w:ascii="Aptos" w:hAnsi="Aptos" w:eastAsia="Aptos" w:cs="Arial"/>
          <w:kern w:val="2"/>
          <w:lang w:eastAsia="en-US"/>
          <w14:ligatures w14:val="standardContextual"/>
        </w:rPr>
        <w:t>/mms marketing? (Please outline privacy and sectorial legislation including any applicable to data brokers)</w:t>
      </w:r>
    </w:p>
    <w:p w:rsidRPr="002D50F6" w:rsidR="00CD7B44" w:rsidP="00CD7B44" w:rsidRDefault="00CD7B44" w14:paraId="67AE5831" w14:textId="77777777">
      <w:pPr>
        <w:spacing w:after="160" w:line="259" w:lineRule="auto"/>
        <w:ind w:left="720"/>
        <w:contextualSpacing/>
        <w:jc w:val="left"/>
        <w:rPr>
          <w:rFonts w:ascii="Aptos" w:hAnsi="Aptos" w:eastAsia="Aptos" w:cs="Arial"/>
          <w:kern w:val="2"/>
          <w:lang w:eastAsia="en-US"/>
          <w14:ligatures w14:val="standardContextual"/>
        </w:rPr>
      </w:pPr>
    </w:p>
    <w:p w:rsidRPr="002D50F6" w:rsidR="00631E33" w:rsidP="00631E33" w:rsidRDefault="00631E33" w14:paraId="5FF99789" w14:textId="77777777">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Please refer to Section 1.1.1. above. </w:t>
      </w:r>
    </w:p>
    <w:p w:rsidRPr="002D50F6" w:rsidR="00E04625" w:rsidP="003C5F3E" w:rsidRDefault="00E04625" w14:paraId="11242681"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22857F2F" w14:textId="77777777">
        <w:tc>
          <w:tcPr>
            <w:tcW w:w="4508" w:type="dxa"/>
          </w:tcPr>
          <w:p w:rsidRPr="002D50F6" w:rsidR="004429DF" w:rsidP="004429DF" w:rsidRDefault="004429DF" w14:paraId="3D8A141B"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4429DF" w14:paraId="7532376E" w14:textId="77777777">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766CEA3D" w14:textId="77777777">
      <w:pPr>
        <w:spacing w:after="160" w:line="279" w:lineRule="auto"/>
        <w:jc w:val="left"/>
        <w:rPr>
          <w:rFonts w:ascii="Aptos" w:hAnsi="Aptos" w:eastAsia="MS Mincho" w:cs="Arial"/>
          <w:b/>
          <w:bCs/>
          <w:lang w:val="en-GB" w:eastAsia="ja-JP"/>
        </w:rPr>
      </w:pPr>
    </w:p>
    <w:p w:rsidRPr="002D50F6" w:rsidR="004429DF" w:rsidP="004429DF" w:rsidRDefault="004429DF" w14:paraId="4B6320E4"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 xml:space="preserve">1.2. Supervisory authority </w:t>
      </w:r>
    </w:p>
    <w:p w:rsidRPr="002D50F6" w:rsidR="004429DF" w:rsidP="004429DF" w:rsidRDefault="004429DF" w14:paraId="34F1B90C" w14:textId="77777777">
      <w:pPr>
        <w:numPr>
          <w:ilvl w:val="2"/>
          <w:numId w:val="8"/>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Who is responsible for enforcing the </w:t>
      </w:r>
      <w:proofErr w:type="spellStart"/>
      <w:r w:rsidRPr="002D50F6">
        <w:rPr>
          <w:rFonts w:ascii="Aptos" w:hAnsi="Aptos" w:eastAsia="Aptos" w:cs="Arial"/>
          <w:kern w:val="2"/>
          <w:lang w:eastAsia="en-US"/>
          <w14:ligatures w14:val="standardContextual"/>
        </w:rPr>
        <w:t>emarketing</w:t>
      </w:r>
      <w:proofErr w:type="spellEnd"/>
      <w:r w:rsidRPr="002D50F6">
        <w:rPr>
          <w:rFonts w:ascii="Aptos" w:hAnsi="Aptos" w:eastAsia="Aptos" w:cs="Arial"/>
          <w:kern w:val="2"/>
          <w:lang w:eastAsia="en-US"/>
          <w14:ligatures w14:val="standardContextual"/>
        </w:rPr>
        <w:t xml:space="preserve"> law?</w:t>
      </w:r>
    </w:p>
    <w:p w:rsidRPr="002D50F6" w:rsidR="002F490C" w:rsidP="002F490C" w:rsidRDefault="002F490C" w14:paraId="08995BAC" w14:textId="77777777">
      <w:pPr>
        <w:spacing w:after="160" w:line="259" w:lineRule="auto"/>
        <w:contextualSpacing/>
        <w:jc w:val="left"/>
        <w:rPr>
          <w:rFonts w:ascii="Aptos" w:hAnsi="Aptos" w:eastAsia="Aptos" w:cs="Arial"/>
          <w:kern w:val="2"/>
          <w:lang w:eastAsia="en-US"/>
          <w14:ligatures w14:val="standardContextual"/>
        </w:rPr>
      </w:pPr>
    </w:p>
    <w:p w:rsidRPr="002D50F6" w:rsidR="002F490C" w:rsidP="00610DBF" w:rsidRDefault="00B57473" w14:paraId="0C3A7139" w14:textId="658FAAEC">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There is no dedicated sector-specific regulator </w:t>
      </w:r>
      <w:r w:rsidRPr="002D50F6" w:rsidR="005555D3">
        <w:rPr>
          <w:rFonts w:ascii="Aptos" w:hAnsi="Aptos" w:eastAsia="Aptos" w:cs="Arial"/>
          <w:kern w:val="2"/>
          <w:lang w:eastAsia="en-US"/>
          <w14:ligatures w14:val="standardContextual"/>
        </w:rPr>
        <w:t xml:space="preserve">responsible </w:t>
      </w:r>
      <w:r w:rsidRPr="002D50F6">
        <w:rPr>
          <w:rFonts w:ascii="Aptos" w:hAnsi="Aptos" w:eastAsia="Aptos" w:cs="Arial"/>
          <w:kern w:val="2"/>
          <w:lang w:eastAsia="en-US"/>
          <w14:ligatures w14:val="standardContextual"/>
        </w:rPr>
        <w:t>for</w:t>
      </w:r>
      <w:r w:rsidRPr="002D50F6" w:rsidR="005555D3">
        <w:rPr>
          <w:rFonts w:ascii="Aptos" w:hAnsi="Aptos" w:eastAsia="Aptos" w:cs="Arial"/>
          <w:kern w:val="2"/>
          <w:lang w:eastAsia="en-US"/>
          <w14:ligatures w14:val="standardContextual"/>
        </w:rPr>
        <w:t xml:space="preserve"> overseeing </w:t>
      </w:r>
      <w:proofErr w:type="spellStart"/>
      <w:r w:rsidRPr="002D50F6">
        <w:rPr>
          <w:rFonts w:ascii="Aptos" w:hAnsi="Aptos" w:eastAsia="Aptos" w:cs="Arial"/>
          <w:kern w:val="2"/>
          <w:lang w:eastAsia="en-US"/>
          <w14:ligatures w14:val="standardContextual"/>
        </w:rPr>
        <w:t>emarketing</w:t>
      </w:r>
      <w:proofErr w:type="spellEnd"/>
      <w:r w:rsidRPr="002D50F6">
        <w:rPr>
          <w:rFonts w:ascii="Aptos" w:hAnsi="Aptos" w:eastAsia="Aptos" w:cs="Arial"/>
          <w:kern w:val="2"/>
          <w:lang w:eastAsia="en-US"/>
          <w14:ligatures w14:val="standardContextual"/>
        </w:rPr>
        <w:t xml:space="preserve">. </w:t>
      </w:r>
      <w:r w:rsidRPr="002D50F6" w:rsidR="005555D3">
        <w:rPr>
          <w:rFonts w:ascii="Aptos" w:hAnsi="Aptos" w:eastAsia="Aptos" w:cs="Arial"/>
          <w:kern w:val="2"/>
          <w:lang w:eastAsia="en-US"/>
          <w14:ligatures w14:val="standardContextual"/>
        </w:rPr>
        <w:t xml:space="preserve">The applicable </w:t>
      </w:r>
      <w:proofErr w:type="spellStart"/>
      <w:r w:rsidRPr="002D50F6" w:rsidR="005555D3">
        <w:rPr>
          <w:rFonts w:ascii="Aptos" w:hAnsi="Aptos" w:eastAsia="Aptos" w:cs="Arial"/>
          <w:kern w:val="2"/>
          <w:lang w:eastAsia="en-US"/>
          <w14:ligatures w14:val="standardContextual"/>
        </w:rPr>
        <w:t>e</w:t>
      </w:r>
      <w:r w:rsidRPr="002D50F6" w:rsidR="00CC6C87">
        <w:rPr>
          <w:rFonts w:ascii="Aptos" w:hAnsi="Aptos" w:eastAsia="Aptos" w:cs="Arial"/>
          <w:kern w:val="2"/>
          <w:lang w:eastAsia="en-US"/>
          <w14:ligatures w14:val="standardContextual"/>
        </w:rPr>
        <w:t>marketing</w:t>
      </w:r>
      <w:proofErr w:type="spellEnd"/>
      <w:r w:rsidRPr="002D50F6" w:rsidR="00CC6C87">
        <w:rPr>
          <w:rFonts w:ascii="Aptos" w:hAnsi="Aptos" w:eastAsia="Aptos" w:cs="Arial"/>
          <w:kern w:val="2"/>
          <w:lang w:eastAsia="en-US"/>
          <w14:ligatures w14:val="standardContextual"/>
        </w:rPr>
        <w:t xml:space="preserve"> rules are enforced </w:t>
      </w:r>
      <w:r w:rsidRPr="002D50F6" w:rsidR="002621CC">
        <w:rPr>
          <w:rFonts w:ascii="Aptos" w:hAnsi="Aptos" w:eastAsia="Aptos" w:cs="Arial"/>
          <w:kern w:val="2"/>
          <w:lang w:eastAsia="en-US"/>
          <w14:ligatures w14:val="standardContextual"/>
        </w:rPr>
        <w:t xml:space="preserve">by the Ministry of Trade and </w:t>
      </w:r>
      <w:r w:rsidRPr="002D50F6" w:rsidR="005555D3">
        <w:rPr>
          <w:rFonts w:ascii="Aptos" w:hAnsi="Aptos" w:eastAsia="Aptos" w:cs="Arial"/>
          <w:kern w:val="2"/>
          <w:lang w:eastAsia="en-US"/>
          <w14:ligatures w14:val="standardContextual"/>
        </w:rPr>
        <w:t xml:space="preserve">are </w:t>
      </w:r>
      <w:r w:rsidRPr="002D50F6" w:rsidR="002621CC">
        <w:rPr>
          <w:rFonts w:ascii="Aptos" w:hAnsi="Aptos" w:eastAsia="Aptos" w:cs="Arial"/>
          <w:kern w:val="2"/>
          <w:lang w:eastAsia="en-US"/>
          <w14:ligatures w14:val="standardContextual"/>
        </w:rPr>
        <w:t xml:space="preserve">further </w:t>
      </w:r>
      <w:r w:rsidRPr="002D50F6" w:rsidR="005555D3">
        <w:rPr>
          <w:rFonts w:ascii="Aptos" w:hAnsi="Aptos" w:eastAsia="Aptos" w:cs="Arial"/>
          <w:kern w:val="2"/>
          <w:lang w:eastAsia="en-US"/>
          <w14:ligatures w14:val="standardContextual"/>
        </w:rPr>
        <w:t xml:space="preserve">supplemented by </w:t>
      </w:r>
      <w:r w:rsidRPr="002D50F6" w:rsidR="002621CC">
        <w:rPr>
          <w:rFonts w:ascii="Aptos" w:hAnsi="Aptos" w:eastAsia="Aptos" w:cs="Arial"/>
          <w:kern w:val="2"/>
          <w:lang w:eastAsia="en-US"/>
          <w14:ligatures w14:val="standardContextual"/>
        </w:rPr>
        <w:t xml:space="preserve">secondary legislation and, where </w:t>
      </w:r>
      <w:r w:rsidRPr="002D50F6" w:rsidR="005555D3">
        <w:rPr>
          <w:rFonts w:ascii="Aptos" w:hAnsi="Aptos" w:eastAsia="Aptos" w:cs="Arial"/>
          <w:kern w:val="2"/>
          <w:lang w:eastAsia="en-US"/>
          <w14:ligatures w14:val="standardContextual"/>
        </w:rPr>
        <w:t>applicable</w:t>
      </w:r>
      <w:r w:rsidRPr="002D50F6" w:rsidR="002621CC">
        <w:rPr>
          <w:rFonts w:ascii="Aptos" w:hAnsi="Aptos" w:eastAsia="Aptos" w:cs="Arial"/>
          <w:kern w:val="2"/>
          <w:lang w:eastAsia="en-US"/>
          <w14:ligatures w14:val="standardContextual"/>
        </w:rPr>
        <w:t xml:space="preserve"> </w:t>
      </w:r>
      <w:r w:rsidRPr="002D50F6" w:rsidR="00432AF4">
        <w:rPr>
          <w:rFonts w:ascii="Aptos" w:hAnsi="Aptos" w:eastAsia="Aptos" w:cs="Arial"/>
          <w:kern w:val="2"/>
          <w:lang w:eastAsia="en-US"/>
          <w14:ligatures w14:val="standardContextual"/>
        </w:rPr>
        <w:t xml:space="preserve">Presidential Decrees. </w:t>
      </w:r>
      <w:r w:rsidRPr="002D50F6" w:rsidR="00410645">
        <w:rPr>
          <w:rFonts w:ascii="Aptos" w:hAnsi="Aptos" w:eastAsia="Aptos" w:cs="Arial"/>
          <w:kern w:val="2"/>
          <w:lang w:eastAsia="en-US"/>
          <w14:ligatures w14:val="standardContextual"/>
        </w:rPr>
        <w:t xml:space="preserve"> </w:t>
      </w:r>
    </w:p>
    <w:p w:rsidRPr="002D50F6" w:rsidR="004429DF" w:rsidP="004429DF" w:rsidRDefault="004429DF" w14:paraId="3854E29E" w14:textId="77777777">
      <w:pPr>
        <w:spacing w:after="160" w:line="259" w:lineRule="auto"/>
        <w:ind w:left="720"/>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10A15FAC" w14:textId="77777777">
        <w:tc>
          <w:tcPr>
            <w:tcW w:w="4508" w:type="dxa"/>
          </w:tcPr>
          <w:p w:rsidRPr="002D50F6" w:rsidR="004429DF" w:rsidP="004429DF" w:rsidRDefault="004429DF" w14:paraId="2B869866"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631E33" w14:paraId="65914217" w14:textId="60B98DEB">
            <w:pPr>
              <w:spacing w:after="0"/>
              <w:jc w:val="left"/>
              <w:rPr>
                <w:rFonts w:ascii="Aptos" w:hAnsi="Aptos" w:cs="Arial"/>
                <w:kern w:val="2"/>
                <w:lang w:val="en-GB" w:eastAsia="en-US"/>
                <w14:ligatures w14:val="standardContextual"/>
              </w:rPr>
            </w:pPr>
            <w:r w:rsidRPr="002D50F6">
              <w:rPr>
                <w:rFonts w:ascii="Aptos" w:hAnsi="Aptos" w:cs="Arial"/>
                <w:color w:val="000000" w:themeColor="text1"/>
                <w:kern w:val="2"/>
                <w:lang w:val="en-GB" w:eastAsia="en-US"/>
                <w14:ligatures w14:val="standardContextual"/>
              </w:rPr>
              <w:t>Article 19 of the Regulation</w:t>
            </w:r>
          </w:p>
        </w:tc>
      </w:tr>
    </w:tbl>
    <w:p w:rsidRPr="002D50F6" w:rsidR="004429DF" w:rsidP="004429DF" w:rsidRDefault="004429DF" w14:paraId="19E011DE" w14:textId="77777777">
      <w:pPr>
        <w:spacing w:after="160" w:line="259" w:lineRule="auto"/>
        <w:ind w:left="720"/>
        <w:contextualSpacing/>
        <w:jc w:val="left"/>
        <w:rPr>
          <w:rFonts w:ascii="Aptos" w:hAnsi="Aptos" w:eastAsia="Aptos" w:cs="Arial"/>
          <w:kern w:val="2"/>
          <w:lang w:eastAsia="en-US"/>
          <w14:ligatures w14:val="standardContextual"/>
        </w:rPr>
      </w:pPr>
    </w:p>
    <w:p w:rsidRPr="002D50F6" w:rsidR="004429DF" w:rsidP="003079ED" w:rsidRDefault="004429DF" w14:paraId="3CBB2F85" w14:textId="29261E80">
      <w:pPr>
        <w:numPr>
          <w:ilvl w:val="2"/>
          <w:numId w:val="8"/>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Who is responsible for enforcing the telemarketing law?</w:t>
      </w:r>
    </w:p>
    <w:p w:rsidRPr="002D50F6" w:rsidR="0067042E" w:rsidP="0067042E" w:rsidRDefault="0067042E" w14:paraId="0A7962DF" w14:textId="77777777">
      <w:pPr>
        <w:spacing w:after="160" w:line="259" w:lineRule="auto"/>
        <w:contextualSpacing/>
        <w:jc w:val="left"/>
        <w:rPr>
          <w:rFonts w:ascii="Aptos" w:hAnsi="Aptos" w:eastAsia="Aptos" w:cs="Arial"/>
          <w:kern w:val="2"/>
          <w:lang w:eastAsia="en-US"/>
          <w14:ligatures w14:val="standardContextual"/>
        </w:rPr>
      </w:pPr>
    </w:p>
    <w:p w:rsidRPr="002D50F6" w:rsidR="0067042E" w:rsidP="00610DBF" w:rsidRDefault="0067042E" w14:paraId="66CB5265" w14:textId="5B6B3AF2">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There is no dedicated sector-specific regulator </w:t>
      </w:r>
      <w:r w:rsidRPr="002D50F6" w:rsidR="005555D3">
        <w:rPr>
          <w:rFonts w:ascii="Aptos" w:hAnsi="Aptos" w:eastAsia="Aptos" w:cs="Arial"/>
          <w:kern w:val="2"/>
          <w:lang w:eastAsia="en-US"/>
          <w14:ligatures w14:val="standardContextual"/>
        </w:rPr>
        <w:t xml:space="preserve">responsible for overseeing </w:t>
      </w:r>
      <w:r w:rsidRPr="002D50F6">
        <w:rPr>
          <w:rFonts w:ascii="Aptos" w:hAnsi="Aptos" w:eastAsia="Aptos" w:cs="Arial"/>
          <w:kern w:val="2"/>
          <w:lang w:eastAsia="en-US"/>
          <w14:ligatures w14:val="standardContextual"/>
        </w:rPr>
        <w:t xml:space="preserve">telemarketing. </w:t>
      </w:r>
      <w:r w:rsidRPr="002D50F6" w:rsidR="005555D3">
        <w:rPr>
          <w:rFonts w:ascii="Aptos" w:hAnsi="Aptos" w:eastAsia="Aptos" w:cs="Arial"/>
          <w:kern w:val="2"/>
          <w:lang w:eastAsia="en-US"/>
          <w14:ligatures w14:val="standardContextual"/>
        </w:rPr>
        <w:t>The applicable t</w:t>
      </w:r>
      <w:r w:rsidRPr="002D50F6">
        <w:rPr>
          <w:rFonts w:ascii="Aptos" w:hAnsi="Aptos" w:eastAsia="Aptos" w:cs="Arial"/>
          <w:kern w:val="2"/>
          <w:lang w:eastAsia="en-US"/>
          <w14:ligatures w14:val="standardContextual"/>
        </w:rPr>
        <w:t xml:space="preserve">elemarketing rules are enforced by the Ministry of Trade and </w:t>
      </w:r>
      <w:r w:rsidRPr="002D50F6" w:rsidR="005555D3">
        <w:rPr>
          <w:rFonts w:ascii="Aptos" w:hAnsi="Aptos" w:eastAsia="Aptos" w:cs="Arial"/>
          <w:kern w:val="2"/>
          <w:lang w:eastAsia="en-US"/>
          <w14:ligatures w14:val="standardContextual"/>
        </w:rPr>
        <w:t xml:space="preserve">are </w:t>
      </w:r>
      <w:r w:rsidRPr="002D50F6">
        <w:rPr>
          <w:rFonts w:ascii="Aptos" w:hAnsi="Aptos" w:eastAsia="Aptos" w:cs="Arial"/>
          <w:kern w:val="2"/>
          <w:lang w:eastAsia="en-US"/>
          <w14:ligatures w14:val="standardContextual"/>
        </w:rPr>
        <w:t xml:space="preserve">further </w:t>
      </w:r>
      <w:r w:rsidRPr="002D50F6" w:rsidR="005555D3">
        <w:rPr>
          <w:rFonts w:ascii="Aptos" w:hAnsi="Aptos" w:eastAsia="Aptos" w:cs="Arial"/>
          <w:kern w:val="2"/>
          <w:lang w:eastAsia="en-US"/>
          <w14:ligatures w14:val="standardContextual"/>
        </w:rPr>
        <w:t>supplemented by</w:t>
      </w:r>
      <w:r w:rsidRPr="002D50F6">
        <w:rPr>
          <w:rFonts w:ascii="Aptos" w:hAnsi="Aptos" w:eastAsia="Aptos" w:cs="Arial"/>
          <w:kern w:val="2"/>
          <w:lang w:eastAsia="en-US"/>
          <w14:ligatures w14:val="standardContextual"/>
        </w:rPr>
        <w:t xml:space="preserve"> secondary legislation and, where applicable Presidential Decrees.  </w:t>
      </w:r>
    </w:p>
    <w:p w:rsidRPr="002D50F6" w:rsidR="003079ED" w:rsidP="003079ED" w:rsidRDefault="003079ED" w14:paraId="13417806"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1C24B7CC" w14:textId="77777777">
        <w:tc>
          <w:tcPr>
            <w:tcW w:w="4508" w:type="dxa"/>
          </w:tcPr>
          <w:p w:rsidRPr="002D50F6" w:rsidR="004429DF" w:rsidP="004429DF" w:rsidRDefault="004429DF" w14:paraId="741AC4F9"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631E33" w14:paraId="4203857C" w14:textId="79F0FF2D">
            <w:pPr>
              <w:spacing w:after="0"/>
              <w:jc w:val="left"/>
              <w:rPr>
                <w:rFonts w:ascii="Aptos" w:hAnsi="Aptos" w:cs="Arial"/>
                <w:color w:val="000000" w:themeColor="text1"/>
                <w:kern w:val="2"/>
                <w:lang w:val="en-GB" w:eastAsia="en-US"/>
                <w14:ligatures w14:val="standardContextual"/>
              </w:rPr>
            </w:pPr>
            <w:r w:rsidRPr="002D50F6">
              <w:rPr>
                <w:rFonts w:ascii="Aptos" w:hAnsi="Aptos" w:cs="Arial"/>
                <w:color w:val="000000" w:themeColor="text1"/>
                <w:kern w:val="2"/>
                <w:lang w:val="en-GB" w:eastAsia="en-US"/>
                <w14:ligatures w14:val="standardContextual"/>
              </w:rPr>
              <w:t xml:space="preserve">Article 19 of the Regulation </w:t>
            </w:r>
          </w:p>
        </w:tc>
      </w:tr>
    </w:tbl>
    <w:p w:rsidRPr="002D50F6" w:rsidR="004429DF" w:rsidP="004429DF" w:rsidRDefault="004429DF" w14:paraId="47ABC71B" w14:textId="77777777">
      <w:pPr>
        <w:spacing w:after="160" w:line="259" w:lineRule="auto"/>
        <w:ind w:left="720"/>
        <w:contextualSpacing/>
        <w:jc w:val="left"/>
        <w:rPr>
          <w:rFonts w:ascii="Aptos" w:hAnsi="Aptos" w:eastAsia="Aptos" w:cs="Arial"/>
          <w:kern w:val="2"/>
          <w:lang w:eastAsia="en-US"/>
          <w14:ligatures w14:val="standardContextual"/>
        </w:rPr>
      </w:pPr>
    </w:p>
    <w:p w:rsidRPr="002D50F6" w:rsidR="004429DF" w:rsidP="004429DF" w:rsidRDefault="004429DF" w14:paraId="240220EA" w14:textId="77777777">
      <w:pPr>
        <w:numPr>
          <w:ilvl w:val="2"/>
          <w:numId w:val="8"/>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Who is responsible for enforcing the </w:t>
      </w:r>
      <w:proofErr w:type="spellStart"/>
      <w:r w:rsidRPr="002D50F6">
        <w:rPr>
          <w:rFonts w:ascii="Aptos" w:hAnsi="Aptos" w:eastAsia="Aptos" w:cs="Arial"/>
          <w:kern w:val="2"/>
          <w:lang w:eastAsia="en-US"/>
          <w14:ligatures w14:val="standardContextual"/>
        </w:rPr>
        <w:t>sms</w:t>
      </w:r>
      <w:proofErr w:type="spellEnd"/>
      <w:r w:rsidRPr="002D50F6">
        <w:rPr>
          <w:rFonts w:ascii="Aptos" w:hAnsi="Aptos" w:eastAsia="Aptos" w:cs="Arial"/>
          <w:kern w:val="2"/>
          <w:lang w:eastAsia="en-US"/>
          <w14:ligatures w14:val="standardContextual"/>
        </w:rPr>
        <w:t>/mms marketing law?</w:t>
      </w:r>
    </w:p>
    <w:p w:rsidRPr="002D50F6" w:rsidR="007C7A2E" w:rsidP="007C7A2E" w:rsidRDefault="007C7A2E" w14:paraId="5E7DFE49" w14:textId="5091BF6E">
      <w:pPr>
        <w:spacing w:after="160" w:line="259" w:lineRule="auto"/>
        <w:contextualSpacing/>
        <w:jc w:val="left"/>
        <w:rPr>
          <w:rFonts w:ascii="Aptos" w:hAnsi="Aptos" w:eastAsia="Aptos" w:cs="Arial"/>
          <w:kern w:val="2"/>
          <w:lang w:eastAsia="en-US"/>
          <w14:ligatures w14:val="standardContextual"/>
        </w:rPr>
      </w:pPr>
    </w:p>
    <w:p w:rsidRPr="002D50F6" w:rsidR="0067042E" w:rsidP="00610DBF" w:rsidRDefault="0067042E" w14:paraId="2F5BC5B2" w14:textId="6FCB9A2C">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There is no dedicated sector-specific regulator </w:t>
      </w:r>
      <w:r w:rsidRPr="002D50F6" w:rsidR="005555D3">
        <w:rPr>
          <w:rFonts w:ascii="Aptos" w:hAnsi="Aptos" w:eastAsia="Aptos" w:cs="Arial"/>
          <w:kern w:val="2"/>
          <w:lang w:eastAsia="en-US"/>
          <w14:ligatures w14:val="standardContextual"/>
        </w:rPr>
        <w:t xml:space="preserve">responsible </w:t>
      </w:r>
      <w:r w:rsidRPr="002D50F6">
        <w:rPr>
          <w:rFonts w:ascii="Aptos" w:hAnsi="Aptos" w:eastAsia="Aptos" w:cs="Arial"/>
          <w:kern w:val="2"/>
          <w:lang w:eastAsia="en-US"/>
          <w14:ligatures w14:val="standardContextual"/>
        </w:rPr>
        <w:t xml:space="preserve">for </w:t>
      </w:r>
      <w:r w:rsidRPr="002D50F6" w:rsidR="005555D3">
        <w:rPr>
          <w:rFonts w:ascii="Aptos" w:hAnsi="Aptos" w:eastAsia="Aptos" w:cs="Arial"/>
          <w:kern w:val="2"/>
          <w:lang w:eastAsia="en-US"/>
          <w14:ligatures w14:val="standardContextual"/>
        </w:rPr>
        <w:t xml:space="preserve">overseeing </w:t>
      </w:r>
      <w:proofErr w:type="spellStart"/>
      <w:r w:rsidRPr="002D50F6">
        <w:rPr>
          <w:rFonts w:ascii="Aptos" w:hAnsi="Aptos" w:eastAsia="Aptos" w:cs="Arial"/>
          <w:kern w:val="2"/>
          <w:lang w:eastAsia="en-US"/>
          <w14:ligatures w14:val="standardContextual"/>
        </w:rPr>
        <w:t>sms</w:t>
      </w:r>
      <w:proofErr w:type="spellEnd"/>
      <w:r w:rsidRPr="002D50F6">
        <w:rPr>
          <w:rFonts w:ascii="Aptos" w:hAnsi="Aptos" w:eastAsia="Aptos" w:cs="Arial"/>
          <w:kern w:val="2"/>
          <w:lang w:eastAsia="en-US"/>
          <w14:ligatures w14:val="standardContextual"/>
        </w:rPr>
        <w:t xml:space="preserve">/mms marketing </w:t>
      </w:r>
      <w:r w:rsidRPr="002D50F6" w:rsidR="005555D3">
        <w:rPr>
          <w:rFonts w:ascii="Aptos" w:hAnsi="Aptos" w:eastAsia="Aptos" w:cs="Arial"/>
          <w:kern w:val="2"/>
          <w:lang w:eastAsia="en-US"/>
          <w14:ligatures w14:val="standardContextual"/>
        </w:rPr>
        <w:t>activities</w:t>
      </w:r>
      <w:r w:rsidRPr="002D50F6">
        <w:rPr>
          <w:rFonts w:ascii="Aptos" w:hAnsi="Aptos" w:eastAsia="Aptos" w:cs="Arial"/>
          <w:kern w:val="2"/>
          <w:lang w:eastAsia="en-US"/>
          <w14:ligatures w14:val="standardContextual"/>
        </w:rPr>
        <w:t>.</w:t>
      </w:r>
      <w:r w:rsidRPr="002D50F6" w:rsidR="005555D3">
        <w:rPr>
          <w:rFonts w:ascii="Aptos" w:hAnsi="Aptos" w:eastAsia="Aptos" w:cs="Arial"/>
          <w:kern w:val="2"/>
          <w:lang w:eastAsia="en-US"/>
          <w14:ligatures w14:val="standardContextual"/>
        </w:rPr>
        <w:t xml:space="preserve"> The applicable</w:t>
      </w:r>
      <w:r w:rsidRPr="002D50F6">
        <w:rPr>
          <w:rFonts w:ascii="Aptos" w:hAnsi="Aptos" w:eastAsia="Aptos" w:cs="Arial"/>
          <w:kern w:val="2"/>
          <w:lang w:eastAsia="en-US"/>
          <w14:ligatures w14:val="standardContextual"/>
        </w:rPr>
        <w:t xml:space="preserve"> rules </w:t>
      </w:r>
      <w:proofErr w:type="spellStart"/>
      <w:r w:rsidRPr="002D50F6" w:rsidR="005555D3">
        <w:rPr>
          <w:rFonts w:ascii="Aptos" w:hAnsi="Aptos" w:eastAsia="Aptos" w:cs="Arial"/>
          <w:kern w:val="2"/>
          <w:lang w:eastAsia="en-US"/>
          <w14:ligatures w14:val="standardContextual"/>
        </w:rPr>
        <w:t>sms</w:t>
      </w:r>
      <w:proofErr w:type="spellEnd"/>
      <w:r w:rsidRPr="002D50F6" w:rsidR="005555D3">
        <w:rPr>
          <w:rFonts w:ascii="Aptos" w:hAnsi="Aptos" w:eastAsia="Aptos" w:cs="Arial"/>
          <w:kern w:val="2"/>
          <w:lang w:eastAsia="en-US"/>
          <w14:ligatures w14:val="standardContextual"/>
        </w:rPr>
        <w:t xml:space="preserve">/mms marketing </w:t>
      </w:r>
      <w:r w:rsidRPr="002D50F6">
        <w:rPr>
          <w:rFonts w:ascii="Aptos" w:hAnsi="Aptos" w:eastAsia="Aptos" w:cs="Arial"/>
          <w:kern w:val="2"/>
          <w:lang w:eastAsia="en-US"/>
          <w14:ligatures w14:val="standardContextual"/>
        </w:rPr>
        <w:t xml:space="preserve">are enforced by the Ministry of Trade and </w:t>
      </w:r>
      <w:r w:rsidRPr="002D50F6" w:rsidR="005555D3">
        <w:rPr>
          <w:rFonts w:ascii="Aptos" w:hAnsi="Aptos" w:eastAsia="Aptos" w:cs="Arial"/>
          <w:kern w:val="2"/>
          <w:lang w:eastAsia="en-US"/>
          <w14:ligatures w14:val="standardContextual"/>
        </w:rPr>
        <w:t xml:space="preserve">are </w:t>
      </w:r>
      <w:r w:rsidRPr="002D50F6">
        <w:rPr>
          <w:rFonts w:ascii="Aptos" w:hAnsi="Aptos" w:eastAsia="Aptos" w:cs="Arial"/>
          <w:kern w:val="2"/>
          <w:lang w:eastAsia="en-US"/>
          <w14:ligatures w14:val="standardContextual"/>
        </w:rPr>
        <w:t xml:space="preserve">further </w:t>
      </w:r>
      <w:r w:rsidRPr="002D50F6" w:rsidR="005555D3">
        <w:rPr>
          <w:rFonts w:ascii="Aptos" w:hAnsi="Aptos" w:eastAsia="Aptos" w:cs="Arial"/>
          <w:kern w:val="2"/>
          <w:lang w:eastAsia="en-US"/>
          <w14:ligatures w14:val="standardContextual"/>
        </w:rPr>
        <w:t>supplemented by</w:t>
      </w:r>
      <w:r w:rsidRPr="002D50F6">
        <w:rPr>
          <w:rFonts w:ascii="Aptos" w:hAnsi="Aptos" w:eastAsia="Aptos" w:cs="Arial"/>
          <w:kern w:val="2"/>
          <w:lang w:eastAsia="en-US"/>
          <w14:ligatures w14:val="standardContextual"/>
        </w:rPr>
        <w:t xml:space="preserve"> secondary legislation and, where applicable, Presidential Decrees.  </w:t>
      </w:r>
    </w:p>
    <w:p w:rsidRPr="002D50F6" w:rsidR="007C7A2E" w:rsidP="007C7A2E" w:rsidRDefault="007C7A2E" w14:paraId="6209B5B1"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6F803032" w14:textId="77777777">
        <w:tc>
          <w:tcPr>
            <w:tcW w:w="4508" w:type="dxa"/>
          </w:tcPr>
          <w:p w:rsidRPr="002D50F6" w:rsidR="004429DF" w:rsidP="004429DF" w:rsidRDefault="004429DF" w14:paraId="4D8E702C"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631E33" w14:paraId="6C721443" w14:textId="0079E71C">
            <w:pPr>
              <w:spacing w:after="0"/>
              <w:jc w:val="left"/>
              <w:rPr>
                <w:rFonts w:ascii="Aptos" w:hAnsi="Aptos" w:cs="Arial"/>
                <w:color w:val="156082" w:themeColor="accent1"/>
                <w:kern w:val="2"/>
                <w:lang w:val="en-GB" w:eastAsia="en-US"/>
                <w14:ligatures w14:val="standardContextual"/>
              </w:rPr>
            </w:pPr>
            <w:r w:rsidRPr="002D50F6">
              <w:rPr>
                <w:rFonts w:ascii="Aptos" w:hAnsi="Aptos" w:cs="Arial"/>
                <w:color w:val="000000" w:themeColor="text1"/>
                <w:kern w:val="2"/>
                <w:lang w:val="en-GB" w:eastAsia="en-US"/>
                <w14:ligatures w14:val="standardContextual"/>
              </w:rPr>
              <w:t>Article 19 of the Regulation</w:t>
            </w:r>
          </w:p>
        </w:tc>
      </w:tr>
    </w:tbl>
    <w:p w:rsidRPr="002D50F6" w:rsidR="004429DF" w:rsidP="004429DF" w:rsidRDefault="004429DF" w14:paraId="23C5D0B2" w14:textId="77777777">
      <w:pPr>
        <w:spacing w:after="160" w:line="279" w:lineRule="auto"/>
        <w:jc w:val="left"/>
        <w:rPr>
          <w:rFonts w:ascii="Aptos" w:hAnsi="Aptos" w:eastAsia="MS Mincho" w:cs="Arial"/>
          <w:b/>
          <w:bCs/>
          <w:lang w:val="en-GB" w:eastAsia="ja-JP"/>
        </w:rPr>
      </w:pPr>
    </w:p>
    <w:p w:rsidRPr="002D50F6" w:rsidR="004429DF" w:rsidP="004429DF" w:rsidRDefault="004429DF" w14:paraId="76E4111B"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 xml:space="preserve">1.3. Guidelines </w:t>
      </w:r>
    </w:p>
    <w:p w:rsidRPr="002D50F6" w:rsidR="004429DF" w:rsidP="004429DF" w:rsidRDefault="004429DF" w14:paraId="26712DD9" w14:textId="77777777">
      <w:pPr>
        <w:numPr>
          <w:ilvl w:val="2"/>
          <w:numId w:val="9"/>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Have any guidelines been issued on direct marketing? </w:t>
      </w:r>
      <w:r w:rsidRPr="002D50F6">
        <w:rPr>
          <w:rFonts w:ascii="Aptos" w:hAnsi="Aptos" w:eastAsia="Aptos" w:cs="Arial"/>
          <w:i/>
          <w:iCs/>
          <w:kern w:val="2"/>
          <w:lang w:eastAsia="en-US"/>
          <w14:ligatures w14:val="standardContextual"/>
        </w:rPr>
        <w:t xml:space="preserve">(Please include all the relevant guidance issued on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/mms marketing, and consent)</w:t>
      </w:r>
    </w:p>
    <w:p w:rsidRPr="002D50F6" w:rsidR="00EA25D8" w:rsidP="00EA25D8" w:rsidRDefault="00EA25D8" w14:paraId="39394CDD" w14:textId="77777777">
      <w:pPr>
        <w:spacing w:after="160" w:line="259" w:lineRule="auto"/>
        <w:contextualSpacing/>
        <w:jc w:val="left"/>
        <w:rPr>
          <w:rFonts w:ascii="Aptos" w:hAnsi="Aptos" w:eastAsia="Aptos" w:cs="Arial"/>
          <w:i/>
          <w:iCs/>
          <w:kern w:val="2"/>
          <w:lang w:eastAsia="en-US"/>
          <w14:ligatures w14:val="standardContextual"/>
        </w:rPr>
      </w:pPr>
    </w:p>
    <w:p w:rsidRPr="002D50F6" w:rsidR="00EA25D8" w:rsidP="00EA25D8" w:rsidRDefault="00EA25D8" w14:paraId="1F5236DF" w14:textId="154301F6">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No regulatory authority has </w:t>
      </w:r>
      <w:r w:rsidRPr="002D50F6" w:rsidR="005555D3">
        <w:rPr>
          <w:rFonts w:ascii="Aptos" w:hAnsi="Aptos" w:eastAsia="Aptos" w:cs="Arial"/>
          <w:kern w:val="2"/>
          <w:lang w:eastAsia="en-US"/>
          <w14:ligatures w14:val="standardContextual"/>
        </w:rPr>
        <w:t xml:space="preserve">issued formal </w:t>
      </w:r>
      <w:r w:rsidRPr="002D50F6">
        <w:rPr>
          <w:rFonts w:ascii="Aptos" w:hAnsi="Aptos" w:eastAsia="Aptos" w:cs="Arial"/>
          <w:kern w:val="2"/>
          <w:lang w:eastAsia="en-US"/>
          <w14:ligatures w14:val="standardContextual"/>
        </w:rPr>
        <w:t xml:space="preserve">guidance on </w:t>
      </w:r>
      <w:proofErr w:type="spellStart"/>
      <w:r w:rsidRPr="002D50F6" w:rsidR="00685750">
        <w:rPr>
          <w:rFonts w:ascii="Aptos" w:hAnsi="Aptos" w:eastAsia="Aptos" w:cs="Arial"/>
          <w:kern w:val="2"/>
          <w:lang w:eastAsia="en-US"/>
          <w14:ligatures w14:val="standardContextual"/>
        </w:rPr>
        <w:t>emarketing</w:t>
      </w:r>
      <w:proofErr w:type="spellEnd"/>
      <w:r w:rsidRPr="002D50F6" w:rsidR="00685750">
        <w:rPr>
          <w:rFonts w:ascii="Aptos" w:hAnsi="Aptos" w:eastAsia="Aptos" w:cs="Arial"/>
          <w:kern w:val="2"/>
          <w:lang w:eastAsia="en-US"/>
          <w14:ligatures w14:val="standardContextual"/>
        </w:rPr>
        <w:t xml:space="preserve">, telemarketing, </w:t>
      </w:r>
      <w:proofErr w:type="spellStart"/>
      <w:r w:rsidRPr="002D50F6" w:rsidR="00685750">
        <w:rPr>
          <w:rFonts w:ascii="Aptos" w:hAnsi="Aptos" w:eastAsia="Aptos" w:cs="Arial"/>
          <w:kern w:val="2"/>
          <w:lang w:eastAsia="en-US"/>
          <w14:ligatures w14:val="standardContextual"/>
        </w:rPr>
        <w:t>sms</w:t>
      </w:r>
      <w:proofErr w:type="spellEnd"/>
      <w:r w:rsidRPr="002D50F6" w:rsidR="00685750">
        <w:rPr>
          <w:rFonts w:ascii="Aptos" w:hAnsi="Aptos" w:eastAsia="Aptos" w:cs="Arial"/>
          <w:kern w:val="2"/>
          <w:lang w:eastAsia="en-US"/>
          <w14:ligatures w14:val="standardContextual"/>
        </w:rPr>
        <w:t xml:space="preserve">/mms marketing </w:t>
      </w:r>
      <w:r w:rsidRPr="002D50F6" w:rsidR="005555D3">
        <w:rPr>
          <w:rFonts w:ascii="Aptos" w:hAnsi="Aptos" w:eastAsia="Aptos" w:cs="Arial"/>
          <w:kern w:val="2"/>
          <w:lang w:eastAsia="en-US"/>
          <w14:ligatures w14:val="standardContextual"/>
        </w:rPr>
        <w:t>or</w:t>
      </w:r>
      <w:r w:rsidRPr="002D50F6" w:rsidR="00685750">
        <w:rPr>
          <w:rFonts w:ascii="Aptos" w:hAnsi="Aptos" w:eastAsia="Aptos" w:cs="Arial"/>
          <w:kern w:val="2"/>
          <w:lang w:eastAsia="en-US"/>
          <w14:ligatures w14:val="standardContextual"/>
        </w:rPr>
        <w:t xml:space="preserve"> consent</w:t>
      </w:r>
      <w:r w:rsidRPr="002D50F6" w:rsidR="005555D3">
        <w:rPr>
          <w:rFonts w:ascii="Aptos" w:hAnsi="Aptos" w:eastAsia="Aptos" w:cs="Arial"/>
          <w:kern w:val="2"/>
          <w:lang w:eastAsia="en-US"/>
          <w14:ligatures w14:val="standardContextual"/>
        </w:rPr>
        <w:t xml:space="preserve"> requirements</w:t>
      </w:r>
      <w:r w:rsidRPr="002D50F6" w:rsidR="00685750">
        <w:rPr>
          <w:rFonts w:ascii="Aptos" w:hAnsi="Aptos" w:eastAsia="Aptos" w:cs="Arial"/>
          <w:kern w:val="2"/>
          <w:lang w:eastAsia="en-US"/>
          <w14:ligatures w14:val="standardContextual"/>
        </w:rPr>
        <w:t xml:space="preserve">. </w:t>
      </w:r>
      <w:r w:rsidRPr="002D50F6">
        <w:rPr>
          <w:rFonts w:ascii="Aptos" w:hAnsi="Aptos" w:eastAsia="Aptos" w:cs="Arial"/>
          <w:kern w:val="2"/>
          <w:lang w:eastAsia="en-US"/>
          <w14:ligatures w14:val="standardContextual"/>
        </w:rPr>
        <w:t>However, the Department of Electronic Commerce</w:t>
      </w:r>
      <w:r w:rsidRPr="002D50F6" w:rsidR="005555D3">
        <w:rPr>
          <w:rFonts w:ascii="Aptos" w:hAnsi="Aptos" w:eastAsia="Aptos" w:cs="Arial"/>
          <w:kern w:val="2"/>
          <w:lang w:eastAsia="en-US"/>
          <w14:ligatures w14:val="standardContextual"/>
        </w:rPr>
        <w:t xml:space="preserve"> within the </w:t>
      </w:r>
      <w:hyperlink w:history="1" r:id="rId13">
        <w:r w:rsidRPr="002D50F6" w:rsidR="005555D3">
          <w:rPr>
            <w:rStyle w:val="Hyperlink"/>
            <w:rFonts w:ascii="Aptos" w:hAnsi="Aptos" w:eastAsia="Aptos" w:cs="Arial"/>
            <w:kern w:val="2"/>
            <w:lang w:eastAsia="en-US"/>
            <w14:ligatures w14:val="standardContextual"/>
          </w:rPr>
          <w:t>Ministry of Commerce</w:t>
        </w:r>
      </w:hyperlink>
      <w:r w:rsidRPr="002D50F6" w:rsidR="005555D3">
        <w:rPr>
          <w:rFonts w:ascii="Aptos" w:hAnsi="Aptos" w:eastAsia="Aptos" w:cs="Arial"/>
          <w:kern w:val="2"/>
          <w:lang w:eastAsia="en-US"/>
          <w14:ligatures w14:val="standardContextual"/>
        </w:rPr>
        <w:t xml:space="preserve"> </w:t>
      </w:r>
      <w:r w:rsidRPr="002D50F6">
        <w:rPr>
          <w:rFonts w:ascii="Aptos" w:hAnsi="Aptos" w:eastAsia="Aptos" w:cs="Arial"/>
          <w:kern w:val="2"/>
          <w:lang w:eastAsia="en-US"/>
          <w14:ligatures w14:val="standardContextual"/>
        </w:rPr>
        <w:t xml:space="preserve">is actively </w:t>
      </w:r>
      <w:r w:rsidRPr="002D50F6" w:rsidR="005555D3">
        <w:rPr>
          <w:rFonts w:ascii="Aptos" w:hAnsi="Aptos" w:eastAsia="Aptos" w:cs="Arial"/>
          <w:kern w:val="2"/>
          <w:lang w:eastAsia="en-US"/>
          <w14:ligatures w14:val="standardContextual"/>
        </w:rPr>
        <w:t xml:space="preserve">involved in the regulation and oversight of these matters. </w:t>
      </w:r>
    </w:p>
    <w:p w:rsidRPr="002D50F6" w:rsidR="00EA25D8" w:rsidP="00EA25D8" w:rsidRDefault="00EA25D8" w14:paraId="26A105B6"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1D88D63B" w14:textId="77777777">
        <w:tc>
          <w:tcPr>
            <w:tcW w:w="4508" w:type="dxa"/>
          </w:tcPr>
          <w:p w:rsidRPr="002D50F6" w:rsidR="004429DF" w:rsidP="004429DF" w:rsidRDefault="004429DF" w14:paraId="5EF8AD2E"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610DBF" w14:paraId="0518A544" w14:textId="11586950">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258F5593" w14:textId="77777777">
      <w:pPr>
        <w:spacing w:after="160" w:line="279" w:lineRule="auto"/>
        <w:jc w:val="left"/>
        <w:rPr>
          <w:rFonts w:ascii="Aptos" w:hAnsi="Aptos" w:eastAsia="MS Mincho" w:cs="Arial"/>
          <w:b/>
          <w:bCs/>
          <w:lang w:val="en-GB" w:eastAsia="ja-JP"/>
        </w:rPr>
      </w:pPr>
    </w:p>
    <w:p w:rsidRPr="002D50F6" w:rsidR="004429DF" w:rsidP="004429DF" w:rsidRDefault="004429DF" w14:paraId="06D2AE77"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 xml:space="preserve">2. Application </w:t>
      </w:r>
    </w:p>
    <w:p w:rsidRPr="002D50F6" w:rsidR="004429DF" w:rsidP="004429DF" w:rsidRDefault="004429DF" w14:paraId="5B7BB856" w14:textId="77777777">
      <w:pPr>
        <w:numPr>
          <w:ilvl w:val="2"/>
          <w:numId w:val="14"/>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Who is afforded protections under the law(s)? (</w:t>
      </w:r>
      <w:r w:rsidRPr="002D50F6">
        <w:rPr>
          <w:rFonts w:ascii="Aptos" w:hAnsi="Aptos" w:eastAsia="Aptos" w:cs="Arial"/>
          <w:i/>
          <w:iCs/>
          <w:kern w:val="2"/>
          <w:lang w:eastAsia="en-US"/>
          <w14:ligatures w14:val="standardContextual"/>
        </w:rPr>
        <w:t xml:space="preserve">Please include whether natural or legal persons are afforded protection under the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and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/marketing laws.</w:t>
      </w:r>
      <w:r w:rsidRPr="002D50F6">
        <w:rPr>
          <w:rFonts w:ascii="Aptos" w:hAnsi="Aptos" w:eastAsia="Aptos" w:cs="Arial"/>
          <w:kern w:val="2"/>
          <w:lang w:eastAsia="en-US"/>
          <w14:ligatures w14:val="standardContextual"/>
        </w:rPr>
        <w:t>)</w:t>
      </w:r>
    </w:p>
    <w:p w:rsidRPr="002D50F6" w:rsidR="00610DBF" w:rsidP="00610DBF" w:rsidRDefault="00610DBF" w14:paraId="38811569" w14:textId="77777777">
      <w:pPr>
        <w:spacing w:after="160" w:line="259" w:lineRule="auto"/>
        <w:contextualSpacing/>
        <w:jc w:val="left"/>
        <w:rPr>
          <w:rFonts w:ascii="Aptos" w:hAnsi="Aptos" w:eastAsia="Aptos" w:cs="Arial"/>
          <w:kern w:val="2"/>
          <w:lang w:eastAsia="en-US"/>
          <w14:ligatures w14:val="standardContextual"/>
        </w:rPr>
      </w:pPr>
    </w:p>
    <w:p w:rsidRPr="002D50F6" w:rsidR="00D07153" w:rsidP="00D07153" w:rsidRDefault="005555D3" w14:paraId="067CF54F" w14:textId="75664FC9">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The </w:t>
      </w:r>
      <w:r w:rsidRPr="002D50F6" w:rsidR="00D07153">
        <w:rPr>
          <w:rFonts w:ascii="Aptos" w:hAnsi="Aptos" w:eastAsia="Aptos" w:cs="Arial"/>
          <w:kern w:val="2"/>
          <w:lang w:eastAsia="en-US"/>
          <w14:ligatures w14:val="standardContextual"/>
        </w:rPr>
        <w:t xml:space="preserve">Electronic Commerce Law primarily seeks to protect recipients of commercial electronic communications by establishing consent, information and opt-out requirements for commercial messages. </w:t>
      </w:r>
    </w:p>
    <w:p w:rsidRPr="002D50F6" w:rsidR="00C936A4" w:rsidP="00D07153" w:rsidRDefault="00C936A4" w14:paraId="20149BDA" w14:textId="77777777">
      <w:pPr>
        <w:spacing w:after="160" w:line="259" w:lineRule="auto"/>
        <w:contextualSpacing/>
        <w:rPr>
          <w:rFonts w:ascii="Aptos" w:hAnsi="Aptos" w:eastAsia="Aptos" w:cs="Arial"/>
          <w:kern w:val="2"/>
          <w:lang w:eastAsia="en-US"/>
          <w14:ligatures w14:val="standardContextual"/>
        </w:rPr>
      </w:pPr>
    </w:p>
    <w:p w:rsidRPr="002D50F6" w:rsidR="00C936A4" w:rsidP="00D07153" w:rsidRDefault="005555D3" w14:paraId="18581C05" w14:textId="738552D4">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I</w:t>
      </w:r>
      <w:r w:rsidRPr="002D50F6" w:rsidR="00C936A4">
        <w:rPr>
          <w:rFonts w:ascii="Aptos" w:hAnsi="Aptos" w:eastAsia="Aptos" w:cs="Arial"/>
          <w:kern w:val="2"/>
          <w:lang w:eastAsia="en-US"/>
          <w14:ligatures w14:val="standardContextual"/>
        </w:rPr>
        <w:t xml:space="preserve">n line with the Electronic Commerce Law, </w:t>
      </w:r>
      <w:r w:rsidRPr="002D50F6" w:rsidR="00002C28">
        <w:rPr>
          <w:rFonts w:ascii="Aptos" w:hAnsi="Aptos" w:eastAsia="Aptos" w:cs="Arial"/>
          <w:kern w:val="2"/>
          <w:lang w:eastAsia="en-US"/>
          <w14:ligatures w14:val="standardContextual"/>
        </w:rPr>
        <w:t xml:space="preserve">the Regulation also </w:t>
      </w:r>
      <w:r w:rsidRPr="002D50F6" w:rsidR="00C936A4">
        <w:rPr>
          <w:rFonts w:ascii="Aptos" w:hAnsi="Aptos" w:eastAsia="Aptos" w:cs="Arial"/>
          <w:kern w:val="2"/>
          <w:lang w:eastAsia="en-US"/>
          <w14:ligatures w14:val="standardContextual"/>
        </w:rPr>
        <w:t xml:space="preserve">primarily protects recipients of commercial electronic communications. It further defines </w:t>
      </w:r>
      <w:r w:rsidRPr="002D50F6" w:rsidR="00BE7560">
        <w:rPr>
          <w:rFonts w:ascii="Aptos" w:hAnsi="Aptos" w:eastAsia="Aptos" w:cs="Arial"/>
          <w:kern w:val="2"/>
          <w:lang w:eastAsia="en-US"/>
          <w14:ligatures w14:val="standardContextual"/>
        </w:rPr>
        <w:t xml:space="preserve">recipient as a consumer or a natural or legal person acting for professional or other purposes. </w:t>
      </w:r>
    </w:p>
    <w:p w:rsidRPr="002D50F6" w:rsidR="00610DBF" w:rsidP="00610DBF" w:rsidRDefault="00610DBF" w14:paraId="195D5E9E"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5F6DBBE6" w14:textId="77777777">
        <w:tc>
          <w:tcPr>
            <w:tcW w:w="4508" w:type="dxa"/>
          </w:tcPr>
          <w:p w:rsidRPr="002D50F6" w:rsidR="004429DF" w:rsidP="004429DF" w:rsidRDefault="004429DF" w14:paraId="345BA26B"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5C64A1" w:rsidP="004429DF" w:rsidRDefault="005C64A1" w14:paraId="150BF51C" w14:textId="30A9EA70">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Article 6 and 8 of </w:t>
            </w:r>
            <w:r w:rsidRPr="002D50F6" w:rsidR="00002C28">
              <w:rPr>
                <w:rFonts w:ascii="Aptos" w:hAnsi="Aptos" w:cs="Arial"/>
                <w:kern w:val="2"/>
                <w:lang w:val="en-GB" w:eastAsia="en-US"/>
                <w14:ligatures w14:val="standardContextual"/>
              </w:rPr>
              <w:t xml:space="preserve">the </w:t>
            </w:r>
            <w:r w:rsidRPr="002D50F6">
              <w:rPr>
                <w:rFonts w:ascii="Aptos" w:hAnsi="Aptos" w:cs="Arial"/>
                <w:kern w:val="2"/>
                <w:lang w:val="en-GB" w:eastAsia="en-US"/>
                <w14:ligatures w14:val="standardContextual"/>
              </w:rPr>
              <w:t>Electronic Commerce Law</w:t>
            </w:r>
          </w:p>
          <w:p w:rsidRPr="002D50F6" w:rsidR="00C936A4" w:rsidP="004429DF" w:rsidRDefault="00C936A4" w14:paraId="3A72C148" w14:textId="724A18AB">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4</w:t>
            </w:r>
            <w:r w:rsidRPr="002D50F6" w:rsidR="00556E2A">
              <w:rPr>
                <w:rFonts w:ascii="Aptos" w:hAnsi="Aptos" w:cs="Arial"/>
                <w:kern w:val="2"/>
                <w:lang w:val="en-GB" w:eastAsia="en-US"/>
                <w14:ligatures w14:val="standardContextual"/>
              </w:rPr>
              <w:t>/1 (a)</w:t>
            </w:r>
            <w:r w:rsidRPr="002D50F6">
              <w:rPr>
                <w:rFonts w:ascii="Aptos" w:hAnsi="Aptos" w:cs="Arial"/>
                <w:kern w:val="2"/>
                <w:lang w:val="en-GB" w:eastAsia="en-US"/>
                <w14:ligatures w14:val="standardContextual"/>
              </w:rPr>
              <w:t>, 5</w:t>
            </w:r>
            <w:r w:rsidRPr="002D50F6" w:rsidR="00F07444">
              <w:rPr>
                <w:rFonts w:ascii="Aptos" w:hAnsi="Aptos" w:cs="Arial"/>
                <w:kern w:val="2"/>
                <w:lang w:val="en-GB" w:eastAsia="en-US"/>
                <w14:ligatures w14:val="standardContextual"/>
              </w:rPr>
              <w:t>,</w:t>
            </w:r>
            <w:r w:rsidRPr="002D50F6" w:rsidR="00BE7560">
              <w:rPr>
                <w:rFonts w:ascii="Aptos" w:hAnsi="Aptos" w:cs="Arial"/>
                <w:kern w:val="2"/>
                <w:lang w:val="en-GB" w:eastAsia="en-US"/>
                <w14:ligatures w14:val="standardContextual"/>
              </w:rPr>
              <w:t xml:space="preserve">8, </w:t>
            </w:r>
            <w:r w:rsidRPr="002D50F6" w:rsidR="00F07444">
              <w:rPr>
                <w:rFonts w:ascii="Aptos" w:hAnsi="Aptos" w:cs="Arial"/>
                <w:kern w:val="2"/>
                <w:lang w:val="en-GB" w:eastAsia="en-US"/>
                <w14:ligatures w14:val="standardContextual"/>
              </w:rPr>
              <w:t>9</w:t>
            </w:r>
            <w:r w:rsidRPr="002D50F6">
              <w:rPr>
                <w:rFonts w:ascii="Aptos" w:hAnsi="Aptos" w:cs="Arial"/>
                <w:kern w:val="2"/>
                <w:lang w:val="en-GB" w:eastAsia="en-US"/>
                <w14:ligatures w14:val="standardContextual"/>
              </w:rPr>
              <w:t xml:space="preserve"> of </w:t>
            </w:r>
            <w:r w:rsidRPr="002D50F6" w:rsidR="004326D0">
              <w:rPr>
                <w:rFonts w:ascii="Aptos" w:hAnsi="Aptos" w:cs="Arial"/>
                <w:kern w:val="2"/>
                <w:lang w:val="en-GB" w:eastAsia="en-US"/>
                <w14:ligatures w14:val="standardContextual"/>
              </w:rPr>
              <w:t xml:space="preserve">the </w:t>
            </w:r>
            <w:r w:rsidRPr="002D50F6">
              <w:rPr>
                <w:rFonts w:ascii="Aptos" w:hAnsi="Aptos" w:cs="Arial"/>
                <w:kern w:val="2"/>
                <w:lang w:val="en-GB" w:eastAsia="en-US"/>
                <w14:ligatures w14:val="standardContextual"/>
              </w:rPr>
              <w:t>Regulation</w:t>
            </w:r>
          </w:p>
        </w:tc>
      </w:tr>
    </w:tbl>
    <w:p w:rsidRPr="002D50F6" w:rsidR="004429DF" w:rsidDel="00067776" w:rsidP="004429DF" w:rsidRDefault="00C936A4" w14:paraId="0FCE511B" w14:textId="2A4A19E0">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 xml:space="preserve"> </w:t>
      </w:r>
    </w:p>
    <w:p w:rsidRPr="002D50F6" w:rsidR="000359F1" w:rsidP="000359F1" w:rsidRDefault="004429DF" w14:paraId="202511AE" w14:textId="17332348">
      <w:pPr>
        <w:numPr>
          <w:ilvl w:val="2"/>
          <w:numId w:val="14"/>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Do the laws identified in section 1 apply to aggregated data? </w:t>
      </w:r>
      <w:r w:rsidRPr="002D50F6">
        <w:rPr>
          <w:rFonts w:ascii="Aptos" w:hAnsi="Aptos" w:eastAsia="Aptos" w:cs="Arial"/>
          <w:i/>
          <w:iCs/>
          <w:kern w:val="2"/>
          <w:lang w:eastAsia="en-US"/>
          <w14:ligatures w14:val="standardContextual"/>
        </w:rPr>
        <w:t xml:space="preserve">(Please include the requirements from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and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/marketing laws, where applicable)</w:t>
      </w:r>
    </w:p>
    <w:p w:rsidRPr="002D50F6" w:rsidR="00BE7560" w:rsidP="00BE7560" w:rsidRDefault="00BE7560" w14:paraId="722D830E" w14:textId="77777777">
      <w:pPr>
        <w:spacing w:after="160" w:line="259" w:lineRule="auto"/>
        <w:contextualSpacing/>
        <w:jc w:val="left"/>
        <w:rPr>
          <w:rFonts w:ascii="Aptos" w:hAnsi="Aptos" w:eastAsia="Aptos" w:cs="Arial"/>
          <w:i/>
          <w:iCs/>
          <w:kern w:val="2"/>
          <w:lang w:eastAsia="en-US"/>
          <w14:ligatures w14:val="standardContextual"/>
        </w:rPr>
      </w:pPr>
    </w:p>
    <w:p w:rsidRPr="002D50F6" w:rsidR="00BE7560" w:rsidP="009268D5" w:rsidRDefault="00B23984" w14:paraId="413D7CBF" w14:textId="0004B97E">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The l</w:t>
      </w:r>
      <w:r w:rsidRPr="002D50F6" w:rsidR="00BE7560">
        <w:rPr>
          <w:rFonts w:ascii="Aptos" w:hAnsi="Aptos" w:eastAsia="Aptos" w:cs="Arial"/>
          <w:kern w:val="2"/>
          <w:lang w:eastAsia="en-US"/>
          <w14:ligatures w14:val="standardContextual"/>
        </w:rPr>
        <w:t xml:space="preserve">aws identified in </w:t>
      </w:r>
      <w:r w:rsidRPr="002D50F6">
        <w:rPr>
          <w:rFonts w:ascii="Aptos" w:hAnsi="Aptos" w:eastAsia="Aptos" w:cs="Arial"/>
          <w:kern w:val="2"/>
          <w:lang w:eastAsia="en-US"/>
          <w14:ligatures w14:val="standardContextual"/>
        </w:rPr>
        <w:t>S</w:t>
      </w:r>
      <w:r w:rsidRPr="002D50F6" w:rsidR="00BE7560">
        <w:rPr>
          <w:rFonts w:ascii="Aptos" w:hAnsi="Aptos" w:eastAsia="Aptos" w:cs="Arial"/>
          <w:kern w:val="2"/>
          <w:lang w:eastAsia="en-US"/>
          <w14:ligatures w14:val="standardContextual"/>
        </w:rPr>
        <w:t>ection 1</w:t>
      </w:r>
      <w:r w:rsidRPr="002D50F6" w:rsidR="000359F1">
        <w:rPr>
          <w:rFonts w:ascii="Aptos" w:hAnsi="Aptos" w:eastAsia="Aptos" w:cs="Arial"/>
          <w:kern w:val="2"/>
          <w:lang w:eastAsia="en-US"/>
          <w14:ligatures w14:val="standardContextual"/>
        </w:rPr>
        <w:t xml:space="preserve"> </w:t>
      </w:r>
      <w:r w:rsidRPr="002D50F6" w:rsidR="00BE7560">
        <w:rPr>
          <w:rFonts w:ascii="Aptos" w:hAnsi="Aptos" w:eastAsia="Aptos" w:cs="Arial"/>
          <w:kern w:val="2"/>
          <w:lang w:eastAsia="en-US"/>
          <w14:ligatures w14:val="standardContextual"/>
        </w:rPr>
        <w:t>primarily regulate communications directed at recipi</w:t>
      </w:r>
      <w:r w:rsidRPr="002D50F6" w:rsidR="009268D5">
        <w:rPr>
          <w:rFonts w:ascii="Aptos" w:hAnsi="Aptos" w:eastAsia="Aptos" w:cs="Arial"/>
          <w:kern w:val="2"/>
          <w:lang w:eastAsia="en-US"/>
          <w14:ligatures w14:val="standardContextual"/>
        </w:rPr>
        <w:t>ents</w:t>
      </w:r>
      <w:r w:rsidRPr="002D50F6">
        <w:rPr>
          <w:rFonts w:ascii="Aptos" w:hAnsi="Aptos" w:eastAsia="Aptos" w:cs="Arial"/>
          <w:kern w:val="2"/>
          <w:lang w:eastAsia="en-US"/>
          <w14:ligatures w14:val="standardContextual"/>
        </w:rPr>
        <w:t>. Therefore,</w:t>
      </w:r>
      <w:r w:rsidRPr="002D50F6" w:rsidR="009268D5">
        <w:rPr>
          <w:rFonts w:ascii="Aptos" w:hAnsi="Aptos" w:eastAsia="Aptos" w:cs="Arial"/>
          <w:kern w:val="2"/>
          <w:lang w:eastAsia="en-US"/>
          <w14:ligatures w14:val="standardContextual"/>
        </w:rPr>
        <w:t xml:space="preserve"> genuinely anonymized aggregated data used solely for statistical, analytical</w:t>
      </w:r>
      <w:r w:rsidRPr="002D50F6">
        <w:rPr>
          <w:rFonts w:ascii="Aptos" w:hAnsi="Aptos" w:eastAsia="Aptos" w:cs="Arial"/>
          <w:kern w:val="2"/>
          <w:lang w:eastAsia="en-US"/>
          <w14:ligatures w14:val="standardContextual"/>
        </w:rPr>
        <w:t>,</w:t>
      </w:r>
      <w:r w:rsidRPr="002D50F6" w:rsidR="009268D5">
        <w:rPr>
          <w:rFonts w:ascii="Aptos" w:hAnsi="Aptos" w:eastAsia="Aptos" w:cs="Arial"/>
          <w:kern w:val="2"/>
          <w:lang w:eastAsia="en-US"/>
          <w14:ligatures w14:val="standardContextual"/>
        </w:rPr>
        <w:t xml:space="preserve"> or other non-communicative purposes generally falls outside </w:t>
      </w:r>
      <w:r w:rsidRPr="002D50F6">
        <w:rPr>
          <w:rFonts w:ascii="Aptos" w:hAnsi="Aptos" w:eastAsia="Aptos" w:cs="Arial"/>
          <w:kern w:val="2"/>
          <w:lang w:eastAsia="en-US"/>
          <w14:ligatures w14:val="standardContextual"/>
        </w:rPr>
        <w:t>the scope of such laws</w:t>
      </w:r>
      <w:r w:rsidRPr="002D50F6" w:rsidR="009268D5">
        <w:rPr>
          <w:rFonts w:ascii="Aptos" w:hAnsi="Aptos" w:eastAsia="Aptos" w:cs="Arial"/>
          <w:kern w:val="2"/>
          <w:lang w:eastAsia="en-US"/>
          <w14:ligatures w14:val="standardContextual"/>
        </w:rPr>
        <w:t>.</w:t>
      </w:r>
    </w:p>
    <w:p w:rsidRPr="002D50F6" w:rsidR="00BE7560" w:rsidP="00BE7560" w:rsidRDefault="00BE7560" w14:paraId="72B2A0B1"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00DB1F72" w14:textId="77777777">
        <w:tc>
          <w:tcPr>
            <w:tcW w:w="4508" w:type="dxa"/>
          </w:tcPr>
          <w:p w:rsidRPr="002D50F6" w:rsidR="004429DF" w:rsidP="004429DF" w:rsidRDefault="004429DF" w14:paraId="1800EACC"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9268D5" w14:paraId="763C42C9" w14:textId="657EEA2B">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715206CB" w14:textId="77777777">
      <w:pPr>
        <w:spacing w:after="160" w:line="279" w:lineRule="auto"/>
        <w:jc w:val="left"/>
        <w:rPr>
          <w:rFonts w:ascii="Aptos" w:hAnsi="Aptos" w:eastAsia="MS Mincho" w:cs="Arial"/>
          <w:lang w:val="en-GB" w:eastAsia="ja-JP"/>
        </w:rPr>
      </w:pPr>
    </w:p>
    <w:p w:rsidRPr="002D50F6" w:rsidR="009268D5" w:rsidP="009268D5" w:rsidRDefault="004429DF" w14:paraId="316D3F97" w14:textId="1C710B4E">
      <w:pPr>
        <w:numPr>
          <w:ilvl w:val="2"/>
          <w:numId w:val="14"/>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Are there any exemptions? (</w:t>
      </w:r>
      <w:r w:rsidRPr="002D50F6">
        <w:rPr>
          <w:rFonts w:ascii="Aptos" w:hAnsi="Aptos" w:eastAsia="Aptos" w:cs="Arial"/>
          <w:i/>
          <w:iCs/>
          <w:kern w:val="2"/>
          <w:lang w:eastAsia="en-US"/>
          <w14:ligatures w14:val="standardContextual"/>
        </w:rPr>
        <w:t>e.g., charitable or political organizations).</w:t>
      </w:r>
      <w:r w:rsidRPr="002D50F6">
        <w:rPr>
          <w:rFonts w:ascii="Aptos" w:hAnsi="Aptos" w:eastAsia="Aptos" w:cs="Arial"/>
          <w:kern w:val="2"/>
          <w:lang w:eastAsia="en-US"/>
          <w14:ligatures w14:val="standardContextual"/>
        </w:rPr>
        <w:t xml:space="preserve"> </w:t>
      </w:r>
      <w:r w:rsidRPr="002D50F6">
        <w:rPr>
          <w:rFonts w:ascii="Aptos" w:hAnsi="Aptos" w:eastAsia="Aptos" w:cs="Arial"/>
          <w:i/>
          <w:iCs/>
          <w:kern w:val="2"/>
          <w:lang w:eastAsia="en-US"/>
          <w14:ligatures w14:val="standardContextual"/>
        </w:rPr>
        <w:t xml:space="preserve">Please include the requirements from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and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/marketing laws, where applicable</w:t>
      </w:r>
      <w:r w:rsidRPr="002D50F6">
        <w:rPr>
          <w:rFonts w:ascii="Aptos" w:hAnsi="Aptos" w:eastAsia="Aptos" w:cs="Arial"/>
          <w:kern w:val="2"/>
          <w:lang w:eastAsia="en-US"/>
          <w14:ligatures w14:val="standardContextual"/>
        </w:rPr>
        <w:t>)</w:t>
      </w:r>
    </w:p>
    <w:p w:rsidRPr="002D50F6" w:rsidR="009268D5" w:rsidP="000359F1" w:rsidRDefault="009268D5" w14:paraId="7E20DF4D" w14:textId="77777777">
      <w:pPr>
        <w:spacing w:after="160" w:line="259" w:lineRule="auto"/>
        <w:contextualSpacing/>
        <w:rPr>
          <w:rFonts w:ascii="Aptos" w:hAnsi="Aptos" w:eastAsia="Aptos" w:cs="Arial"/>
          <w:kern w:val="2"/>
          <w:lang w:eastAsia="en-US"/>
          <w14:ligatures w14:val="standardContextual"/>
        </w:rPr>
      </w:pPr>
    </w:p>
    <w:p w:rsidRPr="002D50F6" w:rsidR="00F34EDA" w:rsidP="00F34EDA" w:rsidRDefault="00F34EDA" w14:paraId="2A5A38EB" w14:textId="77777777">
      <w:pPr>
        <w:spacing w:after="160" w:line="259" w:lineRule="auto"/>
        <w:contextualSpacing/>
        <w:jc w:val="left"/>
        <w:rPr>
          <w:rFonts w:ascii="Aptos" w:hAnsi="Aptos" w:eastAsia="Aptos" w:cs="Arial"/>
          <w:kern w:val="2"/>
          <w:lang w:val="en-GB" w:eastAsia="en-US"/>
          <w14:ligatures w14:val="standardContextual"/>
        </w:rPr>
      </w:pPr>
      <w:r w:rsidRPr="002D50F6">
        <w:rPr>
          <w:rFonts w:ascii="Aptos" w:hAnsi="Aptos" w:eastAsia="Aptos" w:cs="Arial"/>
          <w:kern w:val="2"/>
          <w:lang w:val="en-GB" w:eastAsia="en-US"/>
          <w14:ligatures w14:val="standardContextual"/>
        </w:rPr>
        <w:t>The following communications are exempt from the Regulation:</w:t>
      </w:r>
    </w:p>
    <w:p w:rsidRPr="002D50F6" w:rsidR="00F34EDA" w:rsidP="00F34EDA" w:rsidRDefault="00F34EDA" w14:paraId="3D3FE7D7" w14:textId="77777777">
      <w:pPr>
        <w:spacing w:after="160" w:line="259" w:lineRule="auto"/>
        <w:contextualSpacing/>
        <w:jc w:val="left"/>
        <w:rPr>
          <w:rFonts w:ascii="Aptos" w:hAnsi="Aptos" w:eastAsia="Aptos" w:cs="Arial"/>
          <w:kern w:val="2"/>
          <w:lang w:val="en-GB" w:eastAsia="en-US"/>
          <w14:ligatures w14:val="standardContextual"/>
        </w:rPr>
      </w:pPr>
    </w:p>
    <w:p w:rsidRPr="002D50F6" w:rsidR="004326D0" w:rsidP="00F34EDA" w:rsidRDefault="004326D0" w14:paraId="17B94F63" w14:textId="624647DE">
      <w:pPr>
        <w:numPr>
          <w:ilvl w:val="0"/>
          <w:numId w:val="17"/>
        </w:numPr>
        <w:spacing w:after="160" w:line="259" w:lineRule="auto"/>
        <w:contextualSpacing/>
        <w:jc w:val="left"/>
        <w:rPr>
          <w:rFonts w:ascii="Aptos" w:hAnsi="Aptos" w:eastAsia="Aptos" w:cs="Arial"/>
          <w:kern w:val="2"/>
          <w:lang w:val="en-GB" w:eastAsia="en-US"/>
          <w14:ligatures w14:val="standardContextual"/>
        </w:rPr>
      </w:pPr>
      <w:r w:rsidRPr="002D50F6">
        <w:rPr>
          <w:rFonts w:ascii="Aptos" w:hAnsi="Aptos" w:eastAsia="Aptos" w:cs="Arial"/>
          <w:kern w:val="2"/>
          <w:lang w:val="en-GB" w:eastAsia="en-US"/>
          <w14:ligatures w14:val="standardContextual"/>
        </w:rPr>
        <w:t>Commercial electronic messages sent by electronic communications operators to their own subscribers or users solely for the purpose of promoting their own products, services, or business activities.</w:t>
      </w:r>
    </w:p>
    <w:p w:rsidRPr="002D50F6" w:rsidR="004326D0" w:rsidP="004326D0" w:rsidRDefault="004326D0" w14:paraId="3B273EFD" w14:textId="77777777">
      <w:pPr>
        <w:numPr>
          <w:ilvl w:val="0"/>
          <w:numId w:val="17"/>
        </w:numPr>
        <w:spacing w:after="160" w:line="259" w:lineRule="auto"/>
        <w:contextualSpacing/>
        <w:jc w:val="left"/>
        <w:rPr>
          <w:rFonts w:ascii="Aptos" w:hAnsi="Aptos" w:eastAsia="Aptos" w:cs="Arial"/>
          <w:kern w:val="2"/>
          <w:lang w:val="en-GB" w:eastAsia="en-US"/>
          <w14:ligatures w14:val="standardContextual"/>
        </w:rPr>
      </w:pPr>
      <w:r w:rsidRPr="002D50F6">
        <w:rPr>
          <w:rFonts w:ascii="Aptos" w:hAnsi="Aptos" w:eastAsia="Aptos" w:cs="Arial"/>
          <w:kern w:val="2"/>
          <w:lang w:val="en-GB" w:eastAsia="en-US"/>
          <w14:ligatures w14:val="standardContextual"/>
        </w:rPr>
        <w:t>Messages sent by foundation universities and other private educational institutions to their students and their students’ parents or guardians.</w:t>
      </w:r>
    </w:p>
    <w:p w:rsidRPr="002D50F6" w:rsidR="004326D0" w:rsidP="004326D0" w:rsidRDefault="004326D0" w14:paraId="6BA84853" w14:textId="77777777">
      <w:pPr>
        <w:numPr>
          <w:ilvl w:val="0"/>
          <w:numId w:val="17"/>
        </w:numPr>
        <w:spacing w:after="160" w:line="259" w:lineRule="auto"/>
        <w:contextualSpacing/>
        <w:jc w:val="left"/>
        <w:rPr>
          <w:rFonts w:ascii="Aptos" w:hAnsi="Aptos" w:eastAsia="Aptos" w:cs="Arial"/>
          <w:kern w:val="2"/>
          <w:lang w:val="en-GB" w:eastAsia="en-US"/>
          <w14:ligatures w14:val="standardContextual"/>
        </w:rPr>
      </w:pPr>
      <w:r w:rsidRPr="002D50F6">
        <w:rPr>
          <w:rFonts w:ascii="Aptos" w:hAnsi="Aptos" w:eastAsia="Aptos" w:cs="Arial"/>
          <w:kern w:val="2"/>
          <w:lang w:val="en-GB" w:eastAsia="en-US"/>
          <w14:ligatures w14:val="standardContextual"/>
        </w:rPr>
        <w:t>Messages sent by professional organizations with public institution status, public-benefit associations, and tax-exempt foundations to their members regarding the activities of their own commercial enterprises.</w:t>
      </w:r>
    </w:p>
    <w:p w:rsidRPr="002D50F6" w:rsidR="004326D0" w:rsidP="004326D0" w:rsidRDefault="004326D0" w14:paraId="31EB7EE1" w14:textId="77777777">
      <w:pPr>
        <w:numPr>
          <w:ilvl w:val="0"/>
          <w:numId w:val="17"/>
        </w:numPr>
        <w:spacing w:after="160" w:line="259" w:lineRule="auto"/>
        <w:contextualSpacing/>
        <w:jc w:val="left"/>
        <w:rPr>
          <w:rFonts w:ascii="Aptos" w:hAnsi="Aptos" w:eastAsia="Aptos" w:cs="Arial"/>
          <w:kern w:val="2"/>
          <w:lang w:val="en-GB" w:eastAsia="en-US"/>
          <w14:ligatures w14:val="standardContextual"/>
        </w:rPr>
      </w:pPr>
      <w:r w:rsidRPr="002D50F6">
        <w:rPr>
          <w:rFonts w:ascii="Aptos" w:hAnsi="Aptos" w:eastAsia="Aptos" w:cs="Arial"/>
          <w:kern w:val="2"/>
          <w:lang w:val="en-GB" w:eastAsia="en-US"/>
          <w14:ligatures w14:val="standardContextual"/>
        </w:rPr>
        <w:t>Informational messages relating to broadcasting services provided by radio and television broadcasters for the purpose of informing and educating the public.</w:t>
      </w:r>
    </w:p>
    <w:p w:rsidRPr="002D50F6" w:rsidR="004326D0" w:rsidP="004326D0" w:rsidRDefault="004326D0" w14:paraId="326F58C7" w14:textId="3DB6F6D2">
      <w:pPr>
        <w:numPr>
          <w:ilvl w:val="0"/>
          <w:numId w:val="17"/>
        </w:numPr>
        <w:spacing w:after="160" w:line="259" w:lineRule="auto"/>
        <w:contextualSpacing/>
        <w:jc w:val="left"/>
        <w:rPr>
          <w:rFonts w:ascii="Aptos" w:hAnsi="Aptos" w:eastAsia="Aptos" w:cs="Arial"/>
          <w:kern w:val="2"/>
          <w:lang w:val="en-GB" w:eastAsia="en-US"/>
          <w14:ligatures w14:val="standardContextual"/>
        </w:rPr>
      </w:pPr>
      <w:r w:rsidRPr="002D50F6">
        <w:rPr>
          <w:rFonts w:ascii="Aptos" w:hAnsi="Aptos" w:eastAsia="Aptos" w:cs="Arial"/>
          <w:kern w:val="2"/>
          <w:lang w:val="en-GB" w:eastAsia="en-US"/>
          <w14:ligatures w14:val="standardContextual"/>
        </w:rPr>
        <w:t xml:space="preserve">Messages sent by the </w:t>
      </w:r>
      <w:r w:rsidRPr="002D50F6" w:rsidR="00F34EDA">
        <w:rPr>
          <w:rFonts w:ascii="Aptos" w:hAnsi="Aptos" w:eastAsia="Aptos" w:cs="Arial"/>
          <w:kern w:val="2"/>
          <w:lang w:val="en-GB" w:eastAsia="en-US"/>
          <w14:ligatures w14:val="standardContextual"/>
        </w:rPr>
        <w:t>s</w:t>
      </w:r>
      <w:r w:rsidRPr="002D50F6">
        <w:rPr>
          <w:rFonts w:ascii="Aptos" w:hAnsi="Aptos" w:eastAsia="Aptos" w:cs="Arial"/>
          <w:kern w:val="2"/>
          <w:lang w:val="en-GB" w:eastAsia="en-US"/>
          <w14:ligatures w14:val="standardContextual"/>
        </w:rPr>
        <w:t>tate, local authorities, and other public legal entities</w:t>
      </w:r>
      <w:r w:rsidRPr="002D50F6" w:rsidR="00F34EDA">
        <w:rPr>
          <w:rFonts w:ascii="Aptos" w:hAnsi="Aptos" w:eastAsia="Aptos" w:cs="Arial"/>
          <w:kern w:val="2"/>
          <w:lang w:val="en-GB" w:eastAsia="en-US"/>
          <w14:ligatures w14:val="standardContextual"/>
        </w:rPr>
        <w:t xml:space="preserve"> (political organizations)</w:t>
      </w:r>
      <w:r w:rsidRPr="002D50F6">
        <w:rPr>
          <w:rFonts w:ascii="Aptos" w:hAnsi="Aptos" w:eastAsia="Aptos" w:cs="Arial"/>
          <w:kern w:val="2"/>
          <w:lang w:val="en-GB" w:eastAsia="en-US"/>
          <w14:ligatures w14:val="standardContextual"/>
        </w:rPr>
        <w:t xml:space="preserve"> for the purpose of informing the public.</w:t>
      </w:r>
    </w:p>
    <w:p w:rsidRPr="002D50F6" w:rsidR="009268D5" w:rsidP="009268D5" w:rsidRDefault="009268D5" w14:paraId="464A7951"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093E1DC9" w14:textId="77777777">
        <w:tc>
          <w:tcPr>
            <w:tcW w:w="4508" w:type="dxa"/>
          </w:tcPr>
          <w:p w:rsidRPr="002D50F6" w:rsidR="004429DF" w:rsidP="004429DF" w:rsidRDefault="004429DF" w14:paraId="6A6F21DC"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4326D0" w14:paraId="4472F56D" w14:textId="038D5505">
            <w:pPr>
              <w:spacing w:after="0"/>
              <w:jc w:val="left"/>
              <w:rPr>
                <w:rFonts w:ascii="Aptos" w:hAnsi="Aptos" w:cs="Arial"/>
                <w:kern w:val="2"/>
                <w:lang w:val="en-GB" w:eastAsia="en-US"/>
                <w14:ligatures w14:val="standardContextual"/>
              </w:rPr>
            </w:pPr>
            <w:r w:rsidRPr="002D50F6">
              <w:rPr>
                <w:rFonts w:ascii="Aptos" w:hAnsi="Aptos" w:cs="Arial"/>
                <w:color w:val="000000" w:themeColor="text1"/>
                <w:kern w:val="2"/>
                <w:lang w:val="en-GB" w:eastAsia="en-US"/>
                <w14:ligatures w14:val="standardContextual"/>
              </w:rPr>
              <w:t>Article 2 of the Regulation</w:t>
            </w:r>
          </w:p>
        </w:tc>
      </w:tr>
    </w:tbl>
    <w:p w:rsidRPr="002D50F6" w:rsidR="004429DF" w:rsidP="004429DF" w:rsidRDefault="004429DF" w14:paraId="2F094A90" w14:textId="77777777">
      <w:pPr>
        <w:spacing w:after="160" w:line="279" w:lineRule="auto"/>
        <w:jc w:val="left"/>
        <w:rPr>
          <w:rFonts w:ascii="Aptos" w:hAnsi="Aptos" w:eastAsia="MS Mincho" w:cs="Arial"/>
          <w:b/>
          <w:bCs/>
          <w:lang w:val="en-GB" w:eastAsia="ja-JP"/>
        </w:rPr>
      </w:pPr>
    </w:p>
    <w:p w:rsidRPr="002D50F6" w:rsidR="004429DF" w:rsidP="004429DF" w:rsidRDefault="004429DF" w14:paraId="127E460A"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 xml:space="preserve">3. Definitions </w:t>
      </w:r>
    </w:p>
    <w:p w:rsidRPr="002D50F6" w:rsidR="004429DF" w:rsidP="004429DF" w:rsidRDefault="004429DF" w14:paraId="1151AB4D"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3.1. Key terms</w:t>
      </w:r>
    </w:p>
    <w:p w:rsidRPr="002D50F6" w:rsidR="004429DF" w:rsidP="004429DF" w:rsidRDefault="004429DF" w14:paraId="05256F42" w14:textId="77777777">
      <w:pPr>
        <w:numPr>
          <w:ilvl w:val="2"/>
          <w:numId w:val="6"/>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How is direct marketing (or equivalent term) defined? </w:t>
      </w:r>
    </w:p>
    <w:p w:rsidRPr="002D50F6" w:rsidR="00B1543D" w:rsidP="008A0CD7" w:rsidRDefault="00B1543D" w14:paraId="22D4DA23" w14:textId="77777777">
      <w:pPr>
        <w:spacing w:after="160" w:line="259" w:lineRule="auto"/>
        <w:contextualSpacing/>
        <w:rPr>
          <w:rFonts w:ascii="Aptos" w:hAnsi="Aptos" w:eastAsia="Aptos" w:cs="Arial"/>
          <w:kern w:val="2"/>
          <w:lang w:eastAsia="en-US"/>
          <w14:ligatures w14:val="standardContextual"/>
        </w:rPr>
      </w:pPr>
    </w:p>
    <w:p w:rsidRPr="002D50F6" w:rsidR="00556E2A" w:rsidP="008A0CD7" w:rsidRDefault="00B1543D" w14:paraId="3E479B24" w14:textId="3CB7B5B5">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Turkish law does not provide a statutory definition of direct marketing. Instead, telemarketing, </w:t>
      </w:r>
      <w:proofErr w:type="spellStart"/>
      <w:r w:rsidRPr="002D50F6">
        <w:rPr>
          <w:rFonts w:ascii="Aptos" w:hAnsi="Aptos" w:eastAsia="Aptos" w:cs="Arial"/>
          <w:kern w:val="2"/>
          <w:lang w:eastAsia="en-US"/>
          <w14:ligatures w14:val="standardContextual"/>
        </w:rPr>
        <w:t>e</w:t>
      </w:r>
      <w:r w:rsidRPr="002D50F6" w:rsidR="00B67B45">
        <w:rPr>
          <w:rFonts w:ascii="Aptos" w:hAnsi="Aptos" w:eastAsia="Aptos" w:cs="Arial"/>
          <w:kern w:val="2"/>
          <w:lang w:eastAsia="en-US"/>
          <w14:ligatures w14:val="standardContextual"/>
        </w:rPr>
        <w:t>marketing</w:t>
      </w:r>
      <w:proofErr w:type="spellEnd"/>
      <w:r w:rsidRPr="002D50F6" w:rsidR="00B67B45">
        <w:rPr>
          <w:rFonts w:ascii="Aptos" w:hAnsi="Aptos" w:eastAsia="Aptos" w:cs="Arial"/>
          <w:kern w:val="2"/>
          <w:lang w:eastAsia="en-US"/>
          <w14:ligatures w14:val="standardContextual"/>
        </w:rPr>
        <w:t xml:space="preserve"> </w:t>
      </w:r>
      <w:r w:rsidRPr="002D50F6">
        <w:rPr>
          <w:rFonts w:ascii="Aptos" w:hAnsi="Aptos" w:eastAsia="Aptos" w:cs="Arial"/>
          <w:kern w:val="2"/>
          <w:lang w:eastAsia="en-US"/>
          <w14:ligatures w14:val="standardContextual"/>
        </w:rPr>
        <w:t xml:space="preserve">and </w:t>
      </w:r>
      <w:proofErr w:type="spellStart"/>
      <w:r w:rsidRPr="002D50F6" w:rsidR="00A555CE">
        <w:rPr>
          <w:rFonts w:ascii="Aptos" w:hAnsi="Aptos" w:eastAsia="Aptos" w:cs="Arial"/>
          <w:kern w:val="2"/>
          <w:lang w:eastAsia="en-US"/>
          <w14:ligatures w14:val="standardContextual"/>
        </w:rPr>
        <w:t>sms</w:t>
      </w:r>
      <w:proofErr w:type="spellEnd"/>
      <w:r w:rsidRPr="002D50F6" w:rsidR="00A555CE">
        <w:rPr>
          <w:rFonts w:ascii="Aptos" w:hAnsi="Aptos" w:eastAsia="Aptos" w:cs="Arial"/>
          <w:kern w:val="2"/>
          <w:lang w:eastAsia="en-US"/>
          <w14:ligatures w14:val="standardContextual"/>
        </w:rPr>
        <w:t xml:space="preserve">/mms </w:t>
      </w:r>
      <w:r w:rsidRPr="002D50F6">
        <w:rPr>
          <w:rFonts w:ascii="Aptos" w:hAnsi="Aptos" w:eastAsia="Aptos" w:cs="Arial"/>
          <w:kern w:val="2"/>
          <w:lang w:eastAsia="en-US"/>
          <w14:ligatures w14:val="standardContextual"/>
        </w:rPr>
        <w:t>marketing activities are regulated through the concepts of commercial communicatio</w:t>
      </w:r>
      <w:r w:rsidRPr="002D50F6" w:rsidR="008A0CD7">
        <w:rPr>
          <w:rFonts w:ascii="Aptos" w:hAnsi="Aptos" w:eastAsia="Aptos" w:cs="Arial"/>
          <w:kern w:val="2"/>
          <w:lang w:eastAsia="en-US"/>
          <w14:ligatures w14:val="standardContextual"/>
        </w:rPr>
        <w:t>n</w:t>
      </w:r>
      <w:r w:rsidRPr="002D50F6">
        <w:rPr>
          <w:rFonts w:ascii="Aptos" w:hAnsi="Aptos" w:eastAsia="Aptos" w:cs="Arial"/>
          <w:kern w:val="2"/>
          <w:lang w:eastAsia="en-US"/>
          <w14:ligatures w14:val="standardContextual"/>
        </w:rPr>
        <w:t xml:space="preserve"> and commercial electronic </w:t>
      </w:r>
      <w:r w:rsidRPr="002D50F6" w:rsidR="008A0CD7">
        <w:rPr>
          <w:rFonts w:ascii="Aptos" w:hAnsi="Aptos" w:eastAsia="Aptos" w:cs="Arial"/>
          <w:kern w:val="2"/>
          <w:lang w:eastAsia="en-US"/>
          <w14:ligatures w14:val="standardContextual"/>
        </w:rPr>
        <w:t>message</w:t>
      </w:r>
      <w:r w:rsidRPr="002D50F6">
        <w:rPr>
          <w:rFonts w:ascii="Aptos" w:hAnsi="Aptos" w:eastAsia="Aptos" w:cs="Arial"/>
          <w:kern w:val="2"/>
          <w:lang w:eastAsia="en-US"/>
          <w14:ligatures w14:val="standardContextual"/>
        </w:rPr>
        <w:t xml:space="preserve"> under </w:t>
      </w:r>
      <w:r w:rsidRPr="002D50F6" w:rsidR="008347CB">
        <w:rPr>
          <w:rFonts w:ascii="Aptos" w:hAnsi="Aptos" w:eastAsia="Aptos" w:cs="Arial"/>
          <w:kern w:val="2"/>
          <w:lang w:eastAsia="en-US"/>
          <w14:ligatures w14:val="standardContextual"/>
        </w:rPr>
        <w:t xml:space="preserve">the </w:t>
      </w:r>
      <w:r w:rsidRPr="002D50F6" w:rsidR="008A0CD7">
        <w:rPr>
          <w:rFonts w:ascii="Aptos" w:hAnsi="Aptos" w:eastAsia="Aptos" w:cs="Arial"/>
          <w:kern w:val="2"/>
          <w:lang w:eastAsia="en-US"/>
          <w14:ligatures w14:val="standardContextual"/>
        </w:rPr>
        <w:t>Electronic Commerce Law and the Regulation.</w:t>
      </w:r>
    </w:p>
    <w:p w:rsidRPr="002D50F6" w:rsidR="00556E2A" w:rsidP="008A0CD7" w:rsidRDefault="00556E2A" w14:paraId="0E788460" w14:textId="77777777">
      <w:pPr>
        <w:spacing w:after="160" w:line="259" w:lineRule="auto"/>
        <w:contextualSpacing/>
        <w:rPr>
          <w:rFonts w:ascii="Aptos" w:hAnsi="Aptos" w:eastAsia="Aptos" w:cs="Arial"/>
          <w:kern w:val="2"/>
          <w:lang w:eastAsia="en-US"/>
          <w14:ligatures w14:val="standardContextual"/>
        </w:rPr>
      </w:pPr>
    </w:p>
    <w:p w:rsidRPr="002D50F6" w:rsidR="00556E2A" w:rsidP="008A0CD7" w:rsidRDefault="00556E2A" w14:paraId="1337C308" w14:textId="37BC025D">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In this regard, </w:t>
      </w:r>
      <w:r w:rsidRPr="002D50F6" w:rsidR="008347CB">
        <w:rPr>
          <w:rFonts w:ascii="Aptos" w:hAnsi="Aptos" w:eastAsia="Aptos" w:cs="Arial"/>
          <w:kern w:val="2"/>
          <w:lang w:eastAsia="en-US"/>
          <w14:ligatures w14:val="standardContextual"/>
        </w:rPr>
        <w:t>commercial</w:t>
      </w:r>
      <w:r w:rsidRPr="002D50F6">
        <w:rPr>
          <w:rFonts w:ascii="Aptos" w:hAnsi="Aptos" w:eastAsia="Aptos" w:cs="Arial"/>
          <w:kern w:val="2"/>
          <w:lang w:eastAsia="en-US"/>
          <w14:ligatures w14:val="standardContextual"/>
        </w:rPr>
        <w:t xml:space="preserve"> communication </w:t>
      </w:r>
      <w:r w:rsidRPr="002D50F6" w:rsidR="008347CB">
        <w:rPr>
          <w:rFonts w:ascii="Aptos" w:hAnsi="Aptos" w:eastAsia="Aptos" w:cs="Arial"/>
          <w:kern w:val="2"/>
          <w:lang w:eastAsia="en-US"/>
          <w14:ligatures w14:val="standardContextual"/>
        </w:rPr>
        <w:t xml:space="preserve">is </w:t>
      </w:r>
      <w:r w:rsidRPr="002D50F6">
        <w:rPr>
          <w:rFonts w:ascii="Aptos" w:hAnsi="Aptos" w:eastAsia="Aptos" w:cs="Arial"/>
          <w:kern w:val="2"/>
          <w:lang w:eastAsia="en-US"/>
          <w14:ligatures w14:val="standardContextual"/>
        </w:rPr>
        <w:t xml:space="preserve">defined as </w:t>
      </w:r>
      <w:r w:rsidRPr="002D50F6" w:rsidR="008347CB">
        <w:rPr>
          <w:rFonts w:ascii="Aptos" w:hAnsi="Aptos" w:eastAsia="Aptos" w:cs="Arial"/>
          <w:kern w:val="2"/>
          <w:lang w:eastAsia="en-US"/>
          <w14:ligatures w14:val="standardContextual"/>
        </w:rPr>
        <w:t>a</w:t>
      </w:r>
      <w:r w:rsidRPr="002D50F6">
        <w:rPr>
          <w:rFonts w:ascii="Aptos" w:hAnsi="Aptos" w:eastAsia="Aptos" w:cs="Arial"/>
          <w:kern w:val="2"/>
          <w:lang w:eastAsia="en-US"/>
          <w14:ligatures w14:val="standardContextual"/>
        </w:rPr>
        <w:t xml:space="preserve">ny communication relating to electronic commerce that is carried out for the purpose of generating income </w:t>
      </w:r>
      <w:r w:rsidRPr="002D50F6" w:rsidR="008347CB">
        <w:rPr>
          <w:rFonts w:ascii="Aptos" w:hAnsi="Aptos" w:eastAsia="Aptos" w:cs="Arial"/>
          <w:kern w:val="2"/>
          <w:lang w:eastAsia="en-US"/>
          <w14:ligatures w14:val="standardContextual"/>
        </w:rPr>
        <w:t>in</w:t>
      </w:r>
      <w:r w:rsidRPr="002D50F6">
        <w:rPr>
          <w:rFonts w:ascii="Aptos" w:hAnsi="Aptos" w:eastAsia="Aptos" w:cs="Arial"/>
          <w:kern w:val="2"/>
          <w:lang w:eastAsia="en-US"/>
          <w14:ligatures w14:val="standardContextual"/>
        </w:rPr>
        <w:t xml:space="preserve"> the </w:t>
      </w:r>
      <w:r w:rsidRPr="002D50F6" w:rsidR="008347CB">
        <w:rPr>
          <w:rFonts w:ascii="Aptos" w:hAnsi="Aptos" w:eastAsia="Aptos" w:cs="Arial"/>
          <w:kern w:val="2"/>
          <w:lang w:eastAsia="en-US"/>
          <w14:ligatures w14:val="standardContextual"/>
        </w:rPr>
        <w:t xml:space="preserve">course </w:t>
      </w:r>
      <w:r w:rsidRPr="002D50F6">
        <w:rPr>
          <w:rFonts w:ascii="Aptos" w:hAnsi="Aptos" w:eastAsia="Aptos" w:cs="Arial"/>
          <w:kern w:val="2"/>
          <w:lang w:eastAsia="en-US"/>
          <w14:ligatures w14:val="standardContextual"/>
        </w:rPr>
        <w:t>of a professional or commercial activity, excluding domain names and email addresses.</w:t>
      </w:r>
    </w:p>
    <w:p w:rsidRPr="002D50F6" w:rsidR="00556E2A" w:rsidP="008A0CD7" w:rsidRDefault="00556E2A" w14:paraId="41257524" w14:textId="77777777">
      <w:pPr>
        <w:spacing w:after="160" w:line="259" w:lineRule="auto"/>
        <w:contextualSpacing/>
        <w:rPr>
          <w:rFonts w:ascii="Aptos" w:hAnsi="Aptos" w:eastAsia="Aptos" w:cs="Arial"/>
          <w:kern w:val="2"/>
          <w:lang w:eastAsia="en-US"/>
          <w14:ligatures w14:val="standardContextual"/>
        </w:rPr>
      </w:pPr>
    </w:p>
    <w:p w:rsidRPr="002D50F6" w:rsidR="00556E2A" w:rsidP="008A0CD7" w:rsidRDefault="00556E2A" w14:paraId="40A5D6D5" w14:textId="01B1C772">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Moreover, commercial electronic </w:t>
      </w:r>
      <w:r w:rsidRPr="002D50F6" w:rsidR="008347CB">
        <w:rPr>
          <w:rFonts w:ascii="Aptos" w:hAnsi="Aptos" w:eastAsia="Aptos" w:cs="Arial"/>
          <w:kern w:val="2"/>
          <w:lang w:eastAsia="en-US"/>
          <w14:ligatures w14:val="standardContextual"/>
        </w:rPr>
        <w:t>messages refer</w:t>
      </w:r>
      <w:r w:rsidRPr="002D50F6">
        <w:rPr>
          <w:rFonts w:ascii="Aptos" w:hAnsi="Aptos" w:eastAsia="Aptos" w:cs="Arial"/>
          <w:kern w:val="2"/>
          <w:lang w:eastAsia="en-US"/>
          <w14:ligatures w14:val="standardContextual"/>
        </w:rPr>
        <w:t xml:space="preserve"> to </w:t>
      </w:r>
      <w:r w:rsidRPr="002D50F6" w:rsidR="008347CB">
        <w:rPr>
          <w:rFonts w:ascii="Aptos" w:hAnsi="Aptos" w:eastAsia="Aptos" w:cs="Arial"/>
          <w:kern w:val="2"/>
          <w:lang w:eastAsia="en-US"/>
          <w14:ligatures w14:val="standardContextual"/>
        </w:rPr>
        <w:t xml:space="preserve">messages </w:t>
      </w:r>
      <w:r w:rsidRPr="002D50F6">
        <w:rPr>
          <w:rFonts w:ascii="Aptos" w:hAnsi="Aptos" w:eastAsia="Aptos" w:cs="Arial"/>
          <w:kern w:val="2"/>
          <w:lang w:eastAsia="en-US"/>
          <w14:ligatures w14:val="standardContextual"/>
        </w:rPr>
        <w:t>containing data, voice, or visual content that are sent for commercial purposes and transmitted electronically through means such as telephone</w:t>
      </w:r>
      <w:r w:rsidRPr="002D50F6" w:rsidR="008347CB">
        <w:rPr>
          <w:rFonts w:ascii="Aptos" w:hAnsi="Aptos" w:eastAsia="Aptos" w:cs="Arial"/>
          <w:kern w:val="2"/>
          <w:lang w:eastAsia="en-US"/>
          <w14:ligatures w14:val="standardContextual"/>
        </w:rPr>
        <w:t xml:space="preserve"> calls</w:t>
      </w:r>
      <w:r w:rsidRPr="002D50F6">
        <w:rPr>
          <w:rFonts w:ascii="Aptos" w:hAnsi="Aptos" w:eastAsia="Aptos" w:cs="Arial"/>
          <w:kern w:val="2"/>
          <w:lang w:eastAsia="en-US"/>
          <w14:ligatures w14:val="standardContextual"/>
        </w:rPr>
        <w:t xml:space="preserve">, call </w:t>
      </w:r>
      <w:proofErr w:type="spellStart"/>
      <w:r w:rsidRPr="002D50F6">
        <w:rPr>
          <w:rFonts w:ascii="Aptos" w:hAnsi="Aptos" w:eastAsia="Aptos" w:cs="Arial"/>
          <w:kern w:val="2"/>
          <w:lang w:eastAsia="en-US"/>
          <w14:ligatures w14:val="standardContextual"/>
        </w:rPr>
        <w:t>centres</w:t>
      </w:r>
      <w:proofErr w:type="spellEnd"/>
      <w:r w:rsidRPr="002D50F6">
        <w:rPr>
          <w:rFonts w:ascii="Aptos" w:hAnsi="Aptos" w:eastAsia="Aptos" w:cs="Arial"/>
          <w:kern w:val="2"/>
          <w:lang w:eastAsia="en-US"/>
          <w14:ligatures w14:val="standardContextual"/>
        </w:rPr>
        <w:t xml:space="preserve">, fax, automated calling </w:t>
      </w:r>
      <w:r w:rsidRPr="002D50F6" w:rsidR="008347CB">
        <w:rPr>
          <w:rFonts w:ascii="Aptos" w:hAnsi="Aptos" w:eastAsia="Aptos" w:cs="Arial"/>
          <w:kern w:val="2"/>
          <w:lang w:eastAsia="en-US"/>
          <w14:ligatures w14:val="standardContextual"/>
        </w:rPr>
        <w:t>systems</w:t>
      </w:r>
      <w:r w:rsidRPr="002D50F6">
        <w:rPr>
          <w:rFonts w:ascii="Aptos" w:hAnsi="Aptos" w:eastAsia="Aptos" w:cs="Arial"/>
          <w:kern w:val="2"/>
          <w:lang w:eastAsia="en-US"/>
          <w14:ligatures w14:val="standardContextual"/>
        </w:rPr>
        <w:t>, intelligent voice recording systems, email, and short message services (SMS).</w:t>
      </w:r>
    </w:p>
    <w:p w:rsidRPr="002D50F6" w:rsidR="00B67B45" w:rsidP="00B67B45" w:rsidRDefault="00B67B45" w14:paraId="304E924A" w14:textId="77777777">
      <w:pPr>
        <w:spacing w:after="160" w:line="259" w:lineRule="auto"/>
        <w:contextualSpacing/>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72BD84BD" w14:textId="77777777">
        <w:trPr>
          <w:trHeight w:val="300"/>
        </w:trPr>
        <w:tc>
          <w:tcPr>
            <w:tcW w:w="4508" w:type="dxa"/>
          </w:tcPr>
          <w:p w:rsidRPr="002D50F6" w:rsidR="004429DF" w:rsidP="004429DF" w:rsidRDefault="004429DF" w14:paraId="0829F8FE"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8A0CD7" w:rsidP="004429DF" w:rsidRDefault="008A0CD7" w14:paraId="405112D0" w14:textId="11F1D7AC">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2</w:t>
            </w:r>
            <w:r w:rsidRPr="002D50F6" w:rsidR="00556E2A">
              <w:rPr>
                <w:rFonts w:ascii="Aptos" w:hAnsi="Aptos" w:cs="Arial"/>
                <w:kern w:val="2"/>
                <w:lang w:val="en-GB" w:eastAsia="en-US"/>
                <w14:ligatures w14:val="standardContextual"/>
              </w:rPr>
              <w:t xml:space="preserve">/1 </w:t>
            </w:r>
            <w:r w:rsidRPr="002D50F6">
              <w:rPr>
                <w:rFonts w:ascii="Aptos" w:hAnsi="Aptos" w:cs="Arial"/>
                <w:kern w:val="2"/>
                <w:lang w:val="en-GB" w:eastAsia="en-US"/>
                <w14:ligatures w14:val="standardContextual"/>
              </w:rPr>
              <w:t xml:space="preserve">(b) and (c) of </w:t>
            </w:r>
            <w:r w:rsidRPr="002D50F6" w:rsidR="00556E2A">
              <w:rPr>
                <w:rFonts w:ascii="Aptos" w:hAnsi="Aptos" w:cs="Arial"/>
                <w:kern w:val="2"/>
                <w:lang w:val="en-GB" w:eastAsia="en-US"/>
                <w14:ligatures w14:val="standardContextual"/>
              </w:rPr>
              <w:t xml:space="preserve">the </w:t>
            </w:r>
            <w:r w:rsidRPr="002D50F6">
              <w:rPr>
                <w:rFonts w:ascii="Aptos" w:hAnsi="Aptos" w:cs="Arial"/>
                <w:kern w:val="2"/>
                <w:lang w:val="en-GB" w:eastAsia="en-US"/>
                <w14:ligatures w14:val="standardContextual"/>
              </w:rPr>
              <w:t>Electronic Commerce Law</w:t>
            </w:r>
          </w:p>
          <w:p w:rsidRPr="002D50F6" w:rsidR="00556E2A" w:rsidP="004429DF" w:rsidRDefault="00556E2A" w14:paraId="4D41DCB9" w14:textId="3B5F42B1">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4/1 (o) and (p) of the Regulation</w:t>
            </w:r>
          </w:p>
        </w:tc>
      </w:tr>
    </w:tbl>
    <w:p w:rsidRPr="002D50F6" w:rsidR="004429DF" w:rsidP="004429DF" w:rsidRDefault="004429DF" w14:paraId="6B9A3733" w14:textId="77777777">
      <w:pPr>
        <w:spacing w:after="160" w:line="259" w:lineRule="auto"/>
        <w:ind w:left="720"/>
        <w:contextualSpacing/>
        <w:jc w:val="left"/>
        <w:rPr>
          <w:rFonts w:ascii="Aptos" w:hAnsi="Aptos" w:eastAsia="Aptos" w:cs="Arial"/>
          <w:kern w:val="2"/>
          <w:lang w:eastAsia="en-US"/>
          <w14:ligatures w14:val="standardContextual"/>
        </w:rPr>
      </w:pPr>
    </w:p>
    <w:p w:rsidRPr="002D50F6" w:rsidR="004429DF" w:rsidP="004429DF" w:rsidRDefault="004429DF" w14:paraId="16449924" w14:textId="77777777">
      <w:pPr>
        <w:numPr>
          <w:ilvl w:val="2"/>
          <w:numId w:val="6"/>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How is </w:t>
      </w:r>
      <w:proofErr w:type="spellStart"/>
      <w:r w:rsidRPr="002D50F6">
        <w:rPr>
          <w:rFonts w:ascii="Aptos" w:hAnsi="Aptos" w:eastAsia="Aptos" w:cs="Arial"/>
          <w:kern w:val="2"/>
          <w:lang w:eastAsia="en-US"/>
          <w14:ligatures w14:val="standardContextual"/>
        </w:rPr>
        <w:t>emarketing</w:t>
      </w:r>
      <w:proofErr w:type="spellEnd"/>
      <w:r w:rsidRPr="002D50F6">
        <w:rPr>
          <w:rFonts w:ascii="Aptos" w:hAnsi="Aptos" w:eastAsia="Aptos" w:cs="Arial"/>
          <w:kern w:val="2"/>
          <w:lang w:eastAsia="en-US"/>
          <w14:ligatures w14:val="standardContextual"/>
        </w:rPr>
        <w:t xml:space="preserve"> (or equivalent term) defined?</w:t>
      </w:r>
    </w:p>
    <w:p w:rsidRPr="002D50F6" w:rsidR="00B67B45" w:rsidP="00B67B45" w:rsidRDefault="00B67B45" w14:paraId="7CE084A5" w14:textId="77777777">
      <w:pPr>
        <w:spacing w:after="160" w:line="259" w:lineRule="auto"/>
        <w:contextualSpacing/>
        <w:jc w:val="left"/>
        <w:rPr>
          <w:rFonts w:ascii="Aptos" w:hAnsi="Aptos" w:eastAsia="Aptos" w:cs="Arial"/>
          <w:kern w:val="2"/>
          <w:lang w:eastAsia="en-US"/>
          <w14:ligatures w14:val="standardContextual"/>
        </w:rPr>
      </w:pPr>
    </w:p>
    <w:p w:rsidRPr="002D50F6" w:rsidR="00B67B45" w:rsidP="00B67B45" w:rsidRDefault="00B27AEB" w14:paraId="4037D8FC" w14:textId="4E9E3D74">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Please refer to Section </w:t>
      </w:r>
      <w:r w:rsidRPr="002D50F6" w:rsidR="00B67B45">
        <w:rPr>
          <w:rFonts w:ascii="Aptos" w:hAnsi="Aptos" w:eastAsia="Aptos" w:cs="Arial"/>
          <w:kern w:val="2"/>
          <w:lang w:eastAsia="en-US"/>
          <w14:ligatures w14:val="standardContextual"/>
        </w:rPr>
        <w:t xml:space="preserve">3.1.1 above. </w:t>
      </w:r>
    </w:p>
    <w:p w:rsidRPr="002D50F6" w:rsidR="00B67B45" w:rsidP="00B67B45" w:rsidRDefault="00B67B45" w14:paraId="016E0F25"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197A4A4D" w14:textId="77777777">
        <w:tc>
          <w:tcPr>
            <w:tcW w:w="4508" w:type="dxa"/>
          </w:tcPr>
          <w:p w:rsidRPr="002D50F6" w:rsidR="004429DF" w:rsidP="004429DF" w:rsidRDefault="004429DF" w14:paraId="60B3A60F"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B27AEB" w:rsidP="00B27AEB" w:rsidRDefault="00B27AEB" w14:paraId="33D9282F"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2/1 (b) and (c) of the Electronic Commerce Law</w:t>
            </w:r>
          </w:p>
          <w:p w:rsidRPr="002D50F6" w:rsidR="004429DF" w:rsidP="00B27AEB" w:rsidRDefault="00B27AEB" w14:paraId="66F67F30" w14:textId="2CE7607A">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4/1 (o) and (p) of the Regulation</w:t>
            </w:r>
          </w:p>
        </w:tc>
      </w:tr>
    </w:tbl>
    <w:p w:rsidRPr="002D50F6" w:rsidR="004429DF" w:rsidP="004429DF" w:rsidRDefault="004429DF" w14:paraId="03813B1A" w14:textId="77777777">
      <w:pPr>
        <w:spacing w:after="160" w:line="259" w:lineRule="auto"/>
        <w:ind w:left="720"/>
        <w:contextualSpacing/>
        <w:jc w:val="left"/>
        <w:rPr>
          <w:rFonts w:ascii="Aptos" w:hAnsi="Aptos" w:eastAsia="Aptos" w:cs="Arial"/>
          <w:kern w:val="2"/>
          <w:lang w:eastAsia="en-US"/>
          <w14:ligatures w14:val="standardContextual"/>
        </w:rPr>
      </w:pPr>
    </w:p>
    <w:p w:rsidRPr="002D50F6" w:rsidR="004429DF" w:rsidP="004429DF" w:rsidRDefault="004429DF" w14:paraId="0FC500BB" w14:textId="77777777">
      <w:pPr>
        <w:numPr>
          <w:ilvl w:val="2"/>
          <w:numId w:val="6"/>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How is telemarketing (or equivalent term) defined?</w:t>
      </w:r>
    </w:p>
    <w:p w:rsidRPr="002D50F6" w:rsidR="00B67B45" w:rsidP="00B67B45" w:rsidRDefault="00B67B45" w14:paraId="466553B6" w14:textId="77777777">
      <w:pPr>
        <w:spacing w:after="160" w:line="259" w:lineRule="auto"/>
        <w:contextualSpacing/>
        <w:jc w:val="left"/>
        <w:rPr>
          <w:rFonts w:ascii="Aptos" w:hAnsi="Aptos" w:eastAsia="Aptos" w:cs="Arial"/>
          <w:kern w:val="2"/>
          <w:lang w:eastAsia="en-US"/>
          <w14:ligatures w14:val="standardContextual"/>
        </w:rPr>
      </w:pPr>
    </w:p>
    <w:p w:rsidRPr="002D50F6" w:rsidR="00B67B45" w:rsidP="00B67B45" w:rsidRDefault="00B27AEB" w14:paraId="7493AF87" w14:textId="00B8740F">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Please refer to Section </w:t>
      </w:r>
      <w:r w:rsidRPr="002D50F6" w:rsidR="00B67B45">
        <w:rPr>
          <w:rFonts w:ascii="Aptos" w:hAnsi="Aptos" w:eastAsia="Aptos" w:cs="Arial"/>
          <w:kern w:val="2"/>
          <w:lang w:eastAsia="en-US"/>
          <w14:ligatures w14:val="standardContextual"/>
        </w:rPr>
        <w:t>3.1.1 above.</w:t>
      </w:r>
    </w:p>
    <w:p w:rsidRPr="002D50F6" w:rsidR="00B67B45" w:rsidP="00B67B45" w:rsidRDefault="00B67B45" w14:paraId="6A3A1587"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6E1CAFBE" w14:textId="77777777">
        <w:tc>
          <w:tcPr>
            <w:tcW w:w="4508" w:type="dxa"/>
          </w:tcPr>
          <w:p w:rsidRPr="002D50F6" w:rsidR="004429DF" w:rsidP="004429DF" w:rsidRDefault="004429DF" w14:paraId="13B9C6D3"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B27AEB" w:rsidP="00B27AEB" w:rsidRDefault="00B27AEB" w14:paraId="45DF28C0"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2/1 (b) and (c) of the Electronic Commerce Law</w:t>
            </w:r>
          </w:p>
          <w:p w:rsidRPr="002D50F6" w:rsidR="004429DF" w:rsidP="00B27AEB" w:rsidRDefault="00B27AEB" w14:paraId="590D4BAA" w14:textId="1D2B2A84">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4/1 (o) and (p) of the Regulation</w:t>
            </w:r>
          </w:p>
        </w:tc>
      </w:tr>
    </w:tbl>
    <w:p w:rsidRPr="002D50F6" w:rsidR="004429DF" w:rsidP="004429DF" w:rsidRDefault="004429DF" w14:paraId="5D8EF6F2" w14:textId="77777777">
      <w:pPr>
        <w:spacing w:after="160" w:line="259" w:lineRule="auto"/>
        <w:ind w:left="720"/>
        <w:contextualSpacing/>
        <w:jc w:val="left"/>
        <w:rPr>
          <w:rFonts w:ascii="Aptos" w:hAnsi="Aptos" w:eastAsia="Aptos" w:cs="Arial"/>
          <w:kern w:val="2"/>
          <w:lang w:eastAsia="en-US"/>
          <w14:ligatures w14:val="standardContextual"/>
        </w:rPr>
      </w:pPr>
    </w:p>
    <w:p w:rsidRPr="002D50F6" w:rsidR="004429DF" w:rsidP="004429DF" w:rsidRDefault="004429DF" w14:paraId="50A4838C" w14:textId="77777777">
      <w:pPr>
        <w:numPr>
          <w:ilvl w:val="2"/>
          <w:numId w:val="6"/>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How is </w:t>
      </w:r>
      <w:proofErr w:type="spellStart"/>
      <w:r w:rsidRPr="002D50F6">
        <w:rPr>
          <w:rFonts w:ascii="Aptos" w:hAnsi="Aptos" w:eastAsia="Aptos" w:cs="Arial"/>
          <w:kern w:val="2"/>
          <w:lang w:eastAsia="en-US"/>
          <w14:ligatures w14:val="standardContextual"/>
        </w:rPr>
        <w:t>sms</w:t>
      </w:r>
      <w:proofErr w:type="spellEnd"/>
      <w:r w:rsidRPr="002D50F6">
        <w:rPr>
          <w:rFonts w:ascii="Aptos" w:hAnsi="Aptos" w:eastAsia="Aptos" w:cs="Arial"/>
          <w:kern w:val="2"/>
          <w:lang w:eastAsia="en-US"/>
          <w14:ligatures w14:val="standardContextual"/>
        </w:rPr>
        <w:t>/mms marketing (or equivalent term) defined?</w:t>
      </w:r>
    </w:p>
    <w:p w:rsidRPr="002D50F6" w:rsidR="003F5418" w:rsidP="003F5418" w:rsidRDefault="003F5418" w14:paraId="363982F5" w14:textId="652C2B11">
      <w:pPr>
        <w:spacing w:after="160" w:line="259" w:lineRule="auto"/>
        <w:contextualSpacing/>
        <w:jc w:val="left"/>
        <w:rPr>
          <w:rFonts w:ascii="Aptos" w:hAnsi="Aptos" w:eastAsia="Aptos" w:cs="Arial"/>
          <w:kern w:val="2"/>
          <w:lang w:eastAsia="en-US"/>
          <w14:ligatures w14:val="standardContextual"/>
        </w:rPr>
      </w:pPr>
    </w:p>
    <w:p w:rsidRPr="002D50F6" w:rsidR="00B67B45" w:rsidP="003F5418" w:rsidRDefault="00B27AEB" w14:paraId="594A1F98" w14:textId="7396A188">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Please refer to Section </w:t>
      </w:r>
      <w:r w:rsidRPr="002D50F6" w:rsidR="00B67B45">
        <w:rPr>
          <w:rFonts w:ascii="Aptos" w:hAnsi="Aptos" w:eastAsia="Aptos" w:cs="Arial"/>
          <w:kern w:val="2"/>
          <w:lang w:eastAsia="en-US"/>
          <w14:ligatures w14:val="standardContextual"/>
        </w:rPr>
        <w:t xml:space="preserve">3.1.1 above. </w:t>
      </w:r>
    </w:p>
    <w:p w:rsidRPr="002D50F6" w:rsidR="00E85358" w:rsidP="003F5418" w:rsidRDefault="00E85358" w14:paraId="52DDCDA9"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4D260375" w14:textId="77777777">
        <w:tc>
          <w:tcPr>
            <w:tcW w:w="4508" w:type="dxa"/>
          </w:tcPr>
          <w:p w:rsidRPr="002D50F6" w:rsidR="004429DF" w:rsidP="004429DF" w:rsidRDefault="004429DF" w14:paraId="52575F56"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B27AEB" w:rsidP="00B27AEB" w:rsidRDefault="00B27AEB" w14:paraId="62543F2B"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2/1 (b) and (c) of the Electronic Commerce Law</w:t>
            </w:r>
          </w:p>
          <w:p w:rsidRPr="002D50F6" w:rsidR="004429DF" w:rsidP="00B27AEB" w:rsidRDefault="00B27AEB" w14:paraId="7CF13909" w14:textId="55083175">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4/1 (o) and (p) of the Regulation</w:t>
            </w:r>
          </w:p>
        </w:tc>
      </w:tr>
    </w:tbl>
    <w:p w:rsidRPr="002D50F6" w:rsidR="004429DF" w:rsidP="004429DF" w:rsidRDefault="004429DF" w14:paraId="465F7CA4" w14:textId="77777777">
      <w:pPr>
        <w:spacing w:after="160" w:line="279" w:lineRule="auto"/>
        <w:jc w:val="left"/>
        <w:rPr>
          <w:rFonts w:ascii="Aptos" w:hAnsi="Aptos" w:eastAsia="MS Mincho" w:cs="Arial"/>
          <w:lang w:val="en-GB" w:eastAsia="ja-JP"/>
        </w:rPr>
      </w:pPr>
    </w:p>
    <w:p w:rsidRPr="002D50F6" w:rsidR="004429DF" w:rsidP="004429DF" w:rsidRDefault="004429DF" w14:paraId="583D70F3" w14:textId="77777777">
      <w:pPr>
        <w:numPr>
          <w:ilvl w:val="2"/>
          <w:numId w:val="6"/>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How is B2B marketing defined?</w:t>
      </w:r>
    </w:p>
    <w:p w:rsidRPr="002D50F6" w:rsidR="00B67B45" w:rsidP="00B67B45" w:rsidRDefault="00B67B45" w14:paraId="1B4F9C4B" w14:textId="77777777">
      <w:pPr>
        <w:spacing w:after="160" w:line="259" w:lineRule="auto"/>
        <w:contextualSpacing/>
        <w:jc w:val="left"/>
        <w:rPr>
          <w:rFonts w:ascii="Aptos" w:hAnsi="Aptos" w:eastAsia="Aptos" w:cs="Arial"/>
          <w:kern w:val="2"/>
          <w:lang w:eastAsia="en-US"/>
          <w14:ligatures w14:val="standardContextual"/>
        </w:rPr>
      </w:pPr>
    </w:p>
    <w:p w:rsidRPr="002D50F6" w:rsidR="00B67B45" w:rsidP="00B67B45" w:rsidRDefault="00B67B45" w14:paraId="1DB7C4E8" w14:textId="514F58B8">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B2B marketing is not expressly defined under Turkish law. </w:t>
      </w:r>
      <w:r w:rsidRPr="002D50F6" w:rsidR="00F662CA">
        <w:rPr>
          <w:rFonts w:ascii="Aptos" w:hAnsi="Aptos" w:eastAsia="Aptos" w:cs="Arial"/>
          <w:kern w:val="2"/>
          <w:lang w:eastAsia="en-US"/>
          <w14:ligatures w14:val="standardContextual"/>
        </w:rPr>
        <w:t>However, the Regulation provides certain exemptions for commercial electronic messages sent to tradesmen and merchants. Accordingly, although</w:t>
      </w:r>
      <w:r w:rsidRPr="002D50F6" w:rsidR="00107CED">
        <w:rPr>
          <w:rFonts w:ascii="Aptos" w:hAnsi="Aptos" w:eastAsia="Aptos" w:cs="Arial"/>
          <w:kern w:val="2"/>
          <w:lang w:eastAsia="en-US"/>
          <w14:ligatures w14:val="standardContextual"/>
        </w:rPr>
        <w:t xml:space="preserve"> not specifically regulated as a distinct category,</w:t>
      </w:r>
      <w:r w:rsidRPr="002D50F6" w:rsidR="00F662CA">
        <w:rPr>
          <w:rFonts w:ascii="Aptos" w:hAnsi="Aptos" w:eastAsia="Aptos" w:cs="Arial"/>
          <w:kern w:val="2"/>
          <w:lang w:eastAsia="en-US"/>
          <w14:ligatures w14:val="standardContextual"/>
        </w:rPr>
        <w:t xml:space="preserve"> B2B marketing is generally regarded as a permitted form of communication</w:t>
      </w:r>
      <w:r w:rsidRPr="002D50F6" w:rsidR="00107CED">
        <w:rPr>
          <w:rFonts w:ascii="Aptos" w:hAnsi="Aptos" w:eastAsia="Aptos" w:cs="Arial"/>
          <w:kern w:val="2"/>
          <w:lang w:eastAsia="en-US"/>
          <w14:ligatures w14:val="standardContextual"/>
        </w:rPr>
        <w:t xml:space="preserve"> and benefits from certain regulatory exemptions</w:t>
      </w:r>
      <w:r w:rsidRPr="002D50F6" w:rsidR="00F662CA">
        <w:rPr>
          <w:rFonts w:ascii="Aptos" w:hAnsi="Aptos" w:eastAsia="Aptos" w:cs="Arial"/>
          <w:kern w:val="2"/>
          <w:lang w:eastAsia="en-US"/>
          <w14:ligatures w14:val="standardContextual"/>
        </w:rPr>
        <w:t>.</w:t>
      </w:r>
    </w:p>
    <w:p w:rsidRPr="002D50F6" w:rsidR="00B67B45" w:rsidP="00B67B45" w:rsidRDefault="00B67B45" w14:paraId="167EC743" w14:textId="0CBA181B">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38BDCBC7" w14:textId="77777777">
        <w:trPr>
          <w:trHeight w:val="300"/>
        </w:trPr>
        <w:tc>
          <w:tcPr>
            <w:tcW w:w="4508" w:type="dxa"/>
          </w:tcPr>
          <w:p w:rsidRPr="002D50F6" w:rsidR="004429DF" w:rsidP="004429DF" w:rsidRDefault="004429DF" w14:paraId="4822FE28"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417E05" w14:paraId="017D233F" w14:textId="62FA21CA">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643F6B5B" w14:textId="77777777">
      <w:pPr>
        <w:spacing w:after="160" w:line="279" w:lineRule="auto"/>
        <w:jc w:val="left"/>
        <w:rPr>
          <w:rFonts w:ascii="Aptos" w:hAnsi="Aptos" w:eastAsia="MS Mincho" w:cs="Arial"/>
          <w:lang w:val="en-GB" w:eastAsia="ja-JP"/>
        </w:rPr>
      </w:pPr>
    </w:p>
    <w:p w:rsidRPr="002D50F6" w:rsidR="004429DF" w:rsidP="004429DF" w:rsidRDefault="004429DF" w14:paraId="70067419" w14:textId="77777777">
      <w:pPr>
        <w:numPr>
          <w:ilvl w:val="2"/>
          <w:numId w:val="6"/>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How is commercial (or equivalent) message defined? </w:t>
      </w:r>
      <w:r w:rsidRPr="002D50F6">
        <w:rPr>
          <w:rFonts w:ascii="Aptos" w:hAnsi="Aptos" w:eastAsia="Aptos" w:cs="Arial"/>
          <w:i/>
          <w:iCs/>
          <w:kern w:val="2"/>
          <w:lang w:eastAsia="en-US"/>
          <w14:ligatures w14:val="standardContextual"/>
        </w:rPr>
        <w:t>(This is to highlight if the law provides any difference between commercial or transactional messages in direct marketing)</w:t>
      </w:r>
    </w:p>
    <w:p w:rsidRPr="002D50F6" w:rsidR="00BA3EAD" w:rsidP="00BA3EAD" w:rsidRDefault="00BA3EAD" w14:paraId="3F19B7A5" w14:textId="77777777">
      <w:pPr>
        <w:spacing w:after="160" w:line="259" w:lineRule="auto"/>
        <w:contextualSpacing/>
        <w:jc w:val="left"/>
        <w:rPr>
          <w:rFonts w:ascii="Aptos" w:hAnsi="Aptos" w:eastAsia="Aptos" w:cs="Arial"/>
          <w:i/>
          <w:iCs/>
          <w:kern w:val="2"/>
          <w:lang w:eastAsia="en-US"/>
          <w14:ligatures w14:val="standardContextual"/>
        </w:rPr>
      </w:pPr>
    </w:p>
    <w:p w:rsidRPr="002D50F6" w:rsidR="00BA3EAD" w:rsidP="00BA3EAD" w:rsidRDefault="00BA3EAD" w14:paraId="0A87F521" w14:textId="354E21F0">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Commercial electronic messages are messages that are sent electronically by service providers,</w:t>
      </w:r>
      <w:r w:rsidRPr="002D50F6" w:rsidR="00107CED">
        <w:rPr>
          <w:rFonts w:ascii="Aptos" w:hAnsi="Aptos" w:eastAsia="Aptos" w:cs="Arial"/>
          <w:kern w:val="2"/>
          <w:lang w:eastAsia="en-US"/>
          <w14:ligatures w14:val="standardContextual"/>
        </w:rPr>
        <w:t xml:space="preserve"> to recipients. They</w:t>
      </w:r>
      <w:r w:rsidRPr="002D50F6">
        <w:rPr>
          <w:rFonts w:ascii="Aptos" w:hAnsi="Aptos" w:eastAsia="Aptos" w:cs="Arial"/>
          <w:kern w:val="2"/>
          <w:lang w:eastAsia="en-US"/>
          <w14:ligatures w14:val="standardContextual"/>
        </w:rPr>
        <w:t xml:space="preserve"> mainly refer to data, voice or visual messages sent for commercial purposes through electronic means, including telephone calls, call centers, fax transmissions, automated calling systems, intelligent voice recording systems, e-mails and short message services.</w:t>
      </w:r>
      <w:r w:rsidRPr="002D50F6" w:rsidR="00F662CA">
        <w:rPr>
          <w:rFonts w:ascii="Aptos" w:hAnsi="Aptos" w:eastAsia="Aptos" w:cs="Arial"/>
          <w:kern w:val="2"/>
          <w:lang w:eastAsia="en-US"/>
          <w14:ligatures w14:val="standardContextual"/>
        </w:rPr>
        <w:t xml:space="preserve"> The legislation does not expressly distinguish between transactional and commercial messages. However, it </w:t>
      </w:r>
      <w:r w:rsidRPr="002D50F6" w:rsidR="00107CED">
        <w:rPr>
          <w:rFonts w:ascii="Aptos" w:hAnsi="Aptos" w:eastAsia="Aptos" w:cs="Arial"/>
          <w:kern w:val="2"/>
          <w:lang w:eastAsia="en-US"/>
          <w14:ligatures w14:val="standardContextual"/>
        </w:rPr>
        <w:t>provides</w:t>
      </w:r>
      <w:r w:rsidRPr="002D50F6" w:rsidR="00F662CA">
        <w:rPr>
          <w:rFonts w:ascii="Aptos" w:hAnsi="Aptos" w:eastAsia="Aptos" w:cs="Arial"/>
          <w:kern w:val="2"/>
          <w:lang w:eastAsia="en-US"/>
          <w14:ligatures w14:val="standardContextual"/>
        </w:rPr>
        <w:t xml:space="preserve"> certain exemptions for transactional messages, making it easier to send such communications.</w:t>
      </w:r>
    </w:p>
    <w:p w:rsidRPr="002D50F6" w:rsidR="00BA3EAD" w:rsidP="00BA3EAD" w:rsidRDefault="00BA3EAD" w14:paraId="1E05B60C"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2DF6C875" w14:textId="77777777">
        <w:tc>
          <w:tcPr>
            <w:tcW w:w="4508" w:type="dxa"/>
          </w:tcPr>
          <w:p w:rsidRPr="002D50F6" w:rsidR="004429DF" w:rsidP="004429DF" w:rsidRDefault="004429DF" w14:paraId="42A0CE74"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F662CA" w:rsidP="00F662CA" w:rsidRDefault="00F662CA" w14:paraId="4BF01F04" w14:textId="6586FD49">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2/1 (</w:t>
            </w:r>
            <w:r w:rsidRPr="002D50F6" w:rsidR="00EE6E84">
              <w:rPr>
                <w:rFonts w:ascii="Aptos" w:hAnsi="Aptos" w:cs="Arial"/>
                <w:kern w:val="2"/>
                <w:lang w:val="en-GB" w:eastAsia="en-US"/>
                <w14:ligatures w14:val="standardContextual"/>
              </w:rPr>
              <w:t>c</w:t>
            </w:r>
            <w:r w:rsidRPr="002D50F6">
              <w:rPr>
                <w:rFonts w:ascii="Aptos" w:hAnsi="Aptos" w:cs="Arial"/>
                <w:kern w:val="2"/>
                <w:lang w:val="en-GB" w:eastAsia="en-US"/>
                <w14:ligatures w14:val="standardContextual"/>
              </w:rPr>
              <w:t>) of the Electronic Commerce Law</w:t>
            </w:r>
          </w:p>
          <w:p w:rsidRPr="002D50F6" w:rsidR="004429DF" w:rsidP="00F662CA" w:rsidRDefault="00F662CA" w14:paraId="2E1D1D38" w14:textId="7849AC74">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4/1 (o) of the Regulation</w:t>
            </w:r>
          </w:p>
        </w:tc>
      </w:tr>
    </w:tbl>
    <w:p w:rsidRPr="002D50F6" w:rsidR="004429DF" w:rsidP="004429DF" w:rsidRDefault="004429DF" w14:paraId="6F75058C" w14:textId="77777777">
      <w:pPr>
        <w:spacing w:after="160" w:line="279" w:lineRule="auto"/>
        <w:jc w:val="left"/>
        <w:rPr>
          <w:rFonts w:ascii="Aptos" w:hAnsi="Aptos" w:eastAsia="MS Mincho" w:cs="Arial"/>
          <w:lang w:val="en-GB" w:eastAsia="ja-JP"/>
        </w:rPr>
      </w:pPr>
    </w:p>
    <w:p w:rsidRPr="002D50F6" w:rsidR="004429DF" w:rsidP="004429DF" w:rsidRDefault="004429DF" w14:paraId="7762ABEA" w14:textId="77777777">
      <w:pPr>
        <w:numPr>
          <w:ilvl w:val="2"/>
          <w:numId w:val="6"/>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How is email/electronic message defined?</w:t>
      </w:r>
    </w:p>
    <w:p w:rsidRPr="002D50F6" w:rsidR="00BA3EAD" w:rsidP="00BA3EAD" w:rsidRDefault="00BA3EAD" w14:paraId="66C5719C" w14:textId="77777777">
      <w:pPr>
        <w:spacing w:after="160" w:line="259" w:lineRule="auto"/>
        <w:contextualSpacing/>
        <w:jc w:val="left"/>
        <w:rPr>
          <w:rFonts w:ascii="Aptos" w:hAnsi="Aptos" w:eastAsia="Aptos" w:cs="Arial"/>
          <w:kern w:val="2"/>
          <w:lang w:eastAsia="en-US"/>
          <w14:ligatures w14:val="standardContextual"/>
        </w:rPr>
      </w:pPr>
    </w:p>
    <w:p w:rsidRPr="002D50F6" w:rsidR="00BA3EAD" w:rsidP="00BA3EAD" w:rsidRDefault="00BA3EAD" w14:paraId="1CEC47A4" w14:textId="02161128">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While not explicitly defined in the </w:t>
      </w:r>
      <w:r w:rsidRPr="002D50F6" w:rsidR="00107CED">
        <w:rPr>
          <w:rFonts w:ascii="Aptos" w:hAnsi="Aptos" w:eastAsia="Aptos" w:cs="Arial"/>
          <w:kern w:val="2"/>
          <w:lang w:eastAsia="en-US"/>
          <w14:ligatures w14:val="standardContextual"/>
        </w:rPr>
        <w:t>legislation</w:t>
      </w:r>
      <w:r w:rsidRPr="002D50F6">
        <w:rPr>
          <w:rFonts w:ascii="Aptos" w:hAnsi="Aptos" w:eastAsia="Aptos" w:cs="Arial"/>
          <w:kern w:val="2"/>
          <w:lang w:eastAsia="en-US"/>
          <w14:ligatures w14:val="standardContextual"/>
        </w:rPr>
        <w:t xml:space="preserve">, Article 2 of the Electronic Commerce Law defines commercial electronic messages as messages containing data, voice, or </w:t>
      </w:r>
      <w:r w:rsidRPr="002D50F6" w:rsidR="00107CED">
        <w:rPr>
          <w:rFonts w:ascii="Aptos" w:hAnsi="Aptos" w:eastAsia="Aptos" w:cs="Arial"/>
          <w:kern w:val="2"/>
          <w:lang w:eastAsia="en-US"/>
          <w14:ligatures w14:val="standardContextual"/>
        </w:rPr>
        <w:t>visual content</w:t>
      </w:r>
      <w:r w:rsidRPr="002D50F6">
        <w:rPr>
          <w:rFonts w:ascii="Aptos" w:hAnsi="Aptos" w:eastAsia="Aptos" w:cs="Arial"/>
          <w:kern w:val="2"/>
          <w:lang w:eastAsia="en-US"/>
          <w14:ligatures w14:val="standardContextual"/>
        </w:rPr>
        <w:t xml:space="preserve"> sent for commercial purposes </w:t>
      </w:r>
      <w:r w:rsidRPr="002D50F6" w:rsidR="00107CED">
        <w:rPr>
          <w:rFonts w:ascii="Aptos" w:hAnsi="Aptos" w:eastAsia="Aptos" w:cs="Arial"/>
          <w:kern w:val="2"/>
          <w:lang w:eastAsia="en-US"/>
          <w14:ligatures w14:val="standardContextual"/>
        </w:rPr>
        <w:t>through</w:t>
      </w:r>
      <w:r w:rsidRPr="002D50F6">
        <w:rPr>
          <w:rFonts w:ascii="Aptos" w:hAnsi="Aptos" w:eastAsia="Aptos" w:cs="Arial"/>
          <w:kern w:val="2"/>
          <w:lang w:eastAsia="en-US"/>
          <w14:ligatures w14:val="standardContextual"/>
        </w:rPr>
        <w:t xml:space="preserve"> electronic means. This includes </w:t>
      </w:r>
      <w:r w:rsidRPr="002D50F6" w:rsidR="00107CED">
        <w:rPr>
          <w:rFonts w:ascii="Aptos" w:hAnsi="Aptos" w:eastAsia="Aptos" w:cs="Arial"/>
          <w:kern w:val="2"/>
          <w:lang w:eastAsia="en-US"/>
          <w14:ligatures w14:val="standardContextual"/>
        </w:rPr>
        <w:t xml:space="preserve">communication channels </w:t>
      </w:r>
      <w:r w:rsidRPr="002D50F6">
        <w:rPr>
          <w:rFonts w:ascii="Aptos" w:hAnsi="Aptos" w:eastAsia="Aptos" w:cs="Arial"/>
          <w:kern w:val="2"/>
          <w:lang w:eastAsia="en-US"/>
          <w14:ligatures w14:val="standardContextual"/>
        </w:rPr>
        <w:t>such as telephone</w:t>
      </w:r>
      <w:r w:rsidRPr="002D50F6" w:rsidR="00107CED">
        <w:rPr>
          <w:rFonts w:ascii="Aptos" w:hAnsi="Aptos" w:eastAsia="Aptos" w:cs="Arial"/>
          <w:kern w:val="2"/>
          <w:lang w:eastAsia="en-US"/>
          <w14:ligatures w14:val="standardContextual"/>
        </w:rPr>
        <w:t xml:space="preserve"> calls</w:t>
      </w:r>
      <w:r w:rsidRPr="002D50F6">
        <w:rPr>
          <w:rFonts w:ascii="Aptos" w:hAnsi="Aptos" w:eastAsia="Aptos" w:cs="Arial"/>
          <w:kern w:val="2"/>
          <w:lang w:eastAsia="en-US"/>
          <w14:ligatures w14:val="standardContextual"/>
        </w:rPr>
        <w:t>, call centers, fax machines, autom</w:t>
      </w:r>
      <w:r w:rsidRPr="002D50F6" w:rsidR="00107CED">
        <w:rPr>
          <w:rFonts w:ascii="Aptos" w:hAnsi="Aptos" w:eastAsia="Aptos" w:cs="Arial"/>
          <w:kern w:val="2"/>
          <w:lang w:eastAsia="en-US"/>
          <w14:ligatures w14:val="standardContextual"/>
        </w:rPr>
        <w:t>ated</w:t>
      </w:r>
      <w:r w:rsidRPr="002D50F6">
        <w:rPr>
          <w:rFonts w:ascii="Aptos" w:hAnsi="Aptos" w:eastAsia="Aptos" w:cs="Arial"/>
          <w:kern w:val="2"/>
          <w:lang w:eastAsia="en-US"/>
          <w14:ligatures w14:val="standardContextual"/>
        </w:rPr>
        <w:t xml:space="preserve"> calling systems, </w:t>
      </w:r>
      <w:r w:rsidRPr="002D50F6" w:rsidR="00107CED">
        <w:rPr>
          <w:rFonts w:ascii="Aptos" w:hAnsi="Aptos" w:eastAsia="Aptos" w:cs="Arial"/>
          <w:kern w:val="2"/>
          <w:lang w:eastAsia="en-US"/>
          <w14:ligatures w14:val="standardContextual"/>
        </w:rPr>
        <w:t>intelligent</w:t>
      </w:r>
      <w:r w:rsidRPr="002D50F6">
        <w:rPr>
          <w:rFonts w:ascii="Aptos" w:hAnsi="Aptos" w:eastAsia="Aptos" w:cs="Arial"/>
          <w:kern w:val="2"/>
          <w:lang w:eastAsia="en-US"/>
          <w14:ligatures w14:val="standardContextual"/>
        </w:rPr>
        <w:t xml:space="preserve"> voice recording systems, electronic mail, and short message services</w:t>
      </w:r>
      <w:r w:rsidRPr="002D50F6" w:rsidR="00EE6E84">
        <w:rPr>
          <w:rFonts w:ascii="Aptos" w:hAnsi="Aptos" w:eastAsia="Aptos" w:cs="Arial"/>
          <w:kern w:val="2"/>
          <w:lang w:eastAsia="en-US"/>
          <w14:ligatures w14:val="standardContextual"/>
        </w:rPr>
        <w:t>.</w:t>
      </w:r>
    </w:p>
    <w:p w:rsidRPr="002D50F6" w:rsidR="00BA3EAD" w:rsidP="00BA3EAD" w:rsidRDefault="00BA3EAD" w14:paraId="13821D5C"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21650494" w14:textId="77777777">
        <w:tc>
          <w:tcPr>
            <w:tcW w:w="4508" w:type="dxa"/>
          </w:tcPr>
          <w:p w:rsidRPr="002D50F6" w:rsidR="004429DF" w:rsidP="004429DF" w:rsidRDefault="004429DF" w14:paraId="1F6A2B1E"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EE6E84" w:rsidP="00EE6E84" w:rsidRDefault="00EE6E84" w14:paraId="5DED2F6B"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2/1 (c) of the Electronic Commerce Law</w:t>
            </w:r>
          </w:p>
          <w:p w:rsidRPr="002D50F6" w:rsidR="004429DF" w:rsidP="00EE6E84" w:rsidRDefault="00EE6E84" w14:paraId="4704E228" w14:textId="6F40F58F">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4/1 (o) of the Regulation</w:t>
            </w:r>
          </w:p>
        </w:tc>
      </w:tr>
    </w:tbl>
    <w:p w:rsidRPr="002D50F6" w:rsidR="004429DF" w:rsidP="004429DF" w:rsidRDefault="004429DF" w14:paraId="3B6D78C2" w14:textId="77777777">
      <w:pPr>
        <w:spacing w:after="160" w:line="279" w:lineRule="auto"/>
        <w:jc w:val="left"/>
        <w:rPr>
          <w:rFonts w:ascii="Aptos" w:hAnsi="Aptos" w:eastAsia="MS Mincho" w:cs="Arial"/>
          <w:lang w:val="en-GB" w:eastAsia="ja-JP"/>
        </w:rPr>
      </w:pPr>
    </w:p>
    <w:p w:rsidRPr="002D50F6" w:rsidR="004429DF" w:rsidP="004429DF" w:rsidRDefault="004429DF" w14:paraId="71BE7FE4" w14:textId="77777777">
      <w:pPr>
        <w:numPr>
          <w:ilvl w:val="2"/>
          <w:numId w:val="6"/>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How is an automated call (or equivalent term such as robocall) defined?</w:t>
      </w:r>
    </w:p>
    <w:p w:rsidRPr="002D50F6" w:rsidR="00417E05" w:rsidP="00417E05" w:rsidRDefault="00417E05" w14:paraId="463E80E5" w14:textId="1F30AEF2">
      <w:pPr>
        <w:spacing w:after="160" w:line="259" w:lineRule="auto"/>
        <w:contextualSpacing/>
        <w:jc w:val="left"/>
        <w:rPr>
          <w:rFonts w:ascii="Aptos" w:hAnsi="Aptos" w:eastAsia="Aptos" w:cs="Arial"/>
          <w:kern w:val="2"/>
          <w:lang w:eastAsia="en-US"/>
          <w14:ligatures w14:val="standardContextual"/>
        </w:rPr>
      </w:pPr>
    </w:p>
    <w:p w:rsidRPr="002D50F6" w:rsidR="00417E05" w:rsidP="00417E05" w:rsidRDefault="00417E05" w14:paraId="5EC6116A" w14:textId="378314FF">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A</w:t>
      </w:r>
      <w:r w:rsidRPr="002D50F6" w:rsidR="00107CED">
        <w:rPr>
          <w:rFonts w:ascii="Aptos" w:hAnsi="Aptos" w:eastAsia="Aptos" w:cs="Arial"/>
          <w:kern w:val="2"/>
          <w:lang w:eastAsia="en-US"/>
          <w14:ligatures w14:val="standardContextual"/>
        </w:rPr>
        <w:t>n a</w:t>
      </w:r>
      <w:r w:rsidRPr="002D50F6">
        <w:rPr>
          <w:rFonts w:ascii="Aptos" w:hAnsi="Aptos" w:eastAsia="Aptos" w:cs="Arial"/>
          <w:kern w:val="2"/>
          <w:lang w:eastAsia="en-US"/>
          <w14:ligatures w14:val="standardContextual"/>
        </w:rPr>
        <w:t xml:space="preserve">utomated call is not expressly defined </w:t>
      </w:r>
      <w:r w:rsidRPr="002D50F6" w:rsidR="00107CED">
        <w:rPr>
          <w:rFonts w:ascii="Aptos" w:hAnsi="Aptos" w:eastAsia="Aptos" w:cs="Arial"/>
          <w:kern w:val="2"/>
          <w:lang w:eastAsia="en-US"/>
          <w14:ligatures w14:val="standardContextual"/>
        </w:rPr>
        <w:t>under the Turkish legislation</w:t>
      </w:r>
      <w:r w:rsidRPr="002D50F6">
        <w:rPr>
          <w:rFonts w:ascii="Aptos" w:hAnsi="Aptos" w:eastAsia="Aptos" w:cs="Arial"/>
          <w:kern w:val="2"/>
          <w:lang w:eastAsia="en-US"/>
          <w14:ligatures w14:val="standardContextual"/>
        </w:rPr>
        <w:t>. Rather</w:t>
      </w:r>
      <w:r w:rsidRPr="002D50F6" w:rsidR="00107CED">
        <w:rPr>
          <w:rFonts w:ascii="Aptos" w:hAnsi="Aptos" w:eastAsia="Aptos" w:cs="Arial"/>
          <w:kern w:val="2"/>
          <w:lang w:eastAsia="en-US"/>
          <w14:ligatures w14:val="standardContextual"/>
        </w:rPr>
        <w:t xml:space="preserve"> it is</w:t>
      </w:r>
      <w:r w:rsidRPr="002D50F6">
        <w:rPr>
          <w:rFonts w:ascii="Aptos" w:hAnsi="Aptos" w:eastAsia="Aptos" w:cs="Arial"/>
          <w:kern w:val="2"/>
          <w:lang w:eastAsia="en-US"/>
          <w14:ligatures w14:val="standardContextual"/>
        </w:rPr>
        <w:t xml:space="preserve"> simply recognized as </w:t>
      </w:r>
      <w:r w:rsidRPr="002D50F6" w:rsidR="00107CED">
        <w:rPr>
          <w:rFonts w:ascii="Aptos" w:hAnsi="Aptos" w:eastAsia="Aptos" w:cs="Arial"/>
          <w:kern w:val="2"/>
          <w:lang w:eastAsia="en-US"/>
          <w14:ligatures w14:val="standardContextual"/>
        </w:rPr>
        <w:t xml:space="preserve">a </w:t>
      </w:r>
      <w:r w:rsidRPr="002D50F6">
        <w:rPr>
          <w:rFonts w:ascii="Aptos" w:hAnsi="Aptos" w:eastAsia="Aptos" w:cs="Arial"/>
          <w:kern w:val="2"/>
          <w:lang w:eastAsia="en-US"/>
          <w14:ligatures w14:val="standardContextual"/>
        </w:rPr>
        <w:t>channel through which commercial electronic communications may be delivered.</w:t>
      </w:r>
    </w:p>
    <w:p w:rsidRPr="002D50F6" w:rsidR="00417E05" w:rsidP="00417E05" w:rsidRDefault="00417E05" w14:paraId="6AB3A600"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7E747D16" w14:textId="77777777">
        <w:tc>
          <w:tcPr>
            <w:tcW w:w="4508" w:type="dxa"/>
          </w:tcPr>
          <w:p w:rsidRPr="002D50F6" w:rsidR="004429DF" w:rsidP="004429DF" w:rsidRDefault="004429DF" w14:paraId="343D50BB"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EE6E84" w:rsidP="00EE6E84" w:rsidRDefault="00EE6E84" w14:paraId="37D890AF"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2/1 (c) of the Electronic Commerce Law</w:t>
            </w:r>
          </w:p>
          <w:p w:rsidRPr="002D50F6" w:rsidR="004429DF" w:rsidP="00EE6E84" w:rsidRDefault="00EE6E84" w14:paraId="2F4ED600" w14:textId="0A3366B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4/1 (o) of the Regulation</w:t>
            </w:r>
          </w:p>
        </w:tc>
      </w:tr>
    </w:tbl>
    <w:p w:rsidRPr="002D50F6" w:rsidR="004429DF" w:rsidP="004429DF" w:rsidRDefault="004429DF" w14:paraId="55EFB2F2" w14:textId="77777777">
      <w:pPr>
        <w:spacing w:after="160" w:line="279" w:lineRule="auto"/>
        <w:jc w:val="left"/>
        <w:rPr>
          <w:rFonts w:ascii="Aptos" w:hAnsi="Aptos" w:eastAsia="MS Mincho" w:cs="Arial"/>
          <w:lang w:val="en-GB" w:eastAsia="ja-JP"/>
        </w:rPr>
      </w:pPr>
    </w:p>
    <w:p w:rsidRPr="002D50F6" w:rsidR="004429DF" w:rsidP="004429DF" w:rsidRDefault="004429DF" w14:paraId="67B0D4CA" w14:textId="77777777">
      <w:pPr>
        <w:numPr>
          <w:ilvl w:val="2"/>
          <w:numId w:val="6"/>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How is an automated text (or equivalent term such as </w:t>
      </w:r>
      <w:proofErr w:type="spellStart"/>
      <w:r w:rsidRPr="002D50F6">
        <w:rPr>
          <w:rFonts w:ascii="Aptos" w:hAnsi="Aptos" w:eastAsia="Aptos" w:cs="Arial"/>
          <w:kern w:val="2"/>
          <w:lang w:eastAsia="en-US"/>
          <w14:ligatures w14:val="standardContextual"/>
        </w:rPr>
        <w:t>robotext</w:t>
      </w:r>
      <w:proofErr w:type="spellEnd"/>
      <w:r w:rsidRPr="002D50F6">
        <w:rPr>
          <w:rFonts w:ascii="Aptos" w:hAnsi="Aptos" w:eastAsia="Aptos" w:cs="Arial"/>
          <w:kern w:val="2"/>
          <w:lang w:eastAsia="en-US"/>
          <w14:ligatures w14:val="standardContextual"/>
        </w:rPr>
        <w:t>) defined?</w:t>
      </w:r>
    </w:p>
    <w:p w:rsidRPr="002D50F6" w:rsidR="00417E05" w:rsidP="00417E05" w:rsidRDefault="00417E05" w14:paraId="11883716" w14:textId="77777777">
      <w:pPr>
        <w:spacing w:after="160" w:line="259" w:lineRule="auto"/>
        <w:contextualSpacing/>
        <w:jc w:val="left"/>
        <w:rPr>
          <w:rFonts w:ascii="Aptos" w:hAnsi="Aptos" w:eastAsia="Aptos" w:cs="Arial"/>
          <w:kern w:val="2"/>
          <w:lang w:eastAsia="en-US"/>
          <w14:ligatures w14:val="standardContextual"/>
        </w:rPr>
      </w:pPr>
    </w:p>
    <w:p w:rsidRPr="002D50F6" w:rsidR="00417E05" w:rsidP="00417E05" w:rsidRDefault="00417E05" w14:paraId="2FB523FB" w14:textId="25DBCDDF">
      <w:pPr>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Automated text is not expressly </w:t>
      </w:r>
      <w:r w:rsidRPr="002D50F6" w:rsidR="00107CED">
        <w:rPr>
          <w:rFonts w:ascii="Aptos" w:hAnsi="Aptos" w:eastAsia="Aptos" w:cs="Arial"/>
          <w:kern w:val="2"/>
          <w:lang w:eastAsia="en-US"/>
          <w14:ligatures w14:val="standardContextual"/>
        </w:rPr>
        <w:t>defined under the Turkish legislation</w:t>
      </w:r>
      <w:r w:rsidRPr="002D50F6">
        <w:rPr>
          <w:rFonts w:ascii="Aptos" w:hAnsi="Aptos" w:eastAsia="Aptos" w:cs="Arial"/>
          <w:kern w:val="2"/>
          <w:lang w:eastAsia="en-US"/>
          <w14:ligatures w14:val="standardContextual"/>
        </w:rPr>
        <w:t xml:space="preserve">. Rather, </w:t>
      </w:r>
      <w:r w:rsidRPr="002D50F6" w:rsidR="00107CED">
        <w:rPr>
          <w:rFonts w:ascii="Aptos" w:hAnsi="Aptos" w:eastAsia="Aptos" w:cs="Arial"/>
          <w:kern w:val="2"/>
          <w:lang w:eastAsia="en-US"/>
          <w14:ligatures w14:val="standardContextual"/>
        </w:rPr>
        <w:t>it is</w:t>
      </w:r>
      <w:r w:rsidRPr="002D50F6">
        <w:rPr>
          <w:rFonts w:ascii="Aptos" w:hAnsi="Aptos" w:eastAsia="Aptos" w:cs="Arial"/>
          <w:kern w:val="2"/>
          <w:lang w:eastAsia="en-US"/>
          <w14:ligatures w14:val="standardContextual"/>
        </w:rPr>
        <w:t xml:space="preserve"> simply recognized as </w:t>
      </w:r>
      <w:r w:rsidRPr="002D50F6" w:rsidR="00107CED">
        <w:rPr>
          <w:rFonts w:ascii="Aptos" w:hAnsi="Aptos" w:eastAsia="Aptos" w:cs="Arial"/>
          <w:kern w:val="2"/>
          <w:lang w:eastAsia="en-US"/>
          <w14:ligatures w14:val="standardContextual"/>
        </w:rPr>
        <w:t>a channel t</w:t>
      </w:r>
      <w:r w:rsidRPr="002D50F6">
        <w:rPr>
          <w:rFonts w:ascii="Aptos" w:hAnsi="Aptos" w:eastAsia="Aptos" w:cs="Arial"/>
          <w:kern w:val="2"/>
          <w:lang w:eastAsia="en-US"/>
          <w14:ligatures w14:val="standardContextual"/>
        </w:rPr>
        <w:t>hrough which commercial electronic communications may be delivered.</w:t>
      </w:r>
    </w:p>
    <w:tbl>
      <w:tblPr>
        <w:tblStyle w:val="TableGrid1"/>
        <w:tblW w:w="0" w:type="auto"/>
        <w:tblLook w:val="04A0" w:firstRow="1" w:lastRow="0" w:firstColumn="1" w:lastColumn="0" w:noHBand="0" w:noVBand="1"/>
      </w:tblPr>
      <w:tblGrid>
        <w:gridCol w:w="4508"/>
        <w:gridCol w:w="4508"/>
      </w:tblGrid>
      <w:tr w:rsidRPr="002D50F6" w:rsidR="004429DF" w:rsidTr="00C1475B" w14:paraId="66A16DA6" w14:textId="77777777">
        <w:tc>
          <w:tcPr>
            <w:tcW w:w="4508" w:type="dxa"/>
          </w:tcPr>
          <w:p w:rsidRPr="002D50F6" w:rsidR="004429DF" w:rsidP="004429DF" w:rsidRDefault="004429DF" w14:paraId="05E03249"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EE6E84" w:rsidP="00EE6E84" w:rsidRDefault="00EE6E84" w14:paraId="7AC31049"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2/1 (c) of the Electronic Commerce Law</w:t>
            </w:r>
          </w:p>
          <w:p w:rsidRPr="002D50F6" w:rsidR="004429DF" w:rsidP="00EE6E84" w:rsidRDefault="00EE6E84" w14:paraId="04F5D963" w14:textId="2854C5AB">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4/1 (o) of the Regulation</w:t>
            </w:r>
          </w:p>
        </w:tc>
      </w:tr>
    </w:tbl>
    <w:p w:rsidRPr="002D50F6" w:rsidR="004429DF" w:rsidP="004429DF" w:rsidRDefault="004429DF" w14:paraId="59F86C78" w14:textId="77777777">
      <w:pPr>
        <w:spacing w:after="160" w:line="279" w:lineRule="auto"/>
        <w:jc w:val="left"/>
        <w:rPr>
          <w:rFonts w:ascii="Aptos" w:hAnsi="Aptos" w:eastAsia="MS Mincho" w:cs="Arial"/>
          <w:lang w:val="en-GB" w:eastAsia="ja-JP"/>
        </w:rPr>
      </w:pPr>
    </w:p>
    <w:p w:rsidRPr="002D50F6" w:rsidR="004429DF" w:rsidP="004429DF" w:rsidRDefault="004429DF" w14:paraId="2A661867" w14:textId="77777777">
      <w:pPr>
        <w:numPr>
          <w:ilvl w:val="2"/>
          <w:numId w:val="6"/>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How is unsolicited communication or spam defined? </w:t>
      </w:r>
      <w:r w:rsidRPr="002D50F6">
        <w:rPr>
          <w:rFonts w:ascii="Aptos" w:hAnsi="Aptos" w:eastAsia="Aptos" w:cs="Arial"/>
          <w:i/>
          <w:iCs/>
          <w:kern w:val="2"/>
          <w:lang w:eastAsia="en-US"/>
          <w14:ligatures w14:val="standardContextual"/>
        </w:rPr>
        <w:t xml:space="preserve">(Please include definitions from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laws, and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/mms marketing, as applicable)</w:t>
      </w:r>
    </w:p>
    <w:p w:rsidRPr="002D50F6" w:rsidR="00417E05" w:rsidP="00417E05" w:rsidRDefault="00417E05" w14:paraId="26969AF0" w14:textId="77777777">
      <w:pPr>
        <w:spacing w:after="160" w:line="259" w:lineRule="auto"/>
        <w:contextualSpacing/>
        <w:jc w:val="left"/>
        <w:rPr>
          <w:rFonts w:ascii="Aptos" w:hAnsi="Aptos" w:eastAsia="Aptos" w:cs="Arial"/>
          <w:i/>
          <w:iCs/>
          <w:kern w:val="2"/>
          <w:lang w:eastAsia="en-US"/>
          <w14:ligatures w14:val="standardContextual"/>
        </w:rPr>
      </w:pPr>
    </w:p>
    <w:p w:rsidRPr="002D50F6" w:rsidR="00417E05" w:rsidP="00417E05" w:rsidRDefault="00417E05" w14:paraId="669C95FD" w14:textId="59FAA2FF">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While spam is not specifically </w:t>
      </w:r>
      <w:r w:rsidRPr="002D50F6" w:rsidR="00107CED">
        <w:rPr>
          <w:rFonts w:ascii="Aptos" w:hAnsi="Aptos" w:eastAsia="Aptos" w:cs="Arial"/>
          <w:kern w:val="2"/>
          <w:lang w:eastAsia="en-US"/>
          <w14:ligatures w14:val="standardContextual"/>
        </w:rPr>
        <w:t>defined under the Turkish legislation</w:t>
      </w:r>
      <w:r w:rsidRPr="002D50F6">
        <w:rPr>
          <w:rFonts w:ascii="Aptos" w:hAnsi="Aptos" w:eastAsia="Aptos" w:cs="Arial"/>
          <w:kern w:val="2"/>
          <w:lang w:eastAsia="en-US"/>
          <w14:ligatures w14:val="standardContextual"/>
        </w:rPr>
        <w:t xml:space="preserve">, Article 12/2 of the Electronic Commerce Law </w:t>
      </w:r>
      <w:r w:rsidRPr="002D50F6" w:rsidR="00107CED">
        <w:rPr>
          <w:rFonts w:ascii="Aptos" w:hAnsi="Aptos" w:eastAsia="Aptos" w:cs="Arial"/>
          <w:kern w:val="2"/>
          <w:lang w:eastAsia="en-US"/>
          <w14:ligatures w14:val="standardContextual"/>
        </w:rPr>
        <w:t xml:space="preserve">provides </w:t>
      </w:r>
      <w:r w:rsidRPr="002D50F6">
        <w:rPr>
          <w:rFonts w:ascii="Aptos" w:hAnsi="Aptos" w:eastAsia="Aptos" w:cs="Arial"/>
          <w:kern w:val="2"/>
          <w:lang w:eastAsia="en-US"/>
          <w14:ligatures w14:val="standardContextual"/>
        </w:rPr>
        <w:t>that</w:t>
      </w:r>
      <w:r w:rsidRPr="002D50F6" w:rsidR="00107CED">
        <w:rPr>
          <w:rFonts w:ascii="Aptos" w:hAnsi="Aptos" w:eastAsia="Aptos" w:cs="Arial"/>
          <w:kern w:val="2"/>
          <w:lang w:eastAsia="en-US"/>
          <w14:ligatures w14:val="standardContextual"/>
        </w:rPr>
        <w:t>,</w:t>
      </w:r>
      <w:r w:rsidRPr="002D50F6">
        <w:rPr>
          <w:rFonts w:ascii="Aptos" w:hAnsi="Aptos" w:eastAsia="Aptos" w:cs="Arial"/>
          <w:kern w:val="2"/>
          <w:lang w:eastAsia="en-US"/>
          <w14:ligatures w14:val="standardContextual"/>
        </w:rPr>
        <w:t xml:space="preserve"> if a service provider sends commercial electronic messages to more than one </w:t>
      </w:r>
      <w:r w:rsidRPr="002D50F6" w:rsidR="00107CED">
        <w:rPr>
          <w:rFonts w:ascii="Aptos" w:hAnsi="Aptos" w:eastAsia="Aptos" w:cs="Arial"/>
          <w:kern w:val="2"/>
          <w:lang w:eastAsia="en-US"/>
          <w14:ligatures w14:val="standardContextual"/>
        </w:rPr>
        <w:t>recipient</w:t>
      </w:r>
      <w:r w:rsidRPr="002D50F6">
        <w:rPr>
          <w:rFonts w:ascii="Aptos" w:hAnsi="Aptos" w:eastAsia="Aptos" w:cs="Arial"/>
          <w:kern w:val="2"/>
          <w:lang w:eastAsia="en-US"/>
          <w14:ligatures w14:val="standardContextual"/>
        </w:rPr>
        <w:t xml:space="preserve"> at </w:t>
      </w:r>
      <w:r w:rsidRPr="002D50F6" w:rsidR="00107CED">
        <w:rPr>
          <w:rFonts w:ascii="Aptos" w:hAnsi="Aptos" w:eastAsia="Aptos" w:cs="Arial"/>
          <w:kern w:val="2"/>
          <w:lang w:eastAsia="en-US"/>
          <w14:ligatures w14:val="standardContextual"/>
        </w:rPr>
        <w:t>the</w:t>
      </w:r>
      <w:r w:rsidRPr="002D50F6">
        <w:rPr>
          <w:rFonts w:ascii="Aptos" w:hAnsi="Aptos" w:eastAsia="Aptos" w:cs="Arial"/>
          <w:kern w:val="2"/>
          <w:lang w:eastAsia="en-US"/>
          <w14:ligatures w14:val="standardContextual"/>
        </w:rPr>
        <w:t xml:space="preserve"> time without obtaining</w:t>
      </w:r>
      <w:r w:rsidRPr="002D50F6" w:rsidR="00107CED">
        <w:rPr>
          <w:rFonts w:ascii="Aptos" w:hAnsi="Aptos" w:eastAsia="Aptos" w:cs="Arial"/>
          <w:kern w:val="2"/>
          <w:lang w:eastAsia="en-US"/>
          <w14:ligatures w14:val="standardContextual"/>
        </w:rPr>
        <w:t xml:space="preserve"> the required</w:t>
      </w:r>
      <w:r w:rsidRPr="002D50F6">
        <w:rPr>
          <w:rFonts w:ascii="Aptos" w:hAnsi="Aptos" w:eastAsia="Aptos" w:cs="Arial"/>
          <w:kern w:val="2"/>
          <w:lang w:eastAsia="en-US"/>
          <w14:ligatures w14:val="standardContextual"/>
        </w:rPr>
        <w:t xml:space="preserve"> consent, </w:t>
      </w:r>
      <w:r w:rsidRPr="002D50F6" w:rsidR="00107CED">
        <w:rPr>
          <w:rFonts w:ascii="Aptos" w:hAnsi="Aptos" w:eastAsia="Aptos" w:cs="Arial"/>
          <w:kern w:val="2"/>
          <w:lang w:eastAsia="en-US"/>
          <w14:ligatures w14:val="standardContextual"/>
        </w:rPr>
        <w:t xml:space="preserve">the applicable </w:t>
      </w:r>
      <w:r w:rsidRPr="002D50F6">
        <w:rPr>
          <w:rFonts w:ascii="Aptos" w:hAnsi="Aptos" w:eastAsia="Aptos" w:cs="Arial"/>
          <w:kern w:val="2"/>
          <w:lang w:eastAsia="en-US"/>
          <w14:ligatures w14:val="standardContextual"/>
        </w:rPr>
        <w:t xml:space="preserve">administrative fine may be increased </w:t>
      </w:r>
      <w:r w:rsidRPr="002D50F6" w:rsidR="00107CED">
        <w:rPr>
          <w:rFonts w:ascii="Aptos" w:hAnsi="Aptos" w:eastAsia="Aptos" w:cs="Arial"/>
          <w:kern w:val="2"/>
          <w:lang w:eastAsia="en-US"/>
          <w14:ligatures w14:val="standardContextual"/>
        </w:rPr>
        <w:t xml:space="preserve">by </w:t>
      </w:r>
      <w:r w:rsidRPr="002D50F6">
        <w:rPr>
          <w:rFonts w:ascii="Aptos" w:hAnsi="Aptos" w:eastAsia="Aptos" w:cs="Arial"/>
          <w:kern w:val="2"/>
          <w:lang w:eastAsia="en-US"/>
          <w14:ligatures w14:val="standardContextual"/>
        </w:rPr>
        <w:t>up to tenfold.</w:t>
      </w:r>
    </w:p>
    <w:p w:rsidRPr="002D50F6" w:rsidR="00417E05" w:rsidP="00417E05" w:rsidRDefault="00417E05" w14:paraId="6A2F961A"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2D006DA0" w14:textId="77777777">
        <w:tc>
          <w:tcPr>
            <w:tcW w:w="4508" w:type="dxa"/>
          </w:tcPr>
          <w:p w:rsidRPr="002D50F6" w:rsidR="004429DF" w:rsidP="004429DF" w:rsidRDefault="004429DF" w14:paraId="29C2F4F8"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417E05" w14:paraId="373CA7DC" w14:textId="013DFAB6">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12 (2) of Electronic Commerce Law</w:t>
            </w:r>
          </w:p>
        </w:tc>
      </w:tr>
    </w:tbl>
    <w:p w:rsidRPr="002D50F6" w:rsidR="004429DF" w:rsidP="004429DF" w:rsidRDefault="004429DF" w14:paraId="047A70A4" w14:textId="77777777">
      <w:pPr>
        <w:spacing w:after="160" w:line="279" w:lineRule="auto"/>
        <w:jc w:val="left"/>
        <w:rPr>
          <w:rFonts w:ascii="Aptos" w:hAnsi="Aptos" w:eastAsia="MS Mincho" w:cs="Arial"/>
          <w:lang w:val="en-GB" w:eastAsia="ja-JP"/>
        </w:rPr>
      </w:pPr>
    </w:p>
    <w:p w:rsidRPr="002D50F6" w:rsidR="004429DF" w:rsidP="004429DF" w:rsidRDefault="004429DF" w14:paraId="683FEB10" w14:textId="77777777">
      <w:pPr>
        <w:numPr>
          <w:ilvl w:val="2"/>
          <w:numId w:val="6"/>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How is legitimate interest defined?</w:t>
      </w:r>
    </w:p>
    <w:p w:rsidRPr="002D50F6" w:rsidR="00417E05" w:rsidP="00417E05" w:rsidRDefault="00417E05" w14:paraId="23E831F5" w14:textId="77777777">
      <w:pPr>
        <w:spacing w:after="160" w:line="259" w:lineRule="auto"/>
        <w:contextualSpacing/>
        <w:jc w:val="left"/>
        <w:rPr>
          <w:rFonts w:ascii="Aptos" w:hAnsi="Aptos" w:eastAsia="Aptos" w:cs="Arial"/>
          <w:kern w:val="2"/>
          <w:lang w:eastAsia="en-US"/>
          <w14:ligatures w14:val="standardContextual"/>
        </w:rPr>
      </w:pPr>
    </w:p>
    <w:p w:rsidRPr="002D50F6" w:rsidR="00417E05" w:rsidP="00417E05" w:rsidRDefault="00417E05" w14:paraId="0E11C95D" w14:textId="36EB8AF5">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Legitimate interest is not expressly defined </w:t>
      </w:r>
      <w:r w:rsidRPr="002D50F6" w:rsidR="006A070B">
        <w:rPr>
          <w:rFonts w:ascii="Aptos" w:hAnsi="Aptos" w:eastAsia="Aptos" w:cs="Arial"/>
          <w:kern w:val="2"/>
          <w:lang w:eastAsia="en-US"/>
          <w14:ligatures w14:val="standardContextual"/>
        </w:rPr>
        <w:t>under the Data Protection</w:t>
      </w:r>
      <w:r w:rsidRPr="002D50F6">
        <w:rPr>
          <w:rFonts w:ascii="Aptos" w:hAnsi="Aptos" w:eastAsia="Aptos" w:cs="Arial"/>
          <w:kern w:val="2"/>
          <w:lang w:eastAsia="en-US"/>
          <w14:ligatures w14:val="standardContextual"/>
        </w:rPr>
        <w:t xml:space="preserve"> </w:t>
      </w:r>
      <w:r w:rsidRPr="002D50F6" w:rsidR="006A070B">
        <w:rPr>
          <w:rFonts w:ascii="Aptos" w:hAnsi="Aptos" w:eastAsia="Aptos" w:cs="Arial"/>
          <w:kern w:val="2"/>
          <w:lang w:eastAsia="en-US"/>
          <w14:ligatures w14:val="standardContextual"/>
        </w:rPr>
        <w:t>L</w:t>
      </w:r>
      <w:r w:rsidRPr="002D50F6">
        <w:rPr>
          <w:rFonts w:ascii="Aptos" w:hAnsi="Aptos" w:eastAsia="Aptos" w:cs="Arial"/>
          <w:kern w:val="2"/>
          <w:lang w:eastAsia="en-US"/>
          <w14:ligatures w14:val="standardContextual"/>
        </w:rPr>
        <w:t>aw. However, Article 5</w:t>
      </w:r>
      <w:r w:rsidRPr="002D50F6" w:rsidR="006A070B">
        <w:rPr>
          <w:rFonts w:ascii="Aptos" w:hAnsi="Aptos" w:eastAsia="Aptos" w:cs="Arial"/>
          <w:kern w:val="2"/>
          <w:lang w:eastAsia="en-US"/>
          <w14:ligatures w14:val="standardContextual"/>
        </w:rPr>
        <w:t>/</w:t>
      </w:r>
      <w:r w:rsidRPr="002D50F6">
        <w:rPr>
          <w:rFonts w:ascii="Aptos" w:hAnsi="Aptos" w:eastAsia="Aptos" w:cs="Arial"/>
          <w:kern w:val="2"/>
          <w:lang w:eastAsia="en-US"/>
          <w14:ligatures w14:val="standardContextual"/>
        </w:rPr>
        <w:t>2</w:t>
      </w:r>
      <w:r w:rsidRPr="002D50F6" w:rsidR="006A070B">
        <w:rPr>
          <w:rFonts w:ascii="Aptos" w:hAnsi="Aptos" w:eastAsia="Aptos" w:cs="Arial"/>
          <w:kern w:val="2"/>
          <w:lang w:eastAsia="en-US"/>
          <w14:ligatures w14:val="standardContextual"/>
        </w:rPr>
        <w:t xml:space="preserve"> </w:t>
      </w:r>
      <w:r w:rsidRPr="002D50F6">
        <w:rPr>
          <w:rFonts w:ascii="Aptos" w:hAnsi="Aptos" w:eastAsia="Aptos" w:cs="Arial"/>
          <w:kern w:val="2"/>
          <w:lang w:eastAsia="en-US"/>
          <w14:ligatures w14:val="standardContextual"/>
        </w:rPr>
        <w:t xml:space="preserve">(f) of </w:t>
      </w:r>
      <w:r w:rsidRPr="002D50F6" w:rsidR="006A070B">
        <w:rPr>
          <w:rFonts w:ascii="Aptos" w:hAnsi="Aptos" w:eastAsia="Aptos" w:cs="Arial"/>
          <w:kern w:val="2"/>
          <w:lang w:eastAsia="en-US"/>
          <w14:ligatures w14:val="standardContextual"/>
        </w:rPr>
        <w:t xml:space="preserve">the </w:t>
      </w:r>
      <w:r w:rsidRPr="002D50F6">
        <w:rPr>
          <w:rFonts w:ascii="Aptos" w:hAnsi="Aptos" w:eastAsia="Aptos" w:cs="Arial"/>
          <w:kern w:val="2"/>
          <w:lang w:eastAsia="en-US"/>
          <w14:ligatures w14:val="standardContextual"/>
        </w:rPr>
        <w:t>Data Protection Law permits the processing of personal data where such processing is necessary for the legitimate interests</w:t>
      </w:r>
      <w:r w:rsidRPr="002D50F6" w:rsidR="006A070B">
        <w:rPr>
          <w:rFonts w:ascii="Aptos" w:hAnsi="Aptos" w:eastAsia="Aptos" w:cs="Arial"/>
          <w:kern w:val="2"/>
          <w:lang w:eastAsia="en-US"/>
          <w14:ligatures w14:val="standardContextual"/>
        </w:rPr>
        <w:t xml:space="preserve"> of</w:t>
      </w:r>
      <w:r w:rsidRPr="002D50F6">
        <w:rPr>
          <w:rFonts w:ascii="Aptos" w:hAnsi="Aptos" w:eastAsia="Aptos" w:cs="Arial"/>
          <w:kern w:val="2"/>
          <w:lang w:eastAsia="en-US"/>
          <w14:ligatures w14:val="standardContextual"/>
        </w:rPr>
        <w:t xml:space="preserve"> the </w:t>
      </w:r>
      <w:r w:rsidRPr="002D50F6" w:rsidR="006A070B">
        <w:rPr>
          <w:rFonts w:ascii="Aptos" w:hAnsi="Aptos" w:eastAsia="Aptos" w:cs="Arial"/>
          <w:kern w:val="2"/>
          <w:lang w:eastAsia="en-US"/>
          <w14:ligatures w14:val="standardContextual"/>
        </w:rPr>
        <w:t xml:space="preserve">data </w:t>
      </w:r>
      <w:r w:rsidRPr="002D50F6">
        <w:rPr>
          <w:rFonts w:ascii="Aptos" w:hAnsi="Aptos" w:eastAsia="Aptos" w:cs="Arial"/>
          <w:kern w:val="2"/>
          <w:lang w:eastAsia="en-US"/>
          <w14:ligatures w14:val="standardContextual"/>
        </w:rPr>
        <w:t>controller, provided that it does not harm the fundamental rights and freedoms of the data subject.</w:t>
      </w:r>
    </w:p>
    <w:p w:rsidRPr="002D50F6" w:rsidR="00417E05" w:rsidP="00417E05" w:rsidRDefault="00417E05" w14:paraId="0B84607F"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1147DE82" w14:textId="77777777">
        <w:tc>
          <w:tcPr>
            <w:tcW w:w="4508" w:type="dxa"/>
          </w:tcPr>
          <w:p w:rsidRPr="002D50F6" w:rsidR="004429DF" w:rsidP="004429DF" w:rsidRDefault="004429DF" w14:paraId="7729BA72"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17E05" w:rsidP="004429DF" w:rsidRDefault="00417E05" w14:paraId="16E2AE5D" w14:textId="0DCE0C4E">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Article 5 (2) (f) of </w:t>
            </w:r>
            <w:r w:rsidRPr="002D50F6" w:rsidR="008D6BCB">
              <w:rPr>
                <w:rFonts w:ascii="Aptos" w:hAnsi="Aptos" w:cs="Arial"/>
                <w:kern w:val="2"/>
                <w:lang w:val="en-GB" w:eastAsia="en-US"/>
                <w14:ligatures w14:val="standardContextual"/>
              </w:rPr>
              <w:t xml:space="preserve">the </w:t>
            </w:r>
            <w:r w:rsidRPr="002D50F6">
              <w:rPr>
                <w:rFonts w:ascii="Aptos" w:hAnsi="Aptos" w:cs="Arial"/>
                <w:kern w:val="2"/>
                <w:lang w:val="en-GB" w:eastAsia="en-US"/>
                <w14:ligatures w14:val="standardContextual"/>
              </w:rPr>
              <w:t>Data Protection Law</w:t>
            </w:r>
          </w:p>
        </w:tc>
      </w:tr>
    </w:tbl>
    <w:p w:rsidRPr="002D50F6" w:rsidR="004429DF" w:rsidP="004429DF" w:rsidRDefault="004429DF" w14:paraId="0D2FE7F6" w14:textId="77777777">
      <w:pPr>
        <w:spacing w:after="160" w:line="279" w:lineRule="auto"/>
        <w:jc w:val="left"/>
        <w:rPr>
          <w:rFonts w:ascii="Aptos" w:hAnsi="Aptos" w:eastAsia="MS Mincho" w:cs="Arial"/>
          <w:lang w:val="en-GB" w:eastAsia="ja-JP"/>
        </w:rPr>
      </w:pPr>
    </w:p>
    <w:p w:rsidRPr="002D50F6" w:rsidR="004429DF" w:rsidP="004429DF" w:rsidRDefault="004429DF" w14:paraId="01E28DD4" w14:textId="77777777">
      <w:pPr>
        <w:numPr>
          <w:ilvl w:val="2"/>
          <w:numId w:val="6"/>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How is behavioral/personalized advertising defined?</w:t>
      </w:r>
    </w:p>
    <w:p w:rsidRPr="002D50F6" w:rsidR="00F73281" w:rsidP="00F73281" w:rsidRDefault="00F73281" w14:paraId="41C60BE7" w14:textId="77777777">
      <w:pPr>
        <w:spacing w:after="160" w:line="259" w:lineRule="auto"/>
        <w:contextualSpacing/>
        <w:jc w:val="left"/>
        <w:rPr>
          <w:rFonts w:ascii="Aptos" w:hAnsi="Aptos" w:eastAsia="Aptos" w:cs="Arial"/>
          <w:kern w:val="2"/>
          <w:lang w:eastAsia="en-US"/>
          <w14:ligatures w14:val="standardContextual"/>
        </w:rPr>
      </w:pPr>
    </w:p>
    <w:p w:rsidRPr="002D50F6" w:rsidR="00F73281" w:rsidP="00F73281" w:rsidRDefault="00F73281" w14:paraId="1503756C" w14:textId="567A246B">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Behavioral/personalized advertising is not expressly defined </w:t>
      </w:r>
      <w:r w:rsidRPr="002D50F6" w:rsidR="006A070B">
        <w:rPr>
          <w:rFonts w:ascii="Aptos" w:hAnsi="Aptos" w:eastAsia="Aptos" w:cs="Arial"/>
          <w:kern w:val="2"/>
          <w:lang w:eastAsia="en-US"/>
          <w14:ligatures w14:val="standardContextual"/>
        </w:rPr>
        <w:t>under Turkish legislation</w:t>
      </w:r>
      <w:r w:rsidRPr="002D50F6">
        <w:rPr>
          <w:rFonts w:ascii="Aptos" w:hAnsi="Aptos" w:eastAsia="Aptos" w:cs="Arial"/>
          <w:kern w:val="2"/>
          <w:lang w:eastAsia="en-US"/>
          <w14:ligatures w14:val="standardContextual"/>
        </w:rPr>
        <w:t xml:space="preserve">. </w:t>
      </w:r>
    </w:p>
    <w:p w:rsidRPr="002D50F6" w:rsidR="00F73281" w:rsidP="00F73281" w:rsidRDefault="00F73281" w14:paraId="4F5CDCC6"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1AEDAE7D" w14:textId="77777777">
        <w:tc>
          <w:tcPr>
            <w:tcW w:w="4508" w:type="dxa"/>
          </w:tcPr>
          <w:p w:rsidRPr="002D50F6" w:rsidR="004429DF" w:rsidP="004429DF" w:rsidRDefault="004429DF" w14:paraId="6B67C01A"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F73281" w14:paraId="0641873C" w14:textId="0EE5BA46">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2B4BB2E6" w14:textId="77777777">
      <w:pPr>
        <w:spacing w:after="160" w:line="279" w:lineRule="auto"/>
        <w:jc w:val="left"/>
        <w:rPr>
          <w:rFonts w:ascii="Aptos" w:hAnsi="Aptos" w:eastAsia="MS Mincho" w:cs="Arial"/>
          <w:lang w:val="en-GB" w:eastAsia="ja-JP"/>
        </w:rPr>
      </w:pPr>
    </w:p>
    <w:p w:rsidRPr="002D50F6" w:rsidR="004429DF" w:rsidP="004429DF" w:rsidRDefault="004429DF" w14:paraId="121AF1F5" w14:textId="77777777">
      <w:pPr>
        <w:numPr>
          <w:ilvl w:val="2"/>
          <w:numId w:val="6"/>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How is dark pattern defined?</w:t>
      </w:r>
    </w:p>
    <w:p w:rsidRPr="002D50F6" w:rsidR="00F73281" w:rsidP="00F73281" w:rsidRDefault="00F73281" w14:paraId="765EB099" w14:textId="77777777">
      <w:pPr>
        <w:spacing w:after="160" w:line="259" w:lineRule="auto"/>
        <w:contextualSpacing/>
        <w:jc w:val="left"/>
        <w:rPr>
          <w:rFonts w:ascii="Aptos" w:hAnsi="Aptos" w:eastAsia="Aptos" w:cs="Arial"/>
          <w:kern w:val="2"/>
          <w:lang w:eastAsia="en-US"/>
          <w14:ligatures w14:val="standardContextual"/>
        </w:rPr>
      </w:pPr>
    </w:p>
    <w:p w:rsidRPr="002D50F6" w:rsidR="00F73281" w:rsidP="00F73281" w:rsidRDefault="00F73281" w14:paraId="71F3B91D" w14:textId="5A74DAC4">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Dark pattern</w:t>
      </w:r>
      <w:r w:rsidRPr="002D50F6" w:rsidR="006A070B">
        <w:rPr>
          <w:rFonts w:ascii="Aptos" w:hAnsi="Aptos" w:eastAsia="Aptos" w:cs="Arial"/>
          <w:kern w:val="2"/>
          <w:lang w:eastAsia="en-US"/>
          <w14:ligatures w14:val="standardContextual"/>
        </w:rPr>
        <w:t xml:space="preserve"> is not expressly defined under Turkish legislation.</w:t>
      </w:r>
    </w:p>
    <w:p w:rsidRPr="002D50F6" w:rsidR="00F73281" w:rsidP="00F73281" w:rsidRDefault="00F73281" w14:paraId="261C1F24"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15CA9307" w14:textId="77777777">
        <w:tc>
          <w:tcPr>
            <w:tcW w:w="4508" w:type="dxa"/>
          </w:tcPr>
          <w:p w:rsidRPr="002D50F6" w:rsidR="004429DF" w:rsidP="004429DF" w:rsidRDefault="004429DF" w14:paraId="2EC0F3A9"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F73281" w14:paraId="3B5061F4" w14:textId="1FE37D6C">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17772EAA" w14:textId="77777777">
      <w:pPr>
        <w:spacing w:after="160" w:line="279" w:lineRule="auto"/>
        <w:jc w:val="left"/>
        <w:rPr>
          <w:rFonts w:ascii="Aptos" w:hAnsi="Aptos" w:eastAsia="MS Mincho" w:cs="Arial"/>
          <w:lang w:val="en-GB" w:eastAsia="ja-JP"/>
        </w:rPr>
      </w:pPr>
    </w:p>
    <w:p w:rsidRPr="002D50F6" w:rsidR="004429DF" w:rsidP="004429DF" w:rsidRDefault="004429DF" w14:paraId="5245EF4C" w14:textId="77777777">
      <w:pPr>
        <w:numPr>
          <w:ilvl w:val="2"/>
          <w:numId w:val="6"/>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How is a data broker defined?</w:t>
      </w:r>
    </w:p>
    <w:p w:rsidRPr="002D50F6" w:rsidR="000359F1" w:rsidP="000359F1" w:rsidRDefault="000359F1" w14:paraId="42FB5CA6" w14:textId="77777777">
      <w:pPr>
        <w:spacing w:after="160" w:line="259" w:lineRule="auto"/>
        <w:ind w:left="720"/>
        <w:contextualSpacing/>
        <w:jc w:val="left"/>
        <w:rPr>
          <w:rFonts w:ascii="Aptos" w:hAnsi="Aptos" w:eastAsia="Aptos" w:cs="Arial"/>
          <w:kern w:val="2"/>
          <w:lang w:eastAsia="en-US"/>
          <w14:ligatures w14:val="standardContextual"/>
        </w:rPr>
      </w:pPr>
    </w:p>
    <w:p w:rsidRPr="002D50F6" w:rsidR="00F73281" w:rsidP="00F73281" w:rsidRDefault="00F73281" w14:paraId="5F875249" w14:textId="5EF7BB05">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Data broker</w:t>
      </w:r>
      <w:r w:rsidRPr="002D50F6" w:rsidR="006A070B">
        <w:rPr>
          <w:rFonts w:ascii="Aptos" w:hAnsi="Aptos" w:eastAsia="Aptos" w:cs="Arial"/>
          <w:kern w:val="2"/>
          <w:lang w:eastAsia="en-US"/>
          <w14:ligatures w14:val="standardContextual"/>
        </w:rPr>
        <w:t xml:space="preserve"> is not expressly defined under Turkish legislation. </w:t>
      </w:r>
      <w:r w:rsidRPr="002D50F6">
        <w:rPr>
          <w:rFonts w:ascii="Aptos" w:hAnsi="Aptos" w:eastAsia="Aptos" w:cs="Arial"/>
          <w:kern w:val="2"/>
          <w:lang w:eastAsia="en-US"/>
          <w14:ligatures w14:val="standardContextual"/>
        </w:rPr>
        <w:t xml:space="preserve"> </w:t>
      </w:r>
    </w:p>
    <w:p w:rsidRPr="002D50F6" w:rsidR="00F73281" w:rsidP="00F73281" w:rsidRDefault="00F73281" w14:paraId="0E79B1F7"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3883FC6B" w14:textId="77777777">
        <w:trPr>
          <w:trHeight w:val="300"/>
        </w:trPr>
        <w:tc>
          <w:tcPr>
            <w:tcW w:w="4508" w:type="dxa"/>
          </w:tcPr>
          <w:p w:rsidRPr="002D50F6" w:rsidR="004429DF" w:rsidP="004429DF" w:rsidRDefault="004429DF" w14:paraId="5FFA11A5"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F73281" w14:paraId="1783DB62" w14:textId="6DAD0FBE">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3A776917" w14:textId="77777777">
      <w:pPr>
        <w:spacing w:after="160" w:line="279" w:lineRule="auto"/>
        <w:jc w:val="left"/>
        <w:rPr>
          <w:rFonts w:ascii="Aptos" w:hAnsi="Aptos" w:eastAsia="MS Mincho" w:cs="Arial"/>
          <w:lang w:val="en-GB" w:eastAsia="ja-JP"/>
        </w:rPr>
      </w:pPr>
    </w:p>
    <w:p w:rsidRPr="002D50F6" w:rsidR="004429DF" w:rsidP="004429DF" w:rsidRDefault="004429DF" w14:paraId="1207777E" w14:textId="77777777">
      <w:pPr>
        <w:numPr>
          <w:ilvl w:val="2"/>
          <w:numId w:val="6"/>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How is minor defined? </w:t>
      </w:r>
    </w:p>
    <w:p w:rsidRPr="002D50F6" w:rsidR="00F73281" w:rsidP="00F73281" w:rsidRDefault="00F73281" w14:paraId="542A05A9" w14:textId="77777777">
      <w:pPr>
        <w:spacing w:after="160" w:line="259" w:lineRule="auto"/>
        <w:contextualSpacing/>
        <w:jc w:val="left"/>
        <w:rPr>
          <w:rFonts w:ascii="Aptos" w:hAnsi="Aptos" w:eastAsia="Aptos" w:cs="Arial"/>
          <w:kern w:val="2"/>
          <w:lang w:eastAsia="en-US"/>
          <w14:ligatures w14:val="standardContextual"/>
        </w:rPr>
      </w:pPr>
    </w:p>
    <w:p w:rsidRPr="002D50F6" w:rsidR="00F73281" w:rsidP="00F73281" w:rsidRDefault="006A070B" w14:paraId="1CA77000" w14:textId="02B40C2E">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Neither t</w:t>
      </w:r>
      <w:r w:rsidRPr="002D50F6" w:rsidR="00F73281">
        <w:rPr>
          <w:rFonts w:ascii="Aptos" w:hAnsi="Aptos" w:eastAsia="Aptos" w:cs="Arial"/>
          <w:kern w:val="2"/>
          <w:lang w:eastAsia="en-US"/>
          <w14:ligatures w14:val="standardContextual"/>
        </w:rPr>
        <w:t xml:space="preserve">he Data Protection Law </w:t>
      </w:r>
      <w:r w:rsidRPr="002D50F6">
        <w:rPr>
          <w:rFonts w:ascii="Aptos" w:hAnsi="Aptos" w:eastAsia="Aptos" w:cs="Arial"/>
          <w:kern w:val="2"/>
          <w:lang w:eastAsia="en-US"/>
          <w14:ligatures w14:val="standardContextual"/>
        </w:rPr>
        <w:t>nor the</w:t>
      </w:r>
      <w:r w:rsidRPr="002D50F6" w:rsidR="00F73281">
        <w:rPr>
          <w:rFonts w:ascii="Aptos" w:hAnsi="Aptos" w:eastAsia="Aptos" w:cs="Arial"/>
          <w:kern w:val="2"/>
          <w:lang w:eastAsia="en-US"/>
          <w14:ligatures w14:val="standardContextual"/>
        </w:rPr>
        <w:t xml:space="preserve"> Electronic Commerce Law </w:t>
      </w:r>
      <w:r w:rsidRPr="002D50F6">
        <w:rPr>
          <w:rFonts w:ascii="Aptos" w:hAnsi="Aptos" w:eastAsia="Aptos" w:cs="Arial"/>
          <w:kern w:val="2"/>
          <w:lang w:eastAsia="en-US"/>
          <w14:ligatures w14:val="standardContextual"/>
        </w:rPr>
        <w:t>defines</w:t>
      </w:r>
      <w:r w:rsidRPr="002D50F6" w:rsidR="00F73281">
        <w:rPr>
          <w:rFonts w:ascii="Aptos" w:hAnsi="Aptos" w:eastAsia="Aptos" w:cs="Arial"/>
          <w:kern w:val="2"/>
          <w:lang w:eastAsia="en-US"/>
          <w14:ligatures w14:val="standardContextual"/>
        </w:rPr>
        <w:t xml:space="preserve"> the terms "child" or "minor", nor </w:t>
      </w:r>
      <w:r w:rsidRPr="002D50F6">
        <w:rPr>
          <w:rFonts w:ascii="Aptos" w:hAnsi="Aptos" w:eastAsia="Aptos" w:cs="Arial"/>
          <w:kern w:val="2"/>
          <w:lang w:eastAsia="en-US"/>
          <w14:ligatures w14:val="standardContextual"/>
        </w:rPr>
        <w:t>do they</w:t>
      </w:r>
      <w:r w:rsidRPr="002D50F6" w:rsidR="00F73281">
        <w:rPr>
          <w:rFonts w:ascii="Aptos" w:hAnsi="Aptos" w:eastAsia="Aptos" w:cs="Arial"/>
          <w:kern w:val="2"/>
          <w:lang w:eastAsia="en-US"/>
          <w14:ligatures w14:val="standardContextual"/>
        </w:rPr>
        <w:t xml:space="preserve"> establish a specific age threshold for the validity of a </w:t>
      </w:r>
      <w:r w:rsidRPr="002D50F6" w:rsidR="000359F1">
        <w:rPr>
          <w:rFonts w:ascii="Aptos" w:hAnsi="Aptos" w:eastAsia="Aptos" w:cs="Arial"/>
          <w:kern w:val="2"/>
          <w:lang w:eastAsia="en-US"/>
          <w14:ligatures w14:val="standardContextual"/>
        </w:rPr>
        <w:t>minor’s</w:t>
      </w:r>
      <w:r w:rsidRPr="002D50F6" w:rsidR="00F73281">
        <w:rPr>
          <w:rFonts w:ascii="Aptos" w:hAnsi="Aptos" w:eastAsia="Aptos" w:cs="Arial"/>
          <w:kern w:val="2"/>
          <w:lang w:eastAsia="en-US"/>
          <w14:ligatures w14:val="standardContextual"/>
        </w:rPr>
        <w:t xml:space="preserve"> consent.</w:t>
      </w:r>
    </w:p>
    <w:p w:rsidRPr="002D50F6" w:rsidR="00F73281" w:rsidP="00F73281" w:rsidRDefault="00F73281" w14:paraId="31AEAEA7"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3A01D29C" w14:textId="77777777">
        <w:tc>
          <w:tcPr>
            <w:tcW w:w="4508" w:type="dxa"/>
          </w:tcPr>
          <w:p w:rsidRPr="002D50F6" w:rsidR="004429DF" w:rsidP="004429DF" w:rsidRDefault="004429DF" w14:paraId="437FD1F9"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F73281" w14:paraId="19A715F3" w14:textId="56D2F996">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72F98183" w14:textId="77777777">
      <w:pPr>
        <w:spacing w:after="160" w:line="279" w:lineRule="auto"/>
        <w:jc w:val="left"/>
        <w:rPr>
          <w:rFonts w:ascii="Aptos" w:hAnsi="Aptos" w:eastAsia="MS Mincho" w:cs="Arial"/>
          <w:lang w:val="en-GB" w:eastAsia="ja-JP"/>
        </w:rPr>
      </w:pPr>
    </w:p>
    <w:p w:rsidRPr="002D50F6" w:rsidR="004429DF" w:rsidP="004429DF" w:rsidRDefault="004429DF" w14:paraId="68EA6C6F"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4. B2C</w:t>
      </w:r>
    </w:p>
    <w:p w:rsidRPr="002D50F6" w:rsidR="004429DF" w:rsidP="004429DF" w:rsidRDefault="004429DF" w14:paraId="044EC342"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 xml:space="preserve">4.1. Lawful processing </w:t>
      </w:r>
    </w:p>
    <w:p w:rsidRPr="002D50F6" w:rsidR="004429DF" w:rsidP="004429DF" w:rsidRDefault="004429DF" w14:paraId="5CA561CA" w14:textId="77777777">
      <w:pPr>
        <w:numPr>
          <w:ilvl w:val="2"/>
          <w:numId w:val="5"/>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What legal bases are available for </w:t>
      </w:r>
      <w:proofErr w:type="spellStart"/>
      <w:r w:rsidRPr="002D50F6">
        <w:rPr>
          <w:rFonts w:ascii="Aptos" w:hAnsi="Aptos" w:eastAsia="Aptos" w:cs="Arial"/>
          <w:kern w:val="2"/>
          <w:lang w:eastAsia="en-US"/>
          <w14:ligatures w14:val="standardContextual"/>
        </w:rPr>
        <w:t>emarketing</w:t>
      </w:r>
      <w:proofErr w:type="spellEnd"/>
      <w:r w:rsidRPr="002D50F6">
        <w:rPr>
          <w:rFonts w:ascii="Aptos" w:hAnsi="Aptos" w:eastAsia="Aptos" w:cs="Arial"/>
          <w:kern w:val="2"/>
          <w:lang w:eastAsia="en-US"/>
          <w14:ligatures w14:val="standardContextual"/>
        </w:rPr>
        <w:t xml:space="preserve">? </w:t>
      </w:r>
      <w:r w:rsidRPr="002D50F6">
        <w:rPr>
          <w:rFonts w:ascii="Aptos" w:hAnsi="Aptos" w:eastAsia="Aptos" w:cs="Arial"/>
          <w:i/>
          <w:iCs/>
          <w:kern w:val="2"/>
          <w:lang w:eastAsia="en-US"/>
          <w14:ligatures w14:val="standardContextual"/>
        </w:rPr>
        <w:t xml:space="preserve">Please specify consent, legitimate interest, etc. </w:t>
      </w:r>
    </w:p>
    <w:p w:rsidRPr="002D50F6" w:rsidR="00F73281" w:rsidP="00F73281" w:rsidRDefault="00F73281" w14:paraId="6397997D" w14:textId="77777777">
      <w:pPr>
        <w:spacing w:after="160" w:line="259" w:lineRule="auto"/>
        <w:contextualSpacing/>
        <w:jc w:val="left"/>
        <w:rPr>
          <w:rFonts w:ascii="Aptos" w:hAnsi="Aptos" w:eastAsia="Aptos" w:cs="Arial"/>
          <w:i/>
          <w:iCs/>
          <w:kern w:val="2"/>
          <w:lang w:eastAsia="en-US"/>
          <w14:ligatures w14:val="standardContextual"/>
        </w:rPr>
      </w:pPr>
    </w:p>
    <w:p w:rsidRPr="002D50F6" w:rsidR="00F73281" w:rsidP="00F73281" w:rsidRDefault="00F73281" w14:paraId="2AD9937B" w14:textId="550DA835">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The sending of </w:t>
      </w:r>
      <w:proofErr w:type="spellStart"/>
      <w:r w:rsidRPr="002D50F6" w:rsidR="00C81412">
        <w:rPr>
          <w:rFonts w:ascii="Aptos" w:hAnsi="Aptos" w:eastAsia="Aptos" w:cs="Arial"/>
          <w:kern w:val="2"/>
          <w:lang w:eastAsia="en-US"/>
          <w14:ligatures w14:val="standardContextual"/>
        </w:rPr>
        <w:t>emarketing</w:t>
      </w:r>
      <w:proofErr w:type="spellEnd"/>
      <w:r w:rsidRPr="002D50F6">
        <w:rPr>
          <w:rFonts w:ascii="Aptos" w:hAnsi="Aptos" w:eastAsia="Aptos" w:cs="Arial"/>
          <w:kern w:val="2"/>
          <w:lang w:eastAsia="en-US"/>
          <w14:ligatures w14:val="standardContextual"/>
        </w:rPr>
        <w:t xml:space="preserve"> </w:t>
      </w:r>
      <w:r w:rsidRPr="002D50F6" w:rsidR="00C81412">
        <w:rPr>
          <w:rFonts w:ascii="Aptos" w:hAnsi="Aptos" w:eastAsia="Aptos" w:cs="Arial"/>
          <w:kern w:val="2"/>
          <w:lang w:eastAsia="en-US"/>
          <w14:ligatures w14:val="standardContextual"/>
        </w:rPr>
        <w:t xml:space="preserve">messages </w:t>
      </w:r>
      <w:r w:rsidRPr="002D50F6">
        <w:rPr>
          <w:rFonts w:ascii="Aptos" w:hAnsi="Aptos" w:eastAsia="Aptos" w:cs="Arial"/>
          <w:kern w:val="2"/>
          <w:lang w:eastAsia="en-US"/>
          <w14:ligatures w14:val="standardContextual"/>
        </w:rPr>
        <w:t xml:space="preserve">requires </w:t>
      </w:r>
      <w:r w:rsidRPr="002D50F6" w:rsidR="00C81412">
        <w:rPr>
          <w:rFonts w:ascii="Aptos" w:hAnsi="Aptos" w:eastAsia="Aptos" w:cs="Arial"/>
          <w:kern w:val="2"/>
          <w:lang w:eastAsia="en-US"/>
          <w14:ligatures w14:val="standardContextual"/>
        </w:rPr>
        <w:t xml:space="preserve">the recipient’s </w:t>
      </w:r>
      <w:r w:rsidRPr="002D50F6">
        <w:rPr>
          <w:rFonts w:ascii="Aptos" w:hAnsi="Aptos" w:eastAsia="Aptos" w:cs="Arial"/>
          <w:kern w:val="2"/>
          <w:lang w:eastAsia="en-US"/>
          <w14:ligatures w14:val="standardContextual"/>
        </w:rPr>
        <w:t xml:space="preserve">prior </w:t>
      </w:r>
      <w:r w:rsidRPr="002D50F6" w:rsidR="00C81412">
        <w:rPr>
          <w:rFonts w:ascii="Aptos" w:hAnsi="Aptos" w:eastAsia="Aptos" w:cs="Arial"/>
          <w:kern w:val="2"/>
          <w:lang w:eastAsia="en-US"/>
          <w14:ligatures w14:val="standardContextual"/>
        </w:rPr>
        <w:t>consent</w:t>
      </w:r>
      <w:r w:rsidRPr="002D50F6">
        <w:rPr>
          <w:rFonts w:ascii="Aptos" w:hAnsi="Aptos" w:eastAsia="Aptos" w:cs="Arial"/>
          <w:kern w:val="2"/>
          <w:lang w:eastAsia="en-US"/>
          <w14:ligatures w14:val="standardContextual"/>
        </w:rPr>
        <w:t>, as mandated by Article 6 of the Electronic Commerce Law. Consent may be obtained in writing, through any electronic communication tool, or via the M</w:t>
      </w:r>
      <w:r w:rsidRPr="002D50F6" w:rsidR="00C81412">
        <w:rPr>
          <w:rFonts w:ascii="Aptos" w:hAnsi="Aptos" w:eastAsia="Aptos" w:cs="Arial"/>
          <w:kern w:val="2"/>
          <w:lang w:eastAsia="en-US"/>
          <w14:ligatures w14:val="standardContextual"/>
        </w:rPr>
        <w:t>essage Management System (MMS)</w:t>
      </w:r>
      <w:r w:rsidRPr="002D50F6">
        <w:rPr>
          <w:rFonts w:ascii="Aptos" w:hAnsi="Aptos" w:eastAsia="Aptos" w:cs="Arial"/>
          <w:kern w:val="2"/>
          <w:lang w:eastAsia="en-US"/>
          <w14:ligatures w14:val="standardContextual"/>
        </w:rPr>
        <w:t xml:space="preserve">. Recipients must actively provide their consent to receive such messages; opt-out </w:t>
      </w:r>
      <w:r w:rsidRPr="002D50F6" w:rsidR="00C81412">
        <w:rPr>
          <w:rFonts w:ascii="Aptos" w:hAnsi="Aptos" w:eastAsia="Aptos" w:cs="Arial"/>
          <w:kern w:val="2"/>
          <w:lang w:eastAsia="en-US"/>
          <w14:ligatures w14:val="standardContextual"/>
        </w:rPr>
        <w:t>mechanisms</w:t>
      </w:r>
      <w:r w:rsidRPr="002D50F6">
        <w:rPr>
          <w:rFonts w:ascii="Aptos" w:hAnsi="Aptos" w:eastAsia="Aptos" w:cs="Arial"/>
          <w:kern w:val="2"/>
          <w:lang w:eastAsia="en-US"/>
          <w14:ligatures w14:val="standardContextual"/>
        </w:rPr>
        <w:t xml:space="preserve"> are prohibited under Article 7/8 of the Regulation.</w:t>
      </w:r>
    </w:p>
    <w:p w:rsidRPr="002D50F6" w:rsidR="00F73281" w:rsidP="00F73281" w:rsidRDefault="00F73281" w14:paraId="5C707F24" w14:textId="77777777">
      <w:pPr>
        <w:spacing w:after="160" w:line="259" w:lineRule="auto"/>
        <w:contextualSpacing/>
        <w:rPr>
          <w:rFonts w:ascii="Aptos" w:hAnsi="Aptos" w:eastAsia="Aptos" w:cs="Arial"/>
          <w:kern w:val="2"/>
          <w:lang w:eastAsia="en-US"/>
          <w14:ligatures w14:val="standardContextual"/>
        </w:rPr>
      </w:pPr>
    </w:p>
    <w:p w:rsidRPr="002D50F6" w:rsidR="00F73281" w:rsidP="00F73281" w:rsidRDefault="00C81412" w14:paraId="77FB9273" w14:textId="1C8C47EA">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Under</w:t>
      </w:r>
      <w:r w:rsidRPr="002D50F6" w:rsidR="00F73281">
        <w:rPr>
          <w:rFonts w:ascii="Aptos" w:hAnsi="Aptos" w:eastAsia="Aptos" w:cs="Arial"/>
          <w:kern w:val="2"/>
          <w:lang w:eastAsia="en-US"/>
          <w14:ligatures w14:val="standardContextual"/>
        </w:rPr>
        <w:t xml:space="preserve"> the Regulation, service providers must register with the MMS to send </w:t>
      </w:r>
      <w:proofErr w:type="spellStart"/>
      <w:r w:rsidRPr="002D50F6">
        <w:rPr>
          <w:rFonts w:ascii="Aptos" w:hAnsi="Aptos" w:eastAsia="Aptos" w:cs="Arial"/>
          <w:kern w:val="2"/>
          <w:lang w:eastAsia="en-US"/>
          <w14:ligatures w14:val="standardContextual"/>
        </w:rPr>
        <w:t>emarketing</w:t>
      </w:r>
      <w:proofErr w:type="spellEnd"/>
      <w:r w:rsidRPr="002D50F6">
        <w:rPr>
          <w:rFonts w:ascii="Aptos" w:hAnsi="Aptos" w:eastAsia="Aptos" w:cs="Arial"/>
          <w:kern w:val="2"/>
          <w:lang w:eastAsia="en-US"/>
          <w14:ligatures w14:val="standardContextual"/>
        </w:rPr>
        <w:t xml:space="preserve"> messages</w:t>
      </w:r>
      <w:r w:rsidRPr="002D50F6" w:rsidR="00F73281">
        <w:rPr>
          <w:rFonts w:ascii="Aptos" w:hAnsi="Aptos" w:eastAsia="Aptos" w:cs="Arial"/>
          <w:kern w:val="2"/>
          <w:lang w:eastAsia="en-US"/>
          <w14:ligatures w14:val="standardContextual"/>
        </w:rPr>
        <w:t xml:space="preserve">. The MMS is a centralized platform </w:t>
      </w:r>
      <w:r w:rsidRPr="002D50F6">
        <w:rPr>
          <w:rFonts w:ascii="Aptos" w:hAnsi="Aptos" w:eastAsia="Aptos" w:cs="Arial"/>
          <w:kern w:val="2"/>
          <w:lang w:eastAsia="en-US"/>
          <w14:ligatures w14:val="standardContextual"/>
        </w:rPr>
        <w:t>on which</w:t>
      </w:r>
      <w:r w:rsidRPr="002D50F6" w:rsidR="00F73281">
        <w:rPr>
          <w:rFonts w:ascii="Aptos" w:hAnsi="Aptos" w:eastAsia="Aptos" w:cs="Arial"/>
          <w:kern w:val="2"/>
          <w:lang w:eastAsia="en-US"/>
          <w14:ligatures w14:val="standardContextual"/>
        </w:rPr>
        <w:t xml:space="preserve"> service providers record commercial electronic message </w:t>
      </w:r>
      <w:r w:rsidRPr="002D50F6">
        <w:rPr>
          <w:rFonts w:ascii="Aptos" w:hAnsi="Aptos" w:eastAsia="Aptos" w:cs="Arial"/>
          <w:kern w:val="2"/>
          <w:lang w:eastAsia="en-US"/>
          <w14:ligatures w14:val="standardContextual"/>
        </w:rPr>
        <w:t xml:space="preserve">consents, including </w:t>
      </w:r>
      <w:r w:rsidRPr="002D50F6" w:rsidR="00F73281">
        <w:rPr>
          <w:rFonts w:ascii="Aptos" w:hAnsi="Aptos" w:eastAsia="Aptos" w:cs="Arial"/>
          <w:kern w:val="2"/>
          <w:lang w:eastAsia="en-US"/>
          <w14:ligatures w14:val="standardContextual"/>
        </w:rPr>
        <w:t xml:space="preserve">when, where, through which channel, and </w:t>
      </w:r>
      <w:r w:rsidRPr="002D50F6">
        <w:rPr>
          <w:rFonts w:ascii="Aptos" w:hAnsi="Aptos" w:eastAsia="Aptos" w:cs="Arial"/>
          <w:kern w:val="2"/>
          <w:lang w:eastAsia="en-US"/>
          <w14:ligatures w14:val="standardContextual"/>
        </w:rPr>
        <w:t>to</w:t>
      </w:r>
      <w:r w:rsidRPr="002D50F6" w:rsidR="00F73281">
        <w:rPr>
          <w:rFonts w:ascii="Aptos" w:hAnsi="Aptos" w:eastAsia="Aptos" w:cs="Arial"/>
          <w:kern w:val="2"/>
          <w:lang w:eastAsia="en-US"/>
          <w14:ligatures w14:val="standardContextual"/>
        </w:rPr>
        <w:t xml:space="preserve"> which service provider or brand consent</w:t>
      </w:r>
      <w:r w:rsidRPr="002D50F6">
        <w:rPr>
          <w:rFonts w:ascii="Aptos" w:hAnsi="Aptos" w:eastAsia="Aptos" w:cs="Arial"/>
          <w:kern w:val="2"/>
          <w:lang w:eastAsia="en-US"/>
          <w14:ligatures w14:val="standardContextual"/>
        </w:rPr>
        <w:t xml:space="preserve"> was given</w:t>
      </w:r>
      <w:r w:rsidRPr="002D50F6" w:rsidR="00F73281">
        <w:rPr>
          <w:rFonts w:ascii="Aptos" w:hAnsi="Aptos" w:eastAsia="Aptos" w:cs="Arial"/>
          <w:kern w:val="2"/>
          <w:lang w:eastAsia="en-US"/>
          <w14:ligatures w14:val="standardContextual"/>
        </w:rPr>
        <w:t xml:space="preserve">. They </w:t>
      </w:r>
      <w:r w:rsidRPr="002D50F6">
        <w:rPr>
          <w:rFonts w:ascii="Aptos" w:hAnsi="Aptos" w:eastAsia="Aptos" w:cs="Arial"/>
          <w:kern w:val="2"/>
          <w:lang w:eastAsia="en-US"/>
          <w14:ligatures w14:val="standardContextual"/>
        </w:rPr>
        <w:t>may</w:t>
      </w:r>
      <w:r w:rsidRPr="002D50F6" w:rsidR="00F73281">
        <w:rPr>
          <w:rFonts w:ascii="Aptos" w:hAnsi="Aptos" w:eastAsia="Aptos" w:cs="Arial"/>
          <w:kern w:val="2"/>
          <w:lang w:eastAsia="en-US"/>
          <w14:ligatures w14:val="standardContextual"/>
        </w:rPr>
        <w:t xml:space="preserve"> also manage or </w:t>
      </w:r>
      <w:r w:rsidRPr="002D50F6">
        <w:rPr>
          <w:rFonts w:ascii="Aptos" w:hAnsi="Aptos" w:eastAsia="Aptos" w:cs="Arial"/>
          <w:kern w:val="2"/>
          <w:lang w:eastAsia="en-US"/>
          <w14:ligatures w14:val="standardContextual"/>
        </w:rPr>
        <w:t>withdraw</w:t>
      </w:r>
      <w:r w:rsidRPr="002D50F6" w:rsidR="00F73281">
        <w:rPr>
          <w:rFonts w:ascii="Aptos" w:hAnsi="Aptos" w:eastAsia="Aptos" w:cs="Arial"/>
          <w:kern w:val="2"/>
          <w:lang w:eastAsia="en-US"/>
          <w14:ligatures w14:val="standardContextual"/>
        </w:rPr>
        <w:t xml:space="preserve"> their </w:t>
      </w:r>
      <w:r w:rsidRPr="002D50F6">
        <w:rPr>
          <w:rFonts w:ascii="Aptos" w:hAnsi="Aptos" w:eastAsia="Aptos" w:cs="Arial"/>
          <w:kern w:val="2"/>
          <w:lang w:eastAsia="en-US"/>
          <w14:ligatures w14:val="standardContextual"/>
        </w:rPr>
        <w:t>consents</w:t>
      </w:r>
      <w:r w:rsidRPr="002D50F6" w:rsidR="00F73281">
        <w:rPr>
          <w:rFonts w:ascii="Aptos" w:hAnsi="Aptos" w:eastAsia="Aptos" w:cs="Arial"/>
          <w:kern w:val="2"/>
          <w:lang w:eastAsia="en-US"/>
          <w14:ligatures w14:val="standardContextual"/>
        </w:rPr>
        <w:t xml:space="preserve"> for each </w:t>
      </w:r>
      <w:r w:rsidRPr="002D50F6">
        <w:rPr>
          <w:rFonts w:ascii="Aptos" w:hAnsi="Aptos" w:eastAsia="Aptos" w:cs="Arial"/>
          <w:kern w:val="2"/>
          <w:lang w:eastAsia="en-US"/>
          <w14:ligatures w14:val="standardContextual"/>
        </w:rPr>
        <w:t xml:space="preserve">communication </w:t>
      </w:r>
      <w:r w:rsidRPr="002D50F6" w:rsidR="00F73281">
        <w:rPr>
          <w:rFonts w:ascii="Aptos" w:hAnsi="Aptos" w:eastAsia="Aptos" w:cs="Arial"/>
          <w:kern w:val="2"/>
          <w:lang w:eastAsia="en-US"/>
          <w14:ligatures w14:val="standardContextual"/>
        </w:rPr>
        <w:t>channel (call</w:t>
      </w:r>
      <w:r w:rsidRPr="002D50F6">
        <w:rPr>
          <w:rFonts w:ascii="Aptos" w:hAnsi="Aptos" w:eastAsia="Aptos" w:cs="Arial"/>
          <w:kern w:val="2"/>
          <w:lang w:eastAsia="en-US"/>
          <w14:ligatures w14:val="standardContextual"/>
        </w:rPr>
        <w:t>s</w:t>
      </w:r>
      <w:r w:rsidRPr="002D50F6" w:rsidR="00F73281">
        <w:rPr>
          <w:rFonts w:ascii="Aptos" w:hAnsi="Aptos" w:eastAsia="Aptos" w:cs="Arial"/>
          <w:kern w:val="2"/>
          <w:lang w:eastAsia="en-US"/>
          <w14:ligatures w14:val="standardContextual"/>
        </w:rPr>
        <w:t>, message</w:t>
      </w:r>
      <w:r w:rsidRPr="002D50F6">
        <w:rPr>
          <w:rFonts w:ascii="Aptos" w:hAnsi="Aptos" w:eastAsia="Aptos" w:cs="Arial"/>
          <w:kern w:val="2"/>
          <w:lang w:eastAsia="en-US"/>
          <w14:ligatures w14:val="standardContextual"/>
        </w:rPr>
        <w:t>s</w:t>
      </w:r>
      <w:r w:rsidRPr="002D50F6" w:rsidR="00F73281">
        <w:rPr>
          <w:rFonts w:ascii="Aptos" w:hAnsi="Aptos" w:eastAsia="Aptos" w:cs="Arial"/>
          <w:kern w:val="2"/>
          <w:lang w:eastAsia="en-US"/>
          <w14:ligatures w14:val="standardContextual"/>
        </w:rPr>
        <w:t>, and email</w:t>
      </w:r>
      <w:r w:rsidRPr="002D50F6">
        <w:rPr>
          <w:rFonts w:ascii="Aptos" w:hAnsi="Aptos" w:eastAsia="Aptos" w:cs="Arial"/>
          <w:kern w:val="2"/>
          <w:lang w:eastAsia="en-US"/>
          <w14:ligatures w14:val="standardContextual"/>
        </w:rPr>
        <w:t>s</w:t>
      </w:r>
      <w:r w:rsidRPr="002D50F6" w:rsidR="00F73281">
        <w:rPr>
          <w:rFonts w:ascii="Aptos" w:hAnsi="Aptos" w:eastAsia="Aptos" w:cs="Arial"/>
          <w:kern w:val="2"/>
          <w:lang w:eastAsia="en-US"/>
          <w14:ligatures w14:val="standardContextual"/>
        </w:rPr>
        <w:t xml:space="preserve">) </w:t>
      </w:r>
      <w:r w:rsidRPr="002D50F6">
        <w:rPr>
          <w:rFonts w:ascii="Aptos" w:hAnsi="Aptos" w:eastAsia="Aptos" w:cs="Arial"/>
          <w:kern w:val="2"/>
          <w:lang w:eastAsia="en-US"/>
          <w14:ligatures w14:val="standardContextual"/>
        </w:rPr>
        <w:t>through</w:t>
      </w:r>
      <w:r w:rsidRPr="002D50F6" w:rsidR="00F73281">
        <w:rPr>
          <w:rFonts w:ascii="Aptos" w:hAnsi="Aptos" w:eastAsia="Aptos" w:cs="Arial"/>
          <w:kern w:val="2"/>
          <w:lang w:eastAsia="en-US"/>
          <w14:ligatures w14:val="standardContextual"/>
        </w:rPr>
        <w:t xml:space="preserve"> the MMS. All consents must be transferred to the MMS within three days of being obtained </w:t>
      </w:r>
      <w:r w:rsidRPr="002D50F6">
        <w:rPr>
          <w:rFonts w:ascii="Aptos" w:hAnsi="Aptos" w:eastAsia="Aptos" w:cs="Arial"/>
          <w:kern w:val="2"/>
          <w:lang w:eastAsia="en-US"/>
          <w14:ligatures w14:val="standardContextual"/>
        </w:rPr>
        <w:t>otherwise they</w:t>
      </w:r>
      <w:r w:rsidRPr="002D50F6" w:rsidR="00F73281">
        <w:rPr>
          <w:rFonts w:ascii="Aptos" w:hAnsi="Aptos" w:eastAsia="Aptos" w:cs="Arial"/>
          <w:kern w:val="2"/>
          <w:lang w:eastAsia="en-US"/>
          <w14:ligatures w14:val="standardContextual"/>
        </w:rPr>
        <w:t xml:space="preserve"> are deemed invalid </w:t>
      </w:r>
      <w:r w:rsidRPr="002D50F6">
        <w:rPr>
          <w:rFonts w:ascii="Aptos" w:hAnsi="Aptos" w:eastAsia="Aptos" w:cs="Arial"/>
          <w:kern w:val="2"/>
          <w:lang w:eastAsia="en-US"/>
          <w14:ligatures w14:val="standardContextual"/>
        </w:rPr>
        <w:t>pursuant to</w:t>
      </w:r>
      <w:r w:rsidRPr="002D50F6" w:rsidR="00F73281">
        <w:rPr>
          <w:rFonts w:ascii="Aptos" w:hAnsi="Aptos" w:eastAsia="Aptos" w:cs="Arial"/>
          <w:kern w:val="2"/>
          <w:lang w:eastAsia="en-US"/>
          <w14:ligatures w14:val="standardContextual"/>
        </w:rPr>
        <w:t xml:space="preserve"> Article 7/12 of the Regulation.</w:t>
      </w:r>
    </w:p>
    <w:p w:rsidRPr="002D50F6" w:rsidR="00F73281" w:rsidP="00F73281" w:rsidRDefault="00F73281" w14:paraId="7C24A920" w14:textId="77777777">
      <w:pPr>
        <w:spacing w:after="160" w:line="259" w:lineRule="auto"/>
        <w:contextualSpacing/>
        <w:rPr>
          <w:rFonts w:ascii="Aptos" w:hAnsi="Aptos" w:eastAsia="Aptos" w:cs="Arial"/>
          <w:kern w:val="2"/>
          <w:lang w:eastAsia="en-US"/>
          <w14:ligatures w14:val="standardContextual"/>
        </w:rPr>
      </w:pPr>
    </w:p>
    <w:p w:rsidRPr="002D50F6" w:rsidR="00F73281" w:rsidP="00F73281" w:rsidRDefault="00F73281" w14:paraId="092E2B89" w14:textId="602F1F7B">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Additionally, service providers are required to </w:t>
      </w:r>
      <w:r w:rsidRPr="002D50F6" w:rsidR="00C81412">
        <w:rPr>
          <w:rFonts w:ascii="Aptos" w:hAnsi="Aptos" w:eastAsia="Aptos" w:cs="Arial"/>
          <w:kern w:val="2"/>
          <w:lang w:eastAsia="en-US"/>
          <w14:ligatures w14:val="standardContextual"/>
        </w:rPr>
        <w:t>verify</w:t>
      </w:r>
      <w:r w:rsidRPr="002D50F6">
        <w:rPr>
          <w:rFonts w:ascii="Aptos" w:hAnsi="Aptos" w:eastAsia="Aptos" w:cs="Arial"/>
          <w:kern w:val="2"/>
          <w:lang w:eastAsia="en-US"/>
          <w14:ligatures w14:val="standardContextual"/>
        </w:rPr>
        <w:t xml:space="preserve"> MMS records before </w:t>
      </w:r>
      <w:r w:rsidRPr="002D50F6" w:rsidR="00C81412">
        <w:rPr>
          <w:rFonts w:ascii="Aptos" w:hAnsi="Aptos" w:eastAsia="Aptos" w:cs="Arial"/>
          <w:kern w:val="2"/>
          <w:lang w:eastAsia="en-US"/>
          <w14:ligatures w14:val="standardContextual"/>
        </w:rPr>
        <w:t xml:space="preserve">sending </w:t>
      </w:r>
      <w:proofErr w:type="spellStart"/>
      <w:r w:rsidRPr="002D50F6" w:rsidR="00C81412">
        <w:rPr>
          <w:rFonts w:ascii="Aptos" w:hAnsi="Aptos" w:eastAsia="Aptos" w:cs="Arial"/>
          <w:kern w:val="2"/>
          <w:lang w:eastAsia="en-US"/>
          <w14:ligatures w14:val="standardContextual"/>
        </w:rPr>
        <w:t>emarketing</w:t>
      </w:r>
      <w:proofErr w:type="spellEnd"/>
      <w:r w:rsidRPr="002D50F6" w:rsidR="00C81412">
        <w:rPr>
          <w:rFonts w:ascii="Aptos" w:hAnsi="Aptos" w:eastAsia="Aptos" w:cs="Arial"/>
          <w:kern w:val="2"/>
          <w:lang w:eastAsia="en-US"/>
          <w14:ligatures w14:val="standardContextual"/>
        </w:rPr>
        <w:t xml:space="preserve"> messages </w:t>
      </w:r>
      <w:r w:rsidRPr="002D50F6">
        <w:rPr>
          <w:rFonts w:ascii="Aptos" w:hAnsi="Aptos" w:eastAsia="Aptos" w:cs="Arial"/>
          <w:kern w:val="2"/>
          <w:lang w:eastAsia="en-US"/>
          <w14:ligatures w14:val="standardContextual"/>
        </w:rPr>
        <w:t xml:space="preserve">to ensure that </w:t>
      </w:r>
      <w:r w:rsidRPr="002D50F6" w:rsidR="00C81412">
        <w:rPr>
          <w:rFonts w:ascii="Aptos" w:hAnsi="Aptos" w:eastAsia="Aptos" w:cs="Arial"/>
          <w:kern w:val="2"/>
          <w:lang w:eastAsia="en-US"/>
          <w14:ligatures w14:val="standardContextual"/>
        </w:rPr>
        <w:t xml:space="preserve">the </w:t>
      </w:r>
      <w:r w:rsidRPr="002D50F6">
        <w:rPr>
          <w:rFonts w:ascii="Aptos" w:hAnsi="Aptos" w:eastAsia="Aptos" w:cs="Arial"/>
          <w:kern w:val="2"/>
          <w:lang w:eastAsia="en-US"/>
          <w14:ligatures w14:val="standardContextual"/>
        </w:rPr>
        <w:t>recipient ha</w:t>
      </w:r>
      <w:r w:rsidRPr="002D50F6" w:rsidR="00C81412">
        <w:rPr>
          <w:rFonts w:ascii="Aptos" w:hAnsi="Aptos" w:eastAsia="Aptos" w:cs="Arial"/>
          <w:kern w:val="2"/>
          <w:lang w:eastAsia="en-US"/>
          <w14:ligatures w14:val="standardContextual"/>
        </w:rPr>
        <w:t>s provided valid</w:t>
      </w:r>
      <w:r w:rsidRPr="002D50F6">
        <w:rPr>
          <w:rFonts w:ascii="Aptos" w:hAnsi="Aptos" w:eastAsia="Aptos" w:cs="Arial"/>
          <w:kern w:val="2"/>
          <w:lang w:eastAsia="en-US"/>
          <w14:ligatures w14:val="standardContextual"/>
        </w:rPr>
        <w:t xml:space="preserve"> consent. If a recipient </w:t>
      </w:r>
      <w:r w:rsidRPr="002D50F6" w:rsidR="00C81412">
        <w:rPr>
          <w:rFonts w:ascii="Aptos" w:hAnsi="Aptos" w:eastAsia="Aptos" w:cs="Arial"/>
          <w:kern w:val="2"/>
          <w:lang w:eastAsia="en-US"/>
          <w14:ligatures w14:val="standardContextual"/>
        </w:rPr>
        <w:t>withdraws</w:t>
      </w:r>
      <w:r w:rsidRPr="002D50F6">
        <w:rPr>
          <w:rFonts w:ascii="Aptos" w:hAnsi="Aptos" w:eastAsia="Aptos" w:cs="Arial"/>
          <w:kern w:val="2"/>
          <w:lang w:eastAsia="en-US"/>
          <w14:ligatures w14:val="standardContextual"/>
        </w:rPr>
        <w:t xml:space="preserve"> consent, </w:t>
      </w:r>
      <w:r w:rsidRPr="002D50F6" w:rsidR="00C81412">
        <w:rPr>
          <w:rFonts w:ascii="Aptos" w:hAnsi="Aptos" w:eastAsia="Aptos" w:cs="Arial"/>
          <w:kern w:val="2"/>
          <w:lang w:eastAsia="en-US"/>
          <w14:ligatures w14:val="standardContextual"/>
        </w:rPr>
        <w:t xml:space="preserve">no further </w:t>
      </w:r>
      <w:r w:rsidRPr="002D50F6">
        <w:rPr>
          <w:rFonts w:ascii="Aptos" w:hAnsi="Aptos" w:eastAsia="Aptos" w:cs="Arial"/>
          <w:kern w:val="2"/>
          <w:lang w:eastAsia="en-US"/>
          <w14:ligatures w14:val="standardContextual"/>
        </w:rPr>
        <w:t xml:space="preserve">commercial electronic messages </w:t>
      </w:r>
      <w:r w:rsidRPr="002D50F6" w:rsidR="00C81412">
        <w:rPr>
          <w:rFonts w:ascii="Aptos" w:hAnsi="Aptos" w:eastAsia="Aptos" w:cs="Arial"/>
          <w:kern w:val="2"/>
          <w:lang w:eastAsia="en-US"/>
          <w14:ligatures w14:val="standardContextual"/>
        </w:rPr>
        <w:t>may</w:t>
      </w:r>
      <w:r w:rsidRPr="002D50F6">
        <w:rPr>
          <w:rFonts w:ascii="Aptos" w:hAnsi="Aptos" w:eastAsia="Aptos" w:cs="Arial"/>
          <w:kern w:val="2"/>
          <w:lang w:eastAsia="en-US"/>
          <w14:ligatures w14:val="standardContextual"/>
        </w:rPr>
        <w:t xml:space="preserve"> </w:t>
      </w:r>
      <w:r w:rsidRPr="002D50F6" w:rsidR="00A555CE">
        <w:rPr>
          <w:rFonts w:ascii="Aptos" w:hAnsi="Aptos" w:eastAsia="Aptos" w:cs="Arial"/>
          <w:kern w:val="2"/>
          <w:lang w:eastAsia="en-US"/>
          <w14:ligatures w14:val="standardContextual"/>
        </w:rPr>
        <w:t>be sent</w:t>
      </w:r>
      <w:r w:rsidRPr="002D50F6">
        <w:rPr>
          <w:rFonts w:ascii="Aptos" w:hAnsi="Aptos" w:eastAsia="Aptos" w:cs="Arial"/>
          <w:kern w:val="2"/>
          <w:lang w:eastAsia="en-US"/>
          <w14:ligatures w14:val="standardContextual"/>
        </w:rPr>
        <w:t>.</w:t>
      </w:r>
    </w:p>
    <w:p w:rsidRPr="002D50F6" w:rsidR="00F73281" w:rsidP="00F73281" w:rsidRDefault="00F73281" w14:paraId="31FA6D4D" w14:textId="77777777">
      <w:pPr>
        <w:spacing w:after="160" w:line="259" w:lineRule="auto"/>
        <w:contextualSpacing/>
        <w:rPr>
          <w:rFonts w:ascii="Aptos" w:hAnsi="Aptos" w:eastAsia="Aptos" w:cs="Arial"/>
          <w:kern w:val="2"/>
          <w:lang w:eastAsia="en-US"/>
          <w14:ligatures w14:val="standardContextual"/>
        </w:rPr>
      </w:pPr>
    </w:p>
    <w:p w:rsidRPr="002D50F6" w:rsidR="00F73281" w:rsidP="00F73281" w:rsidRDefault="00F73281" w14:paraId="6B1CA5BF" w14:textId="1D4E9519">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Consent is not required for </w:t>
      </w:r>
      <w:proofErr w:type="spellStart"/>
      <w:r w:rsidRPr="002D50F6" w:rsidR="00C81412">
        <w:rPr>
          <w:rFonts w:ascii="Aptos" w:hAnsi="Aptos" w:eastAsia="Aptos" w:cs="Arial"/>
          <w:kern w:val="2"/>
          <w:lang w:eastAsia="en-US"/>
          <w14:ligatures w14:val="standardContextual"/>
        </w:rPr>
        <w:t>emarketing</w:t>
      </w:r>
      <w:proofErr w:type="spellEnd"/>
      <w:r w:rsidRPr="002D50F6">
        <w:rPr>
          <w:rFonts w:ascii="Aptos" w:hAnsi="Aptos" w:eastAsia="Aptos" w:cs="Arial"/>
          <w:kern w:val="2"/>
          <w:lang w:eastAsia="en-US"/>
          <w14:ligatures w14:val="standardContextual"/>
        </w:rPr>
        <w:t xml:space="preserve"> relat</w:t>
      </w:r>
      <w:r w:rsidRPr="002D50F6" w:rsidR="00C81412">
        <w:rPr>
          <w:rFonts w:ascii="Aptos" w:hAnsi="Aptos" w:eastAsia="Aptos" w:cs="Arial"/>
          <w:kern w:val="2"/>
          <w:lang w:eastAsia="en-US"/>
          <w14:ligatures w14:val="standardContextual"/>
        </w:rPr>
        <w:t xml:space="preserve">ing </w:t>
      </w:r>
      <w:r w:rsidRPr="002D50F6">
        <w:rPr>
          <w:rFonts w:ascii="Aptos" w:hAnsi="Aptos" w:eastAsia="Aptos" w:cs="Arial"/>
          <w:kern w:val="2"/>
          <w:lang w:eastAsia="en-US"/>
          <w14:ligatures w14:val="standardContextual"/>
        </w:rPr>
        <w:t>to changes, usage, and maintenance of provided goods or services (Article 6 of the Electronic Commerce Law). Furthermore, Article 8 of the Electronic Commerce Law grants recipients the right to withdraw their consent at any time without providing a reason.</w:t>
      </w:r>
    </w:p>
    <w:p w:rsidRPr="002D50F6" w:rsidR="006064C8" w:rsidP="00F73281" w:rsidRDefault="006064C8" w14:paraId="75F511D6" w14:textId="77777777">
      <w:pPr>
        <w:spacing w:after="160" w:line="259" w:lineRule="auto"/>
        <w:contextualSpacing/>
        <w:rPr>
          <w:rFonts w:ascii="Aptos" w:hAnsi="Aptos" w:eastAsia="Aptos" w:cs="Arial"/>
          <w:kern w:val="2"/>
          <w:lang w:eastAsia="en-US"/>
          <w14:ligatures w14:val="standardContextual"/>
        </w:rPr>
      </w:pPr>
    </w:p>
    <w:p w:rsidRPr="002D50F6" w:rsidR="00F73281" w:rsidP="00F73281" w:rsidRDefault="006064C8" w14:paraId="6CF3EDB4" w14:textId="01E72BE9">
      <w:pPr>
        <w:spacing w:after="160" w:line="259" w:lineRule="auto"/>
        <w:contextualSpacing/>
        <w:jc w:val="left"/>
        <w:rPr>
          <w:rFonts w:ascii="Aptos" w:hAnsi="Aptos" w:eastAsia="Aptos" w:cs="Arial"/>
          <w:kern w:val="2"/>
          <w:lang w:val="en-GB" w:eastAsia="en-US"/>
          <w14:ligatures w14:val="standardContextual"/>
        </w:rPr>
      </w:pPr>
      <w:r w:rsidRPr="002D50F6">
        <w:rPr>
          <w:rFonts w:ascii="Aptos" w:hAnsi="Aptos" w:eastAsia="Aptos" w:cs="Arial"/>
          <w:kern w:val="2"/>
          <w:lang w:val="en-GB" w:eastAsia="en-US"/>
          <w14:ligatures w14:val="standardContextual"/>
        </w:rPr>
        <w:t xml:space="preserve">In addition to </w:t>
      </w:r>
      <w:r w:rsidRPr="002D50F6" w:rsidR="00C81412">
        <w:rPr>
          <w:rFonts w:ascii="Aptos" w:hAnsi="Aptos" w:eastAsia="Aptos" w:cs="Arial"/>
          <w:kern w:val="2"/>
          <w:lang w:val="en-GB" w:eastAsia="en-US"/>
          <w14:ligatures w14:val="standardContextual"/>
        </w:rPr>
        <w:t xml:space="preserve">complying with </w:t>
      </w:r>
      <w:r w:rsidRPr="002D50F6">
        <w:rPr>
          <w:rFonts w:ascii="Aptos" w:hAnsi="Aptos" w:eastAsia="Aptos" w:cs="Arial"/>
          <w:kern w:val="2"/>
          <w:lang w:val="en-GB" w:eastAsia="en-US"/>
          <w14:ligatures w14:val="standardContextual"/>
        </w:rPr>
        <w:t xml:space="preserve">the Electronic Commerce Law and the Regulation, service providers must also comply with the Data Protection Law </w:t>
      </w:r>
      <w:r w:rsidRPr="002D50F6" w:rsidR="00C81412">
        <w:rPr>
          <w:rFonts w:ascii="Aptos" w:hAnsi="Aptos" w:eastAsia="Aptos" w:cs="Arial"/>
          <w:kern w:val="2"/>
          <w:lang w:val="en-GB" w:eastAsia="en-US"/>
          <w14:ligatures w14:val="standardContextual"/>
        </w:rPr>
        <w:t>when processing personal data for the purpose of sending</w:t>
      </w:r>
      <w:r w:rsidRPr="002D50F6">
        <w:rPr>
          <w:rFonts w:ascii="Aptos" w:hAnsi="Aptos" w:eastAsia="Aptos" w:cs="Arial"/>
          <w:kern w:val="2"/>
          <w:lang w:val="en-GB" w:eastAsia="en-US"/>
          <w14:ligatures w14:val="standardContextual"/>
        </w:rPr>
        <w:t xml:space="preserve"> commercial </w:t>
      </w:r>
      <w:r w:rsidRPr="002D50F6" w:rsidR="00C81412">
        <w:rPr>
          <w:rFonts w:ascii="Aptos" w:hAnsi="Aptos" w:eastAsia="Aptos" w:cs="Arial"/>
          <w:kern w:val="2"/>
          <w:lang w:val="en-GB" w:eastAsia="en-US"/>
          <w14:ligatures w14:val="standardContextual"/>
        </w:rPr>
        <w:t>electronic messages</w:t>
      </w:r>
      <w:r w:rsidRPr="002D50F6">
        <w:rPr>
          <w:rFonts w:ascii="Aptos" w:hAnsi="Aptos" w:eastAsia="Aptos" w:cs="Arial"/>
          <w:kern w:val="2"/>
          <w:lang w:val="en-GB" w:eastAsia="en-US"/>
          <w14:ligatures w14:val="standardContextual"/>
        </w:rPr>
        <w:t xml:space="preserve">. Service providers </w:t>
      </w:r>
      <w:r w:rsidRPr="002D50F6" w:rsidR="00C81412">
        <w:rPr>
          <w:rFonts w:ascii="Aptos" w:hAnsi="Aptos" w:eastAsia="Aptos" w:cs="Arial"/>
          <w:kern w:val="2"/>
          <w:lang w:val="en-GB" w:eastAsia="en-US"/>
          <w14:ligatures w14:val="standardContextual"/>
        </w:rPr>
        <w:t>wishing</w:t>
      </w:r>
      <w:r w:rsidRPr="002D50F6">
        <w:rPr>
          <w:rFonts w:ascii="Aptos" w:hAnsi="Aptos" w:eastAsia="Aptos" w:cs="Arial"/>
          <w:kern w:val="2"/>
          <w:lang w:val="en-GB" w:eastAsia="en-US"/>
          <w14:ligatures w14:val="standardContextual"/>
        </w:rPr>
        <w:t xml:space="preserve"> to send </w:t>
      </w:r>
      <w:r w:rsidRPr="002D50F6" w:rsidR="00C81412">
        <w:rPr>
          <w:rFonts w:ascii="Aptos" w:hAnsi="Aptos" w:eastAsia="Aptos" w:cs="Arial"/>
          <w:kern w:val="2"/>
          <w:lang w:val="en-GB" w:eastAsia="en-US"/>
          <w14:ligatures w14:val="standardContextual"/>
        </w:rPr>
        <w:t>such</w:t>
      </w:r>
      <w:r w:rsidRPr="002D50F6">
        <w:rPr>
          <w:rFonts w:ascii="Aptos" w:hAnsi="Aptos" w:eastAsia="Aptos" w:cs="Arial"/>
          <w:kern w:val="2"/>
          <w:lang w:val="en-GB" w:eastAsia="en-US"/>
          <w14:ligatures w14:val="standardContextual"/>
        </w:rPr>
        <w:t xml:space="preserve"> messages </w:t>
      </w:r>
      <w:r w:rsidRPr="002D50F6" w:rsidR="00C81412">
        <w:rPr>
          <w:rFonts w:ascii="Aptos" w:hAnsi="Aptos" w:eastAsia="Aptos" w:cs="Arial"/>
          <w:kern w:val="2"/>
          <w:lang w:val="en-GB" w:eastAsia="en-US"/>
          <w14:ligatures w14:val="standardContextual"/>
        </w:rPr>
        <w:t>must inform</w:t>
      </w:r>
      <w:r w:rsidRPr="002D50F6">
        <w:rPr>
          <w:rFonts w:ascii="Aptos" w:hAnsi="Aptos" w:eastAsia="Aptos" w:cs="Arial"/>
          <w:kern w:val="2"/>
          <w:lang w:val="en-GB" w:eastAsia="en-US"/>
          <w14:ligatures w14:val="standardContextual"/>
        </w:rPr>
        <w:t xml:space="preserve"> recipients about </w:t>
      </w:r>
      <w:r w:rsidRPr="002D50F6" w:rsidR="00C81412">
        <w:rPr>
          <w:rFonts w:ascii="Aptos" w:hAnsi="Aptos" w:eastAsia="Aptos" w:cs="Arial"/>
          <w:kern w:val="2"/>
          <w:lang w:val="en-GB" w:eastAsia="en-US"/>
          <w14:ligatures w14:val="standardContextual"/>
        </w:rPr>
        <w:t xml:space="preserve">the </w:t>
      </w:r>
      <w:r w:rsidRPr="002D50F6">
        <w:rPr>
          <w:rFonts w:ascii="Aptos" w:hAnsi="Aptos" w:eastAsia="Aptos" w:cs="Arial"/>
          <w:kern w:val="2"/>
          <w:lang w:val="en-GB" w:eastAsia="en-US"/>
          <w14:ligatures w14:val="standardContextual"/>
        </w:rPr>
        <w:t>personal data</w:t>
      </w:r>
      <w:r w:rsidRPr="002D50F6" w:rsidR="00C81412">
        <w:rPr>
          <w:rFonts w:ascii="Aptos" w:hAnsi="Aptos" w:eastAsia="Aptos" w:cs="Arial"/>
          <w:kern w:val="2"/>
          <w:lang w:val="en-GB" w:eastAsia="en-US"/>
          <w14:ligatures w14:val="standardContextual"/>
        </w:rPr>
        <w:t xml:space="preserve"> being</w:t>
      </w:r>
      <w:r w:rsidRPr="002D50F6">
        <w:rPr>
          <w:rFonts w:ascii="Aptos" w:hAnsi="Aptos" w:eastAsia="Aptos" w:cs="Arial"/>
          <w:kern w:val="2"/>
          <w:lang w:val="en-GB" w:eastAsia="en-US"/>
          <w14:ligatures w14:val="standardContextual"/>
        </w:rPr>
        <w:t xml:space="preserve"> processed and/or transferred, the </w:t>
      </w:r>
      <w:r w:rsidRPr="002D50F6" w:rsidR="00C81412">
        <w:rPr>
          <w:rFonts w:ascii="Aptos" w:hAnsi="Aptos" w:eastAsia="Aptos" w:cs="Arial"/>
          <w:kern w:val="2"/>
          <w:lang w:val="en-GB" w:eastAsia="en-US"/>
          <w14:ligatures w14:val="standardContextual"/>
        </w:rPr>
        <w:t>purposes of such</w:t>
      </w:r>
      <w:r w:rsidRPr="002D50F6">
        <w:rPr>
          <w:rFonts w:ascii="Aptos" w:hAnsi="Aptos" w:eastAsia="Aptos" w:cs="Arial"/>
          <w:kern w:val="2"/>
          <w:lang w:val="en-GB" w:eastAsia="en-US"/>
          <w14:ligatures w14:val="standardContextual"/>
        </w:rPr>
        <w:t xml:space="preserve"> processing</w:t>
      </w:r>
      <w:r w:rsidRPr="002D50F6" w:rsidR="00C81412">
        <w:rPr>
          <w:rFonts w:ascii="Aptos" w:hAnsi="Aptos" w:eastAsia="Aptos" w:cs="Arial"/>
          <w:kern w:val="2"/>
          <w:lang w:val="en-GB" w:eastAsia="en-US"/>
          <w14:ligatures w14:val="standardContextual"/>
        </w:rPr>
        <w:t xml:space="preserve"> and/or </w:t>
      </w:r>
      <w:r w:rsidRPr="002D50F6">
        <w:rPr>
          <w:rFonts w:ascii="Aptos" w:hAnsi="Aptos" w:eastAsia="Aptos" w:cs="Arial"/>
          <w:kern w:val="2"/>
          <w:lang w:val="en-GB" w:eastAsia="en-US"/>
          <w14:ligatures w14:val="standardContextual"/>
        </w:rPr>
        <w:t>transfer, and</w:t>
      </w:r>
      <w:r w:rsidRPr="002D50F6" w:rsidR="00C81412">
        <w:rPr>
          <w:rFonts w:ascii="Aptos" w:hAnsi="Aptos" w:eastAsia="Aptos" w:cs="Arial"/>
          <w:kern w:val="2"/>
          <w:lang w:val="en-GB" w:eastAsia="en-US"/>
          <w14:ligatures w14:val="standardContextual"/>
        </w:rPr>
        <w:t xml:space="preserve"> the relevant</w:t>
      </w:r>
      <w:r w:rsidRPr="002D50F6">
        <w:rPr>
          <w:rFonts w:ascii="Aptos" w:hAnsi="Aptos" w:eastAsia="Aptos" w:cs="Arial"/>
          <w:kern w:val="2"/>
          <w:lang w:val="en-GB" w:eastAsia="en-US"/>
          <w14:ligatures w14:val="standardContextual"/>
        </w:rPr>
        <w:t xml:space="preserve"> legal </w:t>
      </w:r>
      <w:r w:rsidRPr="002D50F6" w:rsidR="00C81412">
        <w:rPr>
          <w:rFonts w:ascii="Aptos" w:hAnsi="Aptos" w:eastAsia="Aptos" w:cs="Arial"/>
          <w:kern w:val="2"/>
          <w:lang w:val="en-GB" w:eastAsia="en-US"/>
          <w14:ligatures w14:val="standardContextual"/>
        </w:rPr>
        <w:t>basis</w:t>
      </w:r>
      <w:r w:rsidRPr="002D50F6">
        <w:rPr>
          <w:rFonts w:ascii="Aptos" w:hAnsi="Aptos" w:eastAsia="Aptos" w:cs="Arial"/>
          <w:kern w:val="2"/>
          <w:lang w:val="en-GB" w:eastAsia="en-US"/>
          <w14:ligatures w14:val="standardContextual"/>
        </w:rPr>
        <w:t xml:space="preserve">. This information should include the </w:t>
      </w:r>
      <w:r w:rsidRPr="002D50F6" w:rsidR="00C81412">
        <w:rPr>
          <w:rFonts w:ascii="Aptos" w:hAnsi="Aptos" w:eastAsia="Aptos" w:cs="Arial"/>
          <w:kern w:val="2"/>
          <w:lang w:val="en-GB" w:eastAsia="en-US"/>
          <w14:ligatures w14:val="standardContextual"/>
        </w:rPr>
        <w:t>identity</w:t>
      </w:r>
      <w:r w:rsidRPr="002D50F6">
        <w:rPr>
          <w:rFonts w:ascii="Aptos" w:hAnsi="Aptos" w:eastAsia="Aptos" w:cs="Arial"/>
          <w:kern w:val="2"/>
          <w:lang w:val="en-GB" w:eastAsia="en-US"/>
          <w14:ligatures w14:val="standardContextual"/>
        </w:rPr>
        <w:t xml:space="preserve"> of the data controller (service provider), the method of data collection, and the recipients' rights under the Data Protection Law. Furthermore, service providers must obtain explicit consent for processing recipients' communication data to send commercial</w:t>
      </w:r>
      <w:r w:rsidRPr="002D50F6" w:rsidR="00C81412">
        <w:rPr>
          <w:rFonts w:ascii="Aptos" w:hAnsi="Aptos" w:eastAsia="Aptos" w:cs="Arial"/>
          <w:kern w:val="2"/>
          <w:lang w:val="en-GB" w:eastAsia="en-US"/>
          <w14:ligatures w14:val="standardContextual"/>
        </w:rPr>
        <w:t xml:space="preserve"> electronic messages. Such</w:t>
      </w:r>
      <w:r w:rsidRPr="002D50F6">
        <w:rPr>
          <w:rFonts w:ascii="Aptos" w:hAnsi="Aptos" w:eastAsia="Aptos" w:cs="Arial"/>
          <w:kern w:val="2"/>
          <w:lang w:val="en-GB" w:eastAsia="en-US"/>
          <w14:ligatures w14:val="standardContextual"/>
        </w:rPr>
        <w:t xml:space="preserve"> consent is </w:t>
      </w:r>
      <w:r w:rsidRPr="002D50F6" w:rsidR="00C81412">
        <w:rPr>
          <w:rFonts w:ascii="Aptos" w:hAnsi="Aptos" w:eastAsia="Aptos" w:cs="Arial"/>
          <w:kern w:val="2"/>
          <w:lang w:val="en-GB" w:eastAsia="en-US"/>
          <w14:ligatures w14:val="standardContextual"/>
        </w:rPr>
        <w:t xml:space="preserve">separate </w:t>
      </w:r>
      <w:r w:rsidRPr="002D50F6">
        <w:rPr>
          <w:rFonts w:ascii="Aptos" w:hAnsi="Aptos" w:eastAsia="Aptos" w:cs="Arial"/>
          <w:kern w:val="2"/>
          <w:lang w:val="en-GB" w:eastAsia="en-US"/>
          <w14:ligatures w14:val="standardContextual"/>
        </w:rPr>
        <w:t>from</w:t>
      </w:r>
      <w:r w:rsidRPr="002D50F6" w:rsidR="00C81412">
        <w:rPr>
          <w:rFonts w:ascii="Aptos" w:hAnsi="Aptos" w:eastAsia="Aptos" w:cs="Arial"/>
          <w:kern w:val="2"/>
          <w:lang w:val="en-GB" w:eastAsia="en-US"/>
          <w14:ligatures w14:val="standardContextual"/>
        </w:rPr>
        <w:t>, and in addition to,</w:t>
      </w:r>
      <w:r w:rsidRPr="002D50F6">
        <w:rPr>
          <w:rFonts w:ascii="Aptos" w:hAnsi="Aptos" w:eastAsia="Aptos" w:cs="Arial"/>
          <w:kern w:val="2"/>
          <w:lang w:val="en-GB" w:eastAsia="en-US"/>
          <w14:ligatures w14:val="standardContextual"/>
        </w:rPr>
        <w:t xml:space="preserve"> the consent required under the Electronic Commerce Law and the Regulation.</w:t>
      </w:r>
    </w:p>
    <w:p w:rsidRPr="002D50F6" w:rsidR="006064C8" w:rsidP="00F73281" w:rsidRDefault="006064C8" w14:paraId="66332D9D" w14:textId="77777777">
      <w:pPr>
        <w:spacing w:after="160" w:line="259" w:lineRule="auto"/>
        <w:contextualSpacing/>
        <w:jc w:val="left"/>
        <w:rPr>
          <w:rFonts w:ascii="Aptos" w:hAnsi="Aptos" w:eastAsia="Aptos" w:cs="Arial"/>
          <w:i/>
          <w:iCs/>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2FEE1199" w14:textId="77777777">
        <w:tc>
          <w:tcPr>
            <w:tcW w:w="4508" w:type="dxa"/>
          </w:tcPr>
          <w:p w:rsidRPr="002D50F6" w:rsidR="004429DF" w:rsidP="004429DF" w:rsidRDefault="004429DF" w14:paraId="4FA55FAB"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A240DD" w14:paraId="42B1B797" w14:textId="49BF009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Article 6 of </w:t>
            </w:r>
            <w:r w:rsidRPr="002D50F6" w:rsidR="006064C8">
              <w:rPr>
                <w:rFonts w:ascii="Aptos" w:hAnsi="Aptos" w:cs="Arial"/>
                <w:kern w:val="2"/>
                <w:lang w:val="en-GB" w:eastAsia="en-US"/>
                <w14:ligatures w14:val="standardContextual"/>
              </w:rPr>
              <w:t xml:space="preserve">the </w:t>
            </w:r>
            <w:r w:rsidRPr="002D50F6">
              <w:rPr>
                <w:rFonts w:ascii="Aptos" w:hAnsi="Aptos" w:cs="Arial"/>
                <w:kern w:val="2"/>
                <w:lang w:val="en-GB" w:eastAsia="en-US"/>
                <w14:ligatures w14:val="standardContextual"/>
              </w:rPr>
              <w:t>Electronic Commerce Law</w:t>
            </w:r>
          </w:p>
          <w:p w:rsidRPr="002D50F6" w:rsidR="00A240DD" w:rsidP="004429DF" w:rsidRDefault="00A240DD" w14:paraId="711C85DC" w14:textId="0AD78CE0">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Article </w:t>
            </w:r>
            <w:r w:rsidRPr="002D50F6" w:rsidR="006064C8">
              <w:rPr>
                <w:rFonts w:ascii="Aptos" w:hAnsi="Aptos" w:cs="Arial"/>
                <w:kern w:val="2"/>
                <w:lang w:val="en-GB" w:eastAsia="en-US"/>
                <w14:ligatures w14:val="standardContextual"/>
              </w:rPr>
              <w:t xml:space="preserve">5, </w:t>
            </w:r>
            <w:r w:rsidRPr="002D50F6">
              <w:rPr>
                <w:rFonts w:ascii="Aptos" w:hAnsi="Aptos" w:cs="Arial"/>
                <w:kern w:val="2"/>
                <w:lang w:val="en-GB" w:eastAsia="en-US"/>
                <w14:ligatures w14:val="standardContextual"/>
              </w:rPr>
              <w:t>7</w:t>
            </w:r>
            <w:r w:rsidRPr="002D50F6" w:rsidR="006064C8">
              <w:rPr>
                <w:rFonts w:ascii="Aptos" w:hAnsi="Aptos" w:cs="Arial"/>
                <w:kern w:val="2"/>
                <w:lang w:val="en-GB" w:eastAsia="en-US"/>
                <w14:ligatures w14:val="standardContextual"/>
              </w:rPr>
              <w:t xml:space="preserve"> and 12 of the</w:t>
            </w:r>
            <w:r w:rsidRPr="002D50F6">
              <w:rPr>
                <w:rFonts w:ascii="Aptos" w:hAnsi="Aptos" w:cs="Arial"/>
                <w:kern w:val="2"/>
                <w:lang w:val="en-GB" w:eastAsia="en-US"/>
                <w14:ligatures w14:val="standardContextual"/>
              </w:rPr>
              <w:t xml:space="preserve"> Regulation</w:t>
            </w:r>
          </w:p>
          <w:p w:rsidRPr="002D50F6" w:rsidR="006064C8" w:rsidP="004429DF" w:rsidRDefault="006064C8" w14:paraId="1654026F" w14:textId="27E6B044">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5/1 and 10 of the Data Protection Law</w:t>
            </w:r>
          </w:p>
        </w:tc>
      </w:tr>
    </w:tbl>
    <w:p w:rsidRPr="002D50F6" w:rsidR="004429DF" w:rsidP="004429DF" w:rsidRDefault="004429DF" w14:paraId="5B25FA0A" w14:textId="77777777">
      <w:pPr>
        <w:spacing w:after="160" w:line="279" w:lineRule="auto"/>
        <w:jc w:val="left"/>
        <w:rPr>
          <w:rFonts w:ascii="Aptos" w:hAnsi="Aptos" w:eastAsia="MS Mincho" w:cs="Arial"/>
          <w:lang w:val="en-GB" w:eastAsia="ja-JP"/>
        </w:rPr>
      </w:pPr>
    </w:p>
    <w:p w:rsidRPr="002D50F6" w:rsidR="004429DF" w:rsidP="004429DF" w:rsidRDefault="004429DF" w14:paraId="5AF63B35" w14:textId="77777777">
      <w:pPr>
        <w:numPr>
          <w:ilvl w:val="2"/>
          <w:numId w:val="5"/>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What legal bases are available for telemarketing? </w:t>
      </w:r>
    </w:p>
    <w:p w:rsidRPr="002D50F6" w:rsidR="00A240DD" w:rsidP="00A240DD" w:rsidRDefault="00A240DD" w14:paraId="2D69DB23" w14:textId="77777777">
      <w:pPr>
        <w:spacing w:after="160" w:line="259" w:lineRule="auto"/>
        <w:contextualSpacing/>
        <w:jc w:val="left"/>
        <w:rPr>
          <w:rFonts w:ascii="Aptos" w:hAnsi="Aptos" w:eastAsia="Aptos" w:cs="Arial"/>
          <w:kern w:val="2"/>
          <w:lang w:eastAsia="en-US"/>
          <w14:ligatures w14:val="standardContextual"/>
        </w:rPr>
      </w:pPr>
    </w:p>
    <w:p w:rsidRPr="002D50F6" w:rsidR="00A240DD" w:rsidP="00A240DD" w:rsidRDefault="006064C8" w14:paraId="483C6AE0" w14:textId="453BB5C1">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Please refer to Section 4.1.1 above.</w:t>
      </w:r>
    </w:p>
    <w:p w:rsidRPr="002D50F6" w:rsidR="00A555CE" w:rsidP="00A240DD" w:rsidRDefault="00A555CE" w14:paraId="6E7F45E3"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2447678C" w14:textId="77777777">
        <w:tc>
          <w:tcPr>
            <w:tcW w:w="4508" w:type="dxa"/>
          </w:tcPr>
          <w:p w:rsidRPr="002D50F6" w:rsidR="004429DF" w:rsidP="004429DF" w:rsidRDefault="004429DF" w14:paraId="334A3779"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6064C8" w:rsidP="006064C8" w:rsidRDefault="006064C8" w14:paraId="7F5CD59D"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6 of the Electronic Commerce Law</w:t>
            </w:r>
          </w:p>
          <w:p w:rsidRPr="002D50F6" w:rsidR="006064C8" w:rsidP="006064C8" w:rsidRDefault="006064C8" w14:paraId="277BE04C" w14:textId="0A44230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5, 7 and 12 of the Regulation</w:t>
            </w:r>
          </w:p>
          <w:p w:rsidRPr="002D50F6" w:rsidR="004429DF" w:rsidP="006064C8" w:rsidRDefault="006064C8" w14:paraId="413EE0EB" w14:textId="56588B9D">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5/1 and 10 of the Data Protection Law</w:t>
            </w:r>
          </w:p>
        </w:tc>
      </w:tr>
    </w:tbl>
    <w:p w:rsidRPr="002D50F6" w:rsidR="004429DF" w:rsidP="004429DF" w:rsidRDefault="004429DF" w14:paraId="625C26F8" w14:textId="77777777">
      <w:pPr>
        <w:spacing w:after="160" w:line="259" w:lineRule="auto"/>
        <w:ind w:left="720"/>
        <w:contextualSpacing/>
        <w:jc w:val="left"/>
        <w:rPr>
          <w:rFonts w:ascii="Aptos" w:hAnsi="Aptos" w:eastAsia="Aptos" w:cs="Arial"/>
          <w:kern w:val="2"/>
          <w:lang w:eastAsia="en-US"/>
          <w14:ligatures w14:val="standardContextual"/>
        </w:rPr>
      </w:pPr>
    </w:p>
    <w:p w:rsidRPr="002D50F6" w:rsidR="004429DF" w:rsidP="004429DF" w:rsidRDefault="004429DF" w14:paraId="044FF261" w14:textId="77777777">
      <w:pPr>
        <w:numPr>
          <w:ilvl w:val="2"/>
          <w:numId w:val="5"/>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What legal bases are available for </w:t>
      </w:r>
      <w:proofErr w:type="spellStart"/>
      <w:r w:rsidRPr="002D50F6">
        <w:rPr>
          <w:rFonts w:ascii="Aptos" w:hAnsi="Aptos" w:eastAsia="Aptos" w:cs="Arial"/>
          <w:kern w:val="2"/>
          <w:lang w:eastAsia="en-US"/>
          <w14:ligatures w14:val="standardContextual"/>
        </w:rPr>
        <w:t>sms</w:t>
      </w:r>
      <w:proofErr w:type="spellEnd"/>
      <w:r w:rsidRPr="002D50F6">
        <w:rPr>
          <w:rFonts w:ascii="Aptos" w:hAnsi="Aptos" w:eastAsia="Aptos" w:cs="Arial"/>
          <w:kern w:val="2"/>
          <w:lang w:eastAsia="en-US"/>
          <w14:ligatures w14:val="standardContextual"/>
        </w:rPr>
        <w:t xml:space="preserve">/mms marketing? </w:t>
      </w:r>
    </w:p>
    <w:p w:rsidRPr="002D50F6" w:rsidR="00A240DD" w:rsidP="00A240DD" w:rsidRDefault="00A240DD" w14:paraId="5C3B7201" w14:textId="77777777">
      <w:pPr>
        <w:spacing w:after="160" w:line="259" w:lineRule="auto"/>
        <w:contextualSpacing/>
        <w:jc w:val="left"/>
        <w:rPr>
          <w:rFonts w:ascii="Aptos" w:hAnsi="Aptos" w:eastAsia="Aptos" w:cs="Arial"/>
          <w:kern w:val="2"/>
          <w:lang w:eastAsia="en-US"/>
          <w14:ligatures w14:val="standardContextual"/>
        </w:rPr>
      </w:pPr>
    </w:p>
    <w:p w:rsidRPr="002D50F6" w:rsidR="00A240DD" w:rsidP="06382D15" w:rsidRDefault="006064C8" w14:paraId="3BBA9B00" w14:textId="588E8E97">
      <w:pPr>
        <w:spacing w:after="160" w:line="259" w:lineRule="auto"/>
        <w:contextualSpacing w:val="1"/>
        <w:jc w:val="left"/>
        <w:rPr>
          <w:rFonts w:ascii="Aptos" w:hAnsi="Aptos" w:eastAsia="Aptos" w:cs="Arial"/>
          <w:kern w:val="2"/>
          <w:lang w:eastAsia="en-US"/>
          <w14:ligatures w14:val="standardContextual"/>
        </w:rPr>
      </w:pPr>
      <w:r w:rsidRPr="002D50F6" w:rsidR="006064C8">
        <w:rPr>
          <w:rFonts w:ascii="Aptos" w:hAnsi="Aptos" w:eastAsia="Aptos" w:cs="Arial"/>
          <w:kern w:val="2"/>
          <w:lang w:eastAsia="en-US"/>
          <w14:ligatures w14:val="standardContextual"/>
        </w:rPr>
        <w:t xml:space="preserve">Please refer to Section </w:t>
      </w:r>
      <w:del w:author="Deborah Stuhl" w:date="2026-06-17T08:29:01.282Z" w16du:dateUtc="2026-06-17T08:29:01.282Z" w:id="1">
        <w:r w:rsidRPr="06382D15" w:rsidDel="006064C8">
          <w:rPr>
            <w:rFonts w:ascii="Aptos" w:hAnsi="Aptos" w:eastAsia="Aptos" w:cs="Arial"/>
            <w:lang w:eastAsia="en-US"/>
          </w:rPr>
          <w:delText>3</w:delText>
        </w:r>
      </w:del>
      <w:ins w:author="Deborah Stuhl" w:date="2026-06-17T08:29:01.336Z" w16du:dateUtc="2026-06-17T08:29:01.336Z" w:id="2">
        <w:r w:rsidRPr="002D50F6" w:rsidR="75C70407">
          <w:rPr>
            <w:rFonts w:ascii="Aptos" w:hAnsi="Aptos" w:eastAsia="Aptos" w:cs="Arial"/>
            <w:kern w:val="2"/>
            <w:lang w:eastAsia="en-US"/>
            <w14:ligatures w14:val="standardContextual"/>
          </w:rPr>
          <w:t>4</w:t>
        </w:r>
      </w:ins>
      <w:r w:rsidRPr="002D50F6" w:rsidR="006064C8">
        <w:rPr>
          <w:rFonts w:ascii="Aptos" w:hAnsi="Aptos" w:eastAsia="Aptos" w:cs="Arial"/>
          <w:kern w:val="2"/>
          <w:lang w:eastAsia="en-US"/>
          <w14:ligatures w14:val="standardContextual"/>
        </w:rPr>
        <w:t>.1.1 above.</w:t>
      </w:r>
    </w:p>
    <w:p w:rsidRPr="002D50F6" w:rsidR="006064C8" w:rsidP="00A240DD" w:rsidRDefault="006064C8" w14:paraId="06CCD02A"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17CFB512" w14:textId="77777777">
        <w:tc>
          <w:tcPr>
            <w:tcW w:w="4508" w:type="dxa"/>
          </w:tcPr>
          <w:p w:rsidRPr="002D50F6" w:rsidR="004429DF" w:rsidP="004429DF" w:rsidRDefault="004429DF" w14:paraId="0A123780"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6064C8" w:rsidP="006064C8" w:rsidRDefault="006064C8" w14:paraId="3FFCA130"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6 of the Electronic Commerce Law</w:t>
            </w:r>
          </w:p>
          <w:p w:rsidRPr="002D50F6" w:rsidR="006064C8" w:rsidP="006064C8" w:rsidRDefault="006064C8" w14:paraId="59C09696" w14:textId="7300791D">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5, 7 and 12 of the Regulation</w:t>
            </w:r>
          </w:p>
          <w:p w:rsidRPr="002D50F6" w:rsidR="004429DF" w:rsidP="006064C8" w:rsidRDefault="006064C8" w14:paraId="77E7EF2E" w14:textId="4C5DE4C3">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5/1 and 10 of the Data Protection Law</w:t>
            </w:r>
          </w:p>
        </w:tc>
      </w:tr>
    </w:tbl>
    <w:p w:rsidRPr="002D50F6" w:rsidR="00A240DD" w:rsidP="00A240DD" w:rsidRDefault="00A240DD" w14:paraId="140786E9" w14:textId="77777777">
      <w:pPr>
        <w:spacing w:after="160" w:line="279" w:lineRule="auto"/>
        <w:jc w:val="left"/>
        <w:rPr>
          <w:rFonts w:ascii="Aptos" w:hAnsi="Aptos" w:eastAsia="MS Mincho" w:cs="Arial"/>
          <w:i/>
          <w:iCs/>
          <w:lang w:val="en-GB" w:eastAsia="ja-JP"/>
        </w:rPr>
      </w:pPr>
    </w:p>
    <w:p w:rsidRPr="002D50F6" w:rsidR="004429DF" w:rsidP="004429DF" w:rsidRDefault="004429DF" w14:paraId="166222AC" w14:textId="635020CF">
      <w:pPr>
        <w:numPr>
          <w:ilvl w:val="2"/>
          <w:numId w:val="5"/>
        </w:numPr>
        <w:spacing w:after="160" w:line="279" w:lineRule="auto"/>
        <w:jc w:val="left"/>
        <w:rPr>
          <w:rFonts w:ascii="Aptos" w:hAnsi="Aptos" w:eastAsia="MS Mincho" w:cs="Arial"/>
          <w:i/>
          <w:iCs/>
          <w:lang w:val="en-GB" w:eastAsia="ja-JP"/>
        </w:rPr>
      </w:pPr>
      <w:r w:rsidRPr="002D50F6">
        <w:rPr>
          <w:rFonts w:ascii="Aptos" w:hAnsi="Aptos" w:eastAsia="MS Mincho" w:cs="Arial"/>
          <w:lang w:val="en-GB" w:eastAsia="ja-JP"/>
        </w:rPr>
        <w:t xml:space="preserve">Can legitimate interest be used as a lawful basis for </w:t>
      </w:r>
      <w:proofErr w:type="spellStart"/>
      <w:r w:rsidRPr="002D50F6">
        <w:rPr>
          <w:rFonts w:ascii="Aptos" w:hAnsi="Aptos" w:eastAsia="MS Mincho" w:cs="Arial"/>
          <w:lang w:val="en-GB" w:eastAsia="ja-JP"/>
        </w:rPr>
        <w:t>emarketing</w:t>
      </w:r>
      <w:proofErr w:type="spellEnd"/>
      <w:r w:rsidRPr="002D50F6">
        <w:rPr>
          <w:rFonts w:ascii="Aptos" w:hAnsi="Aptos" w:eastAsia="MS Mincho" w:cs="Arial"/>
          <w:lang w:val="en-GB" w:eastAsia="ja-JP"/>
        </w:rPr>
        <w:t xml:space="preserve"> instead of consent? </w:t>
      </w:r>
      <w:r w:rsidRPr="002D50F6">
        <w:rPr>
          <w:rFonts w:ascii="Aptos" w:hAnsi="Aptos" w:eastAsia="MS Mincho" w:cs="Arial"/>
          <w:i/>
          <w:iCs/>
          <w:lang w:val="en-GB" w:eastAsia="ja-JP"/>
        </w:rPr>
        <w:t>(If yes, under what conditions or limitation</w:t>
      </w:r>
      <w:r w:rsidRPr="002D50F6">
        <w:rPr>
          <w:rFonts w:ascii="Aptos" w:hAnsi="Aptos" w:eastAsia="MS Mincho" w:cs="Arial"/>
          <w:lang w:val="en-GB" w:eastAsia="ja-JP"/>
        </w:rPr>
        <w:t>s</w:t>
      </w:r>
      <w:r w:rsidRPr="002D50F6">
        <w:rPr>
          <w:rFonts w:ascii="Aptos" w:hAnsi="Aptos" w:eastAsia="MS Mincho" w:cs="Arial"/>
          <w:i/>
          <w:iCs/>
          <w:lang w:val="en-GB" w:eastAsia="ja-JP"/>
        </w:rPr>
        <w:t>)</w:t>
      </w:r>
    </w:p>
    <w:p w:rsidRPr="002D50F6" w:rsidR="00A555CE" w:rsidP="00FF0958" w:rsidRDefault="004D2DA3" w14:paraId="382BB212" w14:textId="77777777">
      <w:pPr>
        <w:spacing w:after="160" w:line="279" w:lineRule="auto"/>
        <w:jc w:val="left"/>
        <w:rPr>
          <w:rFonts w:ascii="Aptos" w:hAnsi="Aptos" w:eastAsia="MS Mincho" w:cs="Arial"/>
          <w:lang w:val="en-GB" w:eastAsia="ja-JP"/>
        </w:rPr>
      </w:pPr>
      <w:proofErr w:type="spellStart"/>
      <w:r w:rsidRPr="002D50F6">
        <w:rPr>
          <w:rFonts w:ascii="Aptos" w:hAnsi="Aptos" w:eastAsia="MS Mincho" w:cs="Arial"/>
          <w:lang w:val="en-GB" w:eastAsia="ja-JP"/>
        </w:rPr>
        <w:t>Emarketing</w:t>
      </w:r>
      <w:proofErr w:type="spellEnd"/>
      <w:r w:rsidRPr="002D50F6">
        <w:rPr>
          <w:rFonts w:ascii="Aptos" w:hAnsi="Aptos" w:eastAsia="MS Mincho" w:cs="Arial"/>
          <w:lang w:val="en-GB" w:eastAsia="ja-JP"/>
        </w:rPr>
        <w:t xml:space="preserve"> is </w:t>
      </w:r>
      <w:r w:rsidRPr="002D50F6" w:rsidR="00A555CE">
        <w:rPr>
          <w:rFonts w:ascii="Aptos" w:hAnsi="Aptos" w:eastAsia="MS Mincho" w:cs="Arial"/>
          <w:lang w:val="en-GB" w:eastAsia="ja-JP"/>
        </w:rPr>
        <w:t xml:space="preserve">generally </w:t>
      </w:r>
      <w:r w:rsidRPr="002D50F6">
        <w:rPr>
          <w:rFonts w:ascii="Aptos" w:hAnsi="Aptos" w:eastAsia="MS Mincho" w:cs="Arial"/>
          <w:lang w:val="en-GB" w:eastAsia="ja-JP"/>
        </w:rPr>
        <w:t xml:space="preserve">permitted </w:t>
      </w:r>
      <w:r w:rsidRPr="002D50F6" w:rsidR="00A555CE">
        <w:rPr>
          <w:rFonts w:ascii="Aptos" w:hAnsi="Aptos" w:eastAsia="MS Mincho" w:cs="Arial"/>
          <w:lang w:val="en-GB" w:eastAsia="ja-JP"/>
        </w:rPr>
        <w:t xml:space="preserve">only on the basis of the recipient’s prior consent. Accordingly, </w:t>
      </w:r>
      <w:r w:rsidRPr="002D50F6">
        <w:rPr>
          <w:rFonts w:ascii="Aptos" w:hAnsi="Aptos" w:eastAsia="MS Mincho" w:cs="Arial"/>
          <w:lang w:val="en-GB" w:eastAsia="ja-JP"/>
        </w:rPr>
        <w:t>legitimate interest</w:t>
      </w:r>
      <w:r w:rsidRPr="002D50F6" w:rsidR="00A555CE">
        <w:rPr>
          <w:rFonts w:ascii="Aptos" w:hAnsi="Aptos" w:eastAsia="MS Mincho" w:cs="Arial"/>
          <w:lang w:val="en-GB" w:eastAsia="ja-JP"/>
        </w:rPr>
        <w:t>s</w:t>
      </w:r>
      <w:r w:rsidRPr="002D50F6">
        <w:rPr>
          <w:rFonts w:ascii="Aptos" w:hAnsi="Aptos" w:eastAsia="MS Mincho" w:cs="Arial"/>
          <w:lang w:val="en-GB" w:eastAsia="ja-JP"/>
        </w:rPr>
        <w:t xml:space="preserve"> ca</w:t>
      </w:r>
      <w:r w:rsidRPr="002D50F6" w:rsidR="00A555CE">
        <w:rPr>
          <w:rFonts w:ascii="Aptos" w:hAnsi="Aptos" w:eastAsia="MS Mincho" w:cs="Arial"/>
          <w:lang w:val="en-GB" w:eastAsia="ja-JP"/>
        </w:rPr>
        <w:t>n</w:t>
      </w:r>
      <w:r w:rsidRPr="002D50F6">
        <w:rPr>
          <w:rFonts w:ascii="Aptos" w:hAnsi="Aptos" w:eastAsia="MS Mincho" w:cs="Arial"/>
          <w:lang w:val="en-GB" w:eastAsia="ja-JP"/>
        </w:rPr>
        <w:t xml:space="preserve">not be </w:t>
      </w:r>
      <w:r w:rsidRPr="002D50F6" w:rsidR="00A555CE">
        <w:rPr>
          <w:rFonts w:ascii="Aptos" w:hAnsi="Aptos" w:eastAsia="MS Mincho" w:cs="Arial"/>
          <w:lang w:val="en-GB" w:eastAsia="ja-JP"/>
        </w:rPr>
        <w:t>relied upon as an alternative legal</w:t>
      </w:r>
      <w:r w:rsidRPr="002D50F6">
        <w:rPr>
          <w:rFonts w:ascii="Aptos" w:hAnsi="Aptos" w:eastAsia="MS Mincho" w:cs="Arial"/>
          <w:lang w:val="en-GB" w:eastAsia="ja-JP"/>
        </w:rPr>
        <w:t xml:space="preserve"> basis for </w:t>
      </w:r>
      <w:proofErr w:type="spellStart"/>
      <w:r w:rsidRPr="002D50F6">
        <w:rPr>
          <w:rFonts w:ascii="Aptos" w:hAnsi="Aptos" w:eastAsia="MS Mincho" w:cs="Arial"/>
          <w:lang w:val="en-GB" w:eastAsia="ja-JP"/>
        </w:rPr>
        <w:t>emarketing</w:t>
      </w:r>
      <w:proofErr w:type="spellEnd"/>
      <w:r w:rsidRPr="002D50F6">
        <w:rPr>
          <w:rFonts w:ascii="Aptos" w:hAnsi="Aptos" w:eastAsia="MS Mincho" w:cs="Arial"/>
          <w:lang w:val="en-GB" w:eastAsia="ja-JP"/>
        </w:rPr>
        <w:t xml:space="preserve"> </w:t>
      </w:r>
      <w:r w:rsidRPr="002D50F6" w:rsidR="00A555CE">
        <w:rPr>
          <w:rFonts w:ascii="Aptos" w:hAnsi="Aptos" w:eastAsia="MS Mincho" w:cs="Arial"/>
          <w:lang w:val="en-GB" w:eastAsia="ja-JP"/>
        </w:rPr>
        <w:t>activities</w:t>
      </w:r>
      <w:r w:rsidRPr="002D50F6">
        <w:rPr>
          <w:rFonts w:ascii="Aptos" w:hAnsi="Aptos" w:eastAsia="MS Mincho" w:cs="Arial"/>
          <w:lang w:val="en-GB" w:eastAsia="ja-JP"/>
        </w:rPr>
        <w:t xml:space="preserve">. </w:t>
      </w:r>
    </w:p>
    <w:p w:rsidRPr="002D50F6" w:rsidR="00FF0958" w:rsidP="00FF0958" w:rsidRDefault="006064C8" w14:paraId="179F916E" w14:textId="6CA06343">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However,</w:t>
      </w:r>
      <w:r w:rsidRPr="002D50F6" w:rsidR="00FF0958">
        <w:rPr>
          <w:rFonts w:ascii="Aptos" w:hAnsi="Aptos" w:eastAsia="MS Mincho" w:cs="Arial"/>
          <w:lang w:val="en-GB" w:eastAsia="ja-JP"/>
        </w:rPr>
        <w:t xml:space="preserve"> the Regulation permits the sending of</w:t>
      </w:r>
      <w:r w:rsidRPr="002D50F6" w:rsidR="00A555CE">
        <w:rPr>
          <w:rFonts w:ascii="Aptos" w:hAnsi="Aptos" w:eastAsia="MS Mincho" w:cs="Arial"/>
          <w:lang w:val="en-GB" w:eastAsia="ja-JP"/>
        </w:rPr>
        <w:t xml:space="preserve"> certain</w:t>
      </w:r>
      <w:r w:rsidRPr="002D50F6" w:rsidR="00FF0958">
        <w:rPr>
          <w:rFonts w:ascii="Aptos" w:hAnsi="Aptos" w:eastAsia="MS Mincho" w:cs="Arial"/>
          <w:lang w:val="en-GB" w:eastAsia="ja-JP"/>
        </w:rPr>
        <w:t xml:space="preserve"> commercial electronic messages without prior consent in </w:t>
      </w:r>
      <w:r w:rsidRPr="002D50F6" w:rsidR="00A555CE">
        <w:rPr>
          <w:rFonts w:ascii="Aptos" w:hAnsi="Aptos" w:eastAsia="MS Mincho" w:cs="Arial"/>
          <w:lang w:val="en-GB" w:eastAsia="ja-JP"/>
        </w:rPr>
        <w:t xml:space="preserve">specific </w:t>
      </w:r>
      <w:r w:rsidRPr="002D50F6" w:rsidR="00FF0958">
        <w:rPr>
          <w:rFonts w:ascii="Aptos" w:hAnsi="Aptos" w:eastAsia="MS Mincho" w:cs="Arial"/>
          <w:lang w:val="en-GB" w:eastAsia="ja-JP"/>
        </w:rPr>
        <w:t>circumstances.</w:t>
      </w:r>
    </w:p>
    <w:p w:rsidRPr="002D50F6" w:rsidR="00FF0958" w:rsidP="00FF0958" w:rsidRDefault="00FF0958" w14:paraId="5F9AEEDE" w14:textId="2CDEF417">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 xml:space="preserve">Under Article 6 of the Regulation, no consent is required for </w:t>
      </w:r>
      <w:proofErr w:type="spellStart"/>
      <w:r w:rsidRPr="002D50F6" w:rsidR="00A555CE">
        <w:rPr>
          <w:rFonts w:ascii="Aptos" w:hAnsi="Aptos" w:eastAsia="MS Mincho" w:cs="Arial"/>
          <w:lang w:val="en-GB" w:eastAsia="ja-JP"/>
        </w:rPr>
        <w:t>emarketing</w:t>
      </w:r>
      <w:proofErr w:type="spellEnd"/>
      <w:r w:rsidRPr="002D50F6">
        <w:rPr>
          <w:rFonts w:ascii="Aptos" w:hAnsi="Aptos" w:eastAsia="MS Mincho" w:cs="Arial"/>
          <w:lang w:val="en-GB" w:eastAsia="ja-JP"/>
        </w:rPr>
        <w:t xml:space="preserve"> messages relating to updates, use, or maintenance of goods or services, provided that the recipient has supplied their contact details for communication purposes.</w:t>
      </w:r>
    </w:p>
    <w:p w:rsidRPr="002D50F6" w:rsidR="00FF0958" w:rsidP="00FF0958" w:rsidRDefault="00FF0958" w14:paraId="55CAA68B" w14:textId="77777777">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In addition, notifications concerning ongoing subscriptions or memberships, payment reminders, and updates relating to purchases or deliveries may be sent without prior consent. However, such messages must not contain any promotional content relating to goods or services (Article 6(2) of the Regulation).</w:t>
      </w:r>
    </w:p>
    <w:p w:rsidRPr="002D50F6" w:rsidR="00FF0958" w:rsidP="00FF0958" w:rsidRDefault="00FF0958" w14:paraId="5A6411EA" w14:textId="6F902564">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 xml:space="preserve">Commercial </w:t>
      </w:r>
      <w:r w:rsidRPr="002D50F6" w:rsidR="00A555CE">
        <w:rPr>
          <w:rFonts w:ascii="Aptos" w:hAnsi="Aptos" w:eastAsia="MS Mincho" w:cs="Arial"/>
          <w:lang w:val="en-GB" w:eastAsia="ja-JP"/>
        </w:rPr>
        <w:t>electronic</w:t>
      </w:r>
      <w:r w:rsidRPr="002D50F6">
        <w:rPr>
          <w:rFonts w:ascii="Aptos" w:hAnsi="Aptos" w:eastAsia="MS Mincho" w:cs="Arial"/>
          <w:lang w:val="en-GB" w:eastAsia="ja-JP"/>
        </w:rPr>
        <w:t xml:space="preserve"> messages sent to merchants and tradesmen are also exempt from the prior consent requirement. Service providers may send such messages unless the recipient has opted out of receiving them (Article 6(3) of the Regulation).</w:t>
      </w:r>
    </w:p>
    <w:p w:rsidRPr="002D50F6" w:rsidR="00FF0958" w:rsidP="00FF0958" w:rsidRDefault="00FF0958" w14:paraId="4C101BAB" w14:textId="77777777">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Furthermore, pursuant to Article 6(4) of the Regulation, companies carrying out intermediary activities may send informational electronic messages to their clients in accordance with capital markets legislation without obtaining prior consent.</w:t>
      </w:r>
    </w:p>
    <w:p w:rsidRPr="002D50F6" w:rsidR="00FF0958" w:rsidP="00FF0958" w:rsidRDefault="00FF0958" w14:paraId="21024AE9" w14:textId="488439B5">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 xml:space="preserve">In all of the above cases, the processing of personal data is generally based on the legal ground that processing is necessary for the </w:t>
      </w:r>
      <w:r w:rsidRPr="002D50F6" w:rsidR="00A555CE">
        <w:rPr>
          <w:rFonts w:ascii="Aptos" w:hAnsi="Aptos" w:eastAsia="MS Mincho" w:cs="Arial"/>
          <w:lang w:val="en-GB" w:eastAsia="ja-JP"/>
        </w:rPr>
        <w:t xml:space="preserve">establishment </w:t>
      </w:r>
      <w:r w:rsidRPr="002D50F6">
        <w:rPr>
          <w:rFonts w:ascii="Aptos" w:hAnsi="Aptos" w:eastAsia="MS Mincho" w:cs="Arial"/>
          <w:lang w:val="en-GB" w:eastAsia="ja-JP"/>
        </w:rPr>
        <w:t>performance of a contract, rather than on the controller's legitimate interests.</w:t>
      </w:r>
    </w:p>
    <w:p w:rsidRPr="002D50F6" w:rsidR="00A240DD" w:rsidP="00A240DD" w:rsidRDefault="00A240DD" w14:paraId="4DD91C3F" w14:textId="700093AD">
      <w:pPr>
        <w:spacing w:after="160" w:line="279" w:lineRule="auto"/>
        <w:jc w:val="left"/>
        <w:rPr>
          <w:rFonts w:ascii="Aptos" w:hAnsi="Aptos" w:eastAsia="MS Mincho" w:cs="Arial"/>
          <w:lang w:val="en-GB" w:eastAsia="ja-JP"/>
        </w:rPr>
      </w:pPr>
    </w:p>
    <w:tbl>
      <w:tblPr>
        <w:tblStyle w:val="TableGrid1"/>
        <w:tblW w:w="0" w:type="auto"/>
        <w:tblLook w:val="04A0" w:firstRow="1" w:lastRow="0" w:firstColumn="1" w:lastColumn="0" w:noHBand="0" w:noVBand="1"/>
      </w:tblPr>
      <w:tblGrid>
        <w:gridCol w:w="4508"/>
        <w:gridCol w:w="4508"/>
      </w:tblGrid>
      <w:tr w:rsidRPr="002D50F6" w:rsidR="004429DF" w:rsidTr="00C1475B" w14:paraId="0D94F2EC" w14:textId="77777777">
        <w:tc>
          <w:tcPr>
            <w:tcW w:w="4508" w:type="dxa"/>
          </w:tcPr>
          <w:p w:rsidRPr="002D50F6" w:rsidR="004429DF" w:rsidP="004429DF" w:rsidRDefault="004429DF" w14:paraId="4DD8DDA0"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FF0958" w14:paraId="4A011491" w14:textId="76BE287B">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6 of the Regulation</w:t>
            </w:r>
          </w:p>
          <w:p w:rsidRPr="002D50F6" w:rsidR="00FF0958" w:rsidP="00FF0958" w:rsidRDefault="00FF0958" w14:paraId="13BB255C" w14:textId="205AACF4">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5/2 (c) of the Data Protection Law</w:t>
            </w:r>
          </w:p>
        </w:tc>
      </w:tr>
    </w:tbl>
    <w:p w:rsidRPr="002D50F6" w:rsidR="004429DF" w:rsidP="004429DF" w:rsidRDefault="004429DF" w14:paraId="2637F990" w14:textId="581972A6">
      <w:pPr>
        <w:spacing w:after="160" w:line="279" w:lineRule="auto"/>
        <w:jc w:val="left"/>
        <w:rPr>
          <w:rFonts w:ascii="Aptos" w:hAnsi="Aptos" w:eastAsia="MS Mincho" w:cs="Arial"/>
          <w:lang w:val="en-GB" w:eastAsia="ja-JP"/>
        </w:rPr>
      </w:pPr>
    </w:p>
    <w:p w:rsidRPr="002D50F6" w:rsidR="004429DF" w:rsidP="004429DF" w:rsidRDefault="004429DF" w14:paraId="4C6DDB22" w14:textId="77777777">
      <w:pPr>
        <w:numPr>
          <w:ilvl w:val="2"/>
          <w:numId w:val="5"/>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Can legitimate interest be used as a lawful basis for telemarketing instead of consent? (</w:t>
      </w:r>
      <w:r w:rsidRPr="002D50F6">
        <w:rPr>
          <w:rFonts w:ascii="Aptos" w:hAnsi="Aptos" w:eastAsia="Aptos" w:cs="Arial"/>
          <w:i/>
          <w:iCs/>
          <w:kern w:val="2"/>
          <w:lang w:eastAsia="en-US"/>
          <w14:ligatures w14:val="standardContextual"/>
        </w:rPr>
        <w:t>If yes, under what conditions or limitations)</w:t>
      </w:r>
    </w:p>
    <w:p w:rsidRPr="002D50F6" w:rsidR="004D2DA3" w:rsidP="004D2DA3" w:rsidRDefault="004D2DA3" w14:paraId="2ABCEFE3" w14:textId="77777777">
      <w:pPr>
        <w:spacing w:after="160" w:line="259" w:lineRule="auto"/>
        <w:contextualSpacing/>
        <w:jc w:val="left"/>
        <w:rPr>
          <w:rFonts w:ascii="Aptos" w:hAnsi="Aptos" w:eastAsia="Aptos" w:cs="Arial"/>
          <w:i/>
          <w:iCs/>
          <w:kern w:val="2"/>
          <w:lang w:eastAsia="en-US"/>
          <w14:ligatures w14:val="standardContextual"/>
        </w:rPr>
      </w:pPr>
    </w:p>
    <w:p w:rsidRPr="002D50F6" w:rsidR="00FF0958" w:rsidP="00FF0958" w:rsidRDefault="00FF0958" w14:paraId="51BC87B3" w14:textId="306F4AC1">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Please refer to Section 4.1.4 above.</w:t>
      </w:r>
    </w:p>
    <w:p w:rsidRPr="002D50F6" w:rsidR="00A240DD" w:rsidP="00A240DD" w:rsidRDefault="00A240DD" w14:paraId="28344B90" w14:textId="77777777">
      <w:pPr>
        <w:spacing w:after="160" w:line="259" w:lineRule="auto"/>
        <w:contextualSpacing/>
        <w:jc w:val="left"/>
        <w:rPr>
          <w:rFonts w:ascii="Aptos" w:hAnsi="Aptos" w:eastAsia="Aptos" w:cs="Arial"/>
          <w:i/>
          <w:iCs/>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5A089DAA" w14:textId="77777777">
        <w:tc>
          <w:tcPr>
            <w:tcW w:w="4508" w:type="dxa"/>
          </w:tcPr>
          <w:p w:rsidRPr="002D50F6" w:rsidR="004429DF" w:rsidP="004429DF" w:rsidRDefault="004429DF" w14:paraId="2D7C8EAE"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FF0958" w:rsidP="00FF0958" w:rsidRDefault="00FF0958" w14:paraId="1808134F"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6 of the Regulation</w:t>
            </w:r>
          </w:p>
          <w:p w:rsidRPr="002D50F6" w:rsidR="004D2DA3" w:rsidP="00FF0958" w:rsidRDefault="00FF0958" w14:paraId="1E7A6F32" w14:textId="51A9D625">
            <w:pPr>
              <w:spacing w:after="0"/>
              <w:jc w:val="left"/>
              <w:rPr>
                <w:rFonts w:ascii="Aptos" w:hAnsi="Aptos" w:cs="Arial"/>
                <w:color w:val="156082" w:themeColor="accent1"/>
                <w:kern w:val="2"/>
                <w:lang w:val="en-GB" w:eastAsia="en-US"/>
                <w14:ligatures w14:val="standardContextual"/>
              </w:rPr>
            </w:pPr>
            <w:r w:rsidRPr="002D50F6">
              <w:rPr>
                <w:rFonts w:ascii="Aptos" w:hAnsi="Aptos" w:cs="Arial"/>
                <w:kern w:val="2"/>
                <w:lang w:val="en-GB" w:eastAsia="en-US"/>
                <w14:ligatures w14:val="standardContextual"/>
              </w:rPr>
              <w:t>Article 5/2 (c) of the Data Protection Law</w:t>
            </w:r>
          </w:p>
        </w:tc>
      </w:tr>
    </w:tbl>
    <w:p w:rsidRPr="002D50F6" w:rsidR="004429DF" w:rsidP="004429DF" w:rsidRDefault="004429DF" w14:paraId="17956E0F" w14:textId="77777777">
      <w:pPr>
        <w:spacing w:after="160" w:line="279" w:lineRule="auto"/>
        <w:jc w:val="left"/>
        <w:rPr>
          <w:rFonts w:ascii="Aptos" w:hAnsi="Aptos" w:eastAsia="MS Mincho" w:cs="Arial"/>
          <w:lang w:val="en-GB" w:eastAsia="ja-JP"/>
        </w:rPr>
      </w:pPr>
    </w:p>
    <w:p w:rsidRPr="002D50F6" w:rsidR="004429DF" w:rsidP="004429DF" w:rsidRDefault="004429DF" w14:paraId="5AABED1F" w14:textId="77777777">
      <w:pPr>
        <w:numPr>
          <w:ilvl w:val="2"/>
          <w:numId w:val="5"/>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Can legitimate interest be used as a lawful basis for </w:t>
      </w:r>
      <w:proofErr w:type="spellStart"/>
      <w:r w:rsidRPr="002D50F6">
        <w:rPr>
          <w:rFonts w:ascii="Aptos" w:hAnsi="Aptos" w:eastAsia="Aptos" w:cs="Arial"/>
          <w:kern w:val="2"/>
          <w:lang w:eastAsia="en-US"/>
          <w14:ligatures w14:val="standardContextual"/>
        </w:rPr>
        <w:t>sms</w:t>
      </w:r>
      <w:proofErr w:type="spellEnd"/>
      <w:r w:rsidRPr="002D50F6">
        <w:rPr>
          <w:rFonts w:ascii="Aptos" w:hAnsi="Aptos" w:eastAsia="Aptos" w:cs="Arial"/>
          <w:kern w:val="2"/>
          <w:lang w:eastAsia="en-US"/>
          <w14:ligatures w14:val="standardContextual"/>
        </w:rPr>
        <w:t xml:space="preserve">/mms marketing instead of consent? </w:t>
      </w:r>
      <w:r w:rsidRPr="002D50F6">
        <w:rPr>
          <w:rFonts w:ascii="Aptos" w:hAnsi="Aptos" w:eastAsia="Aptos" w:cs="Arial"/>
          <w:i/>
          <w:iCs/>
          <w:kern w:val="2"/>
          <w:lang w:eastAsia="en-US"/>
          <w14:ligatures w14:val="standardContextual"/>
        </w:rPr>
        <w:t>(If yes, under what conditions or limitations)</w:t>
      </w:r>
    </w:p>
    <w:p w:rsidRPr="002D50F6" w:rsidR="004D2DA3" w:rsidP="004D2DA3" w:rsidRDefault="004D2DA3" w14:paraId="26350D3B" w14:textId="0FE83F3D">
      <w:pPr>
        <w:spacing w:after="160" w:line="259" w:lineRule="auto"/>
        <w:contextualSpacing/>
        <w:jc w:val="left"/>
        <w:rPr>
          <w:rFonts w:ascii="Aptos" w:hAnsi="Aptos" w:eastAsia="Aptos" w:cs="Arial"/>
          <w:i/>
          <w:iCs/>
          <w:kern w:val="2"/>
          <w:lang w:eastAsia="en-US"/>
          <w14:ligatures w14:val="standardContextual"/>
        </w:rPr>
      </w:pPr>
    </w:p>
    <w:p w:rsidRPr="002D50F6" w:rsidR="00FF0958" w:rsidP="00FF0958" w:rsidRDefault="00FF0958" w14:paraId="13CFEB1E" w14:textId="77777777">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Please refer to Section 4.1.4 above.</w:t>
      </w:r>
    </w:p>
    <w:p w:rsidRPr="002D50F6" w:rsidR="004D2DA3" w:rsidP="004D2DA3" w:rsidRDefault="004D2DA3" w14:paraId="537D286C" w14:textId="77777777">
      <w:pPr>
        <w:spacing w:after="160" w:line="259" w:lineRule="auto"/>
        <w:contextualSpacing/>
        <w:jc w:val="left"/>
        <w:rPr>
          <w:rFonts w:ascii="Aptos" w:hAnsi="Aptos" w:eastAsia="Aptos" w:cs="Arial"/>
          <w:i/>
          <w:iCs/>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398A7B96" w14:textId="77777777">
        <w:tc>
          <w:tcPr>
            <w:tcW w:w="4508" w:type="dxa"/>
          </w:tcPr>
          <w:p w:rsidRPr="002D50F6" w:rsidR="004429DF" w:rsidP="004429DF" w:rsidRDefault="004429DF" w14:paraId="10B49688"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FF0958" w:rsidP="00FF0958" w:rsidRDefault="00FF0958" w14:paraId="2A0EFFBD" w14:textId="3FC86F1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6 of the Regulation</w:t>
            </w:r>
          </w:p>
          <w:p w:rsidRPr="002D50F6" w:rsidR="004429DF" w:rsidP="00FF0958" w:rsidRDefault="00FF0958" w14:paraId="7AFF91D4" w14:textId="7B892A8C">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5/2 (c) of the Data Protection Law</w:t>
            </w:r>
          </w:p>
        </w:tc>
      </w:tr>
    </w:tbl>
    <w:p w:rsidRPr="002D50F6" w:rsidR="004429DF" w:rsidP="004429DF" w:rsidRDefault="004429DF" w14:paraId="10B3EFDA" w14:textId="77777777">
      <w:pPr>
        <w:spacing w:after="160" w:line="259" w:lineRule="auto"/>
        <w:ind w:left="720"/>
        <w:contextualSpacing/>
        <w:jc w:val="left"/>
        <w:rPr>
          <w:rFonts w:ascii="Aptos" w:hAnsi="Aptos" w:eastAsia="Aptos" w:cs="Arial"/>
          <w:i/>
          <w:iCs/>
          <w:kern w:val="2"/>
          <w:lang w:eastAsia="en-US"/>
          <w14:ligatures w14:val="standardContextual"/>
        </w:rPr>
      </w:pPr>
    </w:p>
    <w:p w:rsidRPr="002D50F6" w:rsidR="004429DF" w:rsidP="004429DF" w:rsidRDefault="004429DF" w14:paraId="6205472C" w14:textId="77777777">
      <w:pPr>
        <w:numPr>
          <w:ilvl w:val="2"/>
          <w:numId w:val="5"/>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Is there a requirement to conduct any prior assessment before carrying out direct marketing? (</w:t>
      </w:r>
      <w:r w:rsidRPr="002D50F6">
        <w:rPr>
          <w:rFonts w:ascii="Aptos" w:hAnsi="Aptos" w:eastAsia="Aptos" w:cs="Arial"/>
          <w:i/>
          <w:iCs/>
          <w:kern w:val="2"/>
          <w:lang w:eastAsia="en-US"/>
          <w14:ligatures w14:val="standardContextual"/>
        </w:rPr>
        <w:t xml:space="preserve">Please provide requirements from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and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/mms marketing laws, as applicable).</w:t>
      </w:r>
    </w:p>
    <w:p w:rsidRPr="002D50F6" w:rsidR="004D2DA3" w:rsidP="004D2DA3" w:rsidRDefault="004D2DA3" w14:paraId="1723D7E4" w14:textId="77777777">
      <w:pPr>
        <w:spacing w:after="160" w:line="259" w:lineRule="auto"/>
        <w:contextualSpacing/>
        <w:jc w:val="left"/>
        <w:rPr>
          <w:rFonts w:ascii="Aptos" w:hAnsi="Aptos" w:eastAsia="Aptos" w:cs="Arial"/>
          <w:i/>
          <w:iCs/>
          <w:kern w:val="2"/>
          <w:lang w:eastAsia="en-US"/>
          <w14:ligatures w14:val="standardContextual"/>
        </w:rPr>
      </w:pPr>
    </w:p>
    <w:p w:rsidRPr="002D50F6" w:rsidR="00FF0958" w:rsidP="00FF0958" w:rsidRDefault="00FF0958" w14:paraId="0D982301" w14:textId="6CBB7128">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Service providers </w:t>
      </w:r>
      <w:r w:rsidRPr="002D50F6" w:rsidR="00A555CE">
        <w:rPr>
          <w:rFonts w:ascii="Aptos" w:hAnsi="Aptos" w:eastAsia="Aptos" w:cs="Arial"/>
          <w:kern w:val="2"/>
          <w:lang w:eastAsia="en-US"/>
          <w14:ligatures w14:val="standardContextual"/>
        </w:rPr>
        <w:t>must verify</w:t>
      </w:r>
      <w:r w:rsidRPr="002D50F6">
        <w:rPr>
          <w:rFonts w:ascii="Aptos" w:hAnsi="Aptos" w:eastAsia="Aptos" w:cs="Arial"/>
          <w:kern w:val="2"/>
          <w:lang w:eastAsia="en-US"/>
          <w14:ligatures w14:val="standardContextual"/>
        </w:rPr>
        <w:t xml:space="preserve"> MMS records </w:t>
      </w:r>
      <w:r w:rsidRPr="002D50F6" w:rsidR="00A555CE">
        <w:rPr>
          <w:rFonts w:ascii="Aptos" w:hAnsi="Aptos" w:eastAsia="Aptos" w:cs="Arial"/>
          <w:kern w:val="2"/>
          <w:lang w:eastAsia="en-US"/>
          <w14:ligatures w14:val="standardContextual"/>
        </w:rPr>
        <w:t>prior to sending commercial electronic messages</w:t>
      </w:r>
      <w:r w:rsidRPr="002D50F6">
        <w:rPr>
          <w:rFonts w:ascii="Aptos" w:hAnsi="Aptos" w:eastAsia="Aptos" w:cs="Arial"/>
          <w:kern w:val="2"/>
          <w:lang w:eastAsia="en-US"/>
          <w14:ligatures w14:val="standardContextual"/>
        </w:rPr>
        <w:t xml:space="preserve"> to ensure that </w:t>
      </w:r>
      <w:r w:rsidRPr="002D50F6" w:rsidR="00A555CE">
        <w:rPr>
          <w:rFonts w:ascii="Aptos" w:hAnsi="Aptos" w:eastAsia="Aptos" w:cs="Arial"/>
          <w:kern w:val="2"/>
          <w:lang w:eastAsia="en-US"/>
          <w14:ligatures w14:val="standardContextual"/>
        </w:rPr>
        <w:t xml:space="preserve">the </w:t>
      </w:r>
      <w:r w:rsidRPr="002D50F6">
        <w:rPr>
          <w:rFonts w:ascii="Aptos" w:hAnsi="Aptos" w:eastAsia="Aptos" w:cs="Arial"/>
          <w:kern w:val="2"/>
          <w:lang w:eastAsia="en-US"/>
          <w14:ligatures w14:val="standardContextual"/>
        </w:rPr>
        <w:t>recipient ha</w:t>
      </w:r>
      <w:r w:rsidRPr="002D50F6" w:rsidR="00A555CE">
        <w:rPr>
          <w:rFonts w:ascii="Aptos" w:hAnsi="Aptos" w:eastAsia="Aptos" w:cs="Arial"/>
          <w:kern w:val="2"/>
          <w:lang w:eastAsia="en-US"/>
          <w14:ligatures w14:val="standardContextual"/>
        </w:rPr>
        <w:t>s</w:t>
      </w:r>
      <w:r w:rsidRPr="002D50F6">
        <w:rPr>
          <w:rFonts w:ascii="Aptos" w:hAnsi="Aptos" w:eastAsia="Aptos" w:cs="Arial"/>
          <w:kern w:val="2"/>
          <w:lang w:eastAsia="en-US"/>
          <w14:ligatures w14:val="standardContextual"/>
        </w:rPr>
        <w:t xml:space="preserve"> provided </w:t>
      </w:r>
      <w:r w:rsidRPr="002D50F6" w:rsidR="00A555CE">
        <w:rPr>
          <w:rFonts w:ascii="Aptos" w:hAnsi="Aptos" w:eastAsia="Aptos" w:cs="Arial"/>
          <w:kern w:val="2"/>
          <w:lang w:eastAsia="en-US"/>
          <w14:ligatures w14:val="standardContextual"/>
        </w:rPr>
        <w:t xml:space="preserve">valid </w:t>
      </w:r>
      <w:r w:rsidRPr="002D50F6">
        <w:rPr>
          <w:rFonts w:ascii="Aptos" w:hAnsi="Aptos" w:eastAsia="Aptos" w:cs="Arial"/>
          <w:kern w:val="2"/>
          <w:lang w:eastAsia="en-US"/>
          <w14:ligatures w14:val="standardContextual"/>
        </w:rPr>
        <w:t xml:space="preserve">consent. </w:t>
      </w:r>
      <w:r w:rsidRPr="002D50F6" w:rsidR="00A555CE">
        <w:rPr>
          <w:rFonts w:ascii="Aptos" w:hAnsi="Aptos" w:eastAsia="Aptos" w:cs="Arial"/>
          <w:kern w:val="2"/>
          <w:lang w:eastAsia="en-US"/>
          <w14:ligatures w14:val="standardContextual"/>
        </w:rPr>
        <w:t>Where</w:t>
      </w:r>
      <w:r w:rsidRPr="002D50F6">
        <w:rPr>
          <w:rFonts w:ascii="Aptos" w:hAnsi="Aptos" w:eastAsia="Aptos" w:cs="Arial"/>
          <w:kern w:val="2"/>
          <w:lang w:eastAsia="en-US"/>
          <w14:ligatures w14:val="standardContextual"/>
        </w:rPr>
        <w:t xml:space="preserve"> a recipient </w:t>
      </w:r>
      <w:r w:rsidRPr="002D50F6" w:rsidR="00A555CE">
        <w:rPr>
          <w:rFonts w:ascii="Aptos" w:hAnsi="Aptos" w:eastAsia="Aptos" w:cs="Arial"/>
          <w:kern w:val="2"/>
          <w:lang w:eastAsia="en-US"/>
          <w14:ligatures w14:val="standardContextual"/>
        </w:rPr>
        <w:t>withdraws</w:t>
      </w:r>
      <w:r w:rsidRPr="002D50F6">
        <w:rPr>
          <w:rFonts w:ascii="Aptos" w:hAnsi="Aptos" w:eastAsia="Aptos" w:cs="Arial"/>
          <w:kern w:val="2"/>
          <w:lang w:eastAsia="en-US"/>
          <w14:ligatures w14:val="standardContextual"/>
        </w:rPr>
        <w:t xml:space="preserve"> consent, </w:t>
      </w:r>
      <w:r w:rsidRPr="002D50F6" w:rsidR="00A555CE">
        <w:rPr>
          <w:rFonts w:ascii="Aptos" w:hAnsi="Aptos" w:eastAsia="Aptos" w:cs="Arial"/>
          <w:kern w:val="2"/>
          <w:lang w:eastAsia="en-US"/>
          <w14:ligatures w14:val="standardContextual"/>
        </w:rPr>
        <w:t xml:space="preserve">the service provider may no longer send </w:t>
      </w:r>
      <w:r w:rsidRPr="002D50F6">
        <w:rPr>
          <w:rFonts w:ascii="Aptos" w:hAnsi="Aptos" w:eastAsia="Aptos" w:cs="Arial"/>
          <w:kern w:val="2"/>
          <w:lang w:eastAsia="en-US"/>
          <w14:ligatures w14:val="standardContextual"/>
        </w:rPr>
        <w:t xml:space="preserve">commercial electronic messages </w:t>
      </w:r>
      <w:r w:rsidRPr="002D50F6" w:rsidR="00A555CE">
        <w:rPr>
          <w:rFonts w:ascii="Aptos" w:hAnsi="Aptos" w:eastAsia="Aptos" w:cs="Arial"/>
          <w:kern w:val="2"/>
          <w:lang w:eastAsia="en-US"/>
          <w14:ligatures w14:val="standardContextual"/>
        </w:rPr>
        <w:t>to that recipient</w:t>
      </w:r>
      <w:r w:rsidRPr="002D50F6">
        <w:rPr>
          <w:rFonts w:ascii="Aptos" w:hAnsi="Aptos" w:eastAsia="Aptos" w:cs="Arial"/>
          <w:kern w:val="2"/>
          <w:lang w:eastAsia="en-US"/>
          <w14:ligatures w14:val="standardContextual"/>
        </w:rPr>
        <w:t>.</w:t>
      </w:r>
    </w:p>
    <w:p w:rsidRPr="002D50F6" w:rsidR="004D2DA3" w:rsidP="004D2DA3" w:rsidRDefault="004D2DA3" w14:paraId="3B4A1BBF"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02677E28" w14:textId="77777777">
        <w:tc>
          <w:tcPr>
            <w:tcW w:w="4508" w:type="dxa"/>
          </w:tcPr>
          <w:p w:rsidRPr="002D50F6" w:rsidR="004429DF" w:rsidP="004429DF" w:rsidRDefault="004429DF" w14:paraId="7F886009"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FF0958" w:rsidP="00FF0958" w:rsidRDefault="00FF0958" w14:paraId="22CE44B9" w14:textId="706B7B60">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Article </w:t>
            </w:r>
            <w:r w:rsidRPr="002D50F6" w:rsidR="00A555CE">
              <w:rPr>
                <w:rFonts w:ascii="Aptos" w:hAnsi="Aptos" w:cs="Arial"/>
                <w:kern w:val="2"/>
                <w:lang w:val="en-GB" w:eastAsia="en-US"/>
                <w14:ligatures w14:val="standardContextual"/>
              </w:rPr>
              <w:t>5</w:t>
            </w:r>
            <w:r w:rsidRPr="002D50F6">
              <w:rPr>
                <w:rFonts w:ascii="Aptos" w:hAnsi="Aptos" w:cs="Arial"/>
                <w:kern w:val="2"/>
                <w:lang w:val="en-GB" w:eastAsia="en-US"/>
                <w14:ligatures w14:val="standardContextual"/>
              </w:rPr>
              <w:t>/3 of the Regulation</w:t>
            </w:r>
          </w:p>
          <w:p w:rsidRPr="002D50F6" w:rsidR="004429DF" w:rsidP="004429DF" w:rsidRDefault="004429DF" w14:paraId="2DD93F8B" w14:textId="343CFD4D">
            <w:pPr>
              <w:spacing w:after="0"/>
              <w:jc w:val="left"/>
              <w:rPr>
                <w:rFonts w:ascii="Aptos" w:hAnsi="Aptos" w:cs="Arial"/>
                <w:kern w:val="2"/>
                <w:lang w:val="en-GB" w:eastAsia="en-US"/>
                <w14:ligatures w14:val="standardContextual"/>
              </w:rPr>
            </w:pPr>
          </w:p>
        </w:tc>
      </w:tr>
    </w:tbl>
    <w:p w:rsidRPr="002D50F6" w:rsidR="004429DF" w:rsidP="004429DF" w:rsidRDefault="004429DF" w14:paraId="575F8305" w14:textId="77777777">
      <w:pPr>
        <w:spacing w:after="160" w:line="279" w:lineRule="auto"/>
        <w:jc w:val="left"/>
        <w:rPr>
          <w:rFonts w:ascii="Aptos" w:hAnsi="Aptos" w:eastAsia="MS Mincho" w:cs="Arial"/>
          <w:lang w:val="en-GB" w:eastAsia="ja-JP"/>
        </w:rPr>
      </w:pPr>
    </w:p>
    <w:p w:rsidRPr="002D50F6" w:rsidR="004429DF" w:rsidP="004429DF" w:rsidRDefault="004429DF" w14:paraId="06324365"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4.2. Consent</w:t>
      </w:r>
    </w:p>
    <w:p w:rsidRPr="002D50F6" w:rsidR="004429DF" w:rsidP="004429DF" w:rsidRDefault="004429DF" w14:paraId="51502560" w14:textId="77777777">
      <w:pPr>
        <w:numPr>
          <w:ilvl w:val="2"/>
          <w:numId w:val="13"/>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What are the requirements valid consent for </w:t>
      </w:r>
      <w:proofErr w:type="spellStart"/>
      <w:r w:rsidRPr="002D50F6">
        <w:rPr>
          <w:rFonts w:ascii="Aptos" w:hAnsi="Aptos" w:eastAsia="Aptos" w:cs="Arial"/>
          <w:kern w:val="2"/>
          <w:lang w:eastAsia="en-US"/>
          <w14:ligatures w14:val="standardContextual"/>
        </w:rPr>
        <w:t>emarketing</w:t>
      </w:r>
      <w:proofErr w:type="spellEnd"/>
      <w:r w:rsidRPr="002D50F6">
        <w:rPr>
          <w:rFonts w:ascii="Aptos" w:hAnsi="Aptos" w:eastAsia="Aptos" w:cs="Arial"/>
          <w:kern w:val="2"/>
          <w:lang w:eastAsia="en-US"/>
          <w14:ligatures w14:val="standardContextual"/>
        </w:rPr>
        <w:t xml:space="preserve">? </w:t>
      </w:r>
      <w:r w:rsidRPr="002D50F6">
        <w:rPr>
          <w:rFonts w:ascii="Aptos" w:hAnsi="Aptos" w:eastAsia="Aptos" w:cs="Arial"/>
          <w:i/>
          <w:iCs/>
          <w:kern w:val="2"/>
          <w:lang w:eastAsia="en-US"/>
          <w14:ligatures w14:val="standardContextual"/>
        </w:rPr>
        <w:t>(opt in, opt out, double opt in)?</w:t>
      </w:r>
    </w:p>
    <w:p w:rsidRPr="002D50F6" w:rsidR="004D2DA3" w:rsidP="004D2DA3" w:rsidRDefault="004D2DA3" w14:paraId="321E6773" w14:textId="77777777">
      <w:pPr>
        <w:spacing w:after="160" w:line="259" w:lineRule="auto"/>
        <w:contextualSpacing/>
        <w:jc w:val="left"/>
        <w:rPr>
          <w:rFonts w:ascii="Aptos" w:hAnsi="Aptos" w:eastAsia="Aptos" w:cs="Arial"/>
          <w:i/>
          <w:iCs/>
          <w:kern w:val="2"/>
          <w:lang w:eastAsia="en-US"/>
          <w14:ligatures w14:val="standardContextual"/>
        </w:rPr>
      </w:pPr>
    </w:p>
    <w:p w:rsidRPr="002D50F6" w:rsidR="004D2DA3" w:rsidP="004D2DA3" w:rsidRDefault="004D2DA3" w14:paraId="6E7E1506" w14:textId="60B2BEEC">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When sending commercial electronic messages, two </w:t>
      </w:r>
      <w:r w:rsidRPr="002D50F6" w:rsidR="00E46848">
        <w:rPr>
          <w:rFonts w:ascii="Aptos" w:hAnsi="Aptos" w:eastAsia="Aptos" w:cs="Arial"/>
          <w:kern w:val="2"/>
          <w:lang w:eastAsia="en-US"/>
          <w14:ligatures w14:val="standardContextual"/>
        </w:rPr>
        <w:t xml:space="preserve">separate </w:t>
      </w:r>
      <w:r w:rsidRPr="002D50F6">
        <w:rPr>
          <w:rFonts w:ascii="Aptos" w:hAnsi="Aptos" w:eastAsia="Aptos" w:cs="Arial"/>
          <w:kern w:val="2"/>
          <w:lang w:eastAsia="en-US"/>
          <w14:ligatures w14:val="standardContextual"/>
        </w:rPr>
        <w:t xml:space="preserve">types of consent </w:t>
      </w:r>
      <w:r w:rsidRPr="002D50F6" w:rsidR="00E46848">
        <w:rPr>
          <w:rFonts w:ascii="Aptos" w:hAnsi="Aptos" w:eastAsia="Aptos" w:cs="Arial"/>
          <w:kern w:val="2"/>
          <w:lang w:eastAsia="en-US"/>
          <w14:ligatures w14:val="standardContextual"/>
        </w:rPr>
        <w:t>may be r</w:t>
      </w:r>
      <w:r w:rsidRPr="002D50F6">
        <w:rPr>
          <w:rFonts w:ascii="Aptos" w:hAnsi="Aptos" w:eastAsia="Aptos" w:cs="Arial"/>
          <w:kern w:val="2"/>
          <w:lang w:eastAsia="en-US"/>
          <w14:ligatures w14:val="standardContextual"/>
        </w:rPr>
        <w:t>equired. Under the Regulation, service providers must obtain</w:t>
      </w:r>
      <w:r w:rsidRPr="002D50F6" w:rsidR="00E46848">
        <w:rPr>
          <w:rFonts w:ascii="Aptos" w:hAnsi="Aptos" w:eastAsia="Aptos" w:cs="Arial"/>
          <w:kern w:val="2"/>
          <w:lang w:eastAsia="en-US"/>
          <w14:ligatures w14:val="standardContextual"/>
        </w:rPr>
        <w:t xml:space="preserve"> the recipient’s prior</w:t>
      </w:r>
      <w:r w:rsidRPr="002D50F6">
        <w:rPr>
          <w:rFonts w:ascii="Aptos" w:hAnsi="Aptos" w:eastAsia="Aptos" w:cs="Arial"/>
          <w:kern w:val="2"/>
          <w:lang w:eastAsia="en-US"/>
          <w14:ligatures w14:val="standardContextual"/>
        </w:rPr>
        <w:t xml:space="preserve"> consent either in writing, through any electronic communication tool, or via the Message Management System (MMS).</w:t>
      </w:r>
      <w:r w:rsidRPr="002D50F6" w:rsidR="0065360F">
        <w:rPr>
          <w:rFonts w:ascii="Aptos" w:hAnsi="Aptos" w:eastAsia="Aptos" w:cs="Arial"/>
          <w:kern w:val="2"/>
          <w:lang w:eastAsia="en-US"/>
          <w14:ligatures w14:val="standardContextual"/>
        </w:rPr>
        <w:t xml:space="preserve"> </w:t>
      </w:r>
    </w:p>
    <w:p w:rsidRPr="002D50F6" w:rsidR="004D2DA3" w:rsidP="004D2DA3" w:rsidRDefault="004D2DA3" w14:paraId="45B699D1" w14:textId="77777777">
      <w:pPr>
        <w:spacing w:after="160" w:line="259" w:lineRule="auto"/>
        <w:contextualSpacing/>
        <w:rPr>
          <w:rFonts w:ascii="Aptos" w:hAnsi="Aptos" w:eastAsia="Aptos" w:cs="Arial"/>
          <w:kern w:val="2"/>
          <w:lang w:eastAsia="en-US"/>
          <w14:ligatures w14:val="standardContextual"/>
        </w:rPr>
      </w:pPr>
    </w:p>
    <w:p w:rsidRPr="002D50F6" w:rsidR="004D2DA3" w:rsidP="004D2DA3" w:rsidRDefault="004D2DA3" w14:paraId="05DA1DF8" w14:textId="66F2A69B">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In addition to the consent required </w:t>
      </w:r>
      <w:r w:rsidRPr="002D50F6" w:rsidR="008474BE">
        <w:rPr>
          <w:rFonts w:ascii="Aptos" w:hAnsi="Aptos" w:eastAsia="Aptos" w:cs="Arial"/>
          <w:kern w:val="2"/>
          <w:lang w:eastAsia="en-US"/>
          <w14:ligatures w14:val="standardContextual"/>
        </w:rPr>
        <w:t>under</w:t>
      </w:r>
      <w:r w:rsidRPr="002D50F6">
        <w:rPr>
          <w:rFonts w:ascii="Aptos" w:hAnsi="Aptos" w:eastAsia="Aptos" w:cs="Arial"/>
          <w:kern w:val="2"/>
          <w:lang w:eastAsia="en-US"/>
          <w14:ligatures w14:val="standardContextual"/>
        </w:rPr>
        <w:t xml:space="preserve"> the Regulation, service providers must also obtain explicit consent </w:t>
      </w:r>
      <w:r w:rsidRPr="002D50F6" w:rsidR="008474BE">
        <w:rPr>
          <w:rFonts w:ascii="Aptos" w:hAnsi="Aptos" w:eastAsia="Aptos" w:cs="Arial"/>
          <w:kern w:val="2"/>
          <w:lang w:eastAsia="en-US"/>
          <w14:ligatures w14:val="standardContextual"/>
        </w:rPr>
        <w:t>under</w:t>
      </w:r>
      <w:r w:rsidRPr="002D50F6">
        <w:rPr>
          <w:rFonts w:ascii="Aptos" w:hAnsi="Aptos" w:eastAsia="Aptos" w:cs="Arial"/>
          <w:kern w:val="2"/>
          <w:lang w:eastAsia="en-US"/>
          <w14:ligatures w14:val="standardContextual"/>
        </w:rPr>
        <w:t xml:space="preserve"> the Data Protection Law</w:t>
      </w:r>
      <w:r w:rsidRPr="002D50F6" w:rsidR="008474BE">
        <w:rPr>
          <w:rFonts w:ascii="Aptos" w:hAnsi="Aptos" w:eastAsia="Aptos" w:cs="Arial"/>
          <w:kern w:val="2"/>
          <w:lang w:eastAsia="en-US"/>
          <w14:ligatures w14:val="standardContextual"/>
        </w:rPr>
        <w:t xml:space="preserve"> for the processing of personal data in connection with commercial electronic communications</w:t>
      </w:r>
      <w:r w:rsidRPr="002D50F6">
        <w:rPr>
          <w:rFonts w:ascii="Aptos" w:hAnsi="Aptos" w:eastAsia="Aptos" w:cs="Arial"/>
          <w:kern w:val="2"/>
          <w:lang w:eastAsia="en-US"/>
          <w14:ligatures w14:val="standardContextual"/>
        </w:rPr>
        <w:t>. Explicit consent, as defined by the Data Protection Law, must be freely given, specific, and informed.</w:t>
      </w:r>
    </w:p>
    <w:p w:rsidRPr="002D50F6" w:rsidR="00204D52" w:rsidP="004D2DA3" w:rsidRDefault="00204D52" w14:paraId="409524B3" w14:textId="77777777">
      <w:pPr>
        <w:spacing w:after="160" w:line="259" w:lineRule="auto"/>
        <w:contextualSpacing/>
        <w:rPr>
          <w:rFonts w:ascii="Aptos" w:hAnsi="Aptos" w:eastAsia="Aptos" w:cs="Arial"/>
          <w:kern w:val="2"/>
          <w:lang w:eastAsia="en-US"/>
          <w14:ligatures w14:val="standardContextual"/>
        </w:rPr>
      </w:pPr>
    </w:p>
    <w:p w:rsidRPr="002D50F6" w:rsidR="004D2DA3" w:rsidP="004D2DA3" w:rsidRDefault="00204D52" w14:paraId="3425E3D8" w14:textId="3ED6D358">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According to Article 7/10 of the Regulation, the burden of proof for obtaining </w:t>
      </w:r>
      <w:r w:rsidRPr="002D50F6" w:rsidR="008474BE">
        <w:rPr>
          <w:rFonts w:ascii="Aptos" w:hAnsi="Aptos" w:eastAsia="Aptos" w:cs="Arial"/>
          <w:kern w:val="2"/>
          <w:lang w:eastAsia="en-US"/>
          <w14:ligatures w14:val="standardContextual"/>
        </w:rPr>
        <w:t>the required</w:t>
      </w:r>
      <w:r w:rsidRPr="002D50F6">
        <w:rPr>
          <w:rFonts w:ascii="Aptos" w:hAnsi="Aptos" w:eastAsia="Aptos" w:cs="Arial"/>
          <w:kern w:val="2"/>
          <w:lang w:eastAsia="en-US"/>
          <w14:ligatures w14:val="standardContextual"/>
        </w:rPr>
        <w:t xml:space="preserve"> consent </w:t>
      </w:r>
      <w:r w:rsidRPr="002D50F6" w:rsidR="008474BE">
        <w:rPr>
          <w:rFonts w:ascii="Aptos" w:hAnsi="Aptos" w:eastAsia="Aptos" w:cs="Arial"/>
          <w:kern w:val="2"/>
          <w:lang w:eastAsia="en-US"/>
          <w14:ligatures w14:val="standardContextual"/>
        </w:rPr>
        <w:t>rests</w:t>
      </w:r>
      <w:r w:rsidRPr="002D50F6">
        <w:rPr>
          <w:rFonts w:ascii="Aptos" w:hAnsi="Aptos" w:eastAsia="Aptos" w:cs="Arial"/>
          <w:kern w:val="2"/>
          <w:lang w:eastAsia="en-US"/>
          <w14:ligatures w14:val="standardContextual"/>
        </w:rPr>
        <w:t xml:space="preserve"> with the service provider </w:t>
      </w:r>
      <w:r w:rsidRPr="002D50F6" w:rsidR="008474BE">
        <w:rPr>
          <w:rFonts w:ascii="Aptos" w:hAnsi="Aptos" w:eastAsia="Aptos" w:cs="Arial"/>
          <w:kern w:val="2"/>
          <w:lang w:eastAsia="en-US"/>
          <w14:ligatures w14:val="standardContextual"/>
        </w:rPr>
        <w:t>where</w:t>
      </w:r>
      <w:r w:rsidRPr="002D50F6">
        <w:rPr>
          <w:rFonts w:ascii="Aptos" w:hAnsi="Aptos" w:eastAsia="Aptos" w:cs="Arial"/>
          <w:kern w:val="2"/>
          <w:lang w:eastAsia="en-US"/>
          <w14:ligatures w14:val="standardContextual"/>
        </w:rPr>
        <w:t xml:space="preserve"> consent </w:t>
      </w:r>
      <w:r w:rsidRPr="002D50F6" w:rsidR="008474BE">
        <w:rPr>
          <w:rFonts w:ascii="Aptos" w:hAnsi="Aptos" w:eastAsia="Aptos" w:cs="Arial"/>
          <w:kern w:val="2"/>
          <w:lang w:eastAsia="en-US"/>
          <w14:ligatures w14:val="standardContextual"/>
        </w:rPr>
        <w:t xml:space="preserve">has </w:t>
      </w:r>
      <w:r w:rsidRPr="002D50F6">
        <w:rPr>
          <w:rFonts w:ascii="Aptos" w:hAnsi="Aptos" w:eastAsia="Aptos" w:cs="Arial"/>
          <w:kern w:val="2"/>
          <w:lang w:eastAsia="en-US"/>
          <w14:ligatures w14:val="standardContextual"/>
        </w:rPr>
        <w:t xml:space="preserve">not </w:t>
      </w:r>
      <w:r w:rsidRPr="002D50F6" w:rsidR="008474BE">
        <w:rPr>
          <w:rFonts w:ascii="Aptos" w:hAnsi="Aptos" w:eastAsia="Aptos" w:cs="Arial"/>
          <w:kern w:val="2"/>
          <w:lang w:eastAsia="en-US"/>
          <w14:ligatures w14:val="standardContextual"/>
        </w:rPr>
        <w:t xml:space="preserve">been </w:t>
      </w:r>
      <w:r w:rsidRPr="002D50F6">
        <w:rPr>
          <w:rFonts w:ascii="Aptos" w:hAnsi="Aptos" w:eastAsia="Aptos" w:cs="Arial"/>
          <w:kern w:val="2"/>
          <w:lang w:eastAsia="en-US"/>
          <w14:ligatures w14:val="standardContextual"/>
        </w:rPr>
        <w:t>obtained through the MMS. Additionally, in the event of a data breach, the Personal Data Protection Authority (KVKK) evaluates whether data controllers have implemented double opt-in methods. As a result, service providers typically use the double opt-in method to obtain consent in practice.</w:t>
      </w:r>
      <w:r w:rsidRPr="002D50F6" w:rsidR="00296F73">
        <w:rPr>
          <w:rFonts w:ascii="Aptos" w:hAnsi="Aptos" w:eastAsia="Aptos" w:cs="Arial"/>
          <w:kern w:val="2"/>
          <w:lang w:eastAsia="en-US"/>
          <w14:ligatures w14:val="standardContextual"/>
        </w:rPr>
        <w:t xml:space="preserve"> </w:t>
      </w:r>
      <w:r w:rsidRPr="002D50F6" w:rsidR="008474BE">
        <w:rPr>
          <w:rFonts w:ascii="Aptos" w:hAnsi="Aptos" w:eastAsia="Aptos" w:cs="Arial"/>
          <w:kern w:val="2"/>
          <w:lang w:eastAsia="en-US"/>
          <w14:ligatures w14:val="standardContextual"/>
        </w:rPr>
        <w:t>The o</w:t>
      </w:r>
      <w:r w:rsidRPr="002D50F6" w:rsidR="00296F73">
        <w:rPr>
          <w:rFonts w:ascii="Aptos" w:hAnsi="Aptos" w:eastAsia="Aptos" w:cs="Arial"/>
          <w:kern w:val="2"/>
          <w:lang w:eastAsia="en-US"/>
          <w14:ligatures w14:val="standardContextual"/>
        </w:rPr>
        <w:t xml:space="preserve">pt-out method is not </w:t>
      </w:r>
      <w:r w:rsidRPr="002D50F6" w:rsidR="008474BE">
        <w:rPr>
          <w:rFonts w:ascii="Aptos" w:hAnsi="Aptos" w:eastAsia="Aptos" w:cs="Arial"/>
          <w:kern w:val="2"/>
          <w:lang w:eastAsia="en-US"/>
          <w14:ligatures w14:val="standardContextual"/>
        </w:rPr>
        <w:t>permitted</w:t>
      </w:r>
      <w:r w:rsidRPr="002D50F6" w:rsidR="00296F73">
        <w:rPr>
          <w:rFonts w:ascii="Aptos" w:hAnsi="Aptos" w:eastAsia="Aptos" w:cs="Arial"/>
          <w:kern w:val="2"/>
          <w:lang w:eastAsia="en-US"/>
          <w14:ligatures w14:val="standardContextual"/>
        </w:rPr>
        <w:t xml:space="preserve"> under Turkish legislation.</w:t>
      </w:r>
    </w:p>
    <w:p w:rsidRPr="002D50F6" w:rsidR="00AC1866" w:rsidP="004D2DA3" w:rsidRDefault="00AC1866" w14:paraId="05CC10D5" w14:textId="77777777">
      <w:pPr>
        <w:spacing w:after="160" w:line="259" w:lineRule="auto"/>
        <w:contextualSpacing/>
        <w:rPr>
          <w:rFonts w:ascii="Aptos" w:hAnsi="Aptos" w:eastAsia="Aptos" w:cs="Arial"/>
          <w:kern w:val="2"/>
          <w:lang w:eastAsia="en-US"/>
          <w14:ligatures w14:val="standardContextual"/>
        </w:rPr>
      </w:pPr>
    </w:p>
    <w:p w:rsidRPr="002D50F6" w:rsidR="00AC1866" w:rsidP="00AC1866" w:rsidRDefault="00AC1866" w14:paraId="79ED75B9" w14:textId="77777777">
      <w:pPr>
        <w:spacing w:after="160" w:line="259" w:lineRule="auto"/>
        <w:contextualSpacing/>
        <w:rPr>
          <w:rFonts w:ascii="Aptos" w:hAnsi="Aptos" w:eastAsia="Aptos" w:cs="Arial"/>
          <w:kern w:val="2"/>
          <w:lang w:eastAsia="en-US"/>
          <w14:ligatures w14:val="standardContextual"/>
        </w:rPr>
      </w:pPr>
    </w:p>
    <w:p w:rsidRPr="002D50F6" w:rsidR="00AC1866" w:rsidP="00AC1866" w:rsidRDefault="00AC1866" w14:paraId="79957022" w14:textId="77777777">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Moreover, under Article 7 of the Regulation, service providers are prohibited from requesting consent by sending commercial electronic messages to recipients' electronic communication addresses. Consent must be given by the recipient in advance.</w:t>
      </w:r>
    </w:p>
    <w:p w:rsidRPr="002D50F6" w:rsidR="00AC1866" w:rsidP="00AC1866" w:rsidRDefault="00AC1866" w14:paraId="55AD1E75" w14:textId="77777777">
      <w:pPr>
        <w:spacing w:after="160" w:line="259" w:lineRule="auto"/>
        <w:contextualSpacing/>
        <w:rPr>
          <w:rFonts w:ascii="Aptos" w:hAnsi="Aptos" w:eastAsia="Aptos" w:cs="Arial"/>
          <w:kern w:val="2"/>
          <w:lang w:eastAsia="en-US"/>
          <w14:ligatures w14:val="standardContextual"/>
        </w:rPr>
      </w:pPr>
    </w:p>
    <w:p w:rsidRPr="002D50F6" w:rsidR="00AC1866" w:rsidP="00AC1866" w:rsidRDefault="00AC1866" w14:paraId="5B495337" w14:textId="7CF0BE7C">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Consent given by one party in an agency, special authorized operator, or dealership agreement is also deemed valid for the other party, but only concerning the goods, services, or brand covered by the agreement. It is crucial to comply with the legal requirements under the Data Protection Law when transferring contact information between the parties.</w:t>
      </w:r>
    </w:p>
    <w:p w:rsidRPr="002D50F6" w:rsidR="004D2DA3" w:rsidP="004D2DA3" w:rsidRDefault="004D2DA3" w14:paraId="23537C42" w14:textId="77777777">
      <w:pPr>
        <w:spacing w:after="160" w:line="259" w:lineRule="auto"/>
        <w:contextualSpacing/>
        <w:jc w:val="left"/>
        <w:rPr>
          <w:rFonts w:ascii="Aptos" w:hAnsi="Aptos" w:eastAsia="Aptos" w:cs="Arial"/>
          <w:i/>
          <w:iCs/>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77782059" w14:textId="77777777">
        <w:tc>
          <w:tcPr>
            <w:tcW w:w="4508" w:type="dxa"/>
          </w:tcPr>
          <w:p w:rsidRPr="002D50F6" w:rsidR="004429DF" w:rsidP="004429DF" w:rsidRDefault="004429DF" w14:paraId="0AB6A9BF"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72268C" w:rsidP="0072268C" w:rsidRDefault="0072268C" w14:paraId="1B343E92" w14:textId="77777777">
            <w:pPr>
              <w:spacing w:after="0"/>
              <w:jc w:val="left"/>
              <w:rPr>
                <w:rFonts w:ascii="Aptos" w:hAnsi="Aptos" w:cs="Arial"/>
                <w:color w:val="000000" w:themeColor="text1"/>
                <w:kern w:val="2"/>
                <w:lang w:val="en-GB" w:eastAsia="en-US"/>
                <w14:ligatures w14:val="standardContextual"/>
              </w:rPr>
            </w:pPr>
            <w:r w:rsidRPr="002D50F6">
              <w:rPr>
                <w:rFonts w:ascii="Aptos" w:hAnsi="Aptos" w:cs="Arial"/>
                <w:color w:val="000000" w:themeColor="text1"/>
                <w:kern w:val="2"/>
                <w:lang w:val="en-GB" w:eastAsia="en-US"/>
                <w14:ligatures w14:val="standardContextual"/>
              </w:rPr>
              <w:t>Article 6 of the Electronic Commerce Law</w:t>
            </w:r>
          </w:p>
          <w:p w:rsidRPr="002D50F6" w:rsidR="0072268C" w:rsidP="0072268C" w:rsidRDefault="0072268C" w14:paraId="3E512F46"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Article 7 of the Regulation </w:t>
            </w:r>
          </w:p>
          <w:p w:rsidRPr="002D50F6" w:rsidR="0072268C" w:rsidP="0072268C" w:rsidRDefault="0072268C" w14:paraId="1C9ABE02" w14:textId="4B8F5ECE">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5 of the Data Protection Law</w:t>
            </w:r>
          </w:p>
        </w:tc>
      </w:tr>
    </w:tbl>
    <w:p w:rsidRPr="002D50F6" w:rsidR="004429DF" w:rsidP="004429DF" w:rsidRDefault="004429DF" w14:paraId="567DFD6D" w14:textId="77777777">
      <w:pPr>
        <w:spacing w:after="160" w:line="259" w:lineRule="auto"/>
        <w:ind w:left="720"/>
        <w:contextualSpacing/>
        <w:jc w:val="left"/>
        <w:rPr>
          <w:rFonts w:ascii="Aptos" w:hAnsi="Aptos" w:eastAsia="Aptos" w:cs="Arial"/>
          <w:i/>
          <w:iCs/>
          <w:kern w:val="2"/>
          <w:lang w:eastAsia="en-US"/>
          <w14:ligatures w14:val="standardContextual"/>
        </w:rPr>
      </w:pPr>
    </w:p>
    <w:p w:rsidRPr="002D50F6" w:rsidR="004429DF" w:rsidP="004429DF" w:rsidRDefault="004429DF" w14:paraId="3A702B9E" w14:textId="77777777">
      <w:pPr>
        <w:numPr>
          <w:ilvl w:val="2"/>
          <w:numId w:val="13"/>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What are the requirements valid consent for telemarketing?</w:t>
      </w:r>
      <w:r w:rsidRPr="002D50F6">
        <w:rPr>
          <w:rFonts w:ascii="Aptos" w:hAnsi="Aptos" w:eastAsia="Aptos" w:cs="Arial"/>
          <w:i/>
          <w:iCs/>
          <w:kern w:val="2"/>
          <w:lang w:eastAsia="en-US"/>
          <w14:ligatures w14:val="standardContextual"/>
        </w:rPr>
        <w:t xml:space="preserve"> (opt in, opt out, double opt in)?</w:t>
      </w:r>
    </w:p>
    <w:p w:rsidRPr="002D50F6" w:rsidR="00204D52" w:rsidP="00204D52" w:rsidRDefault="00204D52" w14:paraId="281C9BF5" w14:textId="48446D0C">
      <w:pPr>
        <w:spacing w:after="160" w:line="259" w:lineRule="auto"/>
        <w:ind w:left="720"/>
        <w:contextualSpacing/>
        <w:jc w:val="left"/>
        <w:rPr>
          <w:rFonts w:ascii="Aptos" w:hAnsi="Aptos" w:eastAsia="Aptos" w:cs="Arial"/>
          <w:i/>
          <w:iCs/>
          <w:kern w:val="2"/>
          <w:lang w:eastAsia="en-US"/>
          <w14:ligatures w14:val="standardContextual"/>
        </w:rPr>
      </w:pPr>
    </w:p>
    <w:p w:rsidRPr="002D50F6" w:rsidR="0072268C" w:rsidP="0072268C" w:rsidRDefault="0072268C" w14:paraId="5E87DF2E" w14:textId="7533A227">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Please refer to Section 4.2.1. above.</w:t>
      </w:r>
    </w:p>
    <w:p w:rsidRPr="002D50F6" w:rsidR="00204D52" w:rsidP="00204D52" w:rsidRDefault="00204D52" w14:paraId="1811A30D"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3E1569C5" w14:textId="77777777">
        <w:tc>
          <w:tcPr>
            <w:tcW w:w="4508" w:type="dxa"/>
          </w:tcPr>
          <w:p w:rsidRPr="002D50F6" w:rsidR="004429DF" w:rsidP="004429DF" w:rsidRDefault="004429DF" w14:paraId="7C463140"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72268C" w:rsidP="0072268C" w:rsidRDefault="0072268C" w14:paraId="31D6D4A5" w14:textId="0A0E2FA3">
            <w:pPr>
              <w:spacing w:after="0"/>
              <w:jc w:val="left"/>
              <w:rPr>
                <w:rFonts w:ascii="Aptos" w:hAnsi="Aptos" w:cs="Arial"/>
                <w:color w:val="000000" w:themeColor="text1"/>
                <w:kern w:val="2"/>
                <w:lang w:val="en-GB" w:eastAsia="en-US"/>
                <w14:ligatures w14:val="standardContextual"/>
              </w:rPr>
            </w:pPr>
            <w:r w:rsidRPr="002D50F6">
              <w:rPr>
                <w:rFonts w:ascii="Aptos" w:hAnsi="Aptos" w:cs="Arial"/>
                <w:color w:val="000000" w:themeColor="text1"/>
                <w:kern w:val="2"/>
                <w:lang w:val="en-GB" w:eastAsia="en-US"/>
                <w14:ligatures w14:val="standardContextual"/>
              </w:rPr>
              <w:t>Article 6 of the Electronic Commerce Law</w:t>
            </w:r>
          </w:p>
          <w:p w:rsidRPr="002D50F6" w:rsidR="0072268C" w:rsidP="0072268C" w:rsidRDefault="0072268C" w14:paraId="274B588F"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Article 7 of the Regulation </w:t>
            </w:r>
          </w:p>
          <w:p w:rsidRPr="002D50F6" w:rsidR="004429DF" w:rsidP="0072268C" w:rsidRDefault="0072268C" w14:paraId="2BDC50D3" w14:textId="10912AD0">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5 of the Data Protection Law</w:t>
            </w:r>
          </w:p>
        </w:tc>
      </w:tr>
    </w:tbl>
    <w:p w:rsidRPr="002D50F6" w:rsidR="004429DF" w:rsidP="004429DF" w:rsidRDefault="004429DF" w14:paraId="56879078" w14:textId="77777777">
      <w:pPr>
        <w:spacing w:after="160" w:line="259" w:lineRule="auto"/>
        <w:ind w:left="720"/>
        <w:contextualSpacing/>
        <w:jc w:val="left"/>
        <w:rPr>
          <w:rFonts w:ascii="Aptos" w:hAnsi="Aptos" w:eastAsia="Aptos" w:cs="Arial"/>
          <w:i/>
          <w:iCs/>
          <w:kern w:val="2"/>
          <w:lang w:eastAsia="en-US"/>
          <w14:ligatures w14:val="standardContextual"/>
        </w:rPr>
      </w:pPr>
    </w:p>
    <w:p w:rsidRPr="002D50F6" w:rsidR="004429DF" w:rsidP="004429DF" w:rsidRDefault="004429DF" w14:paraId="29BE26A2" w14:textId="77777777">
      <w:pPr>
        <w:numPr>
          <w:ilvl w:val="2"/>
          <w:numId w:val="13"/>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What are the requirements valid consent for </w:t>
      </w:r>
      <w:proofErr w:type="spellStart"/>
      <w:r w:rsidRPr="002D50F6">
        <w:rPr>
          <w:rFonts w:ascii="Aptos" w:hAnsi="Aptos" w:eastAsia="Aptos" w:cs="Arial"/>
          <w:kern w:val="2"/>
          <w:lang w:eastAsia="en-US"/>
          <w14:ligatures w14:val="standardContextual"/>
        </w:rPr>
        <w:t>sms</w:t>
      </w:r>
      <w:proofErr w:type="spellEnd"/>
      <w:r w:rsidRPr="002D50F6">
        <w:rPr>
          <w:rFonts w:ascii="Aptos" w:hAnsi="Aptos" w:eastAsia="Aptos" w:cs="Arial"/>
          <w:kern w:val="2"/>
          <w:lang w:eastAsia="en-US"/>
          <w14:ligatures w14:val="standardContextual"/>
        </w:rPr>
        <w:t xml:space="preserve">/mms marketing? </w:t>
      </w:r>
      <w:r w:rsidRPr="002D50F6">
        <w:rPr>
          <w:rFonts w:ascii="Aptos" w:hAnsi="Aptos" w:eastAsia="Aptos" w:cs="Arial"/>
          <w:i/>
          <w:iCs/>
          <w:kern w:val="2"/>
          <w:lang w:eastAsia="en-US"/>
          <w14:ligatures w14:val="standardContextual"/>
        </w:rPr>
        <w:t>(opt in, opt out, double opt in)?</w:t>
      </w:r>
    </w:p>
    <w:p w:rsidRPr="002D50F6" w:rsidR="00204D52" w:rsidP="00204D52" w:rsidRDefault="00204D52" w14:paraId="62EFFFE5" w14:textId="77777777">
      <w:pPr>
        <w:spacing w:after="160" w:line="259" w:lineRule="auto"/>
        <w:contextualSpacing/>
        <w:jc w:val="left"/>
        <w:rPr>
          <w:rFonts w:ascii="Aptos" w:hAnsi="Aptos" w:eastAsia="Aptos" w:cs="Arial"/>
          <w:i/>
          <w:iCs/>
          <w:kern w:val="2"/>
          <w:lang w:eastAsia="en-US"/>
          <w14:ligatures w14:val="standardContextual"/>
        </w:rPr>
      </w:pPr>
    </w:p>
    <w:p w:rsidRPr="002D50F6" w:rsidR="00E4502B" w:rsidP="0072268C" w:rsidRDefault="0072268C" w14:paraId="416DC091" w14:textId="738981AF">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Please refer to Section 4.2.1. above. </w:t>
      </w:r>
      <w:r w:rsidRPr="002D50F6" w:rsidR="00E4502B">
        <w:rPr>
          <w:rFonts w:ascii="Aptos" w:hAnsi="Aptos" w:eastAsia="Aptos" w:cs="Arial"/>
          <w:kern w:val="2"/>
          <w:lang w:eastAsia="en-US"/>
          <w14:ligatures w14:val="standardContextual"/>
        </w:rPr>
        <w:t xml:space="preserve">Furthermore, </w:t>
      </w:r>
      <w:r w:rsidRPr="002D50F6">
        <w:rPr>
          <w:rFonts w:ascii="Aptos" w:hAnsi="Aptos" w:eastAsia="Aptos" w:cs="Arial"/>
          <w:kern w:val="2"/>
          <w:lang w:eastAsia="en-US"/>
          <w14:ligatures w14:val="standardContextual"/>
        </w:rPr>
        <w:t xml:space="preserve">the </w:t>
      </w:r>
      <w:r w:rsidRPr="002D50F6" w:rsidR="00E4502B">
        <w:rPr>
          <w:rFonts w:ascii="Aptos" w:hAnsi="Aptos" w:eastAsia="Aptos" w:cs="Arial"/>
          <w:kern w:val="2"/>
          <w:lang w:eastAsia="en-US"/>
          <w14:ligatures w14:val="standardContextual"/>
        </w:rPr>
        <w:t>Electronic Commerce Law</w:t>
      </w:r>
      <w:r w:rsidRPr="002D50F6">
        <w:rPr>
          <w:rFonts w:ascii="Aptos" w:hAnsi="Aptos" w:eastAsia="Aptos" w:cs="Arial"/>
          <w:kern w:val="2"/>
          <w:lang w:eastAsia="en-US"/>
          <w14:ligatures w14:val="standardContextual"/>
        </w:rPr>
        <w:t xml:space="preserve"> as well as the Regulation</w:t>
      </w:r>
      <w:r w:rsidRPr="002D50F6" w:rsidR="00E4502B">
        <w:rPr>
          <w:rFonts w:ascii="Aptos" w:hAnsi="Aptos" w:eastAsia="Aptos" w:cs="Arial"/>
          <w:kern w:val="2"/>
          <w:lang w:eastAsia="en-US"/>
          <w14:ligatures w14:val="standardContextual"/>
        </w:rPr>
        <w:t xml:space="preserve"> grant recipients the right to withdraw their consent </w:t>
      </w:r>
      <w:r w:rsidRPr="002D50F6" w:rsidR="008474BE">
        <w:rPr>
          <w:rFonts w:ascii="Aptos" w:hAnsi="Aptos" w:eastAsia="Aptos" w:cs="Arial"/>
          <w:kern w:val="2"/>
          <w:lang w:eastAsia="en-US"/>
          <w14:ligatures w14:val="standardContextual"/>
        </w:rPr>
        <w:t>to receive</w:t>
      </w:r>
      <w:r w:rsidRPr="002D50F6" w:rsidR="00E4502B">
        <w:rPr>
          <w:rFonts w:ascii="Aptos" w:hAnsi="Aptos" w:eastAsia="Aptos" w:cs="Arial"/>
          <w:kern w:val="2"/>
          <w:lang w:eastAsia="en-US"/>
          <w14:ligatures w14:val="standardContextual"/>
        </w:rPr>
        <w:t xml:space="preserve"> such messages at any time without </w:t>
      </w:r>
      <w:r w:rsidRPr="002D50F6" w:rsidR="008474BE">
        <w:rPr>
          <w:rFonts w:ascii="Aptos" w:hAnsi="Aptos" w:eastAsia="Aptos" w:cs="Arial"/>
          <w:kern w:val="2"/>
          <w:lang w:eastAsia="en-US"/>
          <w14:ligatures w14:val="standardContextual"/>
        </w:rPr>
        <w:t>the need to provide</w:t>
      </w:r>
      <w:r w:rsidRPr="002D50F6" w:rsidR="00E4502B">
        <w:rPr>
          <w:rFonts w:ascii="Aptos" w:hAnsi="Aptos" w:eastAsia="Aptos" w:cs="Arial"/>
          <w:kern w:val="2"/>
          <w:lang w:eastAsia="en-US"/>
          <w14:ligatures w14:val="standardContextual"/>
        </w:rPr>
        <w:t xml:space="preserve"> a reason. </w:t>
      </w:r>
    </w:p>
    <w:p w:rsidRPr="002D50F6" w:rsidR="00204D52" w:rsidP="00204D52" w:rsidRDefault="00204D52" w14:paraId="6572265B" w14:textId="77777777">
      <w:pPr>
        <w:spacing w:after="160" w:line="259" w:lineRule="auto"/>
        <w:contextualSpacing/>
        <w:jc w:val="left"/>
        <w:rPr>
          <w:rFonts w:ascii="Aptos" w:hAnsi="Aptos" w:eastAsia="Aptos" w:cs="Arial"/>
          <w:i/>
          <w:iCs/>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6D10DD2B" w14:textId="77777777">
        <w:tc>
          <w:tcPr>
            <w:tcW w:w="4508" w:type="dxa"/>
          </w:tcPr>
          <w:p w:rsidRPr="002D50F6" w:rsidR="004429DF" w:rsidP="004429DF" w:rsidRDefault="004429DF" w14:paraId="7AFA8246"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72268C" w:rsidP="004429DF" w:rsidRDefault="00E4502B" w14:paraId="34CFCA4B" w14:textId="1DF40633">
            <w:pPr>
              <w:spacing w:after="0"/>
              <w:jc w:val="left"/>
              <w:rPr>
                <w:rFonts w:ascii="Aptos" w:hAnsi="Aptos" w:cs="Arial"/>
                <w:color w:val="000000" w:themeColor="text1"/>
                <w:kern w:val="2"/>
                <w:lang w:val="en-GB" w:eastAsia="en-US"/>
                <w14:ligatures w14:val="standardContextual"/>
              </w:rPr>
            </w:pPr>
            <w:r w:rsidRPr="002D50F6">
              <w:rPr>
                <w:rFonts w:ascii="Aptos" w:hAnsi="Aptos" w:cs="Arial"/>
                <w:color w:val="000000" w:themeColor="text1"/>
                <w:kern w:val="2"/>
                <w:lang w:val="en-GB" w:eastAsia="en-US"/>
                <w14:ligatures w14:val="standardContextual"/>
              </w:rPr>
              <w:t xml:space="preserve">Article 6 and 8 of </w:t>
            </w:r>
            <w:r w:rsidRPr="002D50F6" w:rsidR="0072268C">
              <w:rPr>
                <w:rFonts w:ascii="Aptos" w:hAnsi="Aptos" w:cs="Arial"/>
                <w:color w:val="000000" w:themeColor="text1"/>
                <w:kern w:val="2"/>
                <w:lang w:val="en-GB" w:eastAsia="en-US"/>
                <w14:ligatures w14:val="standardContextual"/>
              </w:rPr>
              <w:t xml:space="preserve">the </w:t>
            </w:r>
            <w:r w:rsidRPr="002D50F6">
              <w:rPr>
                <w:rFonts w:ascii="Aptos" w:hAnsi="Aptos" w:cs="Arial"/>
                <w:color w:val="000000" w:themeColor="text1"/>
                <w:kern w:val="2"/>
                <w:lang w:val="en-GB" w:eastAsia="en-US"/>
                <w14:ligatures w14:val="standardContextual"/>
              </w:rPr>
              <w:t>Electronic Commerce Law</w:t>
            </w:r>
          </w:p>
          <w:p w:rsidRPr="002D50F6" w:rsidR="0072268C" w:rsidP="0072268C" w:rsidRDefault="0072268C" w14:paraId="229080BB" w14:textId="6935250D">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Article 7, 9 of the Regulation </w:t>
            </w:r>
          </w:p>
          <w:p w:rsidRPr="002D50F6" w:rsidR="0072268C" w:rsidP="0072268C" w:rsidRDefault="0072268C" w14:paraId="7764B216" w14:textId="1CA7457A">
            <w:pPr>
              <w:spacing w:after="0"/>
              <w:jc w:val="left"/>
              <w:rPr>
                <w:rFonts w:ascii="Aptos" w:hAnsi="Aptos" w:cs="Arial"/>
                <w:color w:val="156082" w:themeColor="accent1"/>
                <w:kern w:val="2"/>
                <w:lang w:val="en-GB" w:eastAsia="en-US"/>
                <w14:ligatures w14:val="standardContextual"/>
              </w:rPr>
            </w:pPr>
            <w:r w:rsidRPr="002D50F6">
              <w:rPr>
                <w:rFonts w:ascii="Aptos" w:hAnsi="Aptos" w:cs="Arial"/>
                <w:kern w:val="2"/>
                <w:lang w:val="en-GB" w:eastAsia="en-US"/>
                <w14:ligatures w14:val="standardContextual"/>
              </w:rPr>
              <w:t>Article 5 of the Data Protection Law</w:t>
            </w:r>
          </w:p>
        </w:tc>
      </w:tr>
    </w:tbl>
    <w:p w:rsidRPr="002D50F6" w:rsidR="004429DF" w:rsidP="004429DF" w:rsidRDefault="004429DF" w14:paraId="3B01991B" w14:textId="77777777">
      <w:pPr>
        <w:spacing w:after="160" w:line="279" w:lineRule="auto"/>
        <w:jc w:val="left"/>
        <w:rPr>
          <w:rFonts w:ascii="Aptos" w:hAnsi="Aptos" w:eastAsia="MS Mincho" w:cs="Arial"/>
          <w:lang w:val="en-GB" w:eastAsia="ja-JP"/>
        </w:rPr>
      </w:pPr>
    </w:p>
    <w:p w:rsidRPr="002D50F6" w:rsidR="004429DF" w:rsidP="004429DF" w:rsidRDefault="004429DF" w14:paraId="475B7C98" w14:textId="77777777">
      <w:pPr>
        <w:numPr>
          <w:ilvl w:val="2"/>
          <w:numId w:val="13"/>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Are there any rules on dark patterns? </w:t>
      </w:r>
      <w:r w:rsidRPr="002D50F6">
        <w:rPr>
          <w:rFonts w:ascii="Aptos" w:hAnsi="Aptos" w:eastAsia="Aptos" w:cs="Arial"/>
          <w:i/>
          <w:iCs/>
          <w:kern w:val="2"/>
          <w:lang w:eastAsia="en-US"/>
          <w14:ligatures w14:val="standardContextual"/>
        </w:rPr>
        <w:t xml:space="preserve">(Please include requirements from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and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/mms marketing laws)</w:t>
      </w:r>
    </w:p>
    <w:p w:rsidRPr="002D50F6" w:rsidR="00204D52" w:rsidP="00204D52" w:rsidRDefault="00204D52" w14:paraId="2C024345" w14:textId="77777777">
      <w:pPr>
        <w:spacing w:after="160" w:line="259" w:lineRule="auto"/>
        <w:contextualSpacing/>
        <w:jc w:val="left"/>
        <w:rPr>
          <w:rFonts w:ascii="Aptos" w:hAnsi="Aptos" w:eastAsia="Aptos" w:cs="Arial"/>
          <w:i/>
          <w:iCs/>
          <w:kern w:val="2"/>
          <w:lang w:eastAsia="en-US"/>
          <w14:ligatures w14:val="standardContextual"/>
        </w:rPr>
      </w:pPr>
    </w:p>
    <w:p w:rsidRPr="002D50F6" w:rsidR="00204D52" w:rsidP="00204D52" w:rsidRDefault="00204D52" w14:paraId="15453725" w14:textId="13E79175">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None. </w:t>
      </w:r>
    </w:p>
    <w:p w:rsidRPr="002D50F6" w:rsidR="00204D52" w:rsidP="00204D52" w:rsidRDefault="00204D52" w14:paraId="38EA4A0E" w14:textId="77777777">
      <w:pPr>
        <w:spacing w:after="160" w:line="259" w:lineRule="auto"/>
        <w:contextualSpacing/>
        <w:jc w:val="left"/>
        <w:rPr>
          <w:rFonts w:ascii="Aptos" w:hAnsi="Aptos" w:eastAsia="Aptos" w:cs="Arial"/>
          <w:i/>
          <w:iCs/>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675A761D" w14:textId="77777777">
        <w:tc>
          <w:tcPr>
            <w:tcW w:w="4508" w:type="dxa"/>
          </w:tcPr>
          <w:p w:rsidRPr="002D50F6" w:rsidR="004429DF" w:rsidP="004429DF" w:rsidRDefault="004429DF" w14:paraId="1BC7C09E"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204D52" w14:paraId="5935285E" w14:textId="0D15CA26">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147219D1" w14:textId="77777777">
      <w:pPr>
        <w:spacing w:after="160" w:line="279" w:lineRule="auto"/>
        <w:jc w:val="left"/>
        <w:rPr>
          <w:rFonts w:ascii="Aptos" w:hAnsi="Aptos" w:eastAsia="MS Mincho" w:cs="Arial"/>
          <w:lang w:val="en-GB" w:eastAsia="ja-JP"/>
        </w:rPr>
      </w:pPr>
    </w:p>
    <w:p w:rsidRPr="002D50F6" w:rsidR="004429DF" w:rsidP="004429DF" w:rsidRDefault="004429DF" w14:paraId="78553440" w14:textId="72E9BAB4">
      <w:pPr>
        <w:numPr>
          <w:ilvl w:val="2"/>
          <w:numId w:val="13"/>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How long is consent valid for? </w:t>
      </w:r>
      <w:r w:rsidRPr="002D50F6">
        <w:rPr>
          <w:rFonts w:ascii="Aptos" w:hAnsi="Aptos" w:eastAsia="Aptos" w:cs="Arial"/>
          <w:i/>
          <w:iCs/>
          <w:kern w:val="2"/>
          <w:lang w:eastAsia="en-US"/>
          <w14:ligatures w14:val="standardContextual"/>
        </w:rPr>
        <w:t xml:space="preserve">(Please include requirements from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and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/mms marketing laws)</w:t>
      </w:r>
    </w:p>
    <w:p w:rsidRPr="002D50F6" w:rsidR="00204D52" w:rsidP="00204D52" w:rsidRDefault="00204D52" w14:paraId="730A13B1" w14:textId="77777777">
      <w:pPr>
        <w:spacing w:after="160" w:line="259" w:lineRule="auto"/>
        <w:contextualSpacing/>
        <w:rPr>
          <w:rFonts w:ascii="Aptos" w:hAnsi="Aptos" w:eastAsia="Aptos" w:cs="Arial"/>
          <w:kern w:val="2"/>
          <w:lang w:eastAsia="en-US"/>
          <w14:ligatures w14:val="standardContextual"/>
        </w:rPr>
      </w:pPr>
    </w:p>
    <w:p w:rsidRPr="002D50F6" w:rsidR="00204D52" w:rsidP="00204D52" w:rsidRDefault="0072268C" w14:paraId="1250459E" w14:textId="7FEBABA8">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C</w:t>
      </w:r>
      <w:r w:rsidRPr="002D50F6" w:rsidR="00204D52">
        <w:rPr>
          <w:rFonts w:ascii="Aptos" w:hAnsi="Aptos" w:eastAsia="Aptos" w:cs="Arial"/>
          <w:kern w:val="2"/>
          <w:lang w:eastAsia="en-US"/>
          <w14:ligatures w14:val="standardContextual"/>
        </w:rPr>
        <w:t>onsent remains valid until it is withdrawn by the recipient through the exercise of the</w:t>
      </w:r>
      <w:r w:rsidRPr="002D50F6" w:rsidR="008474BE">
        <w:rPr>
          <w:rFonts w:ascii="Aptos" w:hAnsi="Aptos" w:eastAsia="Aptos" w:cs="Arial"/>
          <w:kern w:val="2"/>
          <w:lang w:eastAsia="en-US"/>
          <w14:ligatures w14:val="standardContextual"/>
        </w:rPr>
        <w:t>ir</w:t>
      </w:r>
      <w:r w:rsidRPr="002D50F6" w:rsidR="00204D52">
        <w:rPr>
          <w:rFonts w:ascii="Aptos" w:hAnsi="Aptos" w:eastAsia="Aptos" w:cs="Arial"/>
          <w:kern w:val="2"/>
          <w:lang w:eastAsia="en-US"/>
          <w14:ligatures w14:val="standardContextual"/>
        </w:rPr>
        <w:t xml:space="preserve"> right to opt out.</w:t>
      </w:r>
      <w:r w:rsidRPr="002D50F6">
        <w:rPr>
          <w:rFonts w:ascii="Aptos" w:hAnsi="Aptos" w:eastAsia="Aptos" w:cs="Arial"/>
          <w:kern w:val="2"/>
          <w:lang w:eastAsia="en-US"/>
          <w14:ligatures w14:val="standardContextual"/>
        </w:rPr>
        <w:t xml:space="preserve"> </w:t>
      </w:r>
    </w:p>
    <w:p w:rsidRPr="002D50F6" w:rsidR="00545795" w:rsidP="00204D52" w:rsidRDefault="00545795" w14:paraId="71D31F17" w14:textId="77777777">
      <w:pPr>
        <w:spacing w:after="160" w:line="259" w:lineRule="auto"/>
        <w:contextualSpacing/>
        <w:rPr>
          <w:rFonts w:ascii="Aptos" w:hAnsi="Aptos" w:eastAsia="Aptos" w:cs="Arial"/>
          <w:kern w:val="2"/>
          <w:lang w:eastAsia="en-US"/>
          <w14:ligatures w14:val="standardContextual"/>
        </w:rPr>
      </w:pPr>
    </w:p>
    <w:p w:rsidRPr="002D50F6" w:rsidR="00545795" w:rsidP="00204D52" w:rsidRDefault="0072268C" w14:paraId="3C5AFB64" w14:textId="7059D3D2">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Similar</w:t>
      </w:r>
      <w:r w:rsidRPr="002D50F6" w:rsidR="008474BE">
        <w:rPr>
          <w:rFonts w:ascii="Aptos" w:hAnsi="Aptos" w:eastAsia="Aptos" w:cs="Arial"/>
          <w:kern w:val="2"/>
          <w:lang w:eastAsia="en-US"/>
          <w14:ligatures w14:val="standardContextual"/>
        </w:rPr>
        <w:t>ly, under the Data Protection</w:t>
      </w:r>
      <w:r w:rsidRPr="002D50F6">
        <w:rPr>
          <w:rFonts w:ascii="Aptos" w:hAnsi="Aptos" w:eastAsia="Aptos" w:cs="Arial"/>
          <w:kern w:val="2"/>
          <w:lang w:eastAsia="en-US"/>
          <w14:ligatures w14:val="standardContextual"/>
        </w:rPr>
        <w:t xml:space="preserve"> Law, explicit consent</w:t>
      </w:r>
      <w:r w:rsidRPr="002D50F6" w:rsidR="008474BE">
        <w:rPr>
          <w:rFonts w:ascii="Aptos" w:hAnsi="Aptos" w:eastAsia="Aptos" w:cs="Arial"/>
          <w:kern w:val="2"/>
          <w:lang w:eastAsia="en-US"/>
          <w14:ligatures w14:val="standardContextual"/>
        </w:rPr>
        <w:t xml:space="preserve"> remains</w:t>
      </w:r>
      <w:r w:rsidRPr="002D50F6">
        <w:rPr>
          <w:rFonts w:ascii="Aptos" w:hAnsi="Aptos" w:eastAsia="Aptos" w:cs="Arial"/>
          <w:kern w:val="2"/>
          <w:lang w:eastAsia="en-US"/>
          <w14:ligatures w14:val="standardContextual"/>
        </w:rPr>
        <w:t xml:space="preserve"> valid until the recipient withdraws </w:t>
      </w:r>
      <w:r w:rsidRPr="002D50F6" w:rsidR="008474BE">
        <w:rPr>
          <w:rFonts w:ascii="Aptos" w:hAnsi="Aptos" w:eastAsia="Aptos" w:cs="Arial"/>
          <w:kern w:val="2"/>
          <w:lang w:eastAsia="en-US"/>
          <w14:ligatures w14:val="standardContextual"/>
        </w:rPr>
        <w:t>their</w:t>
      </w:r>
      <w:r w:rsidRPr="002D50F6">
        <w:rPr>
          <w:rFonts w:ascii="Aptos" w:hAnsi="Aptos" w:eastAsia="Aptos" w:cs="Arial"/>
          <w:kern w:val="2"/>
          <w:lang w:eastAsia="en-US"/>
          <w14:ligatures w14:val="standardContextual"/>
        </w:rPr>
        <w:t xml:space="preserve"> consent and </w:t>
      </w:r>
      <w:r w:rsidRPr="002D50F6" w:rsidR="008474BE">
        <w:rPr>
          <w:rFonts w:ascii="Aptos" w:hAnsi="Aptos" w:eastAsia="Aptos" w:cs="Arial"/>
          <w:kern w:val="2"/>
          <w:lang w:eastAsia="en-US"/>
          <w14:ligatures w14:val="standardContextual"/>
        </w:rPr>
        <w:t>submits</w:t>
      </w:r>
      <w:r w:rsidRPr="002D50F6">
        <w:rPr>
          <w:rFonts w:ascii="Aptos" w:hAnsi="Aptos" w:eastAsia="Aptos" w:cs="Arial"/>
          <w:kern w:val="2"/>
          <w:lang w:eastAsia="en-US"/>
          <w14:ligatures w14:val="standardContextual"/>
        </w:rPr>
        <w:t xml:space="preserve"> a data subject </w:t>
      </w:r>
      <w:r w:rsidRPr="002D50F6" w:rsidR="008474BE">
        <w:rPr>
          <w:rFonts w:ascii="Aptos" w:hAnsi="Aptos" w:eastAsia="Aptos" w:cs="Arial"/>
          <w:kern w:val="2"/>
          <w:lang w:eastAsia="en-US"/>
          <w14:ligatures w14:val="standardContextual"/>
        </w:rPr>
        <w:t>request</w:t>
      </w:r>
      <w:r w:rsidRPr="002D50F6">
        <w:rPr>
          <w:rFonts w:ascii="Aptos" w:hAnsi="Aptos" w:eastAsia="Aptos" w:cs="Arial"/>
          <w:kern w:val="2"/>
          <w:lang w:eastAsia="en-US"/>
          <w14:ligatures w14:val="standardContextual"/>
        </w:rPr>
        <w:t xml:space="preserve"> to the data controller.</w:t>
      </w:r>
    </w:p>
    <w:p w:rsidRPr="002D50F6" w:rsidR="00204D52" w:rsidP="00204D52" w:rsidRDefault="00204D52" w14:paraId="4495CD33" w14:textId="77777777">
      <w:pPr>
        <w:spacing w:after="160" w:line="259" w:lineRule="auto"/>
        <w:contextualSpacing/>
        <w:rPr>
          <w:rFonts w:ascii="Aptos" w:hAnsi="Aptos" w:eastAsia="Aptos" w:cs="Arial"/>
          <w:kern w:val="2"/>
          <w:lang w:eastAsia="en-US"/>
          <w14:ligatures w14:val="standardContextual"/>
        </w:rPr>
      </w:pPr>
    </w:p>
    <w:p w:rsidRPr="002D50F6" w:rsidR="008474BE" w:rsidP="00204D52" w:rsidRDefault="00112BF2" w14:paraId="4AD070A2" w14:textId="798A887A">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Since the sending of commercial electronic messages requires separate consents under both the Data Protection Law and the Electronic Commerce Law, if a recipient withdraws their consent under either framework, the service provider should cease sending such communications and should not rely on the consent obtained under the other framework as a basis for continuing </w:t>
      </w:r>
      <w:r w:rsidRPr="002D50F6" w:rsidR="008474BE">
        <w:rPr>
          <w:rFonts w:ascii="Aptos" w:hAnsi="Aptos" w:eastAsia="Aptos" w:cs="Arial"/>
          <w:kern w:val="2"/>
          <w:lang w:eastAsia="en-US"/>
          <w14:ligatures w14:val="standardContextual"/>
        </w:rPr>
        <w:t>to send such communications.</w:t>
      </w:r>
    </w:p>
    <w:p w:rsidRPr="002D50F6" w:rsidR="00112BF2" w:rsidP="00204D52" w:rsidRDefault="00112BF2" w14:paraId="368D8611" w14:textId="77777777">
      <w:pPr>
        <w:spacing w:after="160" w:line="259" w:lineRule="auto"/>
        <w:contextualSpacing/>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35372D83" w14:textId="77777777">
        <w:tc>
          <w:tcPr>
            <w:tcW w:w="4508" w:type="dxa"/>
          </w:tcPr>
          <w:p w:rsidRPr="002D50F6" w:rsidR="004429DF" w:rsidP="004429DF" w:rsidRDefault="004429DF" w14:paraId="77C26678"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112BF2" w:rsidP="004429DF" w:rsidRDefault="00112BF2" w14:paraId="4B08A146" w14:textId="77777777">
            <w:pPr>
              <w:spacing w:after="0"/>
              <w:jc w:val="left"/>
              <w:rPr>
                <w:rFonts w:ascii="Aptos" w:hAnsi="Aptos" w:cs="Arial"/>
                <w:color w:val="000000" w:themeColor="text1"/>
                <w:kern w:val="2"/>
                <w:lang w:val="en-GB" w:eastAsia="en-US"/>
                <w14:ligatures w14:val="standardContextual"/>
              </w:rPr>
            </w:pPr>
            <w:r w:rsidRPr="002D50F6">
              <w:rPr>
                <w:rFonts w:ascii="Aptos" w:hAnsi="Aptos" w:cs="Arial"/>
                <w:color w:val="000000" w:themeColor="text1"/>
                <w:kern w:val="2"/>
                <w:lang w:val="en-GB" w:eastAsia="en-US"/>
                <w14:ligatures w14:val="standardContextual"/>
              </w:rPr>
              <w:t>Article 8 of the Electronic Commerce Law</w:t>
            </w:r>
          </w:p>
          <w:p w:rsidRPr="002D50F6" w:rsidR="00112BF2" w:rsidP="004429DF" w:rsidRDefault="00112BF2" w14:paraId="6E8D9339" w14:textId="1D5117BE">
            <w:pPr>
              <w:spacing w:after="0"/>
              <w:jc w:val="left"/>
              <w:rPr>
                <w:rFonts w:ascii="Aptos" w:hAnsi="Aptos" w:cs="Arial"/>
                <w:color w:val="000000" w:themeColor="text1"/>
                <w:kern w:val="2"/>
                <w:lang w:val="en-GB" w:eastAsia="en-US"/>
                <w14:ligatures w14:val="standardContextual"/>
              </w:rPr>
            </w:pPr>
            <w:r w:rsidRPr="002D50F6">
              <w:rPr>
                <w:rFonts w:ascii="Aptos" w:hAnsi="Aptos" w:cs="Arial"/>
                <w:color w:val="000000" w:themeColor="text1"/>
                <w:kern w:val="2"/>
                <w:lang w:val="en-GB" w:eastAsia="en-US"/>
                <w14:ligatures w14:val="standardContextual"/>
              </w:rPr>
              <w:t>Article 9 of the Regulation</w:t>
            </w:r>
          </w:p>
          <w:p w:rsidRPr="002D50F6" w:rsidR="004429DF" w:rsidP="004429DF" w:rsidRDefault="00545795" w14:paraId="77E20718" w14:textId="5837C501">
            <w:pPr>
              <w:spacing w:after="0"/>
              <w:jc w:val="left"/>
              <w:rPr>
                <w:rFonts w:ascii="Aptos" w:hAnsi="Aptos" w:cs="Arial"/>
                <w:kern w:val="2"/>
                <w:lang w:val="en-GB" w:eastAsia="en-US"/>
                <w14:ligatures w14:val="standardContextual"/>
              </w:rPr>
            </w:pPr>
            <w:r w:rsidRPr="002D50F6">
              <w:rPr>
                <w:rFonts w:ascii="Aptos" w:hAnsi="Aptos" w:cs="Arial"/>
                <w:color w:val="000000" w:themeColor="text1"/>
                <w:kern w:val="2"/>
                <w:lang w:val="en-GB" w:eastAsia="en-US"/>
                <w14:ligatures w14:val="standardContextual"/>
              </w:rPr>
              <w:t xml:space="preserve">Article </w:t>
            </w:r>
            <w:r w:rsidRPr="002D50F6" w:rsidR="00112BF2">
              <w:rPr>
                <w:rFonts w:ascii="Aptos" w:hAnsi="Aptos" w:cs="Arial"/>
                <w:color w:val="000000" w:themeColor="text1"/>
                <w:kern w:val="2"/>
                <w:lang w:val="en-GB" w:eastAsia="en-US"/>
                <w14:ligatures w14:val="standardContextual"/>
              </w:rPr>
              <w:t>11 of the</w:t>
            </w:r>
            <w:r w:rsidRPr="002D50F6">
              <w:rPr>
                <w:rFonts w:ascii="Aptos" w:hAnsi="Aptos" w:cs="Arial"/>
                <w:color w:val="000000" w:themeColor="text1"/>
                <w:kern w:val="2"/>
                <w:lang w:val="en-GB" w:eastAsia="en-US"/>
                <w14:ligatures w14:val="standardContextual"/>
              </w:rPr>
              <w:t xml:space="preserve"> Data Protection Law</w:t>
            </w:r>
          </w:p>
        </w:tc>
      </w:tr>
    </w:tbl>
    <w:p w:rsidRPr="002D50F6" w:rsidR="004429DF" w:rsidP="004429DF" w:rsidRDefault="004429DF" w14:paraId="20D9D5EE" w14:textId="77777777">
      <w:pPr>
        <w:spacing w:after="160" w:line="279" w:lineRule="auto"/>
        <w:jc w:val="left"/>
        <w:rPr>
          <w:rFonts w:ascii="Aptos" w:hAnsi="Aptos" w:eastAsia="MS Mincho" w:cs="Arial"/>
          <w:lang w:val="en-GB" w:eastAsia="ja-JP"/>
        </w:rPr>
      </w:pPr>
    </w:p>
    <w:p w:rsidRPr="002D50F6" w:rsidR="004429DF" w:rsidP="004429DF" w:rsidRDefault="004429DF" w14:paraId="5FF0CF0B"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4.3. Minors</w:t>
      </w:r>
    </w:p>
    <w:p w:rsidRPr="002D50F6" w:rsidR="004429DF" w:rsidP="004429DF" w:rsidRDefault="004429DF" w14:paraId="3443D30E" w14:textId="77777777">
      <w:pPr>
        <w:numPr>
          <w:ilvl w:val="2"/>
          <w:numId w:val="7"/>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Is it permissible to target direct marketing to minors? </w:t>
      </w:r>
      <w:r w:rsidRPr="002D50F6">
        <w:rPr>
          <w:rFonts w:ascii="Aptos" w:hAnsi="Aptos" w:eastAsia="Aptos" w:cs="Arial"/>
          <w:i/>
          <w:iCs/>
          <w:kern w:val="2"/>
          <w:lang w:eastAsia="en-US"/>
          <w14:ligatures w14:val="standardContextual"/>
        </w:rPr>
        <w:t xml:space="preserve">(Please include requirements from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and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/mms marketing laws)</w:t>
      </w:r>
    </w:p>
    <w:p w:rsidRPr="002D50F6" w:rsidR="00204D52" w:rsidP="00204D52" w:rsidRDefault="00204D52" w14:paraId="148280FE" w14:textId="77777777">
      <w:pPr>
        <w:spacing w:after="160" w:line="259" w:lineRule="auto"/>
        <w:ind w:left="720"/>
        <w:contextualSpacing/>
        <w:jc w:val="left"/>
        <w:rPr>
          <w:rFonts w:ascii="Aptos" w:hAnsi="Aptos" w:eastAsia="Aptos" w:cs="Arial"/>
          <w:kern w:val="2"/>
          <w:lang w:eastAsia="en-US"/>
          <w14:ligatures w14:val="standardContextual"/>
        </w:rPr>
      </w:pPr>
    </w:p>
    <w:p w:rsidRPr="002D50F6" w:rsidR="00204D52" w:rsidP="005503CA" w:rsidRDefault="00204D52" w14:paraId="39B3A383" w14:textId="582E73DB">
      <w:pPr>
        <w:spacing w:after="160" w:line="259" w:lineRule="auto"/>
        <w:contextualSpacing/>
        <w:rPr>
          <w:rFonts w:ascii="Aptos" w:hAnsi="Aptos" w:eastAsia="Aptos" w:cs="Arial"/>
          <w:kern w:val="2"/>
          <w:lang w:val="en-GB" w:eastAsia="en-US"/>
          <w14:ligatures w14:val="standardContextual"/>
        </w:rPr>
      </w:pPr>
      <w:r w:rsidRPr="002D50F6">
        <w:rPr>
          <w:rFonts w:ascii="Aptos" w:hAnsi="Aptos" w:eastAsia="Aptos" w:cs="Arial"/>
          <w:kern w:val="2"/>
          <w:lang w:val="en-GB" w:eastAsia="en-US"/>
          <w14:ligatures w14:val="standardContextual"/>
        </w:rPr>
        <w:t>Turkish law do</w:t>
      </w:r>
      <w:r w:rsidRPr="002D50F6" w:rsidR="008474BE">
        <w:rPr>
          <w:rFonts w:ascii="Aptos" w:hAnsi="Aptos" w:eastAsia="Aptos" w:cs="Arial"/>
          <w:kern w:val="2"/>
          <w:lang w:val="en-GB" w:eastAsia="en-US"/>
          <w14:ligatures w14:val="standardContextual"/>
        </w:rPr>
        <w:t>es</w:t>
      </w:r>
      <w:r w:rsidRPr="002D50F6">
        <w:rPr>
          <w:rFonts w:ascii="Aptos" w:hAnsi="Aptos" w:eastAsia="Aptos" w:cs="Arial"/>
          <w:kern w:val="2"/>
          <w:lang w:val="en-GB" w:eastAsia="en-US"/>
          <w14:ligatures w14:val="standardContextual"/>
        </w:rPr>
        <w:t xml:space="preserve"> not contain specific provisions prohibiting or restricting direct marketing directed at minors. Likewise, </w:t>
      </w:r>
      <w:r w:rsidRPr="002D50F6" w:rsidR="008474BE">
        <w:rPr>
          <w:rFonts w:ascii="Aptos" w:hAnsi="Aptos" w:eastAsia="Aptos" w:cs="Arial"/>
          <w:kern w:val="2"/>
          <w:lang w:val="en-GB" w:eastAsia="en-US"/>
          <w14:ligatures w14:val="standardContextual"/>
        </w:rPr>
        <w:t>it does</w:t>
      </w:r>
      <w:r w:rsidRPr="002D50F6">
        <w:rPr>
          <w:rFonts w:ascii="Aptos" w:hAnsi="Aptos" w:eastAsia="Aptos" w:cs="Arial"/>
          <w:kern w:val="2"/>
          <w:lang w:val="en-GB" w:eastAsia="en-US"/>
          <w14:ligatures w14:val="standardContextual"/>
        </w:rPr>
        <w:t xml:space="preserve"> not define the terms “child” or “minor” </w:t>
      </w:r>
      <w:r w:rsidRPr="002D50F6" w:rsidR="008474BE">
        <w:rPr>
          <w:rFonts w:ascii="Aptos" w:hAnsi="Aptos" w:eastAsia="Aptos" w:cs="Arial"/>
          <w:kern w:val="2"/>
          <w:lang w:val="en-GB" w:eastAsia="en-US"/>
          <w14:ligatures w14:val="standardContextual"/>
        </w:rPr>
        <w:t xml:space="preserve">, nor does it </w:t>
      </w:r>
      <w:r w:rsidRPr="002D50F6">
        <w:rPr>
          <w:rFonts w:ascii="Aptos" w:hAnsi="Aptos" w:eastAsia="Aptos" w:cs="Arial"/>
          <w:kern w:val="2"/>
          <w:lang w:val="en-GB" w:eastAsia="en-US"/>
          <w14:ligatures w14:val="standardContextual"/>
        </w:rPr>
        <w:t>establish special consent requirements for marketing communications addressed to minors.</w:t>
      </w:r>
    </w:p>
    <w:p w:rsidRPr="002D50F6" w:rsidR="00112BF2" w:rsidP="005503CA" w:rsidRDefault="00112BF2" w14:paraId="52AEBAC3" w14:textId="77777777">
      <w:pPr>
        <w:spacing w:after="160" w:line="259" w:lineRule="auto"/>
        <w:contextualSpacing/>
        <w:rPr>
          <w:rFonts w:ascii="Aptos" w:hAnsi="Aptos" w:eastAsia="Aptos" w:cs="Arial"/>
          <w:kern w:val="2"/>
          <w:lang w:val="en-GB" w:eastAsia="en-US"/>
          <w14:ligatures w14:val="standardContextual"/>
        </w:rPr>
      </w:pPr>
    </w:p>
    <w:p w:rsidRPr="002D50F6" w:rsidR="00112BF2" w:rsidP="00112BF2" w:rsidRDefault="00112BF2" w14:paraId="5B3CD310" w14:textId="06D074D4">
      <w:pPr>
        <w:spacing w:after="160" w:line="259" w:lineRule="auto"/>
        <w:contextualSpacing/>
        <w:rPr>
          <w:rFonts w:ascii="Aptos" w:hAnsi="Aptos" w:eastAsia="Aptos" w:cs="Arial"/>
          <w:kern w:val="2"/>
          <w:lang w:val="en-GB" w:eastAsia="en-US"/>
          <w14:ligatures w14:val="standardContextual"/>
        </w:rPr>
      </w:pPr>
      <w:r w:rsidRPr="002D50F6">
        <w:rPr>
          <w:rFonts w:ascii="Aptos" w:hAnsi="Aptos" w:eastAsia="Aptos" w:cs="Arial"/>
          <w:kern w:val="2"/>
          <w:lang w:val="en-GB" w:eastAsia="en-US"/>
          <w14:ligatures w14:val="standardContextual"/>
        </w:rPr>
        <w:t xml:space="preserve">However, a risk assessment should be </w:t>
      </w:r>
      <w:r w:rsidRPr="002D50F6" w:rsidR="008474BE">
        <w:rPr>
          <w:rFonts w:ascii="Aptos" w:hAnsi="Aptos" w:eastAsia="Aptos" w:cs="Arial"/>
          <w:kern w:val="2"/>
          <w:lang w:val="en-GB" w:eastAsia="en-US"/>
          <w14:ligatures w14:val="standardContextual"/>
        </w:rPr>
        <w:t>conducted</w:t>
      </w:r>
      <w:r w:rsidRPr="002D50F6">
        <w:rPr>
          <w:rFonts w:ascii="Aptos" w:hAnsi="Aptos" w:eastAsia="Aptos" w:cs="Arial"/>
          <w:kern w:val="2"/>
          <w:lang w:val="en-GB" w:eastAsia="en-US"/>
          <w14:ligatures w14:val="standardContextual"/>
        </w:rPr>
        <w:t xml:space="preserve"> under the Data Protection Law before </w:t>
      </w:r>
      <w:r w:rsidRPr="002D50F6" w:rsidR="008474BE">
        <w:rPr>
          <w:rFonts w:ascii="Aptos" w:hAnsi="Aptos" w:eastAsia="Aptos" w:cs="Arial"/>
          <w:kern w:val="2"/>
          <w:lang w:val="en-GB" w:eastAsia="en-US"/>
          <w14:ligatures w14:val="standardContextual"/>
        </w:rPr>
        <w:t xml:space="preserve">carrying out </w:t>
      </w:r>
      <w:r w:rsidRPr="002D50F6">
        <w:rPr>
          <w:rFonts w:ascii="Aptos" w:hAnsi="Aptos" w:eastAsia="Aptos" w:cs="Arial"/>
          <w:kern w:val="2"/>
          <w:lang w:val="en-GB" w:eastAsia="en-US"/>
          <w14:ligatures w14:val="standardContextual"/>
        </w:rPr>
        <w:t>direct marketing activities involving minors.</w:t>
      </w:r>
      <w:r w:rsidRPr="002D50F6" w:rsidR="008474BE">
        <w:rPr>
          <w:rFonts w:ascii="Aptos" w:hAnsi="Aptos" w:eastAsia="Aptos" w:cs="Arial"/>
          <w:kern w:val="2"/>
          <w:lang w:val="en-GB" w:eastAsia="en-US"/>
          <w14:ligatures w14:val="standardContextual"/>
        </w:rPr>
        <w:t xml:space="preserve"> </w:t>
      </w:r>
      <w:r w:rsidRPr="002D50F6">
        <w:rPr>
          <w:rFonts w:ascii="Aptos" w:hAnsi="Aptos" w:eastAsia="Aptos" w:cs="Arial"/>
          <w:kern w:val="2"/>
          <w:lang w:val="en-GB" w:eastAsia="en-US"/>
          <w14:ligatures w14:val="standardContextual"/>
        </w:rPr>
        <w:t>Although the Data Protection Law does not contain specific provisions restricting the processing of minors' personal data, the fact that the data subjects are minors should be taken into account. Accordingly, a risk assessment should be conducted prior to each processing activity involving minors' personal data.</w:t>
      </w:r>
    </w:p>
    <w:p w:rsidRPr="002D50F6" w:rsidR="00112BF2" w:rsidP="005503CA" w:rsidRDefault="00112BF2" w14:paraId="68F0D521" w14:textId="77777777">
      <w:pPr>
        <w:spacing w:after="160" w:line="259" w:lineRule="auto"/>
        <w:contextualSpacing/>
        <w:rPr>
          <w:rFonts w:ascii="Aptos" w:hAnsi="Aptos" w:eastAsia="Aptos" w:cs="Arial"/>
          <w:kern w:val="2"/>
          <w:lang w:eastAsia="en-US"/>
          <w14:ligatures w14:val="standardContextual"/>
        </w:rPr>
      </w:pPr>
    </w:p>
    <w:p w:rsidRPr="002D50F6" w:rsidR="004429DF" w:rsidP="004429DF" w:rsidRDefault="004429DF" w14:paraId="290495CE" w14:textId="77777777">
      <w:pPr>
        <w:spacing w:after="160" w:line="259" w:lineRule="auto"/>
        <w:ind w:left="720"/>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00772A15" w14:textId="77777777">
        <w:tc>
          <w:tcPr>
            <w:tcW w:w="4508" w:type="dxa"/>
          </w:tcPr>
          <w:p w:rsidRPr="002D50F6" w:rsidR="004429DF" w:rsidP="004429DF" w:rsidRDefault="004429DF" w14:paraId="2FF3D1E2"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204D52" w14:paraId="37C7A0F8" w14:textId="7C40235A">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76960EE3" w14:textId="77777777">
      <w:pPr>
        <w:spacing w:after="160" w:line="279" w:lineRule="auto"/>
        <w:jc w:val="left"/>
        <w:rPr>
          <w:rFonts w:ascii="Aptos" w:hAnsi="Aptos" w:eastAsia="MS Mincho" w:cs="Arial"/>
          <w:lang w:val="en-GB" w:eastAsia="ja-JP"/>
        </w:rPr>
      </w:pPr>
    </w:p>
    <w:p w:rsidRPr="002D50F6" w:rsidR="004429DF" w:rsidP="004429DF" w:rsidRDefault="004429DF" w14:paraId="75C6218F" w14:textId="77777777">
      <w:pPr>
        <w:numPr>
          <w:ilvl w:val="2"/>
          <w:numId w:val="7"/>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If yes, what legal bases are available for such marketing? </w:t>
      </w:r>
      <w:r w:rsidRPr="002D50F6">
        <w:rPr>
          <w:rFonts w:ascii="Aptos" w:hAnsi="Aptos" w:eastAsia="Aptos" w:cs="Arial"/>
          <w:i/>
          <w:iCs/>
          <w:kern w:val="2"/>
          <w:lang w:eastAsia="en-US"/>
          <w14:ligatures w14:val="standardContextual"/>
        </w:rPr>
        <w:t xml:space="preserve">(Please include requirements from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and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/mms marketing laws)</w:t>
      </w:r>
    </w:p>
    <w:p w:rsidRPr="002D50F6" w:rsidR="005503CA" w:rsidP="005503CA" w:rsidRDefault="005503CA" w14:paraId="19E42BFF" w14:textId="77777777">
      <w:pPr>
        <w:spacing w:after="160" w:line="259" w:lineRule="auto"/>
        <w:contextualSpacing/>
        <w:jc w:val="left"/>
        <w:rPr>
          <w:rFonts w:ascii="Aptos" w:hAnsi="Aptos" w:eastAsia="Aptos" w:cs="Arial"/>
          <w:i/>
          <w:iCs/>
          <w:kern w:val="2"/>
          <w:lang w:eastAsia="en-US"/>
          <w14:ligatures w14:val="standardContextual"/>
        </w:rPr>
      </w:pPr>
    </w:p>
    <w:p w:rsidRPr="002D50F6" w:rsidR="005503CA" w:rsidP="005503CA" w:rsidRDefault="005503CA" w14:paraId="677EB739" w14:textId="4D191FD4">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Not applicable. </w:t>
      </w:r>
    </w:p>
    <w:p w:rsidRPr="002D50F6" w:rsidR="004429DF" w:rsidP="004429DF" w:rsidRDefault="004429DF" w14:paraId="4D026382" w14:textId="77777777">
      <w:pPr>
        <w:spacing w:after="160" w:line="259" w:lineRule="auto"/>
        <w:ind w:left="720"/>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7DF34091" w14:textId="77777777">
        <w:tc>
          <w:tcPr>
            <w:tcW w:w="4508" w:type="dxa"/>
          </w:tcPr>
          <w:p w:rsidRPr="002D50F6" w:rsidR="004429DF" w:rsidP="004429DF" w:rsidRDefault="004429DF" w14:paraId="6FB0561A"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5503CA" w14:paraId="5AE42884" w14:textId="185EADEF">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7800FB1A" w14:textId="77777777">
      <w:pPr>
        <w:spacing w:after="160" w:line="279" w:lineRule="auto"/>
        <w:jc w:val="left"/>
        <w:rPr>
          <w:rFonts w:ascii="Aptos" w:hAnsi="Aptos" w:eastAsia="MS Mincho" w:cs="Arial"/>
          <w:lang w:val="en-GB" w:eastAsia="ja-JP"/>
        </w:rPr>
      </w:pPr>
    </w:p>
    <w:p w:rsidRPr="002D50F6" w:rsidR="004429DF" w:rsidP="004429DF" w:rsidRDefault="004429DF" w14:paraId="58ADFB2C" w14:textId="77777777">
      <w:pPr>
        <w:numPr>
          <w:ilvl w:val="2"/>
          <w:numId w:val="7"/>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Are there any restrictions/prohibitions on personalized advertising to minors? </w:t>
      </w:r>
      <w:r w:rsidRPr="002D50F6">
        <w:rPr>
          <w:rFonts w:ascii="Aptos" w:hAnsi="Aptos" w:eastAsia="Aptos" w:cs="Arial"/>
          <w:i/>
          <w:iCs/>
          <w:kern w:val="2"/>
          <w:lang w:eastAsia="en-US"/>
          <w14:ligatures w14:val="standardContextual"/>
        </w:rPr>
        <w:t xml:space="preserve">Please include requirements from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and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/mms marketing laws)</w:t>
      </w:r>
    </w:p>
    <w:p w:rsidRPr="002D50F6" w:rsidR="005503CA" w:rsidP="005503CA" w:rsidRDefault="005503CA" w14:paraId="4ABB2081" w14:textId="77777777">
      <w:pPr>
        <w:spacing w:after="160" w:line="259" w:lineRule="auto"/>
        <w:contextualSpacing/>
        <w:jc w:val="left"/>
        <w:rPr>
          <w:rFonts w:ascii="Aptos" w:hAnsi="Aptos" w:eastAsia="Aptos" w:cs="Arial"/>
          <w:i/>
          <w:iCs/>
          <w:kern w:val="2"/>
          <w:lang w:eastAsia="en-US"/>
          <w14:ligatures w14:val="standardContextual"/>
        </w:rPr>
      </w:pPr>
    </w:p>
    <w:p w:rsidRPr="002D50F6" w:rsidR="005503CA" w:rsidP="005503CA" w:rsidRDefault="00112BF2" w14:paraId="79FB3A49" w14:textId="331150C6">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Please refer to Section</w:t>
      </w:r>
      <w:r w:rsidRPr="002D50F6" w:rsidR="00C82F59">
        <w:rPr>
          <w:rFonts w:ascii="Aptos" w:hAnsi="Aptos" w:eastAsia="Aptos" w:cs="Arial"/>
          <w:kern w:val="2"/>
          <w:lang w:eastAsia="en-US"/>
          <w14:ligatures w14:val="standardContextual"/>
        </w:rPr>
        <w:t xml:space="preserve"> 4.3.1. above.</w:t>
      </w:r>
    </w:p>
    <w:p w:rsidRPr="002D50F6" w:rsidR="00C82F59" w:rsidP="005503CA" w:rsidRDefault="00C82F59" w14:paraId="5AF5F4C5" w14:textId="77777777">
      <w:pPr>
        <w:spacing w:after="160" w:line="259" w:lineRule="auto"/>
        <w:contextualSpacing/>
        <w:jc w:val="left"/>
        <w:rPr>
          <w:rFonts w:ascii="Aptos" w:hAnsi="Aptos" w:eastAsia="Aptos" w:cs="Arial"/>
          <w:i/>
          <w:iCs/>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6B7337CA" w14:textId="77777777">
        <w:trPr>
          <w:trHeight w:val="300"/>
        </w:trPr>
        <w:tc>
          <w:tcPr>
            <w:tcW w:w="4508" w:type="dxa"/>
          </w:tcPr>
          <w:p w:rsidRPr="002D50F6" w:rsidR="004429DF" w:rsidP="004429DF" w:rsidRDefault="004429DF" w14:paraId="2589A206"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5503CA" w14:paraId="2C198E42" w14:textId="1C96C7FD">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3E303AF7" w14:textId="77777777">
      <w:pPr>
        <w:spacing w:after="160" w:line="279" w:lineRule="auto"/>
        <w:jc w:val="left"/>
        <w:rPr>
          <w:rFonts w:ascii="Aptos" w:hAnsi="Aptos" w:eastAsia="MS Mincho" w:cs="Arial"/>
          <w:i/>
          <w:iCs/>
          <w:lang w:val="en-GB" w:eastAsia="ja-JP"/>
        </w:rPr>
      </w:pPr>
    </w:p>
    <w:p w:rsidRPr="002D50F6" w:rsidR="004429DF" w:rsidP="004429DF" w:rsidRDefault="004429DF" w14:paraId="5B52F5DD" w14:textId="77777777">
      <w:pPr>
        <w:numPr>
          <w:ilvl w:val="2"/>
          <w:numId w:val="7"/>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When communicating with minors for direct marketing, are there any specific rights granted to minors or their guardians? </w:t>
      </w:r>
      <w:r w:rsidRPr="002D50F6">
        <w:rPr>
          <w:rFonts w:ascii="Aptos" w:hAnsi="Aptos" w:eastAsia="Aptos" w:cs="Arial"/>
          <w:i/>
          <w:iCs/>
          <w:kern w:val="2"/>
          <w:lang w:eastAsia="en-US"/>
          <w14:ligatures w14:val="standardContextual"/>
        </w:rPr>
        <w:t xml:space="preserve">(Please include requirements from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and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/mms marketing laws)</w:t>
      </w:r>
    </w:p>
    <w:p w:rsidRPr="002D50F6" w:rsidR="005503CA" w:rsidP="005503CA" w:rsidRDefault="005503CA" w14:paraId="3EC627DC" w14:textId="77777777">
      <w:pPr>
        <w:spacing w:after="160" w:line="259" w:lineRule="auto"/>
        <w:contextualSpacing/>
        <w:jc w:val="left"/>
        <w:rPr>
          <w:rFonts w:ascii="Aptos" w:hAnsi="Aptos" w:eastAsia="Aptos" w:cs="Arial"/>
          <w:i/>
          <w:iCs/>
          <w:kern w:val="2"/>
          <w:lang w:eastAsia="en-US"/>
          <w14:ligatures w14:val="standardContextual"/>
        </w:rPr>
      </w:pPr>
    </w:p>
    <w:p w:rsidRPr="002D50F6" w:rsidR="00C82F59" w:rsidP="00C82F59" w:rsidRDefault="00C82F59" w14:paraId="3DE282FB" w14:textId="77777777">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Please refer to Section 4.3.1. above.</w:t>
      </w:r>
    </w:p>
    <w:p w:rsidRPr="002D50F6" w:rsidR="004429DF" w:rsidP="004429DF" w:rsidRDefault="004429DF" w14:paraId="18AEFADA" w14:textId="77777777">
      <w:pPr>
        <w:spacing w:after="160" w:line="259" w:lineRule="auto"/>
        <w:ind w:left="720"/>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25744DE4" w14:textId="77777777">
        <w:tc>
          <w:tcPr>
            <w:tcW w:w="4508" w:type="dxa"/>
          </w:tcPr>
          <w:p w:rsidRPr="002D50F6" w:rsidR="004429DF" w:rsidP="004429DF" w:rsidRDefault="004429DF" w14:paraId="0BDA2F53"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5503CA" w14:paraId="4C564A7C" w14:textId="3C82CB96">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79DCEB4E" w14:textId="77777777">
      <w:pPr>
        <w:spacing w:after="160" w:line="279" w:lineRule="auto"/>
        <w:jc w:val="left"/>
        <w:rPr>
          <w:rFonts w:ascii="Aptos" w:hAnsi="Aptos" w:eastAsia="MS Mincho" w:cs="Arial"/>
          <w:lang w:val="en-GB" w:eastAsia="ja-JP"/>
        </w:rPr>
      </w:pPr>
    </w:p>
    <w:p w:rsidRPr="002D50F6" w:rsidR="004429DF" w:rsidP="004429DF" w:rsidRDefault="004429DF" w14:paraId="2B3C1A7B"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 xml:space="preserve">4.4. Transparency Requirements </w:t>
      </w:r>
    </w:p>
    <w:p w:rsidRPr="002D50F6" w:rsidR="004429DF" w:rsidP="004429DF" w:rsidRDefault="004429DF" w14:paraId="3BD0A000" w14:textId="77777777">
      <w:pPr>
        <w:spacing w:after="160" w:line="279" w:lineRule="auto"/>
        <w:jc w:val="left"/>
        <w:rPr>
          <w:rFonts w:ascii="Aptos" w:hAnsi="Aptos" w:eastAsia="MS Mincho" w:cs="Arial"/>
          <w:i/>
          <w:iCs/>
          <w:lang w:val="en-GB" w:eastAsia="ja-JP"/>
        </w:rPr>
      </w:pPr>
      <w:r w:rsidRPr="002D50F6">
        <w:rPr>
          <w:rFonts w:ascii="Aptos" w:hAnsi="Aptos" w:eastAsia="MS Mincho" w:cs="Arial"/>
          <w:b/>
          <w:bCs/>
          <w:lang w:val="en-GB" w:eastAsia="ja-JP"/>
        </w:rPr>
        <w:t>4.4.1.</w:t>
      </w:r>
      <w:r w:rsidRPr="002D50F6">
        <w:rPr>
          <w:rFonts w:ascii="Aptos" w:hAnsi="Aptos" w:eastAsia="MS Mincho" w:cs="Arial"/>
          <w:lang w:val="en-GB" w:eastAsia="ja-JP"/>
        </w:rPr>
        <w:t xml:space="preserve"> Is there a requirement to provide data subjects notice before sending direct marketing communications? </w:t>
      </w:r>
      <w:r w:rsidRPr="002D50F6">
        <w:rPr>
          <w:rFonts w:ascii="Aptos" w:hAnsi="Aptos" w:eastAsia="MS Mincho" w:cs="Arial"/>
          <w:i/>
          <w:iCs/>
          <w:lang w:val="en-GB" w:eastAsia="ja-JP"/>
        </w:rPr>
        <w:t xml:space="preserve">(Please include notice requirements from </w:t>
      </w:r>
      <w:proofErr w:type="spellStart"/>
      <w:r w:rsidRPr="002D50F6">
        <w:rPr>
          <w:rFonts w:ascii="Aptos" w:hAnsi="Aptos" w:eastAsia="MS Mincho" w:cs="Arial"/>
          <w:i/>
          <w:iCs/>
          <w:lang w:val="en-GB" w:eastAsia="ja-JP"/>
        </w:rPr>
        <w:t>emarketing</w:t>
      </w:r>
      <w:proofErr w:type="spellEnd"/>
      <w:r w:rsidRPr="002D50F6">
        <w:rPr>
          <w:rFonts w:ascii="Aptos" w:hAnsi="Aptos" w:eastAsia="MS Mincho" w:cs="Arial"/>
          <w:i/>
          <w:iCs/>
          <w:lang w:val="en-GB" w:eastAsia="ja-JP"/>
        </w:rPr>
        <w:t xml:space="preserve">, telemarketing, and </w:t>
      </w:r>
      <w:proofErr w:type="spellStart"/>
      <w:r w:rsidRPr="002D50F6">
        <w:rPr>
          <w:rFonts w:ascii="Aptos" w:hAnsi="Aptos" w:eastAsia="MS Mincho" w:cs="Arial"/>
          <w:i/>
          <w:iCs/>
          <w:lang w:val="en-GB" w:eastAsia="ja-JP"/>
        </w:rPr>
        <w:t>sms</w:t>
      </w:r>
      <w:proofErr w:type="spellEnd"/>
      <w:r w:rsidRPr="002D50F6">
        <w:rPr>
          <w:rFonts w:ascii="Aptos" w:hAnsi="Aptos" w:eastAsia="MS Mincho" w:cs="Arial"/>
          <w:i/>
          <w:iCs/>
          <w:lang w:val="en-GB" w:eastAsia="ja-JP"/>
        </w:rPr>
        <w:t>/mms marketing laws)</w:t>
      </w:r>
    </w:p>
    <w:p w:rsidRPr="002D50F6" w:rsidR="00343859" w:rsidP="00343859" w:rsidRDefault="00D357C5" w14:paraId="66CA219F" w14:textId="3D5C7E00">
      <w:pPr>
        <w:spacing w:after="160" w:line="279" w:lineRule="auto"/>
        <w:rPr>
          <w:rFonts w:ascii="Aptos" w:hAnsi="Aptos" w:eastAsia="MS Mincho" w:cs="Arial"/>
          <w:lang w:val="en-GB" w:eastAsia="ja-JP"/>
        </w:rPr>
      </w:pPr>
      <w:r w:rsidRPr="002D50F6">
        <w:rPr>
          <w:rFonts w:ascii="Aptos" w:hAnsi="Aptos" w:eastAsia="MS Mincho" w:cs="Arial"/>
          <w:lang w:val="en-GB" w:eastAsia="ja-JP"/>
        </w:rPr>
        <w:t xml:space="preserve">The Electronic Commerce Law does not require any </w:t>
      </w:r>
      <w:r w:rsidRPr="002D50F6" w:rsidR="005C41AD">
        <w:rPr>
          <w:rFonts w:ascii="Aptos" w:hAnsi="Aptos" w:eastAsia="MS Mincho" w:cs="Arial"/>
          <w:lang w:val="en-GB" w:eastAsia="ja-JP"/>
        </w:rPr>
        <w:t xml:space="preserve">specific </w:t>
      </w:r>
      <w:r w:rsidRPr="002D50F6">
        <w:rPr>
          <w:rFonts w:ascii="Aptos" w:hAnsi="Aptos" w:eastAsia="MS Mincho" w:cs="Arial"/>
          <w:lang w:val="en-GB" w:eastAsia="ja-JP"/>
        </w:rPr>
        <w:t xml:space="preserve">notice </w:t>
      </w:r>
      <w:r w:rsidRPr="002D50F6" w:rsidR="005C41AD">
        <w:rPr>
          <w:rFonts w:ascii="Aptos" w:hAnsi="Aptos" w:eastAsia="MS Mincho" w:cs="Arial"/>
          <w:lang w:val="en-GB" w:eastAsia="ja-JP"/>
        </w:rPr>
        <w:t xml:space="preserve">to be provided </w:t>
      </w:r>
      <w:r w:rsidRPr="002D50F6">
        <w:rPr>
          <w:rFonts w:ascii="Aptos" w:hAnsi="Aptos" w:eastAsia="MS Mincho" w:cs="Arial"/>
          <w:lang w:val="en-GB" w:eastAsia="ja-JP"/>
        </w:rPr>
        <w:t xml:space="preserve">before sending direct marketing communications. However, </w:t>
      </w:r>
      <w:r w:rsidRPr="002D50F6" w:rsidR="005C41AD">
        <w:rPr>
          <w:rFonts w:ascii="Aptos" w:hAnsi="Aptos" w:eastAsia="MS Mincho" w:cs="Arial"/>
          <w:lang w:val="en-GB" w:eastAsia="ja-JP"/>
        </w:rPr>
        <w:t xml:space="preserve">as </w:t>
      </w:r>
      <w:r w:rsidRPr="002D50F6">
        <w:rPr>
          <w:rFonts w:ascii="Aptos" w:hAnsi="Aptos" w:eastAsia="MS Mincho" w:cs="Arial"/>
          <w:lang w:val="en-GB" w:eastAsia="ja-JP"/>
        </w:rPr>
        <w:t xml:space="preserve">the </w:t>
      </w:r>
      <w:r w:rsidRPr="002D50F6" w:rsidR="005C41AD">
        <w:rPr>
          <w:rFonts w:ascii="Aptos" w:hAnsi="Aptos" w:eastAsia="MS Mincho" w:cs="Arial"/>
          <w:lang w:val="en-GB" w:eastAsia="ja-JP"/>
        </w:rPr>
        <w:t>se</w:t>
      </w:r>
      <w:r w:rsidRPr="002D50F6" w:rsidR="002D50F6">
        <w:rPr>
          <w:rFonts w:ascii="Aptos" w:hAnsi="Aptos" w:eastAsia="MS Mincho" w:cs="Arial"/>
          <w:lang w:val="en-GB" w:eastAsia="ja-JP"/>
        </w:rPr>
        <w:t>rvice provider</w:t>
      </w:r>
      <w:r w:rsidRPr="002D50F6" w:rsidR="005C41AD">
        <w:rPr>
          <w:rFonts w:ascii="Aptos" w:hAnsi="Aptos" w:eastAsia="MS Mincho" w:cs="Arial"/>
          <w:lang w:val="en-GB" w:eastAsia="ja-JP"/>
        </w:rPr>
        <w:t xml:space="preserve"> processes persona</w:t>
      </w:r>
      <w:r w:rsidRPr="002D50F6">
        <w:rPr>
          <w:rFonts w:ascii="Aptos" w:hAnsi="Aptos" w:eastAsia="MS Mincho" w:cs="Arial"/>
          <w:lang w:val="en-GB" w:eastAsia="ja-JP"/>
        </w:rPr>
        <w:t xml:space="preserve"> data, </w:t>
      </w:r>
      <w:r w:rsidRPr="002D50F6" w:rsidR="00343859">
        <w:rPr>
          <w:rFonts w:ascii="Aptos" w:hAnsi="Aptos" w:eastAsia="MS Mincho" w:cs="Arial"/>
          <w:lang w:eastAsia="ja-JP"/>
        </w:rPr>
        <w:t>data controller</w:t>
      </w:r>
      <w:r w:rsidRPr="002D50F6">
        <w:rPr>
          <w:rFonts w:ascii="Aptos" w:hAnsi="Aptos" w:eastAsia="MS Mincho" w:cs="Arial"/>
          <w:lang w:eastAsia="ja-JP"/>
        </w:rPr>
        <w:t>s wishing to send commercial message</w:t>
      </w:r>
      <w:r w:rsidRPr="002D50F6" w:rsidR="005C41AD">
        <w:rPr>
          <w:rFonts w:ascii="Aptos" w:hAnsi="Aptos" w:eastAsia="MS Mincho" w:cs="Arial"/>
          <w:lang w:eastAsia="ja-JP"/>
        </w:rPr>
        <w:t>s</w:t>
      </w:r>
      <w:r w:rsidRPr="002D50F6" w:rsidR="00343859">
        <w:rPr>
          <w:rFonts w:ascii="Aptos" w:hAnsi="Aptos" w:eastAsia="MS Mincho" w:cs="Arial"/>
          <w:lang w:eastAsia="ja-JP"/>
        </w:rPr>
        <w:t xml:space="preserve"> must comply with the </w:t>
      </w:r>
      <w:r w:rsidRPr="002D50F6">
        <w:rPr>
          <w:rFonts w:ascii="Aptos" w:hAnsi="Aptos" w:eastAsia="MS Mincho" w:cs="Arial"/>
          <w:lang w:eastAsia="ja-JP"/>
        </w:rPr>
        <w:t>inform</w:t>
      </w:r>
      <w:r w:rsidRPr="002D50F6" w:rsidR="005C41AD">
        <w:rPr>
          <w:rFonts w:ascii="Aptos" w:hAnsi="Aptos" w:eastAsia="MS Mincho" w:cs="Arial"/>
          <w:lang w:eastAsia="ja-JP"/>
        </w:rPr>
        <w:t xml:space="preserve">ation </w:t>
      </w:r>
      <w:r w:rsidRPr="002D50F6" w:rsidR="00343859">
        <w:rPr>
          <w:rFonts w:ascii="Aptos" w:hAnsi="Aptos" w:eastAsia="MS Mincho" w:cs="Arial"/>
          <w:lang w:eastAsia="ja-JP"/>
        </w:rPr>
        <w:t xml:space="preserve">obligation set out </w:t>
      </w:r>
      <w:r w:rsidRPr="002D50F6" w:rsidR="005C41AD">
        <w:rPr>
          <w:rFonts w:ascii="Aptos" w:hAnsi="Aptos" w:eastAsia="MS Mincho" w:cs="Arial"/>
          <w:lang w:eastAsia="ja-JP"/>
        </w:rPr>
        <w:t>in</w:t>
      </w:r>
      <w:r w:rsidRPr="002D50F6" w:rsidR="00343859">
        <w:rPr>
          <w:rFonts w:ascii="Aptos" w:hAnsi="Aptos" w:eastAsia="MS Mincho" w:cs="Arial"/>
          <w:lang w:eastAsia="ja-JP"/>
        </w:rPr>
        <w:t xml:space="preserve"> Article 10 of </w:t>
      </w:r>
      <w:r w:rsidRPr="002D50F6" w:rsidR="005C41AD">
        <w:rPr>
          <w:rFonts w:ascii="Aptos" w:hAnsi="Aptos" w:eastAsia="MS Mincho" w:cs="Arial"/>
          <w:lang w:eastAsia="ja-JP"/>
        </w:rPr>
        <w:t xml:space="preserve">the </w:t>
      </w:r>
      <w:r w:rsidRPr="002D50F6" w:rsidR="00343859">
        <w:rPr>
          <w:rFonts w:ascii="Aptos" w:hAnsi="Aptos" w:eastAsia="MS Mincho" w:cs="Arial"/>
          <w:lang w:eastAsia="ja-JP"/>
        </w:rPr>
        <w:t xml:space="preserve">Data Protection Law. </w:t>
      </w:r>
      <w:r w:rsidRPr="002D50F6">
        <w:rPr>
          <w:rFonts w:ascii="Aptos" w:hAnsi="Aptos" w:eastAsia="MS Mincho" w:cs="Arial"/>
          <w:lang w:eastAsia="ja-JP"/>
        </w:rPr>
        <w:t>Please refer to the last paragraph of Section 4.1.1 above.</w:t>
      </w:r>
    </w:p>
    <w:tbl>
      <w:tblPr>
        <w:tblStyle w:val="TableGrid1"/>
        <w:tblW w:w="0" w:type="auto"/>
        <w:tblLook w:val="04A0" w:firstRow="1" w:lastRow="0" w:firstColumn="1" w:lastColumn="0" w:noHBand="0" w:noVBand="1"/>
      </w:tblPr>
      <w:tblGrid>
        <w:gridCol w:w="4508"/>
        <w:gridCol w:w="4508"/>
      </w:tblGrid>
      <w:tr w:rsidRPr="002D50F6" w:rsidR="004429DF" w:rsidTr="00C1475B" w14:paraId="07E4A871" w14:textId="77777777">
        <w:trPr>
          <w:trHeight w:val="300"/>
        </w:trPr>
        <w:tc>
          <w:tcPr>
            <w:tcW w:w="4508" w:type="dxa"/>
          </w:tcPr>
          <w:p w:rsidRPr="002D50F6" w:rsidR="004429DF" w:rsidP="004429DF" w:rsidRDefault="004429DF" w14:paraId="4D96E622"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343859" w:rsidP="004429DF" w:rsidRDefault="00343859" w14:paraId="310780CB" w14:textId="10537CDA">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Article 10 of </w:t>
            </w:r>
            <w:r w:rsidRPr="002D50F6" w:rsidR="00210CC4">
              <w:rPr>
                <w:rFonts w:ascii="Aptos" w:hAnsi="Aptos" w:cs="Arial"/>
                <w:kern w:val="2"/>
                <w:lang w:val="en-GB" w:eastAsia="en-US"/>
                <w14:ligatures w14:val="standardContextual"/>
              </w:rPr>
              <w:t xml:space="preserve">the </w:t>
            </w:r>
            <w:r w:rsidRPr="002D50F6">
              <w:rPr>
                <w:rFonts w:ascii="Aptos" w:hAnsi="Aptos" w:cs="Arial"/>
                <w:kern w:val="2"/>
                <w:lang w:val="en-GB" w:eastAsia="en-US"/>
                <w14:ligatures w14:val="standardContextual"/>
              </w:rPr>
              <w:t xml:space="preserve">Data Protection Law </w:t>
            </w:r>
          </w:p>
        </w:tc>
      </w:tr>
    </w:tbl>
    <w:p w:rsidRPr="002D50F6" w:rsidR="004429DF" w:rsidP="004429DF" w:rsidRDefault="004429DF" w14:paraId="6A1EAF78" w14:textId="77777777">
      <w:pPr>
        <w:spacing w:after="160" w:line="279" w:lineRule="auto"/>
        <w:jc w:val="left"/>
        <w:rPr>
          <w:rFonts w:ascii="Aptos" w:hAnsi="Aptos" w:eastAsia="MS Mincho" w:cs="Arial"/>
          <w:lang w:val="en-GB" w:eastAsia="ja-JP"/>
        </w:rPr>
      </w:pPr>
    </w:p>
    <w:p w:rsidRPr="002D50F6" w:rsidR="00343859" w:rsidP="004429DF" w:rsidRDefault="004429DF" w14:paraId="62999585" w14:textId="390A0C99">
      <w:pPr>
        <w:spacing w:after="160" w:line="279" w:lineRule="auto"/>
        <w:jc w:val="left"/>
        <w:rPr>
          <w:rFonts w:ascii="Aptos" w:hAnsi="Aptos" w:eastAsia="MS Mincho" w:cs="Arial"/>
          <w:i/>
          <w:iCs/>
          <w:lang w:val="en-GB" w:eastAsia="ja-JP"/>
        </w:rPr>
      </w:pPr>
      <w:r w:rsidRPr="002D50F6">
        <w:rPr>
          <w:rFonts w:ascii="Aptos" w:hAnsi="Aptos" w:eastAsia="MS Mincho" w:cs="Arial"/>
          <w:b/>
          <w:bCs/>
          <w:lang w:val="en-GB" w:eastAsia="ja-JP"/>
        </w:rPr>
        <w:t>4.4.2.</w:t>
      </w:r>
      <w:r w:rsidRPr="002D50F6">
        <w:rPr>
          <w:rFonts w:ascii="Aptos" w:hAnsi="Aptos" w:eastAsia="MS Mincho" w:cs="Arial"/>
          <w:lang w:val="en-GB" w:eastAsia="ja-JP"/>
        </w:rPr>
        <w:t xml:space="preserve"> What information must be provided? </w:t>
      </w:r>
      <w:r w:rsidRPr="002D50F6">
        <w:rPr>
          <w:rFonts w:ascii="Aptos" w:hAnsi="Aptos" w:eastAsia="MS Mincho" w:cs="Arial"/>
          <w:i/>
          <w:iCs/>
          <w:lang w:val="en-GB" w:eastAsia="ja-JP"/>
        </w:rPr>
        <w:t>(e.g., right to opt out)</w:t>
      </w:r>
    </w:p>
    <w:p w:rsidRPr="002D50F6" w:rsidR="00343859" w:rsidP="004429DF" w:rsidRDefault="00210CC4" w14:paraId="6CB0CB90" w14:textId="0C7698A5">
      <w:pPr>
        <w:spacing w:after="160" w:line="279" w:lineRule="auto"/>
        <w:jc w:val="left"/>
        <w:rPr>
          <w:rFonts w:ascii="Aptos" w:hAnsi="Aptos" w:eastAsia="MS Mincho" w:cs="Arial"/>
          <w:lang w:val="en-GB" w:eastAsia="ja-JP"/>
        </w:rPr>
      </w:pPr>
      <w:r w:rsidRPr="002D50F6">
        <w:rPr>
          <w:rFonts w:ascii="Aptos" w:hAnsi="Aptos" w:eastAsia="MS Mincho" w:cs="Arial"/>
          <w:lang w:eastAsia="ja-JP"/>
        </w:rPr>
        <w:t>Please refer to the last paragraph of Section 4.1.1 above.</w:t>
      </w:r>
    </w:p>
    <w:tbl>
      <w:tblPr>
        <w:tblStyle w:val="TableGrid1"/>
        <w:tblW w:w="0" w:type="auto"/>
        <w:tblLook w:val="04A0" w:firstRow="1" w:lastRow="0" w:firstColumn="1" w:lastColumn="0" w:noHBand="0" w:noVBand="1"/>
      </w:tblPr>
      <w:tblGrid>
        <w:gridCol w:w="4508"/>
        <w:gridCol w:w="4508"/>
      </w:tblGrid>
      <w:tr w:rsidRPr="002D50F6" w:rsidR="004429DF" w:rsidTr="00C1475B" w14:paraId="0BD15E45" w14:textId="77777777">
        <w:trPr>
          <w:trHeight w:val="300"/>
        </w:trPr>
        <w:tc>
          <w:tcPr>
            <w:tcW w:w="4508" w:type="dxa"/>
          </w:tcPr>
          <w:p w:rsidRPr="002D50F6" w:rsidR="004429DF" w:rsidP="004429DF" w:rsidRDefault="004429DF" w14:paraId="17AE68A8"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210CC4" w14:paraId="18F1B59F" w14:textId="6ABE12B0">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10 of the Data Protection Law</w:t>
            </w:r>
          </w:p>
        </w:tc>
      </w:tr>
    </w:tbl>
    <w:p w:rsidRPr="002D50F6" w:rsidR="004429DF" w:rsidP="004429DF" w:rsidRDefault="004429DF" w14:paraId="7A1A37CF" w14:textId="77777777">
      <w:pPr>
        <w:spacing w:after="160" w:line="279" w:lineRule="auto"/>
        <w:jc w:val="left"/>
        <w:rPr>
          <w:rFonts w:ascii="Aptos" w:hAnsi="Aptos" w:eastAsia="MS Mincho" w:cs="Arial"/>
          <w:lang w:val="en-GB" w:eastAsia="ja-JP"/>
        </w:rPr>
      </w:pPr>
    </w:p>
    <w:p w:rsidRPr="002D50F6" w:rsidR="004429DF" w:rsidP="004429DF" w:rsidRDefault="004429DF" w14:paraId="5ADBE99F" w14:textId="77777777">
      <w:pPr>
        <w:spacing w:after="160" w:line="279" w:lineRule="auto"/>
        <w:jc w:val="left"/>
        <w:rPr>
          <w:rFonts w:ascii="Aptos" w:hAnsi="Aptos" w:eastAsia="MS Mincho" w:cs="Arial"/>
          <w:lang w:val="en-GB" w:eastAsia="ja-JP"/>
        </w:rPr>
      </w:pPr>
      <w:r w:rsidRPr="002D50F6">
        <w:rPr>
          <w:rFonts w:ascii="Aptos" w:hAnsi="Aptos" w:eastAsia="MS Mincho" w:cs="Arial"/>
          <w:b/>
          <w:bCs/>
          <w:lang w:val="en-GB" w:eastAsia="ja-JP"/>
        </w:rPr>
        <w:t xml:space="preserve">4.4.3. </w:t>
      </w:r>
      <w:r w:rsidRPr="002D50F6">
        <w:rPr>
          <w:rFonts w:ascii="Aptos" w:hAnsi="Aptos" w:eastAsia="MS Mincho" w:cs="Arial"/>
          <w:lang w:val="en-GB" w:eastAsia="ja-JP"/>
        </w:rPr>
        <w:t xml:space="preserve">Is there an express requirement to notify data subjects that the call or the </w:t>
      </w:r>
      <w:proofErr w:type="spellStart"/>
      <w:r w:rsidRPr="002D50F6">
        <w:rPr>
          <w:rFonts w:ascii="Aptos" w:hAnsi="Aptos" w:eastAsia="MS Mincho" w:cs="Arial"/>
          <w:lang w:val="en-GB" w:eastAsia="ja-JP"/>
        </w:rPr>
        <w:t>sms</w:t>
      </w:r>
      <w:proofErr w:type="spellEnd"/>
      <w:r w:rsidRPr="002D50F6">
        <w:rPr>
          <w:rFonts w:ascii="Aptos" w:hAnsi="Aptos" w:eastAsia="MS Mincho" w:cs="Arial"/>
          <w:lang w:val="en-GB" w:eastAsia="ja-JP"/>
        </w:rPr>
        <w:t>/mms is an automated communication?</w:t>
      </w:r>
    </w:p>
    <w:p w:rsidRPr="002D50F6" w:rsidR="00C0095B" w:rsidP="00C0095B" w:rsidRDefault="00C0095B" w14:paraId="041B2F72" w14:textId="675C7CC9">
      <w:pPr>
        <w:spacing w:after="160" w:line="279" w:lineRule="auto"/>
        <w:rPr>
          <w:rFonts w:ascii="Aptos" w:hAnsi="Aptos" w:eastAsia="MS Mincho" w:cs="Arial"/>
          <w:lang w:val="en-GB" w:eastAsia="ja-JP"/>
        </w:rPr>
      </w:pPr>
      <w:r w:rsidRPr="002D50F6">
        <w:rPr>
          <w:rFonts w:ascii="Aptos" w:hAnsi="Aptos" w:eastAsia="MS Mincho" w:cs="Arial"/>
          <w:lang w:val="en-GB" w:eastAsia="ja-JP"/>
        </w:rPr>
        <w:t xml:space="preserve">There is no express requirement under </w:t>
      </w:r>
      <w:r w:rsidRPr="002D50F6" w:rsidR="00210CC4">
        <w:rPr>
          <w:rFonts w:ascii="Aptos" w:hAnsi="Aptos" w:eastAsia="MS Mincho" w:cs="Arial"/>
          <w:lang w:val="en-GB" w:eastAsia="ja-JP"/>
        </w:rPr>
        <w:t>the Electronic Commerce Law to</w:t>
      </w:r>
      <w:r w:rsidRPr="002D50F6">
        <w:rPr>
          <w:rFonts w:ascii="Aptos" w:hAnsi="Aptos" w:eastAsia="MS Mincho" w:cs="Arial"/>
          <w:lang w:val="en-GB" w:eastAsia="ja-JP"/>
        </w:rPr>
        <w:t xml:space="preserve"> inform recipients that a call or </w:t>
      </w:r>
      <w:proofErr w:type="spellStart"/>
      <w:r w:rsidRPr="002D50F6" w:rsidR="00210CC4">
        <w:rPr>
          <w:rFonts w:ascii="Aptos" w:hAnsi="Aptos" w:eastAsia="MS Mincho" w:cs="Arial"/>
          <w:lang w:val="en-GB" w:eastAsia="ja-JP"/>
        </w:rPr>
        <w:t>sms</w:t>
      </w:r>
      <w:proofErr w:type="spellEnd"/>
      <w:r w:rsidRPr="002D50F6" w:rsidR="00210CC4">
        <w:rPr>
          <w:rFonts w:ascii="Aptos" w:hAnsi="Aptos" w:eastAsia="MS Mincho" w:cs="Arial"/>
          <w:lang w:val="en-GB" w:eastAsia="ja-JP"/>
        </w:rPr>
        <w:t xml:space="preserve">/mms </w:t>
      </w:r>
      <w:r w:rsidRPr="002D50F6" w:rsidR="005C41AD">
        <w:rPr>
          <w:rFonts w:ascii="Aptos" w:hAnsi="Aptos" w:eastAsia="MS Mincho" w:cs="Arial"/>
          <w:lang w:val="en-GB" w:eastAsia="ja-JP"/>
        </w:rPr>
        <w:t xml:space="preserve">message </w:t>
      </w:r>
      <w:r w:rsidRPr="002D50F6">
        <w:rPr>
          <w:rFonts w:ascii="Aptos" w:hAnsi="Aptos" w:eastAsia="MS Mincho" w:cs="Arial"/>
          <w:lang w:val="en-GB" w:eastAsia="ja-JP"/>
        </w:rPr>
        <w:t xml:space="preserve">constitutes an automated communication. However, </w:t>
      </w:r>
      <w:r w:rsidRPr="002D50F6" w:rsidR="00210CC4">
        <w:rPr>
          <w:rFonts w:ascii="Aptos" w:hAnsi="Aptos" w:eastAsia="MS Mincho" w:cs="Arial"/>
          <w:lang w:val="en-GB" w:eastAsia="ja-JP"/>
        </w:rPr>
        <w:t xml:space="preserve">Article 11 of the Data Protection </w:t>
      </w:r>
      <w:r w:rsidRPr="002D50F6" w:rsidR="005C41AD">
        <w:rPr>
          <w:rFonts w:ascii="Aptos" w:hAnsi="Aptos" w:eastAsia="MS Mincho" w:cs="Arial"/>
          <w:lang w:val="en-GB" w:eastAsia="ja-JP"/>
        </w:rPr>
        <w:t xml:space="preserve">Law </w:t>
      </w:r>
      <w:r w:rsidRPr="002D50F6" w:rsidR="00210CC4">
        <w:rPr>
          <w:rFonts w:ascii="Aptos" w:hAnsi="Aptos" w:eastAsia="MS Mincho" w:cs="Arial"/>
          <w:lang w:val="en-GB" w:eastAsia="ja-JP"/>
        </w:rPr>
        <w:t xml:space="preserve">grants data subjects </w:t>
      </w:r>
      <w:r w:rsidRPr="002D50F6" w:rsidR="005C41AD">
        <w:rPr>
          <w:rFonts w:ascii="Aptos" w:hAnsi="Aptos" w:eastAsia="MS Mincho" w:cs="Arial"/>
          <w:lang w:val="en-GB" w:eastAsia="ja-JP"/>
        </w:rPr>
        <w:t xml:space="preserve">the right to learn </w:t>
      </w:r>
      <w:r w:rsidRPr="002D50F6" w:rsidR="00210CC4">
        <w:rPr>
          <w:rFonts w:ascii="Aptos" w:hAnsi="Aptos" w:eastAsia="MS Mincho" w:cs="Arial"/>
          <w:lang w:val="en-GB" w:eastAsia="ja-JP"/>
        </w:rPr>
        <w:t xml:space="preserve">whether their personal data is </w:t>
      </w:r>
      <w:proofErr w:type="spellStart"/>
      <w:r w:rsidRPr="002D50F6" w:rsidR="005C41AD">
        <w:rPr>
          <w:rFonts w:ascii="Aptos" w:hAnsi="Aptos" w:eastAsia="MS Mincho" w:cs="Arial"/>
          <w:lang w:val="en-GB" w:eastAsia="ja-JP"/>
        </w:rPr>
        <w:t>beign</w:t>
      </w:r>
      <w:proofErr w:type="spellEnd"/>
      <w:r w:rsidRPr="002D50F6" w:rsidR="005C41AD">
        <w:rPr>
          <w:rFonts w:ascii="Aptos" w:hAnsi="Aptos" w:eastAsia="MS Mincho" w:cs="Arial"/>
          <w:lang w:val="en-GB" w:eastAsia="ja-JP"/>
        </w:rPr>
        <w:t xml:space="preserve"> </w:t>
      </w:r>
      <w:r w:rsidRPr="002D50F6" w:rsidR="00210CC4">
        <w:rPr>
          <w:rFonts w:ascii="Aptos" w:hAnsi="Aptos" w:eastAsia="MS Mincho" w:cs="Arial"/>
          <w:lang w:val="en-GB" w:eastAsia="ja-JP"/>
        </w:rPr>
        <w:t xml:space="preserve">processed </w:t>
      </w:r>
      <w:r w:rsidRPr="002D50F6" w:rsidR="005C41AD">
        <w:rPr>
          <w:rFonts w:ascii="Aptos" w:hAnsi="Aptos" w:eastAsia="MS Mincho" w:cs="Arial"/>
          <w:lang w:val="en-GB" w:eastAsia="ja-JP"/>
        </w:rPr>
        <w:t>and to obtain information regarding such processing. In addition, data subjects have the right to object to any result that is to their detriment and that is produced exclusively through the automated processing of their personal data.</w:t>
      </w:r>
    </w:p>
    <w:tbl>
      <w:tblPr>
        <w:tblStyle w:val="TableGrid1"/>
        <w:tblW w:w="0" w:type="auto"/>
        <w:tblLook w:val="04A0" w:firstRow="1" w:lastRow="0" w:firstColumn="1" w:lastColumn="0" w:noHBand="0" w:noVBand="1"/>
      </w:tblPr>
      <w:tblGrid>
        <w:gridCol w:w="4508"/>
        <w:gridCol w:w="4508"/>
      </w:tblGrid>
      <w:tr w:rsidRPr="002D50F6" w:rsidR="004429DF" w:rsidTr="00C1475B" w14:paraId="2955E1DD" w14:textId="77777777">
        <w:trPr>
          <w:trHeight w:val="300"/>
        </w:trPr>
        <w:tc>
          <w:tcPr>
            <w:tcW w:w="4508" w:type="dxa"/>
          </w:tcPr>
          <w:p w:rsidRPr="002D50F6" w:rsidR="004429DF" w:rsidP="004429DF" w:rsidRDefault="004429DF" w14:paraId="419E687B"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C0095B" w14:paraId="751B09DA" w14:textId="58322648">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Article </w:t>
            </w:r>
            <w:r w:rsidRPr="002D50F6" w:rsidR="00210CC4">
              <w:rPr>
                <w:rFonts w:ascii="Aptos" w:hAnsi="Aptos" w:cs="Arial"/>
                <w:kern w:val="2"/>
                <w:lang w:val="en-GB" w:eastAsia="en-US"/>
                <w14:ligatures w14:val="standardContextual"/>
              </w:rPr>
              <w:t>11 of the Data Protection Law</w:t>
            </w:r>
          </w:p>
        </w:tc>
      </w:tr>
    </w:tbl>
    <w:p w:rsidRPr="002D50F6" w:rsidR="004429DF" w:rsidP="004429DF" w:rsidRDefault="004429DF" w14:paraId="5EC6A3E4" w14:textId="77777777">
      <w:pPr>
        <w:spacing w:after="160" w:line="279" w:lineRule="auto"/>
        <w:jc w:val="left"/>
        <w:rPr>
          <w:rFonts w:ascii="Aptos" w:hAnsi="Aptos" w:eastAsia="MS Mincho" w:cs="Arial"/>
          <w:lang w:val="en-GB" w:eastAsia="ja-JP"/>
        </w:rPr>
      </w:pPr>
    </w:p>
    <w:p w:rsidRPr="002D50F6" w:rsidR="004429DF" w:rsidP="004429DF" w:rsidRDefault="004429DF" w14:paraId="058A3C0C" w14:textId="77777777">
      <w:pPr>
        <w:spacing w:after="160" w:line="279" w:lineRule="auto"/>
        <w:jc w:val="left"/>
        <w:rPr>
          <w:rFonts w:ascii="Aptos" w:hAnsi="Aptos" w:eastAsia="MS Mincho" w:cs="Arial"/>
          <w:lang w:val="en-GB" w:eastAsia="ja-JP"/>
        </w:rPr>
      </w:pPr>
      <w:r w:rsidRPr="002D50F6">
        <w:rPr>
          <w:rFonts w:ascii="Aptos" w:hAnsi="Aptos" w:eastAsia="MS Mincho" w:cs="Arial"/>
          <w:b/>
          <w:bCs/>
          <w:lang w:val="en-GB" w:eastAsia="ja-JP"/>
        </w:rPr>
        <w:t>4.4.4.</w:t>
      </w:r>
      <w:r w:rsidRPr="002D50F6">
        <w:rPr>
          <w:rFonts w:ascii="Aptos" w:hAnsi="Aptos" w:eastAsia="MS Mincho" w:cs="Arial"/>
          <w:lang w:val="en-GB" w:eastAsia="ja-JP"/>
        </w:rPr>
        <w:t xml:space="preserve"> In what format must the information be provided?</w:t>
      </w:r>
    </w:p>
    <w:p w:rsidRPr="002D50F6" w:rsidR="00210CC4" w:rsidP="00210CC4" w:rsidRDefault="00210CC4" w14:paraId="3A0AF50E" w14:textId="77777777">
      <w:pPr>
        <w:spacing w:after="160" w:line="279" w:lineRule="auto"/>
        <w:rPr>
          <w:rFonts w:ascii="Aptos" w:hAnsi="Aptos" w:eastAsia="MS Mincho" w:cs="Arial"/>
          <w:lang w:val="tr-TR" w:eastAsia="ja-JP"/>
        </w:rPr>
      </w:pP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Data </w:t>
      </w:r>
      <w:proofErr w:type="spellStart"/>
      <w:r w:rsidRPr="002D50F6">
        <w:rPr>
          <w:rFonts w:ascii="Aptos" w:hAnsi="Aptos" w:eastAsia="MS Mincho" w:cs="Arial"/>
          <w:lang w:val="tr-TR" w:eastAsia="ja-JP"/>
        </w:rPr>
        <w:t>Protection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Law</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does</w:t>
      </w:r>
      <w:proofErr w:type="spellEnd"/>
      <w:r w:rsidRPr="002D50F6">
        <w:rPr>
          <w:rFonts w:ascii="Aptos" w:hAnsi="Aptos" w:eastAsia="MS Mincho" w:cs="Arial"/>
          <w:lang w:val="tr-TR" w:eastAsia="ja-JP"/>
        </w:rPr>
        <w:t xml:space="preserve"> not </w:t>
      </w:r>
      <w:proofErr w:type="spellStart"/>
      <w:r w:rsidRPr="002D50F6">
        <w:rPr>
          <w:rFonts w:ascii="Aptos" w:hAnsi="Aptos" w:eastAsia="MS Mincho" w:cs="Arial"/>
          <w:lang w:val="tr-TR" w:eastAsia="ja-JP"/>
        </w:rPr>
        <w:t>specify</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any</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particular</w:t>
      </w:r>
      <w:proofErr w:type="spellEnd"/>
      <w:r w:rsidRPr="002D50F6">
        <w:rPr>
          <w:rFonts w:ascii="Aptos" w:hAnsi="Aptos" w:eastAsia="MS Mincho" w:cs="Arial"/>
          <w:lang w:val="tr-TR" w:eastAsia="ja-JP"/>
        </w:rPr>
        <w:t xml:space="preserve"> form in </w:t>
      </w:r>
      <w:proofErr w:type="spellStart"/>
      <w:r w:rsidRPr="002D50F6">
        <w:rPr>
          <w:rFonts w:ascii="Aptos" w:hAnsi="Aptos" w:eastAsia="MS Mincho" w:cs="Arial"/>
          <w:lang w:val="tr-TR" w:eastAsia="ja-JP"/>
        </w:rPr>
        <w:t>which</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information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obligation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must</w:t>
      </w:r>
      <w:proofErr w:type="spellEnd"/>
      <w:r w:rsidRPr="002D50F6">
        <w:rPr>
          <w:rFonts w:ascii="Aptos" w:hAnsi="Aptos" w:eastAsia="MS Mincho" w:cs="Arial"/>
          <w:lang w:val="tr-TR" w:eastAsia="ja-JP"/>
        </w:rPr>
        <w:t xml:space="preserve"> be </w:t>
      </w:r>
      <w:proofErr w:type="spellStart"/>
      <w:r w:rsidRPr="002D50F6">
        <w:rPr>
          <w:rFonts w:ascii="Aptos" w:hAnsi="Aptos" w:eastAsia="MS Mincho" w:cs="Arial"/>
          <w:lang w:val="tr-TR" w:eastAsia="ja-JP"/>
        </w:rPr>
        <w:t>fulfilled</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Therefore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required</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information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may</w:t>
      </w:r>
      <w:proofErr w:type="spellEnd"/>
      <w:r w:rsidRPr="002D50F6">
        <w:rPr>
          <w:rFonts w:ascii="Aptos" w:hAnsi="Aptos" w:eastAsia="MS Mincho" w:cs="Arial"/>
          <w:lang w:val="tr-TR" w:eastAsia="ja-JP"/>
        </w:rPr>
        <w:t xml:space="preserve"> be </w:t>
      </w:r>
      <w:proofErr w:type="spellStart"/>
      <w:r w:rsidRPr="002D50F6">
        <w:rPr>
          <w:rFonts w:ascii="Aptos" w:hAnsi="Aptos" w:eastAsia="MS Mincho" w:cs="Arial"/>
          <w:lang w:val="tr-TR" w:eastAsia="ja-JP"/>
        </w:rPr>
        <w:t>provided</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verbally</w:t>
      </w:r>
      <w:proofErr w:type="spellEnd"/>
      <w:r w:rsidRPr="002D50F6">
        <w:rPr>
          <w:rFonts w:ascii="Aptos" w:hAnsi="Aptos" w:eastAsia="MS Mincho" w:cs="Arial"/>
          <w:lang w:val="tr-TR" w:eastAsia="ja-JP"/>
        </w:rPr>
        <w:t xml:space="preserve">, in </w:t>
      </w:r>
      <w:proofErr w:type="spellStart"/>
      <w:r w:rsidRPr="002D50F6">
        <w:rPr>
          <w:rFonts w:ascii="Aptos" w:hAnsi="Aptos" w:eastAsia="MS Mincho" w:cs="Arial"/>
          <w:lang w:val="tr-TR" w:eastAsia="ja-JP"/>
        </w:rPr>
        <w:t>writing</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or</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by</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electronic</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means</w:t>
      </w:r>
      <w:proofErr w:type="spellEnd"/>
      <w:r w:rsidRPr="002D50F6">
        <w:rPr>
          <w:rFonts w:ascii="Aptos" w:hAnsi="Aptos" w:eastAsia="MS Mincho" w:cs="Arial"/>
          <w:lang w:val="tr-TR" w:eastAsia="ja-JP"/>
        </w:rPr>
        <w:t>.</w:t>
      </w:r>
    </w:p>
    <w:p w:rsidRPr="002D50F6" w:rsidR="00210CC4" w:rsidP="00210CC4" w:rsidRDefault="00210CC4" w14:paraId="5167E311" w14:textId="77777777">
      <w:pPr>
        <w:spacing w:after="160" w:line="279" w:lineRule="auto"/>
        <w:rPr>
          <w:rFonts w:ascii="Aptos" w:hAnsi="Aptos" w:eastAsia="MS Mincho" w:cs="Arial"/>
          <w:lang w:val="tr-TR" w:eastAsia="ja-JP"/>
        </w:rPr>
      </w:pP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legislator's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primary</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expectation</w:t>
      </w:r>
      <w:proofErr w:type="spellEnd"/>
      <w:r w:rsidRPr="002D50F6">
        <w:rPr>
          <w:rFonts w:ascii="Aptos" w:hAnsi="Aptos" w:eastAsia="MS Mincho" w:cs="Arial"/>
          <w:lang w:val="tr-TR" w:eastAsia="ja-JP"/>
        </w:rPr>
        <w:t xml:space="preserve"> is </w:t>
      </w:r>
      <w:proofErr w:type="spellStart"/>
      <w:r w:rsidRPr="002D50F6">
        <w:rPr>
          <w:rFonts w:ascii="Aptos" w:hAnsi="Aptos" w:eastAsia="MS Mincho" w:cs="Arial"/>
          <w:lang w:val="tr-TR" w:eastAsia="ja-JP"/>
        </w:rPr>
        <w:t>that</w:t>
      </w:r>
      <w:proofErr w:type="spellEnd"/>
      <w:r w:rsidRPr="002D50F6">
        <w:rPr>
          <w:rFonts w:ascii="Aptos" w:hAnsi="Aptos" w:eastAsia="MS Mincho" w:cs="Arial"/>
          <w:lang w:val="tr-TR" w:eastAsia="ja-JP"/>
        </w:rPr>
        <w:t xml:space="preserve"> data </w:t>
      </w:r>
      <w:proofErr w:type="spellStart"/>
      <w:r w:rsidRPr="002D50F6">
        <w:rPr>
          <w:rFonts w:ascii="Aptos" w:hAnsi="Aptos" w:eastAsia="MS Mincho" w:cs="Arial"/>
          <w:lang w:val="tr-TR" w:eastAsia="ja-JP"/>
        </w:rPr>
        <w:t>subjects</w:t>
      </w:r>
      <w:proofErr w:type="spellEnd"/>
      <w:r w:rsidRPr="002D50F6">
        <w:rPr>
          <w:rFonts w:ascii="Aptos" w:hAnsi="Aptos" w:eastAsia="MS Mincho" w:cs="Arial"/>
          <w:lang w:val="tr-TR" w:eastAsia="ja-JP"/>
        </w:rPr>
        <w:t xml:space="preserve"> be </w:t>
      </w:r>
      <w:proofErr w:type="spellStart"/>
      <w:r w:rsidRPr="002D50F6">
        <w:rPr>
          <w:rFonts w:ascii="Aptos" w:hAnsi="Aptos" w:eastAsia="MS Mincho" w:cs="Arial"/>
          <w:lang w:val="tr-TR" w:eastAsia="ja-JP"/>
        </w:rPr>
        <w:t>informed</w:t>
      </w:r>
      <w:proofErr w:type="spellEnd"/>
      <w:r w:rsidRPr="002D50F6">
        <w:rPr>
          <w:rFonts w:ascii="Aptos" w:hAnsi="Aptos" w:eastAsia="MS Mincho" w:cs="Arial"/>
          <w:lang w:val="tr-TR" w:eastAsia="ja-JP"/>
        </w:rPr>
        <w:t xml:space="preserve"> in a </w:t>
      </w:r>
      <w:proofErr w:type="spellStart"/>
      <w:r w:rsidRPr="002D50F6">
        <w:rPr>
          <w:rFonts w:ascii="Aptos" w:hAnsi="Aptos" w:eastAsia="MS Mincho" w:cs="Arial"/>
          <w:lang w:val="tr-TR" w:eastAsia="ja-JP"/>
        </w:rPr>
        <w:t>clear</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concise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and</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comprehensible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manner</w:t>
      </w:r>
      <w:proofErr w:type="spellEnd"/>
      <w:r w:rsidRPr="002D50F6">
        <w:rPr>
          <w:rFonts w:ascii="Aptos" w:hAnsi="Aptos" w:eastAsia="MS Mincho" w:cs="Arial"/>
          <w:lang w:val="tr-TR" w:eastAsia="ja-JP"/>
        </w:rPr>
        <w:t>.</w:t>
      </w:r>
    </w:p>
    <w:p w:rsidRPr="002D50F6" w:rsidR="00210CC4" w:rsidP="00210CC4" w:rsidRDefault="00210CC4" w14:paraId="197ED9DF" w14:textId="77777777">
      <w:pPr>
        <w:spacing w:after="160" w:line="279" w:lineRule="auto"/>
        <w:rPr>
          <w:rFonts w:ascii="Aptos" w:hAnsi="Aptos" w:eastAsia="MS Mincho" w:cs="Arial"/>
          <w:lang w:val="tr-TR" w:eastAsia="ja-JP"/>
        </w:rPr>
      </w:pPr>
      <w:proofErr w:type="spellStart"/>
      <w:r w:rsidRPr="002D50F6">
        <w:rPr>
          <w:rFonts w:ascii="Aptos" w:hAnsi="Aptos" w:eastAsia="MS Mincho" w:cs="Arial"/>
          <w:lang w:val="tr-TR" w:eastAsia="ja-JP"/>
        </w:rPr>
        <w:t>While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Data </w:t>
      </w:r>
      <w:proofErr w:type="spellStart"/>
      <w:r w:rsidRPr="002D50F6">
        <w:rPr>
          <w:rFonts w:ascii="Aptos" w:hAnsi="Aptos" w:eastAsia="MS Mincho" w:cs="Arial"/>
          <w:lang w:val="tr-TR" w:eastAsia="ja-JP"/>
        </w:rPr>
        <w:t>Protection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Law</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does</w:t>
      </w:r>
      <w:proofErr w:type="spellEnd"/>
      <w:r w:rsidRPr="002D50F6">
        <w:rPr>
          <w:rFonts w:ascii="Aptos" w:hAnsi="Aptos" w:eastAsia="MS Mincho" w:cs="Arial"/>
          <w:lang w:val="tr-TR" w:eastAsia="ja-JP"/>
        </w:rPr>
        <w:t xml:space="preserve"> not </w:t>
      </w:r>
      <w:proofErr w:type="spellStart"/>
      <w:r w:rsidRPr="002D50F6">
        <w:rPr>
          <w:rFonts w:ascii="Aptos" w:hAnsi="Aptos" w:eastAsia="MS Mincho" w:cs="Arial"/>
          <w:lang w:val="tr-TR" w:eastAsia="ja-JP"/>
        </w:rPr>
        <w:t>impose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any</w:t>
      </w:r>
      <w:proofErr w:type="spellEnd"/>
      <w:r w:rsidRPr="002D50F6">
        <w:rPr>
          <w:rFonts w:ascii="Aptos" w:hAnsi="Aptos" w:eastAsia="MS Mincho" w:cs="Arial"/>
          <w:lang w:val="tr-TR" w:eastAsia="ja-JP"/>
        </w:rPr>
        <w:t xml:space="preserve"> formal </w:t>
      </w:r>
      <w:proofErr w:type="spellStart"/>
      <w:r w:rsidRPr="002D50F6">
        <w:rPr>
          <w:rFonts w:ascii="Aptos" w:hAnsi="Aptos" w:eastAsia="MS Mincho" w:cs="Arial"/>
          <w:lang w:val="tr-TR" w:eastAsia="ja-JP"/>
        </w:rPr>
        <w:t>requirements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regarding</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format of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information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notice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burden</w:t>
      </w:r>
      <w:proofErr w:type="spellEnd"/>
      <w:r w:rsidRPr="002D50F6">
        <w:rPr>
          <w:rFonts w:ascii="Aptos" w:hAnsi="Aptos" w:eastAsia="MS Mincho" w:cs="Arial"/>
          <w:lang w:val="tr-TR" w:eastAsia="ja-JP"/>
        </w:rPr>
        <w:t xml:space="preserve"> of </w:t>
      </w:r>
      <w:proofErr w:type="spellStart"/>
      <w:r w:rsidRPr="002D50F6">
        <w:rPr>
          <w:rFonts w:ascii="Aptos" w:hAnsi="Aptos" w:eastAsia="MS Mincho" w:cs="Arial"/>
          <w:lang w:val="tr-TR" w:eastAsia="ja-JP"/>
        </w:rPr>
        <w:t>proving</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compliance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with</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information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obligation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rests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with</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data </w:t>
      </w:r>
      <w:proofErr w:type="spellStart"/>
      <w:r w:rsidRPr="002D50F6">
        <w:rPr>
          <w:rFonts w:ascii="Aptos" w:hAnsi="Aptos" w:eastAsia="MS Mincho" w:cs="Arial"/>
          <w:lang w:val="tr-TR" w:eastAsia="ja-JP"/>
        </w:rPr>
        <w:t>controller</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Accordingly</w:t>
      </w:r>
      <w:proofErr w:type="spellEnd"/>
      <w:r w:rsidRPr="002D50F6">
        <w:rPr>
          <w:rFonts w:ascii="Aptos" w:hAnsi="Aptos" w:eastAsia="MS Mincho" w:cs="Arial"/>
          <w:lang w:val="tr-TR" w:eastAsia="ja-JP"/>
        </w:rPr>
        <w:t xml:space="preserve">, data </w:t>
      </w:r>
      <w:proofErr w:type="spellStart"/>
      <w:r w:rsidRPr="002D50F6">
        <w:rPr>
          <w:rFonts w:ascii="Aptos" w:hAnsi="Aptos" w:eastAsia="MS Mincho" w:cs="Arial"/>
          <w:lang w:val="tr-TR" w:eastAsia="ja-JP"/>
        </w:rPr>
        <w:t>controllers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should</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ensure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that</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information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obligation</w:t>
      </w:r>
      <w:proofErr w:type="spellEnd"/>
      <w:r w:rsidRPr="002D50F6">
        <w:rPr>
          <w:rFonts w:ascii="Aptos" w:hAnsi="Aptos" w:eastAsia="MS Mincho" w:cs="Arial"/>
          <w:lang w:val="tr-TR" w:eastAsia="ja-JP"/>
        </w:rPr>
        <w:t xml:space="preserve"> is </w:t>
      </w:r>
      <w:proofErr w:type="spellStart"/>
      <w:r w:rsidRPr="002D50F6">
        <w:rPr>
          <w:rFonts w:ascii="Aptos" w:hAnsi="Aptos" w:eastAsia="MS Mincho" w:cs="Arial"/>
          <w:lang w:val="tr-TR" w:eastAsia="ja-JP"/>
        </w:rPr>
        <w:t>fulfilled</w:t>
      </w:r>
      <w:proofErr w:type="spellEnd"/>
      <w:r w:rsidRPr="002D50F6">
        <w:rPr>
          <w:rFonts w:ascii="Aptos" w:hAnsi="Aptos" w:eastAsia="MS Mincho" w:cs="Arial"/>
          <w:lang w:val="tr-TR" w:eastAsia="ja-JP"/>
        </w:rPr>
        <w:t xml:space="preserve"> in a </w:t>
      </w:r>
      <w:proofErr w:type="spellStart"/>
      <w:r w:rsidRPr="002D50F6">
        <w:rPr>
          <w:rFonts w:ascii="Aptos" w:hAnsi="Aptos" w:eastAsia="MS Mincho" w:cs="Arial"/>
          <w:lang w:val="tr-TR" w:eastAsia="ja-JP"/>
        </w:rPr>
        <w:t>manner</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that</w:t>
      </w:r>
      <w:proofErr w:type="spellEnd"/>
      <w:r w:rsidRPr="002D50F6">
        <w:rPr>
          <w:rFonts w:ascii="Aptos" w:hAnsi="Aptos" w:eastAsia="MS Mincho" w:cs="Arial"/>
          <w:lang w:val="tr-TR" w:eastAsia="ja-JP"/>
        </w:rPr>
        <w:t xml:space="preserve"> can be </w:t>
      </w:r>
      <w:proofErr w:type="spellStart"/>
      <w:r w:rsidRPr="002D50F6">
        <w:rPr>
          <w:rFonts w:ascii="Aptos" w:hAnsi="Aptos" w:eastAsia="MS Mincho" w:cs="Arial"/>
          <w:lang w:val="tr-TR" w:eastAsia="ja-JP"/>
        </w:rPr>
        <w:t>evidenced</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and</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demonstrated</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if</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required</w:t>
      </w:r>
      <w:proofErr w:type="spellEnd"/>
    </w:p>
    <w:tbl>
      <w:tblPr>
        <w:tblStyle w:val="TableGrid1"/>
        <w:tblW w:w="9016" w:type="dxa"/>
        <w:tblLook w:val="04A0" w:firstRow="1" w:lastRow="0" w:firstColumn="1" w:lastColumn="0" w:noHBand="0" w:noVBand="1"/>
      </w:tblPr>
      <w:tblGrid>
        <w:gridCol w:w="4508"/>
        <w:gridCol w:w="4508"/>
      </w:tblGrid>
      <w:tr w:rsidRPr="002D50F6" w:rsidR="005C41AD" w:rsidTr="005C41AD" w14:paraId="32EC8EF4" w14:textId="77777777">
        <w:trPr>
          <w:trHeight w:val="300"/>
        </w:trPr>
        <w:tc>
          <w:tcPr>
            <w:tcW w:w="4508" w:type="dxa"/>
          </w:tcPr>
          <w:p w:rsidRPr="002D50F6" w:rsidR="005C41AD" w:rsidP="00210CC4" w:rsidRDefault="005C41AD" w14:paraId="232E4026"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5C41AD" w:rsidP="00210CC4" w:rsidRDefault="005C41AD" w14:paraId="10F2D443" w14:textId="75E3B5B7">
            <w:pPr>
              <w:spacing w:after="0"/>
              <w:jc w:val="left"/>
              <w:rPr>
                <w:rFonts w:ascii="Aptos" w:hAnsi="Aptos" w:cs="Arial"/>
                <w:kern w:val="2"/>
                <w:lang w:val="en-GB" w:eastAsia="en-US"/>
                <w14:ligatures w14:val="standardContextual"/>
              </w:rPr>
            </w:pPr>
            <w:r w:rsidRPr="002D50F6">
              <w:rPr>
                <w:rFonts w:ascii="Aptos" w:hAnsi="Aptos" w:cs="Arial"/>
                <w:color w:val="000000" w:themeColor="text1"/>
                <w:kern w:val="2"/>
                <w:lang w:val="en-GB" w:eastAsia="en-US"/>
                <w14:ligatures w14:val="standardContextual"/>
              </w:rPr>
              <w:t>Article 10 of the Data Protection Law</w:t>
            </w:r>
          </w:p>
        </w:tc>
      </w:tr>
    </w:tbl>
    <w:p w:rsidRPr="002D50F6" w:rsidR="004429DF" w:rsidP="004429DF" w:rsidRDefault="004429DF" w14:paraId="38350726" w14:textId="77777777">
      <w:pPr>
        <w:spacing w:after="160" w:line="259" w:lineRule="auto"/>
        <w:ind w:left="720"/>
        <w:contextualSpacing/>
        <w:jc w:val="left"/>
        <w:rPr>
          <w:rFonts w:ascii="Aptos" w:hAnsi="Aptos" w:eastAsia="Aptos" w:cs="Arial"/>
          <w:kern w:val="2"/>
          <w:lang w:eastAsia="en-US"/>
          <w14:ligatures w14:val="standardContextual"/>
        </w:rPr>
      </w:pPr>
    </w:p>
    <w:p w:rsidRPr="002D50F6" w:rsidR="00285A26" w:rsidP="004429DF" w:rsidRDefault="004429DF" w14:paraId="3EEF7BBD" w14:textId="046AE671">
      <w:pPr>
        <w:spacing w:after="160" w:line="279" w:lineRule="auto"/>
        <w:jc w:val="left"/>
        <w:rPr>
          <w:rFonts w:ascii="Aptos" w:hAnsi="Aptos" w:eastAsia="MS Mincho" w:cs="Arial"/>
          <w:lang w:val="en-GB" w:eastAsia="ja-JP"/>
        </w:rPr>
      </w:pPr>
      <w:r w:rsidRPr="002D50F6">
        <w:rPr>
          <w:rFonts w:ascii="Aptos" w:hAnsi="Aptos" w:eastAsia="MS Mincho" w:cs="Arial"/>
          <w:b/>
          <w:bCs/>
          <w:lang w:val="en-GB" w:eastAsia="ja-JP"/>
        </w:rPr>
        <w:t>4.4.5.</w:t>
      </w:r>
      <w:r w:rsidRPr="002D50F6">
        <w:rPr>
          <w:rFonts w:ascii="Aptos" w:hAnsi="Aptos" w:eastAsia="MS Mincho" w:cs="Arial"/>
          <w:lang w:val="en-GB" w:eastAsia="ja-JP"/>
        </w:rPr>
        <w:t xml:space="preserve"> Are push notifications permitted for direct marketing?</w:t>
      </w:r>
    </w:p>
    <w:p w:rsidRPr="002D50F6" w:rsidR="00285A26" w:rsidP="00285A26" w:rsidRDefault="00285A26" w14:paraId="7A4A60BA" w14:textId="58E8A075">
      <w:pPr>
        <w:spacing w:after="160" w:line="279" w:lineRule="auto"/>
        <w:rPr>
          <w:rFonts w:ascii="Aptos" w:hAnsi="Aptos" w:eastAsia="MS Mincho" w:cs="Arial"/>
          <w:lang w:val="en-GB" w:eastAsia="ja-JP"/>
        </w:rPr>
      </w:pPr>
      <w:r w:rsidRPr="002D50F6">
        <w:rPr>
          <w:rFonts w:ascii="Aptos" w:hAnsi="Aptos" w:eastAsia="MS Mincho" w:cs="Arial"/>
          <w:lang w:val="en-GB" w:eastAsia="ja-JP"/>
        </w:rPr>
        <w:t>Push notifications are not expressly regulated under Turkish law. However, given the broad definition of commercial electronic message under the Regulation, mobile application notifications containing promotional content, such as product advertisements, campaigns, discounts or similar marketing communications, would generally</w:t>
      </w:r>
      <w:r w:rsidRPr="002D50F6" w:rsidR="005C41AD">
        <w:rPr>
          <w:rFonts w:ascii="Aptos" w:hAnsi="Aptos" w:eastAsia="MS Mincho" w:cs="Arial"/>
          <w:lang w:val="en-GB" w:eastAsia="ja-JP"/>
        </w:rPr>
        <w:t xml:space="preserve"> fall within the scope of</w:t>
      </w:r>
      <w:r w:rsidRPr="002D50F6">
        <w:rPr>
          <w:rFonts w:ascii="Aptos" w:hAnsi="Aptos" w:eastAsia="MS Mincho" w:cs="Arial"/>
          <w:lang w:val="en-GB" w:eastAsia="ja-JP"/>
        </w:rPr>
        <w:t xml:space="preserve"> commercial electronic messages. </w:t>
      </w:r>
    </w:p>
    <w:p w:rsidRPr="002D50F6" w:rsidR="005C41AD" w:rsidP="005C41AD" w:rsidRDefault="005C41AD" w14:paraId="655E112A" w14:textId="709453A6">
      <w:pPr>
        <w:spacing w:after="160" w:line="259" w:lineRule="auto"/>
        <w:rPr>
          <w:rFonts w:ascii="Aptos" w:hAnsi="Aptos" w:eastAsia="MS Mincho" w:cs="Arial"/>
          <w:lang w:val="en-GB" w:eastAsia="ja-JP"/>
        </w:rPr>
      </w:pPr>
      <w:r w:rsidRPr="002D50F6">
        <w:rPr>
          <w:rFonts w:ascii="Aptos" w:hAnsi="Aptos" w:eastAsia="MS Mincho" w:cs="Arial"/>
          <w:lang w:val="en-GB" w:eastAsia="ja-JP"/>
        </w:rPr>
        <w:t>At present, the Message Management System (MMS) does not permit service providers to record consents obtained for push notifications, nor does it enable recipients to manage or withdraw such consents through the system.</w:t>
      </w:r>
    </w:p>
    <w:tbl>
      <w:tblPr>
        <w:tblStyle w:val="TableGrid1"/>
        <w:tblW w:w="0" w:type="auto"/>
        <w:tblLook w:val="04A0" w:firstRow="1" w:lastRow="0" w:firstColumn="1" w:lastColumn="0" w:noHBand="0" w:noVBand="1"/>
      </w:tblPr>
      <w:tblGrid>
        <w:gridCol w:w="4508"/>
        <w:gridCol w:w="4508"/>
      </w:tblGrid>
      <w:tr w:rsidRPr="002D50F6" w:rsidR="004429DF" w:rsidTr="00C1475B" w14:paraId="79960FF4" w14:textId="77777777">
        <w:trPr>
          <w:trHeight w:val="300"/>
        </w:trPr>
        <w:tc>
          <w:tcPr>
            <w:tcW w:w="4508" w:type="dxa"/>
          </w:tcPr>
          <w:p w:rsidRPr="002D50F6" w:rsidR="004429DF" w:rsidP="004429DF" w:rsidRDefault="004429DF" w14:paraId="320C8CB8"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285A26" w:rsidP="004429DF" w:rsidRDefault="00285A26" w14:paraId="267F380D" w14:textId="67D62352">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4</w:t>
            </w:r>
            <w:r w:rsidRPr="002D50F6" w:rsidR="00C82F59">
              <w:rPr>
                <w:rFonts w:ascii="Aptos" w:hAnsi="Aptos" w:cs="Arial"/>
                <w:kern w:val="2"/>
                <w:lang w:val="en-GB" w:eastAsia="en-US"/>
                <w14:ligatures w14:val="standardContextual"/>
              </w:rPr>
              <w:t>/1 (</w:t>
            </w:r>
            <w:r w:rsidRPr="002D50F6">
              <w:rPr>
                <w:rFonts w:ascii="Aptos" w:hAnsi="Aptos" w:cs="Arial"/>
                <w:kern w:val="2"/>
                <w:lang w:val="en-GB" w:eastAsia="en-US"/>
                <w14:ligatures w14:val="standardContextual"/>
              </w:rPr>
              <w:t>o) of the Regulation</w:t>
            </w:r>
          </w:p>
        </w:tc>
      </w:tr>
    </w:tbl>
    <w:p w:rsidRPr="002D50F6" w:rsidR="004429DF" w:rsidP="004429DF" w:rsidRDefault="004429DF" w14:paraId="0CEEFD8D" w14:textId="77777777">
      <w:pPr>
        <w:spacing w:after="160" w:line="279" w:lineRule="auto"/>
        <w:jc w:val="left"/>
        <w:rPr>
          <w:rFonts w:ascii="Aptos" w:hAnsi="Aptos" w:eastAsia="MS Mincho" w:cs="Arial"/>
          <w:lang w:val="en-GB" w:eastAsia="ja-JP"/>
        </w:rPr>
      </w:pPr>
    </w:p>
    <w:p w:rsidRPr="002D50F6" w:rsidR="004429DF" w:rsidP="004429DF" w:rsidRDefault="004429DF" w14:paraId="4781D214" w14:textId="77777777">
      <w:pPr>
        <w:spacing w:after="160" w:line="279" w:lineRule="auto"/>
        <w:jc w:val="left"/>
        <w:rPr>
          <w:rFonts w:ascii="Aptos" w:hAnsi="Aptos" w:eastAsia="MS Mincho" w:cs="Arial"/>
          <w:lang w:val="en-GB" w:eastAsia="ja-JP"/>
        </w:rPr>
      </w:pPr>
      <w:r w:rsidRPr="002D50F6">
        <w:rPr>
          <w:rFonts w:ascii="Aptos" w:hAnsi="Aptos" w:eastAsia="MS Mincho" w:cs="Arial"/>
          <w:b/>
          <w:bCs/>
          <w:lang w:val="en-GB" w:eastAsia="ja-JP"/>
        </w:rPr>
        <w:t>4.4.6.</w:t>
      </w:r>
      <w:r w:rsidRPr="002D50F6">
        <w:rPr>
          <w:rFonts w:ascii="Aptos" w:hAnsi="Aptos" w:eastAsia="MS Mincho" w:cs="Arial"/>
          <w:lang w:val="en-GB" w:eastAsia="ja-JP"/>
        </w:rPr>
        <w:t xml:space="preserve"> Are there any exemptions to the above obligations?</w:t>
      </w:r>
    </w:p>
    <w:p w:rsidRPr="002D50F6" w:rsidR="00E4502B" w:rsidP="00E4502B" w:rsidRDefault="00E4502B" w14:paraId="0F8F585E" w14:textId="4743F7CB">
      <w:pPr>
        <w:spacing w:after="160" w:line="279" w:lineRule="auto"/>
        <w:rPr>
          <w:rFonts w:ascii="Aptos" w:hAnsi="Aptos" w:eastAsia="MS Mincho" w:cs="Arial"/>
          <w:lang w:val="en-GB" w:eastAsia="ja-JP"/>
        </w:rPr>
      </w:pPr>
      <w:r w:rsidRPr="002D50F6">
        <w:rPr>
          <w:rFonts w:ascii="Aptos" w:hAnsi="Aptos" w:eastAsia="MS Mincho" w:cs="Arial"/>
          <w:lang w:val="en-GB" w:eastAsia="ja-JP"/>
        </w:rPr>
        <w:t xml:space="preserve">Under Article 6 of the Regulation, no consent is required for sending </w:t>
      </w:r>
      <w:r w:rsidRPr="002D50F6" w:rsidR="00C82F59">
        <w:rPr>
          <w:rFonts w:ascii="Aptos" w:hAnsi="Aptos" w:eastAsia="MS Mincho" w:cs="Arial"/>
          <w:lang w:val="en-GB" w:eastAsia="ja-JP"/>
        </w:rPr>
        <w:t>commercial electronic messages</w:t>
      </w:r>
      <w:r w:rsidRPr="002D50F6">
        <w:rPr>
          <w:rFonts w:ascii="Aptos" w:hAnsi="Aptos" w:eastAsia="MS Mincho" w:cs="Arial"/>
          <w:lang w:val="en-GB" w:eastAsia="ja-JP"/>
        </w:rPr>
        <w:t xml:space="preserve"> concerning updates, usage, or maintenance of goods or services if the recipient has provided their contact information for communication purposes.</w:t>
      </w:r>
    </w:p>
    <w:p w:rsidRPr="002D50F6" w:rsidR="00E4502B" w:rsidP="00E4502B" w:rsidRDefault="00E4502B" w14:paraId="093DC7EC" w14:textId="4EEEE401">
      <w:pPr>
        <w:spacing w:after="160" w:line="279" w:lineRule="auto"/>
        <w:rPr>
          <w:rFonts w:ascii="Aptos" w:hAnsi="Aptos" w:eastAsia="MS Mincho" w:cs="Arial"/>
          <w:lang w:val="en-GB" w:eastAsia="ja-JP"/>
        </w:rPr>
      </w:pPr>
      <w:r w:rsidRPr="002D50F6">
        <w:rPr>
          <w:rFonts w:ascii="Aptos" w:hAnsi="Aptos" w:eastAsia="MS Mincho" w:cs="Arial"/>
          <w:lang w:val="en-GB" w:eastAsia="ja-JP"/>
        </w:rPr>
        <w:t xml:space="preserve">Additionally, notifications regarding ongoing subscriptions, memberships, payment reminders, and updates about purchases or deliveries are exempt from requiring prior consent from the recipient. However, the content of these </w:t>
      </w:r>
      <w:r w:rsidRPr="002D50F6" w:rsidR="00C82F59">
        <w:rPr>
          <w:rFonts w:ascii="Aptos" w:hAnsi="Aptos" w:eastAsia="MS Mincho" w:cs="Arial"/>
          <w:lang w:val="en-GB" w:eastAsia="ja-JP"/>
        </w:rPr>
        <w:t xml:space="preserve">commercial electronic messages </w:t>
      </w:r>
      <w:r w:rsidRPr="002D50F6">
        <w:rPr>
          <w:rFonts w:ascii="Aptos" w:hAnsi="Aptos" w:eastAsia="MS Mincho" w:cs="Arial"/>
          <w:lang w:val="en-GB" w:eastAsia="ja-JP"/>
        </w:rPr>
        <w:t>must not promote any goods or services.</w:t>
      </w:r>
    </w:p>
    <w:p w:rsidRPr="002D50F6" w:rsidR="00E4502B" w:rsidP="00E4502B" w:rsidRDefault="00C82F59" w14:paraId="222B5DF0" w14:textId="33C3C0A3">
      <w:pPr>
        <w:spacing w:after="160" w:line="279" w:lineRule="auto"/>
        <w:rPr>
          <w:rFonts w:ascii="Aptos" w:hAnsi="Aptos" w:eastAsia="MS Mincho" w:cs="Arial"/>
          <w:lang w:val="en-GB" w:eastAsia="ja-JP"/>
        </w:rPr>
      </w:pPr>
      <w:r w:rsidRPr="002D50F6">
        <w:rPr>
          <w:rFonts w:ascii="Aptos" w:hAnsi="Aptos" w:eastAsia="MS Mincho" w:cs="Arial"/>
          <w:lang w:val="en-GB" w:eastAsia="ja-JP"/>
        </w:rPr>
        <w:t xml:space="preserve">Commercial electronic messages </w:t>
      </w:r>
      <w:r w:rsidRPr="002D50F6" w:rsidR="00E4502B">
        <w:rPr>
          <w:rFonts w:ascii="Aptos" w:hAnsi="Aptos" w:eastAsia="MS Mincho" w:cs="Arial"/>
          <w:lang w:val="en-GB" w:eastAsia="ja-JP"/>
        </w:rPr>
        <w:t>sent to merchants or tradesmen also do not require prior consent. Service providers may send such messages unless the recipient opts out of receiving them.</w:t>
      </w:r>
    </w:p>
    <w:p w:rsidRPr="002D50F6" w:rsidR="00285A26" w:rsidP="00E4502B" w:rsidRDefault="00E4502B" w14:paraId="27363114" w14:textId="4443B421">
      <w:pPr>
        <w:spacing w:after="160" w:line="279" w:lineRule="auto"/>
        <w:rPr>
          <w:rFonts w:ascii="Aptos" w:hAnsi="Aptos" w:eastAsia="MS Mincho" w:cs="Arial"/>
          <w:lang w:val="en-GB" w:eastAsia="ja-JP"/>
        </w:rPr>
      </w:pPr>
      <w:r w:rsidRPr="002D50F6">
        <w:rPr>
          <w:rFonts w:ascii="Aptos" w:hAnsi="Aptos" w:eastAsia="MS Mincho" w:cs="Arial"/>
          <w:lang w:val="en-GB" w:eastAsia="ja-JP"/>
        </w:rPr>
        <w:t>Furthermore, consent is not required for commercial electronic messages sent by companies engaged in intermediary activities to their clients for informational purposes, in accordance with capital markets legislation.</w:t>
      </w:r>
    </w:p>
    <w:tbl>
      <w:tblPr>
        <w:tblStyle w:val="TableGrid1"/>
        <w:tblW w:w="0" w:type="auto"/>
        <w:tblLook w:val="04A0" w:firstRow="1" w:lastRow="0" w:firstColumn="1" w:lastColumn="0" w:noHBand="0" w:noVBand="1"/>
      </w:tblPr>
      <w:tblGrid>
        <w:gridCol w:w="4508"/>
        <w:gridCol w:w="4508"/>
      </w:tblGrid>
      <w:tr w:rsidRPr="002D50F6" w:rsidR="004429DF" w:rsidTr="00C1475B" w14:paraId="5787FF3F" w14:textId="77777777">
        <w:trPr>
          <w:trHeight w:val="300"/>
        </w:trPr>
        <w:tc>
          <w:tcPr>
            <w:tcW w:w="4508" w:type="dxa"/>
          </w:tcPr>
          <w:p w:rsidRPr="002D50F6" w:rsidR="004429DF" w:rsidP="004429DF" w:rsidRDefault="004429DF" w14:paraId="5A652A85"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E4502B" w14:paraId="761D27AD" w14:textId="72BB8B9F">
            <w:pPr>
              <w:spacing w:after="0"/>
              <w:jc w:val="left"/>
              <w:rPr>
                <w:rFonts w:ascii="Aptos" w:hAnsi="Aptos" w:cs="Arial"/>
                <w:kern w:val="2"/>
                <w:lang w:val="en-GB" w:eastAsia="en-US"/>
                <w14:ligatures w14:val="standardContextual"/>
              </w:rPr>
            </w:pPr>
            <w:r w:rsidRPr="002D50F6">
              <w:rPr>
                <w:rFonts w:ascii="Aptos" w:hAnsi="Aptos" w:cs="Arial"/>
                <w:color w:val="000000" w:themeColor="text1"/>
                <w:kern w:val="2"/>
                <w:lang w:val="en-GB" w:eastAsia="en-US"/>
                <w14:ligatures w14:val="standardContextual"/>
              </w:rPr>
              <w:t xml:space="preserve">Article 6 of the Regulation </w:t>
            </w:r>
            <w:r w:rsidRPr="002D50F6" w:rsidR="00285A26">
              <w:rPr>
                <w:rFonts w:ascii="Aptos" w:hAnsi="Aptos" w:cs="Arial"/>
                <w:color w:val="000000" w:themeColor="text1"/>
                <w:kern w:val="2"/>
                <w:lang w:val="en-GB" w:eastAsia="en-US"/>
                <w14:ligatures w14:val="standardContextual"/>
              </w:rPr>
              <w:t xml:space="preserve"> </w:t>
            </w:r>
          </w:p>
        </w:tc>
      </w:tr>
    </w:tbl>
    <w:p w:rsidRPr="002D50F6" w:rsidR="004429DF" w:rsidP="004429DF" w:rsidRDefault="004429DF" w14:paraId="17580734" w14:textId="77777777">
      <w:pPr>
        <w:spacing w:after="160" w:line="279" w:lineRule="auto"/>
        <w:jc w:val="left"/>
        <w:rPr>
          <w:rFonts w:ascii="Aptos" w:hAnsi="Aptos" w:eastAsia="MS Mincho" w:cs="Arial"/>
          <w:lang w:val="en-GB" w:eastAsia="ja-JP"/>
        </w:rPr>
      </w:pPr>
    </w:p>
    <w:p w:rsidRPr="002D50F6" w:rsidR="004429DF" w:rsidP="004429DF" w:rsidRDefault="004429DF" w14:paraId="27191E46"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 xml:space="preserve">4.5. Social media marketing </w:t>
      </w:r>
    </w:p>
    <w:p w:rsidRPr="002D50F6" w:rsidR="004429DF" w:rsidP="004429DF" w:rsidRDefault="004429DF" w14:paraId="09AB28BE" w14:textId="77777777">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4.5.1. Are there any specific laws on social media marketing or viral marketing?</w:t>
      </w:r>
    </w:p>
    <w:p w:rsidRPr="002D50F6" w:rsidR="00285A26" w:rsidP="00285A26" w:rsidRDefault="00C82F59" w14:paraId="48606C58" w14:textId="3377E183">
      <w:pPr>
        <w:spacing w:after="160" w:line="279" w:lineRule="auto"/>
        <w:rPr>
          <w:rFonts w:ascii="Aptos" w:hAnsi="Aptos" w:eastAsia="MS Mincho" w:cs="Arial"/>
          <w:lang w:eastAsia="ja-JP"/>
        </w:rPr>
      </w:pPr>
      <w:r w:rsidRPr="002D50F6">
        <w:t>T</w:t>
      </w:r>
      <w:r w:rsidRPr="002D50F6">
        <w:rPr>
          <w:rFonts w:ascii="Aptos" w:hAnsi="Aptos" w:eastAsia="MS Mincho" w:cs="Arial"/>
          <w:lang w:eastAsia="ja-JP"/>
        </w:rPr>
        <w:t>urkish</w:t>
      </w:r>
      <w:r w:rsidRPr="002D50F6" w:rsidR="00285A26">
        <w:rPr>
          <w:rFonts w:ascii="Aptos" w:hAnsi="Aptos" w:eastAsia="MS Mincho" w:cs="Arial"/>
          <w:lang w:eastAsia="ja-JP"/>
        </w:rPr>
        <w:t xml:space="preserve"> law does not contain specific legislation governing social media marketing or viral marketing. However, the same rules regarding B2C and B2B consent requirements also apply to social media</w:t>
      </w:r>
      <w:r w:rsidRPr="002D50F6" w:rsidR="00317A8C">
        <w:rPr>
          <w:rFonts w:ascii="Aptos" w:hAnsi="Aptos" w:eastAsia="MS Mincho" w:cs="Arial"/>
          <w:lang w:eastAsia="ja-JP"/>
        </w:rPr>
        <w:t xml:space="preserve"> marketing or viral marketing</w:t>
      </w:r>
      <w:r w:rsidRPr="002D50F6" w:rsidR="00285A26">
        <w:rPr>
          <w:rFonts w:ascii="Aptos" w:hAnsi="Aptos" w:eastAsia="MS Mincho" w:cs="Arial"/>
          <w:lang w:eastAsia="ja-JP"/>
        </w:rPr>
        <w:t xml:space="preserve">. Additionally, it is crucial to comply with Data </w:t>
      </w:r>
      <w:r w:rsidRPr="002D50F6" w:rsidR="00317A8C">
        <w:rPr>
          <w:rFonts w:ascii="Aptos" w:hAnsi="Aptos" w:eastAsia="MS Mincho" w:cs="Arial"/>
          <w:lang w:eastAsia="ja-JP"/>
        </w:rPr>
        <w:t>Protection</w:t>
      </w:r>
      <w:r w:rsidRPr="002D50F6" w:rsidR="00285A26">
        <w:rPr>
          <w:rFonts w:ascii="Aptos" w:hAnsi="Aptos" w:eastAsia="MS Mincho" w:cs="Arial"/>
          <w:lang w:eastAsia="ja-JP"/>
        </w:rPr>
        <w:t xml:space="preserve"> Law regulations, as personal data is processed during social media marketing. </w:t>
      </w:r>
    </w:p>
    <w:tbl>
      <w:tblPr>
        <w:tblStyle w:val="TableGrid1"/>
        <w:tblW w:w="0" w:type="auto"/>
        <w:tblLook w:val="04A0" w:firstRow="1" w:lastRow="0" w:firstColumn="1" w:lastColumn="0" w:noHBand="0" w:noVBand="1"/>
      </w:tblPr>
      <w:tblGrid>
        <w:gridCol w:w="4508"/>
        <w:gridCol w:w="4508"/>
      </w:tblGrid>
      <w:tr w:rsidRPr="002D50F6" w:rsidR="004429DF" w:rsidTr="00C1475B" w14:paraId="02947E65" w14:textId="77777777">
        <w:tc>
          <w:tcPr>
            <w:tcW w:w="4508" w:type="dxa"/>
          </w:tcPr>
          <w:p w:rsidRPr="002D50F6" w:rsidR="004429DF" w:rsidP="004429DF" w:rsidRDefault="004429DF" w14:paraId="0646B52D"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285A26" w14:paraId="61A14302" w14:textId="029DB57B">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15C193EE" w14:textId="77777777">
      <w:pPr>
        <w:spacing w:after="160" w:line="279" w:lineRule="auto"/>
        <w:jc w:val="left"/>
        <w:rPr>
          <w:rFonts w:ascii="Aptos" w:hAnsi="Aptos" w:eastAsia="MS Mincho" w:cs="Arial"/>
          <w:lang w:val="en-GB" w:eastAsia="ja-JP"/>
        </w:rPr>
      </w:pPr>
    </w:p>
    <w:p w:rsidRPr="002D50F6" w:rsidR="004429DF" w:rsidP="004429DF" w:rsidRDefault="004429DF" w14:paraId="3E54BD86" w14:textId="77777777">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4.5.2. If yes, what legal bases are available for such marketing?</w:t>
      </w:r>
    </w:p>
    <w:p w:rsidRPr="002D50F6" w:rsidR="00317A8C" w:rsidP="004429DF" w:rsidRDefault="00C82F59" w14:paraId="5655EC86" w14:textId="72CC85A3">
      <w:pPr>
        <w:spacing w:after="160" w:line="279" w:lineRule="auto"/>
        <w:jc w:val="left"/>
        <w:rPr>
          <w:rFonts w:ascii="Aptos" w:hAnsi="Aptos" w:eastAsia="MS Mincho" w:cs="Arial"/>
          <w:lang w:val="en-GB" w:eastAsia="ja-JP"/>
        </w:rPr>
      </w:pPr>
      <w:r w:rsidRPr="002D50F6">
        <w:rPr>
          <w:rFonts w:ascii="Aptos" w:hAnsi="Aptos" w:eastAsia="Aptos" w:cs="Arial"/>
          <w:kern w:val="2"/>
          <w:lang w:eastAsia="en-US"/>
          <w14:ligatures w14:val="standardContextual"/>
        </w:rPr>
        <w:t xml:space="preserve">Please refer to Section </w:t>
      </w:r>
      <w:r w:rsidRPr="002D50F6">
        <w:rPr>
          <w:rFonts w:ascii="Aptos" w:hAnsi="Aptos" w:eastAsia="MS Mincho" w:cs="Arial"/>
          <w:lang w:val="en-GB" w:eastAsia="ja-JP"/>
        </w:rPr>
        <w:t xml:space="preserve">4.5.1. </w:t>
      </w:r>
      <w:r w:rsidRPr="002D50F6">
        <w:rPr>
          <w:rFonts w:ascii="Aptos" w:hAnsi="Aptos" w:eastAsia="Aptos" w:cs="Arial"/>
          <w:kern w:val="2"/>
          <w:lang w:eastAsia="en-US"/>
          <w14:ligatures w14:val="standardContextual"/>
        </w:rPr>
        <w:t>above.</w:t>
      </w:r>
    </w:p>
    <w:tbl>
      <w:tblPr>
        <w:tblStyle w:val="TableGrid1"/>
        <w:tblW w:w="0" w:type="auto"/>
        <w:tblLook w:val="04A0" w:firstRow="1" w:lastRow="0" w:firstColumn="1" w:lastColumn="0" w:noHBand="0" w:noVBand="1"/>
      </w:tblPr>
      <w:tblGrid>
        <w:gridCol w:w="4508"/>
        <w:gridCol w:w="4508"/>
      </w:tblGrid>
      <w:tr w:rsidRPr="002D50F6" w:rsidR="004429DF" w:rsidTr="00C1475B" w14:paraId="516E8CA6" w14:textId="77777777">
        <w:tc>
          <w:tcPr>
            <w:tcW w:w="4508" w:type="dxa"/>
          </w:tcPr>
          <w:p w:rsidRPr="002D50F6" w:rsidR="004429DF" w:rsidP="004429DF" w:rsidRDefault="004429DF" w14:paraId="53F780AA"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317A8C" w14:paraId="590FE26E" w14:textId="618E8A11">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19168B5B" w14:textId="77777777">
      <w:pPr>
        <w:spacing w:after="160" w:line="279" w:lineRule="auto"/>
        <w:jc w:val="left"/>
        <w:rPr>
          <w:rFonts w:ascii="Aptos" w:hAnsi="Aptos" w:eastAsia="MS Mincho" w:cs="Arial"/>
          <w:lang w:val="en-GB" w:eastAsia="ja-JP"/>
        </w:rPr>
      </w:pPr>
    </w:p>
    <w:p w:rsidRPr="002D50F6" w:rsidR="00317A8C" w:rsidP="004429DF" w:rsidRDefault="004429DF" w14:paraId="63AABFAF" w14:textId="288877C4">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 xml:space="preserve">4.5.3. Are there any restrictions on </w:t>
      </w:r>
      <w:proofErr w:type="spellStart"/>
      <w:r w:rsidRPr="002D50F6">
        <w:rPr>
          <w:rFonts w:ascii="Aptos" w:hAnsi="Aptos" w:eastAsia="MS Mincho" w:cs="Arial"/>
          <w:lang w:val="en-GB" w:eastAsia="ja-JP"/>
        </w:rPr>
        <w:t>behavioral</w:t>
      </w:r>
      <w:proofErr w:type="spellEnd"/>
      <w:r w:rsidRPr="002D50F6">
        <w:rPr>
          <w:rFonts w:ascii="Aptos" w:hAnsi="Aptos" w:eastAsia="MS Mincho" w:cs="Arial"/>
          <w:lang w:val="en-GB" w:eastAsia="ja-JP"/>
        </w:rPr>
        <w:t>/personalized advertising via social media?</w:t>
      </w:r>
    </w:p>
    <w:p w:rsidRPr="002D50F6" w:rsidR="00317A8C" w:rsidP="00317A8C" w:rsidRDefault="00317A8C" w14:paraId="146F3A23" w14:textId="6560CFB3">
      <w:pPr>
        <w:spacing w:after="160" w:line="279" w:lineRule="auto"/>
        <w:rPr>
          <w:rFonts w:ascii="Aptos" w:hAnsi="Aptos" w:eastAsia="MS Mincho" w:cs="Arial"/>
          <w:lang w:val="en-GB" w:eastAsia="ja-JP"/>
        </w:rPr>
      </w:pPr>
      <w:r w:rsidRPr="002D50F6">
        <w:rPr>
          <w:rFonts w:ascii="Aptos" w:hAnsi="Aptos" w:eastAsia="MS Mincho" w:cs="Arial"/>
          <w:lang w:val="en-GB" w:eastAsia="ja-JP"/>
        </w:rPr>
        <w:t xml:space="preserve">There are no restrictions under Turkish </w:t>
      </w:r>
      <w:r w:rsidRPr="002D50F6" w:rsidR="005C41AD">
        <w:rPr>
          <w:rFonts w:ascii="Aptos" w:hAnsi="Aptos" w:eastAsia="MS Mincho" w:cs="Arial"/>
          <w:lang w:val="en-GB" w:eastAsia="ja-JP"/>
        </w:rPr>
        <w:t>l</w:t>
      </w:r>
      <w:r w:rsidRPr="002D50F6">
        <w:rPr>
          <w:rFonts w:ascii="Aptos" w:hAnsi="Aptos" w:eastAsia="MS Mincho" w:cs="Arial"/>
          <w:lang w:val="en-GB" w:eastAsia="ja-JP"/>
        </w:rPr>
        <w:t>aw</w:t>
      </w:r>
      <w:r w:rsidRPr="002D50F6" w:rsidR="005C41AD">
        <w:rPr>
          <w:rFonts w:ascii="Aptos" w:hAnsi="Aptos" w:eastAsia="MS Mincho" w:cs="Arial"/>
          <w:lang w:val="en-GB" w:eastAsia="ja-JP"/>
        </w:rPr>
        <w:t xml:space="preserve"> that specifically apply to </w:t>
      </w:r>
      <w:proofErr w:type="spellStart"/>
      <w:r w:rsidRPr="002D50F6" w:rsidR="005C41AD">
        <w:rPr>
          <w:rFonts w:ascii="Aptos" w:hAnsi="Aptos" w:eastAsia="MS Mincho" w:cs="Arial"/>
          <w:lang w:val="en-GB" w:eastAsia="ja-JP"/>
        </w:rPr>
        <w:t>behavioral</w:t>
      </w:r>
      <w:proofErr w:type="spellEnd"/>
      <w:r w:rsidRPr="002D50F6" w:rsidR="005C41AD">
        <w:rPr>
          <w:rFonts w:ascii="Aptos" w:hAnsi="Aptos" w:eastAsia="MS Mincho" w:cs="Arial"/>
          <w:lang w:val="en-GB" w:eastAsia="ja-JP"/>
        </w:rPr>
        <w:t xml:space="preserve"> or personalised advertising</w:t>
      </w:r>
      <w:r w:rsidRPr="002D50F6">
        <w:rPr>
          <w:rFonts w:ascii="Aptos" w:hAnsi="Aptos" w:eastAsia="MS Mincho" w:cs="Arial"/>
          <w:lang w:val="en-GB" w:eastAsia="ja-JP"/>
        </w:rPr>
        <w:t xml:space="preserve">. However, to the extent that </w:t>
      </w:r>
      <w:r w:rsidRPr="002D50F6" w:rsidR="005C41AD">
        <w:rPr>
          <w:rFonts w:ascii="Aptos" w:hAnsi="Aptos" w:eastAsia="MS Mincho" w:cs="Arial"/>
          <w:lang w:val="en-GB" w:eastAsia="ja-JP"/>
        </w:rPr>
        <w:t xml:space="preserve">such </w:t>
      </w:r>
      <w:r w:rsidRPr="002D50F6">
        <w:rPr>
          <w:rFonts w:ascii="Aptos" w:hAnsi="Aptos" w:eastAsia="MS Mincho" w:cs="Arial"/>
          <w:lang w:val="en-GB" w:eastAsia="ja-JP"/>
        </w:rPr>
        <w:t xml:space="preserve">advertising activities involve the processing of personal data, </w:t>
      </w:r>
      <w:r w:rsidRPr="002D50F6" w:rsidR="005C41AD">
        <w:rPr>
          <w:rFonts w:ascii="Aptos" w:hAnsi="Aptos" w:eastAsia="MS Mincho" w:cs="Arial"/>
          <w:lang w:val="en-GB" w:eastAsia="ja-JP"/>
        </w:rPr>
        <w:t xml:space="preserve">user </w:t>
      </w:r>
      <w:r w:rsidRPr="002D50F6">
        <w:rPr>
          <w:rFonts w:ascii="Aptos" w:hAnsi="Aptos" w:eastAsia="MS Mincho" w:cs="Arial"/>
          <w:lang w:val="en-GB" w:eastAsia="ja-JP"/>
        </w:rPr>
        <w:t>profiling or the use of tracking technologies, the requirements</w:t>
      </w:r>
      <w:r w:rsidRPr="002D50F6" w:rsidR="005C41AD">
        <w:rPr>
          <w:rFonts w:ascii="Aptos" w:hAnsi="Aptos" w:eastAsia="MS Mincho" w:cs="Arial"/>
          <w:lang w:val="en-GB" w:eastAsia="ja-JP"/>
        </w:rPr>
        <w:t xml:space="preserve"> of the Data </w:t>
      </w:r>
      <w:proofErr w:type="spellStart"/>
      <w:r w:rsidRPr="002D50F6" w:rsidR="005C41AD">
        <w:rPr>
          <w:rFonts w:ascii="Aptos" w:hAnsi="Aptos" w:eastAsia="MS Mincho" w:cs="Arial"/>
          <w:lang w:val="en-GB" w:eastAsia="ja-JP"/>
        </w:rPr>
        <w:t>Protecion</w:t>
      </w:r>
      <w:proofErr w:type="spellEnd"/>
      <w:r w:rsidRPr="002D50F6" w:rsidR="005C41AD">
        <w:rPr>
          <w:rFonts w:ascii="Aptos" w:hAnsi="Aptos" w:eastAsia="MS Mincho" w:cs="Arial"/>
          <w:lang w:val="en-GB" w:eastAsia="ja-JP"/>
        </w:rPr>
        <w:t xml:space="preserve"> Law,</w:t>
      </w:r>
      <w:r w:rsidRPr="002D50F6">
        <w:rPr>
          <w:rFonts w:ascii="Aptos" w:hAnsi="Aptos" w:eastAsia="MS Mincho" w:cs="Arial"/>
          <w:lang w:val="en-GB" w:eastAsia="ja-JP"/>
        </w:rPr>
        <w:t xml:space="preserve"> </w:t>
      </w:r>
      <w:r w:rsidRPr="002D50F6" w:rsidR="00C82F59">
        <w:rPr>
          <w:rFonts w:ascii="Aptos" w:hAnsi="Aptos" w:eastAsia="MS Mincho" w:cs="Arial"/>
          <w:lang w:val="en-GB" w:eastAsia="ja-JP"/>
        </w:rPr>
        <w:t xml:space="preserve">including obtaining explicit consent, </w:t>
      </w:r>
      <w:r w:rsidRPr="002D50F6">
        <w:rPr>
          <w:rFonts w:ascii="Aptos" w:hAnsi="Aptos" w:eastAsia="MS Mincho" w:cs="Arial"/>
          <w:lang w:val="en-GB" w:eastAsia="ja-JP"/>
        </w:rPr>
        <w:t>must be complied with.</w:t>
      </w:r>
      <w:r w:rsidRPr="002D50F6" w:rsidR="00C82F59">
        <w:rPr>
          <w:rFonts w:ascii="Aptos" w:hAnsi="Aptos" w:eastAsia="MS Mincho" w:cs="Arial"/>
          <w:lang w:val="en-GB" w:eastAsia="ja-JP"/>
        </w:rPr>
        <w:t xml:space="preserve"> </w:t>
      </w:r>
    </w:p>
    <w:tbl>
      <w:tblPr>
        <w:tblStyle w:val="TableGrid1"/>
        <w:tblW w:w="0" w:type="auto"/>
        <w:tblLook w:val="04A0" w:firstRow="1" w:lastRow="0" w:firstColumn="1" w:lastColumn="0" w:noHBand="0" w:noVBand="1"/>
      </w:tblPr>
      <w:tblGrid>
        <w:gridCol w:w="4508"/>
        <w:gridCol w:w="4508"/>
      </w:tblGrid>
      <w:tr w:rsidRPr="002D50F6" w:rsidR="004429DF" w:rsidTr="00C1475B" w14:paraId="46D4A0C5" w14:textId="77777777">
        <w:tc>
          <w:tcPr>
            <w:tcW w:w="4508" w:type="dxa"/>
          </w:tcPr>
          <w:p w:rsidRPr="002D50F6" w:rsidR="004429DF" w:rsidP="004429DF" w:rsidRDefault="004429DF" w14:paraId="6C6930AB"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C82F59" w14:paraId="1A7CF521" w14:textId="16F387E1">
            <w:pPr>
              <w:spacing w:after="0"/>
              <w:jc w:val="left"/>
              <w:rPr>
                <w:rFonts w:ascii="Aptos" w:hAnsi="Aptos" w:cs="Arial"/>
                <w:kern w:val="2"/>
                <w:lang w:val="en-GB" w:eastAsia="en-US"/>
                <w14:ligatures w14:val="standardContextual"/>
              </w:rPr>
            </w:pPr>
            <w:r w:rsidRPr="002D50F6">
              <w:rPr>
                <w:rFonts w:ascii="Aptos" w:hAnsi="Aptos" w:cs="Arial"/>
                <w:color w:val="000000" w:themeColor="text1"/>
                <w:kern w:val="2"/>
                <w:lang w:val="en-GB" w:eastAsia="en-US"/>
                <w14:ligatures w14:val="standardContextual"/>
              </w:rPr>
              <w:t>Article 5/1 and 10 of the Data Protection Law</w:t>
            </w:r>
          </w:p>
        </w:tc>
      </w:tr>
    </w:tbl>
    <w:p w:rsidRPr="002D50F6" w:rsidR="004429DF" w:rsidP="004429DF" w:rsidRDefault="004429DF" w14:paraId="66287EBB" w14:textId="77777777">
      <w:pPr>
        <w:spacing w:after="160" w:line="279" w:lineRule="auto"/>
        <w:jc w:val="left"/>
        <w:rPr>
          <w:rFonts w:ascii="Aptos" w:hAnsi="Aptos" w:eastAsia="MS Mincho" w:cs="Arial"/>
          <w:lang w:val="en-GB" w:eastAsia="ja-JP"/>
        </w:rPr>
      </w:pPr>
    </w:p>
    <w:p w:rsidRPr="002D50F6" w:rsidR="004429DF" w:rsidP="004429DF" w:rsidRDefault="004429DF" w14:paraId="3A92AB9E"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4.6. Automated calls and messages</w:t>
      </w:r>
    </w:p>
    <w:p w:rsidRPr="002D50F6" w:rsidR="004429DF" w:rsidP="004429DF" w:rsidRDefault="004429DF" w14:paraId="27CEA484" w14:textId="77777777">
      <w:pPr>
        <w:spacing w:after="160" w:line="279" w:lineRule="auto"/>
        <w:jc w:val="left"/>
        <w:rPr>
          <w:rFonts w:ascii="Aptos" w:hAnsi="Aptos" w:eastAsia="MS Mincho" w:cs="Arial"/>
          <w:lang w:val="en-GB" w:eastAsia="ja-JP"/>
        </w:rPr>
      </w:pPr>
      <w:r w:rsidRPr="002D50F6">
        <w:rPr>
          <w:rFonts w:ascii="Aptos" w:hAnsi="Aptos" w:eastAsia="MS Mincho" w:cs="Arial"/>
          <w:b/>
          <w:bCs/>
          <w:lang w:val="en-GB" w:eastAsia="ja-JP"/>
        </w:rPr>
        <w:t>4.6.1.</w:t>
      </w:r>
      <w:r w:rsidRPr="002D50F6">
        <w:rPr>
          <w:rFonts w:ascii="Aptos" w:hAnsi="Aptos" w:eastAsia="MS Mincho" w:cs="Arial"/>
          <w:lang w:val="en-GB" w:eastAsia="ja-JP"/>
        </w:rPr>
        <w:t xml:space="preserve"> Are automated calls permitted for telemarketing? If yes, which are the legal bases available?</w:t>
      </w:r>
    </w:p>
    <w:p w:rsidRPr="002D50F6" w:rsidR="0085166C" w:rsidP="0085166C" w:rsidRDefault="0085166C" w14:paraId="1492564A" w14:textId="6BE28087">
      <w:pPr>
        <w:spacing w:after="160" w:line="279" w:lineRule="auto"/>
        <w:rPr>
          <w:rFonts w:ascii="Aptos" w:hAnsi="Aptos" w:eastAsia="MS Mincho" w:cs="Arial"/>
          <w:lang w:val="en-GB" w:eastAsia="ja-JP"/>
        </w:rPr>
      </w:pPr>
      <w:r w:rsidRPr="002D50F6">
        <w:rPr>
          <w:rFonts w:ascii="Aptos" w:hAnsi="Aptos" w:eastAsia="MS Mincho" w:cs="Arial"/>
          <w:lang w:val="en-GB" w:eastAsia="ja-JP"/>
        </w:rPr>
        <w:t>Turkish law does not contain specific rules governing automated telemarketing calls. However, automated telemarketing calls constitute commercial electronic messages and are</w:t>
      </w:r>
      <w:r w:rsidRPr="002D50F6" w:rsidR="005C41AD">
        <w:rPr>
          <w:rFonts w:ascii="Aptos" w:hAnsi="Aptos" w:eastAsia="MS Mincho" w:cs="Arial"/>
          <w:lang w:val="en-GB" w:eastAsia="ja-JP"/>
        </w:rPr>
        <w:t xml:space="preserve"> therefore</w:t>
      </w:r>
      <w:r w:rsidRPr="002D50F6">
        <w:rPr>
          <w:rFonts w:ascii="Aptos" w:hAnsi="Aptos" w:eastAsia="MS Mincho" w:cs="Arial"/>
          <w:lang w:val="en-GB" w:eastAsia="ja-JP"/>
        </w:rPr>
        <w:t xml:space="preserve"> subject to the Electronic Commerce Law and the Regulation. As a general rule, the recipient's prior consent is required unless a statutory exemption applies.</w:t>
      </w:r>
    </w:p>
    <w:tbl>
      <w:tblPr>
        <w:tblStyle w:val="TableGrid1"/>
        <w:tblW w:w="0" w:type="auto"/>
        <w:tblLook w:val="04A0" w:firstRow="1" w:lastRow="0" w:firstColumn="1" w:lastColumn="0" w:noHBand="0" w:noVBand="1"/>
      </w:tblPr>
      <w:tblGrid>
        <w:gridCol w:w="4508"/>
        <w:gridCol w:w="4508"/>
      </w:tblGrid>
      <w:tr w:rsidRPr="002D50F6" w:rsidR="004429DF" w:rsidTr="0085166C" w14:paraId="2381EE21" w14:textId="77777777">
        <w:trPr>
          <w:trHeight w:val="274"/>
        </w:trPr>
        <w:tc>
          <w:tcPr>
            <w:tcW w:w="4508" w:type="dxa"/>
          </w:tcPr>
          <w:p w:rsidRPr="002D50F6" w:rsidR="004429DF" w:rsidP="004429DF" w:rsidRDefault="004429DF" w14:paraId="3D8A26CF"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85166C" w14:paraId="77FF9848" w14:textId="2F1B4E6B">
            <w:pPr>
              <w:spacing w:after="0"/>
              <w:jc w:val="left"/>
              <w:rPr>
                <w:rFonts w:ascii="Aptos" w:hAnsi="Aptos" w:cs="Arial"/>
                <w:kern w:val="2"/>
                <w:lang w:val="en-GB" w:eastAsia="en-US"/>
                <w14:ligatures w14:val="standardContextual"/>
              </w:rPr>
            </w:pPr>
            <w:r w:rsidRPr="002D50F6">
              <w:rPr>
                <w:rFonts w:ascii="Aptos" w:hAnsi="Aptos" w:cs="Arial"/>
                <w:color w:val="000000" w:themeColor="text1"/>
                <w:kern w:val="2"/>
                <w:lang w:val="en-GB" w:eastAsia="en-US"/>
                <w14:ligatures w14:val="standardContextual"/>
              </w:rPr>
              <w:t>Article 4 (o) of the Regulation</w:t>
            </w:r>
          </w:p>
        </w:tc>
      </w:tr>
    </w:tbl>
    <w:p w:rsidRPr="002D50F6" w:rsidR="004429DF" w:rsidP="004429DF" w:rsidRDefault="004429DF" w14:paraId="4A993816" w14:textId="77777777">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 xml:space="preserve"> </w:t>
      </w:r>
    </w:p>
    <w:p w:rsidRPr="002D50F6" w:rsidR="004429DF" w:rsidP="004429DF" w:rsidRDefault="004429DF" w14:paraId="7309847F" w14:textId="77777777">
      <w:pPr>
        <w:spacing w:after="160" w:line="279" w:lineRule="auto"/>
        <w:jc w:val="left"/>
        <w:rPr>
          <w:rFonts w:ascii="Aptos" w:hAnsi="Aptos" w:eastAsia="MS Mincho" w:cs="Arial"/>
          <w:lang w:val="en-GB" w:eastAsia="ja-JP"/>
        </w:rPr>
      </w:pPr>
      <w:r w:rsidRPr="002D50F6">
        <w:rPr>
          <w:rFonts w:ascii="Aptos" w:hAnsi="Aptos" w:eastAsia="MS Mincho" w:cs="Arial"/>
          <w:b/>
          <w:bCs/>
          <w:lang w:val="en-GB" w:eastAsia="ja-JP"/>
        </w:rPr>
        <w:t>4.6.2.</w:t>
      </w:r>
      <w:r w:rsidRPr="002D50F6">
        <w:rPr>
          <w:rFonts w:ascii="Aptos" w:hAnsi="Aptos" w:eastAsia="MS Mincho" w:cs="Arial"/>
          <w:lang w:val="en-GB" w:eastAsia="ja-JP"/>
        </w:rPr>
        <w:t xml:space="preserve"> </w:t>
      </w:r>
      <w:r w:rsidRPr="002D50F6">
        <w:rPr>
          <w:rFonts w:ascii="Aptos" w:hAnsi="Aptos" w:eastAsia="MS Mincho" w:cs="Arial"/>
          <w:lang w:eastAsia="ja-JP"/>
        </w:rPr>
        <w:t xml:space="preserve">Are automated texts permitted for </w:t>
      </w:r>
      <w:proofErr w:type="spellStart"/>
      <w:r w:rsidRPr="002D50F6">
        <w:rPr>
          <w:rFonts w:ascii="Aptos" w:hAnsi="Aptos" w:eastAsia="MS Mincho" w:cs="Arial"/>
          <w:lang w:eastAsia="ja-JP"/>
        </w:rPr>
        <w:t>sms</w:t>
      </w:r>
      <w:proofErr w:type="spellEnd"/>
      <w:r w:rsidRPr="002D50F6">
        <w:rPr>
          <w:rFonts w:ascii="Aptos" w:hAnsi="Aptos" w:eastAsia="MS Mincho" w:cs="Arial"/>
          <w:lang w:eastAsia="ja-JP"/>
        </w:rPr>
        <w:t xml:space="preserve">/mms marketing? </w:t>
      </w:r>
      <w:r w:rsidRPr="002D50F6">
        <w:rPr>
          <w:rFonts w:ascii="Aptos" w:hAnsi="Aptos" w:eastAsia="MS Mincho" w:cs="Arial"/>
          <w:lang w:val="en-GB" w:eastAsia="ja-JP"/>
        </w:rPr>
        <w:t>If yes, which are the legal bases available?</w:t>
      </w:r>
    </w:p>
    <w:p w:rsidRPr="002D50F6" w:rsidR="0085166C" w:rsidP="004429DF" w:rsidRDefault="00C82F59" w14:paraId="7DBC13C8" w14:textId="03EFBB92">
      <w:pPr>
        <w:spacing w:after="160" w:line="279" w:lineRule="auto"/>
        <w:jc w:val="left"/>
        <w:rPr>
          <w:rFonts w:ascii="Aptos" w:hAnsi="Aptos" w:eastAsia="MS Mincho" w:cs="Arial"/>
          <w:lang w:val="en-GB" w:eastAsia="ja-JP"/>
        </w:rPr>
      </w:pPr>
      <w:r w:rsidRPr="002D50F6">
        <w:rPr>
          <w:rFonts w:ascii="Aptos" w:hAnsi="Aptos" w:eastAsia="Aptos" w:cs="Arial"/>
          <w:kern w:val="2"/>
          <w:lang w:eastAsia="en-US"/>
          <w14:ligatures w14:val="standardContextual"/>
        </w:rPr>
        <w:t xml:space="preserve">Please refer to Section </w:t>
      </w:r>
      <w:r w:rsidRPr="002D50F6" w:rsidR="0085166C">
        <w:rPr>
          <w:rFonts w:ascii="Aptos" w:hAnsi="Aptos" w:eastAsia="MS Mincho" w:cs="Arial"/>
          <w:lang w:val="en-GB" w:eastAsia="ja-JP"/>
        </w:rPr>
        <w:t>4.6.1.</w:t>
      </w:r>
      <w:r w:rsidRPr="002D50F6">
        <w:rPr>
          <w:rFonts w:ascii="Aptos" w:hAnsi="Aptos" w:eastAsia="MS Mincho" w:cs="Arial"/>
          <w:lang w:val="en-GB" w:eastAsia="ja-JP"/>
        </w:rPr>
        <w:t xml:space="preserve"> above.</w:t>
      </w:r>
      <w:r w:rsidRPr="002D50F6" w:rsidR="0085166C">
        <w:rPr>
          <w:rFonts w:ascii="Aptos" w:hAnsi="Aptos" w:eastAsia="MS Mincho" w:cs="Arial"/>
          <w:lang w:val="en-GB" w:eastAsia="ja-JP"/>
        </w:rPr>
        <w:t xml:space="preserve"> </w:t>
      </w:r>
    </w:p>
    <w:tbl>
      <w:tblPr>
        <w:tblStyle w:val="TableGrid1"/>
        <w:tblW w:w="0" w:type="auto"/>
        <w:tblLook w:val="04A0" w:firstRow="1" w:lastRow="0" w:firstColumn="1" w:lastColumn="0" w:noHBand="0" w:noVBand="1"/>
      </w:tblPr>
      <w:tblGrid>
        <w:gridCol w:w="4508"/>
        <w:gridCol w:w="4508"/>
      </w:tblGrid>
      <w:tr w:rsidRPr="002D50F6" w:rsidR="004429DF" w:rsidTr="00C1475B" w14:paraId="57C4DAAD" w14:textId="77777777">
        <w:tc>
          <w:tcPr>
            <w:tcW w:w="4508" w:type="dxa"/>
          </w:tcPr>
          <w:p w:rsidRPr="002D50F6" w:rsidR="004429DF" w:rsidP="004429DF" w:rsidRDefault="004429DF" w14:paraId="4F2CFA8A"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E125AC" w14:paraId="0B946A76" w14:textId="251D7D1F">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 xml:space="preserve">Not applicable. </w:t>
            </w:r>
          </w:p>
        </w:tc>
      </w:tr>
    </w:tbl>
    <w:p w:rsidRPr="002D50F6" w:rsidR="004429DF" w:rsidP="004429DF" w:rsidRDefault="004429DF" w14:paraId="36060653" w14:textId="77777777">
      <w:pPr>
        <w:spacing w:after="160" w:line="279" w:lineRule="auto"/>
        <w:jc w:val="left"/>
        <w:rPr>
          <w:rFonts w:ascii="Aptos" w:hAnsi="Aptos" w:eastAsia="MS Mincho" w:cs="Arial"/>
          <w:lang w:val="en-GB" w:eastAsia="ja-JP"/>
        </w:rPr>
      </w:pPr>
    </w:p>
    <w:p w:rsidRPr="002D50F6" w:rsidR="004429DF" w:rsidP="004429DF" w:rsidRDefault="004429DF" w14:paraId="202D7213"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4.7.  Cold calls/Prospection</w:t>
      </w:r>
    </w:p>
    <w:p w:rsidRPr="002D50F6" w:rsidR="004429DF" w:rsidP="004429DF" w:rsidRDefault="004429DF" w14:paraId="0A7E072A" w14:textId="77777777">
      <w:pPr>
        <w:numPr>
          <w:ilvl w:val="2"/>
          <w:numId w:val="12"/>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Are cold calls for telemarketing permitted? If yes, which are the legal bases available?</w:t>
      </w:r>
    </w:p>
    <w:p w:rsidRPr="002D50F6" w:rsidR="00E125AC" w:rsidP="00E125AC" w:rsidRDefault="00E125AC" w14:paraId="7FEFA874" w14:textId="77777777">
      <w:pPr>
        <w:spacing w:after="160" w:line="259" w:lineRule="auto"/>
        <w:contextualSpacing/>
        <w:jc w:val="left"/>
        <w:rPr>
          <w:rFonts w:ascii="Aptos" w:hAnsi="Aptos" w:eastAsia="Aptos" w:cs="Arial"/>
          <w:kern w:val="2"/>
          <w:lang w:eastAsia="en-US"/>
          <w14:ligatures w14:val="standardContextual"/>
        </w:rPr>
      </w:pPr>
    </w:p>
    <w:p w:rsidRPr="002D50F6" w:rsidR="00E125AC" w:rsidP="00E125AC" w:rsidRDefault="00E125AC" w14:paraId="79354136" w14:textId="7B7B7439">
      <w:pPr>
        <w:spacing w:after="160" w:line="279" w:lineRule="auto"/>
        <w:jc w:val="left"/>
        <w:rPr>
          <w:rFonts w:ascii="Aptos" w:hAnsi="Aptos" w:eastAsia="MS Mincho" w:cs="Arial"/>
          <w:lang w:val="en-GB" w:eastAsia="ja-JP"/>
        </w:rPr>
      </w:pPr>
      <w:r w:rsidRPr="002D50F6">
        <w:rPr>
          <w:rFonts w:ascii="Aptos" w:hAnsi="Aptos" w:eastAsia="Aptos" w:cs="Arial"/>
          <w:kern w:val="2"/>
          <w:lang w:eastAsia="en-US"/>
          <w14:ligatures w14:val="standardContextual"/>
        </w:rPr>
        <w:t xml:space="preserve">Cold calls are not </w:t>
      </w:r>
      <w:r w:rsidRPr="002D50F6" w:rsidR="009B64D5">
        <w:rPr>
          <w:rFonts w:ascii="Aptos" w:hAnsi="Aptos" w:eastAsia="Aptos" w:cs="Arial"/>
          <w:kern w:val="2"/>
          <w:lang w:eastAsia="en-US"/>
          <w14:ligatures w14:val="standardContextual"/>
        </w:rPr>
        <w:t>expressly</w:t>
      </w:r>
      <w:r w:rsidRPr="002D50F6">
        <w:rPr>
          <w:rFonts w:ascii="Aptos" w:hAnsi="Aptos" w:eastAsia="Aptos" w:cs="Arial"/>
          <w:kern w:val="2"/>
          <w:lang w:eastAsia="en-US"/>
          <w14:ligatures w14:val="standardContextual"/>
        </w:rPr>
        <w:t xml:space="preserve"> regulated under Turkish law. </w:t>
      </w:r>
      <w:r w:rsidRPr="002D50F6">
        <w:rPr>
          <w:rFonts w:ascii="Aptos" w:hAnsi="Aptos" w:eastAsia="MS Mincho" w:cs="Arial"/>
          <w:lang w:val="en-GB" w:eastAsia="ja-JP"/>
        </w:rPr>
        <w:t xml:space="preserve">Please </w:t>
      </w:r>
      <w:r w:rsidRPr="002D50F6" w:rsidR="00C82F59">
        <w:rPr>
          <w:rFonts w:ascii="Aptos" w:hAnsi="Aptos" w:eastAsia="MS Mincho" w:cs="Arial"/>
          <w:lang w:val="en-GB" w:eastAsia="ja-JP"/>
        </w:rPr>
        <w:t>refer to S</w:t>
      </w:r>
      <w:r w:rsidRPr="002D50F6">
        <w:rPr>
          <w:rFonts w:ascii="Aptos" w:hAnsi="Aptos" w:eastAsia="MS Mincho" w:cs="Arial"/>
          <w:lang w:val="en-GB" w:eastAsia="ja-JP"/>
        </w:rPr>
        <w:t xml:space="preserve">ection 4.6.1. </w:t>
      </w:r>
      <w:r w:rsidRPr="002D50F6" w:rsidR="009B64D5">
        <w:rPr>
          <w:rFonts w:ascii="Aptos" w:hAnsi="Aptos" w:eastAsia="MS Mincho" w:cs="Arial"/>
          <w:lang w:val="en-GB" w:eastAsia="ja-JP"/>
        </w:rPr>
        <w:t>above.</w:t>
      </w:r>
    </w:p>
    <w:tbl>
      <w:tblPr>
        <w:tblStyle w:val="TableGrid1"/>
        <w:tblW w:w="0" w:type="auto"/>
        <w:tblLook w:val="04A0" w:firstRow="1" w:lastRow="0" w:firstColumn="1" w:lastColumn="0" w:noHBand="0" w:noVBand="1"/>
      </w:tblPr>
      <w:tblGrid>
        <w:gridCol w:w="4508"/>
        <w:gridCol w:w="4508"/>
      </w:tblGrid>
      <w:tr w:rsidRPr="002D50F6" w:rsidR="004429DF" w:rsidTr="00C1475B" w14:paraId="73D800E9" w14:textId="77777777">
        <w:tc>
          <w:tcPr>
            <w:tcW w:w="4508" w:type="dxa"/>
          </w:tcPr>
          <w:p w:rsidRPr="002D50F6" w:rsidR="004429DF" w:rsidP="004429DF" w:rsidRDefault="004429DF" w14:paraId="1FE59BF2"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E125AC" w14:paraId="469C438B" w14:textId="2B127CD0">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 xml:space="preserve">Not applicable. </w:t>
            </w:r>
          </w:p>
        </w:tc>
      </w:tr>
    </w:tbl>
    <w:p w:rsidRPr="002D50F6" w:rsidR="004429DF" w:rsidP="004429DF" w:rsidRDefault="004429DF" w14:paraId="40A7ED8B" w14:textId="77777777">
      <w:pPr>
        <w:spacing w:after="160" w:line="279" w:lineRule="auto"/>
        <w:jc w:val="left"/>
        <w:rPr>
          <w:rFonts w:ascii="Aptos" w:hAnsi="Aptos" w:eastAsia="MS Mincho" w:cs="Arial"/>
          <w:lang w:eastAsia="ja-JP"/>
        </w:rPr>
      </w:pPr>
    </w:p>
    <w:p w:rsidRPr="002D50F6" w:rsidR="004429DF" w:rsidP="004429DF" w:rsidRDefault="004429DF" w14:paraId="0550D3ED" w14:textId="77777777">
      <w:pPr>
        <w:numPr>
          <w:ilvl w:val="2"/>
          <w:numId w:val="12"/>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Is it permissible to make cold calls to obtain consent for future telemarketing? If yes, what are the conditions for executing such calls?</w:t>
      </w:r>
    </w:p>
    <w:p w:rsidRPr="002D50F6" w:rsidR="00E125AC" w:rsidP="00E125AC" w:rsidRDefault="00E125AC" w14:paraId="2E6556BB" w14:textId="77777777">
      <w:pPr>
        <w:spacing w:after="160" w:line="259" w:lineRule="auto"/>
        <w:contextualSpacing/>
        <w:jc w:val="left"/>
        <w:rPr>
          <w:rFonts w:ascii="Aptos" w:hAnsi="Aptos" w:eastAsia="Aptos" w:cs="Arial"/>
          <w:kern w:val="2"/>
          <w:lang w:eastAsia="en-US"/>
          <w14:ligatures w14:val="standardContextual"/>
        </w:rPr>
      </w:pPr>
    </w:p>
    <w:p w:rsidRPr="002D50F6" w:rsidR="009B64D5" w:rsidP="009B64D5" w:rsidRDefault="009B64D5" w14:paraId="0AA0212D" w14:textId="56FF13E7">
      <w:pPr>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Turkish law does not specifically address the use of cold calls for the purpose of obtaining consent.</w:t>
      </w:r>
    </w:p>
    <w:p w:rsidRPr="002D50F6" w:rsidR="00E125AC" w:rsidP="00E125AC" w:rsidRDefault="00E125AC" w14:paraId="490A787D"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0A72F259" w14:textId="77777777">
        <w:tc>
          <w:tcPr>
            <w:tcW w:w="4508" w:type="dxa"/>
          </w:tcPr>
          <w:p w:rsidRPr="002D50F6" w:rsidR="004429DF" w:rsidP="004429DF" w:rsidRDefault="004429DF" w14:paraId="08DEEA31"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E125AC" w14:paraId="6ACB0B07" w14:textId="6D5DBDF3">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76C7FBE6" w14:textId="77777777">
      <w:pPr>
        <w:spacing w:after="160" w:line="279" w:lineRule="auto"/>
        <w:jc w:val="left"/>
        <w:rPr>
          <w:rFonts w:ascii="Aptos" w:hAnsi="Aptos" w:eastAsia="MS Mincho" w:cs="Arial"/>
          <w:lang w:val="en-GB" w:eastAsia="ja-JP"/>
        </w:rPr>
      </w:pPr>
    </w:p>
    <w:p w:rsidRPr="002D50F6" w:rsidR="004429DF" w:rsidP="004429DF" w:rsidRDefault="004429DF" w14:paraId="71178FE7"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4.8. Call and message timing restrictions</w:t>
      </w:r>
    </w:p>
    <w:p w:rsidRPr="002D50F6" w:rsidR="004429DF" w:rsidP="004429DF" w:rsidRDefault="004429DF" w14:paraId="2FF879BE" w14:textId="77777777">
      <w:pPr>
        <w:spacing w:after="160" w:line="279" w:lineRule="auto"/>
        <w:jc w:val="left"/>
        <w:rPr>
          <w:rFonts w:ascii="Aptos" w:hAnsi="Aptos" w:eastAsia="MS Mincho" w:cs="Arial"/>
          <w:i/>
          <w:iCs/>
          <w:lang w:val="en-GB" w:eastAsia="ja-JP"/>
        </w:rPr>
      </w:pPr>
      <w:r w:rsidRPr="002D50F6">
        <w:rPr>
          <w:rFonts w:ascii="Aptos" w:hAnsi="Aptos" w:eastAsia="MS Mincho" w:cs="Arial"/>
          <w:lang w:val="en-GB" w:eastAsia="ja-JP"/>
        </w:rPr>
        <w:t xml:space="preserve">4.8.1. Are there restrictions on the time of the day within which direct marketing messages can be sent? </w:t>
      </w:r>
      <w:r w:rsidRPr="002D50F6">
        <w:rPr>
          <w:rFonts w:ascii="Aptos" w:hAnsi="Aptos" w:eastAsia="MS Mincho" w:cs="Arial"/>
          <w:i/>
          <w:iCs/>
          <w:lang w:val="en-GB" w:eastAsia="ja-JP"/>
        </w:rPr>
        <w:t xml:space="preserve">(Please include telemarketing and </w:t>
      </w:r>
      <w:proofErr w:type="spellStart"/>
      <w:r w:rsidRPr="002D50F6">
        <w:rPr>
          <w:rFonts w:ascii="Aptos" w:hAnsi="Aptos" w:eastAsia="MS Mincho" w:cs="Arial"/>
          <w:i/>
          <w:iCs/>
          <w:lang w:val="en-GB" w:eastAsia="ja-JP"/>
        </w:rPr>
        <w:t>sms</w:t>
      </w:r>
      <w:proofErr w:type="spellEnd"/>
      <w:r w:rsidRPr="002D50F6">
        <w:rPr>
          <w:rFonts w:ascii="Aptos" w:hAnsi="Aptos" w:eastAsia="MS Mincho" w:cs="Arial"/>
          <w:i/>
          <w:iCs/>
          <w:lang w:val="en-GB" w:eastAsia="ja-JP"/>
        </w:rPr>
        <w:t>/marketing restrictions, as applicable)</w:t>
      </w:r>
    </w:p>
    <w:p w:rsidRPr="002D50F6" w:rsidR="009B64D5" w:rsidP="009B64D5" w:rsidRDefault="009B64D5" w14:paraId="7433FC4D" w14:textId="12AB7B15">
      <w:pPr>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There are no express statutory restrictions under Turkish law on the time of day at which direct marketing messages may be sent.</w:t>
      </w:r>
    </w:p>
    <w:tbl>
      <w:tblPr>
        <w:tblStyle w:val="TableGrid1"/>
        <w:tblW w:w="0" w:type="auto"/>
        <w:tblLook w:val="04A0" w:firstRow="1" w:lastRow="0" w:firstColumn="1" w:lastColumn="0" w:noHBand="0" w:noVBand="1"/>
      </w:tblPr>
      <w:tblGrid>
        <w:gridCol w:w="4508"/>
        <w:gridCol w:w="4508"/>
      </w:tblGrid>
      <w:tr w:rsidRPr="002D50F6" w:rsidR="004429DF" w:rsidTr="00C1475B" w14:paraId="7139F3D5" w14:textId="77777777">
        <w:trPr>
          <w:trHeight w:val="300"/>
        </w:trPr>
        <w:tc>
          <w:tcPr>
            <w:tcW w:w="4508" w:type="dxa"/>
          </w:tcPr>
          <w:p w:rsidRPr="002D50F6" w:rsidR="004429DF" w:rsidP="004429DF" w:rsidRDefault="004429DF" w14:paraId="6A634C5B"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E125AC" w14:paraId="7E753332" w14:textId="5BDA12D9">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574C1728" w14:textId="77777777">
      <w:pPr>
        <w:spacing w:after="160" w:line="279" w:lineRule="auto"/>
        <w:jc w:val="left"/>
        <w:rPr>
          <w:rFonts w:ascii="Aptos" w:hAnsi="Aptos" w:eastAsia="MS Mincho" w:cs="Arial"/>
          <w:lang w:val="en-GB" w:eastAsia="ja-JP"/>
        </w:rPr>
      </w:pPr>
    </w:p>
    <w:p w:rsidRPr="002D50F6" w:rsidR="004429DF" w:rsidP="004429DF" w:rsidRDefault="004429DF" w14:paraId="1D213F36" w14:textId="77777777">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 xml:space="preserve">4.8.2. Are there any general exceptions? </w:t>
      </w:r>
    </w:p>
    <w:p w:rsidRPr="002D50F6" w:rsidR="00E125AC" w:rsidP="004429DF" w:rsidRDefault="00734239" w14:paraId="51214862" w14:textId="2921C973">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No</w:t>
      </w:r>
      <w:r w:rsidRPr="002D50F6" w:rsidR="00E125AC">
        <w:rPr>
          <w:rFonts w:ascii="Aptos" w:hAnsi="Aptos" w:eastAsia="MS Mincho" w:cs="Arial"/>
          <w:lang w:val="en-GB" w:eastAsia="ja-JP"/>
        </w:rPr>
        <w:t xml:space="preserve">. </w:t>
      </w:r>
    </w:p>
    <w:tbl>
      <w:tblPr>
        <w:tblStyle w:val="TableGrid1"/>
        <w:tblW w:w="0" w:type="auto"/>
        <w:tblLook w:val="04A0" w:firstRow="1" w:lastRow="0" w:firstColumn="1" w:lastColumn="0" w:noHBand="0" w:noVBand="1"/>
      </w:tblPr>
      <w:tblGrid>
        <w:gridCol w:w="4508"/>
        <w:gridCol w:w="4508"/>
      </w:tblGrid>
      <w:tr w:rsidRPr="002D50F6" w:rsidR="004429DF" w:rsidTr="00C1475B" w14:paraId="2C5BF47F" w14:textId="77777777">
        <w:trPr>
          <w:trHeight w:val="300"/>
        </w:trPr>
        <w:tc>
          <w:tcPr>
            <w:tcW w:w="4508" w:type="dxa"/>
          </w:tcPr>
          <w:p w:rsidRPr="002D50F6" w:rsidR="004429DF" w:rsidP="004429DF" w:rsidRDefault="004429DF" w14:paraId="1F82C0C1"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E125AC" w14:paraId="7629602F" w14:textId="5C729C7B">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5EBF64B5" w14:textId="77777777">
      <w:pPr>
        <w:spacing w:after="160" w:line="279" w:lineRule="auto"/>
        <w:jc w:val="left"/>
        <w:rPr>
          <w:rFonts w:ascii="Aptos" w:hAnsi="Aptos" w:eastAsia="MS Mincho" w:cs="Arial"/>
          <w:lang w:val="en-GB" w:eastAsia="ja-JP"/>
        </w:rPr>
      </w:pPr>
    </w:p>
    <w:p w:rsidRPr="002D50F6" w:rsidR="004429DF" w:rsidP="004429DF" w:rsidRDefault="004429DF" w14:paraId="6F8752E9"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 xml:space="preserve">4.9. Human intervention </w:t>
      </w:r>
    </w:p>
    <w:p w:rsidRPr="002D50F6" w:rsidR="004429DF" w:rsidP="004429DF" w:rsidRDefault="004429DF" w14:paraId="3584A8B6" w14:textId="77777777">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4.9.1. Is there a right to communicate to a human when receiving an automated marketing message via call or text?</w:t>
      </w:r>
    </w:p>
    <w:p w:rsidRPr="002D50F6" w:rsidR="002476DF" w:rsidP="002476DF" w:rsidRDefault="002476DF" w14:paraId="592114B4" w14:textId="77777777">
      <w:pPr>
        <w:spacing w:after="160" w:line="279" w:lineRule="auto"/>
        <w:rPr>
          <w:rFonts w:ascii="Aptos" w:hAnsi="Aptos" w:eastAsia="MS Mincho" w:cs="Arial"/>
          <w:lang w:val="tr-TR" w:eastAsia="ja-JP"/>
        </w:rPr>
      </w:pPr>
      <w:proofErr w:type="spellStart"/>
      <w:r w:rsidRPr="002D50F6">
        <w:rPr>
          <w:rFonts w:ascii="Aptos" w:hAnsi="Aptos" w:eastAsia="MS Mincho" w:cs="Arial"/>
          <w:lang w:val="tr-TR" w:eastAsia="ja-JP"/>
        </w:rPr>
        <w:t>Turkish</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law</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does</w:t>
      </w:r>
      <w:proofErr w:type="spellEnd"/>
      <w:r w:rsidRPr="002D50F6">
        <w:rPr>
          <w:rFonts w:ascii="Aptos" w:hAnsi="Aptos" w:eastAsia="MS Mincho" w:cs="Arial"/>
          <w:lang w:val="tr-TR" w:eastAsia="ja-JP"/>
        </w:rPr>
        <w:t xml:space="preserve"> not </w:t>
      </w:r>
      <w:proofErr w:type="spellStart"/>
      <w:r w:rsidRPr="002D50F6">
        <w:rPr>
          <w:rFonts w:ascii="Aptos" w:hAnsi="Aptos" w:eastAsia="MS Mincho" w:cs="Arial"/>
          <w:lang w:val="tr-TR" w:eastAsia="ja-JP"/>
        </w:rPr>
        <w:t>provide</w:t>
      </w:r>
      <w:proofErr w:type="spellEnd"/>
      <w:r w:rsidRPr="002D50F6">
        <w:rPr>
          <w:rFonts w:ascii="Aptos" w:hAnsi="Aptos" w:eastAsia="MS Mincho" w:cs="Arial"/>
          <w:lang w:val="tr-TR" w:eastAsia="ja-JP"/>
        </w:rPr>
        <w:t xml:space="preserve"> data </w:t>
      </w:r>
      <w:proofErr w:type="spellStart"/>
      <w:r w:rsidRPr="002D50F6">
        <w:rPr>
          <w:rFonts w:ascii="Aptos" w:hAnsi="Aptos" w:eastAsia="MS Mincho" w:cs="Arial"/>
          <w:lang w:val="tr-TR" w:eastAsia="ja-JP"/>
        </w:rPr>
        <w:t>subjects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or</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recipients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with</w:t>
      </w:r>
      <w:proofErr w:type="spellEnd"/>
      <w:r w:rsidRPr="002D50F6">
        <w:rPr>
          <w:rFonts w:ascii="Aptos" w:hAnsi="Aptos" w:eastAsia="MS Mincho" w:cs="Arial"/>
          <w:lang w:val="tr-TR" w:eastAsia="ja-JP"/>
        </w:rPr>
        <w:t xml:space="preserve"> a </w:t>
      </w:r>
      <w:proofErr w:type="spellStart"/>
      <w:r w:rsidRPr="002D50F6">
        <w:rPr>
          <w:rFonts w:ascii="Aptos" w:hAnsi="Aptos" w:eastAsia="MS Mincho" w:cs="Arial"/>
          <w:lang w:val="tr-TR" w:eastAsia="ja-JP"/>
        </w:rPr>
        <w:t>specific</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right</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to</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communicate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with</w:t>
      </w:r>
      <w:proofErr w:type="spellEnd"/>
      <w:r w:rsidRPr="002D50F6">
        <w:rPr>
          <w:rFonts w:ascii="Aptos" w:hAnsi="Aptos" w:eastAsia="MS Mincho" w:cs="Arial"/>
          <w:lang w:val="tr-TR" w:eastAsia="ja-JP"/>
        </w:rPr>
        <w:t xml:space="preserve"> a </w:t>
      </w:r>
      <w:proofErr w:type="spellStart"/>
      <w:r w:rsidRPr="002D50F6">
        <w:rPr>
          <w:rFonts w:ascii="Aptos" w:hAnsi="Aptos" w:eastAsia="MS Mincho" w:cs="Arial"/>
          <w:lang w:val="tr-TR" w:eastAsia="ja-JP"/>
        </w:rPr>
        <w:t>human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representative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when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receiving</w:t>
      </w:r>
      <w:proofErr w:type="spellEnd"/>
      <w:r w:rsidRPr="002D50F6">
        <w:rPr>
          <w:rFonts w:ascii="Aptos" w:hAnsi="Aptos" w:eastAsia="MS Mincho" w:cs="Arial"/>
          <w:lang w:val="tr-TR" w:eastAsia="ja-JP"/>
        </w:rPr>
        <w:t xml:space="preserve"> an </w:t>
      </w:r>
      <w:proofErr w:type="spellStart"/>
      <w:r w:rsidRPr="002D50F6">
        <w:rPr>
          <w:rFonts w:ascii="Aptos" w:hAnsi="Aptos" w:eastAsia="MS Mincho" w:cs="Arial"/>
          <w:lang w:val="tr-TR" w:eastAsia="ja-JP"/>
        </w:rPr>
        <w:t>automated</w:t>
      </w:r>
      <w:proofErr w:type="spellEnd"/>
      <w:r w:rsidRPr="002D50F6">
        <w:rPr>
          <w:rFonts w:ascii="Aptos" w:hAnsi="Aptos" w:eastAsia="MS Mincho" w:cs="Arial"/>
          <w:lang w:val="tr-TR" w:eastAsia="ja-JP"/>
        </w:rPr>
        <w:t xml:space="preserve"> marketing </w:t>
      </w:r>
      <w:proofErr w:type="spellStart"/>
      <w:r w:rsidRPr="002D50F6">
        <w:rPr>
          <w:rFonts w:ascii="Aptos" w:hAnsi="Aptos" w:eastAsia="MS Mincho" w:cs="Arial"/>
          <w:lang w:val="tr-TR" w:eastAsia="ja-JP"/>
        </w:rPr>
        <w:t>message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via</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telephone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call</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or</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text</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message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However</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under</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Consumer </w:t>
      </w:r>
      <w:proofErr w:type="spellStart"/>
      <w:r w:rsidRPr="002D50F6">
        <w:rPr>
          <w:rFonts w:ascii="Aptos" w:hAnsi="Aptos" w:eastAsia="MS Mincho" w:cs="Arial"/>
          <w:lang w:val="tr-TR" w:eastAsia="ja-JP"/>
        </w:rPr>
        <w:t>Protection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Law</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which</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complements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Electronic Commerce </w:t>
      </w:r>
      <w:proofErr w:type="spellStart"/>
      <w:r w:rsidRPr="002D50F6">
        <w:rPr>
          <w:rFonts w:ascii="Aptos" w:hAnsi="Aptos" w:eastAsia="MS Mincho" w:cs="Arial"/>
          <w:lang w:val="tr-TR" w:eastAsia="ja-JP"/>
        </w:rPr>
        <w:t>Law</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recipients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have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right</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to</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submit</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their</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requests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and</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complaints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through</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human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channels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That</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said</w:t>
      </w:r>
      <w:proofErr w:type="spellEnd"/>
      <w:r w:rsidRPr="002D50F6">
        <w:rPr>
          <w:rFonts w:ascii="Aptos" w:hAnsi="Aptos" w:eastAsia="MS Mincho" w:cs="Arial"/>
          <w:lang w:val="tr-TR" w:eastAsia="ja-JP"/>
        </w:rPr>
        <w:t xml:space="preserve">, it </w:t>
      </w:r>
      <w:proofErr w:type="spellStart"/>
      <w:r w:rsidRPr="002D50F6">
        <w:rPr>
          <w:rFonts w:ascii="Aptos" w:hAnsi="Aptos" w:eastAsia="MS Mincho" w:cs="Arial"/>
          <w:lang w:val="tr-TR" w:eastAsia="ja-JP"/>
        </w:rPr>
        <w:t>remains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unclear</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whether</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this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provision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applies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to</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automated</w:t>
      </w:r>
      <w:proofErr w:type="spellEnd"/>
      <w:r w:rsidRPr="002D50F6">
        <w:rPr>
          <w:rFonts w:ascii="Aptos" w:hAnsi="Aptos" w:eastAsia="MS Mincho" w:cs="Arial"/>
          <w:lang w:val="tr-TR" w:eastAsia="ja-JP"/>
        </w:rPr>
        <w:t xml:space="preserve"> marketing </w:t>
      </w:r>
      <w:proofErr w:type="spellStart"/>
      <w:r w:rsidRPr="002D50F6">
        <w:rPr>
          <w:rFonts w:ascii="Aptos" w:hAnsi="Aptos" w:eastAsia="MS Mincho" w:cs="Arial"/>
          <w:lang w:val="tr-TR" w:eastAsia="ja-JP"/>
        </w:rPr>
        <w:t>activities</w:t>
      </w:r>
      <w:proofErr w:type="spellEnd"/>
      <w:r w:rsidRPr="002D50F6">
        <w:rPr>
          <w:rFonts w:ascii="Aptos" w:hAnsi="Aptos" w:eastAsia="MS Mincho" w:cs="Arial"/>
          <w:lang w:val="tr-TR" w:eastAsia="ja-JP"/>
        </w:rPr>
        <w:t>.</w:t>
      </w:r>
    </w:p>
    <w:p w:rsidRPr="002D50F6" w:rsidR="00E125AC" w:rsidP="00734239" w:rsidRDefault="002476DF" w14:paraId="1D891F4D" w14:textId="57F9E5CC">
      <w:pPr>
        <w:spacing w:after="160" w:line="279" w:lineRule="auto"/>
        <w:rPr>
          <w:rFonts w:ascii="Aptos" w:hAnsi="Aptos" w:eastAsia="MS Mincho" w:cs="Arial"/>
          <w:lang w:val="tr-TR" w:eastAsia="ja-JP"/>
        </w:rPr>
      </w:pPr>
      <w:proofErr w:type="spellStart"/>
      <w:r w:rsidRPr="002D50F6">
        <w:rPr>
          <w:rFonts w:ascii="Aptos" w:hAnsi="Aptos" w:eastAsia="MS Mincho" w:cs="Arial"/>
          <w:lang w:val="tr-TR" w:eastAsia="ja-JP"/>
        </w:rPr>
        <w:t>Furthermore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facilitating</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access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to</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human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intervention</w:t>
      </w:r>
      <w:proofErr w:type="spellEnd"/>
      <w:r w:rsidRPr="002D50F6">
        <w:rPr>
          <w:rFonts w:ascii="Aptos" w:hAnsi="Aptos" w:eastAsia="MS Mincho" w:cs="Arial"/>
          <w:lang w:val="tr-TR" w:eastAsia="ja-JP"/>
        </w:rPr>
        <w:t xml:space="preserve"> is </w:t>
      </w:r>
      <w:proofErr w:type="spellStart"/>
      <w:r w:rsidRPr="002D50F6">
        <w:rPr>
          <w:rFonts w:ascii="Aptos" w:hAnsi="Aptos" w:eastAsia="MS Mincho" w:cs="Arial"/>
          <w:lang w:val="tr-TR" w:eastAsia="ja-JP"/>
        </w:rPr>
        <w:t>generally</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regarded</w:t>
      </w:r>
      <w:proofErr w:type="spellEnd"/>
      <w:r w:rsidRPr="002D50F6">
        <w:rPr>
          <w:rFonts w:ascii="Aptos" w:hAnsi="Aptos" w:eastAsia="MS Mincho" w:cs="Arial"/>
          <w:lang w:val="tr-TR" w:eastAsia="ja-JP"/>
        </w:rPr>
        <w:t xml:space="preserve"> as a </w:t>
      </w:r>
      <w:proofErr w:type="spellStart"/>
      <w:r w:rsidRPr="002D50F6">
        <w:rPr>
          <w:rFonts w:ascii="Aptos" w:hAnsi="Aptos" w:eastAsia="MS Mincho" w:cs="Arial"/>
          <w:lang w:val="tr-TR" w:eastAsia="ja-JP"/>
        </w:rPr>
        <w:t>good</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practice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from</w:t>
      </w:r>
      <w:proofErr w:type="spellEnd"/>
      <w:r w:rsidRPr="002D50F6">
        <w:rPr>
          <w:rFonts w:ascii="Aptos" w:hAnsi="Aptos" w:eastAsia="MS Mincho" w:cs="Arial"/>
          <w:lang w:val="tr-TR" w:eastAsia="ja-JP"/>
        </w:rPr>
        <w:t xml:space="preserve"> a data </w:t>
      </w:r>
      <w:proofErr w:type="spellStart"/>
      <w:r w:rsidRPr="002D50F6">
        <w:rPr>
          <w:rFonts w:ascii="Aptos" w:hAnsi="Aptos" w:eastAsia="MS Mincho" w:cs="Arial"/>
          <w:lang w:val="tr-TR" w:eastAsia="ja-JP"/>
        </w:rPr>
        <w:t>protection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perspective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particularly</w:t>
      </w:r>
      <w:proofErr w:type="spellEnd"/>
      <w:r w:rsidRPr="002D50F6">
        <w:rPr>
          <w:rFonts w:ascii="Aptos" w:hAnsi="Aptos" w:eastAsia="MS Mincho" w:cs="Arial"/>
          <w:lang w:val="tr-TR" w:eastAsia="ja-JP"/>
        </w:rPr>
        <w:t xml:space="preserve"> in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context</w:t>
      </w:r>
      <w:proofErr w:type="spellEnd"/>
      <w:r w:rsidRPr="002D50F6">
        <w:rPr>
          <w:rFonts w:ascii="Aptos" w:hAnsi="Aptos" w:eastAsia="MS Mincho" w:cs="Arial"/>
          <w:lang w:val="tr-TR" w:eastAsia="ja-JP"/>
        </w:rPr>
        <w:t xml:space="preserve"> of </w:t>
      </w:r>
      <w:proofErr w:type="spellStart"/>
      <w:r w:rsidRPr="002D50F6">
        <w:rPr>
          <w:rFonts w:ascii="Aptos" w:hAnsi="Aptos" w:eastAsia="MS Mincho" w:cs="Arial"/>
          <w:lang w:val="tr-TR" w:eastAsia="ja-JP"/>
        </w:rPr>
        <w:t>automated</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processing</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activities</w:t>
      </w:r>
      <w:proofErr w:type="spellEnd"/>
      <w:r w:rsidRPr="002D50F6">
        <w:rPr>
          <w:rFonts w:ascii="Aptos" w:hAnsi="Aptos" w:eastAsia="MS Mincho" w:cs="Arial"/>
          <w:lang w:val="tr-TR" w:eastAsia="ja-JP"/>
        </w:rPr>
        <w:t>.</w:t>
      </w:r>
    </w:p>
    <w:tbl>
      <w:tblPr>
        <w:tblStyle w:val="TableGrid1"/>
        <w:tblW w:w="0" w:type="auto"/>
        <w:tblLook w:val="04A0" w:firstRow="1" w:lastRow="0" w:firstColumn="1" w:lastColumn="0" w:noHBand="0" w:noVBand="1"/>
      </w:tblPr>
      <w:tblGrid>
        <w:gridCol w:w="4508"/>
        <w:gridCol w:w="4508"/>
      </w:tblGrid>
      <w:tr w:rsidRPr="002D50F6" w:rsidR="004429DF" w:rsidTr="00C1475B" w14:paraId="21E4F4E2" w14:textId="77777777">
        <w:trPr>
          <w:trHeight w:val="300"/>
        </w:trPr>
        <w:tc>
          <w:tcPr>
            <w:tcW w:w="4508" w:type="dxa"/>
          </w:tcPr>
          <w:p w:rsidRPr="002D50F6" w:rsidR="004429DF" w:rsidP="004429DF" w:rsidRDefault="004429DF" w14:paraId="3D490F88"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2476DF" w14:paraId="36E59DD6" w14:textId="2DD32AB3">
            <w:pPr>
              <w:spacing w:after="0"/>
              <w:jc w:val="left"/>
              <w:rPr>
                <w:rFonts w:ascii="Aptos" w:hAnsi="Aptos" w:cs="Arial"/>
                <w:kern w:val="2"/>
                <w:lang w:val="en-GB" w:eastAsia="en-US"/>
                <w14:ligatures w14:val="standardContextual"/>
              </w:rPr>
            </w:pPr>
            <w:proofErr w:type="spellStart"/>
            <w:r w:rsidRPr="002D50F6">
              <w:rPr>
                <w:rFonts w:ascii="Aptos" w:hAnsi="Aptos" w:eastAsia="MS Mincho" w:cs="Arial"/>
                <w:lang w:val="tr-TR" w:eastAsia="ja-JP"/>
              </w:rPr>
              <w:t>Article</w:t>
            </w:r>
            <w:proofErr w:type="spellEnd"/>
            <w:r w:rsidRPr="002D50F6">
              <w:rPr>
                <w:rFonts w:ascii="Aptos" w:hAnsi="Aptos" w:eastAsia="MS Mincho" w:cs="Arial"/>
                <w:lang w:val="tr-TR" w:eastAsia="ja-JP"/>
              </w:rPr>
              <w:t xml:space="preserve"> 5 of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Consumer </w:t>
            </w:r>
            <w:proofErr w:type="spellStart"/>
            <w:r w:rsidRPr="002D50F6">
              <w:rPr>
                <w:rFonts w:ascii="Aptos" w:hAnsi="Aptos" w:eastAsia="MS Mincho" w:cs="Arial"/>
                <w:lang w:val="tr-TR" w:eastAsia="ja-JP"/>
              </w:rPr>
              <w:t>Protection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Law</w:t>
            </w:r>
            <w:proofErr w:type="spellEnd"/>
          </w:p>
        </w:tc>
      </w:tr>
    </w:tbl>
    <w:p w:rsidRPr="002D50F6" w:rsidR="004429DF" w:rsidP="004429DF" w:rsidRDefault="004429DF" w14:paraId="67934948" w14:textId="77777777">
      <w:pPr>
        <w:spacing w:after="160" w:line="279" w:lineRule="auto"/>
        <w:jc w:val="left"/>
        <w:rPr>
          <w:rFonts w:ascii="Aptos" w:hAnsi="Aptos" w:eastAsia="MS Mincho" w:cs="Arial"/>
          <w:lang w:val="en-GB" w:eastAsia="ja-JP"/>
        </w:rPr>
      </w:pPr>
    </w:p>
    <w:p w:rsidRPr="002D50F6" w:rsidR="004429DF" w:rsidP="004429DF" w:rsidRDefault="004429DF" w14:paraId="186F3E6D" w14:textId="77777777">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4.9.2. Are there any general exceptions?</w:t>
      </w:r>
    </w:p>
    <w:p w:rsidRPr="002D50F6" w:rsidR="00734239" w:rsidP="004429DF" w:rsidRDefault="00734239" w14:paraId="795BF6A3" w14:textId="11EC4443">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 xml:space="preserve">No. </w:t>
      </w:r>
    </w:p>
    <w:tbl>
      <w:tblPr>
        <w:tblStyle w:val="TableGrid1"/>
        <w:tblW w:w="0" w:type="auto"/>
        <w:tblLook w:val="04A0" w:firstRow="1" w:lastRow="0" w:firstColumn="1" w:lastColumn="0" w:noHBand="0" w:noVBand="1"/>
      </w:tblPr>
      <w:tblGrid>
        <w:gridCol w:w="4508"/>
        <w:gridCol w:w="4508"/>
      </w:tblGrid>
      <w:tr w:rsidRPr="002D50F6" w:rsidR="004429DF" w:rsidTr="00C1475B" w14:paraId="15CEDAA6" w14:textId="77777777">
        <w:trPr>
          <w:trHeight w:val="300"/>
        </w:trPr>
        <w:tc>
          <w:tcPr>
            <w:tcW w:w="4508" w:type="dxa"/>
          </w:tcPr>
          <w:p w:rsidRPr="002D50F6" w:rsidR="004429DF" w:rsidP="004429DF" w:rsidRDefault="004429DF" w14:paraId="7EBAAB51"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734239" w14:paraId="5A4B4CD1" w14:textId="0E3DDB98">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3BA6DB49" w14:textId="77777777">
      <w:pPr>
        <w:spacing w:after="160" w:line="279" w:lineRule="auto"/>
        <w:jc w:val="left"/>
        <w:rPr>
          <w:rFonts w:ascii="Aptos" w:hAnsi="Aptos" w:eastAsia="MS Mincho" w:cs="Arial"/>
          <w:lang w:val="en-GB" w:eastAsia="ja-JP"/>
        </w:rPr>
      </w:pPr>
    </w:p>
    <w:p w:rsidRPr="002D50F6" w:rsidR="004429DF" w:rsidP="004429DF" w:rsidRDefault="004429DF" w14:paraId="0B375637"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 xml:space="preserve">5. B2B </w:t>
      </w:r>
    </w:p>
    <w:p w:rsidRPr="002D50F6" w:rsidR="004429DF" w:rsidP="004429DF" w:rsidRDefault="004429DF" w14:paraId="64F33586"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5.1. Lawful processing</w:t>
      </w:r>
    </w:p>
    <w:p w:rsidRPr="002D50F6" w:rsidR="004429DF" w:rsidP="004429DF" w:rsidRDefault="004429DF" w14:paraId="615942B3" w14:textId="77777777">
      <w:pPr>
        <w:spacing w:after="160" w:line="279" w:lineRule="auto"/>
        <w:jc w:val="left"/>
        <w:rPr>
          <w:rFonts w:ascii="Aptos" w:hAnsi="Aptos" w:eastAsia="MS Mincho" w:cs="Arial"/>
          <w:i/>
          <w:iCs/>
          <w:lang w:val="en-GB" w:eastAsia="ja-JP"/>
        </w:rPr>
      </w:pPr>
      <w:r w:rsidRPr="002D50F6">
        <w:rPr>
          <w:rFonts w:ascii="Aptos" w:hAnsi="Aptos" w:eastAsia="MS Mincho" w:cs="Arial"/>
          <w:b/>
          <w:bCs/>
          <w:lang w:val="en-GB" w:eastAsia="ja-JP"/>
        </w:rPr>
        <w:t xml:space="preserve">5.1.1. </w:t>
      </w:r>
      <w:r w:rsidRPr="002D50F6">
        <w:rPr>
          <w:rFonts w:ascii="Aptos" w:hAnsi="Aptos" w:eastAsia="MS Mincho" w:cs="Arial"/>
          <w:lang w:val="en-GB" w:eastAsia="ja-JP"/>
        </w:rPr>
        <w:t xml:space="preserve">Does the applicable law make a distinction between B2C marketing and B2B marketing? </w:t>
      </w:r>
      <w:r w:rsidRPr="002D50F6">
        <w:rPr>
          <w:rFonts w:ascii="Aptos" w:hAnsi="Aptos" w:eastAsia="MS Mincho" w:cs="Arial"/>
          <w:i/>
          <w:iCs/>
          <w:lang w:val="en-GB" w:eastAsia="ja-JP"/>
        </w:rPr>
        <w:t>(Please include whether B2B marketing is limited to generic company email/number or employee specific emails/numbers)</w:t>
      </w:r>
    </w:p>
    <w:p w:rsidRPr="002D50F6" w:rsidR="00C62EAC" w:rsidP="0049375A" w:rsidRDefault="0049375A" w14:paraId="2661F13C" w14:textId="77777777">
      <w:pPr>
        <w:spacing w:after="160" w:line="279" w:lineRule="auto"/>
      </w:pPr>
      <w:r w:rsidRPr="002D50F6">
        <w:rPr>
          <w:rFonts w:ascii="Aptos" w:hAnsi="Aptos" w:eastAsia="MS Mincho" w:cs="Arial"/>
          <w:lang w:val="en-GB" w:eastAsia="ja-JP"/>
        </w:rPr>
        <w:t>Turkish law distinguishes between B2C and B2B marketing for the purposes of commercial electronic communications. Pursuant to Article 6 of the Electronic Commerce Law, prior consent is generally required for commercial electronic messages sent to consumers. However, commercial electronic messages may be sent to merchants and tradesmen without obtaining prior consent.</w:t>
      </w:r>
      <w:r w:rsidRPr="002D50F6">
        <w:t xml:space="preserve"> </w:t>
      </w:r>
    </w:p>
    <w:p w:rsidRPr="002D50F6" w:rsidR="00C62EAC" w:rsidP="00C62EAC" w:rsidRDefault="00C62EAC" w14:paraId="6F815905" w14:textId="77777777">
      <w:pPr>
        <w:spacing w:after="160" w:line="259" w:lineRule="auto"/>
        <w:rPr>
          <w:rFonts w:ascii="Aptos" w:hAnsi="Aptos" w:eastAsia="MS Mincho" w:cs="Arial"/>
          <w:lang w:val="en-GB" w:eastAsia="ja-JP"/>
        </w:rPr>
      </w:pPr>
      <w:r w:rsidRPr="002D50F6">
        <w:rPr>
          <w:rFonts w:ascii="Aptos" w:hAnsi="Aptos" w:eastAsia="MS Mincho" w:cs="Arial"/>
          <w:lang w:val="en-GB" w:eastAsia="ja-JP"/>
        </w:rPr>
        <w:t>Nevertheless, merchants and tradesmen, like individual consumers, have the right to opt out of receiving such communications. Once they exercise this right, no further commercial electronic messages may be sent unless their prior consent is obtained.</w:t>
      </w:r>
    </w:p>
    <w:tbl>
      <w:tblPr>
        <w:tblStyle w:val="TableGrid1"/>
        <w:tblW w:w="0" w:type="auto"/>
        <w:tblLook w:val="04A0" w:firstRow="1" w:lastRow="0" w:firstColumn="1" w:lastColumn="0" w:noHBand="0" w:noVBand="1"/>
      </w:tblPr>
      <w:tblGrid>
        <w:gridCol w:w="4508"/>
        <w:gridCol w:w="4508"/>
      </w:tblGrid>
      <w:tr w:rsidRPr="002D50F6" w:rsidR="004429DF" w:rsidTr="00C1475B" w14:paraId="1CFA451C" w14:textId="77777777">
        <w:tc>
          <w:tcPr>
            <w:tcW w:w="4508" w:type="dxa"/>
          </w:tcPr>
          <w:p w:rsidRPr="002D50F6" w:rsidR="004429DF" w:rsidP="004429DF" w:rsidRDefault="004429DF" w14:paraId="3860B1E2"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9375A" w:rsidRDefault="0049375A" w14:paraId="78DBA4BF"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Article 6 of </w:t>
            </w:r>
            <w:r w:rsidRPr="002D50F6" w:rsidR="003C1527">
              <w:rPr>
                <w:rFonts w:ascii="Aptos" w:hAnsi="Aptos" w:cs="Arial"/>
                <w:kern w:val="2"/>
                <w:lang w:val="en-GB" w:eastAsia="en-US"/>
                <w14:ligatures w14:val="standardContextual"/>
              </w:rPr>
              <w:t xml:space="preserve">the </w:t>
            </w:r>
            <w:r w:rsidRPr="002D50F6">
              <w:rPr>
                <w:rFonts w:ascii="Aptos" w:hAnsi="Aptos" w:cs="Arial"/>
                <w:kern w:val="2"/>
                <w:lang w:val="en-GB" w:eastAsia="en-US"/>
                <w14:ligatures w14:val="standardContextual"/>
              </w:rPr>
              <w:t>Electronic Commerce Law</w:t>
            </w:r>
          </w:p>
          <w:p w:rsidRPr="002D50F6" w:rsidR="003C1527" w:rsidP="0049375A" w:rsidRDefault="003C1527" w14:paraId="7094F14F" w14:textId="7221DC2C">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6 of the Regulation</w:t>
            </w:r>
          </w:p>
        </w:tc>
      </w:tr>
    </w:tbl>
    <w:p w:rsidRPr="002D50F6" w:rsidR="004429DF" w:rsidP="004429DF" w:rsidRDefault="004429DF" w14:paraId="4839FBBE" w14:textId="77777777">
      <w:pPr>
        <w:spacing w:after="160" w:line="279" w:lineRule="auto"/>
        <w:jc w:val="left"/>
        <w:rPr>
          <w:rFonts w:ascii="Aptos" w:hAnsi="Aptos" w:eastAsia="MS Mincho" w:cs="Arial"/>
          <w:lang w:val="en-GB" w:eastAsia="ja-JP"/>
        </w:rPr>
      </w:pPr>
    </w:p>
    <w:p w:rsidRPr="002D50F6" w:rsidR="004429DF" w:rsidP="004429DF" w:rsidRDefault="004429DF" w14:paraId="737B872E" w14:textId="77777777">
      <w:pPr>
        <w:spacing w:after="160" w:line="279" w:lineRule="auto"/>
        <w:jc w:val="left"/>
        <w:rPr>
          <w:rFonts w:ascii="Aptos" w:hAnsi="Aptos" w:eastAsia="MS Mincho" w:cs="Arial"/>
          <w:lang w:val="en-GB" w:eastAsia="ja-JP"/>
        </w:rPr>
      </w:pPr>
      <w:r w:rsidRPr="002D50F6">
        <w:rPr>
          <w:rFonts w:ascii="Aptos" w:hAnsi="Aptos" w:eastAsia="MS Mincho" w:cs="Arial"/>
          <w:b/>
          <w:bCs/>
          <w:lang w:val="en-GB" w:eastAsia="ja-JP"/>
        </w:rPr>
        <w:t>5.1.2.</w:t>
      </w:r>
      <w:r w:rsidRPr="002D50F6">
        <w:rPr>
          <w:rFonts w:ascii="Aptos" w:hAnsi="Aptos" w:eastAsia="MS Mincho" w:cs="Arial"/>
          <w:lang w:val="en-GB" w:eastAsia="ja-JP"/>
        </w:rPr>
        <w:t xml:space="preserve"> What are the available legal basis for B2B </w:t>
      </w:r>
      <w:proofErr w:type="spellStart"/>
      <w:r w:rsidRPr="002D50F6">
        <w:rPr>
          <w:rFonts w:ascii="Aptos" w:hAnsi="Aptos" w:eastAsia="MS Mincho" w:cs="Arial"/>
          <w:lang w:val="en-GB" w:eastAsia="ja-JP"/>
        </w:rPr>
        <w:t>emarketing</w:t>
      </w:r>
      <w:proofErr w:type="spellEnd"/>
      <w:r w:rsidRPr="002D50F6">
        <w:rPr>
          <w:rFonts w:ascii="Aptos" w:hAnsi="Aptos" w:eastAsia="MS Mincho" w:cs="Arial"/>
          <w:lang w:val="en-GB" w:eastAsia="ja-JP"/>
        </w:rPr>
        <w:t>?</w:t>
      </w:r>
    </w:p>
    <w:p w:rsidRPr="002D50F6" w:rsidR="0049375A" w:rsidP="0049375A" w:rsidRDefault="0049375A" w14:paraId="1D5A5C68" w14:textId="20B76626">
      <w:pPr>
        <w:spacing w:after="160" w:line="279" w:lineRule="auto"/>
        <w:rPr>
          <w:rFonts w:ascii="Aptos" w:hAnsi="Aptos" w:eastAsia="MS Mincho" w:cs="Arial"/>
          <w:lang w:val="en-GB" w:eastAsia="ja-JP"/>
        </w:rPr>
      </w:pPr>
      <w:r w:rsidRPr="002D50F6">
        <w:rPr>
          <w:rFonts w:ascii="Aptos" w:hAnsi="Aptos" w:eastAsia="MS Mincho" w:cs="Arial"/>
          <w:lang w:val="en-GB" w:eastAsia="ja-JP"/>
        </w:rPr>
        <w:t xml:space="preserve">Turkish law does not expressly regulate the legal bases </w:t>
      </w:r>
      <w:r w:rsidRPr="002D50F6" w:rsidR="00C62EAC">
        <w:rPr>
          <w:rFonts w:ascii="Aptos" w:hAnsi="Aptos" w:eastAsia="MS Mincho" w:cs="Arial"/>
          <w:lang w:val="en-GB" w:eastAsia="ja-JP"/>
        </w:rPr>
        <w:t>applicable to</w:t>
      </w:r>
      <w:r w:rsidRPr="002D50F6">
        <w:rPr>
          <w:rFonts w:ascii="Aptos" w:hAnsi="Aptos" w:eastAsia="MS Mincho" w:cs="Arial"/>
          <w:lang w:val="en-GB" w:eastAsia="ja-JP"/>
        </w:rPr>
        <w:t xml:space="preserve"> B2B e-marketing beyond the distinction between consumers and merchants/tradesmen </w:t>
      </w:r>
      <w:r w:rsidRPr="002D50F6" w:rsidR="00C62EAC">
        <w:rPr>
          <w:rFonts w:ascii="Aptos" w:hAnsi="Aptos" w:eastAsia="MS Mincho" w:cs="Arial"/>
          <w:lang w:val="en-GB" w:eastAsia="ja-JP"/>
        </w:rPr>
        <w:t xml:space="preserve">established </w:t>
      </w:r>
      <w:r w:rsidRPr="002D50F6">
        <w:rPr>
          <w:rFonts w:ascii="Aptos" w:hAnsi="Aptos" w:eastAsia="MS Mincho" w:cs="Arial"/>
          <w:lang w:val="en-GB" w:eastAsia="ja-JP"/>
        </w:rPr>
        <w:t>under the Electronic Commerce Law.</w:t>
      </w:r>
    </w:p>
    <w:tbl>
      <w:tblPr>
        <w:tblStyle w:val="TableGrid1"/>
        <w:tblW w:w="0" w:type="auto"/>
        <w:tblLook w:val="04A0" w:firstRow="1" w:lastRow="0" w:firstColumn="1" w:lastColumn="0" w:noHBand="0" w:noVBand="1"/>
      </w:tblPr>
      <w:tblGrid>
        <w:gridCol w:w="4508"/>
        <w:gridCol w:w="4508"/>
      </w:tblGrid>
      <w:tr w:rsidRPr="002D50F6" w:rsidR="004429DF" w:rsidTr="00C1475B" w14:paraId="645F8B2F" w14:textId="77777777">
        <w:tc>
          <w:tcPr>
            <w:tcW w:w="4508" w:type="dxa"/>
          </w:tcPr>
          <w:p w:rsidRPr="002D50F6" w:rsidR="004429DF" w:rsidP="004429DF" w:rsidRDefault="004429DF" w14:paraId="64FDE3C6"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49375A" w14:paraId="7B180AB4" w14:textId="44942CB9">
            <w:pPr xmlns:w="http://schemas.openxmlformats.org/wordprocessingml/2006/main">
              <w:spacing w:after="0"/>
              <w:jc w:val="left"/>
              <w:rPr>
                <w:rFonts w:ascii="Aptos" w:hAnsi="Aptos" w:cs="Arial"/>
                <w:kern w:val="2"/>
                <w:lang w:val="en-GB" w:eastAsia="en-US"/>
                <w14:ligatures xmlns:w14="http://schemas.microsoft.com/office/word/2010/wordml" w14:val="standardContextual"/>
              </w:rPr>
            </w:pPr>
            <w:r>
              <w:rPr xmlns:w="http://schemas.openxmlformats.org/wordprocessingml/2006/main">
                <w:rFonts w:ascii="Aptos" w:hAnsi="Aptos" w:cs="Arial"/>
                <w:color w:val="156082" w:themeColor="accent1"/>
                <w:kern w:val="2"/>
                <w:lang w:val="en-GB" w:eastAsia="en-US"/>
                <w14:ligatures xmlns:w14="http://schemas.microsoft.com/office/word/2010/wordml" w14:val="standardContextual"/>
              </w:rPr>
              <w:t>Not Applicable</w:t>
            </w:r>
            <w:del w:id="3" w:author="GN Validator" w:date="2026-07-01T12:45:03Z">
              <w:r>
                <w:rPr xmlns:w="http://schemas.openxmlformats.org/wordprocessingml/2006/main">
                  <w:rFonts w:ascii="Aptos" w:hAnsi="Aptos" w:cs="Arial"/>
                  <w:color w:val="156082" w:themeColor="accent1"/>
                  <w:kern w:val="2"/>
                  <w:lang w:val="en-GB" w:eastAsia="en-US"/>
                  <w14:ligatures xmlns:w14="http://schemas.microsoft.com/office/word/2010/wordml" w14:val="standardContextual"/>
                </w:rPr>
                <w:delText xml:space="preserve">. </w:delText>
              </w:r>
            </w:del>
          </w:p>
        </w:tc>
      </w:tr>
    </w:tbl>
    <w:p w:rsidRPr="002D50F6" w:rsidR="004429DF" w:rsidP="004429DF" w:rsidRDefault="004429DF" w14:paraId="406B6437" w14:textId="77777777">
      <w:pPr>
        <w:spacing w:after="160" w:line="279" w:lineRule="auto"/>
        <w:jc w:val="left"/>
        <w:rPr>
          <w:rFonts w:ascii="Aptos" w:hAnsi="Aptos" w:eastAsia="MS Mincho" w:cs="Arial"/>
          <w:b/>
          <w:bCs/>
          <w:lang w:val="en-GB" w:eastAsia="ja-JP"/>
        </w:rPr>
      </w:pPr>
    </w:p>
    <w:p w:rsidRPr="002D50F6" w:rsidR="004429DF" w:rsidP="004429DF" w:rsidRDefault="004429DF" w14:paraId="72F05929" w14:textId="77777777">
      <w:pPr>
        <w:spacing w:after="160" w:line="279" w:lineRule="auto"/>
        <w:jc w:val="left"/>
        <w:rPr>
          <w:rFonts w:ascii="Aptos" w:hAnsi="Aptos" w:eastAsia="MS Mincho" w:cs="Arial"/>
          <w:lang w:val="en-GB" w:eastAsia="ja-JP"/>
        </w:rPr>
      </w:pPr>
      <w:r w:rsidRPr="002D50F6">
        <w:rPr>
          <w:rFonts w:ascii="Aptos" w:hAnsi="Aptos" w:eastAsia="MS Mincho" w:cs="Arial"/>
          <w:b/>
          <w:bCs/>
          <w:lang w:val="en-GB" w:eastAsia="ja-JP"/>
        </w:rPr>
        <w:t xml:space="preserve">5.1.3. </w:t>
      </w:r>
      <w:r w:rsidRPr="002D50F6">
        <w:rPr>
          <w:rFonts w:ascii="Aptos" w:hAnsi="Aptos" w:eastAsia="MS Mincho" w:cs="Arial"/>
          <w:lang w:val="en-GB" w:eastAsia="ja-JP"/>
        </w:rPr>
        <w:t xml:space="preserve"> What are the available legal basis for B2B telemarketing? </w:t>
      </w:r>
    </w:p>
    <w:p w:rsidRPr="002D50F6" w:rsidR="003C1527" w:rsidP="003C1527" w:rsidRDefault="003C1527" w14:paraId="1867D9E2" w14:textId="74F64197">
      <w:pPr>
        <w:spacing w:after="160" w:line="279" w:lineRule="auto"/>
        <w:jc w:val="left"/>
        <w:rPr>
          <w:rFonts w:ascii="Aptos" w:hAnsi="Aptos" w:eastAsia="MS Mincho" w:cs="Arial"/>
          <w:lang w:val="en-GB" w:eastAsia="ja-JP"/>
        </w:rPr>
      </w:pPr>
      <w:r w:rsidRPr="002D50F6">
        <w:rPr>
          <w:rFonts w:ascii="Aptos" w:hAnsi="Aptos" w:eastAsia="Aptos" w:cs="Arial"/>
          <w:kern w:val="2"/>
          <w:lang w:eastAsia="en-US"/>
          <w14:ligatures w14:val="standardContextual"/>
        </w:rPr>
        <w:t xml:space="preserve">Please refer to Section </w:t>
      </w:r>
      <w:r w:rsidRPr="002D50F6">
        <w:rPr>
          <w:rFonts w:ascii="Aptos" w:hAnsi="Aptos" w:eastAsia="MS Mincho" w:cs="Arial"/>
          <w:lang w:val="en-GB" w:eastAsia="ja-JP"/>
        </w:rPr>
        <w:t xml:space="preserve">5.1.2. above. </w:t>
      </w:r>
    </w:p>
    <w:tbl>
      <w:tblPr>
        <w:tblStyle w:val="TableGrid1"/>
        <w:tblW w:w="0" w:type="auto"/>
        <w:tblLook w:val="04A0" w:firstRow="1" w:lastRow="0" w:firstColumn="1" w:lastColumn="0" w:noHBand="0" w:noVBand="1"/>
      </w:tblPr>
      <w:tblGrid>
        <w:gridCol w:w="4508"/>
        <w:gridCol w:w="4508"/>
      </w:tblGrid>
      <w:tr w:rsidRPr="002D50F6" w:rsidR="004429DF" w:rsidTr="00C1475B" w14:paraId="69FA4415" w14:textId="77777777">
        <w:tc>
          <w:tcPr>
            <w:tcW w:w="4508" w:type="dxa"/>
          </w:tcPr>
          <w:p w:rsidRPr="002D50F6" w:rsidR="004429DF" w:rsidP="004429DF" w:rsidRDefault="004429DF" w14:paraId="0999692B"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49375A" w14:paraId="5D64400E" w14:textId="47159FAB">
            <w:pPr xmlns:w="http://schemas.openxmlformats.org/wordprocessingml/2006/main">
              <w:spacing w:after="0"/>
              <w:jc w:val="left"/>
              <w:rPr>
                <w:rFonts w:ascii="Aptos" w:hAnsi="Aptos" w:cs="Arial"/>
                <w:kern w:val="2"/>
                <w:lang w:val="en-GB" w:eastAsia="en-US"/>
                <w14:ligatures xmlns:w14="http://schemas.microsoft.com/office/word/2010/wordml" w14:val="standardContextual"/>
              </w:rPr>
            </w:pPr>
            <w:r>
              <w:rPr xmlns:w="http://schemas.openxmlformats.org/wordprocessingml/2006/main">
                <w:rFonts w:ascii="Aptos" w:hAnsi="Aptos" w:cs="Arial"/>
                <w:color w:val="156082" w:themeColor="accent1"/>
                <w:kern w:val="2"/>
                <w:lang w:val="en-GB" w:eastAsia="en-US"/>
                <w14:ligatures xmlns:w14="http://schemas.microsoft.com/office/word/2010/wordml" w14:val="standardContextual"/>
              </w:rPr>
              <w:t>Not Applicable</w:t>
            </w:r>
            <w:del w:id="4" w:author="GN Validator" w:date="2026-07-01T12:45:03Z">
              <w:r>
                <w:rPr xmlns:w="http://schemas.openxmlformats.org/wordprocessingml/2006/main">
                  <w:rFonts w:ascii="Aptos" w:hAnsi="Aptos" w:cs="Arial"/>
                  <w:color w:val="156082" w:themeColor="accent1"/>
                  <w:kern w:val="2"/>
                  <w:lang w:val="en-GB" w:eastAsia="en-US"/>
                  <w14:ligatures xmlns:w14="http://schemas.microsoft.com/office/word/2010/wordml" w14:val="standardContextual"/>
                </w:rPr>
                <w:delText>.</w:delText>
              </w:r>
            </w:del>
          </w:p>
        </w:tc>
      </w:tr>
    </w:tbl>
    <w:p w:rsidRPr="002D50F6" w:rsidR="004429DF" w:rsidP="004429DF" w:rsidRDefault="004429DF" w14:paraId="4112C227" w14:textId="77777777">
      <w:pPr>
        <w:spacing w:after="160" w:line="279" w:lineRule="auto"/>
        <w:jc w:val="left"/>
        <w:rPr>
          <w:rFonts w:ascii="Aptos" w:hAnsi="Aptos" w:eastAsia="MS Mincho" w:cs="Arial"/>
          <w:lang w:val="en-GB" w:eastAsia="ja-JP"/>
        </w:rPr>
      </w:pPr>
    </w:p>
    <w:p w:rsidRPr="002D50F6" w:rsidR="004429DF" w:rsidP="004429DF" w:rsidRDefault="004429DF" w14:paraId="07AF3AEC"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5.2. Consent</w:t>
      </w:r>
    </w:p>
    <w:p w:rsidRPr="002D50F6" w:rsidR="004429DF" w:rsidP="004429DF" w:rsidRDefault="004429DF" w14:paraId="687420A9" w14:textId="77777777">
      <w:pPr>
        <w:numPr>
          <w:ilvl w:val="2"/>
          <w:numId w:val="15"/>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Are the consent requirements for B2B marketing the same as for B2C marketing? </w:t>
      </w:r>
      <w:r w:rsidRPr="002D50F6">
        <w:rPr>
          <w:rFonts w:ascii="Aptos" w:hAnsi="Aptos" w:eastAsia="Aptos" w:cs="Arial"/>
          <w:i/>
          <w:iCs/>
          <w:kern w:val="2"/>
          <w:lang w:eastAsia="en-US"/>
          <w14:ligatures w14:val="standardContextual"/>
        </w:rPr>
        <w:t xml:space="preserve">(Please include requirements from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and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/mms marketing laws, as applicable)</w:t>
      </w:r>
    </w:p>
    <w:p w:rsidRPr="002D50F6" w:rsidR="0049375A" w:rsidP="0049375A" w:rsidRDefault="0049375A" w14:paraId="51E486A0" w14:textId="77777777">
      <w:pPr>
        <w:spacing w:after="160" w:line="259" w:lineRule="auto"/>
        <w:contextualSpacing/>
        <w:jc w:val="left"/>
        <w:rPr>
          <w:rFonts w:ascii="Aptos" w:hAnsi="Aptos" w:eastAsia="Aptos" w:cs="Arial"/>
          <w:i/>
          <w:iCs/>
          <w:kern w:val="2"/>
          <w:lang w:eastAsia="en-US"/>
          <w14:ligatures w14:val="standardContextual"/>
        </w:rPr>
      </w:pPr>
    </w:p>
    <w:p w:rsidRPr="002D50F6" w:rsidR="0049375A" w:rsidP="003C1527" w:rsidRDefault="003C1527" w14:paraId="61070AAD" w14:textId="0A5E8300">
      <w:pPr>
        <w:spacing w:after="160" w:line="279" w:lineRule="auto"/>
        <w:jc w:val="left"/>
        <w:rPr>
          <w:rFonts w:ascii="Aptos" w:hAnsi="Aptos" w:eastAsia="MS Mincho" w:cs="Arial"/>
          <w:lang w:val="en-GB" w:eastAsia="ja-JP"/>
        </w:rPr>
      </w:pPr>
      <w:r w:rsidRPr="002D50F6">
        <w:rPr>
          <w:rFonts w:ascii="Aptos" w:hAnsi="Aptos" w:eastAsia="Aptos" w:cs="Arial"/>
          <w:kern w:val="2"/>
          <w:lang w:eastAsia="en-US"/>
          <w14:ligatures w14:val="standardContextual"/>
        </w:rPr>
        <w:t xml:space="preserve">Please refer to Section </w:t>
      </w:r>
      <w:r w:rsidRPr="002D50F6">
        <w:rPr>
          <w:rFonts w:ascii="Aptos" w:hAnsi="Aptos" w:eastAsia="MS Mincho" w:cs="Arial"/>
          <w:lang w:val="en-GB" w:eastAsia="ja-JP"/>
        </w:rPr>
        <w:t xml:space="preserve">5.1.1. above. </w:t>
      </w:r>
    </w:p>
    <w:tbl>
      <w:tblPr>
        <w:tblStyle w:val="TableGrid1"/>
        <w:tblW w:w="0" w:type="auto"/>
        <w:tblLook w:val="04A0" w:firstRow="1" w:lastRow="0" w:firstColumn="1" w:lastColumn="0" w:noHBand="0" w:noVBand="1"/>
      </w:tblPr>
      <w:tblGrid>
        <w:gridCol w:w="4508"/>
        <w:gridCol w:w="4508"/>
      </w:tblGrid>
      <w:tr w:rsidRPr="002D50F6" w:rsidR="004429DF" w:rsidTr="00C1475B" w14:paraId="395374C3" w14:textId="77777777">
        <w:tc>
          <w:tcPr>
            <w:tcW w:w="4508" w:type="dxa"/>
          </w:tcPr>
          <w:p w:rsidRPr="002D50F6" w:rsidR="004429DF" w:rsidP="004429DF" w:rsidRDefault="004429DF" w14:paraId="4A15E4B0"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3C1527" w:rsidP="003C1527" w:rsidRDefault="003C1527" w14:paraId="7C5ED7C7"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6 of the Electronic Commerce Law</w:t>
            </w:r>
          </w:p>
          <w:p w:rsidRPr="002D50F6" w:rsidR="004429DF" w:rsidP="003C1527" w:rsidRDefault="003C1527" w14:paraId="44F2FFFD" w14:textId="5D88EA0C">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6 of the Regulation</w:t>
            </w:r>
          </w:p>
        </w:tc>
      </w:tr>
    </w:tbl>
    <w:p w:rsidRPr="002D50F6" w:rsidR="004429DF" w:rsidP="004429DF" w:rsidRDefault="004429DF" w14:paraId="51B32D3D" w14:textId="77777777">
      <w:pPr>
        <w:spacing w:after="160" w:line="279" w:lineRule="auto"/>
        <w:jc w:val="left"/>
        <w:rPr>
          <w:rFonts w:ascii="Aptos" w:hAnsi="Aptos" w:eastAsia="MS Mincho" w:cs="Arial"/>
          <w:lang w:val="en-GB" w:eastAsia="ja-JP"/>
        </w:rPr>
      </w:pPr>
    </w:p>
    <w:p w:rsidRPr="002D50F6" w:rsidR="004429DF" w:rsidP="004429DF" w:rsidRDefault="004429DF" w14:paraId="61DB532D" w14:textId="77777777">
      <w:pPr>
        <w:numPr>
          <w:ilvl w:val="2"/>
          <w:numId w:val="15"/>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Are there any consent requirements specific to B2B marketing under the laws? </w:t>
      </w:r>
      <w:r w:rsidRPr="002D50F6">
        <w:rPr>
          <w:rFonts w:ascii="Aptos" w:hAnsi="Aptos" w:eastAsia="Aptos" w:cs="Arial"/>
          <w:i/>
          <w:iCs/>
          <w:kern w:val="2"/>
          <w:lang w:eastAsia="en-US"/>
          <w14:ligatures w14:val="standardContextual"/>
        </w:rPr>
        <w:t xml:space="preserve">(Please include requirements from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and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/mms marketing laws, as applicable)</w:t>
      </w:r>
    </w:p>
    <w:p w:rsidRPr="002D50F6" w:rsidR="0049375A" w:rsidP="0049375A" w:rsidRDefault="0049375A" w14:paraId="40C48272" w14:textId="77777777">
      <w:pPr>
        <w:spacing w:after="160" w:line="259" w:lineRule="auto"/>
        <w:contextualSpacing/>
        <w:jc w:val="left"/>
        <w:rPr>
          <w:rFonts w:ascii="Aptos" w:hAnsi="Aptos" w:eastAsia="Aptos" w:cs="Arial"/>
          <w:i/>
          <w:iCs/>
          <w:kern w:val="2"/>
          <w:lang w:eastAsia="en-US"/>
          <w14:ligatures w14:val="standardContextual"/>
        </w:rPr>
      </w:pPr>
    </w:p>
    <w:p w:rsidRPr="002D50F6" w:rsidR="0049375A" w:rsidP="00B72299" w:rsidRDefault="0049375A" w14:paraId="51A37793" w14:textId="06164FEA">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Turkish law does not impose any </w:t>
      </w:r>
      <w:r w:rsidRPr="002D50F6" w:rsidR="00F85872">
        <w:rPr>
          <w:rFonts w:ascii="Aptos" w:hAnsi="Aptos" w:eastAsia="Aptos" w:cs="Arial"/>
          <w:kern w:val="2"/>
          <w:lang w:eastAsia="en-US"/>
          <w14:ligatures w14:val="standardContextual"/>
        </w:rPr>
        <w:t xml:space="preserve">specific </w:t>
      </w:r>
      <w:r w:rsidRPr="002D50F6">
        <w:rPr>
          <w:rFonts w:ascii="Aptos" w:hAnsi="Aptos" w:eastAsia="Aptos" w:cs="Arial"/>
          <w:kern w:val="2"/>
          <w:lang w:eastAsia="en-US"/>
          <w14:ligatures w14:val="standardContextual"/>
        </w:rPr>
        <w:t>consent requirements specifically applicable to B2B marketing.</w:t>
      </w:r>
    </w:p>
    <w:p w:rsidRPr="002D50F6" w:rsidR="004429DF" w:rsidP="004429DF" w:rsidRDefault="004429DF" w14:paraId="3612D345" w14:textId="77777777">
      <w:pPr>
        <w:spacing w:after="160" w:line="259" w:lineRule="auto"/>
        <w:ind w:left="600"/>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525C6DE1" w14:textId="77777777">
        <w:tc>
          <w:tcPr>
            <w:tcW w:w="4508" w:type="dxa"/>
          </w:tcPr>
          <w:p w:rsidRPr="002D50F6" w:rsidR="004429DF" w:rsidP="004429DF" w:rsidRDefault="004429DF" w14:paraId="0B3FC374"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49375A" w14:paraId="2839F443" w14:textId="02ADB35B">
            <w:pPr xmlns:w="http://schemas.openxmlformats.org/wordprocessingml/2006/main">
              <w:spacing w:after="0"/>
              <w:jc w:val="left"/>
              <w:rPr>
                <w:rFonts w:ascii="Aptos" w:hAnsi="Aptos" w:cs="Arial"/>
                <w:kern w:val="2"/>
                <w:lang w:val="en-GB" w:eastAsia="en-US"/>
                <w14:ligatures xmlns:w14="http://schemas.microsoft.com/office/word/2010/wordml" w14:val="standardContextual"/>
              </w:rPr>
            </w:pPr>
            <w:r>
              <w:rPr xmlns:w="http://schemas.openxmlformats.org/wordprocessingml/2006/main">
                <w:rFonts w:ascii="Aptos" w:hAnsi="Aptos" w:cs="Arial"/>
                <w:color w:val="156082" w:themeColor="accent1"/>
                <w:kern w:val="2"/>
                <w:lang w:val="en-GB" w:eastAsia="en-US"/>
                <w14:ligatures xmlns:w14="http://schemas.microsoft.com/office/word/2010/wordml" w14:val="standardContextual"/>
              </w:rPr>
              <w:t>Not Applicable</w:t>
            </w:r>
            <w:del w:id="5" w:author="GN Validator" w:date="2026-07-01T12:45:03Z">
              <w:r>
                <w:rPr xmlns:w="http://schemas.openxmlformats.org/wordprocessingml/2006/main">
                  <w:rFonts w:ascii="Aptos" w:hAnsi="Aptos" w:cs="Arial"/>
                  <w:color w:val="156082" w:themeColor="accent1"/>
                  <w:kern w:val="2"/>
                  <w:lang w:val="en-GB" w:eastAsia="en-US"/>
                  <w14:ligatures xmlns:w14="http://schemas.microsoft.com/office/word/2010/wordml" w14:val="standardContextual"/>
                </w:rPr>
                <w:delText>.</w:delText>
              </w:r>
            </w:del>
          </w:p>
        </w:tc>
      </w:tr>
    </w:tbl>
    <w:p w:rsidRPr="002D50F6" w:rsidR="004429DF" w:rsidDel="005E1172" w:rsidP="004429DF" w:rsidRDefault="004429DF" w14:paraId="3EF02BC7" w14:textId="77777777">
      <w:pPr>
        <w:spacing w:after="160" w:line="279" w:lineRule="auto"/>
        <w:jc w:val="left"/>
        <w:rPr>
          <w:rFonts w:ascii="Aptos" w:hAnsi="Aptos" w:eastAsia="MS Mincho" w:cs="Arial"/>
          <w:lang w:val="en-GB" w:eastAsia="ja-JP"/>
        </w:rPr>
      </w:pPr>
    </w:p>
    <w:p w:rsidRPr="002D50F6" w:rsidR="004429DF" w:rsidP="004429DF" w:rsidRDefault="004429DF" w14:paraId="1ECC3F5F"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5.3.</w:t>
      </w:r>
      <w:r w:rsidRPr="002D50F6">
        <w:rPr>
          <w:rFonts w:ascii="Aptos" w:hAnsi="Aptos" w:eastAsia="MS Mincho" w:cs="Arial"/>
          <w:lang w:val="en-GB" w:eastAsia="ja-JP"/>
        </w:rPr>
        <w:t xml:space="preserve"> </w:t>
      </w:r>
      <w:r w:rsidRPr="002D50F6">
        <w:rPr>
          <w:rFonts w:ascii="Aptos" w:hAnsi="Aptos" w:eastAsia="MS Mincho" w:cs="Arial"/>
          <w:b/>
          <w:bCs/>
          <w:lang w:val="en-GB" w:eastAsia="ja-JP"/>
        </w:rPr>
        <w:t>Automated calls and messages</w:t>
      </w:r>
    </w:p>
    <w:p w:rsidRPr="002D50F6" w:rsidR="004429DF" w:rsidP="004429DF" w:rsidRDefault="004429DF" w14:paraId="1CA7DD54" w14:textId="77777777">
      <w:pPr>
        <w:spacing w:after="160" w:line="279" w:lineRule="auto"/>
        <w:jc w:val="left"/>
        <w:rPr>
          <w:rFonts w:ascii="Aptos" w:hAnsi="Aptos" w:eastAsia="MS Mincho" w:cs="Arial"/>
          <w:i/>
          <w:iCs/>
          <w:lang w:val="en-GB" w:eastAsia="ja-JP"/>
        </w:rPr>
      </w:pPr>
      <w:r w:rsidRPr="002D50F6">
        <w:rPr>
          <w:rFonts w:ascii="Aptos" w:hAnsi="Aptos" w:eastAsia="MS Mincho" w:cs="Arial"/>
          <w:b/>
          <w:bCs/>
          <w:lang w:val="en-GB" w:eastAsia="ja-JP"/>
        </w:rPr>
        <w:t>5.3.1.</w:t>
      </w:r>
      <w:r w:rsidRPr="002D50F6">
        <w:rPr>
          <w:rFonts w:ascii="Aptos" w:hAnsi="Aptos" w:eastAsia="MS Mincho" w:cs="Arial"/>
          <w:lang w:val="en-GB" w:eastAsia="ja-JP"/>
        </w:rPr>
        <w:t xml:space="preserve"> Are automated calls permitted for B2B telemarketing? </w:t>
      </w:r>
      <w:r w:rsidRPr="002D50F6">
        <w:rPr>
          <w:rFonts w:ascii="Aptos" w:hAnsi="Aptos" w:eastAsia="MS Mincho" w:cs="Arial"/>
          <w:i/>
          <w:iCs/>
          <w:lang w:val="en-GB" w:eastAsia="ja-JP"/>
        </w:rPr>
        <w:t>(Please include the legal bases available for automated calls)</w:t>
      </w:r>
    </w:p>
    <w:p w:rsidRPr="002D50F6" w:rsidR="00933A1B" w:rsidP="00933A1B" w:rsidRDefault="00F16DC0" w14:paraId="68E9AB1F" w14:textId="54984A1F">
      <w:pPr>
        <w:spacing w:after="160" w:line="279" w:lineRule="auto"/>
        <w:rPr>
          <w:rFonts w:ascii="Aptos" w:hAnsi="Aptos" w:eastAsia="MS Mincho" w:cs="Arial"/>
          <w:lang w:val="en-GB" w:eastAsia="ja-JP"/>
        </w:rPr>
      </w:pPr>
      <w:r w:rsidRPr="002D50F6">
        <w:rPr>
          <w:rFonts w:ascii="Aptos" w:hAnsi="Aptos" w:eastAsia="MS Mincho" w:cs="Arial"/>
          <w:lang w:val="en-GB" w:eastAsia="ja-JP"/>
        </w:rPr>
        <w:t>Please refer to Section 4.6.1. above</w:t>
      </w:r>
    </w:p>
    <w:tbl>
      <w:tblPr>
        <w:tblStyle w:val="TableGrid1"/>
        <w:tblW w:w="0" w:type="auto"/>
        <w:tblLook w:val="04A0" w:firstRow="1" w:lastRow="0" w:firstColumn="1" w:lastColumn="0" w:noHBand="0" w:noVBand="1"/>
      </w:tblPr>
      <w:tblGrid>
        <w:gridCol w:w="4508"/>
        <w:gridCol w:w="4508"/>
      </w:tblGrid>
      <w:tr w:rsidRPr="002D50F6" w:rsidR="004429DF" w:rsidTr="00C1475B" w14:paraId="0BF43E9A" w14:textId="77777777">
        <w:tc>
          <w:tcPr>
            <w:tcW w:w="4508" w:type="dxa"/>
          </w:tcPr>
          <w:p w:rsidRPr="002D50F6" w:rsidR="004429DF" w:rsidP="004429DF" w:rsidRDefault="004429DF" w14:paraId="6EE2B3BC"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933A1B" w14:paraId="0A16136F" w14:textId="132B8777">
            <w:pPr xmlns:w="http://schemas.openxmlformats.org/wordprocessingml/2006/main">
              <w:spacing w:after="0"/>
              <w:jc w:val="left"/>
              <w:rPr>
                <w:rFonts w:ascii="Aptos" w:hAnsi="Aptos" w:cs="Arial"/>
                <w:kern w:val="2"/>
                <w:lang w:val="en-GB" w:eastAsia="en-US"/>
                <w14:ligatures xmlns:w14="http://schemas.microsoft.com/office/word/2010/wordml" w14:val="standardContextual"/>
              </w:rPr>
            </w:pPr>
            <w:r>
              <w:rPr xmlns:w="http://schemas.openxmlformats.org/wordprocessingml/2006/main">
                <w:rFonts w:ascii="Aptos" w:hAnsi="Aptos" w:cs="Arial"/>
                <w:color w:val="156082" w:themeColor="accent1"/>
                <w:kern w:val="2"/>
                <w:lang w:val="en-GB" w:eastAsia="en-US"/>
                <w14:ligatures xmlns:w14="http://schemas.microsoft.com/office/word/2010/wordml" w14:val="standardContextual"/>
              </w:rPr>
              <w:t>Not Applicable</w:t>
            </w:r>
            <w:del w:id="6" w:author="GN Validator" w:date="2026-07-01T12:45:03Z">
              <w:r>
                <w:rPr xmlns:w="http://schemas.openxmlformats.org/wordprocessingml/2006/main">
                  <w:rFonts w:ascii="Aptos" w:hAnsi="Aptos" w:cs="Arial"/>
                  <w:color w:val="156082" w:themeColor="accent1"/>
                  <w:kern w:val="2"/>
                  <w:lang w:val="en-GB" w:eastAsia="en-US"/>
                  <w14:ligatures xmlns:w14="http://schemas.microsoft.com/office/word/2010/wordml" w14:val="standardContextual"/>
                </w:rPr>
                <w:delText xml:space="preserve">. </w:delText>
              </w:r>
            </w:del>
          </w:p>
        </w:tc>
      </w:tr>
    </w:tbl>
    <w:p w:rsidRPr="002D50F6" w:rsidR="004429DF" w:rsidP="004429DF" w:rsidRDefault="004429DF" w14:paraId="3412530B" w14:textId="77777777">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 xml:space="preserve"> </w:t>
      </w:r>
    </w:p>
    <w:p w:rsidRPr="002D50F6" w:rsidR="004429DF" w:rsidP="004429DF" w:rsidRDefault="004429DF" w14:paraId="3E089035" w14:textId="77777777">
      <w:pPr>
        <w:spacing w:after="160" w:line="279" w:lineRule="auto"/>
        <w:jc w:val="left"/>
        <w:rPr>
          <w:rFonts w:ascii="Aptos" w:hAnsi="Aptos" w:eastAsia="MS Mincho" w:cs="Arial"/>
          <w:i/>
          <w:iCs/>
          <w:lang w:val="en-GB" w:eastAsia="ja-JP"/>
        </w:rPr>
      </w:pPr>
      <w:r w:rsidRPr="002D50F6">
        <w:rPr>
          <w:rFonts w:ascii="Aptos" w:hAnsi="Aptos" w:eastAsia="MS Mincho" w:cs="Arial"/>
          <w:b/>
          <w:bCs/>
          <w:lang w:val="en-GB" w:eastAsia="ja-JP"/>
        </w:rPr>
        <w:t>5.3.2.</w:t>
      </w:r>
      <w:r w:rsidRPr="002D50F6">
        <w:rPr>
          <w:rFonts w:ascii="Aptos" w:hAnsi="Aptos" w:eastAsia="MS Mincho" w:cs="Arial"/>
          <w:lang w:val="en-GB" w:eastAsia="ja-JP"/>
        </w:rPr>
        <w:t xml:space="preserve"> </w:t>
      </w:r>
      <w:r w:rsidRPr="002D50F6">
        <w:rPr>
          <w:rFonts w:ascii="Aptos" w:hAnsi="Aptos" w:eastAsia="MS Mincho" w:cs="Arial"/>
          <w:lang w:eastAsia="ja-JP"/>
        </w:rPr>
        <w:t xml:space="preserve">Are automated texts permitted for B2B </w:t>
      </w:r>
      <w:proofErr w:type="spellStart"/>
      <w:r w:rsidRPr="002D50F6">
        <w:rPr>
          <w:rFonts w:ascii="Aptos" w:hAnsi="Aptos" w:eastAsia="MS Mincho" w:cs="Arial"/>
          <w:lang w:eastAsia="ja-JP"/>
        </w:rPr>
        <w:t>sms</w:t>
      </w:r>
      <w:proofErr w:type="spellEnd"/>
      <w:r w:rsidRPr="002D50F6">
        <w:rPr>
          <w:rFonts w:ascii="Aptos" w:hAnsi="Aptos" w:eastAsia="MS Mincho" w:cs="Arial"/>
          <w:lang w:eastAsia="ja-JP"/>
        </w:rPr>
        <w:t xml:space="preserve">/mms marketing? </w:t>
      </w:r>
      <w:r w:rsidRPr="002D50F6">
        <w:rPr>
          <w:rFonts w:ascii="Aptos" w:hAnsi="Aptos" w:eastAsia="MS Mincho" w:cs="Arial"/>
          <w:i/>
          <w:iCs/>
          <w:lang w:val="en-GB" w:eastAsia="ja-JP"/>
        </w:rPr>
        <w:t>(Please include the legal bases available for automated messages)</w:t>
      </w:r>
    </w:p>
    <w:p w:rsidRPr="002D50F6" w:rsidR="00F16DC0" w:rsidP="00F16DC0" w:rsidRDefault="00F16DC0" w14:paraId="13909A9C" w14:textId="7B039C83">
      <w:pPr>
        <w:spacing w:after="160" w:line="279" w:lineRule="auto"/>
        <w:rPr>
          <w:rFonts w:ascii="Aptos" w:hAnsi="Aptos" w:eastAsia="MS Mincho" w:cs="Arial"/>
          <w:lang w:val="en-GB" w:eastAsia="ja-JP"/>
        </w:rPr>
      </w:pPr>
      <w:r w:rsidRPr="002D50F6">
        <w:rPr>
          <w:rFonts w:ascii="Aptos" w:hAnsi="Aptos" w:eastAsia="MS Mincho" w:cs="Arial"/>
          <w:lang w:val="en-GB" w:eastAsia="ja-JP"/>
        </w:rPr>
        <w:t>Please refer to Section 4.6.2. above</w:t>
      </w:r>
    </w:p>
    <w:tbl>
      <w:tblPr>
        <w:tblStyle w:val="TableGrid1"/>
        <w:tblW w:w="0" w:type="auto"/>
        <w:tblLook w:val="04A0" w:firstRow="1" w:lastRow="0" w:firstColumn="1" w:lastColumn="0" w:noHBand="0" w:noVBand="1"/>
      </w:tblPr>
      <w:tblGrid>
        <w:gridCol w:w="4508"/>
        <w:gridCol w:w="4508"/>
      </w:tblGrid>
      <w:tr w:rsidRPr="002D50F6" w:rsidR="004429DF" w:rsidTr="00C1475B" w14:paraId="750B108B" w14:textId="77777777">
        <w:tc>
          <w:tcPr>
            <w:tcW w:w="4508" w:type="dxa"/>
          </w:tcPr>
          <w:p w:rsidRPr="002D50F6" w:rsidR="004429DF" w:rsidP="004429DF" w:rsidRDefault="004429DF" w14:paraId="69911878"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933A1B" w14:paraId="7E649DEA" w14:textId="674D892F">
            <w:pPr xmlns:w="http://schemas.openxmlformats.org/wordprocessingml/2006/main">
              <w:spacing w:after="0"/>
              <w:jc w:val="left"/>
              <w:rPr>
                <w:rFonts w:ascii="Aptos" w:hAnsi="Aptos" w:cs="Arial"/>
                <w:kern w:val="2"/>
                <w:lang w:val="en-GB" w:eastAsia="en-US"/>
                <w14:ligatures xmlns:w14="http://schemas.microsoft.com/office/word/2010/wordml" w14:val="standardContextual"/>
              </w:rPr>
            </w:pPr>
            <w:r>
              <w:rPr xmlns:w="http://schemas.openxmlformats.org/wordprocessingml/2006/main">
                <w:rFonts w:ascii="Aptos" w:hAnsi="Aptos" w:cs="Arial"/>
                <w:color w:val="156082" w:themeColor="accent1"/>
                <w:kern w:val="2"/>
                <w:lang w:val="en-GB" w:eastAsia="en-US"/>
                <w14:ligatures xmlns:w14="http://schemas.microsoft.com/office/word/2010/wordml" w14:val="standardContextual"/>
              </w:rPr>
              <w:t>Not Applicable</w:t>
            </w:r>
            <w:del w:id="7" w:author="GN Validator" w:date="2026-07-01T12:45:03Z">
              <w:r>
                <w:rPr xmlns:w="http://schemas.openxmlformats.org/wordprocessingml/2006/main">
                  <w:rFonts w:ascii="Aptos" w:hAnsi="Aptos" w:cs="Arial"/>
                  <w:color w:val="156082" w:themeColor="accent1"/>
                  <w:kern w:val="2"/>
                  <w:lang w:val="en-GB" w:eastAsia="en-US"/>
                  <w14:ligatures xmlns:w14="http://schemas.microsoft.com/office/word/2010/wordml" w14:val="standardContextual"/>
                </w:rPr>
                <w:delText>.</w:delText>
              </w:r>
            </w:del>
          </w:p>
        </w:tc>
      </w:tr>
    </w:tbl>
    <w:p w:rsidRPr="002D50F6" w:rsidR="004429DF" w:rsidP="004429DF" w:rsidRDefault="004429DF" w14:paraId="44868C1F" w14:textId="77777777">
      <w:pPr>
        <w:spacing w:after="160" w:line="279" w:lineRule="auto"/>
        <w:jc w:val="left"/>
        <w:rPr>
          <w:rFonts w:ascii="Aptos" w:hAnsi="Aptos" w:eastAsia="MS Mincho" w:cs="Arial"/>
          <w:lang w:val="en-GB" w:eastAsia="ja-JP"/>
        </w:rPr>
      </w:pPr>
    </w:p>
    <w:p w:rsidRPr="002D50F6" w:rsidR="004429DF" w:rsidP="004429DF" w:rsidRDefault="004429DF" w14:paraId="78BA6331"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5.4.</w:t>
      </w:r>
      <w:r w:rsidRPr="002D50F6">
        <w:rPr>
          <w:rFonts w:ascii="Aptos" w:hAnsi="Aptos" w:eastAsia="MS Mincho" w:cs="Arial"/>
          <w:lang w:val="en-GB" w:eastAsia="ja-JP"/>
        </w:rPr>
        <w:t xml:space="preserve">  </w:t>
      </w:r>
      <w:r w:rsidRPr="002D50F6">
        <w:rPr>
          <w:rFonts w:ascii="Aptos" w:hAnsi="Aptos" w:eastAsia="MS Mincho" w:cs="Arial"/>
          <w:b/>
          <w:bCs/>
          <w:lang w:val="en-GB" w:eastAsia="ja-JP"/>
        </w:rPr>
        <w:t>Cold calls/Prospecting</w:t>
      </w:r>
    </w:p>
    <w:p w:rsidRPr="002D50F6" w:rsidR="004429DF" w:rsidP="004429DF" w:rsidRDefault="004429DF" w14:paraId="217C3827" w14:textId="77777777">
      <w:pPr>
        <w:spacing w:after="160" w:line="279" w:lineRule="auto"/>
        <w:jc w:val="left"/>
        <w:rPr>
          <w:rFonts w:ascii="Aptos" w:hAnsi="Aptos" w:eastAsia="MS Mincho" w:cs="Arial"/>
          <w:i/>
          <w:iCs/>
          <w:lang w:val="en-GB" w:eastAsia="ja-JP"/>
        </w:rPr>
      </w:pPr>
      <w:r w:rsidRPr="002D50F6">
        <w:rPr>
          <w:rFonts w:ascii="Aptos" w:hAnsi="Aptos" w:eastAsia="MS Mincho" w:cs="Arial"/>
          <w:b/>
          <w:bCs/>
          <w:lang w:val="en-GB" w:eastAsia="ja-JP"/>
        </w:rPr>
        <w:t xml:space="preserve">5.4.1. </w:t>
      </w:r>
      <w:r w:rsidRPr="002D50F6">
        <w:rPr>
          <w:rFonts w:ascii="Aptos" w:hAnsi="Aptos" w:eastAsia="MS Mincho" w:cs="Arial"/>
          <w:lang w:val="en-GB" w:eastAsia="ja-JP"/>
        </w:rPr>
        <w:t xml:space="preserve">Are cold calls for B2B telemarketing permitted? </w:t>
      </w:r>
      <w:r w:rsidRPr="002D50F6">
        <w:rPr>
          <w:rFonts w:ascii="Aptos" w:hAnsi="Aptos" w:eastAsia="MS Mincho" w:cs="Arial"/>
          <w:i/>
          <w:iCs/>
          <w:lang w:val="en-GB" w:eastAsia="ja-JP"/>
        </w:rPr>
        <w:t>(Please include the legal bases available for making cold calls)</w:t>
      </w:r>
    </w:p>
    <w:p w:rsidRPr="002D50F6" w:rsidR="00F16DC0" w:rsidP="00F16DC0" w:rsidRDefault="00F16DC0" w14:paraId="30A7EB03" w14:textId="4C192094">
      <w:pPr>
        <w:spacing w:after="160" w:line="279" w:lineRule="auto"/>
        <w:rPr>
          <w:rFonts w:ascii="Aptos" w:hAnsi="Aptos" w:eastAsia="MS Mincho" w:cs="Arial"/>
          <w:lang w:val="en-GB" w:eastAsia="ja-JP"/>
        </w:rPr>
      </w:pPr>
      <w:r w:rsidRPr="002D50F6">
        <w:rPr>
          <w:rFonts w:ascii="Aptos" w:hAnsi="Aptos" w:eastAsia="MS Mincho" w:cs="Arial"/>
          <w:lang w:val="en-GB" w:eastAsia="ja-JP"/>
        </w:rPr>
        <w:t>Please refer to Section 4.7.1. above</w:t>
      </w:r>
    </w:p>
    <w:tbl>
      <w:tblPr>
        <w:tblStyle w:val="TableGrid1"/>
        <w:tblW w:w="0" w:type="auto"/>
        <w:tblLook w:val="04A0" w:firstRow="1" w:lastRow="0" w:firstColumn="1" w:lastColumn="0" w:noHBand="0" w:noVBand="1"/>
      </w:tblPr>
      <w:tblGrid>
        <w:gridCol w:w="4508"/>
        <w:gridCol w:w="4508"/>
      </w:tblGrid>
      <w:tr w:rsidRPr="002D50F6" w:rsidR="004429DF" w:rsidTr="00C1475B" w14:paraId="33C7D48F" w14:textId="77777777">
        <w:tc>
          <w:tcPr>
            <w:tcW w:w="4508" w:type="dxa"/>
          </w:tcPr>
          <w:p w:rsidRPr="002D50F6" w:rsidR="004429DF" w:rsidP="004429DF" w:rsidRDefault="004429DF" w14:paraId="3582F2A1"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933A1B" w14:paraId="7BA2E8BF" w14:textId="4A8586D1">
            <w:pPr xmlns:w="http://schemas.openxmlformats.org/wordprocessingml/2006/main">
              <w:spacing w:after="0"/>
              <w:jc w:val="left"/>
              <w:rPr>
                <w:rFonts w:ascii="Aptos" w:hAnsi="Aptos" w:cs="Arial"/>
                <w:kern w:val="2"/>
                <w:lang w:val="en-GB" w:eastAsia="en-US"/>
                <w14:ligatures xmlns:w14="http://schemas.microsoft.com/office/word/2010/wordml" w14:val="standardContextual"/>
              </w:rPr>
            </w:pPr>
            <w:r>
              <w:rPr xmlns:w="http://schemas.openxmlformats.org/wordprocessingml/2006/main">
                <w:rFonts w:ascii="Aptos" w:hAnsi="Aptos" w:cs="Arial"/>
                <w:color w:val="156082" w:themeColor="accent1"/>
                <w:kern w:val="2"/>
                <w:lang w:val="en-GB" w:eastAsia="en-US"/>
                <w14:ligatures xmlns:w14="http://schemas.microsoft.com/office/word/2010/wordml" w14:val="standardContextual"/>
              </w:rPr>
              <w:t>Not Applicable</w:t>
            </w:r>
            <w:del w:id="8" w:author="GN Validator" w:date="2026-07-01T12:45:03Z">
              <w:r>
                <w:rPr xmlns:w="http://schemas.openxmlformats.org/wordprocessingml/2006/main">
                  <w:rFonts w:ascii="Aptos" w:hAnsi="Aptos" w:cs="Arial"/>
                  <w:color w:val="156082" w:themeColor="accent1"/>
                  <w:kern w:val="2"/>
                  <w:lang w:val="en-GB" w:eastAsia="en-US"/>
                  <w14:ligatures xmlns:w14="http://schemas.microsoft.com/office/word/2010/wordml" w14:val="standardContextual"/>
                </w:rPr>
                <w:delText>.</w:delText>
              </w:r>
            </w:del>
          </w:p>
        </w:tc>
      </w:tr>
    </w:tbl>
    <w:p w:rsidRPr="002D50F6" w:rsidR="004429DF" w:rsidP="004429DF" w:rsidRDefault="004429DF" w14:paraId="14323E74" w14:textId="77777777">
      <w:pPr>
        <w:spacing w:after="160" w:line="279" w:lineRule="auto"/>
        <w:jc w:val="left"/>
        <w:rPr>
          <w:rFonts w:ascii="Aptos" w:hAnsi="Aptos" w:eastAsia="MS Mincho" w:cs="Arial"/>
          <w:lang w:val="en-GB" w:eastAsia="ja-JP"/>
        </w:rPr>
      </w:pPr>
    </w:p>
    <w:p w:rsidRPr="002D50F6" w:rsidR="004429DF" w:rsidP="004429DF" w:rsidRDefault="004429DF" w14:paraId="6692AD13" w14:textId="77777777">
      <w:pPr>
        <w:spacing w:after="160" w:line="279" w:lineRule="auto"/>
        <w:jc w:val="left"/>
        <w:rPr>
          <w:rFonts w:ascii="Aptos" w:hAnsi="Aptos" w:eastAsia="MS Mincho" w:cs="Arial"/>
          <w:lang w:val="en-GB" w:eastAsia="ja-JP"/>
        </w:rPr>
      </w:pPr>
      <w:r w:rsidRPr="002D50F6">
        <w:rPr>
          <w:rFonts w:ascii="Aptos" w:hAnsi="Aptos" w:eastAsia="MS Mincho" w:cs="Arial"/>
          <w:b/>
          <w:bCs/>
          <w:lang w:val="en-GB" w:eastAsia="ja-JP"/>
        </w:rPr>
        <w:t xml:space="preserve">5.4.2. </w:t>
      </w:r>
      <w:r w:rsidRPr="002D50F6">
        <w:rPr>
          <w:rFonts w:ascii="Aptos" w:hAnsi="Aptos" w:eastAsia="MS Mincho" w:cs="Arial"/>
          <w:lang w:val="en-GB" w:eastAsia="ja-JP"/>
        </w:rPr>
        <w:t>Is it permissible to make cold calls to obtain consent for future B2B telemarketing? If yes, what are the conditions to execute such calls?</w:t>
      </w:r>
    </w:p>
    <w:p w:rsidRPr="002D50F6" w:rsidR="00F16DC0" w:rsidP="00F16DC0" w:rsidRDefault="00F16DC0" w14:paraId="022C976E" w14:textId="71605CE7">
      <w:pPr>
        <w:spacing w:after="160" w:line="279" w:lineRule="auto"/>
        <w:rPr>
          <w:rFonts w:ascii="Aptos" w:hAnsi="Aptos" w:eastAsia="MS Mincho" w:cs="Arial"/>
          <w:lang w:val="en-GB" w:eastAsia="ja-JP"/>
        </w:rPr>
      </w:pPr>
      <w:r w:rsidRPr="002D50F6">
        <w:rPr>
          <w:rFonts w:ascii="Aptos" w:hAnsi="Aptos" w:eastAsia="MS Mincho" w:cs="Arial"/>
          <w:lang w:val="en-GB" w:eastAsia="ja-JP"/>
        </w:rPr>
        <w:t>Please refer to Section 4.7.2. above</w:t>
      </w:r>
    </w:p>
    <w:tbl>
      <w:tblPr>
        <w:tblStyle w:val="TableGrid1"/>
        <w:tblW w:w="0" w:type="auto"/>
        <w:tblLook w:val="04A0" w:firstRow="1" w:lastRow="0" w:firstColumn="1" w:lastColumn="0" w:noHBand="0" w:noVBand="1"/>
      </w:tblPr>
      <w:tblGrid>
        <w:gridCol w:w="4508"/>
        <w:gridCol w:w="4508"/>
      </w:tblGrid>
      <w:tr w:rsidRPr="002D50F6" w:rsidR="004429DF" w:rsidTr="00C1475B" w14:paraId="0C4CB4EF" w14:textId="77777777">
        <w:tc>
          <w:tcPr>
            <w:tcW w:w="4508" w:type="dxa"/>
          </w:tcPr>
          <w:p w:rsidRPr="002D50F6" w:rsidR="004429DF" w:rsidP="004429DF" w:rsidRDefault="004429DF" w14:paraId="24068FF0"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933A1B" w14:paraId="2ACCC274" w14:textId="7F91E18E">
            <w:pPr xmlns:w="http://schemas.openxmlformats.org/wordprocessingml/2006/main">
              <w:spacing w:after="0"/>
              <w:jc w:val="left"/>
              <w:rPr>
                <w:rFonts w:ascii="Aptos" w:hAnsi="Aptos" w:cs="Arial"/>
                <w:kern w:val="2"/>
                <w:lang w:val="en-GB" w:eastAsia="en-US"/>
                <w14:ligatures xmlns:w14="http://schemas.microsoft.com/office/word/2010/wordml" w14:val="standardContextual"/>
              </w:rPr>
            </w:pPr>
            <w:r>
              <w:rPr xmlns:w="http://schemas.openxmlformats.org/wordprocessingml/2006/main">
                <w:rFonts w:ascii="Aptos" w:hAnsi="Aptos" w:cs="Arial"/>
                <w:color w:val="156082" w:themeColor="accent1"/>
                <w:kern w:val="2"/>
                <w:lang w:val="en-GB" w:eastAsia="en-US"/>
                <w14:ligatures xmlns:w14="http://schemas.microsoft.com/office/word/2010/wordml" w14:val="standardContextual"/>
              </w:rPr>
              <w:t>Not Applicable</w:t>
            </w:r>
            <w:del w:id="9" w:author="GN Validator" w:date="2026-07-01T12:45:03Z">
              <w:r>
                <w:rPr xmlns:w="http://schemas.openxmlformats.org/wordprocessingml/2006/main">
                  <w:rFonts w:ascii="Aptos" w:hAnsi="Aptos" w:cs="Arial"/>
                  <w:color w:val="156082" w:themeColor="accent1"/>
                  <w:kern w:val="2"/>
                  <w:lang w:val="en-GB" w:eastAsia="en-US"/>
                  <w14:ligatures xmlns:w14="http://schemas.microsoft.com/office/word/2010/wordml" w14:val="standardContextual"/>
                </w:rPr>
                <w:delText>.</w:delText>
              </w:r>
            </w:del>
          </w:p>
        </w:tc>
      </w:tr>
    </w:tbl>
    <w:p w:rsidRPr="002D50F6" w:rsidR="004429DF" w:rsidP="004429DF" w:rsidRDefault="004429DF" w14:paraId="75C5F1AA" w14:textId="77777777">
      <w:pPr>
        <w:spacing w:after="160" w:line="279" w:lineRule="auto"/>
        <w:jc w:val="left"/>
        <w:rPr>
          <w:rFonts w:ascii="Aptos" w:hAnsi="Aptos" w:eastAsia="MS Mincho" w:cs="Arial"/>
          <w:lang w:val="en-GB" w:eastAsia="ja-JP"/>
        </w:rPr>
      </w:pPr>
    </w:p>
    <w:p w:rsidRPr="002D50F6" w:rsidR="004429DF" w:rsidP="004429DF" w:rsidRDefault="004429DF" w14:paraId="45D4F37B"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 xml:space="preserve">6.2. </w:t>
      </w:r>
      <w:proofErr w:type="spellStart"/>
      <w:r w:rsidRPr="002D50F6">
        <w:rPr>
          <w:rFonts w:ascii="Aptos" w:hAnsi="Aptos" w:eastAsia="MS Mincho" w:cs="Arial"/>
          <w:b/>
          <w:bCs/>
          <w:lang w:val="en-GB" w:eastAsia="ja-JP"/>
        </w:rPr>
        <w:t>Opt</w:t>
      </w:r>
      <w:proofErr w:type="spellEnd"/>
      <w:r w:rsidRPr="002D50F6">
        <w:rPr>
          <w:rFonts w:ascii="Aptos" w:hAnsi="Aptos" w:eastAsia="MS Mincho" w:cs="Arial"/>
          <w:b/>
          <w:bCs/>
          <w:lang w:val="en-GB" w:eastAsia="ja-JP"/>
        </w:rPr>
        <w:t xml:space="preserve"> out Lists</w:t>
      </w:r>
    </w:p>
    <w:p w:rsidRPr="002D50F6" w:rsidR="004429DF" w:rsidP="004429DF" w:rsidRDefault="004429DF" w14:paraId="158D7EBE" w14:textId="77777777">
      <w:pPr>
        <w:numPr>
          <w:ilvl w:val="2"/>
          <w:numId w:val="11"/>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Are there any national opt-out lists for </w:t>
      </w:r>
      <w:proofErr w:type="spellStart"/>
      <w:r w:rsidRPr="002D50F6">
        <w:rPr>
          <w:rFonts w:ascii="Aptos" w:hAnsi="Aptos" w:eastAsia="Aptos" w:cs="Arial"/>
          <w:kern w:val="2"/>
          <w:lang w:eastAsia="en-US"/>
          <w14:ligatures w14:val="standardContextual"/>
        </w:rPr>
        <w:t>emarketing</w:t>
      </w:r>
      <w:proofErr w:type="spellEnd"/>
      <w:r w:rsidRPr="002D50F6">
        <w:rPr>
          <w:rFonts w:ascii="Aptos" w:hAnsi="Aptos" w:eastAsia="Aptos" w:cs="Arial"/>
          <w:kern w:val="2"/>
          <w:lang w:eastAsia="en-US"/>
          <w14:ligatures w14:val="standardContextual"/>
        </w:rPr>
        <w:t xml:space="preserve"> or any other relevant lists? </w:t>
      </w:r>
      <w:r w:rsidRPr="002D50F6">
        <w:rPr>
          <w:rFonts w:ascii="Aptos" w:hAnsi="Aptos" w:eastAsia="Aptos" w:cs="Arial"/>
          <w:i/>
          <w:iCs/>
          <w:kern w:val="2"/>
          <w:lang w:eastAsia="en-US"/>
          <w14:ligatures w14:val="standardContextual"/>
        </w:rPr>
        <w:t>(If yes, please provide the link)</w:t>
      </w:r>
    </w:p>
    <w:p w:rsidRPr="002D50F6" w:rsidR="00933A1B" w:rsidP="00933A1B" w:rsidRDefault="00933A1B" w14:paraId="637B72C0" w14:textId="77777777">
      <w:pPr>
        <w:spacing w:after="160" w:line="259" w:lineRule="auto"/>
        <w:contextualSpacing/>
        <w:jc w:val="left"/>
        <w:rPr>
          <w:rFonts w:ascii="Aptos" w:hAnsi="Aptos" w:eastAsia="Aptos" w:cs="Arial"/>
          <w:i/>
          <w:iCs/>
          <w:kern w:val="2"/>
          <w:lang w:eastAsia="en-US"/>
          <w14:ligatures w14:val="standardContextual"/>
        </w:rPr>
      </w:pPr>
    </w:p>
    <w:p w:rsidRPr="002D50F6" w:rsidR="00933A1B" w:rsidP="00933A1B" w:rsidRDefault="00933A1B" w14:paraId="48137591" w14:textId="77777777">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There are no national opt-out lists in Turkish legislation; however, all commercial electronic messages are required to be transferred to the MMS. The MMS is a national centralized platform where all service providers record their up-to-date commercial electronic message consents. Recipients can provide consent as well as exercise their right to withdraw existing consents on the MMS. All consents must be transferred to the MMS within three days of being obtained; consents that are not transferred are deemed invalid pursuant to Article 7/12 of the Regulation.</w:t>
      </w:r>
    </w:p>
    <w:p w:rsidRPr="002D50F6" w:rsidR="00933A1B" w:rsidP="00933A1B" w:rsidRDefault="00933A1B" w14:paraId="4285E0D1" w14:textId="77777777">
      <w:pPr>
        <w:spacing w:after="160" w:line="259" w:lineRule="auto"/>
        <w:contextualSpacing/>
        <w:rPr>
          <w:rFonts w:ascii="Aptos" w:hAnsi="Aptos" w:eastAsia="Aptos" w:cs="Arial"/>
          <w:kern w:val="2"/>
          <w:lang w:eastAsia="en-US"/>
          <w14:ligatures w14:val="standardContextual"/>
        </w:rPr>
      </w:pPr>
    </w:p>
    <w:p w:rsidRPr="002D50F6" w:rsidR="00933A1B" w:rsidP="00933A1B" w:rsidRDefault="00933A1B" w14:paraId="79761806" w14:textId="78694849">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Through the MMS platform, users can easily view and manage which service providers or brands they have granted permission to contact them, as well as which communication channels (phone calls, messages, or emails) they have approved. This centralized system, accessible via iys.org.tr, allows users to manage their permissions for each communication channel as needed.</w:t>
      </w:r>
    </w:p>
    <w:p w:rsidRPr="002D50F6" w:rsidR="00933A1B" w:rsidP="00933A1B" w:rsidRDefault="00933A1B" w14:paraId="30926208" w14:textId="77777777">
      <w:pPr>
        <w:spacing w:after="160" w:line="259" w:lineRule="auto"/>
        <w:contextualSpacing/>
        <w:jc w:val="left"/>
        <w:rPr>
          <w:rFonts w:ascii="Aptos" w:hAnsi="Aptos" w:eastAsia="Aptos" w:cs="Arial"/>
          <w:i/>
          <w:iCs/>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0ABD8BE0" w14:textId="77777777">
        <w:tc>
          <w:tcPr>
            <w:tcW w:w="4508" w:type="dxa"/>
          </w:tcPr>
          <w:p w:rsidRPr="002D50F6" w:rsidR="004429DF" w:rsidP="004429DF" w:rsidRDefault="004429DF" w14:paraId="7043F651"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933A1B" w14:paraId="7A4D8393" w14:textId="4A3A2791">
            <w:pPr>
              <w:spacing w:after="0"/>
              <w:jc w:val="left"/>
              <w:rPr>
                <w:rFonts w:ascii="Aptos" w:hAnsi="Aptos" w:cs="Arial"/>
                <w:kern w:val="2"/>
                <w:lang w:val="en-GB" w:eastAsia="en-US"/>
                <w14:ligatures w14:val="standardContextual"/>
              </w:rPr>
            </w:pPr>
            <w:r w:rsidRPr="002D50F6">
              <w:rPr>
                <w:rFonts w:ascii="Aptos" w:hAnsi="Aptos" w:cs="Arial"/>
                <w:color w:val="000000" w:themeColor="text1"/>
                <w:kern w:val="2"/>
                <w:lang w:val="en-GB" w:eastAsia="en-US"/>
                <w14:ligatures w14:val="standardContextual"/>
              </w:rPr>
              <w:t>Article 7 (12) of the Regulation</w:t>
            </w:r>
          </w:p>
        </w:tc>
      </w:tr>
    </w:tbl>
    <w:p w:rsidRPr="002D50F6" w:rsidR="004429DF" w:rsidP="004429DF" w:rsidRDefault="004429DF" w14:paraId="24ABD264" w14:textId="77777777">
      <w:pPr>
        <w:spacing w:after="160" w:line="259" w:lineRule="auto"/>
        <w:ind w:left="720"/>
        <w:contextualSpacing/>
        <w:jc w:val="left"/>
        <w:rPr>
          <w:rFonts w:ascii="Aptos" w:hAnsi="Aptos" w:eastAsia="Aptos" w:cs="Arial"/>
          <w:i/>
          <w:iCs/>
          <w:kern w:val="2"/>
          <w:lang w:eastAsia="en-US"/>
          <w14:ligatures w14:val="standardContextual"/>
        </w:rPr>
      </w:pPr>
    </w:p>
    <w:p w:rsidRPr="002D50F6" w:rsidR="004429DF" w:rsidP="004429DF" w:rsidRDefault="004429DF" w14:paraId="6EB2FAC7" w14:textId="77777777">
      <w:pPr>
        <w:numPr>
          <w:ilvl w:val="2"/>
          <w:numId w:val="11"/>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Are there any national opt-out lists for telemarketing or any other relevant lists, such as a Reassigned Numbers list? </w:t>
      </w:r>
      <w:r w:rsidRPr="002D50F6">
        <w:rPr>
          <w:rFonts w:ascii="Aptos" w:hAnsi="Aptos" w:eastAsia="Aptos" w:cs="Arial"/>
          <w:i/>
          <w:iCs/>
          <w:kern w:val="2"/>
          <w:lang w:eastAsia="en-US"/>
          <w14:ligatures w14:val="standardContextual"/>
        </w:rPr>
        <w:t>(If yes, please provide the link)</w:t>
      </w:r>
    </w:p>
    <w:p w:rsidRPr="002D50F6" w:rsidR="00933A1B" w:rsidP="00933A1B" w:rsidRDefault="00933A1B" w14:paraId="1133FC51" w14:textId="77777777">
      <w:pPr>
        <w:spacing w:after="160" w:line="259" w:lineRule="auto"/>
        <w:contextualSpacing/>
        <w:jc w:val="left"/>
        <w:rPr>
          <w:rFonts w:ascii="Aptos" w:hAnsi="Aptos" w:eastAsia="Aptos" w:cs="Arial"/>
          <w:i/>
          <w:iCs/>
          <w:kern w:val="2"/>
          <w:lang w:eastAsia="en-US"/>
          <w14:ligatures w14:val="standardContextual"/>
        </w:rPr>
      </w:pPr>
    </w:p>
    <w:p w:rsidRPr="002D50F6" w:rsidR="00933A1B" w:rsidP="00933A1B" w:rsidRDefault="00933A1B" w14:paraId="1FD5DC1B" w14:textId="2CE10EC7">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Please refer to </w:t>
      </w:r>
      <w:r w:rsidRPr="002D50F6" w:rsidR="00A94D71">
        <w:rPr>
          <w:rFonts w:ascii="Aptos" w:hAnsi="Aptos" w:eastAsia="Aptos" w:cs="Arial"/>
          <w:kern w:val="2"/>
          <w:lang w:eastAsia="en-US"/>
          <w14:ligatures w14:val="standardContextual"/>
        </w:rPr>
        <w:t>S</w:t>
      </w:r>
      <w:r w:rsidRPr="002D50F6">
        <w:rPr>
          <w:rFonts w:ascii="Aptos" w:hAnsi="Aptos" w:eastAsia="Aptos" w:cs="Arial"/>
          <w:kern w:val="2"/>
          <w:lang w:eastAsia="en-US"/>
          <w14:ligatures w14:val="standardContextual"/>
        </w:rPr>
        <w:t xml:space="preserve">ection 6.2.1. </w:t>
      </w:r>
      <w:r w:rsidRPr="002D50F6" w:rsidR="00A94D71">
        <w:rPr>
          <w:rFonts w:ascii="Aptos" w:hAnsi="Aptos" w:eastAsia="Aptos" w:cs="Arial"/>
          <w:kern w:val="2"/>
          <w:lang w:eastAsia="en-US"/>
          <w14:ligatures w14:val="standardContextual"/>
        </w:rPr>
        <w:t>above.</w:t>
      </w:r>
    </w:p>
    <w:p w:rsidRPr="002D50F6" w:rsidR="00933A1B" w:rsidP="00933A1B" w:rsidRDefault="00933A1B" w14:paraId="29B1FAE0"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0A81FF22" w14:textId="77777777">
        <w:tc>
          <w:tcPr>
            <w:tcW w:w="4508" w:type="dxa"/>
          </w:tcPr>
          <w:p w:rsidRPr="002D50F6" w:rsidR="004429DF" w:rsidP="004429DF" w:rsidRDefault="004429DF" w14:paraId="634B83D3"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933A1B" w14:paraId="630D2645" w14:textId="2793FA8A">
            <w:pPr xmlns:w="http://schemas.openxmlformats.org/wordprocessingml/2006/main">
              <w:spacing w:after="0"/>
              <w:jc w:val="left"/>
              <w:rPr>
                <w:rFonts w:ascii="Aptos" w:hAnsi="Aptos" w:cs="Arial"/>
                <w:kern w:val="2"/>
                <w:lang w:val="en-GB" w:eastAsia="en-US"/>
                <w14:ligatures xmlns:w14="http://schemas.microsoft.com/office/word/2010/wordml" w14:val="standardContextual"/>
              </w:rPr>
            </w:pPr>
            <w:r>
              <w:rPr xmlns:w="http://schemas.openxmlformats.org/wordprocessingml/2006/main">
                <w:rFonts w:ascii="Aptos" w:hAnsi="Aptos" w:cs="Arial"/>
                <w:color w:val="156082" w:themeColor="accent1"/>
                <w:kern w:val="2"/>
                <w:lang w:val="en-GB" w:eastAsia="en-US"/>
                <w14:ligatures xmlns:w14="http://schemas.microsoft.com/office/word/2010/wordml" w14:val="standardContextual"/>
              </w:rPr>
              <w:t>Not Applicable</w:t>
            </w:r>
            <w:del w:id="10" w:author="GN Validator" w:date="2026-07-01T12:45:03Z">
              <w:r>
                <w:rPr xmlns:w="http://schemas.openxmlformats.org/wordprocessingml/2006/main">
                  <w:rFonts w:ascii="Aptos" w:hAnsi="Aptos" w:cs="Arial"/>
                  <w:color w:val="156082" w:themeColor="accent1"/>
                  <w:kern w:val="2"/>
                  <w:lang w:val="en-GB" w:eastAsia="en-US"/>
                  <w14:ligatures xmlns:w14="http://schemas.microsoft.com/office/word/2010/wordml" w14:val="standardContextual"/>
                </w:rPr>
                <w:delText>.</w:delText>
              </w:r>
            </w:del>
          </w:p>
        </w:tc>
      </w:tr>
    </w:tbl>
    <w:p w:rsidRPr="002D50F6" w:rsidR="004429DF" w:rsidP="004429DF" w:rsidRDefault="004429DF" w14:paraId="38257B91" w14:textId="77777777">
      <w:pPr>
        <w:spacing w:after="160" w:line="259" w:lineRule="auto"/>
        <w:ind w:left="720"/>
        <w:contextualSpacing/>
        <w:jc w:val="left"/>
        <w:rPr>
          <w:rFonts w:ascii="Aptos" w:hAnsi="Aptos" w:eastAsia="Aptos" w:cs="Arial"/>
          <w:i/>
          <w:iCs/>
          <w:kern w:val="2"/>
          <w:lang w:eastAsia="en-US"/>
          <w14:ligatures w14:val="standardContextual"/>
        </w:rPr>
      </w:pPr>
    </w:p>
    <w:p w:rsidRPr="002D50F6" w:rsidR="004429DF" w:rsidP="004429DF" w:rsidRDefault="004429DF" w14:paraId="110236B5" w14:textId="77777777">
      <w:pPr>
        <w:numPr>
          <w:ilvl w:val="2"/>
          <w:numId w:val="11"/>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Are there any national opt-out lists for </w:t>
      </w:r>
      <w:proofErr w:type="spellStart"/>
      <w:r w:rsidRPr="002D50F6">
        <w:rPr>
          <w:rFonts w:ascii="Aptos" w:hAnsi="Aptos" w:eastAsia="Aptos" w:cs="Arial"/>
          <w:kern w:val="2"/>
          <w:lang w:eastAsia="en-US"/>
          <w14:ligatures w14:val="standardContextual"/>
        </w:rPr>
        <w:t>sms</w:t>
      </w:r>
      <w:proofErr w:type="spellEnd"/>
      <w:r w:rsidRPr="002D50F6">
        <w:rPr>
          <w:rFonts w:ascii="Aptos" w:hAnsi="Aptos" w:eastAsia="Aptos" w:cs="Arial"/>
          <w:kern w:val="2"/>
          <w:lang w:eastAsia="en-US"/>
          <w14:ligatures w14:val="standardContextual"/>
        </w:rPr>
        <w:t xml:space="preserve">/mms marketing or any other relevant lists, such as a Reassigned Numbers list? </w:t>
      </w:r>
      <w:r w:rsidRPr="002D50F6">
        <w:rPr>
          <w:rFonts w:ascii="Aptos" w:hAnsi="Aptos" w:eastAsia="Aptos" w:cs="Arial"/>
          <w:i/>
          <w:iCs/>
          <w:kern w:val="2"/>
          <w:lang w:eastAsia="en-US"/>
          <w14:ligatures w14:val="standardContextual"/>
        </w:rPr>
        <w:t>(If yes, please provide the link)</w:t>
      </w:r>
    </w:p>
    <w:p w:rsidRPr="002D50F6" w:rsidR="00933A1B" w:rsidP="00933A1B" w:rsidRDefault="00933A1B" w14:paraId="4BABB1BA" w14:textId="77777777">
      <w:pPr>
        <w:spacing w:after="160" w:line="259" w:lineRule="auto"/>
        <w:contextualSpacing/>
        <w:jc w:val="left"/>
        <w:rPr>
          <w:rFonts w:ascii="Aptos" w:hAnsi="Aptos" w:eastAsia="Aptos" w:cs="Arial"/>
          <w:i/>
          <w:iCs/>
          <w:kern w:val="2"/>
          <w:lang w:eastAsia="en-US"/>
          <w14:ligatures w14:val="standardContextual"/>
        </w:rPr>
      </w:pPr>
    </w:p>
    <w:p w:rsidRPr="002D50F6" w:rsidR="00933A1B" w:rsidP="00933A1B" w:rsidRDefault="00933A1B" w14:paraId="73C2919E" w14:textId="104E1CF0">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Please refer to </w:t>
      </w:r>
      <w:r w:rsidRPr="002D50F6" w:rsidR="00A94D71">
        <w:rPr>
          <w:rFonts w:ascii="Aptos" w:hAnsi="Aptos" w:eastAsia="Aptos" w:cs="Arial"/>
          <w:kern w:val="2"/>
          <w:lang w:eastAsia="en-US"/>
          <w14:ligatures w14:val="standardContextual"/>
        </w:rPr>
        <w:t>S</w:t>
      </w:r>
      <w:r w:rsidRPr="002D50F6">
        <w:rPr>
          <w:rFonts w:ascii="Aptos" w:hAnsi="Aptos" w:eastAsia="Aptos" w:cs="Arial"/>
          <w:kern w:val="2"/>
          <w:lang w:eastAsia="en-US"/>
          <w14:ligatures w14:val="standardContextual"/>
        </w:rPr>
        <w:t>ection 6.2.1.</w:t>
      </w:r>
      <w:r w:rsidRPr="002D50F6" w:rsidR="00A94D71">
        <w:rPr>
          <w:rFonts w:ascii="Aptos" w:hAnsi="Aptos" w:eastAsia="Aptos" w:cs="Arial"/>
          <w:kern w:val="2"/>
          <w:lang w:eastAsia="en-US"/>
          <w14:ligatures w14:val="standardContextual"/>
        </w:rPr>
        <w:t xml:space="preserve"> above.</w:t>
      </w:r>
    </w:p>
    <w:p w:rsidRPr="002D50F6" w:rsidR="00933A1B" w:rsidP="00933A1B" w:rsidRDefault="00933A1B" w14:paraId="47820A45" w14:textId="77777777">
      <w:pPr>
        <w:spacing w:after="160" w:line="259" w:lineRule="auto"/>
        <w:ind w:left="720"/>
        <w:contextualSpacing/>
        <w:jc w:val="left"/>
        <w:rPr>
          <w:rFonts w:ascii="Aptos" w:hAnsi="Aptos" w:eastAsia="Aptos" w:cs="Arial"/>
          <w:i/>
          <w:iCs/>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11CA1A82" w14:textId="77777777">
        <w:tc>
          <w:tcPr>
            <w:tcW w:w="4508" w:type="dxa"/>
          </w:tcPr>
          <w:p w:rsidRPr="002D50F6" w:rsidR="004429DF" w:rsidP="004429DF" w:rsidRDefault="004429DF" w14:paraId="1CF966BE"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933A1B" w14:paraId="26E74837" w14:textId="0598BA63">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1167AD5E" w14:textId="77777777">
      <w:pPr>
        <w:spacing w:after="160" w:line="279" w:lineRule="auto"/>
        <w:jc w:val="left"/>
        <w:rPr>
          <w:rFonts w:ascii="Aptos" w:hAnsi="Aptos" w:eastAsia="MS Mincho" w:cs="Arial"/>
          <w:lang w:val="en-GB" w:eastAsia="ja-JP"/>
        </w:rPr>
      </w:pPr>
    </w:p>
    <w:p w:rsidRPr="002D50F6" w:rsidR="004429DF" w:rsidP="004429DF" w:rsidRDefault="004429DF" w14:paraId="5172B535" w14:textId="77777777">
      <w:pPr>
        <w:numPr>
          <w:ilvl w:val="2"/>
          <w:numId w:val="11"/>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Is there a fee for accessing or using the list?</w:t>
      </w:r>
    </w:p>
    <w:p w:rsidRPr="002D50F6" w:rsidR="00933A1B" w:rsidP="00933A1B" w:rsidRDefault="00933A1B" w14:paraId="050B1769" w14:textId="77777777">
      <w:pPr>
        <w:spacing w:after="160" w:line="259" w:lineRule="auto"/>
        <w:contextualSpacing/>
        <w:jc w:val="left"/>
        <w:rPr>
          <w:rFonts w:ascii="Aptos" w:hAnsi="Aptos" w:eastAsia="Aptos" w:cs="Arial"/>
          <w:kern w:val="2"/>
          <w:lang w:eastAsia="en-US"/>
          <w14:ligatures w14:val="standardContextual"/>
        </w:rPr>
      </w:pPr>
    </w:p>
    <w:p w:rsidRPr="002D50F6" w:rsidR="00446487" w:rsidP="00446487" w:rsidRDefault="00446487" w14:paraId="027EF691" w14:textId="77777777">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Please refer to Section 6.2.1. above.</w:t>
      </w:r>
    </w:p>
    <w:p w:rsidRPr="002D50F6" w:rsidR="00446487" w:rsidP="00446487" w:rsidRDefault="00446487" w14:paraId="4B83E4E1"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38451B03" w14:textId="77777777">
        <w:trPr>
          <w:trHeight w:val="300"/>
        </w:trPr>
        <w:tc>
          <w:tcPr>
            <w:tcW w:w="4508" w:type="dxa"/>
          </w:tcPr>
          <w:p w:rsidRPr="002D50F6" w:rsidR="004429DF" w:rsidP="004429DF" w:rsidRDefault="004429DF" w14:paraId="389E85BA"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933A1B" w14:paraId="347CF162" w14:textId="5CC04B9F">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4E2A16D5" w14:textId="77777777">
      <w:pPr>
        <w:spacing w:after="160" w:line="279" w:lineRule="auto"/>
        <w:jc w:val="left"/>
        <w:rPr>
          <w:rFonts w:ascii="Aptos" w:hAnsi="Aptos" w:eastAsia="MS Mincho" w:cs="Arial"/>
          <w:b/>
          <w:bCs/>
          <w:lang w:val="en-GB" w:eastAsia="ja-JP"/>
        </w:rPr>
      </w:pPr>
    </w:p>
    <w:p w:rsidRPr="002D50F6" w:rsidR="004429DF" w:rsidP="004429DF" w:rsidRDefault="004429DF" w14:paraId="3FBAD3ED"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7. Enforcement</w:t>
      </w:r>
    </w:p>
    <w:p w:rsidRPr="002D50F6" w:rsidR="004429DF" w:rsidP="004429DF" w:rsidRDefault="004429DF" w14:paraId="7D61102C"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7.1. Civil liability</w:t>
      </w:r>
    </w:p>
    <w:p w:rsidRPr="002D50F6" w:rsidR="003F6654" w:rsidP="002707A8" w:rsidRDefault="004429DF" w14:paraId="4EB27A38" w14:textId="4A107C98">
      <w:pPr>
        <w:spacing w:after="160" w:line="279" w:lineRule="auto"/>
        <w:jc w:val="left"/>
        <w:rPr>
          <w:rFonts w:ascii="Aptos" w:hAnsi="Aptos" w:eastAsia="MS Mincho" w:cs="Arial"/>
          <w:lang w:eastAsia="ja-JP"/>
        </w:rPr>
      </w:pPr>
      <w:r w:rsidRPr="002D50F6">
        <w:rPr>
          <w:rFonts w:ascii="Aptos" w:hAnsi="Aptos" w:eastAsia="MS Mincho" w:cs="Arial"/>
          <w:lang w:eastAsia="ja-JP"/>
        </w:rPr>
        <w:t>7.1.1. Do the laws provide for civil liability?</w:t>
      </w:r>
    </w:p>
    <w:p w:rsidRPr="002D50F6" w:rsidR="002707A8" w:rsidP="002707A8" w:rsidRDefault="002707A8" w14:paraId="2DE83772" w14:textId="2C94F7FF">
      <w:pPr>
        <w:spacing w:after="160" w:line="279" w:lineRule="auto"/>
        <w:jc w:val="left"/>
        <w:rPr>
          <w:rFonts w:ascii="Aptos" w:hAnsi="Aptos" w:eastAsia="MS Mincho" w:cs="Arial"/>
          <w:lang w:eastAsia="ja-JP"/>
        </w:rPr>
      </w:pPr>
      <w:r w:rsidRPr="002D50F6">
        <w:rPr>
          <w:rFonts w:ascii="Aptos" w:hAnsi="Aptos" w:eastAsia="MS Mincho" w:cs="Arial"/>
          <w:lang w:eastAsia="ja-JP"/>
        </w:rPr>
        <w:t xml:space="preserve">Yes, </w:t>
      </w:r>
      <w:r w:rsidRPr="002D50F6" w:rsidR="00446487">
        <w:rPr>
          <w:rFonts w:ascii="Aptos" w:hAnsi="Aptos" w:eastAsia="MS Mincho" w:cs="Arial"/>
          <w:lang w:eastAsia="ja-JP"/>
        </w:rPr>
        <w:t>n</w:t>
      </w:r>
      <w:r w:rsidRPr="002D50F6" w:rsidR="00826723">
        <w:rPr>
          <w:rFonts w:ascii="Aptos" w:hAnsi="Aptos" w:eastAsia="MS Mincho" w:cs="Arial"/>
          <w:lang w:eastAsia="ja-JP"/>
        </w:rPr>
        <w:t>on-compliance with the applicable direct marketing and data protection rules may result in civil liability.</w:t>
      </w:r>
    </w:p>
    <w:tbl>
      <w:tblPr>
        <w:tblStyle w:val="TableGrid1"/>
        <w:tblW w:w="0" w:type="auto"/>
        <w:tblLook w:val="04A0" w:firstRow="1" w:lastRow="0" w:firstColumn="1" w:lastColumn="0" w:noHBand="0" w:noVBand="1"/>
      </w:tblPr>
      <w:tblGrid>
        <w:gridCol w:w="4508"/>
        <w:gridCol w:w="4508"/>
      </w:tblGrid>
      <w:tr w:rsidRPr="002D50F6" w:rsidR="004429DF" w:rsidTr="00C1475B" w14:paraId="7DC417FB" w14:textId="77777777">
        <w:tc>
          <w:tcPr>
            <w:tcW w:w="4508" w:type="dxa"/>
          </w:tcPr>
          <w:p w:rsidRPr="002D50F6" w:rsidR="004429DF" w:rsidP="004429DF" w:rsidRDefault="004429DF" w14:paraId="63F8A8E9"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826723" w14:paraId="5574D2B4" w14:textId="45B2A5C5">
            <w:pPr xmlns:w="http://schemas.openxmlformats.org/wordprocessingml/2006/main">
              <w:spacing w:after="0"/>
              <w:jc w:val="left"/>
              <w:rPr>
                <w:rFonts w:ascii="Aptos" w:hAnsi="Aptos" w:cs="Arial"/>
                <w:kern w:val="2"/>
                <w:lang w:val="en-GB" w:eastAsia="en-US"/>
                <w14:ligatures xmlns:w14="http://schemas.microsoft.com/office/word/2010/wordml" w14:val="standardContextual"/>
              </w:rPr>
            </w:pPr>
            <w:r>
              <w:rPr xmlns:w="http://schemas.openxmlformats.org/wordprocessingml/2006/main">
                <w:rFonts w:ascii="Aptos" w:hAnsi="Aptos" w:cs="Arial"/>
                <w:color w:val="156082" w:themeColor="accent1"/>
                <w:kern w:val="2"/>
                <w:lang w:val="en-GB" w:eastAsia="en-US"/>
                <w14:ligatures xmlns:w14="http://schemas.microsoft.com/office/word/2010/wordml" w14:val="standardContextual"/>
              </w:rPr>
              <w:t>Not Applicable</w:t>
            </w:r>
            <w:del w:id="11" w:author="GN Validator" w:date="2026-07-01T12:45:03Z">
              <w:r>
                <w:rPr xmlns:w="http://schemas.openxmlformats.org/wordprocessingml/2006/main">
                  <w:rFonts w:ascii="Aptos" w:hAnsi="Aptos" w:cs="Arial"/>
                  <w:color w:val="156082" w:themeColor="accent1"/>
                  <w:kern w:val="2"/>
                  <w:lang w:val="en-GB" w:eastAsia="en-US"/>
                  <w14:ligatures xmlns:w14="http://schemas.microsoft.com/office/word/2010/wordml" w14:val="standardContextual"/>
                </w:rPr>
                <w:delText xml:space="preserve">. </w:delText>
              </w:r>
            </w:del>
          </w:p>
        </w:tc>
      </w:tr>
    </w:tbl>
    <w:p w:rsidRPr="002D50F6" w:rsidR="004429DF" w:rsidP="004429DF" w:rsidRDefault="004429DF" w14:paraId="66D8FB28" w14:textId="77777777">
      <w:pPr>
        <w:spacing w:after="160" w:line="279" w:lineRule="auto"/>
        <w:jc w:val="left"/>
        <w:rPr>
          <w:rFonts w:ascii="Aptos" w:hAnsi="Aptos" w:eastAsia="MS Mincho" w:cs="Arial"/>
          <w:lang w:val="en-GB" w:eastAsia="ja-JP"/>
        </w:rPr>
      </w:pPr>
    </w:p>
    <w:p w:rsidRPr="002D50F6" w:rsidR="004429DF" w:rsidP="004429DF" w:rsidRDefault="004429DF" w14:paraId="2D281ADA" w14:textId="77777777">
      <w:pPr>
        <w:spacing w:after="160" w:line="279" w:lineRule="auto"/>
        <w:jc w:val="left"/>
        <w:rPr>
          <w:rFonts w:ascii="Aptos" w:hAnsi="Aptos" w:eastAsia="MS Mincho" w:cs="Arial"/>
          <w:i/>
          <w:iCs/>
          <w:lang w:val="en-GB" w:eastAsia="ja-JP"/>
        </w:rPr>
      </w:pPr>
      <w:r w:rsidRPr="002D50F6">
        <w:rPr>
          <w:rFonts w:ascii="Aptos" w:hAnsi="Aptos" w:eastAsia="MS Mincho" w:cs="Arial"/>
          <w:lang w:val="en-GB" w:eastAsia="ja-JP"/>
        </w:rPr>
        <w:t xml:space="preserve">7.1.2. What monetary penalties are available under the law(s)? </w:t>
      </w:r>
      <w:r w:rsidRPr="002D50F6">
        <w:rPr>
          <w:rFonts w:ascii="Aptos" w:hAnsi="Aptos" w:eastAsia="MS Mincho" w:cs="Arial"/>
          <w:i/>
          <w:iCs/>
          <w:lang w:val="en-GB" w:eastAsia="ja-JP"/>
        </w:rPr>
        <w:t>(Please describe the violations and the respective penalty schemes, as applicable)</w:t>
      </w:r>
    </w:p>
    <w:p w:rsidRPr="002D50F6" w:rsidR="00826723" w:rsidP="00826723" w:rsidRDefault="00826723" w14:paraId="7DF7A54B" w14:textId="0117FA1D">
      <w:pPr>
        <w:spacing w:after="160" w:line="279" w:lineRule="auto"/>
        <w:rPr>
          <w:rFonts w:ascii="Aptos" w:hAnsi="Aptos" w:eastAsia="MS Mincho" w:cs="Arial"/>
          <w:lang w:val="en-GB" w:eastAsia="ja-JP"/>
        </w:rPr>
      </w:pPr>
      <w:r w:rsidRPr="002D50F6">
        <w:rPr>
          <w:rFonts w:ascii="Aptos" w:hAnsi="Aptos" w:eastAsia="MS Mincho" w:cs="Arial"/>
          <w:lang w:val="en-GB" w:eastAsia="ja-JP"/>
        </w:rPr>
        <w:t xml:space="preserve">Under Article 12 of the Electronic Commerce Law, the Ministry of </w:t>
      </w:r>
      <w:r w:rsidRPr="002D50F6" w:rsidR="006162D5">
        <w:rPr>
          <w:rFonts w:ascii="Aptos" w:hAnsi="Aptos" w:eastAsia="MS Mincho" w:cs="Arial"/>
          <w:lang w:val="en-GB" w:eastAsia="ja-JP"/>
        </w:rPr>
        <w:t>Trade</w:t>
      </w:r>
      <w:r w:rsidRPr="002D50F6">
        <w:rPr>
          <w:rFonts w:ascii="Aptos" w:hAnsi="Aptos" w:eastAsia="MS Mincho" w:cs="Arial"/>
          <w:lang w:val="en-GB" w:eastAsia="ja-JP"/>
        </w:rPr>
        <w:t xml:space="preserve"> is authorized to impose administrative fines on service providers </w:t>
      </w:r>
      <w:r w:rsidRPr="002D50F6" w:rsidR="006162D5">
        <w:rPr>
          <w:rFonts w:ascii="Aptos" w:hAnsi="Aptos" w:eastAsia="MS Mincho" w:cs="Arial"/>
          <w:lang w:val="en-GB" w:eastAsia="ja-JP"/>
        </w:rPr>
        <w:t>that</w:t>
      </w:r>
      <w:r w:rsidRPr="002D50F6">
        <w:rPr>
          <w:rFonts w:ascii="Aptos" w:hAnsi="Aptos" w:eastAsia="MS Mincho" w:cs="Arial"/>
          <w:lang w:val="en-GB" w:eastAsia="ja-JP"/>
        </w:rPr>
        <w:t xml:space="preserve"> fail to comply with the  requirements </w:t>
      </w:r>
      <w:r w:rsidRPr="002D50F6" w:rsidR="006162D5">
        <w:rPr>
          <w:rFonts w:ascii="Aptos" w:hAnsi="Aptos" w:eastAsia="MS Mincho" w:cs="Arial"/>
          <w:lang w:val="en-GB" w:eastAsia="ja-JP"/>
        </w:rPr>
        <w:t>of</w:t>
      </w:r>
      <w:r w:rsidRPr="002D50F6">
        <w:rPr>
          <w:rFonts w:ascii="Aptos" w:hAnsi="Aptos" w:eastAsia="MS Mincho" w:cs="Arial"/>
          <w:lang w:val="en-GB" w:eastAsia="ja-JP"/>
        </w:rPr>
        <w:t xml:space="preserve"> the Electronic Commerce Law and Regulation. Accordingly, the following administrative fines may apply </w:t>
      </w:r>
      <w:r w:rsidRPr="002D50F6" w:rsidR="006162D5">
        <w:rPr>
          <w:rFonts w:ascii="Aptos" w:hAnsi="Aptos" w:eastAsia="MS Mincho" w:cs="Arial"/>
          <w:lang w:val="en-GB" w:eastAsia="ja-JP"/>
        </w:rPr>
        <w:t>in</w:t>
      </w:r>
      <w:r w:rsidRPr="002D50F6">
        <w:rPr>
          <w:rFonts w:ascii="Aptos" w:hAnsi="Aptos" w:eastAsia="MS Mincho" w:cs="Arial"/>
          <w:lang w:val="en-GB" w:eastAsia="ja-JP"/>
        </w:rPr>
        <w:t xml:space="preserve"> </w:t>
      </w:r>
      <w:hyperlink w:history="1" r:id="rId14">
        <w:r w:rsidRPr="002D50F6">
          <w:rPr>
            <w:rStyle w:val="Hyperlink"/>
            <w:rFonts w:ascii="Aptos" w:hAnsi="Aptos" w:eastAsia="MS Mincho" w:cs="Arial"/>
            <w:lang w:val="en-GB" w:eastAsia="ja-JP"/>
          </w:rPr>
          <w:t>2026</w:t>
        </w:r>
      </w:hyperlink>
      <w:r w:rsidRPr="002D50F6">
        <w:rPr>
          <w:rFonts w:ascii="Aptos" w:hAnsi="Aptos" w:eastAsia="MS Mincho" w:cs="Arial"/>
          <w:lang w:val="en-GB" w:eastAsia="ja-JP"/>
        </w:rPr>
        <w:t>:</w:t>
      </w:r>
    </w:p>
    <w:p w:rsidRPr="002D50F6" w:rsidR="00826723" w:rsidP="00D072B7" w:rsidRDefault="00826723" w14:paraId="2C569702" w14:textId="3B8F6754">
      <w:pPr>
        <w:pStyle w:val="ListParagraph"/>
        <w:numPr>
          <w:ilvl w:val="0"/>
          <w:numId w:val="16"/>
        </w:numPr>
        <w:spacing w:after="160" w:line="279" w:lineRule="auto"/>
        <w:rPr>
          <w:rFonts w:ascii="Aptos" w:hAnsi="Aptos" w:eastAsia="MS Mincho" w:cs="Arial"/>
          <w:i/>
          <w:iCs/>
          <w:lang w:val="en-GB" w:eastAsia="ja-JP"/>
        </w:rPr>
      </w:pPr>
      <w:r w:rsidRPr="002D50F6">
        <w:rPr>
          <w:rFonts w:ascii="Aptos" w:hAnsi="Aptos" w:eastAsia="MS Mincho" w:cs="Arial"/>
          <w:i/>
          <w:iCs/>
          <w:lang w:val="en-GB" w:eastAsia="ja-JP"/>
        </w:rPr>
        <w:t>Failure to obtain as required by the Law: fines ranging from TRY 2,</w:t>
      </w:r>
      <w:r w:rsidRPr="002D50F6" w:rsidR="003D740D">
        <w:rPr>
          <w:rFonts w:ascii="Aptos" w:hAnsi="Aptos" w:eastAsia="MS Mincho" w:cs="Arial"/>
          <w:i/>
          <w:iCs/>
          <w:lang w:val="en-GB" w:eastAsia="ja-JP"/>
        </w:rPr>
        <w:t>859</w:t>
      </w:r>
      <w:r w:rsidRPr="002D50F6">
        <w:rPr>
          <w:rFonts w:ascii="Aptos" w:hAnsi="Aptos" w:eastAsia="MS Mincho" w:cs="Arial"/>
          <w:i/>
          <w:iCs/>
          <w:lang w:val="en-GB" w:eastAsia="ja-JP"/>
        </w:rPr>
        <w:t xml:space="preserve"> (approx.</w:t>
      </w:r>
      <w:r w:rsidRPr="002D50F6" w:rsidR="006162D5">
        <w:rPr>
          <w:rFonts w:ascii="Aptos" w:hAnsi="Aptos" w:eastAsia="MS Mincho" w:cs="Arial"/>
          <w:i/>
          <w:iCs/>
          <w:lang w:val="en-GB" w:eastAsia="ja-JP"/>
        </w:rPr>
        <w:t xml:space="preserve"> USD </w:t>
      </w:r>
      <w:r w:rsidRPr="002D50F6" w:rsidR="003D740D">
        <w:rPr>
          <w:rFonts w:ascii="Aptos" w:hAnsi="Aptos" w:eastAsia="MS Mincho" w:cs="Arial"/>
          <w:i/>
          <w:iCs/>
          <w:lang w:val="en-GB" w:eastAsia="ja-JP"/>
        </w:rPr>
        <w:t>62</w:t>
      </w:r>
      <w:r w:rsidRPr="002D50F6">
        <w:rPr>
          <w:rFonts w:ascii="Aptos" w:hAnsi="Aptos" w:eastAsia="MS Mincho" w:cs="Arial"/>
          <w:i/>
          <w:iCs/>
          <w:lang w:val="en-GB" w:eastAsia="ja-JP"/>
        </w:rPr>
        <w:t>) to TRY 1</w:t>
      </w:r>
      <w:r w:rsidRPr="002D50F6" w:rsidR="003D740D">
        <w:rPr>
          <w:rFonts w:ascii="Aptos" w:hAnsi="Aptos" w:eastAsia="MS Mincho" w:cs="Arial"/>
          <w:i/>
          <w:iCs/>
          <w:lang w:val="en-GB" w:eastAsia="ja-JP"/>
        </w:rPr>
        <w:t>4</w:t>
      </w:r>
      <w:r w:rsidRPr="002D50F6">
        <w:rPr>
          <w:rFonts w:ascii="Aptos" w:hAnsi="Aptos" w:eastAsia="MS Mincho" w:cs="Arial"/>
          <w:i/>
          <w:iCs/>
          <w:lang w:val="en-GB" w:eastAsia="ja-JP"/>
        </w:rPr>
        <w:t>,</w:t>
      </w:r>
      <w:r w:rsidRPr="002D50F6" w:rsidR="003D740D">
        <w:rPr>
          <w:rFonts w:ascii="Aptos" w:hAnsi="Aptos" w:eastAsia="MS Mincho" w:cs="Arial"/>
          <w:i/>
          <w:iCs/>
          <w:lang w:val="en-GB" w:eastAsia="ja-JP"/>
        </w:rPr>
        <w:t>309</w:t>
      </w:r>
      <w:r w:rsidRPr="002D50F6">
        <w:rPr>
          <w:rFonts w:ascii="Aptos" w:hAnsi="Aptos" w:eastAsia="MS Mincho" w:cs="Arial"/>
          <w:i/>
          <w:iCs/>
          <w:lang w:val="en-GB" w:eastAsia="ja-JP"/>
        </w:rPr>
        <w:t xml:space="preserve"> (approx. </w:t>
      </w:r>
      <w:r w:rsidRPr="002D50F6" w:rsidR="006162D5">
        <w:rPr>
          <w:rFonts w:ascii="Aptos" w:hAnsi="Aptos" w:eastAsia="MS Mincho" w:cs="Arial"/>
          <w:i/>
          <w:iCs/>
          <w:lang w:val="en-GB" w:eastAsia="ja-JP"/>
        </w:rPr>
        <w:t xml:space="preserve">USD </w:t>
      </w:r>
      <w:r w:rsidRPr="002D50F6" w:rsidR="003D740D">
        <w:rPr>
          <w:rFonts w:ascii="Aptos" w:hAnsi="Aptos" w:eastAsia="MS Mincho" w:cs="Arial"/>
          <w:i/>
          <w:iCs/>
          <w:lang w:val="en-GB" w:eastAsia="ja-JP"/>
        </w:rPr>
        <w:t>310</w:t>
      </w:r>
      <w:r w:rsidRPr="002D50F6">
        <w:rPr>
          <w:rFonts w:ascii="Aptos" w:hAnsi="Aptos" w:eastAsia="MS Mincho" w:cs="Arial"/>
          <w:i/>
          <w:iCs/>
          <w:lang w:val="en-GB" w:eastAsia="ja-JP"/>
        </w:rPr>
        <w:t>)</w:t>
      </w:r>
    </w:p>
    <w:p w:rsidRPr="002D50F6" w:rsidR="00826723" w:rsidP="00D072B7" w:rsidRDefault="00826723" w14:paraId="611C7297" w14:textId="6D020080">
      <w:pPr>
        <w:pStyle w:val="ListParagraph"/>
        <w:numPr>
          <w:ilvl w:val="0"/>
          <w:numId w:val="16"/>
        </w:numPr>
        <w:spacing w:after="160" w:line="279" w:lineRule="auto"/>
        <w:rPr>
          <w:rFonts w:ascii="Aptos" w:hAnsi="Aptos" w:eastAsia="MS Mincho" w:cs="Arial"/>
          <w:i/>
          <w:iCs/>
          <w:lang w:val="en-GB" w:eastAsia="ja-JP"/>
        </w:rPr>
      </w:pPr>
      <w:r w:rsidRPr="002D50F6">
        <w:rPr>
          <w:rFonts w:ascii="Aptos" w:hAnsi="Aptos" w:eastAsia="MS Mincho" w:cs="Arial"/>
          <w:i/>
          <w:iCs/>
          <w:lang w:val="en-GB" w:eastAsia="ja-JP"/>
        </w:rPr>
        <w:t>Non-compliance of message content with the obtained consent: fines ranging from TRY 2,</w:t>
      </w:r>
      <w:r w:rsidRPr="002D50F6" w:rsidR="003D740D">
        <w:rPr>
          <w:rFonts w:ascii="Aptos" w:hAnsi="Aptos" w:eastAsia="MS Mincho" w:cs="Arial"/>
          <w:i/>
          <w:iCs/>
          <w:lang w:val="en-GB" w:eastAsia="ja-JP"/>
        </w:rPr>
        <w:t>859</w:t>
      </w:r>
      <w:r w:rsidRPr="002D50F6">
        <w:rPr>
          <w:rFonts w:ascii="Aptos" w:hAnsi="Aptos" w:eastAsia="MS Mincho" w:cs="Arial"/>
          <w:i/>
          <w:iCs/>
          <w:lang w:val="en-GB" w:eastAsia="ja-JP"/>
        </w:rPr>
        <w:t xml:space="preserve"> (approx. </w:t>
      </w:r>
      <w:r w:rsidRPr="002D50F6" w:rsidR="006162D5">
        <w:rPr>
          <w:rFonts w:ascii="Aptos" w:hAnsi="Aptos" w:eastAsia="MS Mincho" w:cs="Arial"/>
          <w:i/>
          <w:iCs/>
          <w:lang w:val="en-GB" w:eastAsia="ja-JP"/>
        </w:rPr>
        <w:t xml:space="preserve">USD </w:t>
      </w:r>
      <w:r w:rsidRPr="002D50F6" w:rsidR="003D740D">
        <w:rPr>
          <w:rFonts w:ascii="Aptos" w:hAnsi="Aptos" w:eastAsia="MS Mincho" w:cs="Arial"/>
          <w:i/>
          <w:iCs/>
          <w:lang w:val="en-GB" w:eastAsia="ja-JP"/>
        </w:rPr>
        <w:t>62</w:t>
      </w:r>
      <w:r w:rsidRPr="002D50F6">
        <w:rPr>
          <w:rFonts w:ascii="Aptos" w:hAnsi="Aptos" w:eastAsia="MS Mincho" w:cs="Arial"/>
          <w:i/>
          <w:iCs/>
          <w:lang w:val="en-GB" w:eastAsia="ja-JP"/>
        </w:rPr>
        <w:t>) to TRY 1</w:t>
      </w:r>
      <w:r w:rsidRPr="002D50F6" w:rsidR="003D740D">
        <w:rPr>
          <w:rFonts w:ascii="Aptos" w:hAnsi="Aptos" w:eastAsia="MS Mincho" w:cs="Arial"/>
          <w:i/>
          <w:iCs/>
          <w:lang w:val="en-GB" w:eastAsia="ja-JP"/>
        </w:rPr>
        <w:t>4</w:t>
      </w:r>
      <w:r w:rsidRPr="002D50F6">
        <w:rPr>
          <w:rFonts w:ascii="Aptos" w:hAnsi="Aptos" w:eastAsia="MS Mincho" w:cs="Arial"/>
          <w:i/>
          <w:iCs/>
          <w:lang w:val="en-GB" w:eastAsia="ja-JP"/>
        </w:rPr>
        <w:t>,</w:t>
      </w:r>
      <w:r w:rsidRPr="002D50F6" w:rsidR="003D740D">
        <w:rPr>
          <w:rFonts w:ascii="Aptos" w:hAnsi="Aptos" w:eastAsia="MS Mincho" w:cs="Arial"/>
          <w:i/>
          <w:iCs/>
          <w:lang w:val="en-GB" w:eastAsia="ja-JP"/>
        </w:rPr>
        <w:t>3</w:t>
      </w:r>
      <w:r w:rsidRPr="002D50F6">
        <w:rPr>
          <w:rFonts w:ascii="Aptos" w:hAnsi="Aptos" w:eastAsia="MS Mincho" w:cs="Arial"/>
          <w:i/>
          <w:iCs/>
          <w:lang w:val="en-GB" w:eastAsia="ja-JP"/>
        </w:rPr>
        <w:t>0</w:t>
      </w:r>
      <w:r w:rsidRPr="002D50F6" w:rsidR="003D740D">
        <w:rPr>
          <w:rFonts w:ascii="Aptos" w:hAnsi="Aptos" w:eastAsia="MS Mincho" w:cs="Arial"/>
          <w:i/>
          <w:iCs/>
          <w:lang w:val="en-GB" w:eastAsia="ja-JP"/>
        </w:rPr>
        <w:t>9</w:t>
      </w:r>
      <w:r w:rsidRPr="002D50F6">
        <w:rPr>
          <w:rFonts w:ascii="Aptos" w:hAnsi="Aptos" w:eastAsia="MS Mincho" w:cs="Arial"/>
          <w:i/>
          <w:iCs/>
          <w:lang w:val="en-GB" w:eastAsia="ja-JP"/>
        </w:rPr>
        <w:t xml:space="preserve"> (approx. </w:t>
      </w:r>
      <w:r w:rsidRPr="002D50F6" w:rsidR="006162D5">
        <w:rPr>
          <w:rFonts w:ascii="Aptos" w:hAnsi="Aptos" w:eastAsia="MS Mincho" w:cs="Arial"/>
          <w:i/>
          <w:iCs/>
          <w:lang w:val="en-GB" w:eastAsia="ja-JP"/>
        </w:rPr>
        <w:t xml:space="preserve">USD </w:t>
      </w:r>
      <w:r w:rsidRPr="002D50F6" w:rsidR="003D740D">
        <w:rPr>
          <w:rFonts w:ascii="Aptos" w:hAnsi="Aptos" w:eastAsia="MS Mincho" w:cs="Arial"/>
          <w:i/>
          <w:iCs/>
          <w:lang w:val="en-GB" w:eastAsia="ja-JP"/>
        </w:rPr>
        <w:t>310</w:t>
      </w:r>
      <w:r w:rsidRPr="002D50F6">
        <w:rPr>
          <w:rFonts w:ascii="Aptos" w:hAnsi="Aptos" w:eastAsia="MS Mincho" w:cs="Arial"/>
          <w:i/>
          <w:iCs/>
          <w:lang w:val="en-GB" w:eastAsia="ja-JP"/>
        </w:rPr>
        <w:t>).</w:t>
      </w:r>
    </w:p>
    <w:p w:rsidRPr="002D50F6" w:rsidR="00826723" w:rsidP="00D072B7" w:rsidRDefault="00826723" w14:paraId="0CCDE27D" w14:textId="31680ABA">
      <w:pPr>
        <w:pStyle w:val="ListParagraph"/>
        <w:numPr>
          <w:ilvl w:val="0"/>
          <w:numId w:val="16"/>
        </w:numPr>
        <w:spacing w:after="160" w:line="279" w:lineRule="auto"/>
        <w:rPr>
          <w:rFonts w:ascii="Aptos" w:hAnsi="Aptos" w:eastAsia="MS Mincho" w:cs="Arial"/>
          <w:i/>
          <w:iCs/>
          <w:lang w:val="en-GB" w:eastAsia="ja-JP"/>
        </w:rPr>
      </w:pPr>
      <w:r w:rsidRPr="002D50F6">
        <w:rPr>
          <w:rFonts w:ascii="Aptos" w:hAnsi="Aptos" w:eastAsia="MS Mincho" w:cs="Arial"/>
          <w:i/>
          <w:iCs/>
          <w:lang w:val="en-GB" w:eastAsia="ja-JP"/>
        </w:rPr>
        <w:t>Failure to include the required information in the content of a commercial electronic message: fines ranging from TRY 2,</w:t>
      </w:r>
      <w:r w:rsidRPr="002D50F6" w:rsidR="00D072B7">
        <w:rPr>
          <w:rFonts w:ascii="Aptos" w:hAnsi="Aptos" w:eastAsia="MS Mincho" w:cs="Arial"/>
          <w:i/>
          <w:iCs/>
          <w:lang w:val="en-GB" w:eastAsia="ja-JP"/>
        </w:rPr>
        <w:t>85</w:t>
      </w:r>
      <w:r w:rsidRPr="002D50F6">
        <w:rPr>
          <w:rFonts w:ascii="Aptos" w:hAnsi="Aptos" w:eastAsia="MS Mincho" w:cs="Arial"/>
          <w:i/>
          <w:iCs/>
          <w:lang w:val="en-GB" w:eastAsia="ja-JP"/>
        </w:rPr>
        <w:t xml:space="preserve">9 (approx. </w:t>
      </w:r>
      <w:r w:rsidRPr="002D50F6" w:rsidR="006162D5">
        <w:rPr>
          <w:rFonts w:ascii="Aptos" w:hAnsi="Aptos" w:eastAsia="MS Mincho" w:cs="Arial"/>
          <w:i/>
          <w:iCs/>
          <w:lang w:val="en-GB" w:eastAsia="ja-JP"/>
        </w:rPr>
        <w:t xml:space="preserve">USD </w:t>
      </w:r>
      <w:r w:rsidRPr="002D50F6" w:rsidR="00D072B7">
        <w:rPr>
          <w:rFonts w:ascii="Aptos" w:hAnsi="Aptos" w:eastAsia="MS Mincho" w:cs="Arial"/>
          <w:i/>
          <w:iCs/>
          <w:lang w:val="en-GB" w:eastAsia="ja-JP"/>
        </w:rPr>
        <w:t>62</w:t>
      </w:r>
      <w:r w:rsidRPr="002D50F6">
        <w:rPr>
          <w:rFonts w:ascii="Aptos" w:hAnsi="Aptos" w:eastAsia="MS Mincho" w:cs="Arial"/>
          <w:i/>
          <w:iCs/>
          <w:lang w:val="en-GB" w:eastAsia="ja-JP"/>
        </w:rPr>
        <w:t xml:space="preserve">) to TRY </w:t>
      </w:r>
      <w:r w:rsidRPr="002D50F6" w:rsidR="00D072B7">
        <w:rPr>
          <w:rFonts w:ascii="Aptos" w:hAnsi="Aptos" w:eastAsia="MS Mincho" w:cs="Arial"/>
          <w:i/>
          <w:iCs/>
          <w:lang w:val="en-GB" w:eastAsia="ja-JP"/>
        </w:rPr>
        <w:t>28</w:t>
      </w:r>
      <w:r w:rsidRPr="002D50F6">
        <w:rPr>
          <w:rFonts w:ascii="Aptos" w:hAnsi="Aptos" w:eastAsia="MS Mincho" w:cs="Arial"/>
          <w:i/>
          <w:iCs/>
          <w:lang w:val="en-GB" w:eastAsia="ja-JP"/>
        </w:rPr>
        <w:t>,</w:t>
      </w:r>
      <w:r w:rsidRPr="002D50F6" w:rsidR="00D072B7">
        <w:rPr>
          <w:rFonts w:ascii="Aptos" w:hAnsi="Aptos" w:eastAsia="MS Mincho" w:cs="Arial"/>
          <w:i/>
          <w:iCs/>
          <w:lang w:val="en-GB" w:eastAsia="ja-JP"/>
        </w:rPr>
        <w:t>620</w:t>
      </w:r>
      <w:r w:rsidRPr="002D50F6">
        <w:rPr>
          <w:rFonts w:ascii="Aptos" w:hAnsi="Aptos" w:eastAsia="MS Mincho" w:cs="Arial"/>
          <w:i/>
          <w:iCs/>
          <w:lang w:val="en-GB" w:eastAsia="ja-JP"/>
        </w:rPr>
        <w:t xml:space="preserve"> (approx. </w:t>
      </w:r>
      <w:r w:rsidRPr="002D50F6" w:rsidR="006162D5">
        <w:rPr>
          <w:rFonts w:ascii="Aptos" w:hAnsi="Aptos" w:eastAsia="MS Mincho" w:cs="Arial"/>
          <w:i/>
          <w:iCs/>
          <w:lang w:val="en-GB" w:eastAsia="ja-JP"/>
        </w:rPr>
        <w:t xml:space="preserve">USD </w:t>
      </w:r>
      <w:r w:rsidRPr="002D50F6" w:rsidR="00D072B7">
        <w:rPr>
          <w:rFonts w:ascii="Aptos" w:hAnsi="Aptos" w:eastAsia="MS Mincho" w:cs="Arial"/>
          <w:i/>
          <w:iCs/>
          <w:lang w:val="en-GB" w:eastAsia="ja-JP"/>
        </w:rPr>
        <w:t>620</w:t>
      </w:r>
      <w:r w:rsidRPr="002D50F6">
        <w:rPr>
          <w:rFonts w:ascii="Aptos" w:hAnsi="Aptos" w:eastAsia="MS Mincho" w:cs="Arial"/>
          <w:i/>
          <w:iCs/>
          <w:lang w:val="en-GB" w:eastAsia="ja-JP"/>
        </w:rPr>
        <w:t>).</w:t>
      </w:r>
    </w:p>
    <w:p w:rsidRPr="002D50F6" w:rsidR="00826723" w:rsidP="00D072B7" w:rsidRDefault="00826723" w14:paraId="4CD2AE1A" w14:textId="6FE428E6">
      <w:pPr>
        <w:pStyle w:val="ListParagraph"/>
        <w:numPr>
          <w:ilvl w:val="0"/>
          <w:numId w:val="16"/>
        </w:numPr>
        <w:spacing w:after="160" w:line="279" w:lineRule="auto"/>
        <w:rPr>
          <w:rFonts w:ascii="Aptos" w:hAnsi="Aptos" w:eastAsia="MS Mincho" w:cs="Arial"/>
          <w:i/>
          <w:iCs/>
          <w:lang w:val="en-GB" w:eastAsia="ja-JP"/>
        </w:rPr>
      </w:pPr>
      <w:r w:rsidRPr="002D50F6">
        <w:rPr>
          <w:rFonts w:ascii="Aptos" w:hAnsi="Aptos" w:eastAsia="MS Mincho" w:cs="Arial"/>
          <w:i/>
          <w:iCs/>
          <w:lang w:val="en-GB" w:eastAsia="ja-JP"/>
        </w:rPr>
        <w:t xml:space="preserve">Failure to provide a link in the content of a commercial electronic message that allows the recipient to withdraw their consent: fines ranging from TRY </w:t>
      </w:r>
      <w:r w:rsidRPr="002D50F6" w:rsidR="00D072B7">
        <w:rPr>
          <w:rFonts w:ascii="Aptos" w:hAnsi="Aptos" w:eastAsia="MS Mincho" w:cs="Arial"/>
          <w:i/>
          <w:iCs/>
          <w:lang w:val="en-GB" w:eastAsia="ja-JP"/>
        </w:rPr>
        <w:t>5,723</w:t>
      </w:r>
      <w:r w:rsidRPr="002D50F6">
        <w:rPr>
          <w:rFonts w:ascii="Aptos" w:hAnsi="Aptos" w:eastAsia="MS Mincho" w:cs="Arial"/>
          <w:i/>
          <w:iCs/>
          <w:lang w:val="en-GB" w:eastAsia="ja-JP"/>
        </w:rPr>
        <w:t xml:space="preserve"> (approx. </w:t>
      </w:r>
      <w:r w:rsidRPr="002D50F6" w:rsidR="006162D5">
        <w:rPr>
          <w:rFonts w:ascii="Aptos" w:hAnsi="Aptos" w:eastAsia="MS Mincho" w:cs="Arial"/>
          <w:i/>
          <w:iCs/>
          <w:lang w:val="en-GB" w:eastAsia="ja-JP"/>
        </w:rPr>
        <w:t xml:space="preserve">USD </w:t>
      </w:r>
      <w:r w:rsidRPr="002D50F6" w:rsidR="00D072B7">
        <w:rPr>
          <w:rFonts w:ascii="Aptos" w:hAnsi="Aptos" w:eastAsia="MS Mincho" w:cs="Arial"/>
          <w:i/>
          <w:iCs/>
          <w:lang w:val="en-GB" w:eastAsia="ja-JP"/>
        </w:rPr>
        <w:t>124</w:t>
      </w:r>
      <w:r w:rsidRPr="002D50F6">
        <w:rPr>
          <w:rFonts w:ascii="Aptos" w:hAnsi="Aptos" w:eastAsia="MS Mincho" w:cs="Arial"/>
          <w:i/>
          <w:iCs/>
          <w:lang w:val="en-GB" w:eastAsia="ja-JP"/>
        </w:rPr>
        <w:t xml:space="preserve">) to TRY </w:t>
      </w:r>
      <w:r w:rsidRPr="002D50F6" w:rsidR="00D072B7">
        <w:rPr>
          <w:rFonts w:ascii="Aptos" w:hAnsi="Aptos" w:eastAsia="MS Mincho" w:cs="Arial"/>
          <w:i/>
          <w:iCs/>
          <w:lang w:val="en-GB" w:eastAsia="ja-JP"/>
        </w:rPr>
        <w:t>42,930</w:t>
      </w:r>
      <w:r w:rsidRPr="002D50F6">
        <w:rPr>
          <w:rFonts w:ascii="Aptos" w:hAnsi="Aptos" w:eastAsia="MS Mincho" w:cs="Arial"/>
          <w:i/>
          <w:iCs/>
          <w:lang w:val="en-GB" w:eastAsia="ja-JP"/>
        </w:rPr>
        <w:t xml:space="preserve"> (approx. </w:t>
      </w:r>
      <w:r w:rsidRPr="002D50F6" w:rsidR="006162D5">
        <w:rPr>
          <w:rFonts w:ascii="Aptos" w:hAnsi="Aptos" w:eastAsia="MS Mincho" w:cs="Arial"/>
          <w:i/>
          <w:iCs/>
          <w:lang w:val="en-GB" w:eastAsia="ja-JP"/>
        </w:rPr>
        <w:t xml:space="preserve">USD </w:t>
      </w:r>
      <w:r w:rsidRPr="002D50F6" w:rsidR="00D072B7">
        <w:rPr>
          <w:rFonts w:ascii="Aptos" w:hAnsi="Aptos" w:eastAsia="MS Mincho" w:cs="Arial"/>
          <w:i/>
          <w:iCs/>
          <w:lang w:val="en-GB" w:eastAsia="ja-JP"/>
        </w:rPr>
        <w:t>930</w:t>
      </w:r>
      <w:r w:rsidRPr="002D50F6">
        <w:rPr>
          <w:rFonts w:ascii="Aptos" w:hAnsi="Aptos" w:eastAsia="MS Mincho" w:cs="Arial"/>
          <w:i/>
          <w:iCs/>
          <w:lang w:val="en-GB" w:eastAsia="ja-JP"/>
        </w:rPr>
        <w:t>).</w:t>
      </w:r>
    </w:p>
    <w:p w:rsidRPr="002D50F6" w:rsidR="00826723" w:rsidP="00D072B7" w:rsidRDefault="00826723" w14:paraId="5E74D892" w14:textId="3AFC49D6">
      <w:pPr>
        <w:pStyle w:val="ListParagraph"/>
        <w:numPr>
          <w:ilvl w:val="0"/>
          <w:numId w:val="16"/>
        </w:numPr>
        <w:spacing w:after="160" w:line="279" w:lineRule="auto"/>
        <w:rPr>
          <w:rFonts w:ascii="Aptos" w:hAnsi="Aptos" w:eastAsia="MS Mincho" w:cs="Arial"/>
          <w:i/>
          <w:iCs/>
          <w:lang w:val="en-GB" w:eastAsia="ja-JP"/>
        </w:rPr>
      </w:pPr>
      <w:r w:rsidRPr="002D50F6">
        <w:rPr>
          <w:rFonts w:ascii="Aptos" w:hAnsi="Aptos" w:eastAsia="MS Mincho" w:cs="Arial"/>
          <w:i/>
          <w:iCs/>
          <w:lang w:val="en-GB" w:eastAsia="ja-JP"/>
        </w:rPr>
        <w:t xml:space="preserve">Failure to cease sending commercial electronic messages within three days after receiving the recipient's withdrawal request: fines ranging from TRY </w:t>
      </w:r>
      <w:r w:rsidRPr="002D50F6" w:rsidR="00D072B7">
        <w:rPr>
          <w:rFonts w:ascii="Aptos" w:hAnsi="Aptos" w:eastAsia="MS Mincho" w:cs="Arial"/>
          <w:i/>
          <w:iCs/>
          <w:lang w:val="en-GB" w:eastAsia="ja-JP"/>
        </w:rPr>
        <w:t>5,723</w:t>
      </w:r>
      <w:r w:rsidRPr="002D50F6">
        <w:rPr>
          <w:rFonts w:ascii="Aptos" w:hAnsi="Aptos" w:eastAsia="MS Mincho" w:cs="Arial"/>
          <w:i/>
          <w:iCs/>
          <w:lang w:val="en-GB" w:eastAsia="ja-JP"/>
        </w:rPr>
        <w:t xml:space="preserve"> (approx. </w:t>
      </w:r>
      <w:r w:rsidRPr="002D50F6" w:rsidR="006162D5">
        <w:rPr>
          <w:rFonts w:ascii="Aptos" w:hAnsi="Aptos" w:eastAsia="MS Mincho" w:cs="Arial"/>
          <w:i/>
          <w:iCs/>
          <w:lang w:val="en-GB" w:eastAsia="ja-JP"/>
        </w:rPr>
        <w:t xml:space="preserve">USD </w:t>
      </w:r>
      <w:r w:rsidRPr="002D50F6" w:rsidR="00D072B7">
        <w:rPr>
          <w:rFonts w:ascii="Aptos" w:hAnsi="Aptos" w:eastAsia="MS Mincho" w:cs="Arial"/>
          <w:i/>
          <w:iCs/>
          <w:lang w:val="en-GB" w:eastAsia="ja-JP"/>
        </w:rPr>
        <w:t>124</w:t>
      </w:r>
      <w:r w:rsidRPr="002D50F6">
        <w:rPr>
          <w:rFonts w:ascii="Aptos" w:hAnsi="Aptos" w:eastAsia="MS Mincho" w:cs="Arial"/>
          <w:i/>
          <w:iCs/>
          <w:lang w:val="en-GB" w:eastAsia="ja-JP"/>
        </w:rPr>
        <w:t xml:space="preserve">) to TRY </w:t>
      </w:r>
      <w:r w:rsidRPr="002D50F6" w:rsidR="00D072B7">
        <w:rPr>
          <w:rFonts w:ascii="Aptos" w:hAnsi="Aptos" w:eastAsia="MS Mincho" w:cs="Arial"/>
          <w:i/>
          <w:iCs/>
          <w:lang w:val="en-GB" w:eastAsia="ja-JP"/>
        </w:rPr>
        <w:t>42,930</w:t>
      </w:r>
      <w:r w:rsidRPr="002D50F6">
        <w:rPr>
          <w:rFonts w:ascii="Aptos" w:hAnsi="Aptos" w:eastAsia="MS Mincho" w:cs="Arial"/>
          <w:i/>
          <w:iCs/>
          <w:lang w:val="en-GB" w:eastAsia="ja-JP"/>
        </w:rPr>
        <w:t xml:space="preserve"> (approx. </w:t>
      </w:r>
      <w:r w:rsidRPr="002D50F6" w:rsidR="006162D5">
        <w:rPr>
          <w:rFonts w:ascii="Aptos" w:hAnsi="Aptos" w:eastAsia="MS Mincho" w:cs="Arial"/>
          <w:i/>
          <w:iCs/>
          <w:lang w:val="en-GB" w:eastAsia="ja-JP"/>
        </w:rPr>
        <w:t xml:space="preserve">USD </w:t>
      </w:r>
      <w:r w:rsidRPr="002D50F6" w:rsidR="00D072B7">
        <w:rPr>
          <w:rFonts w:ascii="Aptos" w:hAnsi="Aptos" w:eastAsia="MS Mincho" w:cs="Arial"/>
          <w:i/>
          <w:iCs/>
          <w:lang w:val="en-GB" w:eastAsia="ja-JP"/>
        </w:rPr>
        <w:t>930</w:t>
      </w:r>
      <w:r w:rsidRPr="002D50F6">
        <w:rPr>
          <w:rFonts w:ascii="Aptos" w:hAnsi="Aptos" w:eastAsia="MS Mincho" w:cs="Arial"/>
          <w:i/>
          <w:iCs/>
          <w:lang w:val="en-GB" w:eastAsia="ja-JP"/>
        </w:rPr>
        <w:t>).</w:t>
      </w:r>
    </w:p>
    <w:p w:rsidRPr="002D50F6" w:rsidR="006162D5" w:rsidP="006162D5" w:rsidRDefault="006162D5" w14:paraId="7A09570E" w14:textId="0D596734">
      <w:pPr>
        <w:spacing w:after="160" w:line="279" w:lineRule="auto"/>
        <w:rPr>
          <w:rFonts w:ascii="Aptos" w:hAnsi="Aptos" w:eastAsia="MS Mincho" w:cs="Arial"/>
          <w:lang w:val="en-GB" w:eastAsia="ja-JP"/>
        </w:rPr>
      </w:pPr>
      <w:r w:rsidRPr="002D50F6">
        <w:rPr>
          <w:rFonts w:ascii="Aptos" w:hAnsi="Aptos" w:eastAsia="MS Mincho" w:cs="Arial"/>
          <w:lang w:val="en-GB" w:eastAsia="ja-JP"/>
        </w:rPr>
        <w:t>Under the Electronic Commerce Law, administrative fines are doubled where the same violation is repeated within one year. In addition, where a service provider sends commercial electronic messages to multiple recipients without obtaining the required consent, the applicable administrative fine may be increased by up to ten times.</w:t>
      </w:r>
    </w:p>
    <w:p w:rsidRPr="002D50F6" w:rsidR="006162D5" w:rsidP="006162D5" w:rsidRDefault="006162D5" w14:paraId="535DA66D" w14:textId="00AC0AD9">
      <w:pPr>
        <w:spacing w:after="160" w:line="279" w:lineRule="auto"/>
        <w:rPr>
          <w:rFonts w:ascii="Aptos" w:hAnsi="Aptos" w:eastAsia="MS Mincho" w:cs="Arial"/>
          <w:lang w:val="en-GB" w:eastAsia="ja-JP"/>
        </w:rPr>
      </w:pPr>
      <w:r w:rsidRPr="002D50F6">
        <w:rPr>
          <w:rFonts w:ascii="Aptos" w:hAnsi="Aptos" w:eastAsia="MS Mincho" w:cs="Arial"/>
          <w:lang w:val="en-GB" w:eastAsia="ja-JP"/>
        </w:rPr>
        <w:t>Separate administrative fines may also be imposed by the KVKK for violations of the Data Protection Law, including the failure to obtain explicit consent where required for the processing of personal data in connection with commercial electronic messages and the failure to comply with the information obligation. In such cases, administrative fines may range from TRY 85,437 (approx. USD 1,857) to TRY 17,092,242 (approx. USD 371,527).</w:t>
      </w:r>
    </w:p>
    <w:p w:rsidRPr="002D50F6" w:rsidR="006162D5" w:rsidP="006162D5" w:rsidRDefault="006162D5" w14:paraId="4AC684A1" w14:textId="6C96F56F">
      <w:pPr>
        <w:spacing w:after="160" w:line="279" w:lineRule="auto"/>
        <w:rPr>
          <w:rFonts w:ascii="Aptos" w:hAnsi="Aptos" w:eastAsia="MS Mincho" w:cs="Arial"/>
          <w:lang w:val="en-GB" w:eastAsia="ja-JP"/>
        </w:rPr>
      </w:pPr>
      <w:r w:rsidRPr="002D50F6">
        <w:rPr>
          <w:rFonts w:ascii="Aptos" w:hAnsi="Aptos" w:eastAsia="MS Mincho" w:cs="Arial"/>
          <w:lang w:val="en-GB" w:eastAsia="ja-JP"/>
        </w:rPr>
        <w:t>The amounts of administrative fines under both the Electronic Commerce Law and the Data Protection Law are adjusted annually based on the revaluation rate determined by the government.</w:t>
      </w:r>
    </w:p>
    <w:tbl>
      <w:tblPr>
        <w:tblStyle w:val="TableGrid1"/>
        <w:tblW w:w="0" w:type="auto"/>
        <w:tblLook w:val="04A0" w:firstRow="1" w:lastRow="0" w:firstColumn="1" w:lastColumn="0" w:noHBand="0" w:noVBand="1"/>
      </w:tblPr>
      <w:tblGrid>
        <w:gridCol w:w="4508"/>
        <w:gridCol w:w="4508"/>
      </w:tblGrid>
      <w:tr w:rsidRPr="002D50F6" w:rsidR="004429DF" w:rsidTr="00C1475B" w14:paraId="5E860D40" w14:textId="77777777">
        <w:tc>
          <w:tcPr>
            <w:tcW w:w="4508" w:type="dxa"/>
          </w:tcPr>
          <w:p w:rsidRPr="002D50F6" w:rsidR="004429DF" w:rsidP="004429DF" w:rsidRDefault="004429DF" w14:paraId="769AF78E"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E25C67" w14:paraId="2DC912CA"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Article 12 of </w:t>
            </w:r>
            <w:r w:rsidRPr="002D50F6" w:rsidR="00446487">
              <w:rPr>
                <w:rFonts w:ascii="Aptos" w:hAnsi="Aptos" w:cs="Arial"/>
                <w:kern w:val="2"/>
                <w:lang w:val="en-GB" w:eastAsia="en-US"/>
                <w14:ligatures w14:val="standardContextual"/>
              </w:rPr>
              <w:t xml:space="preserve">the </w:t>
            </w:r>
            <w:r w:rsidRPr="002D50F6">
              <w:rPr>
                <w:rFonts w:ascii="Aptos" w:hAnsi="Aptos" w:cs="Arial"/>
                <w:kern w:val="2"/>
                <w:lang w:val="en-GB" w:eastAsia="en-US"/>
                <w14:ligatures w14:val="standardContextual"/>
              </w:rPr>
              <w:t>Electronic Commerce Law</w:t>
            </w:r>
          </w:p>
          <w:p w:rsidRPr="002D50F6" w:rsidR="00446487" w:rsidP="004429DF" w:rsidRDefault="00446487" w14:paraId="3218050A" w14:textId="17B06F8C">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18 of the Data Protection Law</w:t>
            </w:r>
          </w:p>
        </w:tc>
      </w:tr>
    </w:tbl>
    <w:p w:rsidRPr="002D50F6" w:rsidR="004429DF" w:rsidP="004429DF" w:rsidRDefault="004429DF" w14:paraId="57B72811" w14:textId="77777777">
      <w:pPr>
        <w:spacing w:after="160" w:line="279" w:lineRule="auto"/>
        <w:jc w:val="left"/>
        <w:rPr>
          <w:rFonts w:ascii="Aptos" w:hAnsi="Aptos" w:eastAsia="MS Mincho" w:cs="Arial"/>
          <w:b/>
          <w:bCs/>
          <w:lang w:val="en-GB" w:eastAsia="ja-JP"/>
        </w:rPr>
      </w:pPr>
    </w:p>
    <w:p w:rsidRPr="002D50F6" w:rsidR="004429DF" w:rsidP="004429DF" w:rsidRDefault="004429DF" w14:paraId="2888E985"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7.2. Criminal liability</w:t>
      </w:r>
    </w:p>
    <w:p w:rsidRPr="002D50F6" w:rsidR="004429DF" w:rsidP="004429DF" w:rsidRDefault="004429DF" w14:paraId="277368E3" w14:textId="77777777">
      <w:pPr>
        <w:spacing w:after="160" w:line="279" w:lineRule="auto"/>
        <w:jc w:val="left"/>
        <w:rPr>
          <w:rFonts w:ascii="Aptos" w:hAnsi="Aptos" w:eastAsia="MS Mincho" w:cs="Arial"/>
          <w:lang w:eastAsia="ja-JP"/>
        </w:rPr>
      </w:pPr>
      <w:r w:rsidRPr="002D50F6">
        <w:rPr>
          <w:rFonts w:ascii="Aptos" w:hAnsi="Aptos" w:eastAsia="MS Mincho" w:cs="Arial"/>
          <w:lang w:eastAsia="ja-JP"/>
        </w:rPr>
        <w:t>7.2.1. Do the laws provide for criminal liability?</w:t>
      </w:r>
    </w:p>
    <w:p w:rsidRPr="002D50F6" w:rsidR="00E25C67" w:rsidP="002907F4" w:rsidRDefault="00E25C67" w14:paraId="5771D2B6" w14:textId="35526888">
      <w:pPr>
        <w:spacing w:after="160" w:line="279" w:lineRule="auto"/>
        <w:rPr>
          <w:rFonts w:ascii="Aptos" w:hAnsi="Aptos" w:eastAsia="MS Mincho" w:cs="Arial"/>
          <w:lang w:eastAsia="ja-JP"/>
        </w:rPr>
      </w:pPr>
      <w:r w:rsidRPr="002D50F6">
        <w:rPr>
          <w:rFonts w:ascii="Aptos" w:hAnsi="Aptos" w:eastAsia="MS Mincho" w:cs="Arial"/>
          <w:lang w:eastAsia="ja-JP"/>
        </w:rPr>
        <w:t xml:space="preserve">The Electronic Commerce Law </w:t>
      </w:r>
      <w:r w:rsidRPr="002D50F6" w:rsidR="002907F4">
        <w:rPr>
          <w:rFonts w:ascii="Aptos" w:hAnsi="Aptos" w:eastAsia="MS Mincho" w:cs="Arial"/>
          <w:lang w:eastAsia="ja-JP"/>
        </w:rPr>
        <w:t xml:space="preserve">does not provide for criminal liability. However, Article 17 of the Data Protection Law expressly </w:t>
      </w:r>
      <w:r w:rsidRPr="002D50F6" w:rsidR="006162D5">
        <w:rPr>
          <w:rFonts w:ascii="Aptos" w:hAnsi="Aptos" w:eastAsia="MS Mincho" w:cs="Arial"/>
          <w:lang w:eastAsia="ja-JP"/>
        </w:rPr>
        <w:t>states</w:t>
      </w:r>
      <w:r w:rsidRPr="002D50F6" w:rsidR="002907F4">
        <w:rPr>
          <w:rFonts w:ascii="Aptos" w:hAnsi="Aptos" w:eastAsia="MS Mincho" w:cs="Arial"/>
          <w:lang w:eastAsia="ja-JP"/>
        </w:rPr>
        <w:t xml:space="preserve"> that criminal offences relating to personal data are subject to the relevant provisions of the Turkish Criminal Code. </w:t>
      </w:r>
    </w:p>
    <w:tbl>
      <w:tblPr>
        <w:tblStyle w:val="TableGrid1"/>
        <w:tblW w:w="0" w:type="auto"/>
        <w:tblLook w:val="04A0" w:firstRow="1" w:lastRow="0" w:firstColumn="1" w:lastColumn="0" w:noHBand="0" w:noVBand="1"/>
      </w:tblPr>
      <w:tblGrid>
        <w:gridCol w:w="4508"/>
        <w:gridCol w:w="4508"/>
      </w:tblGrid>
      <w:tr w:rsidRPr="000359F1" w:rsidR="004429DF" w:rsidTr="00C1475B" w14:paraId="64AFC1D2" w14:textId="77777777">
        <w:tc>
          <w:tcPr>
            <w:tcW w:w="4508" w:type="dxa"/>
          </w:tcPr>
          <w:p w:rsidRPr="002D50F6" w:rsidR="004429DF" w:rsidP="004429DF" w:rsidRDefault="004429DF" w14:paraId="118B9094"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2907F4" w14:paraId="4A65162B" w14:textId="66B41929">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17 of Data Protection Law</w:t>
            </w:r>
          </w:p>
          <w:p w:rsidRPr="000359F1" w:rsidR="009B345E" w:rsidP="004429DF" w:rsidRDefault="009B345E" w14:paraId="32363583" w14:textId="72317526">
            <w:pPr xmlns:w="http://schemas.openxmlformats.org/wordprocessingml/2006/main">
              <w:spacing w:after="0"/>
              <w:jc w:val="left"/>
              <w:rPr>
                <w:rFonts w:ascii="Aptos" w:hAnsi="Aptos" w:cs="Arial"/>
                <w:kern w:val="2"/>
                <w:lang w:val="en-GB" w:eastAsia="en-US"/>
                <w14:ligatures xmlns:w14="http://schemas.microsoft.com/office/word/2010/wordml" w14:val="standardContextual"/>
              </w:rPr>
            </w:pPr>
            <w:r>
              <w:rPr xmlns:w="http://schemas.openxmlformats.org/wordprocessingml/2006/main">
                <w:rFonts w:ascii="Aptos" w:hAnsi="Aptos" w:cs="Arial"/>
                <w:kern w:val="2"/>
                <w:lang w:val="en-GB" w:eastAsia="en-US"/>
                <w14:ligatures xmlns:w14="http://schemas.microsoft.com/office/word/2010/wordml" w14:val="standardContextual"/>
              </w:rPr>
              <w:t>Article</w:t>
            </w:r>
            <w:ins w:id="12" w:author="GN Validator" w:date="2026-07-01T12:45:03Z">
              <w:r>
                <w:rPr xmlns:w="http://schemas.openxmlformats.org/wordprocessingml/2006/main">
                  <w:rFonts w:ascii="Aptos" w:hAnsi="Aptos" w:cs="Arial"/>
                  <w:kern w:val="2"/>
                  <w:lang w:val="en-GB" w:eastAsia="en-US"/>
                  <w14:ligatures xmlns:w14="http://schemas.microsoft.com/office/word/2010/wordml" w14:val="standardContextual"/>
                </w:rPr>
                <w:t>s</w:t>
              </w:r>
            </w:ins>
            <w:r>
              <w:rPr xmlns:w="http://schemas.openxmlformats.org/wordprocessingml/2006/main">
                <w:rFonts w:ascii="Aptos" w:hAnsi="Aptos" w:cs="Arial"/>
                <w:kern w:val="2"/>
                <w:lang w:val="en-GB" w:eastAsia="en-US"/>
                <w14:ligatures xmlns:w14="http://schemas.microsoft.com/office/word/2010/wordml" w14:val="standardContextual"/>
              </w:rPr>
              <w:t xml:space="preserve"> 135</w:t>
            </w:r>
            <w:del w:id="13" w:author="GN Validator" w:date="2026-07-01T12:45:03Z">
              <w:r>
                <w:rPr xmlns:w="http://schemas.openxmlformats.org/wordprocessingml/2006/main">
                  <w:rFonts w:ascii="Aptos" w:hAnsi="Aptos" w:cs="Arial"/>
                  <w:kern w:val="2"/>
                  <w:lang w:val="en-GB" w:eastAsia="en-US"/>
                  <w14:ligatures xmlns:w14="http://schemas.microsoft.com/office/word/2010/wordml" w14:val="standardContextual"/>
                </w:rPr>
                <w:delText xml:space="preserve">, 136, 137, 138, 139, </w:delText>
              </w:r>
            </w:del>
            <w:ins w:id="14" w:author="GN Validator" w:date="2026-07-01T12:45:03Z">
              <w:r>
                <w:rPr xmlns:w="http://schemas.openxmlformats.org/wordprocessingml/2006/main">
                  <w:rFonts w:ascii="Aptos" w:hAnsi="Aptos" w:cs="Arial"/>
                  <w:kern w:val="2"/>
                  <w:lang w:val="en-GB" w:eastAsia="en-US"/>
                  <w14:ligatures xmlns:w14="http://schemas.microsoft.com/office/word/2010/wordml" w14:val="standardContextual"/>
                </w:rPr>
                <w:t>-</w:t>
              </w:r>
            </w:ins>
            <w:r>
              <w:rPr xmlns:w="http://schemas.openxmlformats.org/wordprocessingml/2006/main">
                <w:rFonts w:ascii="Aptos" w:hAnsi="Aptos" w:cs="Arial"/>
                <w:kern w:val="2"/>
                <w:lang w:val="en-GB" w:eastAsia="en-US"/>
                <w14:ligatures xmlns:w14="http://schemas.microsoft.com/office/word/2010/wordml" w14:val="standardContextual"/>
              </w:rPr>
              <w:t>140 of the Turkish Criminal Code</w:t>
            </w:r>
          </w:p>
        </w:tc>
      </w:tr>
    </w:tbl>
    <w:p w:rsidRPr="000359F1" w:rsidR="004429DF" w:rsidP="004429DF" w:rsidRDefault="004429DF" w14:paraId="45AB9052" w14:textId="77777777">
      <w:pPr>
        <w:spacing w:after="160" w:line="279" w:lineRule="auto"/>
        <w:jc w:val="left"/>
        <w:rPr>
          <w:rFonts w:ascii="Aptos" w:hAnsi="Aptos" w:eastAsia="MS Mincho" w:cs="Arial"/>
          <w:lang w:val="en-GB" w:eastAsia="ja-JP"/>
        </w:rPr>
      </w:pPr>
    </w:p>
    <w:p w:rsidRPr="000359F1" w:rsidR="00B018DA" w:rsidRDefault="00031633" w14:paraId="685EE3C8" w14:textId="5B672E29">
      <w:r>
        <w:t xml:space="preserve"> </w:t>
      </w:r>
    </w:p>
    <w:sectPr w:rsidRPr="000359F1" w:rsidR="00B018DA" w:rsidSect="004429DF">
      <w:headerReference w:type="even" r:id="rId15"/>
      <w:headerReference w:type="default" r:id="rId16"/>
      <w:footerReference w:type="even" r:id="rId17"/>
      <w:footerReference w:type="default" r:id="rId18"/>
      <w:headerReference w:type="first" r:id="rId19"/>
      <w:footerReference w:type="first" r:id="rId20"/>
      <w:pgSz w:w="11906" w:h="16838"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6/5/9/chartex" xmlns:cx3="http://schemas.microsoft.com/office/drawing/2016/5/10/chartex" xmlns:cx4="http://schemas.microsoft.com/office/drawing/2016/5/11/chartex" xmlns:cx5="http://schemas.microsoft.com/office/drawing/2016/5/12/chartex" xmlns:cx6="http://schemas.microsoft.com/office/drawing/2016/5/13/chartex" xmlns:cx7="http://schemas.microsoft.com/office/drawing/2016/5/14/chartex" xmlns:cx8="http://schemas.microsoft.com/office/drawing/2016/5/15/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x cx1 cx2 cx3 cx4 cx5 cx6 cx7 cx8"/>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19E7" w:rsidP="00610DBF" w:rsidRDefault="00FF19E7" w14:paraId="2266416A" w14:textId="77777777">
      <w:pPr>
        <w:spacing w:after="0"/>
      </w:pPr>
      <w:r>
        <w:separator/>
      </w:r>
    </w:p>
  </w:endnote>
  <w:endnote w:type="continuationSeparator" w:id="0">
    <w:p w:rsidR="00FF19E7" w:rsidP="00610DBF" w:rsidRDefault="00FF19E7" w14:paraId="31DC0083"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10DBF" w:rsidP="00610DBF" w:rsidRDefault="000B7A9E" w14:paraId="3D8BD827" w14:textId="0156EE83">
    <w:pPr>
      <w:pStyle w:val="Footer"/>
      <w:jc w:val="right"/>
    </w:pPr>
    <w:bookmarkStart w:name="FooterEvenPageDMS" w:id="0"/>
    <w:r>
      <w:rPr>
        <w:noProof/>
        <w:sz w:val="16"/>
        <w14:ligatures w14:val="standardContextual"/>
      </w:rPr>
      <mc:AlternateContent>
        <mc:Choice Requires="wps">
          <w:drawing>
            <wp:anchor distT="0" distB="0" distL="0" distR="0" simplePos="0" relativeHeight="251659264" behindDoc="0" locked="0" layoutInCell="1" allowOverlap="1" wp14:anchorId="7F08BF13" wp14:editId="00329DAF">
              <wp:simplePos x="635" y="635"/>
              <wp:positionH relativeFrom="page">
                <wp:align>right</wp:align>
              </wp:positionH>
              <wp:positionV relativeFrom="page">
                <wp:align>bottom</wp:align>
              </wp:positionV>
              <wp:extent cx="835025" cy="342900"/>
              <wp:effectExtent l="0" t="0" r="0" b="0"/>
              <wp:wrapNone/>
              <wp:docPr id="838123683" name="Text Box 2"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42900"/>
                      </a:xfrm>
                      <a:prstGeom prst="rect">
                        <a:avLst/>
                      </a:prstGeom>
                      <a:noFill/>
                      <a:ln>
                        <a:noFill/>
                      </a:ln>
                    </wps:spPr>
                    <wps:txbx>
                      <w:txbxContent>
                        <w:p w:rsidRPr="000B7A9E" w:rsidR="000B7A9E" w:rsidP="000B7A9E" w:rsidRDefault="000B7A9E" w14:paraId="4D0A0693" w14:textId="14AB06DA">
                          <w:pPr>
                            <w:spacing w:after="0"/>
                            <w:rPr>
                              <w:rFonts w:ascii="Aptos" w:hAnsi="Aptos" w:eastAsia="Aptos" w:cs="Aptos"/>
                              <w:noProof/>
                              <w:color w:val="000000"/>
                              <w:sz w:val="20"/>
                              <w:szCs w:val="20"/>
                            </w:rPr>
                          </w:pPr>
                          <w:r w:rsidRPr="000B7A9E">
                            <w:rPr>
                              <w:rFonts w:ascii="Aptos" w:hAnsi="Aptos" w:eastAsia="Aptos" w:cs="Aptos"/>
                              <w:noProof/>
                              <w:color w:val="000000"/>
                              <w:sz w:val="20"/>
                              <w:szCs w:val="20"/>
                            </w:rPr>
                            <w:t>Proprietary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7F08BF13">
              <v:stroke joinstyle="miter"/>
              <v:path gradientshapeok="t" o:connecttype="rect"/>
            </v:shapetype>
            <v:shape id="Text Box 2" style="position:absolute;left:0;text-align:left;margin-left:14.55pt;margin-top:0;width:65.75pt;height:27pt;z-index:251659264;visibility:visible;mso-wrap-style:none;mso-wrap-distance-left:0;mso-wrap-distance-top:0;mso-wrap-distance-right:0;mso-wrap-distance-bottom:0;mso-position-horizontal:right;mso-position-horizontal-relative:page;mso-position-vertical:bottom;mso-position-vertical-relative:page;v-text-anchor:bottom" alt="Proprietary"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">
              <v:fill o:detectmouseclick="t"/>
              <v:textbox style="mso-fit-shape-to-text:t" inset="0,0,20pt,15pt">
                <w:txbxContent>
                  <w:p w:rsidRPr="000B7A9E" w:rsidR="000B7A9E" w:rsidP="000B7A9E" w:rsidRDefault="000B7A9E" w14:paraId="4D0A0693" w14:textId="14AB06DA">
                    <w:pPr>
                      <w:spacing w:after="0"/>
                      <w:rPr>
                        <w:rFonts w:ascii="Aptos" w:hAnsi="Aptos" w:eastAsia="Aptos" w:cs="Aptos"/>
                        <w:noProof/>
                        <w:color w:val="000000"/>
                        <w:sz w:val="20"/>
                        <w:szCs w:val="20"/>
                      </w:rPr>
                    </w:pPr>
                    <w:r w:rsidRPr="000B7A9E">
                      <w:rPr>
                        <w:rFonts w:ascii="Aptos" w:hAnsi="Aptos" w:eastAsia="Aptos" w:cs="Aptos"/>
                        <w:noProof/>
                        <w:color w:val="000000"/>
                        <w:sz w:val="20"/>
                        <w:szCs w:val="20"/>
                      </w:rPr>
                      <w:t>Proprietary</w:t>
                    </w:r>
                  </w:p>
                </w:txbxContent>
              </v:textbox>
              <w10:wrap anchorx="page" anchory="page"/>
            </v:shape>
          </w:pict>
        </mc:Fallback>
      </mc:AlternateContent>
    </w:r>
    <w:r w:rsidR="002D50F6">
      <w:rPr>
        <w:sz w:val="16"/>
      </w:rPr>
      <w:t>KDK#1545484#v2</w:t>
    </w:r>
    <w:bookmarkEnd w:id="0"/>
  </w:p>
  <w:p w:rsidR="00610DBF" w:rsidRDefault="00610DBF" w14:paraId="77037B32" w14:textId="78C1CA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2D50F6" w:rsidP="002D50F6" w:rsidRDefault="000B7A9E" w14:paraId="6609B708" w14:textId="6823E11A">
    <w:pPr>
      <w:pStyle w:val="Footer"/>
      <w:jc w:val="right"/>
    </w:pPr>
    <w:bookmarkStart w:name="FooterPrimaryDMS" w:id="1"/>
    <w:r>
      <w:rPr>
        <w:noProof/>
        <w:sz w:val="16"/>
        <w14:ligatures w14:val="standardContextual"/>
      </w:rPr>
      <mc:AlternateContent>
        <mc:Choice Requires="wps">
          <w:drawing>
            <wp:anchor distT="0" distB="0" distL="0" distR="0" simplePos="0" relativeHeight="251660288" behindDoc="0" locked="0" layoutInCell="1" allowOverlap="1" wp14:anchorId="437F8760" wp14:editId="57644EBD">
              <wp:simplePos x="635" y="635"/>
              <wp:positionH relativeFrom="page">
                <wp:align>right</wp:align>
              </wp:positionH>
              <wp:positionV relativeFrom="page">
                <wp:align>bottom</wp:align>
              </wp:positionV>
              <wp:extent cx="835025" cy="342900"/>
              <wp:effectExtent l="0" t="0" r="0" b="0"/>
              <wp:wrapNone/>
              <wp:docPr id="1473208633" name="Text Box 3"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42900"/>
                      </a:xfrm>
                      <a:prstGeom prst="rect">
                        <a:avLst/>
                      </a:prstGeom>
                      <a:noFill/>
                      <a:ln>
                        <a:noFill/>
                      </a:ln>
                    </wps:spPr>
                    <wps:txbx>
                      <w:txbxContent>
                        <w:p w:rsidRPr="000B7A9E" w:rsidR="000B7A9E" w:rsidP="000B7A9E" w:rsidRDefault="000B7A9E" w14:paraId="050D0F0A" w14:textId="6106A7E8">
                          <w:pPr>
                            <w:spacing w:after="0"/>
                            <w:rPr>
                              <w:rFonts w:ascii="Aptos" w:hAnsi="Aptos" w:eastAsia="Aptos" w:cs="Aptos"/>
                              <w:noProof/>
                              <w:color w:val="000000"/>
                              <w:sz w:val="20"/>
                              <w:szCs w:val="20"/>
                            </w:rPr>
                          </w:pPr>
                          <w:r w:rsidRPr="000B7A9E">
                            <w:rPr>
                              <w:rFonts w:ascii="Aptos" w:hAnsi="Aptos" w:eastAsia="Aptos" w:cs="Aptos"/>
                              <w:noProof/>
                              <w:color w:val="000000"/>
                              <w:sz w:val="20"/>
                              <w:szCs w:val="20"/>
                            </w:rPr>
                            <w:t>Proprietary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437F8760">
              <v:stroke joinstyle="miter"/>
              <v:path gradientshapeok="t" o:connecttype="rect"/>
            </v:shapetype>
            <v:shape id="Text Box 3" style="position:absolute;left:0;text-align:left;margin-left:14.55pt;margin-top:0;width:65.75pt;height:27pt;z-index:251660288;visibility:visible;mso-wrap-style:none;mso-wrap-distance-left:0;mso-wrap-distance-top:0;mso-wrap-distance-right:0;mso-wrap-distance-bottom:0;mso-position-horizontal:right;mso-position-horizontal-relative:page;mso-position-vertical:bottom;mso-position-vertical-relative:page;v-text-anchor:bottom" alt="Proprietary"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">
              <v:fill o:detectmouseclick="t"/>
              <v:textbox style="mso-fit-shape-to-text:t" inset="0,0,20pt,15pt">
                <w:txbxContent>
                  <w:p w:rsidRPr="000B7A9E" w:rsidR="000B7A9E" w:rsidP="000B7A9E" w:rsidRDefault="000B7A9E" w14:paraId="050D0F0A" w14:textId="6106A7E8">
                    <w:pPr>
                      <w:spacing w:after="0"/>
                      <w:rPr>
                        <w:rFonts w:ascii="Aptos" w:hAnsi="Aptos" w:eastAsia="Aptos" w:cs="Aptos"/>
                        <w:noProof/>
                        <w:color w:val="000000"/>
                        <w:sz w:val="20"/>
                        <w:szCs w:val="20"/>
                      </w:rPr>
                    </w:pPr>
                    <w:r w:rsidRPr="000B7A9E">
                      <w:rPr>
                        <w:rFonts w:ascii="Aptos" w:hAnsi="Aptos" w:eastAsia="Aptos" w:cs="Aptos"/>
                        <w:noProof/>
                        <w:color w:val="000000"/>
                        <w:sz w:val="20"/>
                        <w:szCs w:val="20"/>
                      </w:rPr>
                      <w:t>Proprietary</w:t>
                    </w:r>
                  </w:p>
                </w:txbxContent>
              </v:textbox>
              <w10:wrap anchorx="page" anchory="page"/>
            </v:shape>
          </w:pict>
        </mc:Fallback>
      </mc:AlternateContent>
    </w:r>
    <w:r w:rsidRPr="002D50F6" w:rsidR="002D50F6">
      <w:rPr>
        <w:sz w:val="16"/>
      </w:rPr>
      <w:t>KDK#1545484#v2</w:t>
    </w:r>
    <w:bookmarkEnd w:id="1"/>
  </w:p>
  <w:p w:rsidR="002D50F6" w:rsidRDefault="002D50F6" w14:paraId="1287E981" w14:textId="76EFBB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10DBF" w:rsidP="00610DBF" w:rsidRDefault="000B7A9E" w14:paraId="6ED2EF2F" w14:textId="432E78C7">
    <w:pPr>
      <w:pStyle w:val="Footer"/>
      <w:jc w:val="right"/>
    </w:pPr>
    <w:bookmarkStart w:name="FooterFirstPageDMS" w:id="2"/>
    <w:r>
      <w:rPr>
        <w:noProof/>
        <w:sz w:val="16"/>
        <w14:ligatures w14:val="standardContextual"/>
      </w:rPr>
      <mc:AlternateContent>
        <mc:Choice Requires="wps">
          <w:drawing>
            <wp:anchor distT="0" distB="0" distL="0" distR="0" simplePos="0" relativeHeight="251658240" behindDoc="0" locked="0" layoutInCell="1" allowOverlap="1" wp14:anchorId="68DC4F85" wp14:editId="2123BA43">
              <wp:simplePos x="635" y="635"/>
              <wp:positionH relativeFrom="page">
                <wp:align>right</wp:align>
              </wp:positionH>
              <wp:positionV relativeFrom="page">
                <wp:align>bottom</wp:align>
              </wp:positionV>
              <wp:extent cx="835025" cy="342900"/>
              <wp:effectExtent l="0" t="0" r="0" b="0"/>
              <wp:wrapNone/>
              <wp:docPr id="1463301643" name="Text Box 1"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42900"/>
                      </a:xfrm>
                      <a:prstGeom prst="rect">
                        <a:avLst/>
                      </a:prstGeom>
                      <a:noFill/>
                      <a:ln>
                        <a:noFill/>
                      </a:ln>
                    </wps:spPr>
                    <wps:txbx>
                      <w:txbxContent>
                        <w:p w:rsidRPr="000B7A9E" w:rsidR="000B7A9E" w:rsidP="000B7A9E" w:rsidRDefault="000B7A9E" w14:paraId="2D0ABF16" w14:textId="10517C8C">
                          <w:pPr>
                            <w:spacing w:after="0"/>
                            <w:rPr>
                              <w:rFonts w:ascii="Aptos" w:hAnsi="Aptos" w:eastAsia="Aptos" w:cs="Aptos"/>
                              <w:noProof/>
                              <w:color w:val="000000"/>
                              <w:sz w:val="20"/>
                              <w:szCs w:val="20"/>
                            </w:rPr>
                          </w:pPr>
                          <w:r w:rsidRPr="000B7A9E">
                            <w:rPr>
                              <w:rFonts w:ascii="Aptos" w:hAnsi="Aptos" w:eastAsia="Aptos" w:cs="Aptos"/>
                              <w:noProof/>
                              <w:color w:val="000000"/>
                              <w:sz w:val="20"/>
                              <w:szCs w:val="20"/>
                            </w:rPr>
                            <w:t>Proprietary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8DC4F85">
              <v:stroke joinstyle="miter"/>
              <v:path gradientshapeok="t" o:connecttype="rect"/>
            </v:shapetype>
            <v:shape id="Text Box 1" style="position:absolute;left:0;text-align:left;margin-left:14.55pt;margin-top:0;width:65.75pt;height:27pt;z-index:251658240;visibility:visible;mso-wrap-style:none;mso-wrap-distance-left:0;mso-wrap-distance-top:0;mso-wrap-distance-right:0;mso-wrap-distance-bottom:0;mso-position-horizontal:right;mso-position-horizontal-relative:page;mso-position-vertical:bottom;mso-position-vertical-relative:page;v-text-anchor:bottom" alt="Proprietary"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">
              <v:fill o:detectmouseclick="t"/>
              <v:textbox style="mso-fit-shape-to-text:t" inset="0,0,20pt,15pt">
                <w:txbxContent>
                  <w:p w:rsidRPr="000B7A9E" w:rsidR="000B7A9E" w:rsidP="000B7A9E" w:rsidRDefault="000B7A9E" w14:paraId="2D0ABF16" w14:textId="10517C8C">
                    <w:pPr>
                      <w:spacing w:after="0"/>
                      <w:rPr>
                        <w:rFonts w:ascii="Aptos" w:hAnsi="Aptos" w:eastAsia="Aptos" w:cs="Aptos"/>
                        <w:noProof/>
                        <w:color w:val="000000"/>
                        <w:sz w:val="20"/>
                        <w:szCs w:val="20"/>
                      </w:rPr>
                    </w:pPr>
                    <w:r w:rsidRPr="000B7A9E">
                      <w:rPr>
                        <w:rFonts w:ascii="Aptos" w:hAnsi="Aptos" w:eastAsia="Aptos" w:cs="Aptos"/>
                        <w:noProof/>
                        <w:color w:val="000000"/>
                        <w:sz w:val="20"/>
                        <w:szCs w:val="20"/>
                      </w:rPr>
                      <w:t>Proprietary</w:t>
                    </w:r>
                  </w:p>
                </w:txbxContent>
              </v:textbox>
              <w10:wrap anchorx="page" anchory="page"/>
            </v:shape>
          </w:pict>
        </mc:Fallback>
      </mc:AlternateContent>
    </w:r>
    <w:r w:rsidR="002D50F6">
      <w:rPr>
        <w:sz w:val="16"/>
      </w:rPr>
      <w:t>KDK#1545484#v2</w:t>
    </w:r>
    <w:bookmarkEnd w:id="2"/>
  </w:p>
  <w:p w:rsidR="00610DBF" w:rsidRDefault="00610DBF" w14:paraId="00F629D0" w14:textId="31E9BB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19E7" w:rsidP="00610DBF" w:rsidRDefault="00FF19E7" w14:paraId="6E7E3DC1" w14:textId="77777777">
      <w:pPr>
        <w:spacing w:after="0"/>
      </w:pPr>
      <w:r>
        <w:separator/>
      </w:r>
    </w:p>
  </w:footnote>
  <w:footnote w:type="continuationSeparator" w:id="0">
    <w:p w:rsidR="00FF19E7" w:rsidP="00610DBF" w:rsidRDefault="00FF19E7" w14:paraId="2899C0BA"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50F6" w:rsidRDefault="002D50F6" w14:paraId="0E3880B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50F6" w:rsidRDefault="002D50F6" w14:paraId="295B7462"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50F6" w:rsidRDefault="002D50F6" w14:paraId="7231AE1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7A83"/>
    <w:multiLevelType w:val="multilevel"/>
    <w:tmpl w:val="BF141CEC"/>
    <w:lvl w:ilvl="0">
      <w:start w:val="1"/>
      <w:numFmt w:val="decimal"/>
      <w:pStyle w:val="Heading2"/>
      <w:lvlText w:val="%1."/>
      <w:lvlJc w:val="left"/>
      <w:pPr>
        <w:ind w:left="720" w:hanging="360"/>
      </w:pPr>
      <w:rPr>
        <w:rFonts w:hint="default"/>
      </w:rPr>
    </w:lvl>
    <w:lvl w:ilvl="1">
      <w:start w:val="1"/>
      <w:numFmt w:val="decimal"/>
      <w:pStyle w:val="Heading3"/>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D6B7428"/>
    <w:multiLevelType w:val="multilevel"/>
    <w:tmpl w:val="DC903520"/>
    <w:lvl w:ilvl="0">
      <w:start w:val="4"/>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912071"/>
    <w:multiLevelType w:val="multilevel"/>
    <w:tmpl w:val="E326B240"/>
    <w:lvl w:ilvl="0">
      <w:start w:val="2"/>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04311D7"/>
    <w:multiLevelType w:val="hybridMultilevel"/>
    <w:tmpl w:val="12AA58A0"/>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4" w15:restartNumberingAfterBreak="0">
    <w:nsid w:val="1E380B84"/>
    <w:multiLevelType w:val="hybridMultilevel"/>
    <w:tmpl w:val="71D80E50"/>
    <w:lvl w:ilvl="0" w:tplc="546C04A2">
      <w:start w:val="1"/>
      <w:numFmt w:val="lowerLetter"/>
      <w:pStyle w:val="Heading4"/>
      <w:lvlText w:val="(%1)"/>
      <w:lvlJc w:val="left"/>
      <w:pPr>
        <w:ind w:left="720" w:hanging="360"/>
      </w:pPr>
      <w:rPr>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273F43ED"/>
    <w:multiLevelType w:val="multilevel"/>
    <w:tmpl w:val="C4022790"/>
    <w:lvl w:ilvl="0">
      <w:start w:val="3"/>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9C70341"/>
    <w:multiLevelType w:val="multilevel"/>
    <w:tmpl w:val="1678776C"/>
    <w:lvl w:ilvl="0">
      <w:start w:val="4"/>
      <w:numFmt w:val="decimal"/>
      <w:lvlText w:val="%1."/>
      <w:lvlJc w:val="left"/>
      <w:pPr>
        <w:ind w:left="600" w:hanging="600"/>
      </w:pPr>
      <w:rPr>
        <w:rFonts w:hint="default"/>
        <w:b/>
      </w:rPr>
    </w:lvl>
    <w:lvl w:ilvl="1">
      <w:start w:val="7"/>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3BF01EDC"/>
    <w:multiLevelType w:val="hybridMultilevel"/>
    <w:tmpl w:val="774C437E"/>
    <w:lvl w:ilvl="0" w:tplc="28023E64">
      <w:start w:val="1"/>
      <w:numFmt w:val="upperRoman"/>
      <w:pStyle w:val="Heading1"/>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3F47393D"/>
    <w:multiLevelType w:val="multilevel"/>
    <w:tmpl w:val="D6AAD644"/>
    <w:lvl w:ilvl="0">
      <w:start w:val="1"/>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6637FB7"/>
    <w:multiLevelType w:val="multilevel"/>
    <w:tmpl w:val="A7C2456C"/>
    <w:lvl w:ilvl="0">
      <w:start w:val="1"/>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DAC0CEA"/>
    <w:multiLevelType w:val="multilevel"/>
    <w:tmpl w:val="F2D213D0"/>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E2D6CBD"/>
    <w:multiLevelType w:val="multilevel"/>
    <w:tmpl w:val="0E08BE28"/>
    <w:lvl w:ilvl="0">
      <w:start w:val="5"/>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9461D8C"/>
    <w:multiLevelType w:val="multilevel"/>
    <w:tmpl w:val="379CEAB8"/>
    <w:lvl w:ilvl="0">
      <w:start w:val="6"/>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BB967F4"/>
    <w:multiLevelType w:val="multilevel"/>
    <w:tmpl w:val="92DC73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34B56B0"/>
    <w:multiLevelType w:val="multilevel"/>
    <w:tmpl w:val="85C2E546"/>
    <w:lvl w:ilvl="0">
      <w:start w:val="4"/>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4CF0BDE"/>
    <w:multiLevelType w:val="multilevel"/>
    <w:tmpl w:val="2A4AC48A"/>
    <w:lvl w:ilvl="0">
      <w:start w:val="4"/>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792794397">
    <w:abstractNumId w:val="7"/>
  </w:num>
  <w:num w:numId="2" w16cid:durableId="1198814321">
    <w:abstractNumId w:val="0"/>
  </w:num>
  <w:num w:numId="3" w16cid:durableId="244535570">
    <w:abstractNumId w:val="0"/>
  </w:num>
  <w:num w:numId="4" w16cid:durableId="147942007">
    <w:abstractNumId w:val="4"/>
  </w:num>
  <w:num w:numId="5" w16cid:durableId="1178427555">
    <w:abstractNumId w:val="14"/>
  </w:num>
  <w:num w:numId="6" w16cid:durableId="1252469887">
    <w:abstractNumId w:val="5"/>
  </w:num>
  <w:num w:numId="7" w16cid:durableId="1378435399">
    <w:abstractNumId w:val="15"/>
  </w:num>
  <w:num w:numId="8" w16cid:durableId="1818450216">
    <w:abstractNumId w:val="8"/>
  </w:num>
  <w:num w:numId="9" w16cid:durableId="1825123639">
    <w:abstractNumId w:val="9"/>
  </w:num>
  <w:num w:numId="10" w16cid:durableId="1935935661">
    <w:abstractNumId w:val="10"/>
  </w:num>
  <w:num w:numId="11" w16cid:durableId="2025865816">
    <w:abstractNumId w:val="12"/>
  </w:num>
  <w:num w:numId="12" w16cid:durableId="33700016">
    <w:abstractNumId w:val="6"/>
  </w:num>
  <w:num w:numId="13" w16cid:durableId="411859786">
    <w:abstractNumId w:val="1"/>
  </w:num>
  <w:num w:numId="14" w16cid:durableId="531844341">
    <w:abstractNumId w:val="2"/>
  </w:num>
  <w:num w:numId="15" w16cid:durableId="810252728">
    <w:abstractNumId w:val="11"/>
  </w:num>
  <w:num w:numId="16" w16cid:durableId="173034270">
    <w:abstractNumId w:val="3"/>
  </w:num>
  <w:num w:numId="17" w16cid:durableId="16209903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89"/>
    <w:rsid w:val="00002C28"/>
    <w:rsid w:val="00022F55"/>
    <w:rsid w:val="00031633"/>
    <w:rsid w:val="000359F1"/>
    <w:rsid w:val="00087E2E"/>
    <w:rsid w:val="000A14FD"/>
    <w:rsid w:val="000B7A9E"/>
    <w:rsid w:val="000D5CB9"/>
    <w:rsid w:val="00107CED"/>
    <w:rsid w:val="00112BF2"/>
    <w:rsid w:val="00116E58"/>
    <w:rsid w:val="00140F86"/>
    <w:rsid w:val="00187C5E"/>
    <w:rsid w:val="001D12B6"/>
    <w:rsid w:val="001E7FBF"/>
    <w:rsid w:val="001F77AD"/>
    <w:rsid w:val="00204D52"/>
    <w:rsid w:val="00210CC4"/>
    <w:rsid w:val="002476DF"/>
    <w:rsid w:val="00257489"/>
    <w:rsid w:val="002621CC"/>
    <w:rsid w:val="00267F2D"/>
    <w:rsid w:val="002707A8"/>
    <w:rsid w:val="00270C47"/>
    <w:rsid w:val="002744D4"/>
    <w:rsid w:val="00285A26"/>
    <w:rsid w:val="002907F4"/>
    <w:rsid w:val="0029203F"/>
    <w:rsid w:val="00296F73"/>
    <w:rsid w:val="002D50F6"/>
    <w:rsid w:val="002E1EB4"/>
    <w:rsid w:val="002F490C"/>
    <w:rsid w:val="002F64A4"/>
    <w:rsid w:val="003079ED"/>
    <w:rsid w:val="00317A8C"/>
    <w:rsid w:val="00343859"/>
    <w:rsid w:val="00375115"/>
    <w:rsid w:val="003C1527"/>
    <w:rsid w:val="003C5F3E"/>
    <w:rsid w:val="003D740D"/>
    <w:rsid w:val="003F51CC"/>
    <w:rsid w:val="003F5418"/>
    <w:rsid w:val="003F6654"/>
    <w:rsid w:val="00410645"/>
    <w:rsid w:val="00417E05"/>
    <w:rsid w:val="004326D0"/>
    <w:rsid w:val="00432AF4"/>
    <w:rsid w:val="004429DF"/>
    <w:rsid w:val="00446487"/>
    <w:rsid w:val="00485522"/>
    <w:rsid w:val="0049375A"/>
    <w:rsid w:val="004D2DA3"/>
    <w:rsid w:val="004D6D92"/>
    <w:rsid w:val="004E40FD"/>
    <w:rsid w:val="00544458"/>
    <w:rsid w:val="00545795"/>
    <w:rsid w:val="005503CA"/>
    <w:rsid w:val="00553389"/>
    <w:rsid w:val="005555D3"/>
    <w:rsid w:val="00556E2A"/>
    <w:rsid w:val="005C41AD"/>
    <w:rsid w:val="005C64A1"/>
    <w:rsid w:val="00600B46"/>
    <w:rsid w:val="006064C8"/>
    <w:rsid w:val="00607122"/>
    <w:rsid w:val="006071A4"/>
    <w:rsid w:val="00610A43"/>
    <w:rsid w:val="00610DBF"/>
    <w:rsid w:val="006162D5"/>
    <w:rsid w:val="006255CA"/>
    <w:rsid w:val="00631E33"/>
    <w:rsid w:val="00636DC8"/>
    <w:rsid w:val="0065360F"/>
    <w:rsid w:val="0067042E"/>
    <w:rsid w:val="00685750"/>
    <w:rsid w:val="006A070B"/>
    <w:rsid w:val="006D3FB4"/>
    <w:rsid w:val="006F215A"/>
    <w:rsid w:val="00716277"/>
    <w:rsid w:val="0072268C"/>
    <w:rsid w:val="00734239"/>
    <w:rsid w:val="00772B86"/>
    <w:rsid w:val="0078115C"/>
    <w:rsid w:val="007C7A2E"/>
    <w:rsid w:val="007E19B5"/>
    <w:rsid w:val="007F0EB2"/>
    <w:rsid w:val="0081648A"/>
    <w:rsid w:val="00820DC9"/>
    <w:rsid w:val="00826723"/>
    <w:rsid w:val="008347CB"/>
    <w:rsid w:val="008474BE"/>
    <w:rsid w:val="0085166C"/>
    <w:rsid w:val="0087434A"/>
    <w:rsid w:val="008A0CD7"/>
    <w:rsid w:val="008D09DE"/>
    <w:rsid w:val="008D6BCB"/>
    <w:rsid w:val="00905618"/>
    <w:rsid w:val="009268D5"/>
    <w:rsid w:val="00933A1B"/>
    <w:rsid w:val="009879CD"/>
    <w:rsid w:val="009B345E"/>
    <w:rsid w:val="009B64D5"/>
    <w:rsid w:val="009C76B7"/>
    <w:rsid w:val="009D37DC"/>
    <w:rsid w:val="009E50F2"/>
    <w:rsid w:val="00A0783B"/>
    <w:rsid w:val="00A240DD"/>
    <w:rsid w:val="00A53896"/>
    <w:rsid w:val="00A555CE"/>
    <w:rsid w:val="00A607B7"/>
    <w:rsid w:val="00A7399C"/>
    <w:rsid w:val="00A94D71"/>
    <w:rsid w:val="00AA2DA5"/>
    <w:rsid w:val="00AC1866"/>
    <w:rsid w:val="00B018DA"/>
    <w:rsid w:val="00B0288D"/>
    <w:rsid w:val="00B1543D"/>
    <w:rsid w:val="00B23984"/>
    <w:rsid w:val="00B259D8"/>
    <w:rsid w:val="00B27AEB"/>
    <w:rsid w:val="00B338B0"/>
    <w:rsid w:val="00B57473"/>
    <w:rsid w:val="00B67B45"/>
    <w:rsid w:val="00B72299"/>
    <w:rsid w:val="00BA3EAD"/>
    <w:rsid w:val="00BE7560"/>
    <w:rsid w:val="00C0095B"/>
    <w:rsid w:val="00C47B49"/>
    <w:rsid w:val="00C62EAC"/>
    <w:rsid w:val="00C81412"/>
    <w:rsid w:val="00C82F59"/>
    <w:rsid w:val="00C9195E"/>
    <w:rsid w:val="00C936A4"/>
    <w:rsid w:val="00CC6C87"/>
    <w:rsid w:val="00CC7D22"/>
    <w:rsid w:val="00CD7B44"/>
    <w:rsid w:val="00D07153"/>
    <w:rsid w:val="00D072B7"/>
    <w:rsid w:val="00D357C5"/>
    <w:rsid w:val="00D6045F"/>
    <w:rsid w:val="00D614C6"/>
    <w:rsid w:val="00D737BF"/>
    <w:rsid w:val="00D97581"/>
    <w:rsid w:val="00DF677A"/>
    <w:rsid w:val="00DF6EB3"/>
    <w:rsid w:val="00E04625"/>
    <w:rsid w:val="00E125AC"/>
    <w:rsid w:val="00E25C67"/>
    <w:rsid w:val="00E4502B"/>
    <w:rsid w:val="00E46848"/>
    <w:rsid w:val="00E54C58"/>
    <w:rsid w:val="00E67A64"/>
    <w:rsid w:val="00E85358"/>
    <w:rsid w:val="00E92331"/>
    <w:rsid w:val="00EA25D8"/>
    <w:rsid w:val="00EE4A74"/>
    <w:rsid w:val="00EE6E84"/>
    <w:rsid w:val="00F07444"/>
    <w:rsid w:val="00F16DC0"/>
    <w:rsid w:val="00F3368E"/>
    <w:rsid w:val="00F34EDA"/>
    <w:rsid w:val="00F54F8E"/>
    <w:rsid w:val="00F662CA"/>
    <w:rsid w:val="00F73281"/>
    <w:rsid w:val="00F85872"/>
    <w:rsid w:val="00FC2C44"/>
    <w:rsid w:val="00FF0958"/>
    <w:rsid w:val="00FF19E7"/>
    <w:rsid w:val="06382D15"/>
    <w:rsid w:val="372F5920"/>
    <w:rsid w:val="75C7040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B9F2D7"/>
  <w15:chartTrackingRefBased/>
  <w15:docId w15:val="{FA37F5C6-0DEA-4798-B0D2-1F95A58EA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eastAsia="Calibri" w:ascii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KDK Normal"/>
    <w:qFormat/>
    <w:rsid w:val="00B67B45"/>
    <w:pPr>
      <w:spacing w:after="240" w:line="240" w:lineRule="auto"/>
      <w:jc w:val="both"/>
    </w:pPr>
    <w:rPr>
      <w:rFonts w:ascii="Tahoma" w:hAnsi="Tahoma" w:cs="Tahoma"/>
      <w:kern w:val="0"/>
      <w:sz w:val="22"/>
      <w:szCs w:val="22"/>
      <w:lang w:val="en-US" w:eastAsia="tr-TR"/>
      <w14:ligatures w14:val="none"/>
    </w:rPr>
  </w:style>
  <w:style w:type="paragraph" w:styleId="Heading1">
    <w:name w:val="heading 1"/>
    <w:aliases w:val="KDK Heading 1"/>
    <w:basedOn w:val="ListParagraph"/>
    <w:next w:val="Normal"/>
    <w:link w:val="Heading1Char"/>
    <w:uiPriority w:val="9"/>
    <w:qFormat/>
    <w:rsid w:val="00610A43"/>
    <w:pPr>
      <w:numPr>
        <w:numId w:val="1"/>
      </w:numPr>
      <w:contextualSpacing w:val="0"/>
      <w:outlineLvl w:val="0"/>
    </w:pPr>
    <w:rPr>
      <w:b/>
      <w:lang w:val="tr-TR"/>
    </w:rPr>
  </w:style>
  <w:style w:type="paragraph" w:styleId="Heading2">
    <w:name w:val="heading 2"/>
    <w:aliases w:val="KDK Heading 2"/>
    <w:basedOn w:val="ListParagraph"/>
    <w:next w:val="Normal"/>
    <w:link w:val="Heading2Char"/>
    <w:uiPriority w:val="9"/>
    <w:unhideWhenUsed/>
    <w:qFormat/>
    <w:rsid w:val="00610A43"/>
    <w:pPr>
      <w:numPr>
        <w:numId w:val="3"/>
      </w:numPr>
      <w:contextualSpacing w:val="0"/>
      <w:outlineLvl w:val="1"/>
    </w:pPr>
    <w:rPr>
      <w:b/>
      <w:lang w:val="tr-TR"/>
    </w:rPr>
  </w:style>
  <w:style w:type="paragraph" w:styleId="Heading3">
    <w:name w:val="heading 3"/>
    <w:aliases w:val="KDK Heading 3"/>
    <w:basedOn w:val="ListParagraph"/>
    <w:next w:val="Normal"/>
    <w:link w:val="Heading3Char"/>
    <w:uiPriority w:val="9"/>
    <w:unhideWhenUsed/>
    <w:qFormat/>
    <w:rsid w:val="00610A43"/>
    <w:pPr>
      <w:numPr>
        <w:ilvl w:val="1"/>
        <w:numId w:val="3"/>
      </w:numPr>
      <w:contextualSpacing w:val="0"/>
      <w:outlineLvl w:val="2"/>
    </w:pPr>
    <w:rPr>
      <w:b/>
      <w:lang w:val="tr-TR"/>
    </w:rPr>
  </w:style>
  <w:style w:type="paragraph" w:styleId="Heading4">
    <w:name w:val="heading 4"/>
    <w:aliases w:val="KDK Heading 4"/>
    <w:basedOn w:val="ListParagraph"/>
    <w:next w:val="Normal"/>
    <w:link w:val="Heading4Char"/>
    <w:uiPriority w:val="9"/>
    <w:unhideWhenUsed/>
    <w:qFormat/>
    <w:rsid w:val="00610A43"/>
    <w:pPr>
      <w:numPr>
        <w:numId w:val="4"/>
      </w:numPr>
      <w:contextualSpacing w:val="0"/>
      <w:outlineLvl w:val="3"/>
    </w:pPr>
    <w:rPr>
      <w:b/>
      <w:lang w:val="tr-TR"/>
    </w:rPr>
  </w:style>
  <w:style w:type="paragraph" w:styleId="Heading5">
    <w:name w:val="heading 5"/>
    <w:basedOn w:val="Normal"/>
    <w:next w:val="Normal"/>
    <w:link w:val="Heading5Char"/>
    <w:uiPriority w:val="9"/>
    <w:semiHidden/>
    <w:unhideWhenUsed/>
    <w:rsid w:val="00610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A4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KDK Heading 1 Char"/>
    <w:link w:val="Heading1"/>
    <w:uiPriority w:val="9"/>
    <w:rsid w:val="00610A43"/>
    <w:rPr>
      <w:rFonts w:ascii="Tahoma" w:hAnsi="Tahoma" w:eastAsia="Calibri" w:cs="Tahoma"/>
      <w:b/>
      <w:kern w:val="0"/>
      <w:sz w:val="22"/>
      <w:szCs w:val="22"/>
      <w:lang w:val="tr-TR"/>
      <w14:ligatures w14:val="none"/>
    </w:rPr>
  </w:style>
  <w:style w:type="character" w:styleId="Heading2Char" w:customStyle="1">
    <w:name w:val="Heading 2 Char"/>
    <w:aliases w:val="KDK Heading 2 Char"/>
    <w:link w:val="Heading2"/>
    <w:uiPriority w:val="9"/>
    <w:rsid w:val="00610A43"/>
    <w:rPr>
      <w:rFonts w:ascii="Tahoma" w:hAnsi="Tahoma" w:eastAsia="Calibri" w:cs="Tahoma"/>
      <w:b/>
      <w:kern w:val="0"/>
      <w:sz w:val="22"/>
      <w:szCs w:val="22"/>
      <w:lang w:val="tr-TR"/>
      <w14:ligatures w14:val="none"/>
    </w:rPr>
  </w:style>
  <w:style w:type="character" w:styleId="Heading3Char" w:customStyle="1">
    <w:name w:val="Heading 3 Char"/>
    <w:aliases w:val="KDK Heading 3 Char"/>
    <w:link w:val="Heading3"/>
    <w:uiPriority w:val="9"/>
    <w:rsid w:val="00610A43"/>
    <w:rPr>
      <w:rFonts w:ascii="Tahoma" w:hAnsi="Tahoma" w:eastAsia="Calibri" w:cs="Tahoma"/>
      <w:b/>
      <w:kern w:val="0"/>
      <w:sz w:val="22"/>
      <w:szCs w:val="22"/>
      <w:lang w:val="tr-TR"/>
      <w14:ligatures w14:val="none"/>
    </w:rPr>
  </w:style>
  <w:style w:type="character" w:styleId="Heading4Char" w:customStyle="1">
    <w:name w:val="Heading 4 Char"/>
    <w:aliases w:val="KDK Heading 4 Char"/>
    <w:link w:val="Heading4"/>
    <w:uiPriority w:val="9"/>
    <w:rsid w:val="00610A43"/>
    <w:rPr>
      <w:rFonts w:ascii="Tahoma" w:hAnsi="Tahoma" w:eastAsia="Calibri" w:cs="Tahoma"/>
      <w:b/>
      <w:kern w:val="0"/>
      <w:sz w:val="22"/>
      <w:szCs w:val="22"/>
      <w:lang w:val="tr-TR"/>
      <w14:ligatures w14:val="none"/>
    </w:rPr>
  </w:style>
  <w:style w:type="character" w:styleId="Heading5Char" w:customStyle="1">
    <w:name w:val="Heading 5 Char"/>
    <w:basedOn w:val="DefaultParagraphFont"/>
    <w:link w:val="Heading5"/>
    <w:uiPriority w:val="9"/>
    <w:semiHidden/>
    <w:rsid w:val="00610A4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10A4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10A4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10A4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10A43"/>
    <w:rPr>
      <w:rFonts w:eastAsiaTheme="majorEastAsia" w:cstheme="majorBidi"/>
      <w:color w:val="272727" w:themeColor="text1" w:themeTint="D8"/>
    </w:rPr>
  </w:style>
  <w:style w:type="paragraph" w:styleId="Title">
    <w:name w:val="Title"/>
    <w:basedOn w:val="Normal"/>
    <w:next w:val="Normal"/>
    <w:link w:val="TitleChar"/>
    <w:uiPriority w:val="10"/>
    <w:rsid w:val="00610A43"/>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10A4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rsid w:val="00610A4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10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610A43"/>
    <w:pPr>
      <w:spacing w:before="160"/>
      <w:jc w:val="center"/>
    </w:pPr>
    <w:rPr>
      <w:i/>
      <w:iCs/>
      <w:color w:val="404040" w:themeColor="text1" w:themeTint="BF"/>
    </w:rPr>
  </w:style>
  <w:style w:type="character" w:styleId="QuoteChar" w:customStyle="1">
    <w:name w:val="Quote Char"/>
    <w:basedOn w:val="DefaultParagraphFont"/>
    <w:link w:val="Quote"/>
    <w:uiPriority w:val="29"/>
    <w:rsid w:val="00610A43"/>
    <w:rPr>
      <w:i/>
      <w:iCs/>
      <w:color w:val="404040" w:themeColor="text1" w:themeTint="BF"/>
    </w:rPr>
  </w:style>
  <w:style w:type="paragraph" w:styleId="ListParagraph">
    <w:name w:val="List Paragraph"/>
    <w:basedOn w:val="Normal"/>
    <w:uiPriority w:val="34"/>
    <w:rsid w:val="00610A43"/>
    <w:pPr>
      <w:ind w:left="720"/>
      <w:contextualSpacing/>
    </w:pPr>
  </w:style>
  <w:style w:type="character" w:styleId="IntenseEmphasis">
    <w:name w:val="Intense Emphasis"/>
    <w:basedOn w:val="DefaultParagraphFont"/>
    <w:uiPriority w:val="21"/>
    <w:rsid w:val="00610A43"/>
    <w:rPr>
      <w:i/>
      <w:iCs/>
      <w:color w:val="0F4761" w:themeColor="accent1" w:themeShade="BF"/>
    </w:rPr>
  </w:style>
  <w:style w:type="paragraph" w:styleId="IntenseQuote">
    <w:name w:val="Intense Quote"/>
    <w:basedOn w:val="Normal"/>
    <w:next w:val="Normal"/>
    <w:link w:val="IntenseQuoteChar"/>
    <w:uiPriority w:val="30"/>
    <w:rsid w:val="00610A4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10A43"/>
    <w:rPr>
      <w:i/>
      <w:iCs/>
      <w:color w:val="0F4761" w:themeColor="accent1" w:themeShade="BF"/>
    </w:rPr>
  </w:style>
  <w:style w:type="character" w:styleId="IntenseReference">
    <w:name w:val="Intense Reference"/>
    <w:basedOn w:val="DefaultParagraphFont"/>
    <w:uiPriority w:val="32"/>
    <w:rsid w:val="00610A43"/>
    <w:rPr>
      <w:b/>
      <w:bCs/>
      <w:smallCaps/>
      <w:color w:val="0F4761" w:themeColor="accent1" w:themeShade="BF"/>
      <w:spacing w:val="5"/>
    </w:rPr>
  </w:style>
  <w:style w:type="table" w:styleId="TableGrid1" w:customStyle="1">
    <w:name w:val="Table Grid1"/>
    <w:basedOn w:val="TableNormal"/>
    <w:next w:val="TableGrid"/>
    <w:uiPriority w:val="39"/>
    <w:rsid w:val="004429DF"/>
    <w:pPr>
      <w:spacing w:after="0" w:line="240" w:lineRule="auto"/>
    </w:pPr>
    <w:rPr>
      <w:rFonts w:eastAsia="Apto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
    <w:name w:val="Table Grid"/>
    <w:basedOn w:val="TableNormal"/>
    <w:uiPriority w:val="39"/>
    <w:rsid w:val="004429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F51CC"/>
    <w:rPr>
      <w:color w:val="467886" w:themeColor="hyperlink"/>
      <w:u w:val="single"/>
    </w:rPr>
  </w:style>
  <w:style w:type="character" w:styleId="UnresolvedMention">
    <w:name w:val="Unresolved Mention"/>
    <w:basedOn w:val="DefaultParagraphFont"/>
    <w:uiPriority w:val="99"/>
    <w:semiHidden/>
    <w:unhideWhenUsed/>
    <w:rsid w:val="003F51CC"/>
    <w:rPr>
      <w:color w:val="605E5C"/>
      <w:shd w:val="clear" w:color="auto" w:fill="E1DFDD"/>
    </w:rPr>
  </w:style>
  <w:style w:type="paragraph" w:styleId="Default" w:customStyle="1">
    <w:name w:val="Default"/>
    <w:rsid w:val="00FC2C44"/>
    <w:pPr>
      <w:autoSpaceDE w:val="0"/>
      <w:autoSpaceDN w:val="0"/>
      <w:adjustRightInd w:val="0"/>
      <w:spacing w:after="0" w:line="240" w:lineRule="auto"/>
    </w:pPr>
    <w:rPr>
      <w:rFonts w:ascii="Aptos" w:hAnsi="Aptos" w:cs="Aptos"/>
      <w:color w:val="000000"/>
      <w:kern w:val="0"/>
      <w:lang w:val="tr-TR"/>
    </w:rPr>
  </w:style>
  <w:style w:type="character" w:styleId="CommentReference">
    <w:name w:val="annotation reference"/>
    <w:basedOn w:val="DefaultParagraphFont"/>
    <w:uiPriority w:val="99"/>
    <w:semiHidden/>
    <w:unhideWhenUsed/>
    <w:rsid w:val="00C9195E"/>
    <w:rPr>
      <w:sz w:val="16"/>
      <w:szCs w:val="16"/>
    </w:rPr>
  </w:style>
  <w:style w:type="paragraph" w:styleId="CommentText">
    <w:name w:val="annotation text"/>
    <w:basedOn w:val="Normal"/>
    <w:link w:val="CommentTextChar"/>
    <w:uiPriority w:val="99"/>
    <w:unhideWhenUsed/>
    <w:rsid w:val="00C9195E"/>
    <w:rPr>
      <w:sz w:val="20"/>
      <w:szCs w:val="20"/>
    </w:rPr>
  </w:style>
  <w:style w:type="character" w:styleId="CommentTextChar" w:customStyle="1">
    <w:name w:val="Comment Text Char"/>
    <w:basedOn w:val="DefaultParagraphFont"/>
    <w:link w:val="CommentText"/>
    <w:uiPriority w:val="99"/>
    <w:rsid w:val="00C9195E"/>
    <w:rPr>
      <w:rFonts w:ascii="Tahoma" w:hAnsi="Tahoma" w:cs="Tahoma"/>
      <w:kern w:val="0"/>
      <w:sz w:val="20"/>
      <w:szCs w:val="20"/>
      <w:lang w:val="en-US" w:eastAsia="tr-TR"/>
      <w14:ligatures w14:val="none"/>
    </w:rPr>
  </w:style>
  <w:style w:type="paragraph" w:styleId="CommentSubject">
    <w:name w:val="annotation subject"/>
    <w:basedOn w:val="CommentText"/>
    <w:next w:val="CommentText"/>
    <w:link w:val="CommentSubjectChar"/>
    <w:uiPriority w:val="99"/>
    <w:semiHidden/>
    <w:unhideWhenUsed/>
    <w:rsid w:val="00C9195E"/>
    <w:rPr>
      <w:b/>
      <w:bCs/>
    </w:rPr>
  </w:style>
  <w:style w:type="character" w:styleId="CommentSubjectChar" w:customStyle="1">
    <w:name w:val="Comment Subject Char"/>
    <w:basedOn w:val="CommentTextChar"/>
    <w:link w:val="CommentSubject"/>
    <w:uiPriority w:val="99"/>
    <w:semiHidden/>
    <w:rsid w:val="00C9195E"/>
    <w:rPr>
      <w:rFonts w:ascii="Tahoma" w:hAnsi="Tahoma" w:cs="Tahoma"/>
      <w:b/>
      <w:bCs/>
      <w:kern w:val="0"/>
      <w:sz w:val="20"/>
      <w:szCs w:val="20"/>
      <w:lang w:val="en-US" w:eastAsia="tr-TR"/>
      <w14:ligatures w14:val="none"/>
    </w:rPr>
  </w:style>
  <w:style w:type="paragraph" w:styleId="Header">
    <w:name w:val="header"/>
    <w:basedOn w:val="Normal"/>
    <w:link w:val="HeaderChar"/>
    <w:uiPriority w:val="99"/>
    <w:unhideWhenUsed/>
    <w:rsid w:val="00610DBF"/>
    <w:pPr>
      <w:tabs>
        <w:tab w:val="center" w:pos="4536"/>
        <w:tab w:val="right" w:pos="9072"/>
      </w:tabs>
      <w:spacing w:after="0"/>
    </w:pPr>
  </w:style>
  <w:style w:type="character" w:styleId="HeaderChar" w:customStyle="1">
    <w:name w:val="Header Char"/>
    <w:basedOn w:val="DefaultParagraphFont"/>
    <w:link w:val="Header"/>
    <w:uiPriority w:val="99"/>
    <w:rsid w:val="00610DBF"/>
    <w:rPr>
      <w:rFonts w:ascii="Tahoma" w:hAnsi="Tahoma" w:cs="Tahoma"/>
      <w:kern w:val="0"/>
      <w:sz w:val="22"/>
      <w:szCs w:val="22"/>
      <w:lang w:val="en-US" w:eastAsia="tr-TR"/>
      <w14:ligatures w14:val="none"/>
    </w:rPr>
  </w:style>
  <w:style w:type="paragraph" w:styleId="Footer">
    <w:name w:val="footer"/>
    <w:basedOn w:val="Normal"/>
    <w:link w:val="FooterChar"/>
    <w:uiPriority w:val="99"/>
    <w:unhideWhenUsed/>
    <w:rsid w:val="00610DBF"/>
    <w:pPr>
      <w:tabs>
        <w:tab w:val="center" w:pos="4536"/>
        <w:tab w:val="right" w:pos="9072"/>
      </w:tabs>
      <w:spacing w:after="0"/>
    </w:pPr>
  </w:style>
  <w:style w:type="character" w:styleId="FooterChar" w:customStyle="1">
    <w:name w:val="Footer Char"/>
    <w:basedOn w:val="DefaultParagraphFont"/>
    <w:link w:val="Footer"/>
    <w:uiPriority w:val="99"/>
    <w:rsid w:val="00610DBF"/>
    <w:rPr>
      <w:rFonts w:ascii="Tahoma" w:hAnsi="Tahoma" w:cs="Tahoma"/>
      <w:kern w:val="0"/>
      <w:sz w:val="22"/>
      <w:szCs w:val="22"/>
      <w:lang w:val="en-US" w:eastAsia="tr-TR"/>
      <w14:ligatures w14:val="none"/>
    </w:rPr>
  </w:style>
  <w:style w:type="character" w:styleId="FollowedHyperlink">
    <w:name w:val="FollowedHyperlink"/>
    <w:basedOn w:val="DefaultParagraphFont"/>
    <w:uiPriority w:val="99"/>
    <w:semiHidden/>
    <w:unhideWhenUsed/>
    <w:rsid w:val="00D072B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www.trade.gov.tr/" TargetMode="External"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webSettings" Target="webSettings.xml" Id="rId7" /><Relationship Type="http://schemas.openxmlformats.org/officeDocument/2006/relationships/hyperlink" Target="https://www.mevzuat.gov.tr/mevzuat?MevzuatNo=6698&amp;MevzuatTur=1&amp;MevzuatTertip=5" TargetMode="External"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footer" Target="footer3.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mevzuat.gov.tr/mevzuat?MevzuatNo=20914&amp;MevzuatTur=7&amp;MevzuatTertip=5" TargetMode="External" Id="rId11" /><Relationship Type="http://schemas.openxmlformats.org/officeDocument/2006/relationships/styles" Target="styles.xml" Id="rId5" /><Relationship Type="http://schemas.openxmlformats.org/officeDocument/2006/relationships/header" Target="header1.xml" Id="rId15" /><Relationship Type="http://schemas.openxmlformats.org/officeDocument/2006/relationships/hyperlink" Target="https://www.mevzuat.gov.tr/MevzuatMetin/1.5.6563.pdf" TargetMode="External" Id="rId10" /><Relationship Type="http://schemas.openxmlformats.org/officeDocument/2006/relationships/header" Target="header3.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resmigazete.gov.tr/eskiler/2025/12/20251225-2.htm" TargetMode="External" Id="rId14" /><Relationship Type="http://schemas.openxmlformats.org/officeDocument/2006/relationships/theme" Target="theme/theme1.xm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C15D2DC256E5949A30C2BB994F84D6A" ma:contentTypeVersion="27" ma:contentTypeDescription="Crear nuevo documento." ma:contentTypeScope="" ma:versionID="0c183810d9b72bd127cae13ff7ebc786">
  <xsd:schema xmlns:xsd="http://www.w3.org/2001/XMLSchema" xmlns:xs="http://www.w3.org/2001/XMLSchema" xmlns:p="http://schemas.microsoft.com/office/2006/metadata/properties" xmlns:ns1="http://schemas.microsoft.com/sharepoint/v3" xmlns:ns2="250c0373-be12-461c-98d4-6c697860a596" xmlns:ns3="9b2aba4e-50a1-4e02-88f3-255bf441ffbf" targetNamespace="http://schemas.microsoft.com/office/2006/metadata/properties" ma:root="true" ma:fieldsID="e8f3b50776d1bd9ef13ad11bb77077b9" ns1:_="" ns2:_="" ns3:_="">
    <xsd:import namespace="http://schemas.microsoft.com/sharepoint/v3"/>
    <xsd:import namespace="250c0373-be12-461c-98d4-6c697860a596"/>
    <xsd:import namespace="9b2aba4e-50a1-4e02-88f3-255bf441ffb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2:TaxKeywordTaxHTField" minOccurs="0"/>
                <xsd:element ref="ns2:TaxCatchAll"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element ref="ns3:Solution" minOccurs="0"/>
                <xsd:element ref="ns3: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Propiedades de la Directiva de cumplimiento unificado" ma:hidden="true" ma:internalName="_ip_UnifiedCompliancePolicyProperties">
      <xsd:simpleType>
        <xsd:restriction base="dms:Note"/>
      </xsd:simpleType>
    </xsd:element>
    <xsd:element name="_ip_UnifiedCompliancePolicyUIAction" ma:index="26"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0c0373-be12-461c-98d4-6c697860a596"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LastSharedByUser" ma:index="10" nillable="true" ma:displayName="Última vez que se compartió por usuario" ma:internalName="LastSharedByUser" ma:readOnly="true">
      <xsd:simpleType>
        <xsd:restriction base="dms:Note">
          <xsd:maxLength value="255"/>
        </xsd:restriction>
      </xsd:simpleType>
    </xsd:element>
    <xsd:element name="LastSharedByTime" ma:index="11" nillable="true" ma:displayName="Última vez que se compartió por hora" ma:description="" ma:internalName="LastSharedByTime" ma:readOnly="true">
      <xsd:simpleType>
        <xsd:restriction base="dms:DateTime"/>
      </xsd:simpleType>
    </xsd:element>
    <xsd:element name="TaxKeywordTaxHTField" ma:index="13" nillable="true" ma:taxonomy="true" ma:internalName="TaxKeywordTaxHTField" ma:taxonomyFieldName="TaxKeyword" ma:displayName="Palabras clave de empresa" ma:fieldId="{23f27201-bee3-471e-b2e7-b64fd8b7ca38}" ma:taxonomyMulti="true" ma:sspId="9e9810fa-df2b-4673-b74d-e197ab7dfdc7"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description="" ma:hidden="true" ma:list="{28e12877-0b5a-4af2-857e-f7d0c1ac2970}" ma:internalName="TaxCatchAll" ma:showField="CatchAllData" ma:web="250c0373-be12-461c-98d4-6c697860a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2aba4e-50a1-4e02-88f3-255bf441ffb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Etiquetas de imagen" ma:readOnly="false" ma:fieldId="{5cf76f15-5ced-4ddc-b409-7134ff3c332f}" ma:taxonomyMulti="true" ma:sspId="9e9810fa-df2b-4673-b74d-e197ab7dfd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Solution" ma:index="33" nillable="true" ma:displayName="Solution" ma:default="Privacy" ma:format="Dropdown" ma:internalName="Solution">
      <xsd:simpleType>
        <xsd:restriction base="dms:Choice">
          <xsd:enumeration value="AI Governance"/>
          <xsd:enumeration value="Privacy"/>
          <xsd:enumeration value="Tech Risk &amp; Compliance"/>
          <xsd:enumeration value="Consent"/>
        </xsd:restriction>
      </xsd:simpleType>
    </xsd:element>
    <xsd:element name="Person" ma:index="3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0c0373-be12-461c-98d4-6c697860a596" xsi:nil="true"/>
    <TaxKeywordTaxHTField xmlns="250c0373-be12-461c-98d4-6c697860a596">
      <Terms xmlns="http://schemas.microsoft.com/office/infopath/2007/PartnerControls"/>
    </TaxKeywordTaxHTField>
    <Person xmlns="9b2aba4e-50a1-4e02-88f3-255bf441ffbf">
      <UserInfo>
        <DisplayName/>
        <AccountId xsi:nil="true"/>
        <AccountType/>
      </UserInfo>
    </Person>
    <lcf76f155ced4ddcb4097134ff3c332f xmlns="9b2aba4e-50a1-4e02-88f3-255bf441ffbf">
      <Terms xmlns="http://schemas.microsoft.com/office/infopath/2007/PartnerControls"/>
    </lcf76f155ced4ddcb4097134ff3c332f>
    <Solution xmlns="9b2aba4e-50a1-4e02-88f3-255bf441ffbf">Privacy</Solution>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B7FDB8-310C-4D81-98A8-A0A05AFE7C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50c0373-be12-461c-98d4-6c697860a596"/>
    <ds:schemaRef ds:uri="9b2aba4e-50a1-4e02-88f3-255bf441f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480FEC-B177-4ADF-ADCD-361106EE3FA1}">
  <ds:schemaRefs>
    <ds:schemaRef ds:uri="http://schemas.microsoft.com/office/2006/metadata/properties"/>
    <ds:schemaRef ds:uri="http://schemas.microsoft.com/office/infopath/2007/PartnerControls"/>
    <ds:schemaRef ds:uri="http://schemas.microsoft.com/sharepoint/v3"/>
    <ds:schemaRef ds:uri="250c0373-be12-461c-98d4-6c697860a596"/>
    <ds:schemaRef ds:uri="9b2aba4e-50a1-4e02-88f3-255bf441ffbf"/>
  </ds:schemaRefs>
</ds:datastoreItem>
</file>

<file path=customXml/itemProps3.xml><?xml version="1.0" encoding="utf-8"?>
<ds:datastoreItem xmlns:ds="http://schemas.openxmlformats.org/officeDocument/2006/customXml" ds:itemID="{4E311F22-4A32-4B86-A797-BB0DD22B714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Kolcuoglu Demirkan Kocakli</dc:creator>
  <keywords/>
  <dc:description/>
  <lastModifiedBy>Deborah Stuhl</lastModifiedBy>
  <revision>6</revision>
  <dcterms:created xsi:type="dcterms:W3CDTF">2026-06-17T08:26:00.0000000Z</dcterms:created>
  <dcterms:modified xsi:type="dcterms:W3CDTF">2026-06-17T08:29:41.8769047Z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eDOCS AutoSave">
    <vt:lpwstr>20260615174748904</vt:lpwstr>
  </property>
  <property fmtid="{D5CDD505-2E9C-101B-9397-08002B2CF9AE}" pid="3" name="ContentTypeId">
    <vt:lpwstr>0x0101003C15D2DC256E5949A30C2BB994F84D6A</vt:lpwstr>
  </property>
  <property fmtid="{D5CDD505-2E9C-101B-9397-08002B2CF9AE}" pid="4" name="TaxKeyword">
    <vt:lpwstr/>
  </property>
  <property fmtid="{D5CDD505-2E9C-101B-9397-08002B2CF9AE}" pid="5" name="ClassificationContentMarkingFooterShapeIds">
    <vt:lpwstr>5738360b,31f4c0a3,57cf6139</vt:lpwstr>
  </property>
  <property fmtid="{D5CDD505-2E9C-101B-9397-08002B2CF9AE}" pid="6" name="ClassificationContentMarkingFooterFontProps">
    <vt:lpwstr>#000000,10,Aptos</vt:lpwstr>
  </property>
  <property fmtid="{D5CDD505-2E9C-101B-9397-08002B2CF9AE}" pid="7" name="ClassificationContentMarkingFooterText">
    <vt:lpwstr>Proprietary</vt:lpwstr>
  </property>
  <property fmtid="{D5CDD505-2E9C-101B-9397-08002B2CF9AE}" pid="8" name="MSIP_Label_d5a3b3d1-43a1-4cb9-bcfb-f51bbaaf59e2_Enabled">
    <vt:lpwstr>true</vt:lpwstr>
  </property>
  <property fmtid="{D5CDD505-2E9C-101B-9397-08002B2CF9AE}" pid="9" name="MSIP_Label_d5a3b3d1-43a1-4cb9-bcfb-f51bbaaf59e2_SetDate">
    <vt:lpwstr>2026-06-17T08:26:25Z</vt:lpwstr>
  </property>
  <property fmtid="{D5CDD505-2E9C-101B-9397-08002B2CF9AE}" pid="10" name="MSIP_Label_d5a3b3d1-43a1-4cb9-bcfb-f51bbaaf59e2_Method">
    <vt:lpwstr>Standard</vt:lpwstr>
  </property>
  <property fmtid="{D5CDD505-2E9C-101B-9397-08002B2CF9AE}" pid="11" name="MSIP_Label_d5a3b3d1-43a1-4cb9-bcfb-f51bbaaf59e2_Name">
    <vt:lpwstr>Proprietary</vt:lpwstr>
  </property>
  <property fmtid="{D5CDD505-2E9C-101B-9397-08002B2CF9AE}" pid="12" name="MSIP_Label_d5a3b3d1-43a1-4cb9-bcfb-f51bbaaf59e2_SiteId">
    <vt:lpwstr>9d1d17d8-372b-4b23-a9fc-1e5d895c89a1</vt:lpwstr>
  </property>
  <property fmtid="{D5CDD505-2E9C-101B-9397-08002B2CF9AE}" pid="13" name="MSIP_Label_d5a3b3d1-43a1-4cb9-bcfb-f51bbaaf59e2_ActionId">
    <vt:lpwstr>965398a9-5308-48e2-817b-f312cb11b65b</vt:lpwstr>
  </property>
  <property fmtid="{D5CDD505-2E9C-101B-9397-08002B2CF9AE}" pid="14" name="MSIP_Label_d5a3b3d1-43a1-4cb9-bcfb-f51bbaaf59e2_ContentBits">
    <vt:lpwstr>2</vt:lpwstr>
  </property>
  <property fmtid="{D5CDD505-2E9C-101B-9397-08002B2CF9AE}" pid="15" name="MSIP_Label_d5a3b3d1-43a1-4cb9-bcfb-f51bbaaf59e2_Tag">
    <vt:lpwstr>10, 3, 0, 2</vt:lpwstr>
  </property>
  <property fmtid="{D5CDD505-2E9C-101B-9397-08002B2CF9AE}" pid="16" name="MediaServiceImageTags">
    <vt:lpwstr/>
  </property>
</Properties>
</file>