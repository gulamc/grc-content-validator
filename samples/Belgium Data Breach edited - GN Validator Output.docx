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006CC" w14:textId="28445408" w:rsidR="00B11BF9" w:rsidRPr="00E72C37" w:rsidRDefault="4B64BFFE" w:rsidP="30E5DF65">
      <w:pPr>
        <w:spacing w:after="200" w:line="276" w:lineRule="auto"/>
      </w:pPr>
      <w:r w:rsidRPr="00E72C37">
        <w:rPr>
          <w:rFonts w:eastAsia="Aptos" w:cs="Aptos"/>
          <w:b/>
          <w:bCs/>
          <w:lang w:val="en-US"/>
        </w:rPr>
        <w:t xml:space="preserve">Data Breach Notification </w:t>
      </w:r>
    </w:p>
    <w:p w14:paraId="4C1027C3" w14:textId="1F96C608" w:rsidR="00B11BF9" w:rsidRPr="00E72C37" w:rsidRDefault="4B64BFFE" w:rsidP="30E5DF65">
      <w:pPr>
        <w:pStyle w:val="ListParagraph"/>
        <w:numPr>
          <w:ilvl w:val="0"/>
          <w:numId w:val="8"/>
        </w:numPr>
        <w:spacing w:after="0" w:line="276" w:lineRule="auto"/>
        <w:rPr>
          <w:rFonts w:eastAsia="Aptos" w:cs="Aptos"/>
          <w:b/>
          <w:bCs/>
          <w:lang w:val="en-US"/>
        </w:rPr>
      </w:pPr>
      <w:r w:rsidRPr="00E72C37">
        <w:rPr>
          <w:rFonts w:eastAsia="Aptos" w:cs="Aptos"/>
          <w:b/>
          <w:bCs/>
          <w:lang w:val="en-US"/>
        </w:rPr>
        <w:t>Laws and Regulations</w:t>
      </w:r>
    </w:p>
    <w:p w14:paraId="2BDF46E5" w14:textId="3FE0C57A" w:rsidR="00B11BF9" w:rsidRPr="00E72C37" w:rsidRDefault="4B64BFFE" w:rsidP="30E5DF65">
      <w:pPr>
        <w:spacing w:after="200" w:line="276" w:lineRule="auto"/>
      </w:pPr>
      <w:r w:rsidRPr="00E72C37">
        <w:rPr>
          <w:rFonts w:eastAsia="Aptos" w:cs="Aptos"/>
          <w:lang w:val="en-US"/>
        </w:rPr>
        <w:t>1.1 Applicable Laws</w:t>
      </w:r>
    </w:p>
    <w:p w14:paraId="07438B59" w14:textId="7210EE2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Which laws and/or regulations apply to data breach notification?</w:t>
      </w:r>
    </w:p>
    <w:tbl>
      <w:tblPr>
        <w:tblStyle w:val="TableGrid"/>
        <w:tblW w:w="0" w:type="auto"/>
        <w:tblLayout w:type="fixed"/>
        <w:tblLook w:val="04A0" w:firstRow="1" w:lastRow="0" w:firstColumn="1" w:lastColumn="0" w:noHBand="0" w:noVBand="1"/>
      </w:tblPr>
      <w:tblGrid>
        <w:gridCol w:w="4320"/>
        <w:gridCol w:w="4320"/>
      </w:tblGrid>
      <w:tr w:rsidR="30E5DF65" w:rsidRPr="00E72C37" w14:paraId="5064B4A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21E5F5C" w14:textId="4D015DBD"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3867B3" w14:textId="3A29E062" w:rsidR="00C91A4E" w:rsidRPr="00E72C37" w:rsidRDefault="00C91A4E" w:rsidP="002704C8">
            <w:pPr>
              <w:jc w:val="both"/>
              <w:rPr>
                <w:rFonts w:eastAsia="Aptos" w:cs="Aptos"/>
              </w:rPr>
            </w:pPr>
            <w:r w:rsidRPr="00E72C37">
              <w:rPr>
                <w:rFonts w:eastAsia="Aptos" w:cs="Aptos"/>
              </w:rPr>
              <w:t>The</w:t>
            </w:r>
            <w:r w:rsidR="00736883" w:rsidRPr="00E72C37">
              <w:rPr>
                <w:rFonts w:eastAsia="Aptos" w:cs="Aptos"/>
              </w:rPr>
              <w:t xml:space="preserve"> </w:t>
            </w:r>
            <w:hyperlink r:id="rId10" w:tgtFrame="_blank" w:history="1">
              <w:r w:rsidRPr="00E72C37">
                <w:rPr>
                  <w:rStyle w:val="Hyperlink"/>
                  <w:rFonts w:eastAsia="Aptos" w:cs="Aptos"/>
                </w:rPr>
                <w:t>General Data Protection Regulation (Regulation (EU) 2016/679)</w:t>
              </w:r>
            </w:hyperlink>
            <w:r w:rsidR="00736883" w:rsidRPr="00E72C37">
              <w:rPr>
                <w:rFonts w:eastAsia="Aptos" w:cs="Aptos"/>
              </w:rPr>
              <w:t xml:space="preserve"> </w:t>
            </w:r>
            <w:r w:rsidRPr="00E72C37">
              <w:rPr>
                <w:rFonts w:eastAsia="Aptos" w:cs="Aptos"/>
              </w:rPr>
              <w:t>(GDPR) deals with data breach notification under Recitals 85 to 88 and Articles 4(1)(12), 33, 34, 40(2)(i), 58(2)(e), 70(1)(g)-(h), and 83(4)(a). For further information regarding the data breach notification requirements under the GDPR, please see the</w:t>
            </w:r>
            <w:r w:rsidR="00ED7807" w:rsidRPr="00E72C37">
              <w:rPr>
                <w:rFonts w:eastAsia="Aptos" w:cs="Aptos"/>
              </w:rPr>
              <w:t xml:space="preserve"> </w:t>
            </w:r>
            <w:hyperlink r:id="rId11" w:tgtFrame="_blank" w:history="1">
              <w:r w:rsidRPr="00E72C37">
                <w:rPr>
                  <w:rStyle w:val="Hyperlink"/>
                  <w:rFonts w:eastAsia="Aptos" w:cs="Aptos"/>
                </w:rPr>
                <w:t>EU – Data Breach Guidance Note</w:t>
              </w:r>
            </w:hyperlink>
            <w:r w:rsidRPr="00E72C37">
              <w:rPr>
                <w:rFonts w:eastAsia="Aptos" w:cs="Aptos"/>
              </w:rPr>
              <w:t>.</w:t>
            </w:r>
          </w:p>
          <w:p w14:paraId="5B87E975" w14:textId="77777777" w:rsidR="00C91A4E" w:rsidRPr="00E72C37" w:rsidRDefault="00C91A4E" w:rsidP="002704C8">
            <w:pPr>
              <w:jc w:val="both"/>
              <w:rPr>
                <w:rFonts w:eastAsia="Aptos" w:cs="Aptos"/>
              </w:rPr>
            </w:pPr>
          </w:p>
          <w:p w14:paraId="62EF1CF6" w14:textId="3D9EBDC7" w:rsidR="00C91A4E" w:rsidRPr="00E72C37" w:rsidRDefault="00C91A4E" w:rsidP="002704C8">
            <w:pPr>
              <w:jc w:val="both"/>
              <w:rPr>
                <w:rFonts w:eastAsia="Aptos" w:cs="Aptos"/>
              </w:rPr>
            </w:pPr>
            <w:r w:rsidRPr="00E72C37">
              <w:rPr>
                <w:rFonts w:eastAsia="Aptos" w:cs="Aptos"/>
              </w:rPr>
              <w:t>In the aftermath of the enactment of the GDPR, two</w:t>
            </w:r>
            <w:r w:rsidR="00ED7807" w:rsidRPr="00E72C37">
              <w:rPr>
                <w:rFonts w:eastAsia="Aptos" w:cs="Aptos"/>
              </w:rPr>
              <w:t xml:space="preserve"> </w:t>
            </w:r>
            <w:r w:rsidRPr="00E72C37">
              <w:rPr>
                <w:rFonts w:eastAsia="Aptos" w:cs="Aptos"/>
              </w:rPr>
              <w:t>acts implementing the GDPR have been adopted in Belgium:</w:t>
            </w:r>
          </w:p>
          <w:p w14:paraId="244825F8" w14:textId="50998750" w:rsidR="00C91A4E" w:rsidRPr="00E72C37" w:rsidRDefault="00C91A4E" w:rsidP="002704C8">
            <w:pPr>
              <w:pStyle w:val="ListParagraph"/>
              <w:numPr>
                <w:ilvl w:val="0"/>
                <w:numId w:val="9"/>
              </w:numPr>
              <w:jc w:val="both"/>
              <w:rPr>
                <w:rFonts w:eastAsia="Aptos" w:cs="Aptos"/>
              </w:rPr>
            </w:pPr>
            <w:r w:rsidRPr="00E72C37">
              <w:rPr>
                <w:rFonts w:eastAsia="Aptos" w:cs="Aptos"/>
              </w:rPr>
              <w:t>the Act of December 3, 2017 (only available in Dutch and French </w:t>
            </w:r>
            <w:hyperlink r:id="rId12" w:tgtFrame="_blank" w:history="1">
              <w:r w:rsidRPr="00E72C37">
                <w:rPr>
                  <w:rStyle w:val="Hyperlink"/>
                  <w:rFonts w:eastAsia="Aptos" w:cs="Aptos"/>
                </w:rPr>
                <w:t>here</w:t>
              </w:r>
            </w:hyperlink>
            <w:r w:rsidRPr="00E72C37">
              <w:rPr>
                <w:rFonts w:eastAsia="Aptos" w:cs="Aptos"/>
              </w:rPr>
              <w:t>) establishes the </w:t>
            </w:r>
            <w:hyperlink r:id="rId13" w:tgtFrame="_blank" w:history="1">
              <w:r w:rsidRPr="00E72C37">
                <w:rPr>
                  <w:rStyle w:val="Hyperlink"/>
                  <w:rFonts w:eastAsia="Aptos" w:cs="Aptos"/>
                </w:rPr>
                <w:t>Belgian Data Protection Authority</w:t>
              </w:r>
            </w:hyperlink>
            <w:r w:rsidR="00CE59A8" w:rsidRPr="00E72C37">
              <w:rPr>
                <w:rFonts w:eastAsia="Aptos" w:cs="Aptos"/>
              </w:rPr>
              <w:t xml:space="preserve"> </w:t>
            </w:r>
            <w:r w:rsidR="00A03406" w:rsidRPr="00E72C37">
              <w:rPr>
                <w:rFonts w:eastAsia="Aptos" w:cs="Aptos"/>
              </w:rPr>
              <w:t xml:space="preserve">(the Begium DPA) </w:t>
            </w:r>
            <w:r w:rsidR="00CE59A8" w:rsidRPr="00E72C37">
              <w:rPr>
                <w:rFonts w:eastAsia="Aptos" w:cs="Aptos"/>
              </w:rPr>
              <w:t>and</w:t>
            </w:r>
            <w:r w:rsidRPr="00E72C37">
              <w:rPr>
                <w:rFonts w:eastAsia="Aptos" w:cs="Aptos"/>
              </w:rPr>
              <w:t xml:space="preserve"> was lastly amended on March 1, 2024</w:t>
            </w:r>
            <w:r w:rsidR="00465846" w:rsidRPr="00E72C37">
              <w:rPr>
                <w:rFonts w:eastAsia="Aptos" w:cs="Aptos"/>
              </w:rPr>
              <w:t>,</w:t>
            </w:r>
            <w:r w:rsidR="006471F5" w:rsidRPr="00E72C37">
              <w:rPr>
                <w:rFonts w:eastAsia="Aptos" w:cs="Aptos"/>
              </w:rPr>
              <w:t xml:space="preserve"> (</w:t>
            </w:r>
            <w:r w:rsidR="00465846" w:rsidRPr="00E72C37">
              <w:rPr>
                <w:rFonts w:eastAsia="Aptos" w:cs="Aptos"/>
              </w:rPr>
              <w:t xml:space="preserve">the </w:t>
            </w:r>
            <w:r w:rsidR="00440DB7" w:rsidRPr="00E72C37">
              <w:rPr>
                <w:rFonts w:eastAsia="Aptos" w:cs="Aptos"/>
              </w:rPr>
              <w:t>DPA Act)</w:t>
            </w:r>
            <w:r w:rsidRPr="00E72C37">
              <w:rPr>
                <w:rFonts w:eastAsia="Aptos" w:cs="Aptos"/>
              </w:rPr>
              <w:t>; and</w:t>
            </w:r>
          </w:p>
          <w:p w14:paraId="0CF51CC7" w14:textId="06511FFB" w:rsidR="30E5DF65" w:rsidRPr="00E72C37" w:rsidRDefault="00C91A4E" w:rsidP="002704C8">
            <w:pPr>
              <w:pStyle w:val="ListParagraph"/>
              <w:numPr>
                <w:ilvl w:val="0"/>
                <w:numId w:val="9"/>
              </w:numPr>
              <w:jc w:val="both"/>
              <w:rPr>
                <w:rFonts w:eastAsia="Aptos" w:cs="Aptos"/>
              </w:rPr>
            </w:pPr>
            <w:r w:rsidRPr="00E72C37">
              <w:rPr>
                <w:rFonts w:eastAsia="Aptos" w:cs="Aptos"/>
              </w:rPr>
              <w:t>the Act of July 30, 2018</w:t>
            </w:r>
            <w:r w:rsidR="00A03406" w:rsidRPr="00E72C37">
              <w:rPr>
                <w:rFonts w:eastAsia="Aptos" w:cs="Aptos"/>
              </w:rPr>
              <w:t>,</w:t>
            </w:r>
            <w:r w:rsidRPr="00E72C37">
              <w:rPr>
                <w:rFonts w:eastAsia="Aptos" w:cs="Aptos"/>
              </w:rPr>
              <w:t xml:space="preserve"> on the Protection of Individuals with regard to the Processing of Personal Data (only available in French and Dutch</w:t>
            </w:r>
            <w:r w:rsidR="00CE59A8" w:rsidRPr="00E72C37">
              <w:rPr>
                <w:rFonts w:eastAsia="Aptos" w:cs="Aptos"/>
              </w:rPr>
              <w:t xml:space="preserve"> </w:t>
            </w:r>
            <w:hyperlink r:id="rId14" w:anchor="Page10" w:tgtFrame="_blank" w:history="1">
              <w:r w:rsidRPr="00E72C37">
                <w:rPr>
                  <w:rStyle w:val="Hyperlink"/>
                  <w:rFonts w:eastAsia="Aptos" w:cs="Aptos"/>
                </w:rPr>
                <w:t>here</w:t>
              </w:r>
            </w:hyperlink>
            <w:r w:rsidRPr="00E72C37">
              <w:rPr>
                <w:rFonts w:eastAsia="Aptos" w:cs="Aptos"/>
              </w:rPr>
              <w:t>) (the Data Protection Act 2018), which was lastly amended on June 2, 2024.</w:t>
            </w:r>
          </w:p>
        </w:tc>
      </w:tr>
      <w:tr w:rsidR="006471F5" w:rsidRPr="00E72C37" w14:paraId="24947C8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4D5ABE" w14:textId="3C88114B" w:rsidR="006471F5" w:rsidRPr="00E72C37" w:rsidRDefault="006471F5" w:rsidP="006471F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74D2CC8" w14:textId="0DE353F0" w:rsidR="006471F5" w:rsidRPr="00E72C37" w:rsidRDefault="00130812" w:rsidP="002704C8">
            <w:pPr>
              <w:jc w:val="both"/>
            </w:pPr>
            <w:r w:rsidRPr="00E72C37">
              <w:t>Not applicable</w:t>
            </w:r>
            <w:r w:rsidR="00A03406" w:rsidRPr="00E72C37">
              <w:t>.</w:t>
            </w:r>
          </w:p>
        </w:tc>
      </w:tr>
      <w:tr w:rsidR="006471F5" w:rsidRPr="00E72C37" w14:paraId="26E70AA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2C5AE8" w14:textId="1BDD083D" w:rsidR="006471F5" w:rsidRPr="00E72C37" w:rsidRDefault="006471F5" w:rsidP="006471F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0BC1F0E" w14:textId="7263DC21" w:rsidR="006471F5" w:rsidRPr="00E72C37" w:rsidRDefault="00130812" w:rsidP="002704C8">
            <w:pPr>
              <w:jc w:val="both"/>
            </w:pPr>
            <w:r w:rsidRPr="00E72C37">
              <w:t>Not applicable</w:t>
            </w:r>
            <w:r w:rsidR="00A03406" w:rsidRPr="00E72C37">
              <w:t>.</w:t>
            </w:r>
            <w:r w:rsidR="006471F5" w:rsidRPr="00E72C37">
              <w:t xml:space="preserve"> </w:t>
            </w:r>
          </w:p>
        </w:tc>
      </w:tr>
    </w:tbl>
    <w:p w14:paraId="6E22DC78" w14:textId="567BBD40" w:rsidR="00B11BF9" w:rsidRPr="00E72C37" w:rsidRDefault="4B64BFFE" w:rsidP="30E5DF65">
      <w:pPr>
        <w:spacing w:after="200" w:line="276" w:lineRule="auto"/>
      </w:pPr>
      <w:r w:rsidRPr="00E72C37">
        <w:rPr>
          <w:rFonts w:eastAsia="Aptos" w:cs="Aptos"/>
          <w:lang w:val="en-US"/>
        </w:rPr>
        <w:t xml:space="preserve"> </w:t>
      </w:r>
    </w:p>
    <w:p w14:paraId="053E82CB" w14:textId="3ABA9A04" w:rsidR="00B11BF9" w:rsidRPr="00E72C37" w:rsidRDefault="4B64BFFE" w:rsidP="30E5DF65">
      <w:pPr>
        <w:spacing w:after="200" w:line="276" w:lineRule="auto"/>
      </w:pPr>
      <w:r w:rsidRPr="00E72C37">
        <w:rPr>
          <w:rFonts w:eastAsia="Aptos" w:cs="Aptos"/>
          <w:lang w:val="en-US"/>
        </w:rPr>
        <w:t>1.2 Supervisory Authority</w:t>
      </w:r>
    </w:p>
    <w:p w14:paraId="2E46C1D2" w14:textId="619CD8D0"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Who is responsible for enforcing the law(s)?</w:t>
      </w:r>
    </w:p>
    <w:tbl>
      <w:tblPr>
        <w:tblStyle w:val="TableGrid"/>
        <w:tblW w:w="0" w:type="auto"/>
        <w:tblLayout w:type="fixed"/>
        <w:tblLook w:val="04A0" w:firstRow="1" w:lastRow="0" w:firstColumn="1" w:lastColumn="0" w:noHBand="0" w:noVBand="1"/>
      </w:tblPr>
      <w:tblGrid>
        <w:gridCol w:w="4320"/>
        <w:gridCol w:w="4320"/>
      </w:tblGrid>
      <w:tr w:rsidR="30E5DF65" w:rsidRPr="00E72C37" w14:paraId="33AC1EB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A299525" w14:textId="2E62260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369FBD" w14:textId="6960078D" w:rsidR="30E5DF65" w:rsidRPr="00E72C37" w:rsidRDefault="006471F5" w:rsidP="00880028">
            <w:pPr>
              <w:pStyle w:val="ListParagraph"/>
              <w:numPr>
                <w:ilvl w:val="0"/>
                <w:numId w:val="13"/>
              </w:numPr>
              <w:jc w:val="both"/>
            </w:pPr>
            <w:r w:rsidRPr="00E72C37">
              <w:rPr>
                <w:rFonts w:eastAsia="Aptos" w:cs="Aptos"/>
              </w:rPr>
              <w:t>The</w:t>
            </w:r>
            <w:r w:rsidR="00646C14" w:rsidRPr="00E72C37">
              <w:rPr>
                <w:rFonts w:eastAsia="Aptos" w:cs="Aptos"/>
              </w:rPr>
              <w:t xml:space="preserve"> </w:t>
            </w:r>
            <w:r w:rsidRPr="00E72C37">
              <w:rPr>
                <w:rFonts w:eastAsia="Aptos" w:cs="Aptos"/>
              </w:rPr>
              <w:t>Belgian DPA;</w:t>
            </w:r>
            <w:r w:rsidR="00465846" w:rsidRPr="00E72C37">
              <w:rPr>
                <w:rFonts w:eastAsia="Aptos" w:cs="Aptos"/>
              </w:rPr>
              <w:t xml:space="preserve"> and</w:t>
            </w:r>
          </w:p>
          <w:p w14:paraId="478BCF13" w14:textId="240E8EFB" w:rsidR="006471F5" w:rsidRPr="00E72C37" w:rsidRDefault="00465846" w:rsidP="00880028">
            <w:pPr>
              <w:pStyle w:val="ListParagraph"/>
              <w:numPr>
                <w:ilvl w:val="0"/>
                <w:numId w:val="13"/>
              </w:numPr>
              <w:jc w:val="both"/>
            </w:pPr>
            <w:r w:rsidRPr="00E72C37">
              <w:t>o</w:t>
            </w:r>
            <w:r w:rsidR="006471F5" w:rsidRPr="00E72C37">
              <w:t>n a regional level</w:t>
            </w:r>
            <w:r w:rsidR="00B90BDB" w:rsidRPr="00E72C37">
              <w:t xml:space="preserve"> (with respect to the Flemish Region)</w:t>
            </w:r>
            <w:r w:rsidR="006471F5" w:rsidRPr="00E72C37">
              <w:t>, the</w:t>
            </w:r>
            <w:r w:rsidR="00646C14" w:rsidRPr="00E72C37">
              <w:t xml:space="preserve"> </w:t>
            </w:r>
            <w:hyperlink r:id="rId15" w:tgtFrame="_blank" w:history="1">
              <w:r w:rsidR="006471F5" w:rsidRPr="00E72C37">
                <w:rPr>
                  <w:rStyle w:val="Hyperlink"/>
                </w:rPr>
                <w:t>Flemish Supervisory Commission</w:t>
              </w:r>
            </w:hyperlink>
            <w:r w:rsidR="00646C14" w:rsidRPr="00E72C37">
              <w:t xml:space="preserve"> </w:t>
            </w:r>
            <w:r w:rsidR="006471F5" w:rsidRPr="00E72C37">
              <w:t xml:space="preserve">(FSC) </w:t>
            </w:r>
            <w:r w:rsidR="00B90BDB" w:rsidRPr="00E72C37">
              <w:t>has been</w:t>
            </w:r>
            <w:r w:rsidR="006471F5" w:rsidRPr="00E72C37">
              <w:t xml:space="preserve"> created</w:t>
            </w:r>
            <w:r w:rsidR="002766CD" w:rsidRPr="00E72C37">
              <w:t>. T</w:t>
            </w:r>
            <w:r w:rsidR="006471F5" w:rsidRPr="00E72C37">
              <w:t xml:space="preserve">he competence of the </w:t>
            </w:r>
            <w:r w:rsidR="006471F5" w:rsidRPr="00E72C37">
              <w:lastRenderedPageBreak/>
              <w:t>FSC is limited to the supervision of agencies of the</w:t>
            </w:r>
            <w:r w:rsidR="003D62F9" w:rsidRPr="00E72C37">
              <w:t xml:space="preserve"> </w:t>
            </w:r>
            <w:hyperlink r:id="rId16" w:tgtFrame="_blank" w:history="1">
              <w:r w:rsidR="006471F5" w:rsidRPr="00E72C37">
                <w:rPr>
                  <w:rStyle w:val="Hyperlink"/>
                </w:rPr>
                <w:t>Government of Flanders</w:t>
              </w:r>
            </w:hyperlink>
            <w:r w:rsidR="003D62F9" w:rsidRPr="00E72C37">
              <w:t xml:space="preserve"> </w:t>
            </w:r>
            <w:r w:rsidR="006471F5" w:rsidRPr="00E72C37">
              <w:t>(</w:t>
            </w:r>
            <w:r w:rsidR="00C11642" w:rsidRPr="00E72C37">
              <w:t xml:space="preserve">the </w:t>
            </w:r>
            <w:r w:rsidR="006471F5" w:rsidRPr="00E72C37">
              <w:t>Flemish Government).</w:t>
            </w:r>
          </w:p>
        </w:tc>
      </w:tr>
      <w:tr w:rsidR="30E5DF65" w:rsidRPr="00E72C37" w14:paraId="4D3290E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B2363DB" w14:textId="667B6DE1"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15D50B" w14:textId="5D8FF618" w:rsidR="006471F5" w:rsidRPr="00E72C37" w:rsidRDefault="006471F5" w:rsidP="00880028">
            <w:pPr>
              <w:ind w:left="360"/>
              <w:jc w:val="both"/>
            </w:pPr>
            <w:r w:rsidRPr="00E72C37">
              <w:t>Art</w:t>
            </w:r>
            <w:r w:rsidR="00A03406" w:rsidRPr="00E72C37">
              <w:t>icle</w:t>
            </w:r>
            <w:r w:rsidRPr="00E72C37">
              <w:t xml:space="preserve"> 3</w:t>
            </w:r>
            <w:r w:rsidR="00440DB7" w:rsidRPr="00E72C37">
              <w:t xml:space="preserve"> </w:t>
            </w:r>
            <w:r w:rsidR="00A02796" w:rsidRPr="00E72C37">
              <w:t xml:space="preserve">of the </w:t>
            </w:r>
            <w:r w:rsidR="00440DB7" w:rsidRPr="00E72C37">
              <w:t>DPA Act</w:t>
            </w:r>
          </w:p>
          <w:p w14:paraId="4BCFECB1" w14:textId="76E0D86C" w:rsidR="30E5DF65" w:rsidRPr="00E72C37" w:rsidRDefault="006471F5" w:rsidP="00880028">
            <w:pPr>
              <w:ind w:left="360"/>
              <w:jc w:val="both"/>
            </w:pPr>
            <w:r w:rsidRPr="00E72C37">
              <w:t>Art</w:t>
            </w:r>
            <w:r w:rsidR="007E27A6" w:rsidRPr="00E72C37">
              <w:t>icle</w:t>
            </w:r>
            <w:r w:rsidRPr="00E72C37">
              <w:t xml:space="preserve"> 20 </w:t>
            </w:r>
            <w:r w:rsidR="00A02796" w:rsidRPr="00E72C37">
              <w:t xml:space="preserve">of the </w:t>
            </w:r>
            <w:r w:rsidRPr="00E72C37">
              <w:t>Decree of June 8, 2018 (only available in Dutch and French</w:t>
            </w:r>
            <w:r w:rsidR="000754C6" w:rsidRPr="00E72C37">
              <w:t xml:space="preserve"> </w:t>
            </w:r>
            <w:hyperlink r:id="rId17" w:tgtFrame="_blank" w:history="1">
              <w:r w:rsidRPr="00E72C37">
                <w:rPr>
                  <w:rStyle w:val="Hyperlink"/>
                </w:rPr>
                <w:t>here</w:t>
              </w:r>
            </w:hyperlink>
            <w:r w:rsidRPr="00E72C37">
              <w:t>)</w:t>
            </w:r>
          </w:p>
        </w:tc>
      </w:tr>
      <w:tr w:rsidR="30E5DF65" w:rsidRPr="00E72C37" w14:paraId="3BBADD8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103E02" w14:textId="4E377072"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646C96" w14:textId="2AC006E5" w:rsidR="30E5DF65" w:rsidRPr="00E72C37" w:rsidRDefault="00130812" w:rsidP="002704C8">
            <w:pPr>
              <w:jc w:val="both"/>
            </w:pPr>
            <w:r w:rsidRPr="00E72C37">
              <w:t>Not applicable</w:t>
            </w:r>
            <w:r w:rsidR="00C11642" w:rsidRPr="00E72C37">
              <w:t>.</w:t>
            </w:r>
          </w:p>
        </w:tc>
      </w:tr>
    </w:tbl>
    <w:p w14:paraId="354C2A3A" w14:textId="40A85D1F" w:rsidR="00B11BF9" w:rsidRPr="00E72C37" w:rsidRDefault="4B64BFFE" w:rsidP="30E5DF65">
      <w:pPr>
        <w:spacing w:after="200" w:line="276" w:lineRule="auto"/>
      </w:pPr>
      <w:r w:rsidRPr="00880028">
        <w:rPr>
          <w:rFonts w:eastAsia="Aptos" w:cs="Aptos"/>
          <w:lang w:val="en-US"/>
        </w:rPr>
        <w:t xml:space="preserve"> </w:t>
      </w:r>
    </w:p>
    <w:p w14:paraId="26F19841" w14:textId="2F9BF1A1" w:rsidR="00B11BF9" w:rsidRPr="00880028" w:rsidRDefault="4B64BFFE" w:rsidP="5C68AF77">
      <w:pPr>
        <w:pStyle w:val="ListParagraph"/>
        <w:numPr>
          <w:ilvl w:val="0"/>
          <w:numId w:val="7"/>
        </w:numPr>
        <w:spacing w:after="0" w:line="276" w:lineRule="auto"/>
        <w:rPr>
          <w:rFonts w:eastAsia="Aptos" w:cs="Aptos"/>
          <w:lang w:val="en-US"/>
        </w:rPr>
      </w:pPr>
      <w:r w:rsidRPr="00880028">
        <w:rPr>
          <w:rFonts w:eastAsia="Aptos" w:cs="Aptos"/>
          <w:lang w:val="en-US"/>
        </w:rPr>
        <w:t xml:space="preserve">How can the Supervisory Authority be contacted? </w:t>
      </w:r>
    </w:p>
    <w:tbl>
      <w:tblPr>
        <w:tblStyle w:val="TableGrid"/>
        <w:tblW w:w="0" w:type="auto"/>
        <w:tblLayout w:type="fixed"/>
        <w:tblLook w:val="04A0" w:firstRow="1" w:lastRow="0" w:firstColumn="1" w:lastColumn="0" w:noHBand="0" w:noVBand="1"/>
      </w:tblPr>
      <w:tblGrid>
        <w:gridCol w:w="4320"/>
        <w:gridCol w:w="4320"/>
      </w:tblGrid>
      <w:tr w:rsidR="30E5DF65" w:rsidRPr="00E72C37" w14:paraId="45461B13" w14:textId="77777777" w:rsidTr="5C68AF77">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B17D64" w14:textId="5E56B93C"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F57BAF" w14:textId="2ADBA20B" w:rsidR="30E5DF65" w:rsidRPr="00E72C37" w:rsidRDefault="0CA7B811" w:rsidP="002704C8">
            <w:pPr>
              <w:jc w:val="both"/>
              <w:rPr>
                <w:rFonts w:eastAsia="Aptos" w:cs="Aptos"/>
                <w:b/>
                <w:bCs/>
                <w:lang w:val="en-US"/>
              </w:rPr>
            </w:pPr>
            <w:r w:rsidRPr="00E72C37">
              <w:rPr>
                <w:rFonts w:eastAsia="Aptos" w:cs="Aptos"/>
                <w:b/>
                <w:bCs/>
                <w:lang w:val="en-US"/>
              </w:rPr>
              <w:t>Name:</w:t>
            </w:r>
            <w:r w:rsidR="00440DB7" w:rsidRPr="00E72C37">
              <w:rPr>
                <w:rFonts w:eastAsia="Aptos" w:cs="Aptos"/>
                <w:b/>
                <w:bCs/>
                <w:lang w:val="en-US"/>
              </w:rPr>
              <w:t xml:space="preserve"> </w:t>
            </w:r>
            <w:r w:rsidR="00C11642" w:rsidRPr="00E72C37">
              <w:rPr>
                <w:rFonts w:eastAsia="Aptos" w:cs="Aptos"/>
                <w:lang w:val="en-US"/>
              </w:rPr>
              <w:t xml:space="preserve">The </w:t>
            </w:r>
            <w:r w:rsidR="00440DB7" w:rsidRPr="00E72C37">
              <w:rPr>
                <w:rFonts w:eastAsia="Aptos" w:cs="Aptos"/>
                <w:lang w:val="en-US"/>
              </w:rPr>
              <w:t xml:space="preserve">Belgian </w:t>
            </w:r>
            <w:r w:rsidR="00C11642" w:rsidRPr="00E72C37">
              <w:rPr>
                <w:rFonts w:eastAsia="Aptos" w:cs="Aptos"/>
                <w:lang w:val="en-US"/>
              </w:rPr>
              <w:t>DPA</w:t>
            </w:r>
          </w:p>
          <w:p w14:paraId="00ABF56C" w14:textId="300B38A6" w:rsidR="30E5DF65" w:rsidRPr="00E72C37" w:rsidRDefault="0CA7B811" w:rsidP="002704C8">
            <w:pPr>
              <w:jc w:val="both"/>
              <w:rPr>
                <w:rFonts w:eastAsia="Aptos" w:cs="Aptos"/>
                <w:b/>
                <w:bCs/>
                <w:lang w:val="en-US"/>
              </w:rPr>
            </w:pPr>
            <w:r w:rsidRPr="00E72C37">
              <w:rPr>
                <w:rFonts w:eastAsia="Aptos" w:cs="Aptos"/>
                <w:b/>
                <w:bCs/>
                <w:lang w:val="en-US"/>
              </w:rPr>
              <w:t>Address:</w:t>
            </w:r>
            <w:r w:rsidR="00440DB7" w:rsidRPr="00E72C37">
              <w:rPr>
                <w:rFonts w:eastAsia="Aptos" w:cs="Aptos"/>
                <w:b/>
                <w:bCs/>
                <w:lang w:val="en-US"/>
              </w:rPr>
              <w:t xml:space="preserve"> </w:t>
            </w:r>
            <w:r w:rsidR="00440DB7" w:rsidRPr="00E72C37">
              <w:rPr>
                <w:rFonts w:eastAsia="Aptos" w:cs="Aptos"/>
              </w:rPr>
              <w:t>Drukpersstraat 35, 1000 Brussels, Belgium</w:t>
            </w:r>
          </w:p>
          <w:p w14:paraId="38D7E127" w14:textId="114BEF19" w:rsidR="30E5DF65" w:rsidRPr="00E72C37" w:rsidRDefault="0CA7B811" w:rsidP="002704C8">
            <w:pPr>
              <w:jc w:val="both"/>
              <w:rPr>
                <w:rFonts w:eastAsia="Aptos" w:cs="Aptos"/>
                <w:b/>
                <w:bCs/>
                <w:lang w:val="fr-BE"/>
              </w:rPr>
            </w:pPr>
            <w:r w:rsidRPr="00E72C37">
              <w:rPr>
                <w:rFonts w:eastAsia="Aptos" w:cs="Aptos"/>
                <w:b/>
                <w:bCs/>
                <w:lang w:val="fr-BE"/>
              </w:rPr>
              <w:t>Email:</w:t>
            </w:r>
            <w:r w:rsidR="00DA28DC" w:rsidRPr="00E72C37">
              <w:rPr>
                <w:lang w:val="fr-BE"/>
              </w:rPr>
              <w:t xml:space="preserve"> </w:t>
            </w:r>
            <w:hyperlink r:id="rId18" w:history="1">
              <w:r w:rsidR="001D5F74" w:rsidRPr="00E72C37">
                <w:rPr>
                  <w:rStyle w:val="Hyperlink"/>
                  <w:rFonts w:eastAsia="Aptos" w:cs="Aptos"/>
                  <w:lang w:val="fr-BE"/>
                </w:rPr>
                <w:t>contact@apd-gba.be</w:t>
              </w:r>
            </w:hyperlink>
            <w:r w:rsidR="001D5F74" w:rsidRPr="00E72C37">
              <w:rPr>
                <w:rFonts w:eastAsia="Aptos" w:cs="Aptos"/>
                <w:lang w:val="fr-BE"/>
              </w:rPr>
              <w:t xml:space="preserve"> </w:t>
            </w:r>
          </w:p>
          <w:p w14:paraId="22F90ED5" w14:textId="46E44EBF" w:rsidR="30E5DF65" w:rsidRPr="00E72C37" w:rsidRDefault="0CA7B811" w:rsidP="002704C8">
            <w:pPr>
              <w:jc w:val="both"/>
              <w:rPr>
                <w:rFonts w:eastAsia="Aptos" w:cs="Aptos"/>
                <w:b/>
                <w:bCs/>
                <w:lang w:val="fr-BE"/>
              </w:rPr>
            </w:pPr>
            <w:r w:rsidRPr="00E72C37">
              <w:rPr>
                <w:rFonts w:eastAsia="Aptos" w:cs="Aptos"/>
                <w:b/>
                <w:bCs/>
                <w:lang w:val="fr-BE"/>
              </w:rPr>
              <w:t>Fax:</w:t>
            </w:r>
            <w:r w:rsidR="00F55E56" w:rsidRPr="00E72C37">
              <w:rPr>
                <w:rFonts w:eastAsia="Aptos" w:cs="Aptos"/>
                <w:lang w:val="fr-BE"/>
              </w:rPr>
              <w:t xml:space="preserve"> </w:t>
            </w:r>
            <w:r w:rsidR="00C11642" w:rsidRPr="00E72C37">
              <w:rPr>
                <w:rFonts w:eastAsia="Aptos" w:cs="Aptos"/>
                <w:lang w:val="fr-BE"/>
              </w:rPr>
              <w:t>N/A</w:t>
            </w:r>
          </w:p>
          <w:p w14:paraId="11FE9A4A" w14:textId="7E6AFA3C" w:rsidR="30E5DF65" w:rsidRPr="00E72C37" w:rsidRDefault="0CA7B811" w:rsidP="002704C8">
            <w:pPr>
              <w:jc w:val="both"/>
              <w:rPr>
                <w:rFonts w:eastAsia="Aptos" w:cs="Aptos"/>
                <w:b/>
                <w:bCs/>
                <w:lang w:val="fr-BE"/>
              </w:rPr>
            </w:pPr>
            <w:r w:rsidRPr="00E72C37">
              <w:rPr>
                <w:rFonts w:eastAsia="Aptos" w:cs="Aptos"/>
                <w:b/>
                <w:bCs/>
                <w:lang w:val="fr-BE"/>
              </w:rPr>
              <w:t>Phone:</w:t>
            </w:r>
            <w:r w:rsidR="00F55E56" w:rsidRPr="00E72C37">
              <w:rPr>
                <w:rFonts w:eastAsia="Aptos" w:cs="Aptos"/>
                <w:b/>
                <w:bCs/>
                <w:lang w:val="fr-BE"/>
              </w:rPr>
              <w:t xml:space="preserve"> </w:t>
            </w:r>
            <w:r w:rsidR="00F55E56" w:rsidRPr="00E72C37">
              <w:rPr>
                <w:rFonts w:eastAsia="Aptos" w:cs="Aptos"/>
                <w:lang w:val="fr-BE"/>
              </w:rPr>
              <w:t>+32 (0)2 274 48 00</w:t>
            </w:r>
          </w:p>
          <w:p w14:paraId="2875A1F4" w14:textId="66344A11" w:rsidR="30E5DF65" w:rsidRPr="00E72C37" w:rsidRDefault="0CA7B811" w:rsidP="002704C8">
            <w:pPr>
              <w:jc w:val="both"/>
              <w:rPr>
                <w:rFonts w:eastAsia="Aptos" w:cs="Aptos"/>
                <w:lang w:val="nl-NL"/>
              </w:rPr>
            </w:pPr>
            <w:r w:rsidRPr="00E72C37">
              <w:rPr>
                <w:rFonts w:eastAsia="Aptos" w:cs="Aptos"/>
                <w:b/>
                <w:bCs/>
                <w:lang w:val="nl-NL"/>
              </w:rPr>
              <w:t>Website:</w:t>
            </w:r>
            <w:r w:rsidR="005011D0" w:rsidRPr="00E72C37">
              <w:rPr>
                <w:rFonts w:eastAsia="Aptos" w:cs="Aptos"/>
                <w:b/>
                <w:bCs/>
                <w:lang w:val="nl-NL"/>
              </w:rPr>
              <w:t xml:space="preserve"> </w:t>
            </w:r>
            <w:hyperlink r:id="rId19" w:history="1">
              <w:r w:rsidR="000754C6" w:rsidRPr="00E72C37">
                <w:rPr>
                  <w:rStyle w:val="Hyperlink"/>
                  <w:rFonts w:eastAsia="Aptos" w:cs="Aptos"/>
                  <w:lang w:val="nl-NL"/>
                </w:rPr>
                <w:t>https://www.dataprotectionauthority.be</w:t>
              </w:r>
            </w:hyperlink>
          </w:p>
          <w:p w14:paraId="08A12933" w14:textId="77777777" w:rsidR="30E5DF65" w:rsidRPr="00880028" w:rsidRDefault="30E5DF65" w:rsidP="002704C8">
            <w:pPr>
              <w:jc w:val="both"/>
              <w:rPr>
                <w:rFonts w:eastAsia="Aptos" w:cs="Aptos"/>
                <w:lang w:val="nl-NL"/>
              </w:rPr>
            </w:pPr>
          </w:p>
          <w:p w14:paraId="16847954" w14:textId="3FADCB8E" w:rsidR="005B49CE" w:rsidRPr="00E72C37" w:rsidRDefault="005B49CE" w:rsidP="002704C8">
            <w:pPr>
              <w:shd w:val="clear" w:color="auto" w:fill="FFFFFF"/>
              <w:spacing w:after="240"/>
              <w:jc w:val="both"/>
              <w:rPr>
                <w:rFonts w:eastAsia="Times New Roman" w:cs="Times New Roman"/>
                <w:color w:val="000000"/>
                <w:lang w:eastAsia="en-GB"/>
              </w:rPr>
            </w:pPr>
            <w:r w:rsidRPr="00E72C37">
              <w:rPr>
                <w:rFonts w:eastAsia="Times New Roman" w:cs="Times New Roman"/>
                <w:b/>
                <w:bCs/>
                <w:color w:val="000000"/>
                <w:lang w:eastAsia="en-GB"/>
              </w:rPr>
              <w:t>Name:</w:t>
            </w:r>
            <w:r w:rsidRPr="00E72C37">
              <w:rPr>
                <w:rFonts w:eastAsia="Times New Roman" w:cs="Times New Roman"/>
                <w:color w:val="000000"/>
                <w:lang w:eastAsia="en-GB"/>
              </w:rPr>
              <w:t> </w:t>
            </w:r>
            <w:r w:rsidR="0025665E" w:rsidRPr="00E72C37">
              <w:rPr>
                <w:rFonts w:eastAsia="Times New Roman" w:cs="Times New Roman"/>
                <w:color w:val="000000"/>
                <w:lang w:eastAsia="en-GB"/>
              </w:rPr>
              <w:t>The FSC</w:t>
            </w:r>
          </w:p>
          <w:p w14:paraId="732F3FD0" w14:textId="77777777" w:rsidR="005B49CE" w:rsidRPr="00E72C37" w:rsidRDefault="005B49CE" w:rsidP="002704C8">
            <w:pPr>
              <w:shd w:val="clear" w:color="auto" w:fill="FFFFFF"/>
              <w:spacing w:after="240"/>
              <w:jc w:val="both"/>
              <w:rPr>
                <w:rFonts w:eastAsia="Times New Roman" w:cs="Times New Roman"/>
                <w:color w:val="000000"/>
                <w:lang w:eastAsia="en-GB"/>
              </w:rPr>
            </w:pPr>
            <w:r w:rsidRPr="00E72C37">
              <w:rPr>
                <w:rFonts w:eastAsia="Times New Roman" w:cs="Times New Roman"/>
                <w:b/>
                <w:bCs/>
                <w:color w:val="000000"/>
                <w:lang w:eastAsia="en-GB"/>
              </w:rPr>
              <w:t>Address: </w:t>
            </w:r>
            <w:r w:rsidRPr="00E72C37">
              <w:rPr>
                <w:rFonts w:eastAsia="Times New Roman" w:cs="Times New Roman"/>
                <w:color w:val="000000"/>
                <w:lang w:eastAsia="en-GB"/>
              </w:rPr>
              <w:t>Boulevard Roi Albert II 15 boîte 149, Koning Albert II Laan 15 bus 149, 1210 Brussels, Belgium.</w:t>
            </w:r>
          </w:p>
          <w:p w14:paraId="76B00685" w14:textId="77777777" w:rsidR="005B49CE" w:rsidRPr="00E72C37" w:rsidRDefault="005B49CE" w:rsidP="002704C8">
            <w:pPr>
              <w:shd w:val="clear" w:color="auto" w:fill="FFFFFF"/>
              <w:spacing w:after="240"/>
              <w:jc w:val="both"/>
              <w:rPr>
                <w:rFonts w:eastAsia="Times New Roman" w:cs="Times New Roman"/>
                <w:color w:val="000000"/>
                <w:lang w:val="fr-BE" w:eastAsia="en-GB"/>
              </w:rPr>
            </w:pPr>
            <w:r w:rsidRPr="00E72C37">
              <w:rPr>
                <w:rFonts w:eastAsia="Times New Roman" w:cs="Times New Roman"/>
                <w:b/>
                <w:bCs/>
                <w:color w:val="000000"/>
                <w:lang w:val="fr-BE" w:eastAsia="en-GB"/>
              </w:rPr>
              <w:t>Email:</w:t>
            </w:r>
            <w:r w:rsidRPr="00E72C37">
              <w:rPr>
                <w:rFonts w:eastAsia="Times New Roman" w:cs="Times New Roman"/>
                <w:color w:val="000000"/>
                <w:lang w:val="fr-BE" w:eastAsia="en-GB"/>
              </w:rPr>
              <w:t> </w:t>
            </w:r>
            <w:hyperlink r:id="rId20" w:tgtFrame="_blank" w:history="1">
              <w:r w:rsidRPr="00E72C37">
                <w:rPr>
                  <w:rFonts w:eastAsia="Times New Roman" w:cs="Times New Roman"/>
                  <w:color w:val="0000FF"/>
                  <w:u w:val="single"/>
                  <w:lang w:val="fr-BE" w:eastAsia="en-GB"/>
                </w:rPr>
                <w:t>contact@toezichtcommissie.be</w:t>
              </w:r>
            </w:hyperlink>
          </w:p>
          <w:p w14:paraId="59F7152D" w14:textId="1B8906BE" w:rsidR="005B49CE" w:rsidRPr="00E72C37" w:rsidRDefault="005B49CE" w:rsidP="002704C8">
            <w:pPr xmlns:w="http://schemas.openxmlformats.org/wordprocessingml/2006/main">
              <w:shd w:val="clear" w:color="auto" w:fill="FFFFFF"/>
              <w:spacing w:after="240"/>
              <w:jc w:val="both"/>
              <w:rPr>
                <w:rFonts w:eastAsia="Times New Roman" w:cs="Times New Roman"/>
                <w:color w:val="000000"/>
                <w:lang w:val="fr-BE" w:eastAsia="en-GB"/>
              </w:rPr>
            </w:pPr>
            <w:r>
              <w:rPr xmlns:w="http://schemas.openxmlformats.org/wordprocessingml/2006/main">
                <w:rFonts w:eastAsia="Times New Roman" w:cs="Times New Roman"/>
                <w:b/>
                <w:bCs/>
                <w:color w:val="000000"/>
                <w:lang w:val="fr-BE" w:eastAsia="en-GB"/>
              </w:rPr>
              <w:t>Fax: Not applicable</w:t>
            </w:r>
            <w:ins w:id="1" w:author="GN Validator" w:date="2026-05-13T21:29:30Z">
              <w:r>
                <w:rPr xmlns:w="http://schemas.openxmlformats.org/wordprocessingml/2006/main">
                  <w:rFonts w:eastAsia="Times New Roman" w:cs="Times New Roman"/>
                  <w:color w:val="000000"/>
                  <w:lang w:val="fr-BE" w:eastAsia="en-GB"/>
                </w:rPr>
                <w:t>.</w:t>
              </w:r>
            </w:ins>
          </w:p>
          <w:p w14:paraId="76F438BC" w14:textId="77777777" w:rsidR="005B49CE" w:rsidRPr="00E72C37" w:rsidRDefault="005B49CE" w:rsidP="002704C8">
            <w:pPr>
              <w:shd w:val="clear" w:color="auto" w:fill="FFFFFF"/>
              <w:spacing w:after="240"/>
              <w:jc w:val="both"/>
              <w:rPr>
                <w:rFonts w:eastAsia="Times New Roman" w:cs="Times New Roman"/>
                <w:color w:val="000000"/>
                <w:lang w:eastAsia="en-GB"/>
              </w:rPr>
            </w:pPr>
            <w:r w:rsidRPr="00E72C37">
              <w:rPr>
                <w:rFonts w:eastAsia="Times New Roman" w:cs="Times New Roman"/>
                <w:b/>
                <w:bCs/>
                <w:color w:val="000000"/>
                <w:lang w:eastAsia="en-GB"/>
              </w:rPr>
              <w:t>Phone:</w:t>
            </w:r>
            <w:r w:rsidRPr="00E72C37">
              <w:rPr>
                <w:rFonts w:eastAsia="Times New Roman" w:cs="Times New Roman"/>
                <w:color w:val="000000"/>
                <w:lang w:eastAsia="en-GB"/>
              </w:rPr>
              <w:t> +32 2 553 20 85</w:t>
            </w:r>
          </w:p>
          <w:p w14:paraId="5915ADE2" w14:textId="77A46492" w:rsidR="0042654F" w:rsidRPr="00E72C37" w:rsidRDefault="005B49CE" w:rsidP="002704C8">
            <w:pPr>
              <w:shd w:val="clear" w:color="auto" w:fill="FFFFFF"/>
              <w:spacing w:after="240"/>
              <w:jc w:val="both"/>
              <w:rPr>
                <w:rFonts w:eastAsia="Times New Roman" w:cs="Times New Roman"/>
                <w:color w:val="000000"/>
                <w:lang w:eastAsia="en-GB"/>
              </w:rPr>
            </w:pPr>
            <w:r w:rsidRPr="00E72C37">
              <w:rPr>
                <w:rFonts w:eastAsia="Times New Roman" w:cs="Times New Roman"/>
                <w:b/>
                <w:bCs/>
                <w:color w:val="000000"/>
                <w:lang w:eastAsia="en-GB"/>
              </w:rPr>
              <w:t>Website:</w:t>
            </w:r>
            <w:r w:rsidRPr="00E72C37">
              <w:rPr>
                <w:rFonts w:eastAsia="Times New Roman" w:cs="Times New Roman"/>
                <w:color w:val="000000"/>
                <w:lang w:eastAsia="en-GB"/>
              </w:rPr>
              <w:t> </w:t>
            </w:r>
            <w:hyperlink r:id="rId21" w:tgtFrame="_blank" w:history="1">
              <w:r w:rsidRPr="00E72C37">
                <w:rPr>
                  <w:rFonts w:eastAsia="Times New Roman" w:cs="Times New Roman"/>
                  <w:color w:val="0000FF"/>
                  <w:u w:val="single"/>
                  <w:lang w:eastAsia="en-GB"/>
                </w:rPr>
                <w:t>https://overheid.vlaanderen.be/vlaamse-toezichtcommissie</w:t>
              </w:r>
            </w:hyperlink>
          </w:p>
        </w:tc>
      </w:tr>
      <w:tr w:rsidR="005011D0" w:rsidRPr="00E72C37" w14:paraId="2494832A" w14:textId="77777777" w:rsidTr="5C68AF77">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9A204D8" w14:textId="5313F291" w:rsidR="005011D0" w:rsidRPr="00E72C37" w:rsidRDefault="005011D0" w:rsidP="005011D0">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00E4A8" w14:textId="55550EDC" w:rsidR="005011D0" w:rsidRPr="00E72C37" w:rsidRDefault="00130812" w:rsidP="002704C8">
            <w:pPr>
              <w:jc w:val="both"/>
            </w:pPr>
            <w:r w:rsidRPr="00E72C37">
              <w:t>Not applicable</w:t>
            </w:r>
            <w:r w:rsidR="0025665E" w:rsidRPr="00E72C37">
              <w:t>.</w:t>
            </w:r>
          </w:p>
        </w:tc>
      </w:tr>
      <w:tr w:rsidR="005011D0" w:rsidRPr="00E72C37" w14:paraId="04A47ECB" w14:textId="77777777" w:rsidTr="5C68AF77">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4142E68" w14:textId="182A0228" w:rsidR="005011D0" w:rsidRPr="00E72C37" w:rsidRDefault="005011D0" w:rsidP="005011D0">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1BF091" w14:textId="1154DC90" w:rsidR="005011D0" w:rsidRPr="00E72C37" w:rsidRDefault="00130812" w:rsidP="002704C8">
            <w:pPr>
              <w:jc w:val="both"/>
            </w:pPr>
            <w:r w:rsidRPr="00E72C37">
              <w:t>Not applicable</w:t>
            </w:r>
            <w:r w:rsidR="0025665E" w:rsidRPr="00E72C37">
              <w:t>.</w:t>
            </w:r>
          </w:p>
        </w:tc>
      </w:tr>
    </w:tbl>
    <w:p w14:paraId="63B825B6" w14:textId="6A85BDE9" w:rsidR="00B11BF9" w:rsidRPr="00E72C37" w:rsidRDefault="4B64BFFE" w:rsidP="30E5DF65">
      <w:pPr>
        <w:spacing w:after="200" w:line="276" w:lineRule="auto"/>
      </w:pPr>
      <w:r w:rsidRPr="00880028">
        <w:rPr>
          <w:rFonts w:eastAsia="Aptos" w:cs="Aptos"/>
          <w:lang w:val="en-US"/>
        </w:rPr>
        <w:t xml:space="preserve"> </w:t>
      </w:r>
    </w:p>
    <w:p w14:paraId="2EDB747E" w14:textId="68F064C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Have any guidelines been issued on breach notification (please exclude any sectoral legislation)?</w:t>
      </w:r>
    </w:p>
    <w:tbl>
      <w:tblPr>
        <w:tblStyle w:val="TableGrid"/>
        <w:tblW w:w="0" w:type="auto"/>
        <w:tblLayout w:type="fixed"/>
        <w:tblLook w:val="04A0" w:firstRow="1" w:lastRow="0" w:firstColumn="1" w:lastColumn="0" w:noHBand="0" w:noVBand="1"/>
      </w:tblPr>
      <w:tblGrid>
        <w:gridCol w:w="4320"/>
        <w:gridCol w:w="4320"/>
      </w:tblGrid>
      <w:tr w:rsidR="30E5DF65" w:rsidRPr="00E72C37" w14:paraId="1070380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8D7AE1" w14:textId="32FEDAC3"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667EFB" w14:textId="5E46A3FC" w:rsidR="30E5DF65" w:rsidRPr="00880028" w:rsidRDefault="00620CCE" w:rsidP="002704C8">
            <w:pPr>
              <w:jc w:val="both"/>
              <w:rPr>
                <w:rFonts w:eastAsia="Aptos" w:cs="Aptos"/>
                <w:b/>
                <w:bCs/>
                <w:lang w:val="en-US"/>
              </w:rPr>
            </w:pPr>
            <w:r w:rsidRPr="00E72C37">
              <w:rPr>
                <w:rFonts w:eastAsia="Aptos" w:cs="Aptos"/>
                <w:lang w:val="en-US"/>
              </w:rPr>
              <w:t xml:space="preserve">The Belgian DPA and the FSC have published adapted data breach notification e-forms in light of the GDPR and online guidance on data breach </w:t>
            </w:r>
            <w:r w:rsidRPr="00E72C37">
              <w:rPr>
                <w:rFonts w:eastAsia="Aptos" w:cs="Aptos"/>
                <w:lang w:val="en-US"/>
              </w:rPr>
              <w:lastRenderedPageBreak/>
              <w:t>notification on their respective websites. So far, neither the Belgian DPA nor the FSC has issued any additional advice, recommendations, or guidelines on data breach notification.</w:t>
            </w:r>
            <w:r w:rsidR="00C13E81" w:rsidRPr="00E72C37">
              <w:rPr>
                <w:rFonts w:eastAsia="Aptos" w:cs="Aptos"/>
                <w:lang w:val="en-US"/>
              </w:rPr>
              <w:t xml:space="preserve"> However, the </w:t>
            </w:r>
            <w:hyperlink r:id="rId22" w:history="1">
              <w:r w:rsidR="005C3542" w:rsidRPr="00880028">
                <w:rPr>
                  <w:rStyle w:val="Hyperlink"/>
                </w:rPr>
                <w:t>European Data Protection Board's</w:t>
              </w:r>
            </w:hyperlink>
            <w:r w:rsidR="005C3542" w:rsidRPr="00E72C37">
              <w:rPr>
                <w:rFonts w:eastAsia="Aptos" w:cs="Aptos"/>
                <w:lang w:val="en-US"/>
              </w:rPr>
              <w:t xml:space="preserve"> (</w:t>
            </w:r>
            <w:r w:rsidR="00C13E81" w:rsidRPr="00E72C37">
              <w:rPr>
                <w:rFonts w:eastAsia="Aptos" w:cs="Aptos"/>
                <w:lang w:val="en-US"/>
              </w:rPr>
              <w:t>EDPB</w:t>
            </w:r>
            <w:r w:rsidR="005C3542" w:rsidRPr="00E72C37">
              <w:rPr>
                <w:rFonts w:eastAsia="Aptos" w:cs="Aptos"/>
                <w:lang w:val="en-US"/>
              </w:rPr>
              <w:t>)</w:t>
            </w:r>
            <w:r w:rsidR="00C13E81" w:rsidRPr="00E72C37">
              <w:rPr>
                <w:rFonts w:eastAsia="Aptos" w:cs="Aptos"/>
                <w:lang w:val="en-US"/>
              </w:rPr>
              <w:t xml:space="preserve"> </w:t>
            </w:r>
            <w:hyperlink r:id="rId23" w:history="1">
              <w:r w:rsidR="00C13E81" w:rsidRPr="00880028">
                <w:rPr>
                  <w:rStyle w:val="Hyperlink"/>
                </w:rPr>
                <w:t>Guidelines 01/2021</w:t>
              </w:r>
              <w:r w:rsidR="00096895" w:rsidRPr="00E72C37">
                <w:rPr>
                  <w:rStyle w:val="Hyperlink"/>
                  <w:rFonts w:eastAsia="Aptos" w:cs="Aptos"/>
                  <w:lang w:val="en-US"/>
                </w:rPr>
                <w:t xml:space="preserve"> </w:t>
              </w:r>
              <w:r w:rsidR="00924737" w:rsidRPr="00880028">
                <w:rPr>
                  <w:rStyle w:val="Hyperlink"/>
                </w:rPr>
                <w:t>on Examples regarding Personal Data Breach Notification</w:t>
              </w:r>
            </w:hyperlink>
            <w:r w:rsidR="00C13E81" w:rsidRPr="00E72C37">
              <w:rPr>
                <w:rFonts w:eastAsia="Aptos" w:cs="Aptos"/>
                <w:lang w:val="en-US"/>
              </w:rPr>
              <w:t xml:space="preserve"> </w:t>
            </w:r>
            <w:r w:rsidR="005E470F" w:rsidRPr="00E72C37">
              <w:rPr>
                <w:rFonts w:eastAsia="Aptos" w:cs="Aptos"/>
                <w:lang w:val="en-US"/>
              </w:rPr>
              <w:t xml:space="preserve">(the EDPB Guidelines 01/2021) </w:t>
            </w:r>
            <w:r w:rsidR="00C13E81" w:rsidRPr="00E72C37">
              <w:rPr>
                <w:rFonts w:eastAsia="Aptos" w:cs="Aptos"/>
                <w:lang w:val="en-US"/>
              </w:rPr>
              <w:t xml:space="preserve">and </w:t>
            </w:r>
            <w:hyperlink r:id="rId24" w:history="1">
              <w:r w:rsidR="00924737" w:rsidRPr="00880028">
                <w:rPr>
                  <w:rStyle w:val="Hyperlink"/>
                </w:rPr>
                <w:t xml:space="preserve">Guidelines </w:t>
              </w:r>
              <w:r w:rsidR="00C13E81" w:rsidRPr="00880028">
                <w:rPr>
                  <w:rStyle w:val="Hyperlink"/>
                </w:rPr>
                <w:t>9/2022</w:t>
              </w:r>
              <w:r w:rsidR="00963ED1" w:rsidRPr="00880028">
                <w:rPr>
                  <w:rStyle w:val="Hyperlink"/>
                </w:rPr>
                <w:t xml:space="preserve"> </w:t>
              </w:r>
              <w:r w:rsidR="00096895" w:rsidRPr="00880028">
                <w:rPr>
                  <w:rStyle w:val="Hyperlink"/>
                </w:rPr>
                <w:t>on personal data breach notification under the GDPR</w:t>
              </w:r>
            </w:hyperlink>
            <w:r w:rsidR="00C13E81" w:rsidRPr="00E72C37">
              <w:rPr>
                <w:rFonts w:eastAsia="Aptos" w:cs="Aptos"/>
                <w:lang w:val="en-US"/>
              </w:rPr>
              <w:t xml:space="preserve"> </w:t>
            </w:r>
            <w:r w:rsidR="005E470F" w:rsidRPr="00E72C37">
              <w:rPr>
                <w:rFonts w:eastAsia="Aptos" w:cs="Aptos"/>
                <w:lang w:val="en-US"/>
              </w:rPr>
              <w:t xml:space="preserve">(the EDPB Guidelines 9/2022) </w:t>
            </w:r>
            <w:r w:rsidR="00C13E81" w:rsidRPr="00E72C37">
              <w:rPr>
                <w:rFonts w:eastAsia="Aptos" w:cs="Aptos"/>
                <w:lang w:val="en-US"/>
              </w:rPr>
              <w:t xml:space="preserve">are </w:t>
            </w:r>
            <w:r w:rsidR="00894EC8" w:rsidRPr="00E72C37">
              <w:rPr>
                <w:rFonts w:eastAsia="Aptos" w:cs="Aptos"/>
                <w:lang w:val="en-US"/>
              </w:rPr>
              <w:t>endorsed by the Belgian DPA.</w:t>
            </w:r>
          </w:p>
        </w:tc>
      </w:tr>
      <w:tr w:rsidR="30E5DF65" w:rsidRPr="00E72C37" w14:paraId="3E17D45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6EBC8C" w14:textId="5D56521C"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C7B6374" w14:textId="4EEC862A" w:rsidR="005E470F" w:rsidRPr="00E72C37" w:rsidRDefault="005E470F" w:rsidP="005E470F">
            <w:pPr>
              <w:jc w:val="both"/>
              <w:rPr>
                <w:rFonts w:eastAsia="Aptos" w:cs="Aptos"/>
                <w:lang w:val="en-US"/>
              </w:rPr>
            </w:pPr>
            <w:r w:rsidRPr="00E72C37">
              <w:rPr>
                <w:rFonts w:eastAsia="Aptos" w:cs="Aptos"/>
                <w:lang w:val="en-US"/>
              </w:rPr>
              <w:t>The EDPB Guidelines 01/2021</w:t>
            </w:r>
          </w:p>
          <w:p w14:paraId="0FCA44C3" w14:textId="4696C5E7" w:rsidR="005E470F" w:rsidRPr="00E72C37" w:rsidRDefault="005E470F" w:rsidP="005E470F">
            <w:pPr>
              <w:jc w:val="both"/>
              <w:rPr>
                <w:rFonts w:eastAsia="Aptos" w:cs="Aptos"/>
                <w:lang w:val="en-US"/>
              </w:rPr>
            </w:pPr>
            <w:r w:rsidRPr="00E72C37">
              <w:rPr>
                <w:rFonts w:eastAsia="Aptos" w:cs="Aptos"/>
                <w:lang w:val="en-US"/>
              </w:rPr>
              <w:t>The EDPB Guidelines 9/2022</w:t>
            </w:r>
          </w:p>
          <w:p w14:paraId="2C95B13B" w14:textId="01350790" w:rsidR="00382CD5" w:rsidRDefault="00573320" w:rsidP="005E470F">
            <w:pPr xmlns:w="http://schemas.openxmlformats.org/wordprocessingml/2006/main">
              <w:jc w:val="both"/>
              <w:rPr>
                <w:rFonts w:eastAsia="Aptos" w:cs="Aptos"/>
                <w:lang w:val="en-US"/>
              </w:rPr>
            </w:pPr>
            <w:r>
              <w:rPr xmlns:w="http://schemas.openxmlformats.org/wordprocessingml/2006/main">
                <w:rFonts w:eastAsia="Aptos" w:cs="Aptos"/>
                <w:lang w:val="en-US"/>
              </w:rPr>
              <w:t>The Belgian DPA's guide on reporting and managing a data breach (only available in Dutch here) (the Belgium DPA's Guide on Reporting</w:t>
            </w:r>
            <w:del w:id="2" w:author="GN Validator" w:date="2026-05-13T21:29:30Z">
              <w:r>
                <w:rPr xmlns:w="http://schemas.openxmlformats.org/wordprocessingml/2006/main">
                  <w:rFonts w:eastAsia="Aptos" w:cs="Aptos"/>
                  <w:lang w:val="en-US"/>
                </w:rPr>
                <w:delText xml:space="preserve"> and Managing a Data Breach)</w:delText>
              </w:r>
            </w:del>
          </w:p>
          <w:p w14:paraId="51CF6A01" w14:textId="7AABD19F" w:rsidR="00890EAF" w:rsidRPr="00E72C37" w:rsidRDefault="00890EAF" w:rsidP="005E470F">
            <w:pPr xmlns:w="http://schemas.openxmlformats.org/wordprocessingml/2006/main">
              <w:jc w:val="both"/>
              <w:rPr>
                <w:rFonts w:eastAsia="Aptos" w:cs="Aptos"/>
                <w:lang w:val="en-US"/>
              </w:rPr>
            </w:pPr>
            <w:del w:id="3" w:author="GN Validator" w:date="2026-05-13T21:29:30Z">
              <w:r>
                <w:rPr xmlns:w="http://schemas.openxmlformats.org/wordprocessingml/2006/main">
                  <w:rFonts w:eastAsia="Aptos" w:cs="Aptos"/>
                  <w:lang w:val="en-US"/>
                </w:rPr>
                <w:delText>The FSC's guidelines o</w:delText>
              </w:r>
            </w:del>
            <w:ins w:id="4" w:author="GN Validator" w:date="2026-05-13T21:29:30Z">
              <w:r>
                <w:rPr xmlns:w="http://schemas.openxmlformats.org/wordprocessingml/2006/main">
                  <w:rFonts w:eastAsia="Aptos" w:cs="Aptos"/>
                  <w:lang w:val="en-US"/>
                </w:rPr>
                <w:t>Ma</w:t>
              </w:r>
            </w:ins>
            <w:r>
              <w:rPr xmlns:w="http://schemas.openxmlformats.org/wordprocessingml/2006/main">
                <w:rFonts w:eastAsia="Aptos" w:cs="Aptos"/>
                <w:lang w:val="en-US"/>
              </w:rPr>
              <w:t>n</w:t>
            </w:r>
            <w:del w:id="5" w:author="GN Validator" w:date="2026-05-13T21:29:30Z">
              <w:r>
                <w:rPr xmlns:w="http://schemas.openxmlformats.org/wordprocessingml/2006/main">
                  <w:rFonts w:eastAsia="Aptos" w:cs="Aptos"/>
                  <w:lang w:val="en-US"/>
                </w:rPr>
                <w:delText xml:space="preserve"> report</w:delText>
              </w:r>
            </w:del>
            <w:ins w:id="6" w:author="GN Validator" w:date="2026-05-13T21:29:30Z">
              <w:r>
                <w:rPr xmlns:w="http://schemas.openxmlformats.org/wordprocessingml/2006/main">
                  <w:rFonts w:eastAsia="Aptos" w:cs="Aptos"/>
                  <w:lang w:val="en-US"/>
                </w:rPr>
                <w:t>ag</w:t>
              </w:r>
            </w:ins>
            <w:r>
              <w:rPr xmlns:w="http://schemas.openxmlformats.org/wordprocessingml/2006/main">
                <w:rFonts w:eastAsia="Aptos" w:cs="Aptos"/>
                <w:lang w:val="en-US"/>
              </w:rPr>
              <w:t xml:space="preserve">ing a </w:t>
            </w:r>
            <w:del w:id="7" w:author="GN Validator" w:date="2026-05-13T21:29:30Z">
              <w:r>
                <w:rPr xmlns:w="http://schemas.openxmlformats.org/wordprocessingml/2006/main">
                  <w:rFonts w:eastAsia="Aptos" w:cs="Aptos"/>
                  <w:lang w:val="en-US"/>
                </w:rPr>
                <w:delText>d</w:delText>
              </w:r>
            </w:del>
            <w:ins w:id="8" w:author="GN Validator" w:date="2026-05-13T21:29:30Z">
              <w:r>
                <w:rPr xmlns:w="http://schemas.openxmlformats.org/wordprocessingml/2006/main">
                  <w:rFonts w:eastAsia="Aptos" w:cs="Aptos"/>
                  <w:lang w:val="en-US"/>
                </w:rPr>
                <w:t>D</w:t>
              </w:r>
            </w:ins>
            <w:r>
              <w:rPr xmlns:w="http://schemas.openxmlformats.org/wordprocessingml/2006/main">
                <w:rFonts w:eastAsia="Aptos" w:cs="Aptos"/>
                <w:lang w:val="en-US"/>
              </w:rPr>
              <w:t xml:space="preserve">ata </w:t>
            </w:r>
            <w:del w:id="9" w:author="GN Validator" w:date="2026-05-13T21:29:30Z">
              <w:r>
                <w:rPr xmlns:w="http://schemas.openxmlformats.org/wordprocessingml/2006/main">
                  <w:rFonts w:eastAsia="Aptos" w:cs="Aptos"/>
                  <w:lang w:val="en-US"/>
                </w:rPr>
                <w:delText>b</w:delText>
              </w:r>
            </w:del>
            <w:ins w:id="10" w:author="GN Validator" w:date="2026-05-13T21:29:30Z">
              <w:r>
                <w:rPr xmlns:w="http://schemas.openxmlformats.org/wordprocessingml/2006/main">
                  <w:rFonts w:eastAsia="Aptos" w:cs="Aptos"/>
                  <w:lang w:val="en-US"/>
                </w:rPr>
                <w:t>B</w:t>
              </w:r>
            </w:ins>
            <w:r>
              <w:rPr xmlns:w="http://schemas.openxmlformats.org/wordprocessingml/2006/main">
                <w:rFonts w:eastAsia="Aptos" w:cs="Aptos"/>
                <w:lang w:val="en-US"/>
              </w:rPr>
              <w:t>reach</w:t>
            </w:r>
            <w:del w:id="11" w:author="GN Validator" w:date="2026-05-13T21:29:30Z">
              <w:r>
                <w:rPr xmlns:w="http://schemas.openxmlformats.org/wordprocessingml/2006/main">
                  <w:rFonts w:eastAsia="Aptos" w:cs="Aptos"/>
                  <w:lang w:val="en-US"/>
                </w:rPr>
                <w:delText xml:space="preserve"> (only available in Dutch here) (the FSC Guidelines</w:delText>
              </w:r>
            </w:del>
            <w:r>
              <w:rPr xmlns:w="http://schemas.openxmlformats.org/wordprocessingml/2006/main">
                <w:rFonts w:eastAsia="Aptos" w:cs="Aptos"/>
                <w:lang w:val="en-US"/>
              </w:rPr>
              <w:t>)</w:t>
            </w:r>
          </w:p>
          <w:p w14:paraId="1D1D456E" w14:textId="3B1199F8" w:rsidR="006D0910" w:rsidRPr="00E72C37" w:rsidRDefault="006D0910" w:rsidP="00880028">
            <w:pPr xmlns:w="http://schemas.openxmlformats.org/wordprocessingml/2006/main">
              <w:jc w:val="both"/>
            </w:pPr>
            <w:ins w:id="12" w:author="GN Validator" w:date="2026-05-13T21:29:30Z">
              <w:r>
                <w:t>The FSC's guidelines on reporting a data breach (only available in Dutch here) (the FSC Guidelines)</w:t>
              </w:r>
            </w:ins>
          </w:p>
        </w:tc>
      </w:tr>
      <w:tr w:rsidR="30E5DF65" w:rsidRPr="00E72C37" w14:paraId="7EE759A1"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9D313E" w14:textId="01B29D4B"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83DFE8" w14:textId="76B99F77" w:rsidR="30E5DF65" w:rsidRPr="00E72C37" w:rsidRDefault="00130812" w:rsidP="002704C8">
            <w:pPr>
              <w:jc w:val="both"/>
            </w:pPr>
            <w:r w:rsidRPr="00E72C37">
              <w:t>Not applicable</w:t>
            </w:r>
            <w:r w:rsidR="005E470F" w:rsidRPr="00E72C37">
              <w:t>.</w:t>
            </w:r>
          </w:p>
        </w:tc>
      </w:tr>
    </w:tbl>
    <w:p w14:paraId="2F2EA3F2" w14:textId="00E1114B" w:rsidR="00B11BF9" w:rsidRPr="00E72C37" w:rsidRDefault="4B64BFFE" w:rsidP="30E5DF65">
      <w:pPr>
        <w:spacing w:after="200" w:line="276" w:lineRule="auto"/>
      </w:pPr>
      <w:r w:rsidRPr="00E72C37">
        <w:rPr>
          <w:rFonts w:eastAsia="Aptos" w:cs="Aptos"/>
          <w:lang w:val="en-US"/>
        </w:rPr>
        <w:t xml:space="preserve"> </w:t>
      </w:r>
    </w:p>
    <w:p w14:paraId="4B9BADF8" w14:textId="16438A4F" w:rsidR="00B11BF9" w:rsidRPr="00E72C37" w:rsidRDefault="4B64BFFE" w:rsidP="30E5DF65">
      <w:pPr>
        <w:pStyle w:val="ListParagraph"/>
        <w:numPr>
          <w:ilvl w:val="0"/>
          <w:numId w:val="8"/>
        </w:numPr>
        <w:spacing w:after="0" w:line="276" w:lineRule="auto"/>
        <w:rPr>
          <w:rFonts w:eastAsia="Aptos" w:cs="Aptos"/>
          <w:b/>
          <w:bCs/>
          <w:lang w:val="en-US"/>
        </w:rPr>
      </w:pPr>
      <w:r w:rsidRPr="00E72C37">
        <w:rPr>
          <w:rFonts w:eastAsia="Aptos" w:cs="Aptos"/>
          <w:b/>
          <w:bCs/>
          <w:lang w:val="en-US"/>
        </w:rPr>
        <w:t>Definitions</w:t>
      </w:r>
    </w:p>
    <w:p w14:paraId="7E651F6D" w14:textId="32AD66AF" w:rsidR="00B11BF9" w:rsidRPr="00E72C37" w:rsidRDefault="4B64BFFE" w:rsidP="30E5DF65">
      <w:pPr>
        <w:spacing w:after="200" w:line="276" w:lineRule="auto"/>
      </w:pPr>
      <w:r w:rsidRPr="00E72C37">
        <w:rPr>
          <w:rFonts w:eastAsia="Aptos" w:cs="Aptos"/>
          <w:lang w:val="en-US"/>
        </w:rPr>
        <w:t>2.1 Key Terms</w:t>
      </w:r>
    </w:p>
    <w:p w14:paraId="2DA921E9" w14:textId="05BC17C4"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personal data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56A10A2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FA7CA66" w14:textId="7227A41B"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5D52FDA" w14:textId="3F24F9EF" w:rsidR="30E5DF65" w:rsidRPr="00E72C37" w:rsidRDefault="00F30905" w:rsidP="002704C8">
            <w:pPr>
              <w:jc w:val="both"/>
            </w:pPr>
            <w:r w:rsidRPr="00E72C37">
              <w:t xml:space="preserve">Personal data is defined as </w:t>
            </w:r>
            <w:r w:rsidR="00E72C37">
              <w:t>'</w:t>
            </w:r>
            <w:r w:rsidRPr="00880028">
              <w:t>any information relating to an identified or identifiable natural person.' The GDPR defines an identifiable natural person as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r w:rsidR="00E72C37">
              <w:t>.'</w:t>
            </w:r>
          </w:p>
        </w:tc>
      </w:tr>
      <w:tr w:rsidR="30E5DF65" w:rsidRPr="00E72C37" w14:paraId="78A5E9A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7C514D8" w14:textId="67A5EBFB"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D9DD20" w14:textId="70B60F33" w:rsidR="30E5DF65" w:rsidRPr="00E72C37" w:rsidRDefault="00F30905" w:rsidP="002704C8">
            <w:pPr>
              <w:jc w:val="both"/>
            </w:pPr>
            <w:r w:rsidRPr="00E72C37">
              <w:t>Article 4(1) of the GDPR</w:t>
            </w:r>
          </w:p>
        </w:tc>
      </w:tr>
      <w:tr w:rsidR="002457EE" w:rsidRPr="00E72C37" w14:paraId="3F75DA2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B897D7" w14:textId="161B598D" w:rsidR="002457EE" w:rsidRPr="00E72C37" w:rsidRDefault="002457EE" w:rsidP="002457EE">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A1693AA" w14:textId="7AEDB6F6" w:rsidR="002457EE" w:rsidRPr="00E72C37" w:rsidRDefault="00130812" w:rsidP="002704C8">
            <w:pPr>
              <w:jc w:val="both"/>
            </w:pPr>
            <w:r w:rsidRPr="00E72C37">
              <w:t>Not applicable</w:t>
            </w:r>
            <w:r w:rsidR="00E72C37">
              <w:t>.</w:t>
            </w:r>
          </w:p>
        </w:tc>
      </w:tr>
    </w:tbl>
    <w:p w14:paraId="7FD78143" w14:textId="0F5C35A8" w:rsidR="00B11BF9" w:rsidRPr="00E72C37" w:rsidRDefault="4B64BFFE" w:rsidP="30E5DF65">
      <w:pPr>
        <w:spacing w:after="200" w:line="276" w:lineRule="auto"/>
      </w:pPr>
      <w:r w:rsidRPr="00880028">
        <w:rPr>
          <w:rFonts w:eastAsia="Aptos" w:cs="Aptos"/>
          <w:lang w:val="en-US"/>
        </w:rPr>
        <w:lastRenderedPageBreak/>
        <w:t xml:space="preserve"> </w:t>
      </w:r>
    </w:p>
    <w:p w14:paraId="51007B40" w14:textId="44B545C4"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data breach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0286CA03" w14:textId="77777777" w:rsidTr="6F8A8042">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E1E3421" w14:textId="275DBFE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5E7733C" w14:textId="6483B837" w:rsidR="009E73AA" w:rsidRPr="00E72C37" w:rsidRDefault="009E73AA" w:rsidP="6F8A8042">
            <w:pPr>
              <w:jc w:val="both"/>
              <w:rPr>
                <w:rFonts w:eastAsia="Aptos" w:cs="Aptos"/>
              </w:rPr>
            </w:pPr>
            <w:r w:rsidRPr="00E72C37">
              <w:rPr>
                <w:rFonts w:eastAsia="Aptos" w:cs="Aptos"/>
              </w:rPr>
              <w:t xml:space="preserve">A personal data breach is defined as </w:t>
            </w:r>
            <w:r w:rsidR="00E72C37">
              <w:rPr>
                <w:rFonts w:eastAsia="Aptos" w:cs="Aptos"/>
              </w:rPr>
              <w:t>'</w:t>
            </w:r>
            <w:r w:rsidRPr="00880028">
              <w:rPr>
                <w:rFonts w:eastAsia="Aptos" w:cs="Aptos"/>
              </w:rPr>
              <w:t>a breach of security leading to the accidental or unlawful destruction, loss, alteration, or unauthorized disclosure of, or access to, personal data transmitted, stored, or otherwise processed</w:t>
            </w:r>
            <w:r w:rsidR="00E72C37">
              <w:rPr>
                <w:rFonts w:eastAsia="Aptos" w:cs="Aptos"/>
              </w:rPr>
              <w:t>.'</w:t>
            </w:r>
          </w:p>
          <w:p w14:paraId="01A64BBA" w14:textId="77777777" w:rsidR="00E86527" w:rsidRPr="00E72C37" w:rsidRDefault="00E86527" w:rsidP="00B44552">
            <w:pPr>
              <w:jc w:val="both"/>
              <w:rPr>
                <w:rFonts w:eastAsia="Aptos" w:cs="Aptos"/>
                <w:lang w:val="en-US"/>
              </w:rPr>
            </w:pPr>
          </w:p>
          <w:p w14:paraId="2B3C9951" w14:textId="1A44627C" w:rsidR="009E73AA" w:rsidRPr="00E72C37" w:rsidRDefault="009E73AA" w:rsidP="00B44552">
            <w:pPr>
              <w:jc w:val="both"/>
              <w:rPr>
                <w:rFonts w:eastAsia="Aptos" w:cs="Aptos"/>
                <w:lang w:val="en-US"/>
              </w:rPr>
            </w:pPr>
            <w:r w:rsidRPr="00E72C37">
              <w:rPr>
                <w:rFonts w:eastAsia="Aptos" w:cs="Aptos"/>
                <w:lang w:val="en-US"/>
              </w:rPr>
              <w:t xml:space="preserve">According to the </w:t>
            </w:r>
            <w:r w:rsidR="00E72C37">
              <w:rPr>
                <w:rFonts w:eastAsia="Aptos" w:cs="Aptos"/>
                <w:lang w:val="en-US"/>
              </w:rPr>
              <w:t xml:space="preserve">EDPB </w:t>
            </w:r>
            <w:r w:rsidRPr="00E72C37">
              <w:rPr>
                <w:rFonts w:eastAsia="Aptos" w:cs="Aptos"/>
                <w:lang w:val="en-US"/>
              </w:rPr>
              <w:t>Guidelines</w:t>
            </w:r>
            <w:r w:rsidR="00E72C37">
              <w:rPr>
                <w:rFonts w:eastAsia="Aptos" w:cs="Aptos"/>
                <w:lang w:val="en-US"/>
              </w:rPr>
              <w:t xml:space="preserve"> 9/2022</w:t>
            </w:r>
            <w:r w:rsidRPr="00E72C37">
              <w:rPr>
                <w:rFonts w:eastAsia="Aptos" w:cs="Aptos"/>
                <w:lang w:val="en-US"/>
              </w:rPr>
              <w:t>, the destruction of personal data is where the data no longer exists or no longer exists in a form that is of any use to the controller. Additionally, damage occurs where personal data has been altered, corrupted, or is no longer complete, and loss must be interpreted as the case where data may still exist, but the controller has lost control or access to it, or no longer has it in its possession. Finally, unauthorized, or unlawful processing may include disclosure of personal data to (or access by) recipients who are not authorized to receive (or access) the data, or any other form of processing which violates the GDPR.</w:t>
            </w:r>
          </w:p>
          <w:p w14:paraId="22104F4D" w14:textId="4ED28E11" w:rsidR="30E5DF65" w:rsidRPr="00E72C37" w:rsidRDefault="30E5DF65" w:rsidP="00B44552">
            <w:pPr>
              <w:jc w:val="both"/>
              <w:rPr>
                <w:rFonts w:eastAsia="Aptos" w:cs="Aptos"/>
                <w:lang w:val="en-US"/>
              </w:rPr>
            </w:pPr>
          </w:p>
        </w:tc>
      </w:tr>
      <w:tr w:rsidR="30E5DF65" w:rsidRPr="00E72C37" w14:paraId="1F82CC51" w14:textId="77777777" w:rsidTr="6F8A8042">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03C3086" w14:textId="41A5BC14"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76082FB" w14:textId="77777777" w:rsidR="00E72C37" w:rsidRDefault="004C0AC8" w:rsidP="00B44552">
            <w:pPr>
              <w:jc w:val="both"/>
              <w:rPr>
                <w:rFonts w:eastAsia="Aptos" w:cs="Aptos"/>
                <w:lang w:val="en-US"/>
              </w:rPr>
            </w:pPr>
            <w:r w:rsidRPr="00E72C37">
              <w:rPr>
                <w:rFonts w:eastAsia="Aptos" w:cs="Aptos"/>
                <w:lang w:val="en-US"/>
              </w:rPr>
              <w:t>Article 4(12) of the GDPR</w:t>
            </w:r>
          </w:p>
          <w:p w14:paraId="3873713F" w14:textId="06327513" w:rsidR="30E5DF65" w:rsidRPr="00E72C37" w:rsidRDefault="00E72C37" w:rsidP="00B44552">
            <w:pPr>
              <w:jc w:val="both"/>
              <w:rPr>
                <w:rFonts w:eastAsia="Aptos" w:cs="Aptos"/>
                <w:lang w:val="en-US"/>
              </w:rPr>
            </w:pPr>
            <w:r>
              <w:rPr>
                <w:rFonts w:eastAsia="Aptos" w:cs="Aptos"/>
                <w:lang w:val="en-US"/>
              </w:rPr>
              <w:t xml:space="preserve">The </w:t>
            </w:r>
            <w:r w:rsidR="00F213F7" w:rsidRPr="00E72C37">
              <w:rPr>
                <w:rFonts w:eastAsia="Aptos" w:cs="Aptos"/>
                <w:lang w:val="en-US"/>
              </w:rPr>
              <w:t xml:space="preserve">EDPB Guidelines 9/2022 </w:t>
            </w:r>
          </w:p>
        </w:tc>
      </w:tr>
      <w:tr w:rsidR="002457EE" w:rsidRPr="00E72C37" w14:paraId="5D1F3E80" w14:textId="77777777" w:rsidTr="6F8A8042">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F7ED25" w14:textId="6B5329F3" w:rsidR="002457EE" w:rsidRPr="00E72C37" w:rsidRDefault="002457EE" w:rsidP="002457EE">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B3947FC" w14:textId="30A653EC" w:rsidR="002457EE" w:rsidRPr="00E72C37" w:rsidRDefault="00130812" w:rsidP="00B44552">
            <w:pPr>
              <w:jc w:val="both"/>
              <w:rPr>
                <w:rFonts w:eastAsia="Aptos" w:cs="Aptos"/>
                <w:lang w:val="en-US"/>
              </w:rPr>
            </w:pPr>
            <w:r w:rsidRPr="00E72C37">
              <w:t>Not applicable</w:t>
            </w:r>
            <w:r w:rsidR="00E72C37">
              <w:t>.</w:t>
            </w:r>
          </w:p>
        </w:tc>
      </w:tr>
    </w:tbl>
    <w:p w14:paraId="75FFD7F6" w14:textId="31064840" w:rsidR="00B11BF9" w:rsidRPr="00E72C37" w:rsidRDefault="4B64BFFE" w:rsidP="30E5DF65">
      <w:pPr>
        <w:spacing w:after="200" w:line="276" w:lineRule="auto"/>
      </w:pPr>
      <w:r w:rsidRPr="00880028">
        <w:rPr>
          <w:rFonts w:eastAsia="Aptos" w:cs="Aptos"/>
          <w:lang w:val="en-US"/>
        </w:rPr>
        <w:t xml:space="preserve"> </w:t>
      </w:r>
    </w:p>
    <w:p w14:paraId="27296D74" w14:textId="4B15D41A"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data controller (or equivalent)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547FC68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7F0C0E8" w14:textId="3276892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24B209" w14:textId="39C6E8A7" w:rsidR="30E5DF65" w:rsidRPr="00E72C37" w:rsidRDefault="00992E6C" w:rsidP="00A36F91">
            <w:pPr>
              <w:jc w:val="both"/>
            </w:pPr>
            <w:r w:rsidRPr="00E72C37">
              <w:rPr>
                <w:rFonts w:eastAsia="Aptos" w:cs="Aptos"/>
                <w:lang w:val="en-US"/>
              </w:rPr>
              <w:t xml:space="preserve">Controller is defined as </w:t>
            </w:r>
            <w:r w:rsidR="00E72C37">
              <w:rPr>
                <w:rFonts w:eastAsia="Aptos" w:cs="Aptos"/>
                <w:lang w:val="en-US"/>
              </w:rPr>
              <w:t>'</w:t>
            </w:r>
            <w:r w:rsidRPr="00880028">
              <w:rPr>
                <w:rFonts w:eastAsia="Aptos" w:cs="Aptos"/>
                <w:lang w:val="en-US"/>
              </w:rPr>
              <w:t>the natural or legal person, public authority, agency or other body which, alone or jointly with others, determines the purposes and means of the processing of personal data</w:t>
            </w:r>
            <w:r w:rsidR="00E72C37">
              <w:rPr>
                <w:rFonts w:eastAsia="Aptos" w:cs="Aptos"/>
                <w:lang w:val="en-US"/>
              </w:rPr>
              <w:t>.'</w:t>
            </w:r>
            <w:r w:rsidR="00A9734F" w:rsidRPr="00E72C37">
              <w:rPr>
                <w:rFonts w:eastAsia="Aptos" w:cs="Aptos"/>
                <w:lang w:val="en-US"/>
              </w:rPr>
              <w:t xml:space="preserve"> W</w:t>
            </w:r>
            <w:r w:rsidRPr="00E72C37">
              <w:rPr>
                <w:rFonts w:eastAsia="Aptos" w:cs="Aptos"/>
                <w:lang w:val="en-US"/>
              </w:rPr>
              <w:t>here the purposes and means of such processing are determined by Union or Member State law, the controller or the specific criteria for its nomination may be provided for by Union or Member State law</w:t>
            </w:r>
            <w:r w:rsidR="00A9734F" w:rsidRPr="00E72C37">
              <w:rPr>
                <w:rFonts w:eastAsia="Aptos" w:cs="Aptos"/>
                <w:lang w:val="en-US"/>
              </w:rPr>
              <w:t>.</w:t>
            </w:r>
          </w:p>
        </w:tc>
      </w:tr>
      <w:tr w:rsidR="30E5DF65" w:rsidRPr="00E72C37" w14:paraId="5544AC0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9F4920C" w14:textId="512325B7"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221995" w14:textId="065B2104" w:rsidR="30E5DF65" w:rsidRPr="00E72C37" w:rsidRDefault="00A9734F" w:rsidP="00A36F91">
            <w:pPr>
              <w:jc w:val="both"/>
            </w:pPr>
            <w:r w:rsidRPr="00E72C37">
              <w:rPr>
                <w:rFonts w:eastAsia="Aptos" w:cs="Aptos"/>
                <w:lang w:val="en-US"/>
              </w:rPr>
              <w:t>Article 4(7) of the GDPR</w:t>
            </w:r>
          </w:p>
        </w:tc>
      </w:tr>
      <w:tr w:rsidR="00A9734F" w:rsidRPr="00E72C37" w14:paraId="05A45B0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2316A7F" w14:textId="797BE40D" w:rsidR="00A9734F" w:rsidRPr="00E72C37" w:rsidRDefault="00A9734F" w:rsidP="00A9734F">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71F4C3C" w14:textId="1FFAF527" w:rsidR="00A9734F" w:rsidRPr="00E72C37" w:rsidRDefault="00130812" w:rsidP="00A36F91">
            <w:pPr>
              <w:jc w:val="both"/>
            </w:pPr>
            <w:r w:rsidRPr="00E72C37">
              <w:t>Not applicable</w:t>
            </w:r>
            <w:r w:rsidR="00E72C37">
              <w:t>.</w:t>
            </w:r>
          </w:p>
        </w:tc>
      </w:tr>
    </w:tbl>
    <w:p w14:paraId="6E1CA95F" w14:textId="7CCE5462" w:rsidR="00B11BF9" w:rsidRPr="00E72C37" w:rsidRDefault="4B64BFFE" w:rsidP="30E5DF65">
      <w:pPr>
        <w:spacing w:after="200" w:line="276" w:lineRule="auto"/>
      </w:pPr>
      <w:r w:rsidRPr="00880028">
        <w:rPr>
          <w:rFonts w:eastAsia="Aptos" w:cs="Aptos"/>
          <w:lang w:val="en-US"/>
        </w:rPr>
        <w:t xml:space="preserve"> </w:t>
      </w:r>
    </w:p>
    <w:p w14:paraId="4C29A9A6" w14:textId="686086ED"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data processor (or equivalent)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120A1348"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D53037" w14:textId="052BD11C"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D7E05B3" w14:textId="54D7DBF1" w:rsidR="30E5DF65" w:rsidRPr="00E72C37" w:rsidRDefault="003C757B" w:rsidP="00A36F91">
            <w:pPr>
              <w:jc w:val="both"/>
            </w:pPr>
            <w:r w:rsidRPr="00E72C37">
              <w:rPr>
                <w:rFonts w:eastAsia="Aptos" w:cs="Aptos"/>
                <w:lang w:val="en-US"/>
              </w:rPr>
              <w:t xml:space="preserve">Processor means </w:t>
            </w:r>
            <w:r w:rsidR="00E72C37">
              <w:rPr>
                <w:rFonts w:eastAsia="Aptos" w:cs="Aptos"/>
                <w:lang w:val="en-US"/>
              </w:rPr>
              <w:t>'</w:t>
            </w:r>
            <w:r w:rsidRPr="00880028">
              <w:rPr>
                <w:rFonts w:eastAsia="Aptos" w:cs="Aptos"/>
              </w:rPr>
              <w:t>a natural or legal person, public authority, agency or other body which processes personal data on behalf of the controller</w:t>
            </w:r>
            <w:r w:rsidR="00E72C37">
              <w:rPr>
                <w:rFonts w:eastAsia="Aptos" w:cs="Aptos"/>
              </w:rPr>
              <w:t>.'</w:t>
            </w:r>
          </w:p>
        </w:tc>
      </w:tr>
      <w:tr w:rsidR="003C757B" w:rsidRPr="00E72C37" w14:paraId="19827AB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9C2FCA1" w14:textId="209AA386" w:rsidR="003C757B" w:rsidRPr="00E72C37" w:rsidRDefault="003C757B" w:rsidP="003C757B">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FE7A714" w14:textId="42A1C2D9" w:rsidR="003C757B" w:rsidRPr="00E72C37" w:rsidRDefault="003C757B" w:rsidP="00A36F91">
            <w:pPr>
              <w:jc w:val="both"/>
            </w:pPr>
            <w:r w:rsidRPr="00E72C37">
              <w:rPr>
                <w:rFonts w:eastAsia="Aptos" w:cs="Aptos"/>
                <w:lang w:val="en-US"/>
              </w:rPr>
              <w:t>Article 4(8) of the GDPR</w:t>
            </w:r>
          </w:p>
        </w:tc>
      </w:tr>
      <w:tr w:rsidR="003C757B" w:rsidRPr="00E72C37" w14:paraId="395FD16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E05F2D8" w14:textId="081A8C4D" w:rsidR="003C757B" w:rsidRPr="00E72C37" w:rsidRDefault="003C757B" w:rsidP="003C757B">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62FC45F" w14:textId="2A0E3892" w:rsidR="003C757B" w:rsidRPr="00E72C37" w:rsidRDefault="00130812" w:rsidP="00A36F91">
            <w:pPr>
              <w:jc w:val="both"/>
            </w:pPr>
            <w:r w:rsidRPr="00E72C37">
              <w:t>Not applicable</w:t>
            </w:r>
            <w:r w:rsidR="00E72C37">
              <w:t>.</w:t>
            </w:r>
          </w:p>
        </w:tc>
      </w:tr>
    </w:tbl>
    <w:p w14:paraId="00E48B54" w14:textId="7D711C8A" w:rsidR="00B11BF9" w:rsidRPr="00E72C37" w:rsidRDefault="4B64BFFE" w:rsidP="30E5DF65">
      <w:pPr>
        <w:spacing w:after="200" w:line="276" w:lineRule="auto"/>
      </w:pPr>
      <w:r w:rsidRPr="00880028">
        <w:rPr>
          <w:rFonts w:eastAsia="Aptos" w:cs="Aptos"/>
          <w:lang w:val="en-US"/>
        </w:rPr>
        <w:t xml:space="preserve"> </w:t>
      </w:r>
    </w:p>
    <w:p w14:paraId="4D2ECD4B" w14:textId="518A1779"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an affected data subject (or equivalent)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22565DB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D2A426" w14:textId="716C9009"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2AD9F4" w14:textId="1A04336C" w:rsidR="30E5DF65" w:rsidRPr="00E72C37" w:rsidRDefault="003057D3" w:rsidP="00D9076E">
            <w:pPr>
              <w:jc w:val="both"/>
            </w:pPr>
            <w:r w:rsidRPr="00E72C37">
              <w:rPr>
                <w:rFonts w:eastAsia="Aptos" w:cs="Aptos"/>
                <w:lang w:val="en-US"/>
              </w:rPr>
              <w:t xml:space="preserve">A data subject </w:t>
            </w:r>
            <w:r w:rsidR="00F12824" w:rsidRPr="00E72C37">
              <w:rPr>
                <w:rFonts w:eastAsia="Aptos" w:cs="Aptos"/>
                <w:lang w:val="en-US"/>
              </w:rPr>
              <w:t xml:space="preserve">is defined as </w:t>
            </w:r>
            <w:r w:rsidR="00E72C37">
              <w:rPr>
                <w:rFonts w:eastAsia="Aptos" w:cs="Aptos"/>
                <w:lang w:val="en-US"/>
              </w:rPr>
              <w:t>'</w:t>
            </w:r>
            <w:r w:rsidR="00F12824" w:rsidRPr="00880028">
              <w:rPr>
                <w:rFonts w:eastAsia="Aptos" w:cs="Aptos"/>
                <w:lang w:val="en-US"/>
              </w:rPr>
              <w:t xml:space="preserve">an </w:t>
            </w:r>
            <w:r w:rsidR="00F12824" w:rsidRPr="00880028">
              <w:rPr>
                <w:rFonts w:eastAsia="Aptos" w:cs="Aptos"/>
              </w:rPr>
              <w:t>identified or identifiable natural person</w:t>
            </w:r>
            <w:r w:rsidR="00E72C37">
              <w:rPr>
                <w:rFonts w:eastAsia="Aptos" w:cs="Aptos"/>
              </w:rPr>
              <w:t>.'</w:t>
            </w:r>
          </w:p>
        </w:tc>
      </w:tr>
      <w:tr w:rsidR="00F12824" w:rsidRPr="00E72C37" w14:paraId="36D4C37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0FCCD4" w14:textId="167B599F" w:rsidR="00F12824" w:rsidRPr="00E72C37" w:rsidRDefault="00F12824" w:rsidP="00F12824">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2DE850" w14:textId="16BBB554" w:rsidR="00F12824" w:rsidRPr="00E72C37" w:rsidRDefault="00F12824" w:rsidP="00D9076E">
            <w:pPr>
              <w:jc w:val="both"/>
            </w:pPr>
            <w:r w:rsidRPr="00E72C37">
              <w:rPr>
                <w:rFonts w:eastAsia="Aptos" w:cs="Aptos"/>
                <w:lang w:val="en-US"/>
              </w:rPr>
              <w:t>Article 4(1) of the GDPR</w:t>
            </w:r>
          </w:p>
        </w:tc>
      </w:tr>
      <w:tr w:rsidR="00F12824" w:rsidRPr="00E72C37" w14:paraId="034BF83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2D85DC" w14:textId="568B63F8" w:rsidR="00F12824" w:rsidRPr="00E72C37" w:rsidRDefault="00F12824" w:rsidP="00F12824">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854FCD" w14:textId="1ED0FCC7" w:rsidR="00F12824" w:rsidRPr="00E72C37" w:rsidRDefault="00130812" w:rsidP="00D9076E">
            <w:pPr>
              <w:jc w:val="both"/>
            </w:pPr>
            <w:r w:rsidRPr="00E72C37">
              <w:t>Not applicable</w:t>
            </w:r>
            <w:r w:rsidR="00E72C37">
              <w:t>.</w:t>
            </w:r>
          </w:p>
        </w:tc>
      </w:tr>
    </w:tbl>
    <w:p w14:paraId="3B4C2915" w14:textId="2788B179" w:rsidR="00B11BF9" w:rsidRPr="00E72C37" w:rsidRDefault="4B64BFFE" w:rsidP="30E5DF65">
      <w:pPr>
        <w:spacing w:after="200" w:line="276" w:lineRule="auto"/>
      </w:pPr>
      <w:r w:rsidRPr="00880028">
        <w:rPr>
          <w:rFonts w:eastAsia="Aptos" w:cs="Aptos"/>
          <w:lang w:val="en-US"/>
        </w:rPr>
        <w:t xml:space="preserve"> </w:t>
      </w:r>
    </w:p>
    <w:p w14:paraId="1E860BB8" w14:textId="38124249"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sensitive data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339AC02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70A3290" w14:textId="4737C8B0"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2CC63AC" w14:textId="756ECB52" w:rsidR="30E5DF65" w:rsidRPr="00E72C37" w:rsidRDefault="00F12824" w:rsidP="00D9076E">
            <w:pPr xmlns:w="http://schemas.openxmlformats.org/wordprocessingml/2006/main">
              <w:jc w:val="both"/>
            </w:pPr>
            <w:r>
              <w:rPr xmlns:w="http://schemas.openxmlformats.org/wordprocessingml/2006/main">
                <w:rFonts w:eastAsia="Aptos" w:cs="Aptos"/>
                <w:lang w:val="en-US"/>
              </w:rPr>
              <w:t>Sensitive data is protected under the GDPR as a 'special category of personal data</w:t>
            </w:r>
            <w:del w:id="13" w:author="GN Validator" w:date="2026-05-13T21:29:30Z">
              <w:r>
                <w:rPr xmlns:w="http://schemas.openxmlformats.org/wordprocessingml/2006/main">
                  <w:rFonts w:eastAsia="Aptos" w:cs="Aptos"/>
                  <w:lang w:val="en-US"/>
                </w:rPr>
                <w:delText>’</w:delText>
              </w:r>
            </w:del>
            <w:ins w:id="14" w:author="GN Validator" w:date="2026-05-13T21:29:30Z">
              <w:r>
                <w:rPr xmlns:w="http://schemas.openxmlformats.org/wordprocessingml/2006/main">
                  <w:rFonts w:eastAsia="Aptos" w:cs="Aptos"/>
                  <w:lang w:val="en-US"/>
                </w:rPr>
                <w:t>'</w:t>
              </w:r>
            </w:ins>
            <w:r>
              <w:rPr xmlns:w="http://schemas.openxmlformats.org/wordprocessingml/2006/main">
                <w:rFonts w:eastAsia="Aptos" w:cs="Aptos"/>
                <w:lang w:val="en-US"/>
              </w:rPr>
              <w:t xml:space="preserve"> which is defined as </w:t>
            </w:r>
            <w:del w:id="15" w:author="GN Validator" w:date="2026-05-13T21:29:30Z">
              <w:r>
                <w:rPr xmlns:w="http://schemas.openxmlformats.org/wordprocessingml/2006/main">
                  <w:rFonts w:eastAsia="Aptos" w:cs="Aptos"/>
                  <w:lang w:val="en-US"/>
                </w:rPr>
                <w:delText>“</w:delText>
              </w:r>
            </w:del>
            <w:ins w:id="16" w:author="GN Validator" w:date="2026-05-13T21:29:30Z">
              <w:r>
                <w:rPr xmlns:w="http://schemas.openxmlformats.org/wordprocessingml/2006/main">
                  <w:rFonts w:eastAsia="Aptos" w:cs="Aptos"/>
                  <w:lang w:val="en-US"/>
                </w:rPr>
                <w:t>"</w:t>
              </w:r>
            </w:ins>
            <w:r>
              <w:rPr xmlns:w="http://schemas.openxmlformats.org/wordprocessingml/2006/main">
                <w:rFonts w:eastAsia="Aptos" w:cs="Aptos"/>
                <w:lang w:val="en-US"/>
              </w:rPr>
              <w:t>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t>
            </w:r>
          </w:p>
        </w:tc>
      </w:tr>
      <w:tr w:rsidR="00327949" w:rsidRPr="00E72C37" w14:paraId="64B6F82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EA30DEB" w14:textId="47C58D35" w:rsidR="00327949" w:rsidRPr="00E72C37" w:rsidRDefault="00327949" w:rsidP="00327949">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9C5371" w14:textId="169309DF" w:rsidR="00327949" w:rsidRPr="00E72C37" w:rsidRDefault="00327949" w:rsidP="00D9076E">
            <w:pPr>
              <w:jc w:val="both"/>
            </w:pPr>
            <w:r w:rsidRPr="00E72C37">
              <w:rPr>
                <w:rFonts w:eastAsia="Aptos" w:cs="Aptos"/>
                <w:lang w:val="en-US"/>
              </w:rPr>
              <w:t>Article 9(1) of the GDPR</w:t>
            </w:r>
          </w:p>
        </w:tc>
      </w:tr>
      <w:tr w:rsidR="00327949" w:rsidRPr="00E72C37" w14:paraId="7207D74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EB9BC2" w14:textId="12EE57FF" w:rsidR="00327949" w:rsidRPr="00E72C37" w:rsidRDefault="00327949" w:rsidP="00327949">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F485AA6" w14:textId="314E424C" w:rsidR="00327949" w:rsidRPr="00E72C37" w:rsidRDefault="00130812" w:rsidP="00D9076E">
            <w:pPr>
              <w:jc w:val="both"/>
            </w:pPr>
            <w:r w:rsidRPr="00E72C37">
              <w:t>Not applicable</w:t>
            </w:r>
            <w:r w:rsidR="00E72C37">
              <w:t>.</w:t>
            </w:r>
          </w:p>
        </w:tc>
      </w:tr>
    </w:tbl>
    <w:p w14:paraId="6513CFE1" w14:textId="12B28ECD" w:rsidR="00B11BF9" w:rsidRPr="00E72C37" w:rsidRDefault="4B64BFFE" w:rsidP="30E5DF65">
      <w:pPr>
        <w:spacing w:after="200" w:line="276" w:lineRule="auto"/>
      </w:pPr>
      <w:r w:rsidRPr="00880028">
        <w:rPr>
          <w:rFonts w:eastAsia="Aptos" w:cs="Aptos"/>
          <w:lang w:val="en-US"/>
        </w:rPr>
        <w:t xml:space="preserve"> </w:t>
      </w:r>
    </w:p>
    <w:p w14:paraId="3066B0B4" w14:textId="2FAFE49E"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anonymized/de-identified data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28C19DD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5EF0EE7" w14:textId="32AE0434"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FE75940" w14:textId="37497FDC" w:rsidR="30E5DF65" w:rsidRPr="00E72C37" w:rsidRDefault="002E5696" w:rsidP="00027FF5">
            <w:pPr>
              <w:jc w:val="both"/>
            </w:pPr>
            <w:r w:rsidRPr="00E72C37">
              <w:rPr>
                <w:rFonts w:eastAsia="Aptos" w:cs="Aptos"/>
                <w:lang w:val="en-US"/>
              </w:rPr>
              <w:t xml:space="preserve">Anonymized </w:t>
            </w:r>
            <w:r w:rsidR="00A0774D" w:rsidRPr="00E72C37">
              <w:rPr>
                <w:rFonts w:eastAsia="Aptos" w:cs="Aptos"/>
                <w:lang w:val="en-US"/>
              </w:rPr>
              <w:t xml:space="preserve">data can be defined </w:t>
            </w:r>
            <w:r w:rsidR="00A0774D" w:rsidRPr="00E72C37">
              <w:rPr>
                <w:rFonts w:eastAsia="Aptos" w:cs="Aptos"/>
              </w:rPr>
              <w:t xml:space="preserve">as </w:t>
            </w:r>
            <w:r w:rsidR="00E72C37">
              <w:rPr>
                <w:rFonts w:eastAsia="Aptos" w:cs="Aptos"/>
              </w:rPr>
              <w:t>'</w:t>
            </w:r>
            <w:r w:rsidR="00A0774D" w:rsidRPr="00880028">
              <w:rPr>
                <w:rFonts w:eastAsia="Aptos" w:cs="Aptos"/>
              </w:rPr>
              <w:t>information which does not relate to an identified or identifiable natural person or to personal data rendered anonymous in such a manner that the data subject is not or no longer identifiable</w:t>
            </w:r>
            <w:r w:rsidR="00E72C37">
              <w:rPr>
                <w:rFonts w:eastAsia="Aptos" w:cs="Aptos"/>
              </w:rPr>
              <w:t>.'</w:t>
            </w:r>
          </w:p>
        </w:tc>
      </w:tr>
      <w:tr w:rsidR="30E5DF65" w:rsidRPr="00E72C37" w14:paraId="3089163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110FB7C" w14:textId="340EE290"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0E84A7E" w14:textId="7208858F" w:rsidR="30E5DF65" w:rsidRPr="00E72C37" w:rsidRDefault="00A0774D" w:rsidP="00027FF5">
            <w:pPr>
              <w:jc w:val="both"/>
            </w:pPr>
            <w:r w:rsidRPr="00E72C37">
              <w:rPr>
                <w:rFonts w:eastAsia="Aptos" w:cs="Aptos"/>
                <w:lang w:val="en-US"/>
              </w:rPr>
              <w:t>Recital</w:t>
            </w:r>
            <w:r w:rsidR="00F3721C" w:rsidRPr="00E72C37">
              <w:rPr>
                <w:rFonts w:eastAsia="Aptos" w:cs="Aptos"/>
                <w:lang w:val="en-US"/>
              </w:rPr>
              <w:t xml:space="preserve"> 26 of the GDPR</w:t>
            </w:r>
          </w:p>
        </w:tc>
      </w:tr>
      <w:tr w:rsidR="30E5DF65" w:rsidRPr="00E72C37" w14:paraId="794C3FC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B8FDE60" w14:textId="0889A819" w:rsidR="30E5DF65" w:rsidRPr="00E72C37" w:rsidRDefault="30E5DF65" w:rsidP="30E5DF65">
            <w:r w:rsidRPr="00880028">
              <w:rPr>
                <w:rFonts w:eastAsia="Aptos" w:cs="Aptos"/>
                <w:lang w:val="en-US"/>
              </w:rPr>
              <w:lastRenderedPageBreak/>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DEB3281" w14:textId="03A99106" w:rsidR="30E5DF65" w:rsidRPr="00880028" w:rsidRDefault="00130812" w:rsidP="00027FF5">
            <w:pPr>
              <w:jc w:val="both"/>
              <w:rPr>
                <w:rFonts w:eastAsia="Aptos" w:cs="Aptos"/>
                <w:lang w:val="en-US"/>
              </w:rPr>
            </w:pPr>
            <w:r w:rsidRPr="00E72C37">
              <w:t>Not applicable</w:t>
            </w:r>
            <w:r w:rsidR="00E72C37">
              <w:t>.</w:t>
            </w:r>
          </w:p>
        </w:tc>
      </w:tr>
    </w:tbl>
    <w:p w14:paraId="3755D3A7" w14:textId="721FAD33" w:rsidR="00B11BF9" w:rsidRPr="00E72C37" w:rsidRDefault="4B64BFFE" w:rsidP="30E5DF65">
      <w:pPr>
        <w:spacing w:after="200" w:line="276" w:lineRule="auto"/>
      </w:pPr>
      <w:r w:rsidRPr="00880028">
        <w:rPr>
          <w:rFonts w:eastAsia="Aptos" w:cs="Aptos"/>
          <w:lang w:val="en-US"/>
        </w:rPr>
        <w:t xml:space="preserve"> </w:t>
      </w:r>
    </w:p>
    <w:p w14:paraId="4DE9D367" w14:textId="4E36B1E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encryption (or equivalent, i.e., encrypted data)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2DB8642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4BE029" w14:textId="6B571476"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E436D3" w14:textId="446B4211" w:rsidR="30E5DF65" w:rsidRPr="00E72C37" w:rsidRDefault="00E91173" w:rsidP="00027FF5">
            <w:pPr>
              <w:jc w:val="both"/>
            </w:pPr>
            <w:r w:rsidRPr="00E72C37">
              <w:rPr>
                <w:rFonts w:eastAsia="Aptos" w:cs="Aptos"/>
                <w:lang w:val="en-US"/>
              </w:rPr>
              <w:t xml:space="preserve">Although not defined by law, encryption is commonly understood as </w:t>
            </w:r>
            <w:r w:rsidR="00FA06BE" w:rsidRPr="00E72C37">
              <w:rPr>
                <w:rFonts w:eastAsia="Aptos" w:cs="Aptos"/>
              </w:rPr>
              <w:t>the procedure that converts clear text into a hashed code using a key, where the outgoing information only becomes readable again by using the correct key</w:t>
            </w:r>
            <w:r w:rsidR="00865825" w:rsidRPr="00E72C37">
              <w:rPr>
                <w:rFonts w:eastAsia="Aptos" w:cs="Aptos"/>
              </w:rPr>
              <w:t xml:space="preserve"> (to decrypt the hashed code)</w:t>
            </w:r>
            <w:r w:rsidR="00FA06BE" w:rsidRPr="00E72C37">
              <w:rPr>
                <w:rFonts w:eastAsia="Aptos" w:cs="Aptos"/>
              </w:rPr>
              <w:t>.</w:t>
            </w:r>
          </w:p>
        </w:tc>
      </w:tr>
      <w:tr w:rsidR="30E5DF65" w:rsidRPr="00E72C37" w14:paraId="76AB4B1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B6F819A" w14:textId="55F9CD60"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40B916" w14:textId="19BAF7E9" w:rsidR="30E5DF65" w:rsidRPr="00E72C37" w:rsidRDefault="00E72C37" w:rsidP="00027FF5">
            <w:pPr xmlns:w="http://schemas.openxmlformats.org/wordprocessingml/2006/main">
              <w:jc w:val="both"/>
            </w:pPr>
            <w:r>
              <w:rPr xmlns:w="http://schemas.openxmlformats.org/wordprocessingml/2006/main">
                <w:rFonts w:eastAsia="Aptos" w:cs="Aptos"/>
                <w:lang w:val="en-US"/>
              </w:rPr>
              <w:t>Authors recommendation</w:t>
            </w:r>
            <w:del w:id="17" w:author="GN Validator" w:date="2026-05-13T21:29:30Z">
              <w:r>
                <w:rPr xmlns:w="http://schemas.openxmlformats.org/wordprocessingml/2006/main">
                  <w:rFonts w:eastAsia="Aptos" w:cs="Aptos"/>
                  <w:lang w:val="en-US"/>
                </w:rPr>
                <w:delText>.</w:delText>
              </w:r>
            </w:del>
          </w:p>
        </w:tc>
      </w:tr>
      <w:tr w:rsidR="30E5DF65" w:rsidRPr="00E72C37" w14:paraId="286E27E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7B61E97" w14:textId="12A2BB6F"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673362C" w14:textId="70953050" w:rsidR="30E5DF65" w:rsidRPr="00E72C37" w:rsidRDefault="00130812" w:rsidP="00027FF5">
            <w:pPr>
              <w:jc w:val="both"/>
            </w:pPr>
            <w:r w:rsidRPr="00E72C37">
              <w:t>Not applicable</w:t>
            </w:r>
            <w:r w:rsidR="00E72C37">
              <w:t>.</w:t>
            </w:r>
          </w:p>
        </w:tc>
      </w:tr>
    </w:tbl>
    <w:p w14:paraId="64A236DB" w14:textId="67B1380C" w:rsidR="00B11BF9" w:rsidRPr="00E72C37" w:rsidRDefault="4B64BFFE" w:rsidP="30E5DF65">
      <w:pPr>
        <w:spacing w:after="200" w:line="276" w:lineRule="auto"/>
      </w:pPr>
      <w:r w:rsidRPr="00880028">
        <w:rPr>
          <w:rFonts w:eastAsia="Aptos" w:cs="Aptos"/>
          <w:lang w:val="en-US"/>
        </w:rPr>
        <w:t xml:space="preserve"> </w:t>
      </w:r>
    </w:p>
    <w:p w14:paraId="50FD28B2" w14:textId="0FDE191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risk (or equivalent, i.e. risk of harm)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142FB36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031F84" w14:textId="4B75C9D3"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B067C9" w14:textId="00450718" w:rsidR="30E5DF65" w:rsidRPr="00E72C37" w:rsidRDefault="00DA7A25" w:rsidP="00865825">
            <w:commentRangeStart w:id="1"/>
            <w:pPr>
              <w:jc w:val="both"/>
            </w:pPr>
            <w:r w:rsidRPr="00E72C37">
              <w:rPr>
                <w:rFonts w:eastAsia="Aptos" w:cs="Aptos"/>
              </w:rPr>
              <w:t>A risk exists when the breach may lead to physical, material or non-material damage for the individuals whose data have been breached. Examples of such damage are discrimination, identity theft or fraud, financial loss and damage to reputation. When the breach involves personal data that reveals racial or ethnic origin, political opinion, religion or philosophical beliefs, or trade union membership, or includes genetic data, data concerning health or data concerning sex life, or criminal convictions and offences or related security measures, such damage should be considered likely to occur.</w:t>
            </w:r>
            <w:commentRangeEnd w:id="1"/>
            <w:r>
              <w:commentReference w:id="1"/>
            </w:r>
          </w:p>
        </w:tc>
      </w:tr>
      <w:tr w:rsidR="30E5DF65" w:rsidRPr="00E72C37" w14:paraId="226A2E2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ED35910" w14:textId="0BE13911"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5E12894" w14:textId="77777777" w:rsidR="00E72C37" w:rsidRDefault="00E72C37" w:rsidP="00865825">
            <w:pPr>
              <w:jc w:val="both"/>
              <w:rPr>
                <w:rFonts w:eastAsia="Aptos" w:cs="Aptos"/>
                <w:lang w:val="en-US"/>
              </w:rPr>
            </w:pPr>
            <w:r>
              <w:rPr>
                <w:rFonts w:eastAsia="Aptos" w:cs="Aptos"/>
                <w:lang w:val="en-US"/>
              </w:rPr>
              <w:t xml:space="preserve">The </w:t>
            </w:r>
            <w:r w:rsidR="00726994" w:rsidRPr="00E72C37">
              <w:rPr>
                <w:rFonts w:eastAsia="Aptos" w:cs="Aptos"/>
                <w:lang w:val="en-US"/>
              </w:rPr>
              <w:t>EDPB Guidelines</w:t>
            </w:r>
            <w:r w:rsidR="00A20ED3" w:rsidRPr="00E72C37">
              <w:rPr>
                <w:rFonts w:eastAsia="Aptos" w:cs="Aptos"/>
                <w:lang w:val="en-US"/>
              </w:rPr>
              <w:t xml:space="preserve"> 9/2022</w:t>
            </w:r>
          </w:p>
          <w:p w14:paraId="1DE63597" w14:textId="34C56915" w:rsidR="30E5DF65" w:rsidRPr="00E72C37" w:rsidRDefault="004C3EE0" w:rsidP="00865825">
            <w:pPr>
              <w:jc w:val="both"/>
            </w:pPr>
            <w:r w:rsidRPr="00E72C37">
              <w:rPr>
                <w:rFonts w:eastAsia="Aptos" w:cs="Aptos"/>
                <w:lang w:val="en-US"/>
              </w:rPr>
              <w:t>Recital</w:t>
            </w:r>
            <w:r w:rsidR="00E72C37">
              <w:rPr>
                <w:rFonts w:eastAsia="Aptos" w:cs="Aptos"/>
                <w:lang w:val="en-US"/>
              </w:rPr>
              <w:t>s</w:t>
            </w:r>
            <w:r w:rsidRPr="00E72C37">
              <w:rPr>
                <w:rFonts w:eastAsia="Aptos" w:cs="Aptos"/>
                <w:lang w:val="en-US"/>
              </w:rPr>
              <w:t xml:space="preserve"> 75 and 85 of the GDPR</w:t>
            </w:r>
          </w:p>
        </w:tc>
      </w:tr>
      <w:tr w:rsidR="30E5DF65" w:rsidRPr="00E72C37" w14:paraId="618863A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9613989" w14:textId="0C683024"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AD4F2F5" w14:textId="623B2CBF" w:rsidR="30E5DF65" w:rsidRPr="00E72C37" w:rsidRDefault="00130812" w:rsidP="00865825">
            <w:pPr>
              <w:jc w:val="both"/>
            </w:pPr>
            <w:r w:rsidRPr="00E72C37">
              <w:t>Not applicable</w:t>
            </w:r>
            <w:r w:rsidR="00E72C37">
              <w:t>.</w:t>
            </w:r>
          </w:p>
        </w:tc>
      </w:tr>
    </w:tbl>
    <w:p w14:paraId="5022DEB8" w14:textId="5E1DCD43" w:rsidR="00B11BF9" w:rsidRPr="00E72C37" w:rsidRDefault="00B11BF9" w:rsidP="30E5DF65">
      <w:pPr>
        <w:spacing w:after="200" w:line="276" w:lineRule="auto"/>
      </w:pPr>
    </w:p>
    <w:p w14:paraId="7D575D85" w14:textId="755441EF" w:rsidR="00B11BF9" w:rsidRPr="00E72C37" w:rsidRDefault="4B64BFFE" w:rsidP="30E5DF65">
      <w:pPr>
        <w:pStyle w:val="ListParagraph"/>
        <w:numPr>
          <w:ilvl w:val="0"/>
          <w:numId w:val="8"/>
        </w:numPr>
        <w:spacing w:after="0" w:line="276" w:lineRule="auto"/>
        <w:rPr>
          <w:rFonts w:eastAsia="Aptos" w:cs="Aptos"/>
          <w:b/>
          <w:bCs/>
          <w:lang w:val="en-US"/>
        </w:rPr>
      </w:pPr>
      <w:r w:rsidRPr="00E72C37">
        <w:rPr>
          <w:rFonts w:eastAsia="Aptos" w:cs="Aptos"/>
          <w:b/>
          <w:bCs/>
          <w:lang w:val="en-US"/>
        </w:rPr>
        <w:t>Breach Notification</w:t>
      </w:r>
    </w:p>
    <w:p w14:paraId="7F424534" w14:textId="220AEEBC" w:rsidR="00B11BF9" w:rsidRPr="00E72C37" w:rsidRDefault="4B64BFFE" w:rsidP="30E5DF65">
      <w:pPr>
        <w:spacing w:after="200" w:line="276" w:lineRule="auto"/>
      </w:pPr>
      <w:r w:rsidRPr="00E72C37">
        <w:rPr>
          <w:rFonts w:eastAsia="Aptos" w:cs="Aptos"/>
          <w:lang w:val="en-US"/>
        </w:rPr>
        <w:t>3.1 Regulatory Authority Notification</w:t>
      </w:r>
    </w:p>
    <w:p w14:paraId="2D86D58B" w14:textId="4ACCD525"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Is there a requirement to notify the authority?</w:t>
      </w:r>
    </w:p>
    <w:tbl>
      <w:tblPr>
        <w:tblStyle w:val="TableGrid"/>
        <w:tblW w:w="0" w:type="auto"/>
        <w:tblLayout w:type="fixed"/>
        <w:tblLook w:val="04A0" w:firstRow="1" w:lastRow="0" w:firstColumn="1" w:lastColumn="0" w:noHBand="0" w:noVBand="1"/>
      </w:tblPr>
      <w:tblGrid>
        <w:gridCol w:w="4320"/>
        <w:gridCol w:w="4320"/>
      </w:tblGrid>
      <w:tr w:rsidR="30E5DF65" w:rsidRPr="00E72C37" w14:paraId="43E05F1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73D456E" w14:textId="01EE93D7"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53B45CF" w14:textId="145D1064" w:rsidR="006817AA" w:rsidRPr="00E72C37" w:rsidRDefault="00505DB5" w:rsidP="00EA3516">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Notification of a breach is required unless </w:t>
            </w:r>
            <w:r w:rsidR="00EA3516" w:rsidRPr="00E72C37">
              <w:rPr>
                <w:rFonts w:eastAsia="Times New Roman" w:cs="Times New Roman"/>
                <w:color w:val="000000"/>
                <w:lang w:eastAsia="en-GB"/>
              </w:rPr>
              <w:t>the breach</w:t>
            </w:r>
            <w:r w:rsidRPr="00E72C37">
              <w:rPr>
                <w:rFonts w:eastAsia="Times New Roman" w:cs="Times New Roman"/>
                <w:color w:val="000000"/>
                <w:lang w:eastAsia="en-GB"/>
              </w:rPr>
              <w:t xml:space="preserve"> is unlikely to result in a risk to the rights and freedoms of individuals. </w:t>
            </w:r>
            <w:r w:rsidR="006817AA" w:rsidRPr="00E72C37">
              <w:rPr>
                <w:rFonts w:eastAsia="Times New Roman" w:cs="Times New Roman"/>
                <w:color w:val="000000"/>
                <w:lang w:eastAsia="en-GB"/>
              </w:rPr>
              <w:t xml:space="preserve">The authority to be notified is in principle the Belgian DPA. However, </w:t>
            </w:r>
            <w:r w:rsidR="006817AA" w:rsidRPr="00E72C37">
              <w:rPr>
                <w:rFonts w:eastAsia="Times New Roman" w:cs="Times New Roman"/>
                <w:color w:val="000000"/>
                <w:lang w:eastAsia="en-GB"/>
              </w:rPr>
              <w:lastRenderedPageBreak/>
              <w:t>if the controller is part of the Flemish administration</w:t>
            </w:r>
            <w:r w:rsidR="00D41B43" w:rsidRPr="00E72C37">
              <w:rPr>
                <w:rFonts w:eastAsia="Times New Roman" w:cs="Times New Roman"/>
                <w:color w:val="000000"/>
                <w:lang w:eastAsia="en-GB"/>
              </w:rPr>
              <w:t xml:space="preserve"> (</w:t>
            </w:r>
            <w:r w:rsidR="008109AE" w:rsidRPr="00E72C37">
              <w:rPr>
                <w:rFonts w:eastAsia="Times New Roman" w:cs="Times New Roman"/>
                <w:color w:val="000000"/>
                <w:lang w:eastAsia="en-GB"/>
              </w:rPr>
              <w:t xml:space="preserve">i.e., </w:t>
            </w:r>
            <w:r w:rsidR="00D41B43" w:rsidRPr="00E72C37">
              <w:rPr>
                <w:rFonts w:eastAsia="Times New Roman" w:cs="Times New Roman"/>
                <w:color w:val="000000"/>
                <w:lang w:eastAsia="en-GB"/>
              </w:rPr>
              <w:t xml:space="preserve">regional or local </w:t>
            </w:r>
            <w:r w:rsidR="008109AE" w:rsidRPr="00E72C37">
              <w:rPr>
                <w:rFonts w:eastAsia="Times New Roman" w:cs="Times New Roman"/>
                <w:color w:val="000000"/>
                <w:lang w:eastAsia="en-GB"/>
              </w:rPr>
              <w:t>Flemish authorities and agencies)</w:t>
            </w:r>
            <w:r w:rsidR="006817AA" w:rsidRPr="00E72C37">
              <w:rPr>
                <w:rFonts w:eastAsia="Times New Roman" w:cs="Times New Roman"/>
                <w:color w:val="000000"/>
                <w:lang w:eastAsia="en-GB"/>
              </w:rPr>
              <w:t>, the authority to be notified is also the FSC. The entities that are considered to form part of the Flemish administration are described in</w:t>
            </w:r>
            <w:r w:rsidR="00F0303E" w:rsidRPr="00E72C37">
              <w:rPr>
                <w:rFonts w:eastAsia="Times New Roman" w:cs="Times New Roman"/>
                <w:color w:val="000000"/>
                <w:lang w:eastAsia="en-GB"/>
              </w:rPr>
              <w:t xml:space="preserve"> </w:t>
            </w:r>
            <w:r w:rsidR="00832684" w:rsidRPr="00E72C37">
              <w:rPr>
                <w:rFonts w:eastAsia="Times New Roman" w:cs="Times New Roman"/>
                <w:color w:val="000000"/>
                <w:lang w:eastAsia="en-GB"/>
              </w:rPr>
              <w:t xml:space="preserve">Article I.3 of the Flemish Decree of December 7, 2018, regarding the administration (only available in Dutch and French </w:t>
            </w:r>
            <w:hyperlink r:id="rId27" w:tgtFrame="_blank" w:history="1">
              <w:r w:rsidR="00832684" w:rsidRPr="00E72C37">
                <w:rPr>
                  <w:rFonts w:eastAsia="Times New Roman" w:cs="Times New Roman"/>
                  <w:color w:val="0000FF"/>
                  <w:u w:val="single"/>
                  <w:lang w:eastAsia="en-GB"/>
                </w:rPr>
                <w:t>here</w:t>
              </w:r>
            </w:hyperlink>
            <w:r w:rsidR="00832684" w:rsidRPr="00E72C37">
              <w:rPr>
                <w:rFonts w:eastAsia="Times New Roman" w:cs="Times New Roman"/>
                <w:color w:val="000000"/>
                <w:lang w:eastAsia="en-GB"/>
              </w:rPr>
              <w:t>)</w:t>
            </w:r>
            <w:r w:rsidR="00832684">
              <w:rPr>
                <w:rFonts w:eastAsia="Times New Roman" w:cs="Times New Roman"/>
                <w:color w:val="000000"/>
                <w:lang w:eastAsia="en-GB"/>
              </w:rPr>
              <w:t xml:space="preserve"> (</w:t>
            </w:r>
            <w:r w:rsidR="00F0303E" w:rsidRPr="00E72C37">
              <w:rPr>
                <w:rFonts w:eastAsia="Times New Roman" w:cs="Times New Roman"/>
                <w:color w:val="000000"/>
                <w:lang w:eastAsia="en-GB"/>
              </w:rPr>
              <w:t>the Flemish Decree</w:t>
            </w:r>
            <w:r w:rsidR="00832684">
              <w:rPr>
                <w:rFonts w:eastAsia="Times New Roman" w:cs="Times New Roman"/>
                <w:color w:val="000000"/>
                <w:lang w:eastAsia="en-GB"/>
              </w:rPr>
              <w:t>)</w:t>
            </w:r>
            <w:r w:rsidR="009E6E2E" w:rsidRPr="00E72C37">
              <w:rPr>
                <w:rFonts w:eastAsia="Times New Roman" w:cs="Times New Roman"/>
                <w:color w:val="000000"/>
                <w:lang w:eastAsia="en-GB"/>
              </w:rPr>
              <w:t>.</w:t>
            </w:r>
            <w:r w:rsidR="006817AA" w:rsidRPr="00E72C37">
              <w:rPr>
                <w:rFonts w:eastAsia="Times New Roman" w:cs="Times New Roman"/>
                <w:color w:val="000000"/>
                <w:lang w:eastAsia="en-GB"/>
              </w:rPr>
              <w:t xml:space="preserve"> </w:t>
            </w:r>
          </w:p>
          <w:p w14:paraId="743B1C6F" w14:textId="78A54DD8" w:rsidR="30E5DF65" w:rsidRPr="00E72C37" w:rsidRDefault="009853D0" w:rsidP="00EA3516">
            <w:pPr>
              <w:shd w:val="clear" w:color="auto" w:fill="FFFFFF"/>
              <w:spacing w:after="240"/>
              <w:jc w:val="both"/>
            </w:pPr>
            <w:r w:rsidRPr="00E72C37">
              <w:rPr>
                <w:rFonts w:eastAsia="Times New Roman" w:cs="Times New Roman"/>
                <w:color w:val="000000"/>
                <w:lang w:eastAsia="en-GB"/>
              </w:rPr>
              <w:t xml:space="preserve">As regards the FSC, it should be noted that the Belgian DPA states that regional supervisors are only authorized to supervise the specific and additional rules issued by the regional Government. In contrast, supervision of compliance with the GDPR is a task of the </w:t>
            </w:r>
            <w:hyperlink r:id="rId28" w:history="1">
              <w:r w:rsidRPr="00DA7911">
                <w:rPr>
                  <w:rStyle w:val="Hyperlink"/>
                  <w:rFonts w:eastAsia="Times New Roman" w:cs="Times New Roman"/>
                  <w:lang w:eastAsia="en-GB"/>
                </w:rPr>
                <w:t>Federal Government</w:t>
              </w:r>
            </w:hyperlink>
            <w:r w:rsidRPr="00E72C37">
              <w:rPr>
                <w:rFonts w:eastAsia="Times New Roman" w:cs="Times New Roman"/>
                <w:color w:val="000000"/>
                <w:lang w:eastAsia="en-GB"/>
              </w:rPr>
              <w:t>. Consequently, the Belgian DPA considers itself to be the competent supervisor to receive data breach notifications. Nonetheless, the FSC does not follow the same reasoning as the Belgian DPA. As a consequence, Flemish agencies are advised to submit any data breach notification to both supervisors.</w:t>
            </w:r>
          </w:p>
        </w:tc>
      </w:tr>
      <w:tr w:rsidR="30E5DF65" w:rsidRPr="00E72C37" w14:paraId="52150E8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2F25847" w14:textId="558A107F"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E0254E6" w14:textId="064E53DD" w:rsidR="009E6E2E" w:rsidRPr="00E72C37" w:rsidRDefault="00F0303E" w:rsidP="00EA3516">
            <w:pPr xmlns:w="http://schemas.openxmlformats.org/wordprocessingml/2006/main">
              <w:shd w:val="clear" w:color="auto" w:fill="FFFFFF"/>
              <w:spacing w:after="240"/>
              <w:jc w:val="both"/>
              <w:rPr>
                <w:rFonts w:eastAsia="Times New Roman" w:cs="Times New Roman"/>
                <w:color w:val="000000"/>
                <w:lang w:eastAsia="en-GB"/>
              </w:rPr>
            </w:pPr>
            <w:r>
              <w:rPr xmlns:w="http://schemas.openxmlformats.org/wordprocessingml/2006/main">
                <w:rFonts w:eastAsia="Times New Roman" w:cs="Times New Roman"/>
                <w:color w:val="000000"/>
                <w:lang w:eastAsia="en-GB"/>
              </w:rPr>
              <w:t>Article I.3 of the Flemish DecreeThe Belgium DPA's Guide on Reporting</w:t>
            </w:r>
            <w:del w:id="18" w:author="GN Validator" w:date="2026-05-13T21:29:30Z">
              <w:r>
                <w:rPr xmlns:w="http://schemas.openxmlformats.org/wordprocessingml/2006/main">
                  <w:rFonts w:eastAsia="Aptos" w:cs="Aptos"/>
                  <w:lang w:val="en-US"/>
                </w:rPr>
                <w:delText xml:space="preserve"> and Managing a Data Breach</w:delText>
              </w:r>
            </w:del>
          </w:p>
          <w:p>
            <w:pPr>
              <w:shd w:val="clear" w:color="auto" w:fill="FFFFFF"/>
              <w:spacing w:after="240"/>
              <w:jc w:val="both"/>
              <w:rPr>
                <w:ins w:id="19" w:author="GN Validator" w:date="2026-05-13T21:29:30Z"/>
              </w:rPr>
            </w:pPr>
            <w:ins w:id="20" w:author="GN Validator" w:date="2026-05-13T21:29:30Z">
              <w:r>
                <w:t>Managing a Data Breach</w:t>
              </w:r>
            </w:ins>
          </w:p>
        </w:tc>
      </w:tr>
      <w:tr w:rsidR="30E5DF65" w:rsidRPr="00E72C37" w14:paraId="471E33A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1443D88" w14:textId="0EBC6E28"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4F57216" w14:textId="719C32E8" w:rsidR="30E5DF65" w:rsidRPr="00E72C37" w:rsidRDefault="00AC606F" w:rsidP="00EA3516">
            <w:pPr>
              <w:jc w:val="both"/>
            </w:pPr>
            <w:r w:rsidRPr="00E72C37">
              <w:rPr>
                <w:rFonts w:eastAsia="Aptos" w:cs="Aptos"/>
                <w:lang w:val="en-US"/>
              </w:rPr>
              <w:t>Controller</w:t>
            </w:r>
          </w:p>
        </w:tc>
      </w:tr>
    </w:tbl>
    <w:p w14:paraId="7BA427F6" w14:textId="11AAE25B" w:rsidR="00B11BF9" w:rsidRPr="00E72C37" w:rsidRDefault="4B64BFFE" w:rsidP="30E5DF65">
      <w:pPr>
        <w:spacing w:after="200" w:line="276" w:lineRule="auto"/>
      </w:pPr>
      <w:r w:rsidRPr="00880028">
        <w:rPr>
          <w:rFonts w:eastAsia="Aptos" w:cs="Aptos"/>
          <w:lang w:val="en-US"/>
        </w:rPr>
        <w:t xml:space="preserve"> </w:t>
      </w:r>
    </w:p>
    <w:p w14:paraId="77E520D7" w14:textId="1737AC76"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Under what circumstances must a data breach be reported to the authority?</w:t>
      </w:r>
    </w:p>
    <w:tbl>
      <w:tblPr>
        <w:tblStyle w:val="TableGrid"/>
        <w:tblW w:w="0" w:type="auto"/>
        <w:tblLayout w:type="fixed"/>
        <w:tblLook w:val="04A0" w:firstRow="1" w:lastRow="0" w:firstColumn="1" w:lastColumn="0" w:noHBand="0" w:noVBand="1"/>
      </w:tblPr>
      <w:tblGrid>
        <w:gridCol w:w="4320"/>
        <w:gridCol w:w="4320"/>
      </w:tblGrid>
      <w:tr w:rsidR="30E5DF65" w:rsidRPr="00E72C37" w14:paraId="0A2CBA88"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000134" w14:textId="3E982557"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97A8655" w14:textId="7BDA5FAA" w:rsidR="30E5DF65" w:rsidRPr="00E72C37" w:rsidRDefault="005103E7" w:rsidP="00EB1ECC">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As a general rule, it is mandatory for the data controller to notify the Belgian </w:t>
            </w:r>
            <w:r w:rsidR="00F57AD1">
              <w:rPr>
                <w:rFonts w:eastAsia="Times New Roman" w:cs="Times New Roman"/>
                <w:color w:val="000000"/>
                <w:lang w:eastAsia="en-GB"/>
              </w:rPr>
              <w:t>DPA</w:t>
            </w:r>
            <w:r w:rsidR="00F57AD1" w:rsidRPr="00E72C37">
              <w:rPr>
                <w:rFonts w:eastAsia="Times New Roman" w:cs="Times New Roman"/>
                <w:color w:val="000000"/>
                <w:lang w:eastAsia="en-GB"/>
              </w:rPr>
              <w:t xml:space="preserve"> </w:t>
            </w:r>
            <w:r w:rsidRPr="00E72C37">
              <w:rPr>
                <w:rFonts w:eastAsia="Times New Roman" w:cs="Times New Roman"/>
                <w:color w:val="000000"/>
                <w:lang w:eastAsia="en-GB"/>
              </w:rPr>
              <w:t xml:space="preserve">of any personal data breach. A notification is </w:t>
            </w:r>
            <w:r w:rsidR="00EB1ECC" w:rsidRPr="00E72C37">
              <w:rPr>
                <w:rFonts w:eastAsia="Times New Roman" w:cs="Times New Roman"/>
                <w:color w:val="000000"/>
                <w:lang w:eastAsia="en-GB"/>
              </w:rPr>
              <w:t xml:space="preserve">however </w:t>
            </w:r>
            <w:r w:rsidRPr="00E72C37">
              <w:rPr>
                <w:rFonts w:eastAsia="Times New Roman" w:cs="Times New Roman"/>
                <w:color w:val="000000"/>
                <w:lang w:eastAsia="en-GB"/>
              </w:rPr>
              <w:t>not required in the event the personal data breach is unlikely to result in a risk to the rights and freedoms of natural persons.</w:t>
            </w:r>
          </w:p>
        </w:tc>
      </w:tr>
      <w:tr w:rsidR="30E5DF65" w:rsidRPr="00E72C37" w14:paraId="0251CB21"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E1381AE" w14:textId="34B5933C"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8EE54EB" w14:textId="0BAEBB04" w:rsidR="30E5DF65" w:rsidRPr="00E72C37" w:rsidRDefault="00AC606F" w:rsidP="00EB1ECC">
            <w:pPr>
              <w:jc w:val="both"/>
            </w:pPr>
            <w:r w:rsidRPr="00E72C37">
              <w:rPr>
                <w:rFonts w:eastAsia="Times New Roman" w:cs="Times New Roman"/>
                <w:color w:val="000000"/>
                <w:lang w:eastAsia="en-GB"/>
              </w:rPr>
              <w:t>Article 33(1) of the GDPR</w:t>
            </w:r>
          </w:p>
        </w:tc>
      </w:tr>
      <w:tr w:rsidR="30E5DF65" w:rsidRPr="00E72C37" w14:paraId="03836618"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D9A4B7" w14:textId="7B5414DC" w:rsidR="30E5DF65" w:rsidRPr="00E72C37" w:rsidRDefault="30E5DF65" w:rsidP="30E5DF65">
            <w:r w:rsidRPr="00880028">
              <w:rPr>
                <w:rFonts w:eastAsia="Aptos" w:cs="Aptos"/>
                <w:lang w:val="en-US"/>
              </w:rPr>
              <w:lastRenderedPageBreak/>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13659E" w14:textId="6AE05C3A" w:rsidR="30E5DF65" w:rsidRPr="00E72C37" w:rsidRDefault="007506B9" w:rsidP="00EB1ECC">
            <w:pPr>
              <w:jc w:val="both"/>
            </w:pPr>
            <w:r w:rsidRPr="00E72C37">
              <w:rPr>
                <w:rFonts w:eastAsia="Aptos" w:cs="Aptos"/>
                <w:lang w:val="en-US"/>
              </w:rPr>
              <w:t>Controller</w:t>
            </w:r>
          </w:p>
        </w:tc>
      </w:tr>
    </w:tbl>
    <w:p w14:paraId="6B628619" w14:textId="0B1DC21C" w:rsidR="00B11BF9" w:rsidRPr="00E72C37" w:rsidRDefault="4B64BFFE" w:rsidP="30E5DF65">
      <w:pPr>
        <w:spacing w:after="200" w:line="276" w:lineRule="auto"/>
      </w:pPr>
      <w:r w:rsidRPr="00880028">
        <w:rPr>
          <w:rFonts w:eastAsia="Aptos" w:cs="Aptos"/>
          <w:lang w:val="en-US"/>
        </w:rPr>
        <w:t xml:space="preserve"> </w:t>
      </w:r>
    </w:p>
    <w:p w14:paraId="44AD5A90" w14:textId="0AD5B43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any exceptions where notification to the authority is not required?</w:t>
      </w:r>
    </w:p>
    <w:tbl>
      <w:tblPr>
        <w:tblStyle w:val="TableGrid"/>
        <w:tblW w:w="0" w:type="auto"/>
        <w:tblLayout w:type="fixed"/>
        <w:tblLook w:val="04A0" w:firstRow="1" w:lastRow="0" w:firstColumn="1" w:lastColumn="0" w:noHBand="0" w:noVBand="1"/>
      </w:tblPr>
      <w:tblGrid>
        <w:gridCol w:w="4320"/>
        <w:gridCol w:w="4320"/>
      </w:tblGrid>
      <w:tr w:rsidR="30E5DF65" w:rsidRPr="00E72C37" w14:paraId="6B4D884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5FA89BB" w14:textId="47E74B19"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7C950C" w14:textId="0394EE94" w:rsidR="30E5DF65" w:rsidRPr="00E72C37" w:rsidRDefault="00BD62E2" w:rsidP="00EB1ECC">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In Belgium, an exception to the obligation to notify a data breach was implemented in the </w:t>
            </w:r>
            <w:r w:rsidR="00D26F0D">
              <w:rPr>
                <w:rFonts w:eastAsia="Times New Roman" w:cs="Times New Roman"/>
                <w:color w:val="000000"/>
                <w:lang w:eastAsia="en-GB"/>
              </w:rPr>
              <w:t>DPA Act</w:t>
            </w:r>
            <w:r w:rsidRPr="00E72C37">
              <w:rPr>
                <w:rFonts w:eastAsia="Times New Roman" w:cs="Times New Roman"/>
                <w:color w:val="000000"/>
                <w:lang w:eastAsia="en-GB"/>
              </w:rPr>
              <w:t>. There is no obligation to notify a data breach to the Belgian DPA when it concerns processing for journalistic purposes, for academic, artistic, or literary forms of expression, if the notification jeopardizes the intended publication, or if it would constitute a control measure prior to the publication.</w:t>
            </w:r>
          </w:p>
        </w:tc>
      </w:tr>
      <w:tr w:rsidR="30E5DF65" w:rsidRPr="00E72C37" w14:paraId="6A17A4F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0288637" w14:textId="122E22F3"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921CEA3" w14:textId="039153F3" w:rsidR="30E5DF65" w:rsidRPr="00E72C37" w:rsidRDefault="00D84C1C" w:rsidP="00EB1ECC">
            <w:pPr>
              <w:jc w:val="both"/>
            </w:pPr>
            <w:r w:rsidRPr="00E72C37">
              <w:rPr>
                <w:rFonts w:eastAsia="Times New Roman" w:cs="Times New Roman"/>
                <w:color w:val="000000"/>
                <w:lang w:eastAsia="en-GB"/>
              </w:rPr>
              <w:t xml:space="preserve">Article 24 of the </w:t>
            </w:r>
            <w:r w:rsidR="004B765C">
              <w:rPr>
                <w:rFonts w:eastAsia="Times New Roman" w:cs="Times New Roman"/>
                <w:color w:val="000000"/>
                <w:lang w:eastAsia="en-GB"/>
              </w:rPr>
              <w:t>DPA Act</w:t>
            </w:r>
          </w:p>
        </w:tc>
      </w:tr>
      <w:tr w:rsidR="30E5DF65" w:rsidRPr="00E72C37" w14:paraId="5B3765B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AE1852" w14:textId="3F96A406"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5C30E98" w14:textId="2E3983FE" w:rsidR="30E5DF65" w:rsidRPr="00E72C37" w:rsidRDefault="00D84C1C" w:rsidP="00EB1ECC">
            <w:pPr>
              <w:jc w:val="both"/>
            </w:pPr>
            <w:r w:rsidRPr="00E72C37">
              <w:rPr>
                <w:rFonts w:eastAsia="Aptos" w:cs="Aptos"/>
                <w:lang w:val="en-US"/>
              </w:rPr>
              <w:t>Controller</w:t>
            </w:r>
          </w:p>
        </w:tc>
      </w:tr>
    </w:tbl>
    <w:p w14:paraId="209D8D1F" w14:textId="1C0F41ED" w:rsidR="00B11BF9" w:rsidRPr="00E72C37" w:rsidRDefault="4B64BFFE" w:rsidP="30E5DF65">
      <w:pPr>
        <w:spacing w:after="200" w:line="276" w:lineRule="auto"/>
      </w:pPr>
      <w:r w:rsidRPr="00880028">
        <w:rPr>
          <w:rFonts w:eastAsia="Aptos" w:cs="Aptos"/>
          <w:lang w:val="en-US"/>
        </w:rPr>
        <w:t xml:space="preserve"> </w:t>
      </w:r>
    </w:p>
    <w:p w14:paraId="2D21C51B" w14:textId="3FFE5438"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is the timeframe for notifying the authority?</w:t>
      </w:r>
    </w:p>
    <w:tbl>
      <w:tblPr>
        <w:tblStyle w:val="TableGrid"/>
        <w:tblW w:w="0" w:type="auto"/>
        <w:tblLayout w:type="fixed"/>
        <w:tblLook w:val="04A0" w:firstRow="1" w:lastRow="0" w:firstColumn="1" w:lastColumn="0" w:noHBand="0" w:noVBand="1"/>
      </w:tblPr>
      <w:tblGrid>
        <w:gridCol w:w="4320"/>
        <w:gridCol w:w="4320"/>
      </w:tblGrid>
      <w:tr w:rsidR="30E5DF65" w:rsidRPr="00E72C37" w14:paraId="4B81D0C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02D92C7" w14:textId="20537F23"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FFBAB25" w14:textId="373455F3" w:rsidR="30E5DF65" w:rsidRPr="00E72C37" w:rsidRDefault="00292B30" w:rsidP="00726A66">
            <w:pPr>
              <w:jc w:val="both"/>
            </w:pPr>
            <w:r w:rsidRPr="00E72C37">
              <w:t>The GDPR requires that, in the case of a data breach, the controller shall notify the breach without undue delay and, where feasible, not later than 72 hours after having become aware of it.</w:t>
            </w:r>
            <w:r w:rsidR="00176EFB" w:rsidRPr="00E72C37">
              <w:t xml:space="preserve"> The EDPB considers that a controller should be regarded as having become </w:t>
            </w:r>
            <w:r w:rsidR="008B0CAD">
              <w:t>'</w:t>
            </w:r>
            <w:r w:rsidR="00176EFB" w:rsidRPr="00E72C37">
              <w:t>aware</w:t>
            </w:r>
            <w:r w:rsidR="008B0CAD">
              <w:t>'</w:t>
            </w:r>
            <w:r w:rsidR="00176EFB" w:rsidRPr="00E72C37">
              <w:t xml:space="preserve"> when that controller has a reasonable degree of certainty that a security incident has occurred that has led to personal data being compromised.</w:t>
            </w:r>
          </w:p>
        </w:tc>
      </w:tr>
      <w:tr w:rsidR="30E5DF65" w:rsidRPr="00E72C37" w14:paraId="0DF69081"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96FE4C0" w14:textId="0C176E04"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11C28A5" w14:textId="57E48C00" w:rsidR="30E5DF65" w:rsidRPr="00E72C37" w:rsidRDefault="008B0CAD" w:rsidP="00726A66">
            <w:pPr>
              <w:jc w:val="both"/>
            </w:pPr>
            <w:r>
              <w:rPr>
                <w:rFonts w:eastAsia="Aptos" w:cs="Aptos"/>
                <w:lang w:val="en-US"/>
              </w:rPr>
              <w:t xml:space="preserve">The </w:t>
            </w:r>
            <w:r w:rsidR="00B54EF7" w:rsidRPr="00E72C37">
              <w:rPr>
                <w:rFonts w:eastAsia="Aptos" w:cs="Aptos"/>
                <w:lang w:val="en-US"/>
              </w:rPr>
              <w:t>EDPB Guidelines 9/2022</w:t>
            </w:r>
          </w:p>
        </w:tc>
      </w:tr>
      <w:tr w:rsidR="30E5DF65" w:rsidRPr="00E72C37" w14:paraId="24E4B2C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A3162C4" w14:textId="028D4439"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32F0C0" w14:textId="55DC8876" w:rsidR="30E5DF65" w:rsidRPr="00E72C37" w:rsidRDefault="00015226" w:rsidP="00726A66">
            <w:pPr>
              <w:jc w:val="both"/>
            </w:pPr>
            <w:r w:rsidRPr="00E72C37">
              <w:rPr>
                <w:rFonts w:eastAsia="Aptos" w:cs="Aptos"/>
                <w:lang w:val="en-US"/>
              </w:rPr>
              <w:t>Controller</w:t>
            </w:r>
          </w:p>
        </w:tc>
      </w:tr>
    </w:tbl>
    <w:p w14:paraId="18B234A8" w14:textId="2353CBB4" w:rsidR="00B11BF9" w:rsidRPr="00E72C37" w:rsidRDefault="4B64BFFE" w:rsidP="30E5DF65">
      <w:pPr>
        <w:spacing w:after="200" w:line="276" w:lineRule="auto"/>
      </w:pPr>
      <w:r w:rsidRPr="00880028">
        <w:rPr>
          <w:rFonts w:eastAsia="Aptos" w:cs="Aptos"/>
          <w:lang w:val="en-US"/>
        </w:rPr>
        <w:t xml:space="preserve"> </w:t>
      </w:r>
    </w:p>
    <w:p w14:paraId="4DFB29F0" w14:textId="7F0AE46C"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information must be included in the notification? (please provide a list of information to be provided)</w:t>
      </w:r>
    </w:p>
    <w:tbl>
      <w:tblPr>
        <w:tblStyle w:val="TableGrid"/>
        <w:tblW w:w="0" w:type="auto"/>
        <w:tblLayout w:type="fixed"/>
        <w:tblLook w:val="04A0" w:firstRow="1" w:lastRow="0" w:firstColumn="1" w:lastColumn="0" w:noHBand="0" w:noVBand="1"/>
      </w:tblPr>
      <w:tblGrid>
        <w:gridCol w:w="4320"/>
        <w:gridCol w:w="4320"/>
      </w:tblGrid>
      <w:tr w:rsidR="30E5DF65" w:rsidRPr="00E72C37" w14:paraId="7BA936A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EE422C9" w14:textId="1C44D7E5"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ED3DB26" w14:textId="4326F002" w:rsidR="00015226" w:rsidRPr="00E72C37" w:rsidRDefault="00015226" w:rsidP="00905CD1">
            <w:commentRangeStart w:id="6"/>
            <w:commentRangeStart w:id="5"/>
            <w:commentRangeStart w:id="4"/>
            <w:pPr>
              <w:jc w:val="both"/>
              <w:rPr>
                <w:rFonts w:eastAsia="Aptos" w:cs="Aptos"/>
              </w:rPr>
            </w:pPr>
            <w:r w:rsidRPr="00E72C37">
              <w:rPr>
                <w:rFonts w:eastAsia="Aptos" w:cs="Aptos"/>
              </w:rPr>
              <w:t>The Belgian DPA has established a comprehensive and detailed form that requires significantly more information than those of other EU regulators. The information required by the Belgian DPA is the following:</w:t>
            </w:r>
            <w:commentRangeEnd w:id="4"/>
            <w:r>
              <w:commentReference w:id="4"/>
            </w:r>
            <w:commentRangeEnd w:id="5"/>
            <w:r>
              <w:commentReference w:id="5"/>
            </w:r>
            <w:commentRangeEnd w:id="6"/>
            <w:r>
              <w:commentReference w:id="6"/>
            </w:r>
          </w:p>
          <w:p w14:paraId="408B0F68" w14:textId="57A114B2" w:rsidR="00015226" w:rsidRPr="00E72C37" w:rsidRDefault="00905CD1" w:rsidP="00905CD1">
            <w:pPr>
              <w:numPr>
                <w:ilvl w:val="0"/>
                <w:numId w:val="10"/>
              </w:numPr>
              <w:jc w:val="both"/>
              <w:rPr>
                <w:rFonts w:eastAsia="Aptos" w:cs="Aptos"/>
              </w:rPr>
            </w:pPr>
            <w:r w:rsidRPr="00E72C37">
              <w:rPr>
                <w:rFonts w:eastAsia="Aptos" w:cs="Aptos"/>
              </w:rPr>
              <w:t>i</w:t>
            </w:r>
            <w:r w:rsidR="00015226" w:rsidRPr="00E72C37">
              <w:rPr>
                <w:rFonts w:eastAsia="Aptos" w:cs="Aptos"/>
              </w:rPr>
              <w:t>nformation about the controller and processor(s) (if any);</w:t>
            </w:r>
          </w:p>
          <w:p w14:paraId="31DAD103" w14:textId="7F98FA9F" w:rsidR="00015226" w:rsidRPr="00E72C37" w:rsidRDefault="00905CD1" w:rsidP="00905CD1">
            <w:pPr>
              <w:numPr>
                <w:ilvl w:val="0"/>
                <w:numId w:val="10"/>
              </w:numPr>
              <w:jc w:val="both"/>
              <w:rPr>
                <w:rFonts w:eastAsia="Aptos" w:cs="Aptos"/>
              </w:rPr>
            </w:pPr>
            <w:r w:rsidRPr="00E72C37">
              <w:rPr>
                <w:rFonts w:eastAsia="Aptos" w:cs="Aptos"/>
              </w:rPr>
              <w:lastRenderedPageBreak/>
              <w:t>i</w:t>
            </w:r>
            <w:r w:rsidR="00015226" w:rsidRPr="00E72C37">
              <w:rPr>
                <w:rFonts w:eastAsia="Aptos" w:cs="Aptos"/>
              </w:rPr>
              <w:t>nformation about the processing activities, including the purposes, the types of data affected;</w:t>
            </w:r>
          </w:p>
          <w:p w14:paraId="32913DD4" w14:textId="6B34FA73" w:rsidR="00015226" w:rsidRPr="00E72C37" w:rsidRDefault="00905CD1" w:rsidP="00905CD1">
            <w:pPr>
              <w:numPr>
                <w:ilvl w:val="0"/>
                <w:numId w:val="10"/>
              </w:numPr>
              <w:jc w:val="both"/>
              <w:rPr>
                <w:rFonts w:eastAsia="Aptos" w:cs="Aptos"/>
              </w:rPr>
            </w:pPr>
            <w:r w:rsidRPr="00E72C37">
              <w:rPr>
                <w:rFonts w:eastAsia="Aptos" w:cs="Aptos"/>
              </w:rPr>
              <w:t>i</w:t>
            </w:r>
            <w:r w:rsidR="00015226" w:rsidRPr="00E72C37">
              <w:rPr>
                <w:rFonts w:eastAsia="Aptos" w:cs="Aptos"/>
              </w:rPr>
              <w:t>nformation about the data subjects, including the categories of data subjects, the amount of data subjects and where they are located;</w:t>
            </w:r>
          </w:p>
          <w:p w14:paraId="08FDAA69" w14:textId="3EE6C147" w:rsidR="00015226" w:rsidRPr="00E72C37" w:rsidRDefault="00AE7849" w:rsidP="00905CD1">
            <w:pPr>
              <w:numPr>
                <w:ilvl w:val="0"/>
                <w:numId w:val="10"/>
              </w:numPr>
              <w:jc w:val="both"/>
              <w:rPr>
                <w:rFonts w:eastAsia="Aptos" w:cs="Aptos"/>
              </w:rPr>
            </w:pPr>
            <w:r w:rsidRPr="00E72C37">
              <w:rPr>
                <w:rFonts w:eastAsia="Aptos" w:cs="Aptos"/>
              </w:rPr>
              <w:t>a</w:t>
            </w:r>
            <w:r w:rsidR="00015226" w:rsidRPr="00E72C37">
              <w:rPr>
                <w:rFonts w:eastAsia="Aptos" w:cs="Aptos"/>
              </w:rPr>
              <w:t xml:space="preserve"> description of the data breach, including the cause, the accidental character or the malicious intent, the type of breach, the scale of recipients and the availability and integrity of data;</w:t>
            </w:r>
          </w:p>
          <w:p w14:paraId="067F410F" w14:textId="2F309BA7" w:rsidR="00015226" w:rsidRPr="00E72C37" w:rsidRDefault="00AE7849" w:rsidP="00905CD1">
            <w:pPr xmlns:w="http://schemas.openxmlformats.org/wordprocessingml/2006/main">
              <w:numPr>
                <w:ilvl w:val="0"/>
                <w:numId w:val="10"/>
              </w:numPr>
              <w:jc w:val="both"/>
              <w:rPr>
                <w:rFonts w:eastAsia="Aptos" w:cs="Aptos"/>
              </w:rPr>
            </w:pPr>
            <w:r>
              <w:rPr xmlns:w="http://schemas.openxmlformats.org/wordprocessingml/2006/main">
                <w:rFonts w:eastAsia="Aptos" w:cs="Aptos"/>
              </w:rPr>
              <w:t>a detailed timeline of the data breach, including the date and time of discovery, occurrence</w:t>
            </w:r>
            <w:ins w:id="21" w:author="GN Validator" w:date="2026-05-13T21:29:30Z">
              <w:r>
                <w:rPr xmlns:w="http://schemas.openxmlformats.org/wordprocessingml/2006/main">
                  <w:rFonts w:eastAsia="Aptos" w:cs="Aptos"/>
                </w:rPr>
                <w:t>,</w:t>
              </w:r>
            </w:ins>
            <w:r>
              <w:rPr xmlns:w="http://schemas.openxmlformats.org/wordprocessingml/2006/main">
                <w:rFonts w:eastAsia="Aptos" w:cs="Aptos"/>
              </w:rPr>
              <w:t xml:space="preserve"> and elimination;</w:t>
            </w:r>
          </w:p>
          <w:p w14:paraId="5AEF97CB" w14:textId="6DD22B68" w:rsidR="00015226" w:rsidRPr="00E72C37" w:rsidRDefault="00AE7849" w:rsidP="00905CD1">
            <w:pPr>
              <w:numPr>
                <w:ilvl w:val="0"/>
                <w:numId w:val="10"/>
              </w:numPr>
              <w:jc w:val="both"/>
              <w:rPr>
                <w:rFonts w:eastAsia="Aptos" w:cs="Aptos"/>
              </w:rPr>
            </w:pPr>
            <w:r w:rsidRPr="00E72C37">
              <w:rPr>
                <w:rFonts w:eastAsia="Aptos" w:cs="Aptos"/>
              </w:rPr>
              <w:t>i</w:t>
            </w:r>
            <w:r w:rsidR="00015226" w:rsidRPr="00E72C37">
              <w:rPr>
                <w:rFonts w:eastAsia="Aptos" w:cs="Aptos"/>
              </w:rPr>
              <w:t>nformation about technical and organi</w:t>
            </w:r>
            <w:r w:rsidR="00381CCA">
              <w:rPr>
                <w:rFonts w:eastAsia="Aptos" w:cs="Aptos"/>
              </w:rPr>
              <w:t>z</w:t>
            </w:r>
            <w:r w:rsidR="00015226" w:rsidRPr="00E72C37">
              <w:rPr>
                <w:rFonts w:eastAsia="Aptos" w:cs="Aptos"/>
              </w:rPr>
              <w:t xml:space="preserve">ational measures that were taken to prevent the data breach and manage the data breach after occurrence; </w:t>
            </w:r>
          </w:p>
          <w:p w14:paraId="349F1B31" w14:textId="24C60318" w:rsidR="00015226" w:rsidRPr="00E72C37" w:rsidRDefault="00AE7849" w:rsidP="00905CD1">
            <w:pPr>
              <w:numPr>
                <w:ilvl w:val="0"/>
                <w:numId w:val="10"/>
              </w:numPr>
              <w:jc w:val="both"/>
              <w:rPr>
                <w:rFonts w:eastAsia="Aptos" w:cs="Aptos"/>
              </w:rPr>
            </w:pPr>
            <w:r w:rsidRPr="00E72C37">
              <w:rPr>
                <w:rFonts w:eastAsia="Aptos" w:cs="Aptos"/>
              </w:rPr>
              <w:t>a</w:t>
            </w:r>
            <w:r w:rsidR="00015226" w:rsidRPr="00E72C37">
              <w:rPr>
                <w:rFonts w:eastAsia="Aptos" w:cs="Aptos"/>
              </w:rPr>
              <w:t>n assessment of the risks for the rights and freedoms of the data subjects; and</w:t>
            </w:r>
          </w:p>
          <w:p w14:paraId="1E2EC2A3" w14:textId="2BF0D90E" w:rsidR="30E5DF65" w:rsidRPr="00E72C37" w:rsidRDefault="00AE7849" w:rsidP="00905CD1">
            <w:pPr>
              <w:numPr>
                <w:ilvl w:val="0"/>
                <w:numId w:val="10"/>
              </w:numPr>
              <w:jc w:val="both"/>
              <w:rPr>
                <w:rFonts w:eastAsia="Aptos" w:cs="Aptos"/>
              </w:rPr>
            </w:pPr>
            <w:r w:rsidRPr="00E72C37">
              <w:rPr>
                <w:rFonts w:eastAsia="Aptos" w:cs="Aptos"/>
              </w:rPr>
              <w:t>w</w:t>
            </w:r>
            <w:r w:rsidR="00015226" w:rsidRPr="00E72C37">
              <w:rPr>
                <w:rFonts w:eastAsia="Aptos" w:cs="Aptos"/>
              </w:rPr>
              <w:t>hether or not data subjects will be informed of the data breach.</w:t>
            </w:r>
          </w:p>
          <w:p w14:paraId="70D2C448" w14:textId="77777777" w:rsidR="00696481" w:rsidRPr="00E72C37" w:rsidRDefault="00696481" w:rsidP="00905CD1">
            <w:pPr>
              <w:jc w:val="both"/>
              <w:rPr>
                <w:rFonts w:eastAsia="Aptos" w:cs="Aptos"/>
              </w:rPr>
            </w:pPr>
          </w:p>
          <w:p w14:paraId="0A721B80" w14:textId="77777777" w:rsidR="00696481" w:rsidRPr="00E72C37" w:rsidRDefault="00696481" w:rsidP="00905CD1">
            <w:pPr>
              <w:jc w:val="both"/>
              <w:rPr>
                <w:rFonts w:eastAsia="Aptos" w:cs="Aptos"/>
              </w:rPr>
            </w:pPr>
            <w:r w:rsidRPr="00E72C37">
              <w:rPr>
                <w:rFonts w:eastAsia="Aptos" w:cs="Aptos"/>
              </w:rPr>
              <w:t>The FSC requires the same information</w:t>
            </w:r>
            <w:r w:rsidR="00767763" w:rsidRPr="00E72C37">
              <w:rPr>
                <w:rFonts w:eastAsia="Aptos" w:cs="Aptos"/>
              </w:rPr>
              <w:t xml:space="preserve">. Moreover, in case of a data breach with malicious intent, the FSC </w:t>
            </w:r>
            <w:r w:rsidR="0090482A" w:rsidRPr="00E72C37">
              <w:rPr>
                <w:rFonts w:eastAsia="Aptos" w:cs="Aptos"/>
              </w:rPr>
              <w:t xml:space="preserve">requires additional details as to the </w:t>
            </w:r>
            <w:r w:rsidR="002E2AA8" w:rsidRPr="00E72C37">
              <w:rPr>
                <w:rFonts w:eastAsia="Aptos" w:cs="Aptos"/>
              </w:rPr>
              <w:t>measures taken:</w:t>
            </w:r>
          </w:p>
          <w:p w14:paraId="5058572F" w14:textId="5EA0235B" w:rsidR="00AD1750" w:rsidRPr="00E72C37" w:rsidRDefault="00AE7849"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 organization has a business continuity and recovery plan with a tested backup system;</w:t>
            </w:r>
          </w:p>
          <w:p w14:paraId="681592DE" w14:textId="0592072D" w:rsidR="00AD1750" w:rsidRPr="00E72C37" w:rsidRDefault="00AE7849"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 3-2-2 rule for backups is followed: 3 backups, 2 of which are stored locally on different media and 2 stored elsewhere (1 at another location and 1 in the cloud);</w:t>
            </w:r>
          </w:p>
          <w:p w14:paraId="1EB044F6" w14:textId="32D836B5" w:rsidR="00AD1750" w:rsidRPr="00E72C37" w:rsidRDefault="00EA58CF" w:rsidP="00905CD1">
            <w:pPr>
              <w:numPr>
                <w:ilvl w:val="0"/>
                <w:numId w:val="11"/>
              </w:numPr>
              <w:jc w:val="both"/>
              <w:rPr>
                <w:rFonts w:eastAsia="Aptos" w:cs="Aptos"/>
              </w:rPr>
            </w:pPr>
            <w:r w:rsidRPr="00E72C37">
              <w:rPr>
                <w:rFonts w:eastAsia="Aptos" w:cs="Aptos"/>
              </w:rPr>
              <w:lastRenderedPageBreak/>
              <w:t>w</w:t>
            </w:r>
            <w:r w:rsidR="00AD1750" w:rsidRPr="00E72C37">
              <w:rPr>
                <w:rFonts w:eastAsia="Aptos" w:cs="Aptos"/>
              </w:rPr>
              <w:t xml:space="preserve">hether </w:t>
            </w:r>
            <w:r w:rsidR="00A86D2C" w:rsidRPr="00431BA3">
              <w:rPr>
                <w:rFonts w:eastAsia="Aptos" w:cs="Aptos"/>
              </w:rPr>
              <w:t>multi-factor authentication</w:t>
            </w:r>
            <w:r w:rsidR="00A86D2C">
              <w:rPr>
                <w:rFonts w:eastAsia="Aptos" w:cs="Aptos"/>
              </w:rPr>
              <w:t xml:space="preserve"> </w:t>
            </w:r>
            <w:r w:rsidR="00431BA3">
              <w:rPr>
                <w:rFonts w:eastAsia="Aptos" w:cs="Aptos"/>
              </w:rPr>
              <w:t>(</w:t>
            </w:r>
            <w:r w:rsidR="00AD1750" w:rsidRPr="00E72C37">
              <w:rPr>
                <w:rFonts w:eastAsia="Aptos" w:cs="Aptos"/>
              </w:rPr>
              <w:t>MFA</w:t>
            </w:r>
            <w:r w:rsidR="00431BA3">
              <w:rPr>
                <w:rFonts w:eastAsia="Aptos" w:cs="Aptos"/>
              </w:rPr>
              <w:t xml:space="preserve">) or </w:t>
            </w:r>
            <w:r w:rsidR="00A86D2C" w:rsidRPr="00A86D2C">
              <w:rPr>
                <w:rFonts w:eastAsia="Aptos" w:cs="Aptos"/>
              </w:rPr>
              <w:t>two-factor authentication</w:t>
            </w:r>
            <w:r w:rsidR="00A86D2C">
              <w:rPr>
                <w:rFonts w:eastAsia="Aptos" w:cs="Aptos"/>
              </w:rPr>
              <w:t xml:space="preserve"> (</w:t>
            </w:r>
            <w:r w:rsidR="00AD1750" w:rsidRPr="00E72C37">
              <w:rPr>
                <w:rFonts w:eastAsia="Aptos" w:cs="Aptos"/>
              </w:rPr>
              <w:t>2FA</w:t>
            </w:r>
            <w:r w:rsidR="00A86D2C">
              <w:rPr>
                <w:rFonts w:eastAsia="Aptos" w:cs="Aptos"/>
              </w:rPr>
              <w:t>)</w:t>
            </w:r>
            <w:r w:rsidR="00AD1750" w:rsidRPr="00E72C37">
              <w:rPr>
                <w:rFonts w:eastAsia="Aptos" w:cs="Aptos"/>
              </w:rPr>
              <w:t xml:space="preserve"> is installed on all external accesses;</w:t>
            </w:r>
          </w:p>
          <w:p w14:paraId="6B5263F0" w14:textId="174FF54D"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network segmentation is applied;</w:t>
            </w:r>
          </w:p>
          <w:p w14:paraId="52D0CE78" w14:textId="2E2F419B"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there is a procedure for logging and monitoring and backups of the log servers, and whether you know where the logs are located;</w:t>
            </w:r>
          </w:p>
          <w:p w14:paraId="2F8DBB2B" w14:textId="726E87D3"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regular updates are provided to quickly address vulnerabilities;</w:t>
            </w:r>
          </w:p>
          <w:p w14:paraId="6B5237D6" w14:textId="45164AA2"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a specialized business anti-ransomware solution is present for large companies and organizations;</w:t>
            </w:r>
          </w:p>
          <w:p w14:paraId="4C34F711" w14:textId="641E6B1E"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 organization is prepared for a cyberattack;</w:t>
            </w:r>
          </w:p>
          <w:p w14:paraId="26F7176D" w14:textId="2BB7963F"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 xml:space="preserve">hether the IT security architecture </w:t>
            </w:r>
            <w:r w:rsidR="00A86D2C">
              <w:rPr>
                <w:rFonts w:eastAsia="Aptos" w:cs="Aptos"/>
              </w:rPr>
              <w:t>and</w:t>
            </w:r>
            <w:r w:rsidR="00AD1750" w:rsidRPr="00E72C37">
              <w:rPr>
                <w:rFonts w:eastAsia="Aptos" w:cs="Aptos"/>
              </w:rPr>
              <w:t xml:space="preserve"> policy has been reviewed by a specialist; and</w:t>
            </w:r>
          </w:p>
          <w:p w14:paraId="704A78AD" w14:textId="74F5456A"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 organization has a cybersecurity strategy.</w:t>
            </w:r>
          </w:p>
          <w:p w14:paraId="0DAA2CA6" w14:textId="4526C609" w:rsidR="00AD1750" w:rsidRPr="00E72C37" w:rsidRDefault="00AD1750" w:rsidP="00905CD1">
            <w:pPr>
              <w:jc w:val="both"/>
              <w:rPr>
                <w:rFonts w:eastAsia="Aptos" w:cs="Aptos"/>
              </w:rPr>
            </w:pPr>
          </w:p>
        </w:tc>
      </w:tr>
      <w:tr w:rsidR="30E5DF65" w:rsidRPr="00E72C37" w14:paraId="06D3732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CEE688" w14:textId="6FC7429C"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3D82D47" w14:textId="33C6387C" w:rsidR="00AD1750" w:rsidRPr="00E72C37" w:rsidRDefault="009B413C" w:rsidP="00905CD1">
            <w:pPr>
              <w:jc w:val="both"/>
            </w:pPr>
            <w:r>
              <w:t>T</w:t>
            </w:r>
            <w:r w:rsidRPr="009B413C">
              <w:t>he Belgian DPA</w:t>
            </w:r>
            <w:r>
              <w:t xml:space="preserve">'s </w:t>
            </w:r>
            <w:r w:rsidR="00166902">
              <w:t>e-form to notify the Belgium DPA of a data breach</w:t>
            </w:r>
            <w:r w:rsidRPr="009B413C">
              <w:t xml:space="preserve"> (only available to download in French, Dutch, and German </w:t>
            </w:r>
            <w:hyperlink r:id="rId29" w:tgtFrame="_blank" w:history="1">
              <w:r w:rsidRPr="009B413C">
                <w:rPr>
                  <w:rStyle w:val="Hyperlink"/>
                </w:rPr>
                <w:t>here</w:t>
              </w:r>
            </w:hyperlink>
            <w:r w:rsidRPr="009B413C">
              <w:t>) (</w:t>
            </w:r>
            <w:r w:rsidR="00057AE6">
              <w:t xml:space="preserve">the Belguim DPA </w:t>
            </w:r>
            <w:r w:rsidRPr="009B413C">
              <w:t>e-Form)</w:t>
            </w:r>
            <w:r w:rsidR="006D1B4A" w:rsidRPr="006D1B4A">
              <w:t xml:space="preserve">The </w:t>
            </w:r>
            <w:r w:rsidR="006D1B4A">
              <w:t xml:space="preserve">form </w:t>
            </w:r>
            <w:r w:rsidR="005E5397">
              <w:t>to be used to notify</w:t>
            </w:r>
            <w:r w:rsidR="006D1B4A" w:rsidRPr="006D1B4A">
              <w:t xml:space="preserve"> the FSC </w:t>
            </w:r>
            <w:r w:rsidR="000C2AED">
              <w:t xml:space="preserve">of a data breach </w:t>
            </w:r>
            <w:r w:rsidR="006D1B4A" w:rsidRPr="006D1B4A">
              <w:t>(only available to download in Dutch </w:t>
            </w:r>
            <w:hyperlink r:id="rId30" w:tgtFrame="_blank" w:history="1">
              <w:r w:rsidR="006D1B4A" w:rsidRPr="006D1B4A">
                <w:rPr>
                  <w:rStyle w:val="Hyperlink"/>
                </w:rPr>
                <w:t>here</w:t>
              </w:r>
            </w:hyperlink>
            <w:r w:rsidR="006D1B4A" w:rsidRPr="006D1B4A">
              <w:t>)</w:t>
            </w:r>
            <w:r w:rsidR="009B1914">
              <w:t xml:space="preserve"> </w:t>
            </w:r>
            <w:r w:rsidR="00936594">
              <w:t>(</w:t>
            </w:r>
            <w:r w:rsidR="007E10D0">
              <w:t xml:space="preserve">the </w:t>
            </w:r>
            <w:r w:rsidR="00057AE6">
              <w:t>FSC Data Breach Form</w:t>
            </w:r>
            <w:r w:rsidR="007E10D0">
              <w:t>)</w:t>
            </w:r>
          </w:p>
        </w:tc>
      </w:tr>
      <w:tr w:rsidR="30E5DF65" w:rsidRPr="00E72C37" w14:paraId="126D5ED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EBF1BF" w14:textId="1D685FE6"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19CD4D" w14:textId="33D25554" w:rsidR="30E5DF65" w:rsidRPr="00E72C37" w:rsidRDefault="00015226" w:rsidP="00905CD1">
            <w:pPr>
              <w:jc w:val="both"/>
            </w:pPr>
            <w:r w:rsidRPr="00E72C37">
              <w:rPr>
                <w:rFonts w:eastAsia="Aptos" w:cs="Aptos"/>
                <w:lang w:val="en-US"/>
              </w:rPr>
              <w:t>Controller</w:t>
            </w:r>
          </w:p>
        </w:tc>
      </w:tr>
    </w:tbl>
    <w:p w14:paraId="062D3506" w14:textId="6C83819E" w:rsidR="00B11BF9" w:rsidRPr="00E72C37" w:rsidRDefault="4B64BFFE" w:rsidP="30E5DF65">
      <w:pPr>
        <w:spacing w:after="200" w:line="276" w:lineRule="auto"/>
      </w:pPr>
      <w:r w:rsidRPr="00880028">
        <w:rPr>
          <w:rFonts w:eastAsia="Aptos" w:cs="Aptos"/>
          <w:lang w:val="en-US"/>
        </w:rPr>
        <w:t xml:space="preserve"> </w:t>
      </w:r>
    </w:p>
    <w:p w14:paraId="0CC649B1" w14:textId="5D3B86DA"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Does the authority provide a template or format for notifications? (if there is a form to be completed, please link)</w:t>
      </w:r>
    </w:p>
    <w:tbl>
      <w:tblPr>
        <w:tblStyle w:val="TableGrid"/>
        <w:tblW w:w="0" w:type="auto"/>
        <w:tblLayout w:type="fixed"/>
        <w:tblLook w:val="04A0" w:firstRow="1" w:lastRow="0" w:firstColumn="1" w:lastColumn="0" w:noHBand="0" w:noVBand="1"/>
      </w:tblPr>
      <w:tblGrid>
        <w:gridCol w:w="4320"/>
        <w:gridCol w:w="4320"/>
      </w:tblGrid>
      <w:tr w:rsidR="30E5DF65" w:rsidRPr="00E72C37" w14:paraId="6F9D266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78E81F" w14:textId="7F539D5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7573872" w14:textId="40DFC0FA" w:rsidR="007B0878" w:rsidRPr="00E72C37" w:rsidRDefault="007B0878" w:rsidP="00834835">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The notification to the Belgian DPA must be made using the e-</w:t>
            </w:r>
            <w:r w:rsidR="00057AE6">
              <w:rPr>
                <w:rFonts w:eastAsia="Times New Roman" w:cs="Times New Roman"/>
                <w:color w:val="000000"/>
                <w:lang w:eastAsia="en-GB"/>
              </w:rPr>
              <w:t>F</w:t>
            </w:r>
            <w:r w:rsidRPr="00E72C37">
              <w:rPr>
                <w:rFonts w:eastAsia="Times New Roman" w:cs="Times New Roman"/>
                <w:color w:val="000000"/>
                <w:lang w:eastAsia="en-GB"/>
              </w:rPr>
              <w:t>orm</w:t>
            </w:r>
            <w:r w:rsidR="00057AE6">
              <w:rPr>
                <w:rFonts w:eastAsia="Times New Roman" w:cs="Times New Roman"/>
                <w:color w:val="000000"/>
                <w:lang w:eastAsia="en-GB"/>
              </w:rPr>
              <w:t xml:space="preserve">. </w:t>
            </w:r>
            <w:r w:rsidRPr="00E72C37">
              <w:rPr>
                <w:rFonts w:eastAsia="Times New Roman" w:cs="Times New Roman"/>
                <w:color w:val="000000"/>
                <w:lang w:eastAsia="en-GB"/>
              </w:rPr>
              <w:t xml:space="preserve">The e-Form must be completed in one of the three </w:t>
            </w:r>
            <w:r w:rsidR="00834835" w:rsidRPr="00E72C37">
              <w:rPr>
                <w:rFonts w:eastAsia="Times New Roman" w:cs="Times New Roman"/>
                <w:color w:val="000000"/>
                <w:lang w:eastAsia="en-GB"/>
              </w:rPr>
              <w:t xml:space="preserve"> </w:t>
            </w:r>
            <w:r w:rsidRPr="00E72C37">
              <w:rPr>
                <w:rFonts w:eastAsia="Times New Roman" w:cs="Times New Roman"/>
                <w:color w:val="000000"/>
                <w:lang w:eastAsia="en-GB"/>
              </w:rPr>
              <w:t>national languages</w:t>
            </w:r>
            <w:r w:rsidR="00834835" w:rsidRPr="00E72C37">
              <w:rPr>
                <w:rFonts w:eastAsia="Times New Roman" w:cs="Times New Roman"/>
                <w:color w:val="000000"/>
                <w:lang w:eastAsia="en-GB"/>
              </w:rPr>
              <w:t xml:space="preserve"> (Dutch, French, German)</w:t>
            </w:r>
            <w:r w:rsidRPr="00E72C37">
              <w:rPr>
                <w:rFonts w:eastAsia="Times New Roman" w:cs="Times New Roman"/>
                <w:color w:val="000000"/>
                <w:lang w:eastAsia="en-GB"/>
              </w:rPr>
              <w:t xml:space="preserve">. Technical attachments to the e-Form may be in English, in addition to the three national languages (other </w:t>
            </w:r>
            <w:r w:rsidRPr="00E72C37">
              <w:rPr>
                <w:rFonts w:eastAsia="Times New Roman" w:cs="Times New Roman"/>
                <w:color w:val="000000"/>
                <w:lang w:eastAsia="en-GB"/>
              </w:rPr>
              <w:lastRenderedPageBreak/>
              <w:t>languages will not be accepted). If the language requirement is not met, the application will be considered inadmissible.</w:t>
            </w:r>
          </w:p>
          <w:p w14:paraId="3302B22D" w14:textId="62FB0CC3" w:rsidR="30E5DF65" w:rsidRPr="00E72C37" w:rsidRDefault="007B0878" w:rsidP="00834835">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The notification to the FSC must be made using </w:t>
            </w:r>
            <w:r w:rsidR="00854773">
              <w:t>the FSC Data Breach Form</w:t>
            </w:r>
            <w:r w:rsidR="00AD1750" w:rsidRPr="00E72C37">
              <w:rPr>
                <w:rFonts w:eastAsia="Times New Roman" w:cs="Times New Roman"/>
                <w:color w:val="000000"/>
                <w:lang w:eastAsia="en-GB"/>
              </w:rPr>
              <w:t>.</w:t>
            </w:r>
            <w:r w:rsidR="00AA395A" w:rsidRPr="00E72C37">
              <w:rPr>
                <w:rFonts w:eastAsia="Times New Roman" w:cs="Times New Roman"/>
                <w:color w:val="000000"/>
                <w:lang w:eastAsia="en-GB"/>
              </w:rPr>
              <w:t xml:space="preserve"> This form is only available in Dutch and must be completed in Dutch.</w:t>
            </w:r>
          </w:p>
        </w:tc>
      </w:tr>
      <w:tr w:rsidR="30E5DF65" w:rsidRPr="00E72C37" w14:paraId="2CA3694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BD4A0E" w14:textId="36976C24"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8CA5184" w14:textId="5BF5287B" w:rsidR="30E5DF65" w:rsidRDefault="30E5DF65" w:rsidP="00834835">
            <w:pPr>
              <w:jc w:val="both"/>
            </w:pPr>
          </w:p>
          <w:p w14:paraId="6FC0A850" w14:textId="29A0A45D" w:rsidR="00D56B24" w:rsidRDefault="00D56B24" w:rsidP="00834835">
            <w:pPr>
              <w:jc w:val="both"/>
            </w:pPr>
            <w:r>
              <w:t xml:space="preserve">The Belguim DPA </w:t>
            </w:r>
            <w:r w:rsidRPr="009B413C">
              <w:t>e-Form</w:t>
            </w:r>
          </w:p>
          <w:p w14:paraId="542FA2A2" w14:textId="00DB9014" w:rsidR="00D56B24" w:rsidRPr="00E72C37" w:rsidRDefault="00D56B24" w:rsidP="00834835">
            <w:pPr>
              <w:jc w:val="both"/>
            </w:pPr>
            <w:r>
              <w:t>The FSC Data Breach Form</w:t>
            </w:r>
          </w:p>
        </w:tc>
      </w:tr>
      <w:tr w:rsidR="30E5DF65" w:rsidRPr="00E72C37" w14:paraId="64F7A34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7119032" w14:textId="01193361"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BB74BF" w14:textId="1059D5C3" w:rsidR="30E5DF65" w:rsidRPr="00E72C37" w:rsidRDefault="00A6324F" w:rsidP="00834835">
            <w:pPr>
              <w:jc w:val="both"/>
              <w:rPr>
                <w:b/>
                <w:bCs/>
              </w:rPr>
            </w:pPr>
            <w:r w:rsidRPr="00E72C37">
              <w:rPr>
                <w:rFonts w:eastAsia="Aptos" w:cs="Aptos"/>
                <w:lang w:val="en-US"/>
              </w:rPr>
              <w:t>Controller</w:t>
            </w:r>
          </w:p>
        </w:tc>
      </w:tr>
    </w:tbl>
    <w:p w14:paraId="0A9E00C8" w14:textId="37BA5D7B" w:rsidR="00B11BF9" w:rsidRPr="00E72C37" w:rsidRDefault="4B64BFFE" w:rsidP="30E5DF65">
      <w:pPr>
        <w:spacing w:after="200" w:line="276" w:lineRule="auto"/>
      </w:pPr>
      <w:r w:rsidRPr="00880028">
        <w:rPr>
          <w:rFonts w:eastAsia="Aptos" w:cs="Aptos"/>
          <w:lang w:val="en-US"/>
        </w:rPr>
        <w:t xml:space="preserve"> </w:t>
      </w:r>
    </w:p>
    <w:p w14:paraId="1E7B424E" w14:textId="1627A7D4"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Where must the notice be submitted? (please include the relevant link, address, or email address)</w:t>
      </w:r>
    </w:p>
    <w:tbl>
      <w:tblPr>
        <w:tblStyle w:val="TableGrid"/>
        <w:tblW w:w="0" w:type="auto"/>
        <w:tblLayout w:type="fixed"/>
        <w:tblLook w:val="04A0" w:firstRow="1" w:lastRow="0" w:firstColumn="1" w:lastColumn="0" w:noHBand="0" w:noVBand="1"/>
      </w:tblPr>
      <w:tblGrid>
        <w:gridCol w:w="4320"/>
        <w:gridCol w:w="4320"/>
      </w:tblGrid>
      <w:tr w:rsidR="30E5DF65" w:rsidRPr="00E72C37" w14:paraId="3D6FED8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F75F70C" w14:textId="1BC814C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48DF7B" w14:textId="671EE653" w:rsidR="009F6FE5" w:rsidRPr="00E72C37" w:rsidRDefault="009F6FE5" w:rsidP="0082522C">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Once completed, the </w:t>
            </w:r>
            <w:r w:rsidR="00D56B24">
              <w:t xml:space="preserve">Belguim DPA </w:t>
            </w:r>
            <w:r w:rsidRPr="00E72C37">
              <w:rPr>
                <w:rFonts w:eastAsia="Times New Roman" w:cs="Times New Roman"/>
                <w:color w:val="000000"/>
                <w:lang w:eastAsia="en-GB"/>
              </w:rPr>
              <w:t>e-Form shall be uploaded via the Belgian DPA's web portal. A notification of receipt will be sent by email.</w:t>
            </w:r>
            <w:r w:rsidR="00A6324F" w:rsidRPr="00E72C37">
              <w:rPr>
                <w:rFonts w:eastAsia="Times New Roman" w:cs="Times New Roman"/>
                <w:color w:val="000000"/>
                <w:lang w:eastAsia="en-GB"/>
              </w:rPr>
              <w:t xml:space="preserve"> </w:t>
            </w:r>
            <w:r w:rsidRPr="00E72C37">
              <w:rPr>
                <w:rFonts w:eastAsia="Times New Roman" w:cs="Times New Roman"/>
                <w:color w:val="000000"/>
                <w:lang w:eastAsia="en-GB"/>
              </w:rPr>
              <w:t>Any forms delivered by mail will not be processed.</w:t>
            </w:r>
          </w:p>
          <w:p w14:paraId="18D9FFDE" w14:textId="2776F0B8" w:rsidR="30E5DF65" w:rsidRPr="00E72C37" w:rsidRDefault="009F6FE5" w:rsidP="0082522C">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For the notification to the FSC, the </w:t>
            </w:r>
            <w:r w:rsidR="0082522C" w:rsidRPr="00E72C37">
              <w:rPr>
                <w:rFonts w:eastAsia="Times New Roman" w:cs="Times New Roman"/>
                <w:color w:val="000000"/>
                <w:lang w:eastAsia="en-GB"/>
              </w:rPr>
              <w:t>controller</w:t>
            </w:r>
            <w:r w:rsidRPr="00E72C37">
              <w:rPr>
                <w:rFonts w:eastAsia="Times New Roman" w:cs="Times New Roman"/>
                <w:color w:val="000000"/>
                <w:lang w:eastAsia="en-GB"/>
              </w:rPr>
              <w:t xml:space="preserve"> must send the completed </w:t>
            </w:r>
            <w:r w:rsidR="00D56B24">
              <w:t>FSC Data Breach Form</w:t>
            </w:r>
            <w:r w:rsidRPr="00E72C37">
              <w:rPr>
                <w:rFonts w:eastAsia="Times New Roman" w:cs="Times New Roman"/>
                <w:color w:val="000000"/>
                <w:lang w:eastAsia="en-GB"/>
              </w:rPr>
              <w:t>to the dedicated email address.</w:t>
            </w:r>
          </w:p>
        </w:tc>
      </w:tr>
      <w:tr w:rsidR="30E5DF65" w:rsidRPr="00E72C37" w14:paraId="21EAF47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49BE768" w14:textId="75B79340"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06783D1" w14:textId="77777777" w:rsidR="00D56B24" w:rsidRDefault="00D56B24" w:rsidP="00D56B24">
            <w:pPr>
              <w:jc w:val="both"/>
            </w:pPr>
            <w:r>
              <w:t xml:space="preserve">The Belguim DPA </w:t>
            </w:r>
            <w:r w:rsidRPr="009B413C">
              <w:t>e-Form</w:t>
            </w:r>
          </w:p>
          <w:p w14:paraId="7AE3A03E" w14:textId="18FD9245" w:rsidR="30E5DF65" w:rsidRPr="00E72C37" w:rsidRDefault="00D56B24" w:rsidP="00D56B24">
            <w:pPr>
              <w:jc w:val="both"/>
            </w:pPr>
            <w:r>
              <w:t>The FSC Data Breach Form</w:t>
            </w:r>
          </w:p>
        </w:tc>
      </w:tr>
      <w:tr w:rsidR="30E5DF65" w:rsidRPr="00E72C37" w14:paraId="02AB2C3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403A65A" w14:textId="7A25DE09"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E471BA2" w14:textId="5CD02CBB" w:rsidR="30E5DF65" w:rsidRPr="00E72C37" w:rsidRDefault="002A1450" w:rsidP="0082522C">
            <w:pPr>
              <w:jc w:val="both"/>
            </w:pPr>
            <w:r w:rsidRPr="00E72C37">
              <w:rPr>
                <w:rFonts w:eastAsia="Aptos" w:cs="Aptos"/>
                <w:lang w:val="en-US"/>
              </w:rPr>
              <w:t>Controller</w:t>
            </w:r>
          </w:p>
        </w:tc>
      </w:tr>
    </w:tbl>
    <w:p w14:paraId="3583D188" w14:textId="70EC4178" w:rsidR="00B11BF9" w:rsidRPr="00E72C37" w:rsidRDefault="4B64BFFE" w:rsidP="30E5DF65">
      <w:pPr>
        <w:spacing w:after="200" w:line="276" w:lineRule="auto"/>
      </w:pPr>
      <w:r w:rsidRPr="00880028">
        <w:rPr>
          <w:rFonts w:eastAsia="Aptos" w:cs="Aptos"/>
          <w:lang w:val="en-US"/>
        </w:rPr>
        <w:t xml:space="preserve"> </w:t>
      </w:r>
    </w:p>
    <w:p w14:paraId="4BF8D9B3" w14:textId="5B3FCF67"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Is there a requirement to maintain records of data breaches (e.g., non-notifiable breaches)?</w:t>
      </w:r>
    </w:p>
    <w:tbl>
      <w:tblPr>
        <w:tblStyle w:val="TableGrid"/>
        <w:tblW w:w="0" w:type="auto"/>
        <w:tblLayout w:type="fixed"/>
        <w:tblLook w:val="04A0" w:firstRow="1" w:lastRow="0" w:firstColumn="1" w:lastColumn="0" w:noHBand="0" w:noVBand="1"/>
      </w:tblPr>
      <w:tblGrid>
        <w:gridCol w:w="4320"/>
        <w:gridCol w:w="4320"/>
      </w:tblGrid>
      <w:tr w:rsidR="30E5DF65" w:rsidRPr="00E72C37" w14:paraId="2A4D705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D0BFB6" w14:textId="77E056A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DC6D480" w14:textId="71FFD0B5" w:rsidR="30E5DF65" w:rsidRPr="00E72C37" w:rsidRDefault="00F4085D" w:rsidP="00A3302E">
            <w:pPr>
              <w:jc w:val="both"/>
            </w:pPr>
            <w:r w:rsidRPr="00E72C37">
              <w:rPr>
                <w:rFonts w:eastAsia="Aptos" w:cs="Aptos"/>
                <w:lang w:val="en-US"/>
              </w:rPr>
              <w:t>Yes, all personal data breache</w:t>
            </w:r>
            <w:r w:rsidR="002D0135" w:rsidRPr="00E72C37">
              <w:rPr>
                <w:rFonts w:eastAsia="Aptos" w:cs="Aptos"/>
                <w:lang w:val="en-US"/>
              </w:rPr>
              <w:t>s (regardless of their impact</w:t>
            </w:r>
            <w:r w:rsidR="009C08F8" w:rsidRPr="00E72C37">
              <w:rPr>
                <w:rFonts w:eastAsia="Aptos" w:cs="Aptos"/>
                <w:lang w:val="en-US"/>
              </w:rPr>
              <w:t xml:space="preserve"> and measures taken)</w:t>
            </w:r>
            <w:r w:rsidR="009C08F8" w:rsidRPr="00E72C37">
              <w:rPr>
                <w:rFonts w:eastAsia="Aptos" w:cs="Aptos"/>
              </w:rPr>
              <w:t xml:space="preserve"> shall be documented. Such </w:t>
            </w:r>
            <w:r w:rsidR="00D56B24">
              <w:rPr>
                <w:rFonts w:eastAsia="Aptos" w:cs="Aptos"/>
              </w:rPr>
              <w:t xml:space="preserve">a </w:t>
            </w:r>
            <w:r w:rsidR="009C08F8" w:rsidRPr="00E72C37">
              <w:rPr>
                <w:rFonts w:eastAsia="Aptos" w:cs="Aptos"/>
              </w:rPr>
              <w:t>data breach register shall compris</w:t>
            </w:r>
            <w:r w:rsidR="005A2287" w:rsidRPr="00E72C37">
              <w:rPr>
                <w:rFonts w:eastAsia="Aptos" w:cs="Aptos"/>
              </w:rPr>
              <w:t>e</w:t>
            </w:r>
            <w:r w:rsidR="009C08F8" w:rsidRPr="00E72C37">
              <w:rPr>
                <w:rFonts w:eastAsia="Aptos" w:cs="Aptos"/>
              </w:rPr>
              <w:t xml:space="preserve"> the facts relating to the personal data breach, its effects</w:t>
            </w:r>
            <w:r w:rsidR="00D56B24">
              <w:rPr>
                <w:rFonts w:eastAsia="Aptos" w:cs="Aptos"/>
              </w:rPr>
              <w:t>,</w:t>
            </w:r>
            <w:r w:rsidR="009C08F8" w:rsidRPr="00E72C37">
              <w:rPr>
                <w:rFonts w:eastAsia="Aptos" w:cs="Aptos"/>
              </w:rPr>
              <w:t xml:space="preserve"> and the remedial action taken. That documentation shall enable the supervisory authority to verify compliance</w:t>
            </w:r>
            <w:r w:rsidR="00036E08" w:rsidRPr="00E72C37">
              <w:rPr>
                <w:rFonts w:eastAsia="Aptos" w:cs="Aptos"/>
              </w:rPr>
              <w:t>.</w:t>
            </w:r>
          </w:p>
        </w:tc>
      </w:tr>
      <w:tr w:rsidR="30E5DF65" w:rsidRPr="00E72C37" w14:paraId="0C7FD61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F43D8D3" w14:textId="6FEA7392"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7678751" w14:textId="22F7467A" w:rsidR="30E5DF65" w:rsidRPr="00E72C37" w:rsidRDefault="00036E08" w:rsidP="00A3302E">
            <w:pPr>
              <w:jc w:val="both"/>
            </w:pPr>
            <w:r w:rsidRPr="00E72C37">
              <w:rPr>
                <w:rFonts w:eastAsia="Aptos" w:cs="Aptos"/>
                <w:lang w:val="en-US"/>
              </w:rPr>
              <w:t>Art</w:t>
            </w:r>
            <w:r w:rsidR="00D56B24">
              <w:rPr>
                <w:rFonts w:eastAsia="Aptos" w:cs="Aptos"/>
                <w:lang w:val="en-US"/>
              </w:rPr>
              <w:t>icle</w:t>
            </w:r>
            <w:r w:rsidRPr="00E72C37">
              <w:rPr>
                <w:rFonts w:eastAsia="Aptos" w:cs="Aptos"/>
                <w:lang w:val="en-US"/>
              </w:rPr>
              <w:t xml:space="preserve"> 33(5)</w:t>
            </w:r>
            <w:r w:rsidR="00757ADE" w:rsidRPr="00E72C37">
              <w:rPr>
                <w:rFonts w:eastAsia="Aptos" w:cs="Aptos"/>
                <w:lang w:val="en-US"/>
              </w:rPr>
              <w:t xml:space="preserve"> of the</w:t>
            </w:r>
            <w:r w:rsidRPr="00E72C37">
              <w:rPr>
                <w:rFonts w:eastAsia="Aptos" w:cs="Aptos"/>
                <w:lang w:val="en-US"/>
              </w:rPr>
              <w:t xml:space="preserve"> GDPR</w:t>
            </w:r>
          </w:p>
        </w:tc>
      </w:tr>
      <w:tr w:rsidR="30E5DF65" w:rsidRPr="00E72C37" w14:paraId="28DB551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A74106" w14:textId="01C743BB" w:rsidR="30E5DF65" w:rsidRPr="00E72C37" w:rsidRDefault="30E5DF65" w:rsidP="30E5DF65">
            <w:r w:rsidRPr="00880028">
              <w:rPr>
                <w:rFonts w:eastAsia="Aptos" w:cs="Aptos"/>
                <w:lang w:val="en-US"/>
              </w:rPr>
              <w:lastRenderedPageBreak/>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D7087EB" w14:textId="616A4778" w:rsidR="30E5DF65" w:rsidRPr="00E72C37" w:rsidRDefault="00036E08" w:rsidP="00A3302E">
            <w:pPr>
              <w:jc w:val="both"/>
            </w:pPr>
            <w:r w:rsidRPr="00E72C37">
              <w:rPr>
                <w:rFonts w:eastAsia="Aptos" w:cs="Aptos"/>
                <w:lang w:val="en-US"/>
              </w:rPr>
              <w:t>Controller</w:t>
            </w:r>
          </w:p>
        </w:tc>
      </w:tr>
    </w:tbl>
    <w:p w14:paraId="6469F02A" w14:textId="232269FD" w:rsidR="00B11BF9" w:rsidRPr="00E72C37" w:rsidRDefault="4B64BFFE" w:rsidP="30E5DF65">
      <w:pPr>
        <w:spacing w:after="200" w:line="276" w:lineRule="auto"/>
      </w:pPr>
      <w:r w:rsidRPr="00880028">
        <w:rPr>
          <w:rFonts w:eastAsia="Aptos" w:cs="Aptos"/>
          <w:lang w:val="en-US"/>
        </w:rPr>
        <w:t xml:space="preserve"> </w:t>
      </w:r>
    </w:p>
    <w:p w14:paraId="1034BE5D" w14:textId="7FB9D38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long should the records of data breaches be retained?</w:t>
      </w:r>
    </w:p>
    <w:tbl>
      <w:tblPr>
        <w:tblStyle w:val="TableGrid"/>
        <w:tblW w:w="0" w:type="auto"/>
        <w:tblLayout w:type="fixed"/>
        <w:tblLook w:val="04A0" w:firstRow="1" w:lastRow="0" w:firstColumn="1" w:lastColumn="0" w:noHBand="0" w:noVBand="1"/>
      </w:tblPr>
      <w:tblGrid>
        <w:gridCol w:w="4320"/>
        <w:gridCol w:w="4320"/>
      </w:tblGrid>
      <w:tr w:rsidR="30E5DF65" w:rsidRPr="00E72C37" w14:paraId="3A5883E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77D921F" w14:textId="33FAEB24"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70916E" w14:textId="5DA23305" w:rsidR="30E5DF65" w:rsidRPr="00E72C37" w:rsidRDefault="002A1925" w:rsidP="00A3302E">
            <w:pPr>
              <w:jc w:val="both"/>
            </w:pPr>
            <w:r w:rsidRPr="00E72C37">
              <w:rPr>
                <w:rFonts w:eastAsia="Aptos" w:cs="Aptos"/>
                <w:lang w:val="en-US"/>
              </w:rPr>
              <w:t xml:space="preserve">The records shall be kept for at least </w:t>
            </w:r>
            <w:r w:rsidR="00A3302E" w:rsidRPr="00E72C37">
              <w:rPr>
                <w:rFonts w:eastAsia="Aptos" w:cs="Aptos"/>
                <w:lang w:val="en-US"/>
              </w:rPr>
              <w:t xml:space="preserve">ten </w:t>
            </w:r>
            <w:r w:rsidRPr="00E72C37">
              <w:rPr>
                <w:rFonts w:eastAsia="Aptos" w:cs="Aptos"/>
                <w:lang w:val="en-US"/>
              </w:rPr>
              <w:t xml:space="preserve"> years, in accordance with the maximum limitation period.</w:t>
            </w:r>
            <w:r w:rsidR="00A11C6A" w:rsidRPr="00E72C37">
              <w:rPr>
                <w:rFonts w:eastAsia="Aptos" w:cs="Aptos"/>
                <w:lang w:val="en-US"/>
              </w:rPr>
              <w:t xml:space="preserve"> However, as the records will not include personal data, there is no maximum retention period.</w:t>
            </w:r>
          </w:p>
        </w:tc>
      </w:tr>
      <w:tr w:rsidR="00A81867" w:rsidRPr="00E72C37" w14:paraId="1FC5728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F509DB" w14:textId="190174A0" w:rsidR="00A81867" w:rsidRPr="00E72C37" w:rsidRDefault="00A81867" w:rsidP="00A81867">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782E84" w14:textId="5C979DB7" w:rsidR="00A81867" w:rsidRPr="00E72C37" w:rsidRDefault="00130812" w:rsidP="00A3302E">
            <w:pPr xmlns:w="http://schemas.openxmlformats.org/wordprocessingml/2006/main">
              <w:jc w:val="both"/>
            </w:pPr>
            <w:r>
              <w:rPr xmlns:w="http://schemas.openxmlformats.org/wordprocessingml/2006/main">
                <w:rFonts w:eastAsia="Aptos" w:cs="Aptos"/>
                <w:lang w:val="en-US"/>
              </w:rPr>
              <w:t>Not applicable. Authors recommendation</w:t>
            </w:r>
            <w:del w:id="22" w:author="GN Validator" w:date="2026-05-13T21:29:30Z">
              <w:r>
                <w:rPr xmlns:w="http://schemas.openxmlformats.org/wordprocessingml/2006/main">
                  <w:rFonts w:eastAsia="Aptos" w:cs="Aptos"/>
                  <w:lang w:val="en-US"/>
                </w:rPr>
                <w:delText>.</w:delText>
              </w:r>
            </w:del>
          </w:p>
        </w:tc>
      </w:tr>
      <w:tr w:rsidR="30E5DF65" w:rsidRPr="00E72C37" w14:paraId="4806DFD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F898236" w14:textId="77AF9C3D"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6B2112" w14:textId="72380B79" w:rsidR="30E5DF65" w:rsidRPr="00E72C37" w:rsidRDefault="002A1925" w:rsidP="00A3302E">
            <w:pPr>
              <w:jc w:val="both"/>
            </w:pPr>
            <w:r w:rsidRPr="00E72C37">
              <w:rPr>
                <w:rFonts w:eastAsia="Aptos" w:cs="Aptos"/>
                <w:lang w:val="en-US"/>
              </w:rPr>
              <w:t>Controller</w:t>
            </w:r>
            <w:r w:rsidR="30E5DF65" w:rsidRPr="00880028">
              <w:rPr>
                <w:rFonts w:eastAsia="Aptos" w:cs="Aptos"/>
                <w:lang w:val="en-US"/>
              </w:rPr>
              <w:t xml:space="preserve"> </w:t>
            </w:r>
          </w:p>
        </w:tc>
      </w:tr>
    </w:tbl>
    <w:p w14:paraId="4AC36F91" w14:textId="3BE76762" w:rsidR="00B11BF9" w:rsidRPr="00E72C37" w:rsidRDefault="4B64BFFE" w:rsidP="30E5DF65">
      <w:pPr>
        <w:spacing w:after="200" w:line="276" w:lineRule="auto"/>
      </w:pPr>
      <w:r w:rsidRPr="00880028">
        <w:rPr>
          <w:rFonts w:eastAsia="Aptos" w:cs="Aptos"/>
          <w:lang w:val="en-US"/>
        </w:rPr>
        <w:t xml:space="preserve"> </w:t>
      </w:r>
    </w:p>
    <w:p w14:paraId="7FA5B266" w14:textId="60C1835C"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Can the authority request access to breach records?</w:t>
      </w:r>
    </w:p>
    <w:tbl>
      <w:tblPr>
        <w:tblStyle w:val="TableGrid"/>
        <w:tblW w:w="0" w:type="auto"/>
        <w:tblLayout w:type="fixed"/>
        <w:tblLook w:val="04A0" w:firstRow="1" w:lastRow="0" w:firstColumn="1" w:lastColumn="0" w:noHBand="0" w:noVBand="1"/>
      </w:tblPr>
      <w:tblGrid>
        <w:gridCol w:w="4320"/>
        <w:gridCol w:w="4320"/>
      </w:tblGrid>
      <w:tr w:rsidR="30E5DF65" w:rsidRPr="00E72C37" w14:paraId="731A27B9"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CAC5FD9" w14:textId="4C118C23"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3890999" w14:textId="328C2FDE" w:rsidR="30E5DF65" w:rsidRPr="00E72C37" w:rsidRDefault="00293B09" w:rsidP="009B0417">
            <w:pPr>
              <w:jc w:val="both"/>
            </w:pPr>
            <w:r w:rsidRPr="00E72C37">
              <w:rPr>
                <w:rFonts w:eastAsia="Aptos" w:cs="Aptos"/>
                <w:lang w:val="en-US"/>
              </w:rPr>
              <w:t xml:space="preserve">The </w:t>
            </w:r>
            <w:r w:rsidR="00F9528F" w:rsidRPr="00E72C37">
              <w:rPr>
                <w:rFonts w:eastAsia="Aptos" w:cs="Aptos"/>
                <w:lang w:val="en-US"/>
              </w:rPr>
              <w:t xml:space="preserve">records shall be </w:t>
            </w:r>
            <w:r w:rsidR="006C5722" w:rsidRPr="00E72C37">
              <w:rPr>
                <w:rFonts w:eastAsia="Aptos" w:cs="Aptos"/>
                <w:lang w:val="en-US"/>
              </w:rPr>
              <w:t xml:space="preserve">made available to the </w:t>
            </w:r>
            <w:r w:rsidR="003A6E11">
              <w:rPr>
                <w:rFonts w:eastAsia="Aptos" w:cs="Aptos"/>
                <w:lang w:val="en-US"/>
              </w:rPr>
              <w:t>Belguim DPA</w:t>
            </w:r>
            <w:r w:rsidR="006C5722" w:rsidRPr="00E72C37">
              <w:rPr>
                <w:rFonts w:eastAsia="Aptos" w:cs="Aptos"/>
                <w:lang w:val="en-US"/>
              </w:rPr>
              <w:t xml:space="preserve"> to verify compliance.</w:t>
            </w:r>
            <w:r w:rsidR="00A96BC4" w:rsidRPr="00E72C37">
              <w:rPr>
                <w:rFonts w:eastAsia="Aptos" w:cs="Aptos"/>
                <w:lang w:val="en-US"/>
              </w:rPr>
              <w:t xml:space="preserve"> Moreover, as a general rule, </w:t>
            </w:r>
            <w:r w:rsidR="00EC11EA" w:rsidRPr="00E72C37">
              <w:rPr>
                <w:rFonts w:eastAsia="Aptos" w:cs="Aptos"/>
                <w:lang w:val="en-US"/>
              </w:rPr>
              <w:t>the persons who are the subject of an inspection must cooperate with the inspection service of the Belgian DPA.</w:t>
            </w:r>
          </w:p>
        </w:tc>
      </w:tr>
      <w:tr w:rsidR="006C5722" w:rsidRPr="00E72C37" w14:paraId="75E0622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D579B7A" w14:textId="175DF570" w:rsidR="006C5722" w:rsidRPr="00E72C37" w:rsidRDefault="006C5722" w:rsidP="006C5722">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C7534C" w14:textId="11243096" w:rsidR="006C5722" w:rsidRPr="00E72C37" w:rsidRDefault="006C5722" w:rsidP="009B0417">
            <w:pPr>
              <w:jc w:val="both"/>
              <w:rPr>
                <w:rFonts w:eastAsia="Aptos" w:cs="Aptos"/>
                <w:lang w:val="en-US"/>
              </w:rPr>
            </w:pPr>
            <w:r w:rsidRPr="00E72C37">
              <w:rPr>
                <w:rFonts w:eastAsia="Aptos" w:cs="Aptos"/>
                <w:lang w:val="en-US"/>
              </w:rPr>
              <w:t>Art</w:t>
            </w:r>
            <w:r w:rsidR="003A6E11">
              <w:rPr>
                <w:rFonts w:eastAsia="Aptos" w:cs="Aptos"/>
                <w:lang w:val="en-US"/>
              </w:rPr>
              <w:t>icle</w:t>
            </w:r>
            <w:r w:rsidRPr="00E72C37">
              <w:rPr>
                <w:rFonts w:eastAsia="Aptos" w:cs="Aptos"/>
                <w:lang w:val="en-US"/>
              </w:rPr>
              <w:t xml:space="preserve"> 33(5)</w:t>
            </w:r>
            <w:r w:rsidR="00757ADE" w:rsidRPr="00E72C37">
              <w:rPr>
                <w:rFonts w:eastAsia="Aptos" w:cs="Aptos"/>
                <w:lang w:val="en-US"/>
              </w:rPr>
              <w:t xml:space="preserve"> of the</w:t>
            </w:r>
            <w:r w:rsidRPr="00E72C37">
              <w:rPr>
                <w:rFonts w:eastAsia="Aptos" w:cs="Aptos"/>
                <w:lang w:val="en-US"/>
              </w:rPr>
              <w:t xml:space="preserve"> GDPR</w:t>
            </w:r>
          </w:p>
          <w:p w14:paraId="5532F98B" w14:textId="306957C3" w:rsidR="00F63CBE" w:rsidRPr="00E72C37" w:rsidRDefault="00F63CBE" w:rsidP="009B0417">
            <w:pPr>
              <w:jc w:val="both"/>
            </w:pPr>
            <w:r w:rsidRPr="00E72C37">
              <w:rPr>
                <w:rFonts w:eastAsia="Aptos" w:cs="Aptos"/>
                <w:lang w:val="en-US"/>
              </w:rPr>
              <w:t>Art</w:t>
            </w:r>
            <w:r w:rsidR="00B97287">
              <w:rPr>
                <w:rFonts w:eastAsia="Aptos" w:cs="Aptos"/>
                <w:lang w:val="en-US"/>
              </w:rPr>
              <w:t>icle</w:t>
            </w:r>
            <w:r w:rsidRPr="00E72C37">
              <w:rPr>
                <w:rFonts w:eastAsia="Aptos" w:cs="Aptos"/>
                <w:lang w:val="en-US"/>
              </w:rPr>
              <w:t xml:space="preserve"> 66</w:t>
            </w:r>
            <w:r w:rsidR="00734158">
              <w:rPr>
                <w:rFonts w:eastAsia="Aptos" w:cs="Aptos"/>
                <w:lang w:val="en-US"/>
              </w:rPr>
              <w:t>(2)</w:t>
            </w:r>
            <w:r w:rsidRPr="00E72C37">
              <w:rPr>
                <w:rFonts w:eastAsia="Aptos" w:cs="Aptos"/>
                <w:lang w:val="en-US"/>
              </w:rPr>
              <w:t xml:space="preserve"> </w:t>
            </w:r>
            <w:r w:rsidR="00757ADE" w:rsidRPr="00E72C37">
              <w:rPr>
                <w:rFonts w:eastAsia="Aptos" w:cs="Aptos"/>
                <w:lang w:val="en-US"/>
              </w:rPr>
              <w:t>of the DPA Act</w:t>
            </w:r>
          </w:p>
        </w:tc>
      </w:tr>
      <w:tr w:rsidR="006C5722" w:rsidRPr="00E72C37" w14:paraId="09FF8F1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26505BD" w14:textId="44FFC6EE" w:rsidR="006C5722" w:rsidRPr="00E72C37" w:rsidRDefault="006C5722" w:rsidP="006C5722">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E0C3FAE" w14:textId="4544B82F" w:rsidR="006C5722" w:rsidRPr="00E72C37" w:rsidRDefault="006C5722" w:rsidP="009B0417">
            <w:pPr>
              <w:jc w:val="both"/>
            </w:pPr>
            <w:r w:rsidRPr="00E72C37">
              <w:rPr>
                <w:rFonts w:eastAsia="Aptos" w:cs="Aptos"/>
                <w:lang w:val="en-US"/>
              </w:rPr>
              <w:t>Controller</w:t>
            </w:r>
          </w:p>
        </w:tc>
      </w:tr>
    </w:tbl>
    <w:p w14:paraId="1AA59837" w14:textId="73C959D2" w:rsidR="00B11BF9" w:rsidRPr="00E72C37" w:rsidRDefault="4B64BFFE" w:rsidP="30E5DF65">
      <w:pPr>
        <w:spacing w:after="200" w:line="276" w:lineRule="auto"/>
      </w:pPr>
      <w:r w:rsidRPr="00880028">
        <w:rPr>
          <w:rFonts w:eastAsia="Aptos" w:cs="Aptos"/>
          <w:lang w:val="en-US"/>
        </w:rPr>
        <w:t xml:space="preserve"> </w:t>
      </w:r>
    </w:p>
    <w:p w14:paraId="4FFBCCDB" w14:textId="54F8BA4D"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organizations required to provide follow-up updates after the initial notification if new information emerges?</w:t>
      </w:r>
    </w:p>
    <w:tbl>
      <w:tblPr>
        <w:tblStyle w:val="TableGrid"/>
        <w:tblW w:w="0" w:type="auto"/>
        <w:tblLayout w:type="fixed"/>
        <w:tblLook w:val="04A0" w:firstRow="1" w:lastRow="0" w:firstColumn="1" w:lastColumn="0" w:noHBand="0" w:noVBand="1"/>
      </w:tblPr>
      <w:tblGrid>
        <w:gridCol w:w="4320"/>
        <w:gridCol w:w="4320"/>
      </w:tblGrid>
      <w:tr w:rsidR="30E5DF65" w:rsidRPr="00E72C37" w14:paraId="28C5E19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31FA13" w14:textId="2479C95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890D25" w14:textId="66C71801" w:rsidR="30E5DF65" w:rsidRPr="00E72C37" w:rsidRDefault="0060585A" w:rsidP="00A3217C">
            <w:pPr>
              <w:jc w:val="both"/>
            </w:pPr>
            <w:r w:rsidRPr="00E72C37">
              <w:rPr>
                <w:rFonts w:eastAsia="Aptos" w:cs="Aptos"/>
                <w:lang w:val="en-US"/>
              </w:rPr>
              <w:t xml:space="preserve">The notifying party may </w:t>
            </w:r>
            <w:r w:rsidR="00913C0E" w:rsidRPr="00E72C37">
              <w:rPr>
                <w:rFonts w:eastAsia="Aptos" w:cs="Aptos"/>
                <w:lang w:val="en-US"/>
              </w:rPr>
              <w:t xml:space="preserve">be requested to provide updates upon request to the </w:t>
            </w:r>
            <w:r w:rsidR="00734158">
              <w:rPr>
                <w:rFonts w:eastAsia="Aptos" w:cs="Aptos"/>
                <w:lang w:val="en-US"/>
              </w:rPr>
              <w:t>Belguim DPA</w:t>
            </w:r>
            <w:r w:rsidR="00913C0E" w:rsidRPr="00E72C37">
              <w:rPr>
                <w:rFonts w:eastAsia="Aptos" w:cs="Aptos"/>
                <w:lang w:val="en-US"/>
              </w:rPr>
              <w:t>. This will often be the case when</w:t>
            </w:r>
            <w:r w:rsidR="000415FB">
              <w:rPr>
                <w:rFonts w:eastAsia="Aptos" w:cs="Aptos"/>
                <w:lang w:val="en-US"/>
              </w:rPr>
              <w:t>, at the time of notification, the technical report investigating the breach has not yet been finalized</w:t>
            </w:r>
            <w:r w:rsidR="00913C0E" w:rsidRPr="00E72C37">
              <w:rPr>
                <w:rFonts w:eastAsia="Aptos" w:cs="Aptos"/>
                <w:lang w:val="en-US"/>
              </w:rPr>
              <w:t>.</w:t>
            </w:r>
            <w:r w:rsidR="00ED23F7" w:rsidRPr="00E72C37">
              <w:rPr>
                <w:rFonts w:eastAsia="Aptos" w:cs="Aptos"/>
                <w:lang w:val="en-US"/>
              </w:rPr>
              <w:t xml:space="preserve"> As a general rule, the persons who are the subject of an inspection must cooperate with the inspection service of the Belgian DPA.</w:t>
            </w:r>
          </w:p>
        </w:tc>
      </w:tr>
      <w:tr w:rsidR="00ED23F7" w:rsidRPr="00E72C37" w14:paraId="07A821F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012454E" w14:textId="4E6EBE54" w:rsidR="00ED23F7" w:rsidRPr="00E72C37" w:rsidRDefault="00ED23F7" w:rsidP="00ED23F7">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06CCD0" w14:textId="77777777" w:rsidR="000415FB" w:rsidRPr="00E72C37" w:rsidRDefault="000415FB" w:rsidP="000415FB">
            <w:pPr>
              <w:jc w:val="both"/>
              <w:rPr>
                <w:rFonts w:eastAsia="Aptos" w:cs="Aptos"/>
                <w:lang w:val="en-US"/>
              </w:rPr>
            </w:pPr>
            <w:r w:rsidRPr="00E72C37">
              <w:rPr>
                <w:rFonts w:eastAsia="Aptos" w:cs="Aptos"/>
                <w:lang w:val="en-US"/>
              </w:rPr>
              <w:t>Art</w:t>
            </w:r>
            <w:r>
              <w:rPr>
                <w:rFonts w:eastAsia="Aptos" w:cs="Aptos"/>
                <w:lang w:val="en-US"/>
              </w:rPr>
              <w:t>icle</w:t>
            </w:r>
            <w:r w:rsidRPr="00E72C37">
              <w:rPr>
                <w:rFonts w:eastAsia="Aptos" w:cs="Aptos"/>
                <w:lang w:val="en-US"/>
              </w:rPr>
              <w:t xml:space="preserve"> 33(5) of the GDPR</w:t>
            </w:r>
          </w:p>
          <w:p w14:paraId="0C26FB7C" w14:textId="4C712B37" w:rsidR="00ED23F7" w:rsidRPr="00E72C37" w:rsidRDefault="000415FB" w:rsidP="00A3217C">
            <w:pPr>
              <w:jc w:val="both"/>
            </w:pPr>
            <w:r w:rsidRPr="00E72C37">
              <w:rPr>
                <w:rFonts w:eastAsia="Aptos" w:cs="Aptos"/>
                <w:lang w:val="en-US"/>
              </w:rPr>
              <w:t>Art</w:t>
            </w:r>
            <w:r>
              <w:rPr>
                <w:rFonts w:eastAsia="Aptos" w:cs="Aptos"/>
                <w:lang w:val="en-US"/>
              </w:rPr>
              <w:t>icle</w:t>
            </w:r>
            <w:r w:rsidRPr="00E72C37">
              <w:rPr>
                <w:rFonts w:eastAsia="Aptos" w:cs="Aptos"/>
                <w:lang w:val="en-US"/>
              </w:rPr>
              <w:t xml:space="preserve"> 66</w:t>
            </w:r>
            <w:r>
              <w:rPr>
                <w:rFonts w:eastAsia="Aptos" w:cs="Aptos"/>
                <w:lang w:val="en-US"/>
              </w:rPr>
              <w:t>(2)</w:t>
            </w:r>
            <w:r w:rsidRPr="00E72C37">
              <w:rPr>
                <w:rFonts w:eastAsia="Aptos" w:cs="Aptos"/>
                <w:lang w:val="en-US"/>
              </w:rPr>
              <w:t xml:space="preserve"> of the DPA Act</w:t>
            </w:r>
          </w:p>
        </w:tc>
      </w:tr>
      <w:tr w:rsidR="00ED23F7" w:rsidRPr="00E72C37" w14:paraId="3AE0BA5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930EDC3" w14:textId="420456BB" w:rsidR="00ED23F7" w:rsidRPr="00E72C37" w:rsidRDefault="00ED23F7" w:rsidP="00ED23F7">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696B0C2" w14:textId="785ACAFF" w:rsidR="00ED23F7" w:rsidRPr="00E72C37" w:rsidRDefault="00ED23F7" w:rsidP="00A3217C">
            <w:pPr>
              <w:jc w:val="both"/>
            </w:pPr>
            <w:r w:rsidRPr="00E72C37">
              <w:rPr>
                <w:rFonts w:eastAsia="Aptos" w:cs="Aptos"/>
                <w:lang w:val="en-US"/>
              </w:rPr>
              <w:t>Controller</w:t>
            </w:r>
          </w:p>
        </w:tc>
      </w:tr>
    </w:tbl>
    <w:p w14:paraId="48CB2B31" w14:textId="741B7F47" w:rsidR="00B11BF9" w:rsidRPr="00E72C37" w:rsidRDefault="4B64BFFE" w:rsidP="30E5DF65">
      <w:pPr>
        <w:spacing w:after="200" w:line="276" w:lineRule="auto"/>
      </w:pPr>
      <w:r w:rsidRPr="00880028">
        <w:rPr>
          <w:rFonts w:eastAsia="Aptos" w:cs="Aptos"/>
          <w:lang w:val="en-US"/>
        </w:rPr>
        <w:t xml:space="preserve"> </w:t>
      </w:r>
    </w:p>
    <w:p w14:paraId="18751DA3" w14:textId="76E54D6E"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industry-specific agenc(ies) (e.g., CRA, payment processors, law enforcement) that must be informed?</w:t>
      </w:r>
    </w:p>
    <w:tbl>
      <w:tblPr>
        <w:tblStyle w:val="TableGrid"/>
        <w:tblW w:w="0" w:type="auto"/>
        <w:tblLayout w:type="fixed"/>
        <w:tblLook w:val="04A0" w:firstRow="1" w:lastRow="0" w:firstColumn="1" w:lastColumn="0" w:noHBand="0" w:noVBand="1"/>
      </w:tblPr>
      <w:tblGrid>
        <w:gridCol w:w="4320"/>
        <w:gridCol w:w="4320"/>
      </w:tblGrid>
      <w:tr w:rsidR="30E5DF65" w:rsidRPr="00E72C37" w14:paraId="020CF9A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5A27455" w14:textId="48380844" w:rsidR="30E5DF65" w:rsidRPr="00E72C37" w:rsidRDefault="30E5DF65" w:rsidP="30E5DF65">
            <w:r w:rsidRPr="00880028">
              <w:rPr>
                <w:rFonts w:eastAsia="Aptos" w:cs="Aptos"/>
                <w:lang w:val="en-US"/>
              </w:rPr>
              <w:lastRenderedPageBreak/>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083B1E5" w14:textId="0D5BB4DF" w:rsidR="30E5DF65" w:rsidRPr="00E72C37" w:rsidRDefault="004524F9" w:rsidP="00A3217C">
            <w:pPr>
              <w:jc w:val="both"/>
              <w:rPr>
                <w:rFonts w:eastAsia="Aptos" w:cs="Aptos"/>
                <w:lang w:val="en-US"/>
              </w:rPr>
            </w:pPr>
            <w:commentRangeStart w:id="11"/>
            <w:r w:rsidRPr="00E72C37">
              <w:rPr>
                <w:rFonts w:eastAsia="Aptos" w:cs="Aptos"/>
                <w:lang w:val="en-US"/>
              </w:rPr>
              <w:t xml:space="preserve">In case the data breach also concerns a breach as described in other regulatory frameworks (such as DORA, NIS2 </w:t>
            </w:r>
            <w:commentRangeEnd w:id="11"/>
            <w:r>
              <w:commentReference w:id="11"/>
            </w:r>
            <w:r w:rsidR="0063211A" w:rsidRPr="00E72C37">
              <w:rPr>
                <w:rFonts w:eastAsia="Aptos" w:cs="Aptos"/>
                <w:lang w:val="en-US"/>
              </w:rPr>
              <w:t>or</w:t>
            </w:r>
            <w:r w:rsidRPr="00E72C37">
              <w:rPr>
                <w:rFonts w:eastAsia="Aptos" w:cs="Aptos"/>
                <w:lang w:val="en-US"/>
              </w:rPr>
              <w:t xml:space="preserve"> the Cyber Resilience Act)</w:t>
            </w:r>
            <w:r w:rsidR="00C06A69" w:rsidRPr="00E72C37">
              <w:rPr>
                <w:rFonts w:eastAsia="Aptos" w:cs="Aptos"/>
                <w:lang w:val="en-US"/>
              </w:rPr>
              <w:t>, the appropriate steps shall be taken, which may involve a notification to another dedicated supervisor.</w:t>
            </w:r>
          </w:p>
          <w:p w14:paraId="105166C8" w14:textId="77777777" w:rsidR="00AE0E77" w:rsidRPr="00E72C37" w:rsidRDefault="00AE0E77" w:rsidP="00A3217C">
            <w:pPr>
              <w:jc w:val="both"/>
              <w:rPr>
                <w:rFonts w:eastAsia="Aptos" w:cs="Aptos"/>
                <w:lang w:val="en-US"/>
              </w:rPr>
            </w:pPr>
          </w:p>
          <w:p w14:paraId="32D30A2B" w14:textId="76FB11B5" w:rsidR="00AE0E77" w:rsidRPr="00E72C37" w:rsidRDefault="00AE0E77" w:rsidP="00A3217C">
            <w:pPr>
              <w:jc w:val="both"/>
            </w:pPr>
            <w:r w:rsidRPr="00E72C37">
              <w:rPr>
                <w:rFonts w:eastAsia="Aptos" w:cs="Aptos"/>
                <w:lang w:val="en-US"/>
              </w:rPr>
              <w:t xml:space="preserve">Moreover, in case the controller has become the victim of a cyber-attack, it is possible to file a criminal complaint. However, there is no statutory obligation to </w:t>
            </w:r>
            <w:r w:rsidR="005321E3" w:rsidRPr="00E72C37">
              <w:rPr>
                <w:rFonts w:eastAsia="Aptos" w:cs="Aptos"/>
                <w:lang w:val="en-US"/>
              </w:rPr>
              <w:t>do so. Contractual provisions (such as insurance policies) may require such actions.</w:t>
            </w:r>
          </w:p>
        </w:tc>
      </w:tr>
      <w:tr w:rsidR="30E5DF65" w:rsidRPr="00E72C37" w14:paraId="5CA511D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D58CFD" w14:textId="5994282A"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C72550D" w14:textId="1B9BF9DB" w:rsidR="00DE5C3C" w:rsidRPr="00E72C37" w:rsidRDefault="00DE5C3C" w:rsidP="00A3217C">
            <w:commentRangeStart w:id="8"/>
            <w:commentRangeStart w:id="7"/>
            <w:pPr>
              <w:jc w:val="both"/>
              <w:rPr>
                <w:rFonts w:eastAsia="Aptos" w:cs="Aptos"/>
                <w:lang w:val="en-US"/>
              </w:rPr>
            </w:pPr>
            <w:r w:rsidRPr="00E72C37">
              <w:rPr>
                <w:rFonts w:eastAsia="Aptos" w:cs="Aptos"/>
                <w:lang w:val="en-US"/>
              </w:rPr>
              <w:t>Art. 19</w:t>
            </w:r>
            <w:r w:rsidR="00BE3480" w:rsidRPr="00E72C37">
              <w:rPr>
                <w:rFonts w:eastAsia="Aptos" w:cs="Aptos"/>
                <w:lang w:val="en-US"/>
              </w:rPr>
              <w:t xml:space="preserve"> of Regulation (EU) 2022/2554 of the European Parliament and of the Council of 14 December 2022 on digital operational resilience for the financial sector and amending Regulations (EC) No 1060/2009, (EU) No 648/2012, (EU) No 600/2014, (EU) No 909/2014 and (EU) 2016/1011 (DORA)</w:t>
            </w:r>
            <w:commentRangeEnd w:id="7"/>
            <w:r>
              <w:commentReference w:id="7"/>
            </w:r>
            <w:commentRangeEnd w:id="8"/>
            <w:r>
              <w:commentReference w:id="8"/>
            </w:r>
          </w:p>
          <w:p w14:paraId="153F4F5D" w14:textId="49CD0BDE" w:rsidR="30E5DF65" w:rsidRPr="00E72C37" w:rsidRDefault="00306B2B" w:rsidP="00A3217C">
            <w:pPr>
              <w:jc w:val="both"/>
              <w:rPr>
                <w:rFonts w:eastAsia="Aptos" w:cs="Aptos"/>
                <w:lang w:val="en-US"/>
              </w:rPr>
            </w:pPr>
            <w:r w:rsidRPr="00E72C37">
              <w:rPr>
                <w:rFonts w:eastAsia="Aptos" w:cs="Aptos"/>
                <w:lang w:val="en-US"/>
              </w:rPr>
              <w:t>Chapter II</w:t>
            </w:r>
            <w:r w:rsidR="00156522" w:rsidRPr="00E72C37">
              <w:rPr>
                <w:rFonts w:eastAsia="Aptos" w:cs="Aptos"/>
                <w:lang w:val="en-US"/>
              </w:rPr>
              <w:t xml:space="preserve"> of the Act of April 26, 2024 establishing a framework for the cybersecurity of network and information systems of general importance to public safety</w:t>
            </w:r>
            <w:r w:rsidR="00BE3480" w:rsidRPr="00E72C37">
              <w:rPr>
                <w:rFonts w:eastAsia="Aptos" w:cs="Aptos"/>
                <w:lang w:val="en-US"/>
              </w:rPr>
              <w:t xml:space="preserve"> (Belgian NIS2 Ac</w:t>
            </w:r>
            <w:r w:rsidR="00D83233" w:rsidRPr="00E72C37">
              <w:rPr>
                <w:rFonts w:eastAsia="Aptos" w:cs="Aptos"/>
                <w:lang w:val="en-US"/>
              </w:rPr>
              <w:t>t)</w:t>
            </w:r>
          </w:p>
          <w:p w14:paraId="39718EE6" w14:textId="5A4D1E29" w:rsidR="00156522" w:rsidRPr="00E72C37" w:rsidRDefault="00EC2AD9" w:rsidP="00A3217C">
            <w:pPr>
              <w:jc w:val="both"/>
              <w:rPr>
                <w:rFonts w:eastAsia="Aptos" w:cs="Aptos"/>
                <w:lang w:val="en-US"/>
              </w:rPr>
            </w:pPr>
            <w:r w:rsidRPr="00E72C37">
              <w:rPr>
                <w:rFonts w:eastAsia="Aptos" w:cs="Aptos"/>
                <w:lang w:val="en-US"/>
              </w:rPr>
              <w:t>Art. 14-15</w:t>
            </w:r>
            <w:r w:rsidR="007220B0" w:rsidRPr="00E72C37">
              <w:rPr>
                <w:rFonts w:eastAsia="Aptos" w:cs="Aptos"/>
                <w:lang w:val="en-US"/>
              </w:rPr>
              <w:t xml:space="preserve"> of Regulation (EU) 2024/2847 of the European Parliament and of the Council of 23 October 2024 on horizontal cybersecurity requirements for products with digital elements and amending Regulations (EU) No 168/2013 and (EU) 2019/1020 and Directive (EU) 2020/1828 (Cyber Resilience Act)</w:t>
            </w:r>
          </w:p>
        </w:tc>
      </w:tr>
      <w:tr w:rsidR="00B72B33" w:rsidRPr="00E72C37" w14:paraId="53A47A1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506BC19" w14:textId="71B60446" w:rsidR="00B72B33" w:rsidRPr="00E72C37" w:rsidRDefault="00B72B33" w:rsidP="00B72B33">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F64B695" w14:textId="71463E44" w:rsidR="00B72B33" w:rsidRPr="00E72C37" w:rsidRDefault="00B72B33" w:rsidP="00A3217C">
            <w:pPr>
              <w:jc w:val="both"/>
            </w:pPr>
            <w:r w:rsidRPr="00E72C37">
              <w:rPr>
                <w:rFonts w:eastAsia="Aptos" w:cs="Aptos"/>
                <w:lang w:val="en-US"/>
              </w:rPr>
              <w:t>Controller</w:t>
            </w:r>
          </w:p>
        </w:tc>
      </w:tr>
    </w:tbl>
    <w:p w14:paraId="132A9D7F" w14:textId="4C841B1E" w:rsidR="00B11BF9" w:rsidRPr="00E72C37" w:rsidRDefault="4B64BFFE" w:rsidP="30E5DF65">
      <w:pPr>
        <w:spacing w:after="200" w:line="276" w:lineRule="auto"/>
      </w:pPr>
      <w:r w:rsidRPr="00E72C37">
        <w:rPr>
          <w:rFonts w:eastAsia="Aptos" w:cs="Aptos"/>
          <w:lang w:val="en-US"/>
        </w:rPr>
        <w:t xml:space="preserve"> </w:t>
      </w:r>
    </w:p>
    <w:p w14:paraId="321E0944" w14:textId="7D1B3CBD" w:rsidR="00B11BF9" w:rsidRPr="00E72C37" w:rsidRDefault="4B64BFFE" w:rsidP="30E5DF65">
      <w:pPr>
        <w:spacing w:after="200" w:line="276" w:lineRule="auto"/>
      </w:pPr>
      <w:r w:rsidRPr="00E72C37">
        <w:rPr>
          <w:rFonts w:eastAsia="Aptos" w:cs="Aptos"/>
          <w:lang w:val="en-US"/>
        </w:rPr>
        <w:t>3.2 Affected Individuals Notification</w:t>
      </w:r>
    </w:p>
    <w:p w14:paraId="5376F566" w14:textId="345A1FBB"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Is there a requirement to notify affected individuals?</w:t>
      </w:r>
    </w:p>
    <w:tbl>
      <w:tblPr>
        <w:tblStyle w:val="TableGrid"/>
        <w:tblW w:w="0" w:type="auto"/>
        <w:tblLayout w:type="fixed"/>
        <w:tblLook w:val="04A0" w:firstRow="1" w:lastRow="0" w:firstColumn="1" w:lastColumn="0" w:noHBand="0" w:noVBand="1"/>
      </w:tblPr>
      <w:tblGrid>
        <w:gridCol w:w="4320"/>
        <w:gridCol w:w="4320"/>
      </w:tblGrid>
      <w:tr w:rsidR="30E5DF65" w:rsidRPr="00E72C37" w14:paraId="5ECB18D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699C7A9" w14:textId="5C355FEB"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F4364A7" w14:textId="2C5938D7" w:rsidR="30E5DF65" w:rsidRPr="00E72C37" w:rsidRDefault="003E403E" w:rsidP="0063211A">
            <w:pPr>
              <w:jc w:val="both"/>
              <w:rPr>
                <w:rFonts w:eastAsia="Aptos" w:cs="Aptos"/>
                <w:lang w:val="en-US"/>
              </w:rPr>
            </w:pPr>
            <w:r w:rsidRPr="00E72C37">
              <w:rPr>
                <w:rFonts w:eastAsia="Aptos" w:cs="Aptos"/>
                <w:lang w:val="en-US"/>
              </w:rPr>
              <w:t xml:space="preserve">The controller shall notify the data breach without undue delay to the individuals affected when the personal </w:t>
            </w:r>
            <w:r w:rsidRPr="00E72C37">
              <w:rPr>
                <w:rFonts w:eastAsia="Aptos" w:cs="Aptos"/>
                <w:lang w:val="en-US"/>
              </w:rPr>
              <w:lastRenderedPageBreak/>
              <w:t>data breach is likely to result in a high risk to the rights and freedoms of the natural person.</w:t>
            </w:r>
          </w:p>
        </w:tc>
      </w:tr>
      <w:tr w:rsidR="30E5DF65" w:rsidRPr="00E72C37" w14:paraId="0383831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041205" w14:textId="2191D9DE"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DA9A60E" w14:textId="5D18CDCC" w:rsidR="00704A1A" w:rsidRPr="00E72C37" w:rsidRDefault="00B72B33" w:rsidP="0063211A">
            <w:pPr>
              <w:jc w:val="both"/>
              <w:rPr>
                <w:rFonts w:eastAsia="Aptos" w:cs="Aptos"/>
                <w:lang w:val="en-US"/>
              </w:rPr>
            </w:pPr>
            <w:r w:rsidRPr="00E72C37">
              <w:rPr>
                <w:rFonts w:eastAsia="Aptos" w:cs="Aptos"/>
                <w:lang w:val="en-US"/>
              </w:rPr>
              <w:t>Article 34 (1) of the GDPR</w:t>
            </w:r>
          </w:p>
        </w:tc>
      </w:tr>
      <w:tr w:rsidR="30E5DF65" w:rsidRPr="00E72C37" w14:paraId="25A2D1F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D524ABA" w14:textId="4346F06A"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1267E8D" w14:textId="6BA34877" w:rsidR="30E5DF65" w:rsidRPr="00E72C37" w:rsidRDefault="00B72B33" w:rsidP="0063211A">
            <w:pPr>
              <w:jc w:val="both"/>
            </w:pPr>
            <w:r w:rsidRPr="00E72C37">
              <w:rPr>
                <w:rFonts w:eastAsia="Aptos" w:cs="Aptos"/>
                <w:lang w:val="en-US"/>
              </w:rPr>
              <w:t>Controller</w:t>
            </w:r>
          </w:p>
        </w:tc>
      </w:tr>
    </w:tbl>
    <w:p w14:paraId="477C507A" w14:textId="3F993841" w:rsidR="00B11BF9" w:rsidRPr="00E72C37" w:rsidRDefault="4B64BFFE" w:rsidP="30E5DF65">
      <w:pPr>
        <w:spacing w:after="200" w:line="276" w:lineRule="auto"/>
      </w:pPr>
      <w:r w:rsidRPr="00880028">
        <w:rPr>
          <w:rFonts w:eastAsia="Aptos" w:cs="Aptos"/>
          <w:lang w:val="en-US"/>
        </w:rPr>
        <w:t xml:space="preserve"> </w:t>
      </w:r>
    </w:p>
    <w:p w14:paraId="6578BD24" w14:textId="179F6D26"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Under what circumstances must affected individuals be notified of a breach?</w:t>
      </w:r>
    </w:p>
    <w:tbl>
      <w:tblPr>
        <w:tblStyle w:val="TableGrid"/>
        <w:tblW w:w="8640" w:type="dxa"/>
        <w:tblLayout w:type="fixed"/>
        <w:tblLook w:val="04A0" w:firstRow="1" w:lastRow="0" w:firstColumn="1" w:lastColumn="0" w:noHBand="0" w:noVBand="1"/>
      </w:tblPr>
      <w:tblGrid>
        <w:gridCol w:w="4320"/>
        <w:gridCol w:w="4320"/>
      </w:tblGrid>
      <w:tr w:rsidR="002D57EB" w:rsidRPr="00E72C37" w14:paraId="50A034C4" w14:textId="77777777" w:rsidTr="002D57EB">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E37D29E" w14:textId="44355248" w:rsidR="002D57EB" w:rsidRPr="00E72C37" w:rsidRDefault="002D57EB" w:rsidP="002D57EB">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Pr>
          <w:p w14:paraId="386C57D7" w14:textId="744E2F90" w:rsidR="002D57EB" w:rsidRPr="00880028" w:rsidRDefault="002D57EB" w:rsidP="00704A1A">
            <w:pPr>
              <w:jc w:val="both"/>
              <w:rPr>
                <w:rFonts w:eastAsia="Aptos" w:cs="Aptos"/>
                <w:lang w:val="en-US"/>
              </w:rPr>
            </w:pPr>
            <w:r w:rsidRPr="00E72C37">
              <w:rPr>
                <w:rFonts w:eastAsia="Aptos" w:cs="Aptos"/>
                <w:lang w:val="en-US"/>
              </w:rPr>
              <w:t>The controller shall notify the data breach without undue delay to the individuals affected when the personal data breach is likely to result in a high risk to the rights and freedoms of the natural person.</w:t>
            </w:r>
          </w:p>
        </w:tc>
      </w:tr>
      <w:tr w:rsidR="002D57EB" w:rsidRPr="00E72C37" w14:paraId="7806744E" w14:textId="77777777" w:rsidTr="002D57EB">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6E384E2" w14:textId="4421B654" w:rsidR="002D57EB" w:rsidRPr="00E72C37" w:rsidRDefault="002D57EB" w:rsidP="002D57EB">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Pr>
          <w:p w14:paraId="1DCDFADF" w14:textId="5B8AF4EB" w:rsidR="002D57EB" w:rsidRPr="00880028" w:rsidRDefault="002D57EB" w:rsidP="00704A1A">
            <w:pPr>
              <w:jc w:val="both"/>
              <w:rPr>
                <w:rFonts w:eastAsia="Aptos" w:cs="Aptos"/>
                <w:lang w:val="en-US"/>
              </w:rPr>
            </w:pPr>
            <w:r w:rsidRPr="00E72C37">
              <w:rPr>
                <w:rFonts w:eastAsia="Aptos" w:cs="Aptos"/>
                <w:lang w:val="en-US"/>
              </w:rPr>
              <w:t>Article 34 (1) of the GDPR</w:t>
            </w:r>
          </w:p>
        </w:tc>
      </w:tr>
      <w:tr w:rsidR="002D57EB" w:rsidRPr="00E72C37" w14:paraId="3B9B4A27" w14:textId="77777777" w:rsidTr="002D57EB">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FC11AF" w14:textId="3124D094" w:rsidR="002D57EB" w:rsidRPr="00E72C37" w:rsidRDefault="002D57EB" w:rsidP="002D57EB">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Pr>
          <w:p w14:paraId="7EE8FE26" w14:textId="343F9ECE" w:rsidR="002D57EB" w:rsidRPr="00880028" w:rsidRDefault="002D57EB" w:rsidP="00704A1A">
            <w:pPr>
              <w:jc w:val="both"/>
              <w:rPr>
                <w:rFonts w:eastAsia="Aptos" w:cs="Aptos"/>
                <w:lang w:val="en-US"/>
              </w:rPr>
            </w:pPr>
            <w:r w:rsidRPr="00E72C37">
              <w:rPr>
                <w:rFonts w:eastAsia="Aptos" w:cs="Aptos"/>
                <w:lang w:val="en-US"/>
              </w:rPr>
              <w:t>Controller</w:t>
            </w:r>
          </w:p>
        </w:tc>
      </w:tr>
    </w:tbl>
    <w:p w14:paraId="323B5A02" w14:textId="557CF145" w:rsidR="00B11BF9" w:rsidRPr="00E72C37" w:rsidRDefault="4B64BFFE" w:rsidP="30E5DF65">
      <w:pPr>
        <w:spacing w:after="200" w:line="276" w:lineRule="auto"/>
      </w:pPr>
      <w:r w:rsidRPr="00880028">
        <w:rPr>
          <w:rFonts w:eastAsia="Aptos" w:cs="Aptos"/>
          <w:lang w:val="en-US"/>
        </w:rPr>
        <w:t xml:space="preserve"> </w:t>
      </w:r>
    </w:p>
    <w:p w14:paraId="2B75022E" w14:textId="7AE7C3A4"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exceptions where individuals do not need to be notified (e.g., encrypted data breaches)?</w:t>
      </w:r>
    </w:p>
    <w:tbl>
      <w:tblPr>
        <w:tblStyle w:val="TableGrid"/>
        <w:tblW w:w="0" w:type="auto"/>
        <w:tblLayout w:type="fixed"/>
        <w:tblLook w:val="04A0" w:firstRow="1" w:lastRow="0" w:firstColumn="1" w:lastColumn="0" w:noHBand="0" w:noVBand="1"/>
      </w:tblPr>
      <w:tblGrid>
        <w:gridCol w:w="4320"/>
        <w:gridCol w:w="4320"/>
      </w:tblGrid>
      <w:tr w:rsidR="00E83122" w:rsidRPr="00E72C37" w14:paraId="53A7F00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BF90257" w14:textId="2F61D59C" w:rsidR="00E83122" w:rsidRPr="00E72C37" w:rsidRDefault="00E83122" w:rsidP="00E83122">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55758D4" w14:textId="0EC89376" w:rsidR="00E83122" w:rsidRPr="00E72C37" w:rsidRDefault="00E83122" w:rsidP="00704A1A">
            <w:commentRangeStart w:id="9"/>
            <w:commentRangeStart w:id="2"/>
            <w:pPr>
              <w:shd w:val="clear" w:color="auto" w:fill="FFFFFF"/>
              <w:spacing w:after="240"/>
              <w:jc w:val="both"/>
              <w:rPr>
                <w:rFonts w:eastAsia="Aptos" w:cs="Aptos"/>
              </w:rPr>
            </w:pPr>
            <w:r w:rsidRPr="00E72C37">
              <w:rPr>
                <w:rFonts w:eastAsia="Aptos" w:cs="Aptos"/>
              </w:rPr>
              <w:t xml:space="preserve">The communication to the data subject </w:t>
            </w:r>
            <w:r w:rsidR="00704A1A" w:rsidRPr="00E72C37">
              <w:rPr>
                <w:rFonts w:eastAsia="Aptos" w:cs="Aptos"/>
              </w:rPr>
              <w:t>is not</w:t>
            </w:r>
            <w:r w:rsidRPr="00E72C37">
              <w:rPr>
                <w:rFonts w:eastAsia="Aptos" w:cs="Aptos"/>
              </w:rPr>
              <w:t xml:space="preserve"> required if: (i) the controller has implemented appropriate technical and organisational protection measures, and those measures were applied to the personal data affected by the personal data breach, in particular those that render the personal data unintelligible to any person who is not authorised to access it, such as encryption; (ii) the controller has taken subsequent measures which ensure that the high risk to the rights and freedoms of data subjects is no longer likely to materialise; or (iii) it would involve disproportionate effort. In such a case, there shall instead be a public communication or similar measure whereby the data subjects are informed in an equally effective manner.</w:t>
            </w:r>
            <w:commentRangeStart w:id="12"/>
            <w:r w:rsidRPr="00E72C37">
              <w:rPr>
                <w:rFonts w:eastAsia="Times New Roman" w:cs="Times New Roman"/>
                <w:color w:val="000000"/>
                <w:lang w:eastAsia="en-GB"/>
              </w:rPr>
              <w:t xml:space="preserve"> Moreover, the Belgian DPA has issued guidance on compliance with the GDPR for SMEs, thereby interpreting these principles. </w:t>
            </w:r>
            <w:commentRangeEnd w:id="12"/>
            <w:r>
              <w:commentReference w:id="12"/>
            </w:r>
            <w:r w:rsidRPr="00E72C37">
              <w:rPr>
                <w:rFonts w:eastAsia="Times New Roman"/>
                <w:color w:val="000000"/>
                <w:lang w:eastAsia="en-GB"/>
              </w:rPr>
              <w:t xml:space="preserve">These guidelines state that an SME does not have to report a data breach to the affected individuals if (i) </w:t>
            </w:r>
            <w:r w:rsidRPr="00E72C37">
              <w:rPr>
                <w:rFonts w:eastAsia="Times New Roman"/>
                <w:color w:val="000000"/>
                <w:lang w:eastAsia="en-GB"/>
              </w:rPr>
              <w:lastRenderedPageBreak/>
              <w:t>the SME had security measures in place to apply in the event of a data breach, such as a strong encryption method; (ii) the SME took measures after the data breach to ensure the high risk is unlikely to occur again (e.g. remote deletion in the event of theft of the data carrier); or (iii) individual notification would require a disproportionate effort. In this case, a public announcement is appropriate to inform those involved.</w:t>
            </w:r>
            <w:commentRangeEnd w:id="2"/>
            <w:r>
              <w:commentReference w:id="2"/>
            </w:r>
            <w:commentRangeEnd w:id="9"/>
            <w:r>
              <w:commentReference w:id="9"/>
            </w:r>
          </w:p>
          <w:p w14:paraId="5091E7A5" w14:textId="5F357A68" w:rsidR="00E83122" w:rsidRPr="00E72C37" w:rsidRDefault="00E83122" w:rsidP="00704A1A">
            <w:pPr>
              <w:shd w:val="clear" w:color="auto" w:fill="FFFFFF"/>
              <w:spacing w:after="240"/>
              <w:jc w:val="both"/>
              <w:rPr>
                <w:rFonts w:eastAsia="Times New Roman" w:cs="Times New Roman"/>
                <w:color w:val="000000"/>
                <w:lang w:eastAsia="en-GB"/>
              </w:rPr>
            </w:pPr>
            <w:r w:rsidRPr="00E72C37">
              <w:rPr>
                <w:rFonts w:eastAsia="Aptos" w:cs="Aptos"/>
              </w:rPr>
              <w:t>T</w:t>
            </w:r>
            <w:r w:rsidRPr="00E72C37">
              <w:rPr>
                <w:rFonts w:eastAsia="Times New Roman" w:cs="Times New Roman"/>
                <w:color w:val="000000"/>
                <w:lang w:eastAsia="en-GB"/>
              </w:rPr>
              <w:t>he Belgian legislator has chosen to make use of its competence under Article 23 of the GDPR to introduce an exception for the notification of a data breach to the data subjects. In Belgium, it will not be necessary to notify the data breach to data subjects when the personal data are directly or indirectly derived from certain public authorities, such as judicial authorities, police forces, the</w:t>
            </w:r>
            <w:r w:rsidR="00D12D81" w:rsidRPr="00E72C37">
              <w:rPr>
                <w:rFonts w:eastAsia="Times New Roman" w:cs="Times New Roman"/>
                <w:color w:val="000000"/>
                <w:lang w:eastAsia="en-GB"/>
              </w:rPr>
              <w:t xml:space="preserve"> </w:t>
            </w:r>
            <w:hyperlink r:id="rId31" w:tgtFrame="_blank" w:history="1">
              <w:r w:rsidRPr="00E72C37">
                <w:rPr>
                  <w:rFonts w:eastAsia="Times New Roman" w:cs="Times New Roman"/>
                  <w:color w:val="0000FF"/>
                  <w:u w:val="single"/>
                  <w:lang w:eastAsia="en-GB"/>
                </w:rPr>
                <w:t>General Inspectorate of the Federal Police</w:t>
              </w:r>
            </w:hyperlink>
            <w:r w:rsidRPr="00E72C37">
              <w:rPr>
                <w:rFonts w:eastAsia="Times New Roman" w:cs="Times New Roman"/>
                <w:color w:val="000000"/>
                <w:lang w:eastAsia="en-GB"/>
              </w:rPr>
              <w:t>, the</w:t>
            </w:r>
            <w:r w:rsidR="00D12D81" w:rsidRPr="00E72C37">
              <w:rPr>
                <w:rFonts w:eastAsia="Times New Roman" w:cs="Times New Roman"/>
                <w:color w:val="000000"/>
                <w:lang w:eastAsia="en-GB"/>
              </w:rPr>
              <w:t xml:space="preserve"> </w:t>
            </w:r>
            <w:hyperlink r:id="rId32" w:tgtFrame="_blank" w:history="1">
              <w:r w:rsidRPr="00E72C37">
                <w:rPr>
                  <w:rFonts w:eastAsia="Times New Roman" w:cs="Times New Roman"/>
                  <w:color w:val="0000FF"/>
                  <w:u w:val="single"/>
                  <w:lang w:eastAsia="en-GB"/>
                </w:rPr>
                <w:t>Financial Intelligence Processing Unit</w:t>
              </w:r>
            </w:hyperlink>
            <w:r w:rsidRPr="00E72C37">
              <w:rPr>
                <w:rFonts w:eastAsia="Times New Roman" w:cs="Times New Roman"/>
                <w:color w:val="000000"/>
                <w:lang w:eastAsia="en-GB"/>
              </w:rPr>
              <w:t>, the National Directorate of Research for</w:t>
            </w:r>
            <w:r w:rsidR="00D12D81" w:rsidRPr="00E72C37">
              <w:rPr>
                <w:rFonts w:eastAsia="Times New Roman" w:cs="Times New Roman"/>
                <w:color w:val="000000"/>
                <w:lang w:eastAsia="en-GB"/>
              </w:rPr>
              <w:t xml:space="preserve"> </w:t>
            </w:r>
            <w:hyperlink r:id="rId33" w:tgtFrame="_blank" w:history="1">
              <w:r w:rsidRPr="00E72C37">
                <w:rPr>
                  <w:rFonts w:eastAsia="Times New Roman" w:cs="Times New Roman"/>
                  <w:color w:val="0000FF"/>
                  <w:u w:val="single"/>
                  <w:lang w:eastAsia="en-GB"/>
                </w:rPr>
                <w:t>Customs and Excise</w:t>
              </w:r>
            </w:hyperlink>
            <w:r w:rsidR="00D12D81" w:rsidRPr="00E72C37">
              <w:rPr>
                <w:rFonts w:eastAsia="Times New Roman" w:cs="Times New Roman"/>
                <w:color w:val="000000"/>
                <w:lang w:eastAsia="en-GB"/>
              </w:rPr>
              <w:t xml:space="preserve"> </w:t>
            </w:r>
            <w:r w:rsidRPr="00E72C37">
              <w:rPr>
                <w:rFonts w:eastAsia="Times New Roman" w:cs="Times New Roman"/>
                <w:color w:val="000000"/>
                <w:lang w:eastAsia="en-GB"/>
              </w:rPr>
              <w:t>and the Passenger Information Unit, vis-à-vis public authorities or other agencies and bodies to whom the data was transmitted in accordance with the law.</w:t>
            </w:r>
          </w:p>
        </w:tc>
      </w:tr>
      <w:tr w:rsidR="00E83122" w:rsidRPr="00E72C37" w14:paraId="7844EFA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3F44F71" w14:textId="2964F249" w:rsidR="00E83122" w:rsidRPr="00E72C37" w:rsidRDefault="00E83122" w:rsidP="00E83122">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53589C" w14:textId="21A5DBB3" w:rsidR="00E83122" w:rsidRPr="00E72C37" w:rsidRDefault="00E83122" w:rsidP="00704A1A">
            <w:pPr>
              <w:jc w:val="both"/>
              <w:rPr>
                <w:rFonts w:eastAsia="Aptos" w:cs="Aptos"/>
              </w:rPr>
            </w:pPr>
            <w:r w:rsidRPr="00E72C37">
              <w:rPr>
                <w:rFonts w:eastAsia="Aptos" w:cs="Aptos"/>
              </w:rPr>
              <w:t>Art. 34 (3) of the GDPR</w:t>
            </w:r>
          </w:p>
          <w:p w14:paraId="75565F2F" w14:textId="0D8E813E" w:rsidR="00E83122" w:rsidRPr="00E72C37" w:rsidRDefault="00E83122" w:rsidP="00704A1A">
            <w:pPr>
              <w:jc w:val="both"/>
              <w:rPr>
                <w:rFonts w:eastAsia="Times New Roman" w:cs="Times New Roman"/>
                <w:color w:val="000000"/>
                <w:lang w:eastAsia="en-GB"/>
              </w:rPr>
            </w:pPr>
            <w:hyperlink r:id="rId34" w:history="1">
              <w:r w:rsidRPr="00E72C37">
                <w:rPr>
                  <w:rStyle w:val="Hyperlink"/>
                  <w:rFonts w:eastAsia="Aptos" w:cs="Aptos"/>
                </w:rPr>
                <w:t>https://www.gegevensbeschermingsautoriteit.be/publications/wegwijs-in-de-avg-voor-kmo-s.pdf</w:t>
              </w:r>
            </w:hyperlink>
            <w:r w:rsidRPr="00E72C37">
              <w:rPr>
                <w:rFonts w:eastAsia="Aptos" w:cs="Aptos"/>
              </w:rPr>
              <w:t xml:space="preserve"> (Available in Dutch)</w:t>
            </w:r>
          </w:p>
          <w:p w14:paraId="6B67F3E4" w14:textId="72EA156D" w:rsidR="00E83122" w:rsidRPr="00E72C37" w:rsidRDefault="00E83122" w:rsidP="00704A1A">
            <w:pPr>
              <w:jc w:val="both"/>
              <w:rPr>
                <w:rFonts w:eastAsia="Aptos" w:cs="Aptos"/>
              </w:rPr>
            </w:pPr>
            <w:r w:rsidRPr="00E72C37">
              <w:rPr>
                <w:rFonts w:eastAsia="Times New Roman" w:cs="Times New Roman"/>
                <w:color w:val="000000"/>
                <w:lang w:eastAsia="en-GB"/>
              </w:rPr>
              <w:t>Article 14 of the Data Protection Act 2018</w:t>
            </w:r>
          </w:p>
        </w:tc>
      </w:tr>
      <w:tr w:rsidR="00E83122" w:rsidRPr="00E72C37" w14:paraId="23D05B11"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13040A" w14:textId="2C9FE472" w:rsidR="00E83122" w:rsidRPr="00E72C37" w:rsidRDefault="00E83122" w:rsidP="00E83122">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C2DD6D" w14:textId="1944E7AB" w:rsidR="00E83122" w:rsidRPr="00E72C37" w:rsidRDefault="00E83122" w:rsidP="00704A1A">
            <w:pPr>
              <w:jc w:val="both"/>
            </w:pPr>
            <w:r w:rsidRPr="00E72C37">
              <w:rPr>
                <w:rFonts w:eastAsia="Aptos" w:cs="Aptos"/>
                <w:lang w:val="en-US"/>
              </w:rPr>
              <w:t>Controller</w:t>
            </w:r>
          </w:p>
        </w:tc>
      </w:tr>
    </w:tbl>
    <w:p w14:paraId="54D9353E" w14:textId="4C53CB69" w:rsidR="00B11BF9" w:rsidRPr="00E72C37" w:rsidRDefault="4B64BFFE" w:rsidP="30E5DF65">
      <w:pPr>
        <w:spacing w:after="200" w:line="276" w:lineRule="auto"/>
      </w:pPr>
      <w:r w:rsidRPr="00880028">
        <w:rPr>
          <w:rFonts w:eastAsia="Aptos" w:cs="Aptos"/>
          <w:lang w:val="en-US"/>
        </w:rPr>
        <w:t xml:space="preserve"> </w:t>
      </w:r>
    </w:p>
    <w:p w14:paraId="005370D6" w14:textId="38ABFA2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is the timeframe for notifying individuals?</w:t>
      </w:r>
    </w:p>
    <w:tbl>
      <w:tblPr>
        <w:tblStyle w:val="TableGrid"/>
        <w:tblW w:w="0" w:type="auto"/>
        <w:tblLayout w:type="fixed"/>
        <w:tblLook w:val="04A0" w:firstRow="1" w:lastRow="0" w:firstColumn="1" w:lastColumn="0" w:noHBand="0" w:noVBand="1"/>
      </w:tblPr>
      <w:tblGrid>
        <w:gridCol w:w="4320"/>
        <w:gridCol w:w="4320"/>
      </w:tblGrid>
      <w:tr w:rsidR="30E5DF65" w:rsidRPr="00E72C37" w14:paraId="30B3C08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FDA3CAA" w14:textId="404BB684"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782840" w14:textId="5890F1F6" w:rsidR="30E5DF65" w:rsidRPr="00E72C37" w:rsidRDefault="00AC0687" w:rsidP="005D4493">
            <w:pPr>
              <w:jc w:val="both"/>
            </w:pPr>
            <w:r w:rsidRPr="00E72C37">
              <w:rPr>
                <w:rFonts w:eastAsia="Aptos" w:cs="Aptos"/>
                <w:lang w:val="en-US"/>
              </w:rPr>
              <w:t xml:space="preserve">As soon as a </w:t>
            </w:r>
            <w:r w:rsidR="002538B4" w:rsidRPr="00E72C37">
              <w:rPr>
                <w:rFonts w:eastAsia="Aptos" w:cs="Aptos"/>
                <w:lang w:val="en-US"/>
              </w:rPr>
              <w:t xml:space="preserve">high risk </w:t>
            </w:r>
            <w:r w:rsidRPr="00E72C37">
              <w:rPr>
                <w:rFonts w:eastAsia="Aptos" w:cs="Aptos"/>
                <w:lang w:val="en-US"/>
              </w:rPr>
              <w:t xml:space="preserve">data breach is known to the organization involved, the affected data subjects must be informed without delay. This means that the </w:t>
            </w:r>
            <w:r w:rsidR="002538B4" w:rsidRPr="00E72C37">
              <w:rPr>
                <w:rFonts w:eastAsia="Aptos" w:cs="Aptos"/>
                <w:lang w:val="en-US"/>
              </w:rPr>
              <w:t xml:space="preserve">data subjects </w:t>
            </w:r>
            <w:r w:rsidRPr="00E72C37">
              <w:rPr>
                <w:rFonts w:eastAsia="Aptos" w:cs="Aptos"/>
                <w:lang w:val="en-US"/>
              </w:rPr>
              <w:t xml:space="preserve">must be notified </w:t>
            </w:r>
            <w:r w:rsidRPr="00E72C37">
              <w:rPr>
                <w:rFonts w:eastAsia="Aptos" w:cs="Aptos"/>
                <w:lang w:val="en-US"/>
              </w:rPr>
              <w:lastRenderedPageBreak/>
              <w:t>within a reasonable period of time after the discovery of the data breach. There may be reasons to wait before doing so, for example to take security measures or to investigate the extent and cause of the data breach.</w:t>
            </w:r>
          </w:p>
        </w:tc>
      </w:tr>
      <w:tr w:rsidR="30E5DF65" w:rsidRPr="00E72C37" w14:paraId="46EB954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67AC685" w14:textId="536D3124"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0BD91EA" w14:textId="024C0CB3" w:rsidR="30E5DF65" w:rsidRPr="00E72C37" w:rsidRDefault="005A1301" w:rsidP="005D4493">
            <w:pPr>
              <w:jc w:val="both"/>
            </w:pPr>
            <w:r w:rsidRPr="00E72C37">
              <w:rPr>
                <w:rFonts w:eastAsia="Aptos" w:cs="Aptos"/>
                <w:lang w:val="en-US"/>
              </w:rPr>
              <w:t>Art. 34 of the GDPR</w:t>
            </w:r>
          </w:p>
        </w:tc>
      </w:tr>
      <w:tr w:rsidR="30E5DF65" w:rsidRPr="00E72C37" w14:paraId="1B583FD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5B991FC" w14:textId="28F11641"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DCF117D" w14:textId="003D5EA2" w:rsidR="30E5DF65" w:rsidRPr="00E72C37" w:rsidRDefault="005A1301" w:rsidP="005D4493">
            <w:pPr>
              <w:jc w:val="both"/>
            </w:pPr>
            <w:r w:rsidRPr="00E72C37">
              <w:rPr>
                <w:rFonts w:eastAsia="Aptos" w:cs="Aptos"/>
                <w:lang w:val="en-US"/>
              </w:rPr>
              <w:t>Controller</w:t>
            </w:r>
          </w:p>
        </w:tc>
      </w:tr>
    </w:tbl>
    <w:p w14:paraId="45312012" w14:textId="3FFF5899" w:rsidR="00B11BF9" w:rsidRPr="00E72C37" w:rsidRDefault="4B64BFFE" w:rsidP="30E5DF65">
      <w:pPr>
        <w:spacing w:after="200" w:line="276" w:lineRule="auto"/>
      </w:pPr>
      <w:r w:rsidRPr="00880028">
        <w:rPr>
          <w:rFonts w:eastAsia="Aptos" w:cs="Aptos"/>
          <w:lang w:val="en-US"/>
        </w:rPr>
        <w:t xml:space="preserve"> </w:t>
      </w:r>
    </w:p>
    <w:p w14:paraId="3552BAA0" w14:textId="66F8DC70"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information must be included in the notification?</w:t>
      </w:r>
    </w:p>
    <w:tbl>
      <w:tblPr>
        <w:tblStyle w:val="TableGrid"/>
        <w:tblW w:w="0" w:type="auto"/>
        <w:tblLayout w:type="fixed"/>
        <w:tblLook w:val="04A0" w:firstRow="1" w:lastRow="0" w:firstColumn="1" w:lastColumn="0" w:noHBand="0" w:noVBand="1"/>
      </w:tblPr>
      <w:tblGrid>
        <w:gridCol w:w="4320"/>
        <w:gridCol w:w="4320"/>
      </w:tblGrid>
      <w:tr w:rsidR="30E5DF65" w:rsidRPr="00E72C37" w14:paraId="5FF7098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E9CB95" w14:textId="64A458EC"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001D520" w14:textId="77777777" w:rsidR="00575F57" w:rsidRDefault="00E173A0" w:rsidP="005D4493">
            <w:commentRangeStart w:id="3"/>
            <w:pPr>
              <w:tabs>
                <w:tab w:val="num" w:pos="720"/>
              </w:tabs>
              <w:jc w:val="both"/>
            </w:pPr>
            <w:r w:rsidRPr="00E72C37">
              <w:t xml:space="preserve">This communication to the </w:t>
            </w:r>
            <w:r w:rsidR="00686A41" w:rsidRPr="00E72C37">
              <w:t>data subjects</w:t>
            </w:r>
            <w:r w:rsidRPr="00E72C37">
              <w:t xml:space="preserve"> </w:t>
            </w:r>
            <w:r w:rsidR="00686A41" w:rsidRPr="00E72C37">
              <w:t>shall</w:t>
            </w:r>
            <w:r w:rsidRPr="00E72C37">
              <w:t xml:space="preserve"> describe in clear and plain language the nature of the personal data breach and </w:t>
            </w:r>
            <w:r w:rsidR="00686A41" w:rsidRPr="00E72C37">
              <w:t>shall</w:t>
            </w:r>
            <w:r w:rsidRPr="00E72C37">
              <w:t xml:space="preserve"> include at least the following information:</w:t>
            </w:r>
            <w:r w:rsidR="00686A41" w:rsidRPr="00E72C37">
              <w:t xml:space="preserve"> </w:t>
            </w:r>
            <w:commentRangeEnd w:id="3"/>
            <w:r>
              <w:commentReference w:id="3"/>
            </w:r>
          </w:p>
          <w:p w14:paraId="4459B98D" w14:textId="3AA29EE9" w:rsidR="00575F57" w:rsidRDefault="00E173A0" w:rsidP="00575F57">
            <w:pPr>
              <w:pStyle w:val="ListParagraph"/>
              <w:numPr>
                <w:ilvl w:val="0"/>
                <w:numId w:val="14"/>
              </w:numPr>
              <w:jc w:val="both"/>
            </w:pPr>
            <w:r w:rsidRPr="00E72C37">
              <w:t>the name and contact details of the data protection officer or other contact point where more information can be obtained;</w:t>
            </w:r>
            <w:r w:rsidR="00686A41" w:rsidRPr="00E72C37">
              <w:t xml:space="preserve"> </w:t>
            </w:r>
          </w:p>
          <w:p w14:paraId="1EA9F5F0" w14:textId="0BB7161B" w:rsidR="00575F57" w:rsidRDefault="00E173A0" w:rsidP="00575F57">
            <w:pPr>
              <w:pStyle w:val="ListParagraph"/>
              <w:numPr>
                <w:ilvl w:val="0"/>
                <w:numId w:val="14"/>
              </w:numPr>
              <w:jc w:val="both"/>
            </w:pPr>
            <w:r w:rsidRPr="00E72C37">
              <w:t>a description of the likely consequences of the personal data breach; and</w:t>
            </w:r>
            <w:r w:rsidR="00367C85" w:rsidRPr="00E72C37">
              <w:t xml:space="preserve"> </w:t>
            </w:r>
          </w:p>
          <w:p w14:paraId="006A1EC9" w14:textId="77777777" w:rsidR="00575F57" w:rsidRDefault="00E173A0" w:rsidP="00575F57">
            <w:pPr>
              <w:pStyle w:val="ListParagraph"/>
              <w:numPr>
                <w:ilvl w:val="0"/>
                <w:numId w:val="14"/>
              </w:numPr>
              <w:jc w:val="both"/>
            </w:pPr>
            <w:r w:rsidRPr="00E72C37">
              <w:t>a description of the measures taken or proposed to be taken by the organisation to address the personal data breach, including, where appropriate, measures to mitigate its possible adverse effects.</w:t>
            </w:r>
            <w:r w:rsidR="00E61146" w:rsidRPr="00E72C37">
              <w:t xml:space="preserve"> </w:t>
            </w:r>
          </w:p>
          <w:p w14:paraId="1543AA90" w14:textId="7B4425C6" w:rsidR="30E5DF65" w:rsidRPr="00E72C37" w:rsidRDefault="00E61146" w:rsidP="00880028">
            <w:pPr>
              <w:jc w:val="both"/>
            </w:pPr>
            <w:r w:rsidRPr="00E72C37">
              <w:t>Moreover, the communication shall include recommendations for the natural person concerned to mitigate potential adverse effects.</w:t>
            </w:r>
          </w:p>
        </w:tc>
      </w:tr>
      <w:tr w:rsidR="30E5DF65" w:rsidRPr="00E72C37" w14:paraId="053741F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E14CC2" w14:textId="16D0680B"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DE772D" w14:textId="09D7CBE6" w:rsidR="00B0469F" w:rsidRPr="00E72C37" w:rsidRDefault="009700F8" w:rsidP="005D4493">
            <w:pPr>
              <w:jc w:val="both"/>
              <w:rPr>
                <w:rFonts w:eastAsia="Aptos" w:cs="Aptos"/>
                <w:lang w:val="en-US"/>
              </w:rPr>
            </w:pPr>
            <w:r w:rsidRPr="00E72C37">
              <w:rPr>
                <w:rFonts w:eastAsia="Aptos" w:cs="Aptos"/>
                <w:lang w:val="en-US"/>
              </w:rPr>
              <w:t xml:space="preserve">Recital 86 and </w:t>
            </w:r>
            <w:r w:rsidR="00B0469F" w:rsidRPr="00E72C37">
              <w:rPr>
                <w:rFonts w:eastAsia="Aptos" w:cs="Aptos"/>
                <w:lang w:val="en-US"/>
              </w:rPr>
              <w:t>Art</w:t>
            </w:r>
            <w:r w:rsidR="00575F57">
              <w:rPr>
                <w:rFonts w:eastAsia="Aptos" w:cs="Aptos"/>
                <w:lang w:val="en-US"/>
              </w:rPr>
              <w:t>icle</w:t>
            </w:r>
            <w:r w:rsidR="00B0469F" w:rsidRPr="00E72C37">
              <w:rPr>
                <w:rFonts w:eastAsia="Aptos" w:cs="Aptos"/>
                <w:lang w:val="en-US"/>
              </w:rPr>
              <w:t xml:space="preserve"> 34 (2) of the GDPR</w:t>
            </w:r>
          </w:p>
        </w:tc>
      </w:tr>
      <w:tr w:rsidR="30E5DF65" w:rsidRPr="00E72C37" w14:paraId="286CFFE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FBDED47" w14:textId="762AE4CA"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A32D1AE" w14:textId="351BA2B2" w:rsidR="30E5DF65" w:rsidRPr="00E72C37" w:rsidRDefault="001A4667" w:rsidP="005D4493">
            <w:pPr>
              <w:jc w:val="both"/>
            </w:pPr>
            <w:r w:rsidRPr="00E72C37">
              <w:rPr>
                <w:rFonts w:eastAsia="Aptos" w:cs="Aptos"/>
                <w:lang w:val="en-US"/>
              </w:rPr>
              <w:t>Controller</w:t>
            </w:r>
          </w:p>
        </w:tc>
      </w:tr>
    </w:tbl>
    <w:p w14:paraId="2EECE829" w14:textId="2B924691" w:rsidR="00B11BF9" w:rsidRPr="00E72C37" w:rsidRDefault="4B64BFFE" w:rsidP="30E5DF65">
      <w:pPr>
        <w:spacing w:after="200" w:line="276" w:lineRule="auto"/>
      </w:pPr>
      <w:r w:rsidRPr="00880028">
        <w:rPr>
          <w:rFonts w:eastAsia="Aptos" w:cs="Aptos"/>
          <w:lang w:val="en-US"/>
        </w:rPr>
        <w:t xml:space="preserve"> </w:t>
      </w:r>
    </w:p>
    <w:p w14:paraId="26B56D7F" w14:textId="2EBD70BF"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any prescribed methods for notifying individuals? (e.g., directly to the data subject, on their website, etc.)</w:t>
      </w:r>
    </w:p>
    <w:tbl>
      <w:tblPr>
        <w:tblStyle w:val="TableGrid"/>
        <w:tblW w:w="0" w:type="auto"/>
        <w:tblLayout w:type="fixed"/>
        <w:tblLook w:val="04A0" w:firstRow="1" w:lastRow="0" w:firstColumn="1" w:lastColumn="0" w:noHBand="0" w:noVBand="1"/>
      </w:tblPr>
      <w:tblGrid>
        <w:gridCol w:w="4320"/>
        <w:gridCol w:w="4320"/>
      </w:tblGrid>
      <w:tr w:rsidR="30E5DF65" w:rsidRPr="00E72C37" w14:paraId="3DFBD64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E3AC8D" w14:textId="73F1A628"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60C726D" w14:textId="23F7CE15" w:rsidR="30E5DF65" w:rsidRPr="00E72C37" w:rsidRDefault="007B26B8" w:rsidP="008D6897">
            <w:pPr>
              <w:jc w:val="both"/>
              <w:rPr>
                <w:rFonts w:eastAsia="Aptos" w:cs="Aptos"/>
              </w:rPr>
            </w:pPr>
            <w:r w:rsidRPr="00E72C37">
              <w:rPr>
                <w:rFonts w:eastAsia="Aptos" w:cs="Aptos"/>
              </w:rPr>
              <w:t xml:space="preserve">The assumption is that an individual notification can and may be replaced by a public (or collective) notification where appropriate. This does not have to be done in writing or electronically, but it should be noted that it is </w:t>
            </w:r>
            <w:r w:rsidRPr="00E72C37">
              <w:rPr>
                <w:rFonts w:eastAsia="Aptos" w:cs="Aptos"/>
              </w:rPr>
              <w:lastRenderedPageBreak/>
              <w:t>recommended that the communication be made in a form that allows the responsible party to provide proof of the notification.</w:t>
            </w:r>
          </w:p>
        </w:tc>
      </w:tr>
      <w:tr w:rsidR="005B5625" w:rsidRPr="00E72C37" w14:paraId="5FF98258"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B83A737" w14:textId="1EE3DA53" w:rsidR="005B5625" w:rsidRPr="00E72C37" w:rsidRDefault="005B5625" w:rsidP="005B562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4235626" w14:textId="36B5F1F9" w:rsidR="005B5625" w:rsidRPr="00E72C37" w:rsidRDefault="005B5625" w:rsidP="008D6897">
            <w:pPr>
              <w:jc w:val="both"/>
            </w:pPr>
            <w:r w:rsidRPr="00E72C37">
              <w:rPr>
                <w:rFonts w:eastAsia="Aptos" w:cs="Aptos"/>
                <w:lang w:val="en-US"/>
              </w:rPr>
              <w:t>Art</w:t>
            </w:r>
            <w:r w:rsidR="00575F57">
              <w:rPr>
                <w:rFonts w:eastAsia="Aptos" w:cs="Aptos"/>
                <w:lang w:val="en-US"/>
              </w:rPr>
              <w:t>icle</w:t>
            </w:r>
            <w:r w:rsidRPr="00E72C37">
              <w:rPr>
                <w:rFonts w:eastAsia="Aptos" w:cs="Aptos"/>
                <w:lang w:val="en-US"/>
              </w:rPr>
              <w:t xml:space="preserve"> 34 of the GDPR</w:t>
            </w:r>
          </w:p>
        </w:tc>
      </w:tr>
      <w:tr w:rsidR="005B5625" w:rsidRPr="00E72C37" w14:paraId="198E34F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5998AFF" w14:textId="68DDAE4D" w:rsidR="005B5625" w:rsidRPr="00E72C37" w:rsidRDefault="005B5625" w:rsidP="005B562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1E5939F" w14:textId="4D6429C5" w:rsidR="005B5625" w:rsidRPr="00E72C37" w:rsidRDefault="005B5625" w:rsidP="008D6897">
            <w:pPr>
              <w:jc w:val="both"/>
            </w:pPr>
            <w:r w:rsidRPr="00E72C37">
              <w:rPr>
                <w:rFonts w:eastAsia="Aptos" w:cs="Aptos"/>
                <w:lang w:val="en-US"/>
              </w:rPr>
              <w:t>Controller</w:t>
            </w:r>
          </w:p>
        </w:tc>
      </w:tr>
    </w:tbl>
    <w:p w14:paraId="6BD61BFC" w14:textId="35F73176" w:rsidR="00B11BF9" w:rsidRPr="00E72C37" w:rsidRDefault="4B64BFFE" w:rsidP="30E5DF65">
      <w:pPr>
        <w:spacing w:after="200" w:line="276" w:lineRule="auto"/>
      </w:pPr>
      <w:r w:rsidRPr="00880028">
        <w:rPr>
          <w:rFonts w:eastAsia="Aptos" w:cs="Aptos"/>
          <w:lang w:val="en-US"/>
        </w:rPr>
        <w:t xml:space="preserve"> </w:t>
      </w:r>
    </w:p>
    <w:p w14:paraId="2BB73E72" w14:textId="002ABE3E"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any exemptions to the prescribed method for notice (e.g., substitute notice)?</w:t>
      </w:r>
    </w:p>
    <w:tbl>
      <w:tblPr>
        <w:tblStyle w:val="TableGrid"/>
        <w:tblW w:w="0" w:type="auto"/>
        <w:tblLayout w:type="fixed"/>
        <w:tblLook w:val="04A0" w:firstRow="1" w:lastRow="0" w:firstColumn="1" w:lastColumn="0" w:noHBand="0" w:noVBand="1"/>
      </w:tblPr>
      <w:tblGrid>
        <w:gridCol w:w="4320"/>
        <w:gridCol w:w="4320"/>
      </w:tblGrid>
      <w:tr w:rsidR="30E5DF65" w:rsidRPr="00E72C37" w14:paraId="7465271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544DE5B" w14:textId="53D4CA5D"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4C30AE3" w14:textId="7D10B8DE" w:rsidR="30E5DF65" w:rsidRPr="00E72C37" w:rsidRDefault="00575F57" w:rsidP="30E5DF65">
            <w:r>
              <w:rPr>
                <w:rFonts w:eastAsia="Aptos" w:cs="Aptos"/>
                <w:lang w:val="en-US"/>
              </w:rPr>
              <w:t xml:space="preserve">There are no </w:t>
            </w:r>
            <w:r w:rsidRPr="00F801F1">
              <w:rPr>
                <w:rFonts w:eastAsia="Aptos" w:cs="Aptos"/>
                <w:lang w:val="en-US"/>
              </w:rPr>
              <w:t>exemptions to the prescribed method for notice</w:t>
            </w:r>
            <w:r>
              <w:rPr>
                <w:rFonts w:eastAsia="Aptos" w:cs="Aptos"/>
                <w:lang w:val="en-US"/>
              </w:rPr>
              <w:t>.</w:t>
            </w:r>
          </w:p>
        </w:tc>
      </w:tr>
      <w:tr w:rsidR="007B57F9" w:rsidRPr="00E72C37" w14:paraId="4F240D6C" w14:textId="77777777" w:rsidTr="00880028">
        <w:trPr>
          <w:trHeight w:val="497"/>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B450E5" w14:textId="4821450C" w:rsidR="007B57F9" w:rsidRPr="00E72C37" w:rsidRDefault="007B57F9" w:rsidP="007B57F9">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A3C198" w14:textId="40B70C9C" w:rsidR="007B57F9" w:rsidRPr="00E72C37" w:rsidRDefault="00130812" w:rsidP="007B57F9">
            <w:r w:rsidRPr="00E72C37">
              <w:rPr>
                <w:rFonts w:eastAsia="Aptos" w:cs="Aptos"/>
                <w:lang w:val="en-US"/>
              </w:rPr>
              <w:t>Not applicable</w:t>
            </w:r>
            <w:r w:rsidR="00575F57">
              <w:rPr>
                <w:rFonts w:eastAsia="Aptos" w:cs="Aptos"/>
                <w:lang w:val="en-US"/>
              </w:rPr>
              <w:t>.</w:t>
            </w:r>
          </w:p>
        </w:tc>
      </w:tr>
      <w:tr w:rsidR="007B57F9" w:rsidRPr="00E72C37" w14:paraId="23AD093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EE3D31A" w14:textId="7BAD6E23" w:rsidR="007B57F9" w:rsidRPr="00E72C37" w:rsidRDefault="007B57F9" w:rsidP="007B57F9">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97BC2D" w14:textId="036F20E8" w:rsidR="007B57F9" w:rsidRPr="00E72C37" w:rsidRDefault="00130812" w:rsidP="007B57F9">
            <w:r w:rsidRPr="00E72C37">
              <w:rPr>
                <w:rFonts w:eastAsia="Aptos" w:cs="Aptos"/>
                <w:lang w:val="en-US"/>
              </w:rPr>
              <w:t>Not applicable</w:t>
            </w:r>
            <w:r w:rsidR="00575F57">
              <w:rPr>
                <w:rFonts w:eastAsia="Aptos" w:cs="Aptos"/>
                <w:lang w:val="en-US"/>
              </w:rPr>
              <w:t>.</w:t>
            </w:r>
          </w:p>
        </w:tc>
      </w:tr>
    </w:tbl>
    <w:p w14:paraId="2B9EDC64" w14:textId="72BE3D2B" w:rsidR="00B11BF9" w:rsidRPr="00E72C37" w:rsidRDefault="4B64BFFE" w:rsidP="30E5DF65">
      <w:pPr>
        <w:spacing w:after="200" w:line="276" w:lineRule="auto"/>
      </w:pPr>
      <w:r w:rsidRPr="00E72C37">
        <w:rPr>
          <w:rFonts w:eastAsia="Aptos" w:cs="Aptos"/>
          <w:lang w:val="en-US"/>
        </w:rPr>
        <w:t xml:space="preserve"> </w:t>
      </w:r>
    </w:p>
    <w:p w14:paraId="7C39C7AD" w14:textId="74470234" w:rsidR="00B11BF9" w:rsidRPr="00E72C37" w:rsidRDefault="4B64BFFE" w:rsidP="30E5DF65">
      <w:pPr>
        <w:spacing w:after="200" w:line="276" w:lineRule="auto"/>
      </w:pPr>
      <w:r w:rsidRPr="00E72C37">
        <w:rPr>
          <w:rFonts w:eastAsia="Aptos" w:cs="Aptos"/>
          <w:lang w:val="en-US"/>
        </w:rPr>
        <w:t>3.3 Third Parties Notification</w:t>
      </w:r>
    </w:p>
    <w:p w14:paraId="173C4227" w14:textId="516AA2F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Is there a requirement to notify third parties in the event of a breach? (e.g., joint controllers, controller-processor)</w:t>
      </w:r>
    </w:p>
    <w:tbl>
      <w:tblPr>
        <w:tblStyle w:val="TableGrid"/>
        <w:tblW w:w="0" w:type="auto"/>
        <w:tblLayout w:type="fixed"/>
        <w:tblLook w:val="04A0" w:firstRow="1" w:lastRow="0" w:firstColumn="1" w:lastColumn="0" w:noHBand="0" w:noVBand="1"/>
      </w:tblPr>
      <w:tblGrid>
        <w:gridCol w:w="4320"/>
        <w:gridCol w:w="4320"/>
      </w:tblGrid>
      <w:tr w:rsidR="30E5DF65" w:rsidRPr="00E72C37" w14:paraId="5B7E961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4E823FF" w14:textId="77D11F41"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7EB6D8B" w14:textId="05910D92" w:rsidR="30E5DF65" w:rsidRPr="00E72C37" w:rsidRDefault="00E44093" w:rsidP="008D6897">
            <w:pPr>
              <w:jc w:val="both"/>
            </w:pPr>
            <w:r w:rsidRPr="00E72C37">
              <w:t xml:space="preserve">Processors are obliged by law </w:t>
            </w:r>
            <w:r w:rsidR="006B0703" w:rsidRPr="00E72C37">
              <w:t xml:space="preserve">to inform controllers of data breaches in their systems. In relations between (separate </w:t>
            </w:r>
            <w:r w:rsidR="00575F57">
              <w:t>or</w:t>
            </w:r>
            <w:r w:rsidR="006B0703" w:rsidRPr="00E72C37">
              <w:t xml:space="preserve"> joint) controllers, this is often contractually foreseen.</w:t>
            </w:r>
            <w:r w:rsidR="00947748" w:rsidRPr="00E72C37">
              <w:t xml:space="preserve"> </w:t>
            </w:r>
          </w:p>
        </w:tc>
      </w:tr>
      <w:tr w:rsidR="30E5DF65" w:rsidRPr="00E72C37" w14:paraId="4E15710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410597" w14:textId="5875AEF8"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74868D" w14:textId="1DB19C63" w:rsidR="30E5DF65" w:rsidRPr="00E72C37" w:rsidRDefault="00187B3B" w:rsidP="008D6897">
            <w:pPr>
              <w:jc w:val="both"/>
            </w:pPr>
            <w:r w:rsidRPr="00E72C37">
              <w:rPr>
                <w:rFonts w:eastAsia="Aptos" w:cs="Aptos"/>
                <w:lang w:val="en-US"/>
              </w:rPr>
              <w:t>Art</w:t>
            </w:r>
            <w:r w:rsidR="00765642">
              <w:rPr>
                <w:rFonts w:eastAsia="Aptos" w:cs="Aptos"/>
                <w:lang w:val="en-US"/>
              </w:rPr>
              <w:t>icles</w:t>
            </w:r>
            <w:r w:rsidRPr="00E72C37">
              <w:rPr>
                <w:rFonts w:eastAsia="Aptos" w:cs="Aptos"/>
                <w:lang w:val="en-US"/>
              </w:rPr>
              <w:t xml:space="preserve"> 33(2) and 28(3) of the GDPR</w:t>
            </w:r>
          </w:p>
        </w:tc>
      </w:tr>
      <w:tr w:rsidR="30E5DF65" w:rsidRPr="00E72C37" w14:paraId="753778C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F15B09B" w14:textId="37424789"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88C6F1D" w14:textId="7CC9B209" w:rsidR="30E5DF65" w:rsidRPr="00E72C37" w:rsidRDefault="00725BDD" w:rsidP="008D6897">
            <w:pPr>
              <w:jc w:val="both"/>
            </w:pPr>
            <w:r w:rsidRPr="00E72C37">
              <w:rPr>
                <w:rFonts w:eastAsia="Aptos" w:cs="Aptos"/>
                <w:lang w:val="en-US"/>
              </w:rPr>
              <w:t>Controller and processor</w:t>
            </w:r>
          </w:p>
        </w:tc>
      </w:tr>
    </w:tbl>
    <w:p w14:paraId="4182EACD" w14:textId="0B225356" w:rsidR="00B11BF9" w:rsidRPr="00E72C37" w:rsidRDefault="4B64BFFE" w:rsidP="30E5DF65">
      <w:pPr>
        <w:spacing w:after="200" w:line="276" w:lineRule="auto"/>
      </w:pPr>
      <w:r w:rsidRPr="00880028">
        <w:rPr>
          <w:rFonts w:eastAsia="Aptos" w:cs="Aptos"/>
          <w:lang w:val="en-US"/>
        </w:rPr>
        <w:t xml:space="preserve"> </w:t>
      </w:r>
    </w:p>
    <w:p w14:paraId="55D265BB" w14:textId="25C02945"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Under what circumstances must third parties be notified?</w:t>
      </w:r>
    </w:p>
    <w:tbl>
      <w:tblPr>
        <w:tblStyle w:val="TableGrid"/>
        <w:tblW w:w="8640" w:type="dxa"/>
        <w:tblLayout w:type="fixed"/>
        <w:tblLook w:val="04A0" w:firstRow="1" w:lastRow="0" w:firstColumn="1" w:lastColumn="0" w:noHBand="0" w:noVBand="1"/>
      </w:tblPr>
      <w:tblGrid>
        <w:gridCol w:w="4320"/>
        <w:gridCol w:w="4320"/>
      </w:tblGrid>
      <w:tr w:rsidR="006B0703" w:rsidRPr="00E72C37" w14:paraId="17BF4438" w14:textId="77777777" w:rsidTr="006B0703">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34D1E5E" w14:textId="0D7DCAA2" w:rsidR="006B0703" w:rsidRPr="00E72C37" w:rsidRDefault="006B0703" w:rsidP="001A32B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Pr>
          <w:p w14:paraId="488C2A80" w14:textId="078F1CF0" w:rsidR="006B0703" w:rsidRPr="00880028" w:rsidRDefault="006B0703" w:rsidP="002709D2">
            <w:pPr>
              <w:jc w:val="both"/>
              <w:rPr>
                <w:rFonts w:eastAsia="Aptos" w:cs="Aptos"/>
                <w:lang w:val="en-US"/>
              </w:rPr>
            </w:pPr>
            <w:r w:rsidRPr="00E72C37">
              <w:t xml:space="preserve">The processor must inform the controller without unreasonable delay as soon as </w:t>
            </w:r>
            <w:r w:rsidR="00765642">
              <w:t>they</w:t>
            </w:r>
            <w:r w:rsidR="00765642" w:rsidRPr="00E72C37">
              <w:t xml:space="preserve"> </w:t>
            </w:r>
            <w:r w:rsidRPr="00E72C37">
              <w:t xml:space="preserve">becomes aware of a data breach. This must be included in the processing agreement agreed between the parties. This agreement must stipulate that the processor, taking into account the nature of the processing and the information available to </w:t>
            </w:r>
            <w:r w:rsidR="00765642">
              <w:t>them</w:t>
            </w:r>
            <w:commentRangeStart w:id="10"/>
            <w:r w:rsidRPr="00E72C37">
              <w:t>, shall assist the controller in complying with the obligations under (inter alia)</w:t>
            </w:r>
            <w:commentRangeEnd w:id="10"/>
            <w:r>
              <w:commentReference w:id="10"/>
            </w:r>
            <w:r w:rsidR="001A6C4F" w:rsidRPr="00E72C37">
              <w:t xml:space="preserve"> </w:t>
            </w:r>
            <w:r w:rsidRPr="00E72C37">
              <w:t xml:space="preserve">Articles 33-34 </w:t>
            </w:r>
            <w:r w:rsidR="00765642">
              <w:t xml:space="preserve">of the </w:t>
            </w:r>
            <w:r w:rsidRPr="00E72C37">
              <w:t>GDPR. Moreover, in controller-to-controller and joint controller agreements</w:t>
            </w:r>
            <w:r w:rsidR="00D138CF">
              <w:t>,</w:t>
            </w:r>
            <w:r w:rsidRPr="00E72C37">
              <w:t xml:space="preserve"> the notification of data </w:t>
            </w:r>
            <w:r w:rsidRPr="00E72C37">
              <w:lastRenderedPageBreak/>
              <w:t>breaches is often foreseen, leading to an information obligation towards the contracting parties.</w:t>
            </w:r>
          </w:p>
        </w:tc>
      </w:tr>
      <w:tr w:rsidR="006B0703" w:rsidRPr="00E72C37" w14:paraId="161CDF4A" w14:textId="77777777" w:rsidTr="006B0703">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CED422C" w14:textId="4159E587" w:rsidR="006B0703" w:rsidRPr="00E72C37" w:rsidRDefault="006B0703" w:rsidP="001A32B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Pr>
          <w:p w14:paraId="5DADF9FD" w14:textId="7F2ECFEF" w:rsidR="006B0703" w:rsidRPr="00880028" w:rsidRDefault="006B0703" w:rsidP="002709D2">
            <w:pPr>
              <w:jc w:val="both"/>
              <w:rPr>
                <w:rFonts w:eastAsia="Aptos" w:cs="Aptos"/>
                <w:lang w:val="en-US"/>
              </w:rPr>
            </w:pPr>
            <w:r w:rsidRPr="00E72C37">
              <w:rPr>
                <w:rFonts w:eastAsia="Aptos" w:cs="Aptos"/>
                <w:lang w:val="en-US"/>
              </w:rPr>
              <w:t>Art</w:t>
            </w:r>
            <w:r w:rsidR="00D138CF">
              <w:rPr>
                <w:rFonts w:eastAsia="Aptos" w:cs="Aptos"/>
                <w:lang w:val="en-US"/>
              </w:rPr>
              <w:t>icles</w:t>
            </w:r>
            <w:r w:rsidRPr="00E72C37">
              <w:rPr>
                <w:rFonts w:eastAsia="Aptos" w:cs="Aptos"/>
                <w:lang w:val="en-US"/>
              </w:rPr>
              <w:t xml:space="preserve"> 33(2) and 28(3) of the GDPR</w:t>
            </w:r>
          </w:p>
        </w:tc>
      </w:tr>
      <w:tr w:rsidR="006B0703" w:rsidRPr="00E72C37" w14:paraId="6F4FC0DD" w14:textId="77777777" w:rsidTr="006B0703">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BD0BA9" w14:textId="2D1F566A" w:rsidR="006B0703" w:rsidRPr="00E72C37" w:rsidRDefault="006B0703" w:rsidP="001A32B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Pr>
          <w:p w14:paraId="3AD341DC" w14:textId="039378BB" w:rsidR="006B0703" w:rsidRPr="00880028" w:rsidRDefault="006B0703" w:rsidP="002709D2">
            <w:pPr>
              <w:jc w:val="both"/>
              <w:rPr>
                <w:rFonts w:eastAsia="Aptos" w:cs="Aptos"/>
                <w:lang w:val="en-US"/>
              </w:rPr>
            </w:pPr>
            <w:r w:rsidRPr="00E72C37">
              <w:rPr>
                <w:rFonts w:eastAsia="Aptos" w:cs="Aptos"/>
                <w:lang w:val="en-US"/>
              </w:rPr>
              <w:t>Controller and processor</w:t>
            </w:r>
          </w:p>
        </w:tc>
      </w:tr>
    </w:tbl>
    <w:p w14:paraId="6367C007" w14:textId="4443E384" w:rsidR="00B11BF9" w:rsidRPr="00E72C37" w:rsidRDefault="4B64BFFE" w:rsidP="30E5DF65">
      <w:pPr>
        <w:spacing w:after="200" w:line="276" w:lineRule="auto"/>
      </w:pPr>
      <w:r w:rsidRPr="00880028">
        <w:rPr>
          <w:rFonts w:eastAsia="Aptos" w:cs="Aptos"/>
          <w:lang w:val="en-US"/>
        </w:rPr>
        <w:t xml:space="preserve"> </w:t>
      </w:r>
    </w:p>
    <w:p w14:paraId="41D29529" w14:textId="4BCA701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exceptions where third parties do not need to be notified (e.g., encrypted data breaches)?</w:t>
      </w:r>
    </w:p>
    <w:tbl>
      <w:tblPr>
        <w:tblStyle w:val="TableGrid"/>
        <w:tblW w:w="0" w:type="auto"/>
        <w:tblLayout w:type="fixed"/>
        <w:tblLook w:val="04A0" w:firstRow="1" w:lastRow="0" w:firstColumn="1" w:lastColumn="0" w:noHBand="0" w:noVBand="1"/>
      </w:tblPr>
      <w:tblGrid>
        <w:gridCol w:w="4320"/>
        <w:gridCol w:w="4320"/>
      </w:tblGrid>
      <w:tr w:rsidR="30E5DF65" w:rsidRPr="00E72C37" w14:paraId="75C7EDF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E395A1" w14:textId="40740A5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0BD6A2D" w14:textId="41EBED79" w:rsidR="30E5DF65" w:rsidRPr="00E72C37" w:rsidRDefault="00DF4744" w:rsidP="30E5DF65">
            <w:r w:rsidRPr="00E72C37">
              <w:rPr>
                <w:rFonts w:eastAsia="Aptos" w:cs="Aptos"/>
                <w:lang w:val="en-US"/>
              </w:rPr>
              <w:t>No, in principle</w:t>
            </w:r>
            <w:r w:rsidR="00D138CF">
              <w:rPr>
                <w:rFonts w:eastAsia="Aptos" w:cs="Aptos"/>
                <w:lang w:val="en-US"/>
              </w:rPr>
              <w:t>,</w:t>
            </w:r>
            <w:r w:rsidRPr="00E72C37">
              <w:rPr>
                <w:rFonts w:eastAsia="Aptos" w:cs="Aptos"/>
                <w:lang w:val="en-US"/>
              </w:rPr>
              <w:t xml:space="preserve"> all data breaches must be notified by the processor. </w:t>
            </w:r>
            <w:r w:rsidR="00F97D6F" w:rsidRPr="00E72C37">
              <w:t xml:space="preserve">In relations between (separate </w:t>
            </w:r>
            <w:r w:rsidR="00D138CF">
              <w:t>or</w:t>
            </w:r>
            <w:r w:rsidR="00F97D6F" w:rsidRPr="00E72C37">
              <w:t xml:space="preserve"> joint) controllers, </w:t>
            </w:r>
            <w:r w:rsidR="00623217" w:rsidRPr="00E72C37">
              <w:t>exceptions</w:t>
            </w:r>
            <w:r w:rsidR="00F97D6F" w:rsidRPr="00E72C37">
              <w:t xml:space="preserve"> </w:t>
            </w:r>
            <w:r w:rsidR="00623217" w:rsidRPr="00E72C37">
              <w:t>can be</w:t>
            </w:r>
            <w:r w:rsidR="00F97D6F" w:rsidRPr="00E72C37">
              <w:t xml:space="preserve"> contractually foreseen.</w:t>
            </w:r>
          </w:p>
        </w:tc>
      </w:tr>
      <w:tr w:rsidR="00623217" w:rsidRPr="00E72C37" w14:paraId="4B72084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E2AD8CC" w14:textId="35336B3C" w:rsidR="00623217" w:rsidRPr="00E72C37" w:rsidRDefault="00623217" w:rsidP="00623217">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0A05AF" w14:textId="48E52F58" w:rsidR="00623217" w:rsidRPr="00E72C37" w:rsidRDefault="00623217" w:rsidP="00623217">
            <w:r w:rsidRPr="00E72C37">
              <w:rPr>
                <w:rFonts w:eastAsia="Aptos" w:cs="Aptos"/>
                <w:lang w:val="en-US"/>
              </w:rPr>
              <w:t>Art</w:t>
            </w:r>
            <w:r w:rsidR="00D138CF">
              <w:rPr>
                <w:rFonts w:eastAsia="Aptos" w:cs="Aptos"/>
                <w:lang w:val="en-US"/>
              </w:rPr>
              <w:t>icles</w:t>
            </w:r>
            <w:r w:rsidRPr="00E72C37">
              <w:rPr>
                <w:rFonts w:eastAsia="Aptos" w:cs="Aptos"/>
                <w:lang w:val="en-US"/>
              </w:rPr>
              <w:t xml:space="preserve"> 33(2) and 28(3) of the GDPR</w:t>
            </w:r>
          </w:p>
        </w:tc>
      </w:tr>
      <w:tr w:rsidR="00623217" w:rsidRPr="00E72C37" w14:paraId="59742DC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E1C9754" w14:textId="3D6BED12" w:rsidR="00623217" w:rsidRPr="00E72C37" w:rsidRDefault="00623217" w:rsidP="00623217">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209F69" w14:textId="2B648FD2" w:rsidR="00623217" w:rsidRPr="00E72C37" w:rsidRDefault="00623217" w:rsidP="00623217">
            <w:r w:rsidRPr="00E72C37">
              <w:rPr>
                <w:rFonts w:eastAsia="Aptos" w:cs="Aptos"/>
                <w:lang w:val="en-US"/>
              </w:rPr>
              <w:t>Controller and processor</w:t>
            </w:r>
          </w:p>
        </w:tc>
      </w:tr>
    </w:tbl>
    <w:p w14:paraId="65E0F0A4" w14:textId="5A26BC78" w:rsidR="00B11BF9" w:rsidRPr="00E72C37" w:rsidRDefault="4B64BFFE" w:rsidP="30E5DF65">
      <w:pPr>
        <w:spacing w:after="200" w:line="276" w:lineRule="auto"/>
      </w:pPr>
      <w:r w:rsidRPr="00880028">
        <w:rPr>
          <w:rFonts w:eastAsia="Aptos" w:cs="Aptos"/>
          <w:lang w:val="en-US"/>
        </w:rPr>
        <w:t xml:space="preserve"> </w:t>
      </w:r>
    </w:p>
    <w:p w14:paraId="12838B74" w14:textId="1A6E5A0F"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is the timeframe for notifying third parties?</w:t>
      </w:r>
    </w:p>
    <w:tbl>
      <w:tblPr>
        <w:tblStyle w:val="TableGrid"/>
        <w:tblW w:w="0" w:type="auto"/>
        <w:tblLayout w:type="fixed"/>
        <w:tblLook w:val="04A0" w:firstRow="1" w:lastRow="0" w:firstColumn="1" w:lastColumn="0" w:noHBand="0" w:noVBand="1"/>
      </w:tblPr>
      <w:tblGrid>
        <w:gridCol w:w="4320"/>
        <w:gridCol w:w="4320"/>
      </w:tblGrid>
      <w:tr w:rsidR="30E5DF65" w:rsidRPr="00E72C37" w14:paraId="302CD52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90B02C1" w14:textId="7BB73AFE"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2C5FF9A" w14:textId="40D42A4A" w:rsidR="30E5DF65" w:rsidRPr="00E72C37" w:rsidRDefault="00623217" w:rsidP="00976A95">
            <w:pPr>
              <w:jc w:val="both"/>
            </w:pPr>
            <w:r w:rsidRPr="00E72C37">
              <w:t>It can be contractually agreed that a party must make this notification to the contracting party within a certain period of time.</w:t>
            </w:r>
          </w:p>
        </w:tc>
      </w:tr>
      <w:tr w:rsidR="30E5DF65" w:rsidRPr="00E72C37" w14:paraId="1033D7F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536CA91" w14:textId="5718CC45"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1461428" w14:textId="4829A672" w:rsidR="30E5DF65" w:rsidRPr="00E72C37" w:rsidRDefault="00130812" w:rsidP="00976A95">
            <w:pPr xmlns:w="http://schemas.openxmlformats.org/wordprocessingml/2006/main">
              <w:jc w:val="both"/>
            </w:pPr>
            <w:r>
              <w:rPr xmlns:w="http://schemas.openxmlformats.org/wordprocessingml/2006/main">
                <w:rFonts w:eastAsia="Aptos" w:cs="Aptos"/>
                <w:lang w:val="en-US"/>
              </w:rPr>
              <w:t>Not applicable. Authors recommendation</w:t>
            </w:r>
            <w:del w:id="23" w:author="GN Validator" w:date="2026-05-13T21:29:30Z">
              <w:r>
                <w:rPr xmlns:w="http://schemas.openxmlformats.org/wordprocessingml/2006/main">
                  <w:rFonts w:eastAsia="Aptos" w:cs="Aptos"/>
                  <w:lang w:val="en-US"/>
                </w:rPr>
                <w:delText>.</w:delText>
              </w:r>
            </w:del>
          </w:p>
        </w:tc>
      </w:tr>
      <w:tr w:rsidR="30E5DF65" w:rsidRPr="00E72C37" w14:paraId="4C7517D9"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0B6B2C4" w14:textId="6DAC86FC"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A8C38E" w14:textId="0EEA5425" w:rsidR="30E5DF65" w:rsidRPr="00E72C37" w:rsidRDefault="00623217" w:rsidP="00976A95">
            <w:pPr>
              <w:tabs>
                <w:tab w:val="left" w:pos="97"/>
              </w:tabs>
              <w:jc w:val="both"/>
            </w:pPr>
            <w:r w:rsidRPr="00E72C37">
              <w:rPr>
                <w:rFonts w:eastAsia="Aptos" w:cs="Aptos"/>
                <w:lang w:val="en-US"/>
              </w:rPr>
              <w:t>Controller and processor</w:t>
            </w:r>
          </w:p>
        </w:tc>
      </w:tr>
    </w:tbl>
    <w:p w14:paraId="0432B382" w14:textId="128F2D8D" w:rsidR="00B11BF9" w:rsidRPr="00E72C37" w:rsidRDefault="4B64BFFE" w:rsidP="30E5DF65">
      <w:pPr>
        <w:spacing w:after="200" w:line="276" w:lineRule="auto"/>
      </w:pPr>
      <w:r w:rsidRPr="00880028">
        <w:rPr>
          <w:rFonts w:eastAsia="Aptos" w:cs="Aptos"/>
          <w:lang w:val="en-US"/>
        </w:rPr>
        <w:t xml:space="preserve"> </w:t>
      </w:r>
    </w:p>
    <w:p w14:paraId="008E53B9" w14:textId="69EBA46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information must be included in the notification?</w:t>
      </w:r>
    </w:p>
    <w:tbl>
      <w:tblPr>
        <w:tblStyle w:val="TableGrid"/>
        <w:tblW w:w="8640" w:type="dxa"/>
        <w:tblLayout w:type="fixed"/>
        <w:tblLook w:val="04A0" w:firstRow="1" w:lastRow="0" w:firstColumn="1" w:lastColumn="0" w:noHBand="0" w:noVBand="1"/>
      </w:tblPr>
      <w:tblGrid>
        <w:gridCol w:w="4320"/>
        <w:gridCol w:w="4320"/>
      </w:tblGrid>
      <w:tr w:rsidR="00FE2DA4" w:rsidRPr="00E72C37" w14:paraId="48424E4D" w14:textId="77777777" w:rsidTr="00FE2DA4">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0FFCEF8" w14:textId="6AEE5DD8" w:rsidR="00FE2DA4" w:rsidRPr="00E72C37" w:rsidRDefault="00FE2DA4" w:rsidP="00FE2DA4">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Pr>
          <w:p w14:paraId="0D2AA9FB" w14:textId="789C591F" w:rsidR="00FE2DA4" w:rsidRPr="00880028" w:rsidRDefault="00FE2DA4" w:rsidP="00976A95">
            <w:pPr>
              <w:jc w:val="both"/>
              <w:rPr>
                <w:rFonts w:eastAsia="Aptos" w:cs="Aptos"/>
                <w:lang w:val="en-US"/>
              </w:rPr>
            </w:pPr>
            <w:r w:rsidRPr="00E72C37">
              <w:t xml:space="preserve">The level of detail of information to be notified can be agreed between the parties. With regards to processors, it is often expected that the information shall include </w:t>
            </w:r>
            <w:r w:rsidR="00660E3B" w:rsidRPr="00E72C37">
              <w:t>the details foreseen under</w:t>
            </w:r>
            <w:r w:rsidR="001A6C4F" w:rsidRPr="00E72C37">
              <w:t xml:space="preserve"> </w:t>
            </w:r>
            <w:r w:rsidR="00660E3B" w:rsidRPr="00E72C37">
              <w:t>Art</w:t>
            </w:r>
            <w:r w:rsidR="002E2105">
              <w:t>icles</w:t>
            </w:r>
            <w:r w:rsidR="00660E3B" w:rsidRPr="00E72C37">
              <w:t xml:space="preserve"> 33(3)(a), </w:t>
            </w:r>
            <w:r w:rsidR="002E2105">
              <w:t>33(3)</w:t>
            </w:r>
            <w:r w:rsidR="00660E3B" w:rsidRPr="00E72C37">
              <w:t>(c)</w:t>
            </w:r>
            <w:r w:rsidR="002E2105">
              <w:t>,</w:t>
            </w:r>
            <w:r w:rsidR="00660E3B" w:rsidRPr="00E72C37">
              <w:t xml:space="preserve"> and </w:t>
            </w:r>
            <w:r w:rsidR="002E2105">
              <w:t>33(3)</w:t>
            </w:r>
            <w:r w:rsidR="00660E3B" w:rsidRPr="00E72C37">
              <w:t xml:space="preserve">(d) of the GDPR in order to </w:t>
            </w:r>
            <w:r w:rsidR="00761A80" w:rsidRPr="00E72C37">
              <w:t>make sure the controller can notify the supervisory authority within 72 hours.</w:t>
            </w:r>
          </w:p>
        </w:tc>
      </w:tr>
      <w:tr w:rsidR="00FE2DA4" w:rsidRPr="00E72C37" w14:paraId="3DEB5C69" w14:textId="77777777" w:rsidTr="00FE2DA4">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95648F9" w14:textId="41A80008" w:rsidR="00FE2DA4" w:rsidRPr="00E72C37" w:rsidRDefault="00FE2DA4" w:rsidP="00FE2DA4">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Pr>
          <w:p w14:paraId="045D4D87" w14:textId="59654FB7" w:rsidR="00FE2DA4" w:rsidRPr="00880028" w:rsidRDefault="00130812" w:rsidP="00976A95">
            <w:pPr>
              <w:jc w:val="both"/>
              <w:rPr>
                <w:rFonts w:eastAsia="Aptos" w:cs="Aptos"/>
                <w:lang w:val="en-US"/>
              </w:rPr>
            </w:pPr>
            <w:r w:rsidRPr="00E72C37">
              <w:rPr>
                <w:rFonts w:eastAsia="Aptos" w:cs="Aptos"/>
                <w:lang w:val="en-US"/>
              </w:rPr>
              <w:t>Not applicable</w:t>
            </w:r>
            <w:r w:rsidR="002E2105">
              <w:rPr>
                <w:rFonts w:eastAsia="Aptos" w:cs="Aptos"/>
                <w:lang w:val="en-US"/>
              </w:rPr>
              <w:t>.</w:t>
            </w:r>
          </w:p>
        </w:tc>
      </w:tr>
      <w:tr w:rsidR="00FE2DA4" w:rsidRPr="00E72C37" w14:paraId="40E5536B" w14:textId="77777777" w:rsidTr="00FE2DA4">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1C00880" w14:textId="6C1C9C6A" w:rsidR="00FE2DA4" w:rsidRPr="00E72C37" w:rsidRDefault="00FE2DA4" w:rsidP="00FE2DA4">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Pr>
          <w:p w14:paraId="01A836F9" w14:textId="0AA582B3" w:rsidR="00FE2DA4" w:rsidRPr="00880028" w:rsidRDefault="00FE2DA4" w:rsidP="00976A95">
            <w:pPr>
              <w:jc w:val="both"/>
              <w:rPr>
                <w:rFonts w:eastAsia="Aptos" w:cs="Aptos"/>
                <w:lang w:val="en-US"/>
              </w:rPr>
            </w:pPr>
            <w:r w:rsidRPr="00E72C37">
              <w:rPr>
                <w:rFonts w:eastAsia="Aptos" w:cs="Aptos"/>
                <w:lang w:val="en-US"/>
              </w:rPr>
              <w:t>Controlle</w:t>
            </w:r>
            <w:r w:rsidR="002E2105">
              <w:rPr>
                <w:rFonts w:eastAsia="Aptos" w:cs="Aptos"/>
                <w:lang w:val="en-US"/>
              </w:rPr>
              <w:t>r</w:t>
            </w:r>
            <w:r w:rsidRPr="00E72C37">
              <w:rPr>
                <w:rFonts w:eastAsia="Aptos" w:cs="Aptos"/>
                <w:lang w:val="en-US"/>
              </w:rPr>
              <w:t xml:space="preserve"> and processor</w:t>
            </w:r>
          </w:p>
        </w:tc>
      </w:tr>
    </w:tbl>
    <w:p w14:paraId="32D418F5" w14:textId="01B67193" w:rsidR="00B11BF9" w:rsidRPr="00E72C37" w:rsidRDefault="4B64BFFE" w:rsidP="30E5DF65">
      <w:pPr>
        <w:spacing w:after="200" w:line="276" w:lineRule="auto"/>
      </w:pPr>
      <w:r w:rsidRPr="00E72C37">
        <w:rPr>
          <w:rFonts w:eastAsia="Aptos" w:cs="Aptos"/>
          <w:lang w:val="en-US"/>
        </w:rPr>
        <w:t xml:space="preserve"> </w:t>
      </w:r>
    </w:p>
    <w:p w14:paraId="0621ABDE" w14:textId="24BC15F0" w:rsidR="00B11BF9" w:rsidRPr="00E72C37" w:rsidRDefault="4B64BFFE" w:rsidP="30E5DF65">
      <w:pPr>
        <w:pStyle w:val="ListParagraph"/>
        <w:numPr>
          <w:ilvl w:val="0"/>
          <w:numId w:val="8"/>
        </w:numPr>
        <w:spacing w:after="0" w:line="276" w:lineRule="auto"/>
        <w:rPr>
          <w:rFonts w:eastAsia="Aptos" w:cs="Aptos"/>
          <w:b/>
          <w:bCs/>
          <w:lang w:val="en-US"/>
        </w:rPr>
      </w:pPr>
      <w:r w:rsidRPr="00E72C37">
        <w:rPr>
          <w:rFonts w:eastAsia="Aptos" w:cs="Aptos"/>
          <w:b/>
          <w:bCs/>
          <w:lang w:val="en-US"/>
        </w:rPr>
        <w:t>Enforcement</w:t>
      </w:r>
    </w:p>
    <w:p w14:paraId="41BEB94C" w14:textId="3D9A528F" w:rsidR="00B11BF9" w:rsidRPr="00E72C37" w:rsidRDefault="4B64BFFE" w:rsidP="30E5DF65">
      <w:pPr>
        <w:spacing w:after="200" w:line="276" w:lineRule="auto"/>
      </w:pPr>
      <w:r w:rsidRPr="00E72C37">
        <w:rPr>
          <w:rFonts w:eastAsia="Aptos" w:cs="Aptos"/>
          <w:lang w:val="en-US"/>
        </w:rPr>
        <w:t>4.1 Civil Liability</w:t>
      </w:r>
    </w:p>
    <w:p w14:paraId="6930F835" w14:textId="7E15BAEC"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Does the law(s) provide for civil liability for breach notification requirements?</w:t>
      </w:r>
    </w:p>
    <w:tbl>
      <w:tblPr>
        <w:tblStyle w:val="TableGrid"/>
        <w:tblW w:w="0" w:type="auto"/>
        <w:tblLayout w:type="fixed"/>
        <w:tblLook w:val="04A0" w:firstRow="1" w:lastRow="0" w:firstColumn="1" w:lastColumn="0" w:noHBand="0" w:noVBand="1"/>
      </w:tblPr>
      <w:tblGrid>
        <w:gridCol w:w="4320"/>
        <w:gridCol w:w="4320"/>
      </w:tblGrid>
      <w:tr w:rsidR="30E5DF65" w:rsidRPr="00E72C37" w14:paraId="4C43092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108A01" w14:textId="49445DA8" w:rsidR="30E5DF65" w:rsidRPr="00E72C37" w:rsidRDefault="30E5DF65" w:rsidP="30E5DF65">
            <w:r w:rsidRPr="00880028">
              <w:rPr>
                <w:rFonts w:eastAsia="Aptos" w:cs="Aptos"/>
                <w:lang w:val="en-US"/>
              </w:rPr>
              <w:lastRenderedPageBreak/>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AFFCE81" w14:textId="57F0DD15" w:rsidR="30E5DF65" w:rsidRPr="00E72C37" w:rsidRDefault="00A739BA" w:rsidP="001342DB">
            <w:pPr>
              <w:jc w:val="both"/>
            </w:pPr>
            <w:r w:rsidRPr="00E72C37">
              <w:rPr>
                <w:rFonts w:eastAsia="Aptos" w:cs="Aptos"/>
                <w:lang w:val="en-US"/>
              </w:rPr>
              <w:t xml:space="preserve">Article 82 of the GDPR provides that compensation may be awarded. Based on case law of the </w:t>
            </w:r>
            <w:hyperlink r:id="rId35" w:history="1">
              <w:r w:rsidRPr="000544CE">
                <w:rPr>
                  <w:rStyle w:val="Hyperlink"/>
                  <w:rFonts w:eastAsia="Aptos" w:cs="Aptos"/>
                  <w:lang w:val="en-US"/>
                </w:rPr>
                <w:t>Court of Justice</w:t>
              </w:r>
              <w:r w:rsidR="000544CE" w:rsidRPr="000544CE">
                <w:rPr>
                  <w:rStyle w:val="Hyperlink"/>
                  <w:rFonts w:eastAsia="Aptos" w:cs="Aptos"/>
                  <w:lang w:val="en-US"/>
                </w:rPr>
                <w:t xml:space="preserve"> of the European Union</w:t>
              </w:r>
            </w:hyperlink>
            <w:r w:rsidRPr="00E72C37">
              <w:rPr>
                <w:rFonts w:eastAsia="Aptos" w:cs="Aptos"/>
                <w:lang w:val="en-US"/>
              </w:rPr>
              <w:t>, it appears that for a right to compensation under Article 82(1)</w:t>
            </w:r>
            <w:r w:rsidR="000544CE">
              <w:rPr>
                <w:rFonts w:eastAsia="Aptos" w:cs="Aptos"/>
                <w:lang w:val="en-US"/>
              </w:rPr>
              <w:t xml:space="preserve"> of the</w:t>
            </w:r>
            <w:r w:rsidRPr="00E72C37">
              <w:rPr>
                <w:rFonts w:eastAsia="Aptos" w:cs="Aptos"/>
                <w:lang w:val="en-US"/>
              </w:rPr>
              <w:t xml:space="preserve"> GDPR, three conditions must be cumulatively met. Firstly, there must be a violation of the GDPR, namely the processing of personal data in violation of the provisions of the GDPR. This may include a violation of the obligations regarding data leaks. Secondly, it is required that the violation has actually caused damage (material or immaterial) to the person involved. Finally, proof must be provided of a causal link between damage and infringement, which means that it must be proven that the damage would not have occurred without the infringement.</w:t>
            </w:r>
            <w:r w:rsidR="0090681B" w:rsidRPr="00E72C37">
              <w:rPr>
                <w:rFonts w:eastAsia="Aptos" w:cs="Aptos"/>
                <w:lang w:val="en-US"/>
              </w:rPr>
              <w:t xml:space="preserve"> Damages based on the GDPR have an exclusively compensatory function and not a deterrent function</w:t>
            </w:r>
            <w:r w:rsidR="002248C5" w:rsidRPr="00E72C37">
              <w:rPr>
                <w:rFonts w:eastAsia="Aptos" w:cs="Aptos"/>
                <w:lang w:val="en-US"/>
              </w:rPr>
              <w:t>, therefore, the seriousness of the violation and the possible deliberate nature has no influence o</w:t>
            </w:r>
            <w:r w:rsidR="002C25C4" w:rsidRPr="00E72C37">
              <w:rPr>
                <w:rFonts w:eastAsia="Aptos" w:cs="Aptos"/>
                <w:lang w:val="en-US"/>
              </w:rPr>
              <w:t>n the calculation of the compensation. It shall be noted that the fear of damage or negative consequences caused by a violation of the GDPR may in itself be sufficient to give entitlement to compensation, provided that this fear and the negative consequences are duly proven.</w:t>
            </w:r>
            <w:r w:rsidR="002248C5" w:rsidRPr="00E72C37">
              <w:rPr>
                <w:rFonts w:eastAsia="Aptos" w:cs="Aptos"/>
                <w:lang w:val="en-US"/>
              </w:rPr>
              <w:t xml:space="preserve"> </w:t>
            </w:r>
          </w:p>
        </w:tc>
      </w:tr>
      <w:tr w:rsidR="30E5DF65" w:rsidRPr="00E72C37" w14:paraId="364D1F8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175C097" w14:textId="746AC4CD"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9D776C" w14:textId="77777777" w:rsidR="30E5DF65" w:rsidRPr="00E72C37" w:rsidRDefault="00A739BA" w:rsidP="001342DB">
            <w:pPr>
              <w:jc w:val="both"/>
              <w:rPr>
                <w:rFonts w:eastAsia="Aptos" w:cs="Aptos"/>
                <w:lang w:val="en-US"/>
              </w:rPr>
            </w:pPr>
            <w:r w:rsidRPr="00E72C37">
              <w:rPr>
                <w:rFonts w:eastAsia="Aptos" w:cs="Aptos"/>
                <w:lang w:val="en-US"/>
              </w:rPr>
              <w:t>Article 82 of the GDPR</w:t>
            </w:r>
          </w:p>
          <w:p w14:paraId="2EE5FD01" w14:textId="3C0BEFDC" w:rsidR="000165F2" w:rsidRDefault="000165F2" w:rsidP="001342DB">
            <w:pPr>
              <w:jc w:val="both"/>
              <w:rPr>
                <w:rFonts w:eastAsia="Aptos" w:cs="Aptos"/>
                <w:lang w:val="en-US"/>
              </w:rPr>
            </w:pPr>
            <w:hyperlink r:id="rId36" w:history="1">
              <w:r w:rsidR="00310103" w:rsidRPr="00880028">
                <w:rPr>
                  <w:rStyle w:val="Hyperlink"/>
                </w:rPr>
                <w:t>Court of Justice</w:t>
              </w:r>
              <w:r w:rsidR="00E01B88" w:rsidRPr="00880028">
                <w:rPr>
                  <w:rStyle w:val="Hyperlink"/>
                </w:rPr>
                <w:t xml:space="preserve"> Decision</w:t>
              </w:r>
              <w:r w:rsidR="00310103" w:rsidRPr="00880028">
                <w:rPr>
                  <w:rStyle w:val="Hyperlink"/>
                </w:rPr>
                <w:t xml:space="preserve"> C-182/22</w:t>
              </w:r>
              <w:r w:rsidRPr="000165F2">
                <w:rPr>
                  <w:rStyle w:val="Hyperlink"/>
                  <w:rFonts w:eastAsia="Aptos" w:cs="Aptos"/>
                  <w:lang w:val="en-US"/>
                </w:rPr>
                <w:t xml:space="preserve"> and</w:t>
              </w:r>
              <w:r w:rsidR="00310103" w:rsidRPr="000165F2">
                <w:rPr>
                  <w:rStyle w:val="Hyperlink"/>
                  <w:rFonts w:eastAsia="Aptos" w:cs="Aptos"/>
                  <w:lang w:val="en-US"/>
                </w:rPr>
                <w:t xml:space="preserve"> C-189/22</w:t>
              </w:r>
            </w:hyperlink>
          </w:p>
          <w:p w14:paraId="780653F5" w14:textId="30FDA0DE" w:rsidR="00995399" w:rsidRDefault="003F74FE" w:rsidP="001342DB">
            <w:pPr>
              <w:jc w:val="both"/>
              <w:rPr>
                <w:rFonts w:eastAsia="Aptos" w:cs="Aptos"/>
              </w:rPr>
            </w:pPr>
            <w:hyperlink r:id="rId37" w:history="1">
              <w:r w:rsidR="000165F2" w:rsidRPr="003F74FE">
                <w:rPr>
                  <w:rStyle w:val="Hyperlink"/>
                  <w:rFonts w:eastAsia="Aptos" w:cs="Aptos"/>
                </w:rPr>
                <w:t xml:space="preserve">Court of Justice Decision </w:t>
              </w:r>
              <w:r w:rsidR="008E09E8" w:rsidRPr="003F74FE">
                <w:rPr>
                  <w:rStyle w:val="Hyperlink"/>
                  <w:rFonts w:eastAsia="Aptos" w:cs="Aptos"/>
                </w:rPr>
                <w:t>C-741/21</w:t>
              </w:r>
            </w:hyperlink>
          </w:p>
          <w:p w14:paraId="658DBECB" w14:textId="0D11253D" w:rsidR="00995399" w:rsidRDefault="00995399" w:rsidP="001342DB">
            <w:pPr>
              <w:jc w:val="both"/>
              <w:rPr>
                <w:rFonts w:eastAsia="Aptos" w:cs="Aptos"/>
                <w:lang w:val="en-US"/>
              </w:rPr>
            </w:pPr>
            <w:r w:rsidRPr="000165F2">
              <w:rPr>
                <w:rFonts w:eastAsia="Aptos" w:cs="Aptos"/>
              </w:rPr>
              <w:t xml:space="preserve">Court of Justice Decision </w:t>
            </w:r>
            <w:r w:rsidR="00310103" w:rsidRPr="00E72C37">
              <w:rPr>
                <w:rFonts w:eastAsia="Aptos" w:cs="Aptos"/>
                <w:lang w:val="en-US"/>
              </w:rPr>
              <w:t xml:space="preserve">C-590/22 </w:t>
            </w:r>
          </w:p>
          <w:p w14:paraId="7C4D1547" w14:textId="77777777" w:rsidR="00995399" w:rsidRDefault="00310103" w:rsidP="001342DB">
            <w:pPr>
              <w:jc w:val="both"/>
              <w:rPr>
                <w:rFonts w:eastAsia="Aptos" w:cs="Aptos"/>
                <w:lang w:val="en-US"/>
              </w:rPr>
            </w:pPr>
            <w:r w:rsidRPr="00E72C37">
              <w:rPr>
                <w:rFonts w:eastAsia="Aptos" w:cs="Aptos"/>
                <w:lang w:val="en-US"/>
              </w:rPr>
              <w:t>C-741/21</w:t>
            </w:r>
          </w:p>
          <w:p w14:paraId="7F1CA360" w14:textId="65CE5EAA" w:rsidR="00310103" w:rsidRPr="00E72C37" w:rsidRDefault="00310103" w:rsidP="001342DB">
            <w:pPr>
              <w:jc w:val="both"/>
            </w:pPr>
            <w:r w:rsidRPr="00E72C37">
              <w:rPr>
                <w:rFonts w:eastAsia="Aptos" w:cs="Aptos"/>
                <w:lang w:val="en-US"/>
              </w:rPr>
              <w:t>C300/21</w:t>
            </w:r>
          </w:p>
        </w:tc>
      </w:tr>
      <w:tr w:rsidR="30E5DF65" w:rsidRPr="00E72C37" w14:paraId="13887FD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6AC3CD5" w14:textId="657D0931"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BBC5BB5" w14:textId="3F20DCE3" w:rsidR="30E5DF65" w:rsidRPr="00E72C37" w:rsidRDefault="00A739BA" w:rsidP="001342DB">
            <w:pPr>
              <w:jc w:val="both"/>
            </w:pPr>
            <w:r w:rsidRPr="00E72C37">
              <w:rPr>
                <w:rFonts w:eastAsia="Aptos" w:cs="Aptos"/>
                <w:lang w:val="en-US"/>
              </w:rPr>
              <w:t>Controller</w:t>
            </w:r>
            <w:r w:rsidR="001342DB" w:rsidRPr="00E72C37">
              <w:rPr>
                <w:rFonts w:eastAsia="Aptos" w:cs="Aptos"/>
                <w:lang w:val="en-US"/>
              </w:rPr>
              <w:t xml:space="preserve"> </w:t>
            </w:r>
            <w:r w:rsidRPr="00E72C37">
              <w:rPr>
                <w:rFonts w:eastAsia="Aptos" w:cs="Aptos"/>
                <w:lang w:val="en-US"/>
              </w:rPr>
              <w:t>and processor</w:t>
            </w:r>
          </w:p>
        </w:tc>
      </w:tr>
    </w:tbl>
    <w:p w14:paraId="51E18530" w14:textId="6355D8D7" w:rsidR="00B11BF9" w:rsidRPr="00E72C37" w:rsidRDefault="4B64BFFE" w:rsidP="30E5DF65">
      <w:pPr>
        <w:spacing w:after="200" w:line="276" w:lineRule="auto"/>
      </w:pPr>
      <w:r w:rsidRPr="00880028">
        <w:rPr>
          <w:rFonts w:eastAsia="Aptos" w:cs="Aptos"/>
          <w:lang w:val="en-US"/>
        </w:rPr>
        <w:t xml:space="preserve"> </w:t>
      </w:r>
    </w:p>
    <w:p w14:paraId="4EF25404" w14:textId="5E0F01E8"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monetary penalties are available under the law(s)?</w:t>
      </w:r>
    </w:p>
    <w:tbl>
      <w:tblPr>
        <w:tblStyle w:val="TableGrid"/>
        <w:tblW w:w="0" w:type="auto"/>
        <w:tblLayout w:type="fixed"/>
        <w:tblLook w:val="04A0" w:firstRow="1" w:lastRow="0" w:firstColumn="1" w:lastColumn="0" w:noHBand="0" w:noVBand="1"/>
      </w:tblPr>
      <w:tblGrid>
        <w:gridCol w:w="4320"/>
        <w:gridCol w:w="4320"/>
      </w:tblGrid>
      <w:tr w:rsidR="30E5DF65" w:rsidRPr="00E72C37" w14:paraId="3C9D90B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12FAFB" w14:textId="5F1AB421"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73572B0" w14:textId="4D39CE48" w:rsidR="30E5DF65" w:rsidRPr="00E72C37" w:rsidRDefault="005C7048" w:rsidP="001342DB">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Article 83 of the GDPR applies. The infringement of the data breach notification provisions (Articles 33 and </w:t>
            </w:r>
            <w:r w:rsidRPr="00E72C37">
              <w:rPr>
                <w:rFonts w:eastAsia="Times New Roman" w:cs="Times New Roman"/>
                <w:color w:val="000000"/>
                <w:lang w:eastAsia="en-GB"/>
              </w:rPr>
              <w:lastRenderedPageBreak/>
              <w:t>34 of the GDPR) is subject to administrative fines of up to €10 million or, in case of an undertaking, up to 2% of the worldwide annual turnover of the preceding financial year, whichever is higher.</w:t>
            </w:r>
          </w:p>
          <w:p w14:paraId="32143F6D" w14:textId="661995C2" w:rsidR="00335F28" w:rsidRPr="00E72C37" w:rsidRDefault="00335F28" w:rsidP="001342DB">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Finally, it should be noted that, because of the GDPR, the Belgian DPA has received broad powers of investigation, including for data breaches, and to order temporary (in the course of the investigation) or definitive measures against a controller. This includes, by way of example, a temporary or definitive ban on processing activities, a ban on international data transfers, an order to inform the data subject of security issues, and the publication of the Belgian DPA's decision.</w:t>
            </w:r>
          </w:p>
        </w:tc>
      </w:tr>
      <w:tr w:rsidR="30E5DF65" w:rsidRPr="00E72C37" w14:paraId="6EE2E73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84BA78" w14:textId="71C734C9"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11EFBD" w14:textId="6340E14A" w:rsidR="30E5DF65" w:rsidRPr="00E72C37" w:rsidRDefault="009323CF" w:rsidP="001342DB">
            <w:pPr>
              <w:jc w:val="both"/>
            </w:pPr>
            <w:r w:rsidRPr="00E72C37">
              <w:rPr>
                <w:rFonts w:eastAsia="Times New Roman" w:cs="Times New Roman"/>
                <w:color w:val="000000"/>
                <w:lang w:eastAsia="en-GB"/>
              </w:rPr>
              <w:t>Article 83(4)(a) of the GDPR</w:t>
            </w:r>
            <w:r w:rsidR="30E5DF65" w:rsidRPr="00880028">
              <w:rPr>
                <w:rFonts w:eastAsia="Aptos" w:cs="Aptos"/>
                <w:lang w:val="en-US"/>
              </w:rPr>
              <w:t xml:space="preserve"> </w:t>
            </w:r>
          </w:p>
        </w:tc>
      </w:tr>
      <w:tr w:rsidR="30E5DF65" w:rsidRPr="00E72C37" w14:paraId="0BB4A8B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D4BCC9E" w14:textId="4323529A"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5760791" w14:textId="68EF9120" w:rsidR="30E5DF65" w:rsidRPr="00E72C37" w:rsidRDefault="009323CF" w:rsidP="001342DB">
            <w:pPr>
              <w:jc w:val="both"/>
            </w:pPr>
            <w:r w:rsidRPr="00E72C37">
              <w:rPr>
                <w:rFonts w:eastAsia="Aptos" w:cs="Aptos"/>
                <w:lang w:val="en-US"/>
              </w:rPr>
              <w:t>Controller and processor</w:t>
            </w:r>
          </w:p>
        </w:tc>
      </w:tr>
    </w:tbl>
    <w:p w14:paraId="22D45355" w14:textId="1E6CBFA4" w:rsidR="00B11BF9" w:rsidRPr="00E72C37" w:rsidRDefault="4B64BFFE" w:rsidP="30E5DF65">
      <w:pPr>
        <w:spacing w:after="200" w:line="276" w:lineRule="auto"/>
      </w:pPr>
      <w:r w:rsidRPr="00E72C37">
        <w:rPr>
          <w:rFonts w:eastAsia="Aptos" w:cs="Aptos"/>
          <w:lang w:val="en-US"/>
        </w:rPr>
        <w:t xml:space="preserve"> </w:t>
      </w:r>
    </w:p>
    <w:p w14:paraId="6C7EB436" w14:textId="15147E2B" w:rsidR="00B11BF9" w:rsidRPr="00E72C37" w:rsidRDefault="4B64BFFE" w:rsidP="30E5DF65">
      <w:pPr>
        <w:spacing w:after="200" w:line="276" w:lineRule="auto"/>
      </w:pPr>
      <w:r w:rsidRPr="00E72C37">
        <w:rPr>
          <w:rFonts w:eastAsia="Aptos" w:cs="Aptos"/>
          <w:lang w:val="en-US"/>
        </w:rPr>
        <w:t>4.2 Criminal Liability</w:t>
      </w:r>
    </w:p>
    <w:p w14:paraId="1CCA8268" w14:textId="1C6E470F"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Do the laws provide for criminal liability for violation of breach notification requirements?</w:t>
      </w:r>
    </w:p>
    <w:tbl>
      <w:tblPr>
        <w:tblStyle w:val="TableGrid"/>
        <w:tblW w:w="0" w:type="auto"/>
        <w:tblLayout w:type="fixed"/>
        <w:tblLook w:val="04A0" w:firstRow="1" w:lastRow="0" w:firstColumn="1" w:lastColumn="0" w:noHBand="0" w:noVBand="1"/>
      </w:tblPr>
      <w:tblGrid>
        <w:gridCol w:w="4320"/>
        <w:gridCol w:w="4320"/>
      </w:tblGrid>
      <w:tr w:rsidR="30E5DF65" w:rsidRPr="00E72C37" w14:paraId="5526C189"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0D6C20B" w14:textId="58A4804D"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44B915" w14:textId="22D32D38" w:rsidR="30E5DF65" w:rsidRPr="00E72C37" w:rsidRDefault="00533ADB" w:rsidP="001342DB">
            <w:pPr>
              <w:shd w:val="clear" w:color="auto" w:fill="FFFFFF"/>
              <w:spacing w:after="240"/>
              <w:jc w:val="both"/>
            </w:pPr>
            <w:r w:rsidRPr="00E72C37">
              <w:rPr>
                <w:rFonts w:eastAsia="Times New Roman" w:cs="Times New Roman"/>
                <w:color w:val="000000"/>
                <w:lang w:eastAsia="en-GB"/>
              </w:rPr>
              <w:t>The Data Protection Act 2018 provides for criminal sanctions in the event of a violation of certain provisions of the GDPR. However, no specific criminal sanctions have been foreseen in case of violation of Articles 33 and 34 GDPR on data breach notification.</w:t>
            </w:r>
          </w:p>
        </w:tc>
      </w:tr>
      <w:tr w:rsidR="30E5DF65" w:rsidRPr="00E72C37" w14:paraId="0F5DA99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9F90D95" w14:textId="0F598C27"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1E673D" w14:textId="536736FC" w:rsidR="30E5DF65" w:rsidRPr="00E72C37" w:rsidRDefault="00130812" w:rsidP="001342DB">
            <w:pPr xmlns:w="http://schemas.openxmlformats.org/wordprocessingml/2006/main">
              <w:jc w:val="both"/>
            </w:pPr>
            <w:r>
              <w:rPr xmlns:w="http://schemas.openxmlformats.org/wordprocessingml/2006/main">
                <w:rFonts w:eastAsia="Aptos" w:cs="Aptos"/>
                <w:lang w:val="en-US"/>
              </w:rPr>
              <w:t>Not applicable</w:t>
            </w:r>
            <w:ins w:id="24" w:author="GN Validator" w:date="2026-05-13T21:29:30Z">
              <w:r>
                <w:rPr xmlns:w="http://schemas.openxmlformats.org/wordprocessingml/2006/main">
                  <w:rFonts w:eastAsia="Aptos" w:cs="Aptos"/>
                  <w:lang w:val="en-US"/>
                </w:rPr>
                <w:t>.</w:t>
              </w:r>
            </w:ins>
          </w:p>
        </w:tc>
      </w:tr>
      <w:tr w:rsidR="30E5DF65" w:rsidRPr="00E72C37" w14:paraId="6F906C6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64BE2BD" w14:textId="46FE6949"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A86505" w14:textId="39B545CD" w:rsidR="30E5DF65" w:rsidRPr="00E72C37" w:rsidRDefault="00130812" w:rsidP="001342DB">
            <w:pPr xmlns:w="http://schemas.openxmlformats.org/wordprocessingml/2006/main">
              <w:jc w:val="both"/>
            </w:pPr>
            <w:r>
              <w:rPr xmlns:w="http://schemas.openxmlformats.org/wordprocessingml/2006/main">
                <w:rFonts w:eastAsia="Aptos" w:cs="Aptos"/>
                <w:lang w:val="en-US"/>
              </w:rPr>
              <w:t>Not applicable</w:t>
            </w:r>
            <w:ins w:id="25" w:author="GN Validator" w:date="2026-05-13T21:29:30Z">
              <w:r>
                <w:rPr xmlns:w="http://schemas.openxmlformats.org/wordprocessingml/2006/main">
                  <w:rFonts w:eastAsia="Aptos" w:cs="Aptos"/>
                  <w:lang w:val="en-US"/>
                </w:rPr>
                <w:t>.</w:t>
              </w:r>
            </w:ins>
          </w:p>
        </w:tc>
      </w:tr>
    </w:tbl>
    <w:p w14:paraId="6BB53891" w14:textId="7994B59B" w:rsidR="00B11BF9" w:rsidRPr="00E72C37" w:rsidRDefault="00B11BF9" w:rsidP="30E5DF65">
      <w:pPr>
        <w:spacing w:after="200" w:line="276" w:lineRule="auto"/>
        <w:rPr>
          <w:rFonts w:eastAsia="Aptos" w:cs="Aptos"/>
          <w:lang w:val="en-US"/>
        </w:rPr>
      </w:pPr>
    </w:p>
    <w:p w14:paraId="5E5787A5" w14:textId="33ACB950" w:rsidR="00B11BF9" w:rsidRPr="00E72C37" w:rsidRDefault="00B11BF9"/>
    <w:sectPr w:rsidR="00B11BF9" w:rsidRPr="00E72C37">
      <w:footerReference w:type="even" r:id="rId38"/>
      <w:footerReference w:type="default" r:id="rId39"/>
      <w:footerReference w:type="first" r:id="rId40"/>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6/5/9/chartex" xmlns:cx3="http://schemas.microsoft.com/office/drawing/2016/5/10/chartex" xmlns:cx4="http://schemas.microsoft.com/office/drawing/2016/5/11/chartex" xmlns:cx5="http://schemas.microsoft.com/office/drawing/2016/5/12/chartex" xmlns:cx6="http://schemas.microsoft.com/office/drawing/2016/5/13/chartex" xmlns:cx7="http://schemas.microsoft.com/office/drawing/2016/5/14/chartex" xmlns:cx8="http://schemas.microsoft.com/office/drawing/2016/5/15/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x cx1 cx2 cx3 cx4 cx5 cx6 cx7 cx8">
  <w:comment w:id="1" w:author="GN Validator" w:date="2026-05-13T21:29:30Z" w:initials="GN">
    <w:p>
      <w:r>
        <w:t xml:space="preserve">[G1] UK spelling detected: 'offences' → 'offenses'</w:t>
      </w:r>
    </w:p>
  </w:comment>
  <w:comment w:id="2" w:author="GN Validator" w:date="2026-05-13T21:29:30Z" w:initials="GN">
    <w:p>
      <w:r>
        <w:t xml:space="preserve">[G1] UK spelling detected: 'authorised' → 'authorized', 'materialise' → 'materialize'</w:t>
      </w:r>
    </w:p>
  </w:comment>
  <w:comment w:id="3" w:author="GN Validator" w:date="2026-05-13T21:29:30Z" w:initials="GN">
    <w:p>
      <w:r>
        <w:t xml:space="preserve">[G10] [Para 2] "the name and contact details of the data protection officer or other contact point where more information can be obtained;": "data protection officer" — Should be 'Data Protection Officer'</w:t>
      </w:r>
    </w:p>
  </w:comment>
  <w:comment w:id="4" w:author="GN Validator" w:date="2026-05-13T21:29:30Z" w:initials="GN">
    <w:p>
      <w:r>
        <w:t xml:space="preserve">[G3] [Para 12] "whether the 3-2-2 rule for backups is followed: 3 backups, 2 of which are stored locally on different media and 2 stored elsewhere (1 at another location and 1 in the cloud);": Single digit '3' - Spell out numbers 0-9.</w:t>
      </w:r>
    </w:p>
  </w:comment>
  <w:comment w:id="5" w:author="GN Validator" w:date="2026-05-13T21:29:30Z" w:initials="GN">
    <w:p>
      <w:r>
        <w:t xml:space="preserve">[G3] [Para 12] "whether the 3-2-2 rule for backups is followed: 3 backups, 2 of which are stored locally on different media and 2 stored elsewhere (1 at another location and 1 in the cloud);": Single digit '2' - Spell out numbers 0-9.</w:t>
      </w:r>
    </w:p>
  </w:comment>
  <w:comment w:id="6" w:author="GN Validator" w:date="2026-05-13T21:29:30Z" w:initials="GN">
    <w:p>
      <w:r>
        <w:t xml:space="preserve">[G3] [Para 12] "whether the 3-2-2 rule for backups is followed: 3 backups, 2 of which are stored locally on different media and 2 stored elsewhere (1 at another location and 1 in the cloud);": Single digit '1' - Spell out numbers 0-9.</w:t>
      </w:r>
    </w:p>
  </w:comment>
  <w:comment w:id="7" w:author="GN Validator" w:date="2026-05-13T21:29:30Z" w:initials="GN">
    <w:p>
      <w:r>
        <w:t xml:space="preserve">[G4] ❌ UK date format '14 December 2022' [Para 1] "...ropean Parliament and of the Council of 14 December 2022 on digital operational resilience for the financial sector and amending Regulations (EC) No 1060/2009, (EU) No 648/2012, (EU) No..." - MUST use US format: 'December 14, 2022'.</w:t>
      </w:r>
    </w:p>
  </w:comment>
  <w:comment w:id="8" w:author="GN Validator" w:date="2026-05-13T21:29:30Z" w:initials="GN">
    <w:p>
      <w:r>
        <w:t xml:space="preserve">[G4] ❌ UK date format '23 October 2024' [Para 3] "...ropean Parliament and of the Council of 23 October 2024 on horizontal cybersecurity requirements for products with digital elements and amending Regulations (EU) No 168/2013 and (EU)..." - MUST use US format: 'October 23, 2024'.</w:t>
      </w:r>
    </w:p>
  </w:comment>
  <w:comment w:id="9" w:author="GN Validator" w:date="2026-05-13T21:29:30Z" w:initials="GN">
    <w:p>
      <w:r>
        <w:t xml:space="preserve">[G9] Latin term(s) not in italics: "vis-à-vis"</w:t>
      </w:r>
    </w:p>
  </w:comment>
  <w:comment w:id="10" w:author="GN Validator" w:date="2026-05-13T21:29:30Z" w:initials="GN">
    <w:p>
      <w:r>
        <w:t xml:space="preserve">[G9] Latin term(s) not in italics: "inter alia"</w:t>
      </w:r>
    </w:p>
  </w:comment>
  <w:comment w:id="11" w:author="GN Validator" w:date="2026-05-13T21:29:30Z" w:initials="GN">
    <w:p>
      <w:r>
        <w:t xml:space="preserve">[H5] Abbreviation "DORA" used before being spelled out on first use.</w:t>
      </w:r>
    </w:p>
  </w:comment>
  <w:comment w:id="12" w:author="GN Validator" w:date="2026-05-13T21:29:30Z" w:initials="GN">
    <w:p>
      <w:r>
        <w:t xml:space="preserve">[H5] Abbreviation "SME" used before being spelled out on first use.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83310" w14:textId="77777777" w:rsidR="00067B7E" w:rsidRDefault="00067B7E" w:rsidP="00392F21">
      <w:pPr>
        <w:spacing w:after="0" w:line="240" w:lineRule="auto"/>
      </w:pPr>
      <w:r>
        <w:separator/>
      </w:r>
    </w:p>
  </w:endnote>
  <w:endnote w:type="continuationSeparator" w:id="0">
    <w:p w14:paraId="7CFE798D" w14:textId="77777777" w:rsidR="00067B7E" w:rsidRDefault="00067B7E" w:rsidP="00392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FDCA" w14:textId="56630301" w:rsidR="00392F21" w:rsidRDefault="00292DB0">
    <w:pPr>
      <w:pStyle w:val="Footer"/>
    </w:pPr>
    <w:r>
      <w:rPr>
        <w:noProof/>
      </w:rPr>
      <mc:AlternateContent>
        <mc:Choice Requires="wps">
          <w:drawing>
            <wp:anchor distT="0" distB="0" distL="0" distR="0" simplePos="0" relativeHeight="251660290" behindDoc="0" locked="0" layoutInCell="1" allowOverlap="1" wp14:anchorId="16481F32" wp14:editId="67E17D08">
              <wp:simplePos x="635" y="635"/>
              <wp:positionH relativeFrom="page">
                <wp:align>right</wp:align>
              </wp:positionH>
              <wp:positionV relativeFrom="page">
                <wp:align>bottom</wp:align>
              </wp:positionV>
              <wp:extent cx="835025" cy="371475"/>
              <wp:effectExtent l="0" t="0" r="0" b="0"/>
              <wp:wrapNone/>
              <wp:docPr id="527186061" name="Text Box 2"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71475"/>
                      </a:xfrm>
                      <a:prstGeom prst="rect">
                        <a:avLst/>
                      </a:prstGeom>
                      <a:noFill/>
                      <a:ln>
                        <a:noFill/>
                      </a:ln>
                    </wps:spPr>
                    <wps:txbx>
                      <w:txbxContent>
                        <w:p w14:paraId="52208965" w14:textId="4543B983"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6481F32" id="_x0000_t202" coordsize="21600,21600" o:spt="202" path="m,l,21600r21600,l21600,xe">
              <v:stroke joinstyle="miter"/>
              <v:path gradientshapeok="t" o:connecttype="rect"/>
            </v:shapetype>
            <v:shape id="Text Box 2" o:spid="_x0000_s1026" type="#_x0000_t202" alt="Proprietary" style="position:absolute;margin-left:14.55pt;margin-top:0;width:65.75pt;height:29.25pt;z-index:25166029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" filled="f" stroked="f">
              <v:textbox style="mso-fit-shape-to-text:t" inset="0,0,20pt,15pt">
                <w:txbxContent>
                  <w:p w14:paraId="52208965" w14:textId="4543B983"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2A68" w14:textId="2F772D62" w:rsidR="00392F21" w:rsidRDefault="00292DB0">
    <w:pPr>
      <w:pStyle w:val="Footer"/>
    </w:pPr>
    <w:r>
      <w:rPr>
        <w:noProof/>
      </w:rPr>
      <mc:AlternateContent>
        <mc:Choice Requires="wps">
          <w:drawing>
            <wp:anchor distT="0" distB="0" distL="0" distR="0" simplePos="0" relativeHeight="251661314" behindDoc="0" locked="0" layoutInCell="1" allowOverlap="1" wp14:anchorId="21E4BD90" wp14:editId="5F49023F">
              <wp:simplePos x="635" y="635"/>
              <wp:positionH relativeFrom="page">
                <wp:align>right</wp:align>
              </wp:positionH>
              <wp:positionV relativeFrom="page">
                <wp:align>bottom</wp:align>
              </wp:positionV>
              <wp:extent cx="835025" cy="371475"/>
              <wp:effectExtent l="0" t="0" r="0" b="0"/>
              <wp:wrapNone/>
              <wp:docPr id="1667791218" name="Text Box 3"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71475"/>
                      </a:xfrm>
                      <a:prstGeom prst="rect">
                        <a:avLst/>
                      </a:prstGeom>
                      <a:noFill/>
                      <a:ln>
                        <a:noFill/>
                      </a:ln>
                    </wps:spPr>
                    <wps:txbx>
                      <w:txbxContent>
                        <w:p w14:paraId="76AB1DFF" w14:textId="1DAABECB"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1E4BD90" id="_x0000_t202" coordsize="21600,21600" o:spt="202" path="m,l,21600r21600,l21600,xe">
              <v:stroke joinstyle="miter"/>
              <v:path gradientshapeok="t" o:connecttype="rect"/>
            </v:shapetype>
            <v:shape id="Text Box 3" o:spid="_x0000_s1027" type="#_x0000_t202" alt="Proprietary" style="position:absolute;margin-left:14.55pt;margin-top:0;width:65.75pt;height:29.25pt;z-index:25166131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" filled="f" stroked="f">
              <v:textbox style="mso-fit-shape-to-text:t" inset="0,0,20pt,15pt">
                <w:txbxContent>
                  <w:p w14:paraId="76AB1DFF" w14:textId="1DAABECB"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4767" w14:textId="0A14D149" w:rsidR="00392F21" w:rsidRDefault="00292DB0">
    <w:pPr>
      <w:pStyle w:val="Footer"/>
    </w:pPr>
    <w:r>
      <w:rPr>
        <w:noProof/>
      </w:rPr>
      <mc:AlternateContent>
        <mc:Choice Requires="wps">
          <w:drawing>
            <wp:anchor distT="0" distB="0" distL="0" distR="0" simplePos="0" relativeHeight="251659266" behindDoc="0" locked="0" layoutInCell="1" allowOverlap="1" wp14:anchorId="2A019855" wp14:editId="1A3DC295">
              <wp:simplePos x="635" y="635"/>
              <wp:positionH relativeFrom="page">
                <wp:align>right</wp:align>
              </wp:positionH>
              <wp:positionV relativeFrom="page">
                <wp:align>bottom</wp:align>
              </wp:positionV>
              <wp:extent cx="835025" cy="371475"/>
              <wp:effectExtent l="0" t="0" r="0" b="0"/>
              <wp:wrapNone/>
              <wp:docPr id="312574624" name="Text Box 1"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71475"/>
                      </a:xfrm>
                      <a:prstGeom prst="rect">
                        <a:avLst/>
                      </a:prstGeom>
                      <a:noFill/>
                      <a:ln>
                        <a:noFill/>
                      </a:ln>
                    </wps:spPr>
                    <wps:txbx>
                      <w:txbxContent>
                        <w:p w14:paraId="1CB2B10F" w14:textId="0E3F4459"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A019855" id="_x0000_t202" coordsize="21600,21600" o:spt="202" path="m,l,21600r21600,l21600,xe">
              <v:stroke joinstyle="miter"/>
              <v:path gradientshapeok="t" o:connecttype="rect"/>
            </v:shapetype>
            <v:shape id="Text Box 1" o:spid="_x0000_s1028" type="#_x0000_t202" alt="Proprietary" style="position:absolute;margin-left:14.55pt;margin-top:0;width:65.75pt;height:29.25pt;z-index:25165926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" filled="f" stroked="f">
              <v:textbox style="mso-fit-shape-to-text:t" inset="0,0,20pt,15pt">
                <w:txbxContent>
                  <w:p w14:paraId="1CB2B10F" w14:textId="0E3F4459"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C44D7" w14:textId="77777777" w:rsidR="00067B7E" w:rsidRDefault="00067B7E" w:rsidP="00392F21">
      <w:pPr>
        <w:spacing w:after="0" w:line="240" w:lineRule="auto"/>
      </w:pPr>
      <w:r>
        <w:separator/>
      </w:r>
    </w:p>
  </w:footnote>
  <w:footnote w:type="continuationSeparator" w:id="0">
    <w:p w14:paraId="4715A061" w14:textId="77777777" w:rsidR="00067B7E" w:rsidRDefault="00067B7E" w:rsidP="00392F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5530"/>
    <w:multiLevelType w:val="hybridMultilevel"/>
    <w:tmpl w:val="D924C182"/>
    <w:lvl w:ilvl="0" w:tplc="43D80710">
      <w:start w:val="3"/>
      <w:numFmt w:val="decimal"/>
      <w:lvlText w:val="%1."/>
      <w:lvlJc w:val="left"/>
      <w:pPr>
        <w:ind w:left="720" w:hanging="360"/>
      </w:pPr>
    </w:lvl>
    <w:lvl w:ilvl="1" w:tplc="2C80A0A0">
      <w:start w:val="1"/>
      <w:numFmt w:val="lowerLetter"/>
      <w:lvlText w:val="%2."/>
      <w:lvlJc w:val="left"/>
      <w:pPr>
        <w:ind w:left="1440" w:hanging="360"/>
      </w:pPr>
    </w:lvl>
    <w:lvl w:ilvl="2" w:tplc="B6B4CC24">
      <w:start w:val="1"/>
      <w:numFmt w:val="lowerRoman"/>
      <w:lvlText w:val="%3."/>
      <w:lvlJc w:val="right"/>
      <w:pPr>
        <w:ind w:left="2160" w:hanging="180"/>
      </w:pPr>
    </w:lvl>
    <w:lvl w:ilvl="3" w:tplc="FAEE2D96">
      <w:start w:val="1"/>
      <w:numFmt w:val="decimal"/>
      <w:lvlText w:val="%4."/>
      <w:lvlJc w:val="left"/>
      <w:pPr>
        <w:ind w:left="2880" w:hanging="360"/>
      </w:pPr>
    </w:lvl>
    <w:lvl w:ilvl="4" w:tplc="4434D54C">
      <w:start w:val="1"/>
      <w:numFmt w:val="lowerLetter"/>
      <w:lvlText w:val="%5."/>
      <w:lvlJc w:val="left"/>
      <w:pPr>
        <w:ind w:left="3600" w:hanging="360"/>
      </w:pPr>
    </w:lvl>
    <w:lvl w:ilvl="5" w:tplc="4510FF58">
      <w:start w:val="1"/>
      <w:numFmt w:val="lowerRoman"/>
      <w:lvlText w:val="%6."/>
      <w:lvlJc w:val="right"/>
      <w:pPr>
        <w:ind w:left="4320" w:hanging="180"/>
      </w:pPr>
    </w:lvl>
    <w:lvl w:ilvl="6" w:tplc="8C56202E">
      <w:start w:val="1"/>
      <w:numFmt w:val="decimal"/>
      <w:lvlText w:val="%7."/>
      <w:lvlJc w:val="left"/>
      <w:pPr>
        <w:ind w:left="5040" w:hanging="360"/>
      </w:pPr>
    </w:lvl>
    <w:lvl w:ilvl="7" w:tplc="DF569B9A">
      <w:start w:val="1"/>
      <w:numFmt w:val="lowerLetter"/>
      <w:lvlText w:val="%8."/>
      <w:lvlJc w:val="left"/>
      <w:pPr>
        <w:ind w:left="5760" w:hanging="360"/>
      </w:pPr>
    </w:lvl>
    <w:lvl w:ilvl="8" w:tplc="DA048132">
      <w:start w:val="1"/>
      <w:numFmt w:val="lowerRoman"/>
      <w:lvlText w:val="%9."/>
      <w:lvlJc w:val="right"/>
      <w:pPr>
        <w:ind w:left="6480" w:hanging="180"/>
      </w:pPr>
    </w:lvl>
  </w:abstractNum>
  <w:abstractNum w:abstractNumId="1" w15:restartNumberingAfterBreak="0">
    <w:nsid w:val="17EE29E6"/>
    <w:multiLevelType w:val="multilevel"/>
    <w:tmpl w:val="0C0A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C7AD9"/>
    <w:multiLevelType w:val="multilevel"/>
    <w:tmpl w:val="2FEC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242D82"/>
    <w:multiLevelType w:val="hybridMultilevel"/>
    <w:tmpl w:val="F220701E"/>
    <w:lvl w:ilvl="0" w:tplc="410A6AF0">
      <w:numFmt w:val="bullet"/>
      <w:lvlText w:val="-"/>
      <w:lvlJc w:val="left"/>
      <w:pPr>
        <w:ind w:left="720" w:hanging="360"/>
      </w:pPr>
      <w:rPr>
        <w:rFonts w:ascii="Aptos" w:eastAsia="Aptos" w:hAnsi="Aptos" w:cs="Apto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60D891"/>
    <w:multiLevelType w:val="hybridMultilevel"/>
    <w:tmpl w:val="B3DEDF26"/>
    <w:lvl w:ilvl="0" w:tplc="5C9C51DE">
      <w:start w:val="1"/>
      <w:numFmt w:val="bullet"/>
      <w:lvlText w:val="·"/>
      <w:lvlJc w:val="left"/>
      <w:pPr>
        <w:ind w:left="720" w:hanging="360"/>
      </w:pPr>
      <w:rPr>
        <w:rFonts w:ascii="Symbol" w:hAnsi="Symbol" w:hint="default"/>
      </w:rPr>
    </w:lvl>
    <w:lvl w:ilvl="1" w:tplc="13B0AEBC">
      <w:start w:val="1"/>
      <w:numFmt w:val="bullet"/>
      <w:lvlText w:val="o"/>
      <w:lvlJc w:val="left"/>
      <w:pPr>
        <w:ind w:left="1440" w:hanging="360"/>
      </w:pPr>
      <w:rPr>
        <w:rFonts w:ascii="Courier New" w:hAnsi="Courier New" w:hint="default"/>
      </w:rPr>
    </w:lvl>
    <w:lvl w:ilvl="2" w:tplc="EE7CAA40">
      <w:start w:val="1"/>
      <w:numFmt w:val="bullet"/>
      <w:lvlText w:val=""/>
      <w:lvlJc w:val="left"/>
      <w:pPr>
        <w:ind w:left="2160" w:hanging="360"/>
      </w:pPr>
      <w:rPr>
        <w:rFonts w:ascii="Wingdings" w:hAnsi="Wingdings" w:hint="default"/>
      </w:rPr>
    </w:lvl>
    <w:lvl w:ilvl="3" w:tplc="D2F0FFA8">
      <w:start w:val="1"/>
      <w:numFmt w:val="bullet"/>
      <w:lvlText w:val=""/>
      <w:lvlJc w:val="left"/>
      <w:pPr>
        <w:ind w:left="2880" w:hanging="360"/>
      </w:pPr>
      <w:rPr>
        <w:rFonts w:ascii="Symbol" w:hAnsi="Symbol" w:hint="default"/>
      </w:rPr>
    </w:lvl>
    <w:lvl w:ilvl="4" w:tplc="9C760C50">
      <w:start w:val="1"/>
      <w:numFmt w:val="bullet"/>
      <w:lvlText w:val="o"/>
      <w:lvlJc w:val="left"/>
      <w:pPr>
        <w:ind w:left="3600" w:hanging="360"/>
      </w:pPr>
      <w:rPr>
        <w:rFonts w:ascii="Courier New" w:hAnsi="Courier New" w:hint="default"/>
      </w:rPr>
    </w:lvl>
    <w:lvl w:ilvl="5" w:tplc="DAD81E82">
      <w:start w:val="1"/>
      <w:numFmt w:val="bullet"/>
      <w:lvlText w:val=""/>
      <w:lvlJc w:val="left"/>
      <w:pPr>
        <w:ind w:left="4320" w:hanging="360"/>
      </w:pPr>
      <w:rPr>
        <w:rFonts w:ascii="Wingdings" w:hAnsi="Wingdings" w:hint="default"/>
      </w:rPr>
    </w:lvl>
    <w:lvl w:ilvl="6" w:tplc="D428A736">
      <w:start w:val="1"/>
      <w:numFmt w:val="bullet"/>
      <w:lvlText w:val=""/>
      <w:lvlJc w:val="left"/>
      <w:pPr>
        <w:ind w:left="5040" w:hanging="360"/>
      </w:pPr>
      <w:rPr>
        <w:rFonts w:ascii="Symbol" w:hAnsi="Symbol" w:hint="default"/>
      </w:rPr>
    </w:lvl>
    <w:lvl w:ilvl="7" w:tplc="4768F53C">
      <w:start w:val="1"/>
      <w:numFmt w:val="bullet"/>
      <w:lvlText w:val="o"/>
      <w:lvlJc w:val="left"/>
      <w:pPr>
        <w:ind w:left="5760" w:hanging="360"/>
      </w:pPr>
      <w:rPr>
        <w:rFonts w:ascii="Courier New" w:hAnsi="Courier New" w:hint="default"/>
      </w:rPr>
    </w:lvl>
    <w:lvl w:ilvl="8" w:tplc="A928E86C">
      <w:start w:val="1"/>
      <w:numFmt w:val="bullet"/>
      <w:lvlText w:val=""/>
      <w:lvlJc w:val="left"/>
      <w:pPr>
        <w:ind w:left="6480" w:hanging="360"/>
      </w:pPr>
      <w:rPr>
        <w:rFonts w:ascii="Wingdings" w:hAnsi="Wingdings" w:hint="default"/>
      </w:rPr>
    </w:lvl>
  </w:abstractNum>
  <w:abstractNum w:abstractNumId="5" w15:restartNumberingAfterBreak="0">
    <w:nsid w:val="35E497EE"/>
    <w:multiLevelType w:val="hybridMultilevel"/>
    <w:tmpl w:val="4C56DCA4"/>
    <w:lvl w:ilvl="0" w:tplc="33E895DA">
      <w:start w:val="1"/>
      <w:numFmt w:val="bullet"/>
      <w:lvlText w:val="·"/>
      <w:lvlJc w:val="left"/>
      <w:pPr>
        <w:ind w:left="720" w:hanging="360"/>
      </w:pPr>
      <w:rPr>
        <w:rFonts w:ascii="Symbol" w:hAnsi="Symbol" w:hint="default"/>
      </w:rPr>
    </w:lvl>
    <w:lvl w:ilvl="1" w:tplc="584CBD78">
      <w:start w:val="1"/>
      <w:numFmt w:val="bullet"/>
      <w:lvlText w:val="o"/>
      <w:lvlJc w:val="left"/>
      <w:pPr>
        <w:ind w:left="1440" w:hanging="360"/>
      </w:pPr>
      <w:rPr>
        <w:rFonts w:ascii="Courier New" w:hAnsi="Courier New" w:hint="default"/>
      </w:rPr>
    </w:lvl>
    <w:lvl w:ilvl="2" w:tplc="4D8A0208">
      <w:start w:val="1"/>
      <w:numFmt w:val="bullet"/>
      <w:lvlText w:val=""/>
      <w:lvlJc w:val="left"/>
      <w:pPr>
        <w:ind w:left="2160" w:hanging="360"/>
      </w:pPr>
      <w:rPr>
        <w:rFonts w:ascii="Wingdings" w:hAnsi="Wingdings" w:hint="default"/>
      </w:rPr>
    </w:lvl>
    <w:lvl w:ilvl="3" w:tplc="253A881C">
      <w:start w:val="1"/>
      <w:numFmt w:val="bullet"/>
      <w:lvlText w:val=""/>
      <w:lvlJc w:val="left"/>
      <w:pPr>
        <w:ind w:left="2880" w:hanging="360"/>
      </w:pPr>
      <w:rPr>
        <w:rFonts w:ascii="Symbol" w:hAnsi="Symbol" w:hint="default"/>
      </w:rPr>
    </w:lvl>
    <w:lvl w:ilvl="4" w:tplc="4190996E">
      <w:start w:val="1"/>
      <w:numFmt w:val="bullet"/>
      <w:lvlText w:val="o"/>
      <w:lvlJc w:val="left"/>
      <w:pPr>
        <w:ind w:left="3600" w:hanging="360"/>
      </w:pPr>
      <w:rPr>
        <w:rFonts w:ascii="Courier New" w:hAnsi="Courier New" w:hint="default"/>
      </w:rPr>
    </w:lvl>
    <w:lvl w:ilvl="5" w:tplc="9518659C">
      <w:start w:val="1"/>
      <w:numFmt w:val="bullet"/>
      <w:lvlText w:val=""/>
      <w:lvlJc w:val="left"/>
      <w:pPr>
        <w:ind w:left="4320" w:hanging="360"/>
      </w:pPr>
      <w:rPr>
        <w:rFonts w:ascii="Wingdings" w:hAnsi="Wingdings" w:hint="default"/>
      </w:rPr>
    </w:lvl>
    <w:lvl w:ilvl="6" w:tplc="88BE42D8">
      <w:start w:val="1"/>
      <w:numFmt w:val="bullet"/>
      <w:lvlText w:val=""/>
      <w:lvlJc w:val="left"/>
      <w:pPr>
        <w:ind w:left="5040" w:hanging="360"/>
      </w:pPr>
      <w:rPr>
        <w:rFonts w:ascii="Symbol" w:hAnsi="Symbol" w:hint="default"/>
      </w:rPr>
    </w:lvl>
    <w:lvl w:ilvl="7" w:tplc="E50C7FFE">
      <w:start w:val="1"/>
      <w:numFmt w:val="bullet"/>
      <w:lvlText w:val="o"/>
      <w:lvlJc w:val="left"/>
      <w:pPr>
        <w:ind w:left="5760" w:hanging="360"/>
      </w:pPr>
      <w:rPr>
        <w:rFonts w:ascii="Courier New" w:hAnsi="Courier New" w:hint="default"/>
      </w:rPr>
    </w:lvl>
    <w:lvl w:ilvl="8" w:tplc="DA74149A">
      <w:start w:val="1"/>
      <w:numFmt w:val="bullet"/>
      <w:lvlText w:val=""/>
      <w:lvlJc w:val="left"/>
      <w:pPr>
        <w:ind w:left="6480" w:hanging="360"/>
      </w:pPr>
      <w:rPr>
        <w:rFonts w:ascii="Wingdings" w:hAnsi="Wingdings" w:hint="default"/>
      </w:rPr>
    </w:lvl>
  </w:abstractNum>
  <w:abstractNum w:abstractNumId="6" w15:restartNumberingAfterBreak="0">
    <w:nsid w:val="38161223"/>
    <w:multiLevelType w:val="hybridMultilevel"/>
    <w:tmpl w:val="E26873EE"/>
    <w:lvl w:ilvl="0" w:tplc="EF6A7796">
      <w:start w:val="1"/>
      <w:numFmt w:val="bullet"/>
      <w:lvlText w:val="·"/>
      <w:lvlJc w:val="left"/>
      <w:pPr>
        <w:ind w:left="720" w:hanging="360"/>
      </w:pPr>
      <w:rPr>
        <w:rFonts w:ascii="Symbol" w:hAnsi="Symbol" w:hint="default"/>
      </w:rPr>
    </w:lvl>
    <w:lvl w:ilvl="1" w:tplc="10CE1DEA">
      <w:start w:val="1"/>
      <w:numFmt w:val="bullet"/>
      <w:lvlText w:val="o"/>
      <w:lvlJc w:val="left"/>
      <w:pPr>
        <w:ind w:left="1440" w:hanging="360"/>
      </w:pPr>
      <w:rPr>
        <w:rFonts w:ascii="Courier New" w:hAnsi="Courier New" w:hint="default"/>
      </w:rPr>
    </w:lvl>
    <w:lvl w:ilvl="2" w:tplc="DCCC025A">
      <w:start w:val="1"/>
      <w:numFmt w:val="bullet"/>
      <w:lvlText w:val=""/>
      <w:lvlJc w:val="left"/>
      <w:pPr>
        <w:ind w:left="2160" w:hanging="360"/>
      </w:pPr>
      <w:rPr>
        <w:rFonts w:ascii="Wingdings" w:hAnsi="Wingdings" w:hint="default"/>
      </w:rPr>
    </w:lvl>
    <w:lvl w:ilvl="3" w:tplc="86C6C96E">
      <w:start w:val="1"/>
      <w:numFmt w:val="bullet"/>
      <w:lvlText w:val=""/>
      <w:lvlJc w:val="left"/>
      <w:pPr>
        <w:ind w:left="2880" w:hanging="360"/>
      </w:pPr>
      <w:rPr>
        <w:rFonts w:ascii="Symbol" w:hAnsi="Symbol" w:hint="default"/>
      </w:rPr>
    </w:lvl>
    <w:lvl w:ilvl="4" w:tplc="34A88604">
      <w:start w:val="1"/>
      <w:numFmt w:val="bullet"/>
      <w:lvlText w:val="o"/>
      <w:lvlJc w:val="left"/>
      <w:pPr>
        <w:ind w:left="3600" w:hanging="360"/>
      </w:pPr>
      <w:rPr>
        <w:rFonts w:ascii="Courier New" w:hAnsi="Courier New" w:hint="default"/>
      </w:rPr>
    </w:lvl>
    <w:lvl w:ilvl="5" w:tplc="C82847E8">
      <w:start w:val="1"/>
      <w:numFmt w:val="bullet"/>
      <w:lvlText w:val=""/>
      <w:lvlJc w:val="left"/>
      <w:pPr>
        <w:ind w:left="4320" w:hanging="360"/>
      </w:pPr>
      <w:rPr>
        <w:rFonts w:ascii="Wingdings" w:hAnsi="Wingdings" w:hint="default"/>
      </w:rPr>
    </w:lvl>
    <w:lvl w:ilvl="6" w:tplc="DC0AFEAA">
      <w:start w:val="1"/>
      <w:numFmt w:val="bullet"/>
      <w:lvlText w:val=""/>
      <w:lvlJc w:val="left"/>
      <w:pPr>
        <w:ind w:left="5040" w:hanging="360"/>
      </w:pPr>
      <w:rPr>
        <w:rFonts w:ascii="Symbol" w:hAnsi="Symbol" w:hint="default"/>
      </w:rPr>
    </w:lvl>
    <w:lvl w:ilvl="7" w:tplc="69C4F704">
      <w:start w:val="1"/>
      <w:numFmt w:val="bullet"/>
      <w:lvlText w:val="o"/>
      <w:lvlJc w:val="left"/>
      <w:pPr>
        <w:ind w:left="5760" w:hanging="360"/>
      </w:pPr>
      <w:rPr>
        <w:rFonts w:ascii="Courier New" w:hAnsi="Courier New" w:hint="default"/>
      </w:rPr>
    </w:lvl>
    <w:lvl w:ilvl="8" w:tplc="F47CBD6A">
      <w:start w:val="1"/>
      <w:numFmt w:val="bullet"/>
      <w:lvlText w:val=""/>
      <w:lvlJc w:val="left"/>
      <w:pPr>
        <w:ind w:left="6480" w:hanging="360"/>
      </w:pPr>
      <w:rPr>
        <w:rFonts w:ascii="Wingdings" w:hAnsi="Wingdings" w:hint="default"/>
      </w:rPr>
    </w:lvl>
  </w:abstractNum>
  <w:abstractNum w:abstractNumId="7" w15:restartNumberingAfterBreak="0">
    <w:nsid w:val="3AE81155"/>
    <w:multiLevelType w:val="hybridMultilevel"/>
    <w:tmpl w:val="A8DC8870"/>
    <w:lvl w:ilvl="0" w:tplc="9222CA9C">
      <w:start w:val="1"/>
      <w:numFmt w:val="decimal"/>
      <w:lvlText w:val="%1."/>
      <w:lvlJc w:val="left"/>
      <w:pPr>
        <w:ind w:left="720" w:hanging="360"/>
      </w:pPr>
    </w:lvl>
    <w:lvl w:ilvl="1" w:tplc="7CF06144">
      <w:start w:val="1"/>
      <w:numFmt w:val="lowerLetter"/>
      <w:lvlText w:val="%2."/>
      <w:lvlJc w:val="left"/>
      <w:pPr>
        <w:ind w:left="1440" w:hanging="360"/>
      </w:pPr>
    </w:lvl>
    <w:lvl w:ilvl="2" w:tplc="0798A140">
      <w:start w:val="1"/>
      <w:numFmt w:val="lowerRoman"/>
      <w:lvlText w:val="%3."/>
      <w:lvlJc w:val="right"/>
      <w:pPr>
        <w:ind w:left="2160" w:hanging="180"/>
      </w:pPr>
    </w:lvl>
    <w:lvl w:ilvl="3" w:tplc="907435B6">
      <w:start w:val="1"/>
      <w:numFmt w:val="decimal"/>
      <w:lvlText w:val="%4."/>
      <w:lvlJc w:val="left"/>
      <w:pPr>
        <w:ind w:left="2880" w:hanging="360"/>
      </w:pPr>
    </w:lvl>
    <w:lvl w:ilvl="4" w:tplc="D17AE34A">
      <w:start w:val="1"/>
      <w:numFmt w:val="lowerLetter"/>
      <w:lvlText w:val="%5."/>
      <w:lvlJc w:val="left"/>
      <w:pPr>
        <w:ind w:left="3600" w:hanging="360"/>
      </w:pPr>
    </w:lvl>
    <w:lvl w:ilvl="5" w:tplc="09D69DBE">
      <w:start w:val="1"/>
      <w:numFmt w:val="lowerRoman"/>
      <w:lvlText w:val="%6."/>
      <w:lvlJc w:val="right"/>
      <w:pPr>
        <w:ind w:left="4320" w:hanging="180"/>
      </w:pPr>
    </w:lvl>
    <w:lvl w:ilvl="6" w:tplc="205E212E">
      <w:start w:val="1"/>
      <w:numFmt w:val="decimal"/>
      <w:lvlText w:val="%7."/>
      <w:lvlJc w:val="left"/>
      <w:pPr>
        <w:ind w:left="5040" w:hanging="360"/>
      </w:pPr>
    </w:lvl>
    <w:lvl w:ilvl="7" w:tplc="5860E0EC">
      <w:start w:val="1"/>
      <w:numFmt w:val="lowerLetter"/>
      <w:lvlText w:val="%8."/>
      <w:lvlJc w:val="left"/>
      <w:pPr>
        <w:ind w:left="5760" w:hanging="360"/>
      </w:pPr>
    </w:lvl>
    <w:lvl w:ilvl="8" w:tplc="58A6339C">
      <w:start w:val="1"/>
      <w:numFmt w:val="lowerRoman"/>
      <w:lvlText w:val="%9."/>
      <w:lvlJc w:val="right"/>
      <w:pPr>
        <w:ind w:left="6480" w:hanging="180"/>
      </w:pPr>
    </w:lvl>
  </w:abstractNum>
  <w:abstractNum w:abstractNumId="8" w15:restartNumberingAfterBreak="0">
    <w:nsid w:val="3F7416AC"/>
    <w:multiLevelType w:val="multilevel"/>
    <w:tmpl w:val="FEA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835A4"/>
    <w:multiLevelType w:val="hybridMultilevel"/>
    <w:tmpl w:val="BB343E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C626834"/>
    <w:multiLevelType w:val="hybridMultilevel"/>
    <w:tmpl w:val="D5BAF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96FB31"/>
    <w:multiLevelType w:val="hybridMultilevel"/>
    <w:tmpl w:val="295C0CA6"/>
    <w:lvl w:ilvl="0" w:tplc="9FD071B8">
      <w:start w:val="2"/>
      <w:numFmt w:val="decimal"/>
      <w:lvlText w:val="%1."/>
      <w:lvlJc w:val="left"/>
      <w:pPr>
        <w:ind w:left="720" w:hanging="360"/>
      </w:pPr>
    </w:lvl>
    <w:lvl w:ilvl="1" w:tplc="07664DF0">
      <w:start w:val="1"/>
      <w:numFmt w:val="lowerLetter"/>
      <w:lvlText w:val="%2."/>
      <w:lvlJc w:val="left"/>
      <w:pPr>
        <w:ind w:left="1440" w:hanging="360"/>
      </w:pPr>
    </w:lvl>
    <w:lvl w:ilvl="2" w:tplc="4F8AC34E">
      <w:start w:val="1"/>
      <w:numFmt w:val="lowerRoman"/>
      <w:lvlText w:val="%3."/>
      <w:lvlJc w:val="right"/>
      <w:pPr>
        <w:ind w:left="2160" w:hanging="180"/>
      </w:pPr>
    </w:lvl>
    <w:lvl w:ilvl="3" w:tplc="1310BA4E">
      <w:start w:val="1"/>
      <w:numFmt w:val="decimal"/>
      <w:lvlText w:val="%4."/>
      <w:lvlJc w:val="left"/>
      <w:pPr>
        <w:ind w:left="2880" w:hanging="360"/>
      </w:pPr>
    </w:lvl>
    <w:lvl w:ilvl="4" w:tplc="C1F085F0">
      <w:start w:val="1"/>
      <w:numFmt w:val="lowerLetter"/>
      <w:lvlText w:val="%5."/>
      <w:lvlJc w:val="left"/>
      <w:pPr>
        <w:ind w:left="3600" w:hanging="360"/>
      </w:pPr>
    </w:lvl>
    <w:lvl w:ilvl="5" w:tplc="E6641A52">
      <w:start w:val="1"/>
      <w:numFmt w:val="lowerRoman"/>
      <w:lvlText w:val="%6."/>
      <w:lvlJc w:val="right"/>
      <w:pPr>
        <w:ind w:left="4320" w:hanging="180"/>
      </w:pPr>
    </w:lvl>
    <w:lvl w:ilvl="6" w:tplc="27D45D88">
      <w:start w:val="1"/>
      <w:numFmt w:val="decimal"/>
      <w:lvlText w:val="%7."/>
      <w:lvlJc w:val="left"/>
      <w:pPr>
        <w:ind w:left="5040" w:hanging="360"/>
      </w:pPr>
    </w:lvl>
    <w:lvl w:ilvl="7" w:tplc="A14C66EC">
      <w:start w:val="1"/>
      <w:numFmt w:val="lowerLetter"/>
      <w:lvlText w:val="%8."/>
      <w:lvlJc w:val="left"/>
      <w:pPr>
        <w:ind w:left="5760" w:hanging="360"/>
      </w:pPr>
    </w:lvl>
    <w:lvl w:ilvl="8" w:tplc="D21CF416">
      <w:start w:val="1"/>
      <w:numFmt w:val="lowerRoman"/>
      <w:lvlText w:val="%9."/>
      <w:lvlJc w:val="right"/>
      <w:pPr>
        <w:ind w:left="6480" w:hanging="180"/>
      </w:pPr>
    </w:lvl>
  </w:abstractNum>
  <w:abstractNum w:abstractNumId="12" w15:restartNumberingAfterBreak="0">
    <w:nsid w:val="62497567"/>
    <w:multiLevelType w:val="hybridMultilevel"/>
    <w:tmpl w:val="BF2EF69C"/>
    <w:lvl w:ilvl="0" w:tplc="728C0024">
      <w:start w:val="1"/>
      <w:numFmt w:val="bullet"/>
      <w:lvlText w:val="·"/>
      <w:lvlJc w:val="left"/>
      <w:pPr>
        <w:ind w:left="720" w:hanging="360"/>
      </w:pPr>
      <w:rPr>
        <w:rFonts w:ascii="Symbol" w:hAnsi="Symbol" w:hint="default"/>
      </w:rPr>
    </w:lvl>
    <w:lvl w:ilvl="1" w:tplc="C47C3DEC">
      <w:start w:val="1"/>
      <w:numFmt w:val="bullet"/>
      <w:lvlText w:val="o"/>
      <w:lvlJc w:val="left"/>
      <w:pPr>
        <w:ind w:left="1440" w:hanging="360"/>
      </w:pPr>
      <w:rPr>
        <w:rFonts w:ascii="Courier New" w:hAnsi="Courier New" w:hint="default"/>
      </w:rPr>
    </w:lvl>
    <w:lvl w:ilvl="2" w:tplc="08AAD822">
      <w:start w:val="1"/>
      <w:numFmt w:val="bullet"/>
      <w:lvlText w:val=""/>
      <w:lvlJc w:val="left"/>
      <w:pPr>
        <w:ind w:left="2160" w:hanging="360"/>
      </w:pPr>
      <w:rPr>
        <w:rFonts w:ascii="Wingdings" w:hAnsi="Wingdings" w:hint="default"/>
      </w:rPr>
    </w:lvl>
    <w:lvl w:ilvl="3" w:tplc="4F1C69EC">
      <w:start w:val="1"/>
      <w:numFmt w:val="bullet"/>
      <w:lvlText w:val=""/>
      <w:lvlJc w:val="left"/>
      <w:pPr>
        <w:ind w:left="2880" w:hanging="360"/>
      </w:pPr>
      <w:rPr>
        <w:rFonts w:ascii="Symbol" w:hAnsi="Symbol" w:hint="default"/>
      </w:rPr>
    </w:lvl>
    <w:lvl w:ilvl="4" w:tplc="E784334E">
      <w:start w:val="1"/>
      <w:numFmt w:val="bullet"/>
      <w:lvlText w:val="o"/>
      <w:lvlJc w:val="left"/>
      <w:pPr>
        <w:ind w:left="3600" w:hanging="360"/>
      </w:pPr>
      <w:rPr>
        <w:rFonts w:ascii="Courier New" w:hAnsi="Courier New" w:hint="default"/>
      </w:rPr>
    </w:lvl>
    <w:lvl w:ilvl="5" w:tplc="A6A0DB98">
      <w:start w:val="1"/>
      <w:numFmt w:val="bullet"/>
      <w:lvlText w:val=""/>
      <w:lvlJc w:val="left"/>
      <w:pPr>
        <w:ind w:left="4320" w:hanging="360"/>
      </w:pPr>
      <w:rPr>
        <w:rFonts w:ascii="Wingdings" w:hAnsi="Wingdings" w:hint="default"/>
      </w:rPr>
    </w:lvl>
    <w:lvl w:ilvl="6" w:tplc="FD9AAB72">
      <w:start w:val="1"/>
      <w:numFmt w:val="bullet"/>
      <w:lvlText w:val=""/>
      <w:lvlJc w:val="left"/>
      <w:pPr>
        <w:ind w:left="5040" w:hanging="360"/>
      </w:pPr>
      <w:rPr>
        <w:rFonts w:ascii="Symbol" w:hAnsi="Symbol" w:hint="default"/>
      </w:rPr>
    </w:lvl>
    <w:lvl w:ilvl="7" w:tplc="B52018B8">
      <w:start w:val="1"/>
      <w:numFmt w:val="bullet"/>
      <w:lvlText w:val="o"/>
      <w:lvlJc w:val="left"/>
      <w:pPr>
        <w:ind w:left="5760" w:hanging="360"/>
      </w:pPr>
      <w:rPr>
        <w:rFonts w:ascii="Courier New" w:hAnsi="Courier New" w:hint="default"/>
      </w:rPr>
    </w:lvl>
    <w:lvl w:ilvl="8" w:tplc="A1666D7C">
      <w:start w:val="1"/>
      <w:numFmt w:val="bullet"/>
      <w:lvlText w:val=""/>
      <w:lvlJc w:val="left"/>
      <w:pPr>
        <w:ind w:left="6480" w:hanging="360"/>
      </w:pPr>
      <w:rPr>
        <w:rFonts w:ascii="Wingdings" w:hAnsi="Wingdings" w:hint="default"/>
      </w:rPr>
    </w:lvl>
  </w:abstractNum>
  <w:abstractNum w:abstractNumId="13" w15:restartNumberingAfterBreak="0">
    <w:nsid w:val="640D653A"/>
    <w:multiLevelType w:val="hybridMultilevel"/>
    <w:tmpl w:val="3A3210D2"/>
    <w:lvl w:ilvl="0" w:tplc="90F20ED6">
      <w:start w:val="4"/>
      <w:numFmt w:val="decimal"/>
      <w:lvlText w:val="%1."/>
      <w:lvlJc w:val="left"/>
      <w:pPr>
        <w:ind w:left="720" w:hanging="360"/>
      </w:pPr>
    </w:lvl>
    <w:lvl w:ilvl="1" w:tplc="9D30E526">
      <w:start w:val="1"/>
      <w:numFmt w:val="lowerLetter"/>
      <w:lvlText w:val="%2."/>
      <w:lvlJc w:val="left"/>
      <w:pPr>
        <w:ind w:left="1440" w:hanging="360"/>
      </w:pPr>
    </w:lvl>
    <w:lvl w:ilvl="2" w:tplc="81F8A9FE">
      <w:start w:val="1"/>
      <w:numFmt w:val="lowerRoman"/>
      <w:lvlText w:val="%3."/>
      <w:lvlJc w:val="right"/>
      <w:pPr>
        <w:ind w:left="2160" w:hanging="180"/>
      </w:pPr>
    </w:lvl>
    <w:lvl w:ilvl="3" w:tplc="1CF68070">
      <w:start w:val="1"/>
      <w:numFmt w:val="decimal"/>
      <w:lvlText w:val="%4."/>
      <w:lvlJc w:val="left"/>
      <w:pPr>
        <w:ind w:left="2880" w:hanging="360"/>
      </w:pPr>
    </w:lvl>
    <w:lvl w:ilvl="4" w:tplc="A77A7B8A">
      <w:start w:val="1"/>
      <w:numFmt w:val="lowerLetter"/>
      <w:lvlText w:val="%5."/>
      <w:lvlJc w:val="left"/>
      <w:pPr>
        <w:ind w:left="3600" w:hanging="360"/>
      </w:pPr>
    </w:lvl>
    <w:lvl w:ilvl="5" w:tplc="EBFCB322">
      <w:start w:val="1"/>
      <w:numFmt w:val="lowerRoman"/>
      <w:lvlText w:val="%6."/>
      <w:lvlJc w:val="right"/>
      <w:pPr>
        <w:ind w:left="4320" w:hanging="180"/>
      </w:pPr>
    </w:lvl>
    <w:lvl w:ilvl="6" w:tplc="C082BC48">
      <w:start w:val="1"/>
      <w:numFmt w:val="decimal"/>
      <w:lvlText w:val="%7."/>
      <w:lvlJc w:val="left"/>
      <w:pPr>
        <w:ind w:left="5040" w:hanging="360"/>
      </w:pPr>
    </w:lvl>
    <w:lvl w:ilvl="7" w:tplc="B4CEE72A">
      <w:start w:val="1"/>
      <w:numFmt w:val="lowerLetter"/>
      <w:lvlText w:val="%8."/>
      <w:lvlJc w:val="left"/>
      <w:pPr>
        <w:ind w:left="5760" w:hanging="360"/>
      </w:pPr>
    </w:lvl>
    <w:lvl w:ilvl="8" w:tplc="D4FC62A0">
      <w:start w:val="1"/>
      <w:numFmt w:val="lowerRoman"/>
      <w:lvlText w:val="%9."/>
      <w:lvlJc w:val="right"/>
      <w:pPr>
        <w:ind w:left="6480" w:hanging="180"/>
      </w:pPr>
    </w:lvl>
  </w:abstractNum>
  <w:num w:numId="1" w16cid:durableId="1380397837">
    <w:abstractNumId w:val="12"/>
  </w:num>
  <w:num w:numId="2" w16cid:durableId="695928560">
    <w:abstractNumId w:val="13"/>
  </w:num>
  <w:num w:numId="3" w16cid:durableId="299387388">
    <w:abstractNumId w:val="4"/>
  </w:num>
  <w:num w:numId="4" w16cid:durableId="514074217">
    <w:abstractNumId w:val="0"/>
  </w:num>
  <w:num w:numId="5" w16cid:durableId="62803096">
    <w:abstractNumId w:val="6"/>
  </w:num>
  <w:num w:numId="6" w16cid:durableId="1262374176">
    <w:abstractNumId w:val="11"/>
  </w:num>
  <w:num w:numId="7" w16cid:durableId="1542784370">
    <w:abstractNumId w:val="5"/>
  </w:num>
  <w:num w:numId="8" w16cid:durableId="235750989">
    <w:abstractNumId w:val="7"/>
  </w:num>
  <w:num w:numId="9" w16cid:durableId="1645743899">
    <w:abstractNumId w:val="3"/>
  </w:num>
  <w:num w:numId="10" w16cid:durableId="96949114">
    <w:abstractNumId w:val="2"/>
  </w:num>
  <w:num w:numId="11" w16cid:durableId="668867877">
    <w:abstractNumId w:val="1"/>
  </w:num>
  <w:num w:numId="12" w16cid:durableId="102923927">
    <w:abstractNumId w:val="8"/>
  </w:num>
  <w:num w:numId="13" w16cid:durableId="32116161">
    <w:abstractNumId w:val="9"/>
  </w:num>
  <w:num w:numId="14" w16cid:durableId="2889019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hideSpellingErrors/>
  <w:hideGrammaticalErrors/>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DFFC84"/>
    <w:rsid w:val="00015226"/>
    <w:rsid w:val="000165F2"/>
    <w:rsid w:val="00027FF5"/>
    <w:rsid w:val="00036E08"/>
    <w:rsid w:val="000415FB"/>
    <w:rsid w:val="000544CE"/>
    <w:rsid w:val="00055F14"/>
    <w:rsid w:val="00057AE6"/>
    <w:rsid w:val="00064602"/>
    <w:rsid w:val="00067B7E"/>
    <w:rsid w:val="000754C6"/>
    <w:rsid w:val="00096895"/>
    <w:rsid w:val="000C2AED"/>
    <w:rsid w:val="00105C95"/>
    <w:rsid w:val="00130812"/>
    <w:rsid w:val="001342DB"/>
    <w:rsid w:val="00134F73"/>
    <w:rsid w:val="00156446"/>
    <w:rsid w:val="00156522"/>
    <w:rsid w:val="00166902"/>
    <w:rsid w:val="00176EFB"/>
    <w:rsid w:val="00180ED0"/>
    <w:rsid w:val="00187B3B"/>
    <w:rsid w:val="001A0CF1"/>
    <w:rsid w:val="001A32B5"/>
    <w:rsid w:val="001A4667"/>
    <w:rsid w:val="001A6C4F"/>
    <w:rsid w:val="001C682E"/>
    <w:rsid w:val="001D50BF"/>
    <w:rsid w:val="001D5F74"/>
    <w:rsid w:val="002248C5"/>
    <w:rsid w:val="002457EE"/>
    <w:rsid w:val="002538B4"/>
    <w:rsid w:val="00255E09"/>
    <w:rsid w:val="0025665E"/>
    <w:rsid w:val="00266F6A"/>
    <w:rsid w:val="002704C8"/>
    <w:rsid w:val="002709D2"/>
    <w:rsid w:val="002766CD"/>
    <w:rsid w:val="002837AB"/>
    <w:rsid w:val="0028690E"/>
    <w:rsid w:val="00292B30"/>
    <w:rsid w:val="00292DB0"/>
    <w:rsid w:val="002934A6"/>
    <w:rsid w:val="00293B09"/>
    <w:rsid w:val="002A1450"/>
    <w:rsid w:val="002A1925"/>
    <w:rsid w:val="002A3316"/>
    <w:rsid w:val="002C25C4"/>
    <w:rsid w:val="002C3506"/>
    <w:rsid w:val="002D0135"/>
    <w:rsid w:val="002D57EB"/>
    <w:rsid w:val="002E2105"/>
    <w:rsid w:val="002E2AA8"/>
    <w:rsid w:val="002E5696"/>
    <w:rsid w:val="003057D3"/>
    <w:rsid w:val="00306B2B"/>
    <w:rsid w:val="00310103"/>
    <w:rsid w:val="003242AD"/>
    <w:rsid w:val="00327949"/>
    <w:rsid w:val="00335F28"/>
    <w:rsid w:val="0036191A"/>
    <w:rsid w:val="00367C85"/>
    <w:rsid w:val="00381CCA"/>
    <w:rsid w:val="00382AD2"/>
    <w:rsid w:val="00382CD5"/>
    <w:rsid w:val="0038332D"/>
    <w:rsid w:val="00392F21"/>
    <w:rsid w:val="003A6E11"/>
    <w:rsid w:val="003C757B"/>
    <w:rsid w:val="003D62F9"/>
    <w:rsid w:val="003E403E"/>
    <w:rsid w:val="003F2F3E"/>
    <w:rsid w:val="003F74FE"/>
    <w:rsid w:val="00400277"/>
    <w:rsid w:val="004220D1"/>
    <w:rsid w:val="0042654F"/>
    <w:rsid w:val="00431BA3"/>
    <w:rsid w:val="00440DB7"/>
    <w:rsid w:val="004524F9"/>
    <w:rsid w:val="00465846"/>
    <w:rsid w:val="004934C4"/>
    <w:rsid w:val="00495AB1"/>
    <w:rsid w:val="004B765C"/>
    <w:rsid w:val="004C0AC8"/>
    <w:rsid w:val="004C3EE0"/>
    <w:rsid w:val="004D1061"/>
    <w:rsid w:val="004D10B1"/>
    <w:rsid w:val="005011D0"/>
    <w:rsid w:val="00505DB5"/>
    <w:rsid w:val="005103E7"/>
    <w:rsid w:val="00511B18"/>
    <w:rsid w:val="005129F3"/>
    <w:rsid w:val="005321E3"/>
    <w:rsid w:val="0053395A"/>
    <w:rsid w:val="00533ADB"/>
    <w:rsid w:val="00534B98"/>
    <w:rsid w:val="00551D54"/>
    <w:rsid w:val="00573320"/>
    <w:rsid w:val="00575F57"/>
    <w:rsid w:val="00581153"/>
    <w:rsid w:val="005A1301"/>
    <w:rsid w:val="005A2287"/>
    <w:rsid w:val="005B3150"/>
    <w:rsid w:val="005B49CE"/>
    <w:rsid w:val="005B5625"/>
    <w:rsid w:val="005C3542"/>
    <w:rsid w:val="005C7048"/>
    <w:rsid w:val="005D4493"/>
    <w:rsid w:val="005E470F"/>
    <w:rsid w:val="005E5397"/>
    <w:rsid w:val="0060585A"/>
    <w:rsid w:val="00620CCE"/>
    <w:rsid w:val="00623217"/>
    <w:rsid w:val="00623E98"/>
    <w:rsid w:val="00623F1A"/>
    <w:rsid w:val="0063211A"/>
    <w:rsid w:val="00646C14"/>
    <w:rsid w:val="006471F5"/>
    <w:rsid w:val="00651465"/>
    <w:rsid w:val="00660E3B"/>
    <w:rsid w:val="006817AA"/>
    <w:rsid w:val="00686A41"/>
    <w:rsid w:val="00696481"/>
    <w:rsid w:val="006A6586"/>
    <w:rsid w:val="006B0703"/>
    <w:rsid w:val="006C46DE"/>
    <w:rsid w:val="006C5722"/>
    <w:rsid w:val="006C614C"/>
    <w:rsid w:val="006D0910"/>
    <w:rsid w:val="006D11DE"/>
    <w:rsid w:val="006D1B4A"/>
    <w:rsid w:val="006E3F13"/>
    <w:rsid w:val="00704A1A"/>
    <w:rsid w:val="007220B0"/>
    <w:rsid w:val="00725BDD"/>
    <w:rsid w:val="00726994"/>
    <w:rsid w:val="00726A66"/>
    <w:rsid w:val="00734158"/>
    <w:rsid w:val="00736883"/>
    <w:rsid w:val="007506B9"/>
    <w:rsid w:val="00757ADE"/>
    <w:rsid w:val="00761A80"/>
    <w:rsid w:val="00765642"/>
    <w:rsid w:val="00767763"/>
    <w:rsid w:val="007B0878"/>
    <w:rsid w:val="007B2400"/>
    <w:rsid w:val="007B26B8"/>
    <w:rsid w:val="007B57F9"/>
    <w:rsid w:val="007E10D0"/>
    <w:rsid w:val="007E27A6"/>
    <w:rsid w:val="007E4C5B"/>
    <w:rsid w:val="008003BF"/>
    <w:rsid w:val="008109AE"/>
    <w:rsid w:val="00816F44"/>
    <w:rsid w:val="0082522C"/>
    <w:rsid w:val="00832684"/>
    <w:rsid w:val="00834835"/>
    <w:rsid w:val="00854773"/>
    <w:rsid w:val="00861C5E"/>
    <w:rsid w:val="00865825"/>
    <w:rsid w:val="00867B51"/>
    <w:rsid w:val="00880028"/>
    <w:rsid w:val="00882268"/>
    <w:rsid w:val="00890EAF"/>
    <w:rsid w:val="00894EC8"/>
    <w:rsid w:val="008B0CAD"/>
    <w:rsid w:val="008C3282"/>
    <w:rsid w:val="008D5336"/>
    <w:rsid w:val="008D6897"/>
    <w:rsid w:val="008E09E8"/>
    <w:rsid w:val="0090482A"/>
    <w:rsid w:val="00905CD1"/>
    <w:rsid w:val="00906456"/>
    <w:rsid w:val="0090681B"/>
    <w:rsid w:val="00913C0E"/>
    <w:rsid w:val="00920A9E"/>
    <w:rsid w:val="00924737"/>
    <w:rsid w:val="009261F3"/>
    <w:rsid w:val="009323CF"/>
    <w:rsid w:val="00936594"/>
    <w:rsid w:val="00947748"/>
    <w:rsid w:val="00963ED1"/>
    <w:rsid w:val="009700F8"/>
    <w:rsid w:val="00976A95"/>
    <w:rsid w:val="00983A66"/>
    <w:rsid w:val="009853D0"/>
    <w:rsid w:val="00992E6C"/>
    <w:rsid w:val="00993186"/>
    <w:rsid w:val="00995399"/>
    <w:rsid w:val="009B0417"/>
    <w:rsid w:val="009B1914"/>
    <w:rsid w:val="009B413C"/>
    <w:rsid w:val="009C08F8"/>
    <w:rsid w:val="009E6E2E"/>
    <w:rsid w:val="009E73AA"/>
    <w:rsid w:val="009F6FE5"/>
    <w:rsid w:val="00A02115"/>
    <w:rsid w:val="00A02796"/>
    <w:rsid w:val="00A03406"/>
    <w:rsid w:val="00A048E2"/>
    <w:rsid w:val="00A0774D"/>
    <w:rsid w:val="00A11C6A"/>
    <w:rsid w:val="00A150A9"/>
    <w:rsid w:val="00A20ED3"/>
    <w:rsid w:val="00A25C37"/>
    <w:rsid w:val="00A31435"/>
    <w:rsid w:val="00A3217C"/>
    <w:rsid w:val="00A3302E"/>
    <w:rsid w:val="00A366A1"/>
    <w:rsid w:val="00A36F91"/>
    <w:rsid w:val="00A6061D"/>
    <w:rsid w:val="00A6324F"/>
    <w:rsid w:val="00A739BA"/>
    <w:rsid w:val="00A81867"/>
    <w:rsid w:val="00A86D2C"/>
    <w:rsid w:val="00A96BC4"/>
    <w:rsid w:val="00A9734F"/>
    <w:rsid w:val="00AA0BCD"/>
    <w:rsid w:val="00AA395A"/>
    <w:rsid w:val="00AA6000"/>
    <w:rsid w:val="00AA84B2"/>
    <w:rsid w:val="00AC0687"/>
    <w:rsid w:val="00AC606F"/>
    <w:rsid w:val="00AC72EA"/>
    <w:rsid w:val="00AD1750"/>
    <w:rsid w:val="00AE0E77"/>
    <w:rsid w:val="00AE7849"/>
    <w:rsid w:val="00B0469F"/>
    <w:rsid w:val="00B11BF9"/>
    <w:rsid w:val="00B151A8"/>
    <w:rsid w:val="00B361E5"/>
    <w:rsid w:val="00B36CE1"/>
    <w:rsid w:val="00B44552"/>
    <w:rsid w:val="00B50C2D"/>
    <w:rsid w:val="00B54EF7"/>
    <w:rsid w:val="00B72B33"/>
    <w:rsid w:val="00B90BDB"/>
    <w:rsid w:val="00B97287"/>
    <w:rsid w:val="00BD62E2"/>
    <w:rsid w:val="00BE3480"/>
    <w:rsid w:val="00C06A69"/>
    <w:rsid w:val="00C11642"/>
    <w:rsid w:val="00C13E81"/>
    <w:rsid w:val="00C91A4E"/>
    <w:rsid w:val="00C95430"/>
    <w:rsid w:val="00CD12EF"/>
    <w:rsid w:val="00CE32E5"/>
    <w:rsid w:val="00CE59A8"/>
    <w:rsid w:val="00CE68B7"/>
    <w:rsid w:val="00D12D81"/>
    <w:rsid w:val="00D131F1"/>
    <w:rsid w:val="00D138CF"/>
    <w:rsid w:val="00D26F0D"/>
    <w:rsid w:val="00D41B43"/>
    <w:rsid w:val="00D56B24"/>
    <w:rsid w:val="00D83233"/>
    <w:rsid w:val="00D84C1C"/>
    <w:rsid w:val="00D9076E"/>
    <w:rsid w:val="00D92C9D"/>
    <w:rsid w:val="00DA28DC"/>
    <w:rsid w:val="00DA7911"/>
    <w:rsid w:val="00DA7A25"/>
    <w:rsid w:val="00DD3321"/>
    <w:rsid w:val="00DE3953"/>
    <w:rsid w:val="00DE5C3C"/>
    <w:rsid w:val="00DF150E"/>
    <w:rsid w:val="00DF4744"/>
    <w:rsid w:val="00E01B88"/>
    <w:rsid w:val="00E06A17"/>
    <w:rsid w:val="00E173A0"/>
    <w:rsid w:val="00E44093"/>
    <w:rsid w:val="00E51364"/>
    <w:rsid w:val="00E61146"/>
    <w:rsid w:val="00E65A7B"/>
    <w:rsid w:val="00E72C37"/>
    <w:rsid w:val="00E817F2"/>
    <w:rsid w:val="00E83122"/>
    <w:rsid w:val="00E86527"/>
    <w:rsid w:val="00E91173"/>
    <w:rsid w:val="00EA3516"/>
    <w:rsid w:val="00EA58CF"/>
    <w:rsid w:val="00EB1ECC"/>
    <w:rsid w:val="00EC11EA"/>
    <w:rsid w:val="00EC2AD9"/>
    <w:rsid w:val="00ED23F7"/>
    <w:rsid w:val="00ED7807"/>
    <w:rsid w:val="00F0303E"/>
    <w:rsid w:val="00F12824"/>
    <w:rsid w:val="00F213F7"/>
    <w:rsid w:val="00F30905"/>
    <w:rsid w:val="00F3721C"/>
    <w:rsid w:val="00F4085D"/>
    <w:rsid w:val="00F45009"/>
    <w:rsid w:val="00F55E56"/>
    <w:rsid w:val="00F57AD1"/>
    <w:rsid w:val="00F62BB3"/>
    <w:rsid w:val="00F63CBE"/>
    <w:rsid w:val="00F7008D"/>
    <w:rsid w:val="00F902B5"/>
    <w:rsid w:val="00F9528F"/>
    <w:rsid w:val="00F9662A"/>
    <w:rsid w:val="00F97D6F"/>
    <w:rsid w:val="00FA06BE"/>
    <w:rsid w:val="00FA71D6"/>
    <w:rsid w:val="00FB47AE"/>
    <w:rsid w:val="00FD536C"/>
    <w:rsid w:val="00FE2DA4"/>
    <w:rsid w:val="0CA7B811"/>
    <w:rsid w:val="2CDFFC84"/>
    <w:rsid w:val="30E5DF65"/>
    <w:rsid w:val="35D2625F"/>
    <w:rsid w:val="4B64BFFE"/>
    <w:rsid w:val="5C68AF77"/>
    <w:rsid w:val="6F8A804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FFC84"/>
  <w15:chartTrackingRefBased/>
  <w15:docId w15:val="{A7576552-D6B7-46FE-88EF-B51028784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0E5DF6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91A4E"/>
    <w:rPr>
      <w:color w:val="467886" w:themeColor="hyperlink"/>
      <w:u w:val="single"/>
    </w:rPr>
  </w:style>
  <w:style w:type="character" w:styleId="UnresolvedMention">
    <w:name w:val="Unresolved Mention"/>
    <w:basedOn w:val="DefaultParagraphFont"/>
    <w:uiPriority w:val="99"/>
    <w:semiHidden/>
    <w:unhideWhenUsed/>
    <w:rsid w:val="00C91A4E"/>
    <w:rPr>
      <w:color w:val="605E5C"/>
      <w:shd w:val="clear" w:color="auto" w:fill="E1DFDD"/>
    </w:rPr>
  </w:style>
  <w:style w:type="paragraph" w:styleId="Footer">
    <w:name w:val="footer"/>
    <w:basedOn w:val="Normal"/>
    <w:link w:val="FooterChar"/>
    <w:uiPriority w:val="99"/>
    <w:unhideWhenUsed/>
    <w:rsid w:val="00392F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2F21"/>
  </w:style>
  <w:style w:type="paragraph" w:styleId="NormalWeb">
    <w:name w:val="Normal (Web)"/>
    <w:basedOn w:val="Normal"/>
    <w:uiPriority w:val="99"/>
    <w:semiHidden/>
    <w:unhideWhenUsed/>
    <w:rsid w:val="00015226"/>
    <w:rPr>
      <w:rFonts w:ascii="Times New Roman" w:hAnsi="Times New Roman" w:cs="Times New Roman"/>
    </w:rPr>
  </w:style>
  <w:style w:type="character" w:styleId="FollowedHyperlink">
    <w:name w:val="FollowedHyperlink"/>
    <w:basedOn w:val="DefaultParagraphFont"/>
    <w:uiPriority w:val="99"/>
    <w:semiHidden/>
    <w:unhideWhenUsed/>
    <w:rsid w:val="00AA395A"/>
    <w:rPr>
      <w:color w:val="96607D" w:themeColor="followedHyperlink"/>
      <w:u w:val="single"/>
    </w:rPr>
  </w:style>
  <w:style w:type="paragraph" w:styleId="Revision">
    <w:name w:val="Revision"/>
    <w:hidden/>
    <w:uiPriority w:val="99"/>
    <w:semiHidden/>
    <w:rsid w:val="00AC72EA"/>
    <w:pPr>
      <w:spacing w:after="0" w:line="240" w:lineRule="auto"/>
    </w:pPr>
  </w:style>
  <w:style w:type="paragraph" w:styleId="Header">
    <w:name w:val="header"/>
    <w:basedOn w:val="Normal"/>
    <w:link w:val="HeaderChar"/>
    <w:uiPriority w:val="99"/>
    <w:semiHidden/>
    <w:unhideWhenUsed/>
    <w:rsid w:val="00A048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4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3063">
      <w:bodyDiv w:val="1"/>
      <w:marLeft w:val="0"/>
      <w:marRight w:val="0"/>
      <w:marTop w:val="0"/>
      <w:marBottom w:val="0"/>
      <w:divBdr>
        <w:top w:val="none" w:sz="0" w:space="0" w:color="auto"/>
        <w:left w:val="none" w:sz="0" w:space="0" w:color="auto"/>
        <w:bottom w:val="none" w:sz="0" w:space="0" w:color="auto"/>
        <w:right w:val="none" w:sz="0" w:space="0" w:color="auto"/>
      </w:divBdr>
    </w:div>
    <w:div w:id="172112298">
      <w:bodyDiv w:val="1"/>
      <w:marLeft w:val="0"/>
      <w:marRight w:val="0"/>
      <w:marTop w:val="0"/>
      <w:marBottom w:val="0"/>
      <w:divBdr>
        <w:top w:val="none" w:sz="0" w:space="0" w:color="auto"/>
        <w:left w:val="none" w:sz="0" w:space="0" w:color="auto"/>
        <w:bottom w:val="none" w:sz="0" w:space="0" w:color="auto"/>
        <w:right w:val="none" w:sz="0" w:space="0" w:color="auto"/>
      </w:divBdr>
    </w:div>
    <w:div w:id="172377332">
      <w:bodyDiv w:val="1"/>
      <w:marLeft w:val="0"/>
      <w:marRight w:val="0"/>
      <w:marTop w:val="0"/>
      <w:marBottom w:val="0"/>
      <w:divBdr>
        <w:top w:val="none" w:sz="0" w:space="0" w:color="auto"/>
        <w:left w:val="none" w:sz="0" w:space="0" w:color="auto"/>
        <w:bottom w:val="none" w:sz="0" w:space="0" w:color="auto"/>
        <w:right w:val="none" w:sz="0" w:space="0" w:color="auto"/>
      </w:divBdr>
    </w:div>
    <w:div w:id="186138450">
      <w:bodyDiv w:val="1"/>
      <w:marLeft w:val="0"/>
      <w:marRight w:val="0"/>
      <w:marTop w:val="0"/>
      <w:marBottom w:val="0"/>
      <w:divBdr>
        <w:top w:val="none" w:sz="0" w:space="0" w:color="auto"/>
        <w:left w:val="none" w:sz="0" w:space="0" w:color="auto"/>
        <w:bottom w:val="none" w:sz="0" w:space="0" w:color="auto"/>
        <w:right w:val="none" w:sz="0" w:space="0" w:color="auto"/>
      </w:divBdr>
    </w:div>
    <w:div w:id="189537421">
      <w:bodyDiv w:val="1"/>
      <w:marLeft w:val="0"/>
      <w:marRight w:val="0"/>
      <w:marTop w:val="0"/>
      <w:marBottom w:val="0"/>
      <w:divBdr>
        <w:top w:val="none" w:sz="0" w:space="0" w:color="auto"/>
        <w:left w:val="none" w:sz="0" w:space="0" w:color="auto"/>
        <w:bottom w:val="none" w:sz="0" w:space="0" w:color="auto"/>
        <w:right w:val="none" w:sz="0" w:space="0" w:color="auto"/>
      </w:divBdr>
    </w:div>
    <w:div w:id="193463832">
      <w:bodyDiv w:val="1"/>
      <w:marLeft w:val="0"/>
      <w:marRight w:val="0"/>
      <w:marTop w:val="0"/>
      <w:marBottom w:val="0"/>
      <w:divBdr>
        <w:top w:val="none" w:sz="0" w:space="0" w:color="auto"/>
        <w:left w:val="none" w:sz="0" w:space="0" w:color="auto"/>
        <w:bottom w:val="none" w:sz="0" w:space="0" w:color="auto"/>
        <w:right w:val="none" w:sz="0" w:space="0" w:color="auto"/>
      </w:divBdr>
    </w:div>
    <w:div w:id="226111194">
      <w:bodyDiv w:val="1"/>
      <w:marLeft w:val="0"/>
      <w:marRight w:val="0"/>
      <w:marTop w:val="0"/>
      <w:marBottom w:val="0"/>
      <w:divBdr>
        <w:top w:val="none" w:sz="0" w:space="0" w:color="auto"/>
        <w:left w:val="none" w:sz="0" w:space="0" w:color="auto"/>
        <w:bottom w:val="none" w:sz="0" w:space="0" w:color="auto"/>
        <w:right w:val="none" w:sz="0" w:space="0" w:color="auto"/>
      </w:divBdr>
    </w:div>
    <w:div w:id="248347879">
      <w:bodyDiv w:val="1"/>
      <w:marLeft w:val="0"/>
      <w:marRight w:val="0"/>
      <w:marTop w:val="0"/>
      <w:marBottom w:val="0"/>
      <w:divBdr>
        <w:top w:val="none" w:sz="0" w:space="0" w:color="auto"/>
        <w:left w:val="none" w:sz="0" w:space="0" w:color="auto"/>
        <w:bottom w:val="none" w:sz="0" w:space="0" w:color="auto"/>
        <w:right w:val="none" w:sz="0" w:space="0" w:color="auto"/>
      </w:divBdr>
      <w:divsChild>
        <w:div w:id="1102066088">
          <w:marLeft w:val="0"/>
          <w:marRight w:val="0"/>
          <w:marTop w:val="0"/>
          <w:marBottom w:val="0"/>
          <w:divBdr>
            <w:top w:val="none" w:sz="0" w:space="0" w:color="auto"/>
            <w:left w:val="none" w:sz="0" w:space="0" w:color="auto"/>
            <w:bottom w:val="none" w:sz="0" w:space="0" w:color="auto"/>
            <w:right w:val="none" w:sz="0" w:space="0" w:color="auto"/>
          </w:divBdr>
          <w:divsChild>
            <w:div w:id="16956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47462">
      <w:bodyDiv w:val="1"/>
      <w:marLeft w:val="0"/>
      <w:marRight w:val="0"/>
      <w:marTop w:val="0"/>
      <w:marBottom w:val="0"/>
      <w:divBdr>
        <w:top w:val="none" w:sz="0" w:space="0" w:color="auto"/>
        <w:left w:val="none" w:sz="0" w:space="0" w:color="auto"/>
        <w:bottom w:val="none" w:sz="0" w:space="0" w:color="auto"/>
        <w:right w:val="none" w:sz="0" w:space="0" w:color="auto"/>
      </w:divBdr>
    </w:div>
    <w:div w:id="697464250">
      <w:bodyDiv w:val="1"/>
      <w:marLeft w:val="0"/>
      <w:marRight w:val="0"/>
      <w:marTop w:val="0"/>
      <w:marBottom w:val="0"/>
      <w:divBdr>
        <w:top w:val="none" w:sz="0" w:space="0" w:color="auto"/>
        <w:left w:val="none" w:sz="0" w:space="0" w:color="auto"/>
        <w:bottom w:val="none" w:sz="0" w:space="0" w:color="auto"/>
        <w:right w:val="none" w:sz="0" w:space="0" w:color="auto"/>
      </w:divBdr>
    </w:div>
    <w:div w:id="814836015">
      <w:bodyDiv w:val="1"/>
      <w:marLeft w:val="0"/>
      <w:marRight w:val="0"/>
      <w:marTop w:val="0"/>
      <w:marBottom w:val="0"/>
      <w:divBdr>
        <w:top w:val="none" w:sz="0" w:space="0" w:color="auto"/>
        <w:left w:val="none" w:sz="0" w:space="0" w:color="auto"/>
        <w:bottom w:val="none" w:sz="0" w:space="0" w:color="auto"/>
        <w:right w:val="none" w:sz="0" w:space="0" w:color="auto"/>
      </w:divBdr>
    </w:div>
    <w:div w:id="835998857">
      <w:bodyDiv w:val="1"/>
      <w:marLeft w:val="0"/>
      <w:marRight w:val="0"/>
      <w:marTop w:val="0"/>
      <w:marBottom w:val="0"/>
      <w:divBdr>
        <w:top w:val="none" w:sz="0" w:space="0" w:color="auto"/>
        <w:left w:val="none" w:sz="0" w:space="0" w:color="auto"/>
        <w:bottom w:val="none" w:sz="0" w:space="0" w:color="auto"/>
        <w:right w:val="none" w:sz="0" w:space="0" w:color="auto"/>
      </w:divBdr>
    </w:div>
    <w:div w:id="890579366">
      <w:bodyDiv w:val="1"/>
      <w:marLeft w:val="0"/>
      <w:marRight w:val="0"/>
      <w:marTop w:val="0"/>
      <w:marBottom w:val="0"/>
      <w:divBdr>
        <w:top w:val="none" w:sz="0" w:space="0" w:color="auto"/>
        <w:left w:val="none" w:sz="0" w:space="0" w:color="auto"/>
        <w:bottom w:val="none" w:sz="0" w:space="0" w:color="auto"/>
        <w:right w:val="none" w:sz="0" w:space="0" w:color="auto"/>
      </w:divBdr>
    </w:div>
    <w:div w:id="962492556">
      <w:bodyDiv w:val="1"/>
      <w:marLeft w:val="0"/>
      <w:marRight w:val="0"/>
      <w:marTop w:val="0"/>
      <w:marBottom w:val="0"/>
      <w:divBdr>
        <w:top w:val="none" w:sz="0" w:space="0" w:color="auto"/>
        <w:left w:val="none" w:sz="0" w:space="0" w:color="auto"/>
        <w:bottom w:val="none" w:sz="0" w:space="0" w:color="auto"/>
        <w:right w:val="none" w:sz="0" w:space="0" w:color="auto"/>
      </w:divBdr>
    </w:div>
    <w:div w:id="975569907">
      <w:bodyDiv w:val="1"/>
      <w:marLeft w:val="0"/>
      <w:marRight w:val="0"/>
      <w:marTop w:val="0"/>
      <w:marBottom w:val="0"/>
      <w:divBdr>
        <w:top w:val="none" w:sz="0" w:space="0" w:color="auto"/>
        <w:left w:val="none" w:sz="0" w:space="0" w:color="auto"/>
        <w:bottom w:val="none" w:sz="0" w:space="0" w:color="auto"/>
        <w:right w:val="none" w:sz="0" w:space="0" w:color="auto"/>
      </w:divBdr>
    </w:div>
    <w:div w:id="1013148702">
      <w:bodyDiv w:val="1"/>
      <w:marLeft w:val="0"/>
      <w:marRight w:val="0"/>
      <w:marTop w:val="0"/>
      <w:marBottom w:val="0"/>
      <w:divBdr>
        <w:top w:val="none" w:sz="0" w:space="0" w:color="auto"/>
        <w:left w:val="none" w:sz="0" w:space="0" w:color="auto"/>
        <w:bottom w:val="none" w:sz="0" w:space="0" w:color="auto"/>
        <w:right w:val="none" w:sz="0" w:space="0" w:color="auto"/>
      </w:divBdr>
    </w:div>
    <w:div w:id="1027634870">
      <w:bodyDiv w:val="1"/>
      <w:marLeft w:val="0"/>
      <w:marRight w:val="0"/>
      <w:marTop w:val="0"/>
      <w:marBottom w:val="0"/>
      <w:divBdr>
        <w:top w:val="none" w:sz="0" w:space="0" w:color="auto"/>
        <w:left w:val="none" w:sz="0" w:space="0" w:color="auto"/>
        <w:bottom w:val="none" w:sz="0" w:space="0" w:color="auto"/>
        <w:right w:val="none" w:sz="0" w:space="0" w:color="auto"/>
      </w:divBdr>
    </w:div>
    <w:div w:id="1101150312">
      <w:bodyDiv w:val="1"/>
      <w:marLeft w:val="0"/>
      <w:marRight w:val="0"/>
      <w:marTop w:val="0"/>
      <w:marBottom w:val="0"/>
      <w:divBdr>
        <w:top w:val="none" w:sz="0" w:space="0" w:color="auto"/>
        <w:left w:val="none" w:sz="0" w:space="0" w:color="auto"/>
        <w:bottom w:val="none" w:sz="0" w:space="0" w:color="auto"/>
        <w:right w:val="none" w:sz="0" w:space="0" w:color="auto"/>
      </w:divBdr>
    </w:div>
    <w:div w:id="1108355483">
      <w:bodyDiv w:val="1"/>
      <w:marLeft w:val="0"/>
      <w:marRight w:val="0"/>
      <w:marTop w:val="0"/>
      <w:marBottom w:val="0"/>
      <w:divBdr>
        <w:top w:val="none" w:sz="0" w:space="0" w:color="auto"/>
        <w:left w:val="none" w:sz="0" w:space="0" w:color="auto"/>
        <w:bottom w:val="none" w:sz="0" w:space="0" w:color="auto"/>
        <w:right w:val="none" w:sz="0" w:space="0" w:color="auto"/>
      </w:divBdr>
    </w:div>
    <w:div w:id="1203596631">
      <w:bodyDiv w:val="1"/>
      <w:marLeft w:val="0"/>
      <w:marRight w:val="0"/>
      <w:marTop w:val="0"/>
      <w:marBottom w:val="0"/>
      <w:divBdr>
        <w:top w:val="none" w:sz="0" w:space="0" w:color="auto"/>
        <w:left w:val="none" w:sz="0" w:space="0" w:color="auto"/>
        <w:bottom w:val="none" w:sz="0" w:space="0" w:color="auto"/>
        <w:right w:val="none" w:sz="0" w:space="0" w:color="auto"/>
      </w:divBdr>
    </w:div>
    <w:div w:id="1285964574">
      <w:bodyDiv w:val="1"/>
      <w:marLeft w:val="0"/>
      <w:marRight w:val="0"/>
      <w:marTop w:val="0"/>
      <w:marBottom w:val="0"/>
      <w:divBdr>
        <w:top w:val="none" w:sz="0" w:space="0" w:color="auto"/>
        <w:left w:val="none" w:sz="0" w:space="0" w:color="auto"/>
        <w:bottom w:val="none" w:sz="0" w:space="0" w:color="auto"/>
        <w:right w:val="none" w:sz="0" w:space="0" w:color="auto"/>
      </w:divBdr>
    </w:div>
    <w:div w:id="1291786579">
      <w:bodyDiv w:val="1"/>
      <w:marLeft w:val="0"/>
      <w:marRight w:val="0"/>
      <w:marTop w:val="0"/>
      <w:marBottom w:val="0"/>
      <w:divBdr>
        <w:top w:val="none" w:sz="0" w:space="0" w:color="auto"/>
        <w:left w:val="none" w:sz="0" w:space="0" w:color="auto"/>
        <w:bottom w:val="none" w:sz="0" w:space="0" w:color="auto"/>
        <w:right w:val="none" w:sz="0" w:space="0" w:color="auto"/>
      </w:divBdr>
      <w:divsChild>
        <w:div w:id="251935970">
          <w:marLeft w:val="0"/>
          <w:marRight w:val="0"/>
          <w:marTop w:val="0"/>
          <w:marBottom w:val="0"/>
          <w:divBdr>
            <w:top w:val="none" w:sz="0" w:space="0" w:color="auto"/>
            <w:left w:val="none" w:sz="0" w:space="0" w:color="auto"/>
            <w:bottom w:val="none" w:sz="0" w:space="0" w:color="auto"/>
            <w:right w:val="none" w:sz="0" w:space="0" w:color="auto"/>
          </w:divBdr>
          <w:divsChild>
            <w:div w:id="1446655994">
              <w:marLeft w:val="0"/>
              <w:marRight w:val="0"/>
              <w:marTop w:val="0"/>
              <w:marBottom w:val="0"/>
              <w:divBdr>
                <w:top w:val="none" w:sz="0" w:space="0" w:color="auto"/>
                <w:left w:val="none" w:sz="0" w:space="0" w:color="auto"/>
                <w:bottom w:val="none" w:sz="0" w:space="0" w:color="auto"/>
                <w:right w:val="none" w:sz="0" w:space="0" w:color="auto"/>
              </w:divBdr>
            </w:div>
          </w:divsChild>
        </w:div>
        <w:div w:id="1611081303">
          <w:marLeft w:val="0"/>
          <w:marRight w:val="0"/>
          <w:marTop w:val="0"/>
          <w:marBottom w:val="0"/>
          <w:divBdr>
            <w:top w:val="none" w:sz="0" w:space="0" w:color="auto"/>
            <w:left w:val="none" w:sz="0" w:space="0" w:color="auto"/>
            <w:bottom w:val="none" w:sz="0" w:space="0" w:color="auto"/>
            <w:right w:val="none" w:sz="0" w:space="0" w:color="auto"/>
          </w:divBdr>
          <w:divsChild>
            <w:div w:id="596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84045">
      <w:bodyDiv w:val="1"/>
      <w:marLeft w:val="0"/>
      <w:marRight w:val="0"/>
      <w:marTop w:val="0"/>
      <w:marBottom w:val="0"/>
      <w:divBdr>
        <w:top w:val="none" w:sz="0" w:space="0" w:color="auto"/>
        <w:left w:val="none" w:sz="0" w:space="0" w:color="auto"/>
        <w:bottom w:val="none" w:sz="0" w:space="0" w:color="auto"/>
        <w:right w:val="none" w:sz="0" w:space="0" w:color="auto"/>
      </w:divBdr>
      <w:divsChild>
        <w:div w:id="331031810">
          <w:marLeft w:val="0"/>
          <w:marRight w:val="0"/>
          <w:marTop w:val="0"/>
          <w:marBottom w:val="0"/>
          <w:divBdr>
            <w:top w:val="none" w:sz="0" w:space="0" w:color="auto"/>
            <w:left w:val="none" w:sz="0" w:space="0" w:color="auto"/>
            <w:bottom w:val="none" w:sz="0" w:space="0" w:color="auto"/>
            <w:right w:val="none" w:sz="0" w:space="0" w:color="auto"/>
          </w:divBdr>
          <w:divsChild>
            <w:div w:id="16686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20340">
      <w:bodyDiv w:val="1"/>
      <w:marLeft w:val="0"/>
      <w:marRight w:val="0"/>
      <w:marTop w:val="0"/>
      <w:marBottom w:val="0"/>
      <w:divBdr>
        <w:top w:val="none" w:sz="0" w:space="0" w:color="auto"/>
        <w:left w:val="none" w:sz="0" w:space="0" w:color="auto"/>
        <w:bottom w:val="none" w:sz="0" w:space="0" w:color="auto"/>
        <w:right w:val="none" w:sz="0" w:space="0" w:color="auto"/>
      </w:divBdr>
      <w:divsChild>
        <w:div w:id="391926181">
          <w:marLeft w:val="0"/>
          <w:marRight w:val="0"/>
          <w:marTop w:val="0"/>
          <w:marBottom w:val="0"/>
          <w:divBdr>
            <w:top w:val="none" w:sz="0" w:space="0" w:color="auto"/>
            <w:left w:val="none" w:sz="0" w:space="0" w:color="auto"/>
            <w:bottom w:val="none" w:sz="0" w:space="0" w:color="auto"/>
            <w:right w:val="none" w:sz="0" w:space="0" w:color="auto"/>
          </w:divBdr>
          <w:divsChild>
            <w:div w:id="1226993142">
              <w:marLeft w:val="0"/>
              <w:marRight w:val="0"/>
              <w:marTop w:val="0"/>
              <w:marBottom w:val="0"/>
              <w:divBdr>
                <w:top w:val="none" w:sz="0" w:space="0" w:color="auto"/>
                <w:left w:val="none" w:sz="0" w:space="0" w:color="auto"/>
                <w:bottom w:val="none" w:sz="0" w:space="0" w:color="auto"/>
                <w:right w:val="none" w:sz="0" w:space="0" w:color="auto"/>
              </w:divBdr>
            </w:div>
          </w:divsChild>
        </w:div>
        <w:div w:id="423307919">
          <w:marLeft w:val="0"/>
          <w:marRight w:val="0"/>
          <w:marTop w:val="0"/>
          <w:marBottom w:val="0"/>
          <w:divBdr>
            <w:top w:val="none" w:sz="0" w:space="0" w:color="auto"/>
            <w:left w:val="none" w:sz="0" w:space="0" w:color="auto"/>
            <w:bottom w:val="none" w:sz="0" w:space="0" w:color="auto"/>
            <w:right w:val="none" w:sz="0" w:space="0" w:color="auto"/>
          </w:divBdr>
          <w:divsChild>
            <w:div w:id="87408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5941">
      <w:bodyDiv w:val="1"/>
      <w:marLeft w:val="0"/>
      <w:marRight w:val="0"/>
      <w:marTop w:val="0"/>
      <w:marBottom w:val="0"/>
      <w:divBdr>
        <w:top w:val="none" w:sz="0" w:space="0" w:color="auto"/>
        <w:left w:val="none" w:sz="0" w:space="0" w:color="auto"/>
        <w:bottom w:val="none" w:sz="0" w:space="0" w:color="auto"/>
        <w:right w:val="none" w:sz="0" w:space="0" w:color="auto"/>
      </w:divBdr>
    </w:div>
    <w:div w:id="1526212262">
      <w:bodyDiv w:val="1"/>
      <w:marLeft w:val="0"/>
      <w:marRight w:val="0"/>
      <w:marTop w:val="0"/>
      <w:marBottom w:val="0"/>
      <w:divBdr>
        <w:top w:val="none" w:sz="0" w:space="0" w:color="auto"/>
        <w:left w:val="none" w:sz="0" w:space="0" w:color="auto"/>
        <w:bottom w:val="none" w:sz="0" w:space="0" w:color="auto"/>
        <w:right w:val="none" w:sz="0" w:space="0" w:color="auto"/>
      </w:divBdr>
    </w:div>
    <w:div w:id="1563175608">
      <w:bodyDiv w:val="1"/>
      <w:marLeft w:val="0"/>
      <w:marRight w:val="0"/>
      <w:marTop w:val="0"/>
      <w:marBottom w:val="0"/>
      <w:divBdr>
        <w:top w:val="none" w:sz="0" w:space="0" w:color="auto"/>
        <w:left w:val="none" w:sz="0" w:space="0" w:color="auto"/>
        <w:bottom w:val="none" w:sz="0" w:space="0" w:color="auto"/>
        <w:right w:val="none" w:sz="0" w:space="0" w:color="auto"/>
      </w:divBdr>
    </w:div>
    <w:div w:id="1786651284">
      <w:bodyDiv w:val="1"/>
      <w:marLeft w:val="0"/>
      <w:marRight w:val="0"/>
      <w:marTop w:val="0"/>
      <w:marBottom w:val="0"/>
      <w:divBdr>
        <w:top w:val="none" w:sz="0" w:space="0" w:color="auto"/>
        <w:left w:val="none" w:sz="0" w:space="0" w:color="auto"/>
        <w:bottom w:val="none" w:sz="0" w:space="0" w:color="auto"/>
        <w:right w:val="none" w:sz="0" w:space="0" w:color="auto"/>
      </w:divBdr>
    </w:div>
    <w:div w:id="1828010095">
      <w:bodyDiv w:val="1"/>
      <w:marLeft w:val="0"/>
      <w:marRight w:val="0"/>
      <w:marTop w:val="0"/>
      <w:marBottom w:val="0"/>
      <w:divBdr>
        <w:top w:val="none" w:sz="0" w:space="0" w:color="auto"/>
        <w:left w:val="none" w:sz="0" w:space="0" w:color="auto"/>
        <w:bottom w:val="none" w:sz="0" w:space="0" w:color="auto"/>
        <w:right w:val="none" w:sz="0" w:space="0" w:color="auto"/>
      </w:divBdr>
    </w:div>
    <w:div w:id="1828352127">
      <w:bodyDiv w:val="1"/>
      <w:marLeft w:val="0"/>
      <w:marRight w:val="0"/>
      <w:marTop w:val="0"/>
      <w:marBottom w:val="0"/>
      <w:divBdr>
        <w:top w:val="none" w:sz="0" w:space="0" w:color="auto"/>
        <w:left w:val="none" w:sz="0" w:space="0" w:color="auto"/>
        <w:bottom w:val="none" w:sz="0" w:space="0" w:color="auto"/>
        <w:right w:val="none" w:sz="0" w:space="0" w:color="auto"/>
      </w:divBdr>
    </w:div>
    <w:div w:id="1901134002">
      <w:bodyDiv w:val="1"/>
      <w:marLeft w:val="0"/>
      <w:marRight w:val="0"/>
      <w:marTop w:val="0"/>
      <w:marBottom w:val="0"/>
      <w:divBdr>
        <w:top w:val="none" w:sz="0" w:space="0" w:color="auto"/>
        <w:left w:val="none" w:sz="0" w:space="0" w:color="auto"/>
        <w:bottom w:val="none" w:sz="0" w:space="0" w:color="auto"/>
        <w:right w:val="none" w:sz="0" w:space="0" w:color="auto"/>
      </w:divBdr>
    </w:div>
    <w:div w:id="1935235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taprotectionauthority.be/" TargetMode="External"/><Relationship Id="rId18" Type="http://schemas.openxmlformats.org/officeDocument/2006/relationships/hyperlink" Target="mailto:contact@apd-gba.be" TargetMode="External"/><Relationship Id="rId26" Type="http://schemas.openxmlformats.org/officeDocument/2006/relationships/hyperlink" Target="https://www.vlaanderen.be/vlaamse-toezichtcommissie/verplichtingen-bij-het-verwerken-van-persoonsgegevens/gegevenslek-melden" TargetMode="External"/><Relationship Id="rId39" Type="http://schemas.openxmlformats.org/officeDocument/2006/relationships/footer" Target="footer2.xml"/><Relationship Id="rId21" Type="http://schemas.openxmlformats.org/officeDocument/2006/relationships/hyperlink" Target="https://overheid.vlaanderen.be/vlaamse-toezichtcommissie" TargetMode="External"/><Relationship Id="rId34" Type="http://schemas.openxmlformats.org/officeDocument/2006/relationships/hyperlink" Target="https://www.gegevensbeschermingsautoriteit.be/publications/wegwijs-in-de-avg-voor-kmo-s.pdf"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vlaanderen.be/en" TargetMode="External"/><Relationship Id="rId20" Type="http://schemas.openxmlformats.org/officeDocument/2006/relationships/hyperlink" Target="mailto:contact@toezichtcommissie.be" TargetMode="External"/><Relationship Id="rId29" Type="http://schemas.openxmlformats.org/officeDocument/2006/relationships/hyperlink" Target="https://www.dataprotectionauthority.be/professional/actions/data-breach"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ataguidance.com/notes/eu-gdpr-data-breach" TargetMode="External"/><Relationship Id="rId24" Type="http://schemas.openxmlformats.org/officeDocument/2006/relationships/hyperlink" Target="https://www.edpb.europa.eu/system/files/2023-04/edpb_guidelines_202209_personal_data_breach_notification_v2.0_en.pdf" TargetMode="External"/><Relationship Id="rId32" Type="http://schemas.openxmlformats.org/officeDocument/2006/relationships/hyperlink" Target="https://finance.belgium.be/en/about_fps/institutions_dependent_upon_fps_finance/financial_intelligence_processing_unit" TargetMode="External"/><Relationship Id="rId37" Type="http://schemas.openxmlformats.org/officeDocument/2006/relationships/hyperlink" Target="https://curia.europa.eu/juris/document/document.jsf?text=&amp;docid=284641&amp;pageIndex=0&amp;doclang=en&amp;mode=lst&amp;dir=&amp;occ=first&amp;part=1&amp;cid=6263246" TargetMode="External"/><Relationship Id="rId40"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overheid.vlaanderen.be/vlaamse-toezichtcommissie" TargetMode="External"/><Relationship Id="rId23" Type="http://schemas.openxmlformats.org/officeDocument/2006/relationships/hyperlink" Target="https://www.edpb.europa.eu/system/files/2022-01/edpb_guidelines_012021_pdbnotification_adopted_en.pdf" TargetMode="External"/><Relationship Id="rId28" Type="http://schemas.openxmlformats.org/officeDocument/2006/relationships/hyperlink" Target="https://www.belgium.be/en/about_belgium/government/federal_authorities/federal_government" TargetMode="External"/><Relationship Id="rId36" Type="http://schemas.openxmlformats.org/officeDocument/2006/relationships/hyperlink" Target="https://curia.europa.eu/juris/document/document.jsf?text=&amp;docid=279142&amp;pageIndex=0&amp;doclang=en&amp;mode=lst&amp;dir=&amp;occ=first&amp;part=1&amp;cid=6262144" TargetMode="External"/><Relationship Id="rId10" Type="http://schemas.openxmlformats.org/officeDocument/2006/relationships/hyperlink" Target="https://eur-lex.europa.eu/legal-content/EN/TXT/PDF/?uri=CELEX:32016R0679&amp;from=EN" TargetMode="External"/><Relationship Id="rId19" Type="http://schemas.openxmlformats.org/officeDocument/2006/relationships/hyperlink" Target="https://www.dataprotectionauthority.be" TargetMode="External"/><Relationship Id="rId31" Type="http://schemas.openxmlformats.org/officeDocument/2006/relationships/hyperlink" Target="https://www.politie.be/n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justice.just.fgov.be/mopdf/2018/09/05_1.pdf" TargetMode="External"/><Relationship Id="rId22" Type="http://schemas.openxmlformats.org/officeDocument/2006/relationships/hyperlink" Target="https://www.edpb.europa.eu/" TargetMode="External"/><Relationship Id="rId27" Type="http://schemas.openxmlformats.org/officeDocument/2006/relationships/hyperlink" Target="http://www.ejustice.just.fgov.be/cgi_loi/change_lg.pl?language=nl&amp;la=N&amp;table_name=wet&amp;cn=2018120705" TargetMode="External"/><Relationship Id="rId30" Type="http://schemas.openxmlformats.org/officeDocument/2006/relationships/hyperlink" Target="https://assets.vlaanderen.be/raw/upload/v1714034165/Formulier_melding_inbreuk_persoonsgegevens_v2_3_dovijq.docx" TargetMode="External"/><Relationship Id="rId35" Type="http://schemas.openxmlformats.org/officeDocument/2006/relationships/hyperlink" Target="https://european-union.europa.eu/institutions-law-budget/institutions-and-bodies/search-all-eu-institutions-and-bodies/court-justice-european-union-cjeu_en"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ejustice.just.fgov.be/cgi_loi/change_lg.pl?language=nl&amp;la=N&amp;cn=2018052501&amp;table_name=wet" TargetMode="External"/><Relationship Id="rId17" Type="http://schemas.openxmlformats.org/officeDocument/2006/relationships/hyperlink" Target="https://www.ejustice.just.fgov.be/cgi_loi/change_lg.pl?language=nl&amp;la=N&amp;cn=2018060804&amp;table_name=wet" TargetMode="External"/><Relationship Id="rId25" Type="http://schemas.openxmlformats.org/officeDocument/2006/relationships/hyperlink" Target="https://www.gegevensbeschermingsautoriteit.be/professioneel/acties/datalek-van-persoonsgegevens" TargetMode="External"/><Relationship Id="rId33" Type="http://schemas.openxmlformats.org/officeDocument/2006/relationships/hyperlink" Target="https://finance.belgium.be/en/customs_excises" TargetMode="External"/><Relationship Id="rId38" Type="http://schemas.openxmlformats.org/officeDocument/2006/relationships/footer" Target="footer1.xml"/>  <Relationship Id="rIdComments"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C15D2DC256E5949A30C2BB994F84D6A" ma:contentTypeVersion="27" ma:contentTypeDescription="Crear nuevo documento." ma:contentTypeScope="" ma:versionID="c8cf05ff7814fc0464a80e01aa16a74e">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3f3ba8a6baa850258ea8c5320cb6b0ce"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Propiedades de la Directiva de cumplimiento unificado" ma:hidden="true" ma:internalName="_ip_UnifiedCompliancePolicyProperties">
      <xsd:simpleType>
        <xsd:restriction base="dms:Note"/>
      </xsd:simpleType>
    </xsd:element>
    <xsd:element name="_ip_UnifiedCompliancePolicyUIAction" ma:index="2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LastSharedByUser" ma:index="10" nillable="true" ma:displayName="Última vez que se compartió por usuario" ma:internalName="LastSharedByUser" ma:readOnly="true">
      <xsd:simpleType>
        <xsd:restriction base="dms:Note">
          <xsd:maxLength value="255"/>
        </xsd:restriction>
      </xsd:simpleType>
    </xsd:element>
    <xsd:element name="LastSharedByTime" ma:index="11" nillable="true" ma:displayName="Última vez que se compartió por hora"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Palabras clave de empresa"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Etiquetas de imagen"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92EF31-BB16-4985-B850-AACF101CF731}">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2.xml><?xml version="1.0" encoding="utf-8"?>
<ds:datastoreItem xmlns:ds="http://schemas.openxmlformats.org/officeDocument/2006/customXml" ds:itemID="{6A657669-CE96-4686-85E8-81F46CD112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55F514-7680-49BD-9982-12CC1A78DA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4926</Words>
  <Characters>26705</Characters>
  <Application>Microsoft Office Word</Application>
  <DocSecurity>0</DocSecurity>
  <Lines>1112</Lines>
  <Paragraphs>465</Paragraphs>
  <ScaleCrop>false</ScaleCrop>
  <Company/>
  <LinksUpToDate>false</LinksUpToDate>
  <CharactersWithSpaces>31166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Abass</dc:creator>
  <cp:keywords/>
  <dc:description/>
  <cp:lastModifiedBy>Deborah Stuhl</cp:lastModifiedBy>
  <cp:revision>70</cp:revision>
  <cp:lastPrinted>2025-04-15T11:38:00Z</cp:lastPrinted>
  <dcterms:created xsi:type="dcterms:W3CDTF">2026-05-13T10:35:00Z</dcterms:created>
  <dcterms:modified xsi:type="dcterms:W3CDTF">2026-05-13T10:36:00Z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0x0101003C15D2DC256E5949A30C2BB994F84D6A</vt:lpwstr>
  </property>
  <property fmtid="{D5CDD505-2E9C-101B-9397-08002B2CF9AE}" pid="3" name="TaxKeyword">
    <vt:lpwstr/>
  </property>
  <property fmtid="{D5CDD505-2E9C-101B-9397-08002B2CF9AE}" pid="4" name="MediaServiceImageTags">
    <vt:lpwstr/>
  </property>
  <property fmtid="{D5CDD505-2E9C-101B-9397-08002B2CF9AE}" pid="5" name="MSIP_Label_005fc06f-6dae-4f76-9ce3-8b2c433ef9ab_Enabled">
    <vt:lpwstr>true</vt:lpwstr>
  </property>
  <property fmtid="{D5CDD505-2E9C-101B-9397-08002B2CF9AE}" pid="6" name="MSIP_Label_005fc06f-6dae-4f76-9ce3-8b2c433ef9ab_SetDate">
    <vt:lpwstr>2025-04-15T11:39:25Z</vt:lpwstr>
  </property>
  <property fmtid="{D5CDD505-2E9C-101B-9397-08002B2CF9AE}" pid="7" name="MSIP_Label_005fc06f-6dae-4f76-9ce3-8b2c433ef9ab_Method">
    <vt:lpwstr>Privileged</vt:lpwstr>
  </property>
  <property fmtid="{D5CDD505-2E9C-101B-9397-08002B2CF9AE}" pid="8" name="MSIP_Label_005fc06f-6dae-4f76-9ce3-8b2c433ef9ab_Name">
    <vt:lpwstr>Distribution not limited</vt:lpwstr>
  </property>
  <property fmtid="{D5CDD505-2E9C-101B-9397-08002B2CF9AE}" pid="9" name="MSIP_Label_005fc06f-6dae-4f76-9ce3-8b2c433ef9ab_SiteId">
    <vt:lpwstr>f8d24231-86cb-403c-ab3e-341c81cceb18</vt:lpwstr>
  </property>
  <property fmtid="{D5CDD505-2E9C-101B-9397-08002B2CF9AE}" pid="10" name="MSIP_Label_005fc06f-6dae-4f76-9ce3-8b2c433ef9ab_ActionId">
    <vt:lpwstr>d50d4997-0e7c-4211-9262-4537a50ec9de</vt:lpwstr>
  </property>
  <property fmtid="{D5CDD505-2E9C-101B-9397-08002B2CF9AE}" pid="11" name="MSIP_Label_005fc06f-6dae-4f76-9ce3-8b2c433ef9ab_ContentBits">
    <vt:lpwstr>3</vt:lpwstr>
  </property>
  <property fmtid="{D5CDD505-2E9C-101B-9397-08002B2CF9AE}" pid="12" name="MSIP_Label_005fc06f-6dae-4f76-9ce3-8b2c433ef9ab_Tag">
    <vt:lpwstr>10, 0, 1, 1</vt:lpwstr>
  </property>
  <property fmtid="{D5CDD505-2E9C-101B-9397-08002B2CF9AE}" pid="13" name="GrammarlyDocumentId">
    <vt:lpwstr>41a2c0da-529e-4de7-be4d-9426145374d4</vt:lpwstr>
  </property>
  <property fmtid="{D5CDD505-2E9C-101B-9397-08002B2CF9AE}" pid="14" name="ClassificationContentMarkingFooterShapeIds">
    <vt:lpwstr>12a182a0,1f6c388d,63687972</vt:lpwstr>
  </property>
  <property fmtid="{D5CDD505-2E9C-101B-9397-08002B2CF9AE}" pid="15" name="ClassificationContentMarkingFooterFontProps">
    <vt:lpwstr>#000000,10,Aptos</vt:lpwstr>
  </property>
  <property fmtid="{D5CDD505-2E9C-101B-9397-08002B2CF9AE}" pid="16" name="ClassificationContentMarkingFooterText">
    <vt:lpwstr>Proprietary</vt:lpwstr>
  </property>
  <property fmtid="{D5CDD505-2E9C-101B-9397-08002B2CF9AE}" pid="17" name="MSIP_Label_d5a3b3d1-43a1-4cb9-bcfb-f51bbaaf59e2_Enabled">
    <vt:lpwstr>true</vt:lpwstr>
  </property>
  <property fmtid="{D5CDD505-2E9C-101B-9397-08002B2CF9AE}" pid="18" name="MSIP_Label_d5a3b3d1-43a1-4cb9-bcfb-f51bbaaf59e2_SetDate">
    <vt:lpwstr>2026-05-13T10:35:58Z</vt:lpwstr>
  </property>
  <property fmtid="{D5CDD505-2E9C-101B-9397-08002B2CF9AE}" pid="19" name="MSIP_Label_d5a3b3d1-43a1-4cb9-bcfb-f51bbaaf59e2_Method">
    <vt:lpwstr>Standard</vt:lpwstr>
  </property>
  <property fmtid="{D5CDD505-2E9C-101B-9397-08002B2CF9AE}" pid="20" name="MSIP_Label_d5a3b3d1-43a1-4cb9-bcfb-f51bbaaf59e2_Name">
    <vt:lpwstr>Proprietary</vt:lpwstr>
  </property>
  <property fmtid="{D5CDD505-2E9C-101B-9397-08002B2CF9AE}" pid="21" name="MSIP_Label_d5a3b3d1-43a1-4cb9-bcfb-f51bbaaf59e2_SiteId">
    <vt:lpwstr>9d1d17d8-372b-4b23-a9fc-1e5d895c89a1</vt:lpwstr>
  </property>
  <property fmtid="{D5CDD505-2E9C-101B-9397-08002B2CF9AE}" pid="22" name="MSIP_Label_d5a3b3d1-43a1-4cb9-bcfb-f51bbaaf59e2_ActionId">
    <vt:lpwstr>7e673ccf-112b-4635-8e27-430fce6d42af</vt:lpwstr>
  </property>
  <property fmtid="{D5CDD505-2E9C-101B-9397-08002B2CF9AE}" pid="23" name="MSIP_Label_d5a3b3d1-43a1-4cb9-bcfb-f51bbaaf59e2_ContentBits">
    <vt:lpwstr>2</vt:lpwstr>
  </property>
  <property fmtid="{D5CDD505-2E9C-101B-9397-08002B2CF9AE}" pid="24" name="MSIP_Label_d5a3b3d1-43a1-4cb9-bcfb-f51bbaaf59e2_Tag">
    <vt:lpwstr>10, 3, 0, 2</vt:lpwstr>
  </property>
  <property fmtid="{D5CDD505-2E9C-101B-9397-08002B2CF9AE}" pid="25" name="docLang">
    <vt:lpwstr>en</vt:lpwstr>
  </property>
</Properties>
</file>