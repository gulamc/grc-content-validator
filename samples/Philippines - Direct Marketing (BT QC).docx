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0247C9B0" w:rsidR="00A8395C" w:rsidRPr="0041007A" w:rsidRDefault="5E77D63A" w:rsidP="009B7203">
      <w:pPr>
        <w:spacing w:after="0" w:line="240" w:lineRule="auto"/>
        <w:jc w:val="both"/>
        <w:rPr>
          <w:b/>
          <w:bCs/>
          <w:sz w:val="22"/>
          <w:szCs w:val="22"/>
        </w:rPr>
      </w:pPr>
      <w:r w:rsidRPr="0041007A">
        <w:rPr>
          <w:b/>
          <w:bCs/>
          <w:sz w:val="22"/>
          <w:szCs w:val="22"/>
        </w:rPr>
        <w:t xml:space="preserve">Direct Marketing </w:t>
      </w:r>
    </w:p>
    <w:p w14:paraId="1E463620" w14:textId="77777777" w:rsidR="009B7203" w:rsidRPr="0041007A" w:rsidRDefault="009B7203" w:rsidP="009B7203">
      <w:pPr>
        <w:spacing w:after="0" w:line="240" w:lineRule="auto"/>
        <w:jc w:val="both"/>
        <w:rPr>
          <w:b/>
          <w:bCs/>
          <w:sz w:val="22"/>
          <w:szCs w:val="22"/>
        </w:rPr>
      </w:pPr>
    </w:p>
    <w:p w14:paraId="0E0BDC9C" w14:textId="19F9804E" w:rsidR="007861FB" w:rsidRPr="0041007A" w:rsidRDefault="344734B9" w:rsidP="009B7203">
      <w:pPr>
        <w:spacing w:after="0" w:line="240" w:lineRule="auto"/>
        <w:jc w:val="both"/>
        <w:rPr>
          <w:i/>
          <w:iCs/>
          <w:sz w:val="22"/>
          <w:szCs w:val="22"/>
        </w:rPr>
      </w:pPr>
      <w:r w:rsidRPr="0041007A">
        <w:rPr>
          <w:i/>
          <w:iCs/>
          <w:sz w:val="22"/>
          <w:szCs w:val="22"/>
        </w:rPr>
        <w:t xml:space="preserve">The aim of this guidance note is to provide </w:t>
      </w:r>
      <w:r w:rsidR="4445CA08" w:rsidRPr="0041007A">
        <w:rPr>
          <w:i/>
          <w:iCs/>
          <w:sz w:val="22"/>
          <w:szCs w:val="22"/>
        </w:rPr>
        <w:t xml:space="preserve">organizations an overview of the </w:t>
      </w:r>
      <w:r w:rsidRPr="0041007A">
        <w:rPr>
          <w:i/>
          <w:iCs/>
          <w:sz w:val="22"/>
          <w:szCs w:val="22"/>
        </w:rPr>
        <w:t xml:space="preserve">legal </w:t>
      </w:r>
      <w:r w:rsidR="43A1AFB0" w:rsidRPr="0041007A">
        <w:rPr>
          <w:i/>
          <w:iCs/>
          <w:sz w:val="22"/>
          <w:szCs w:val="22"/>
        </w:rPr>
        <w:t>requirements for</w:t>
      </w:r>
      <w:r w:rsidR="4445CA08" w:rsidRPr="0041007A">
        <w:rPr>
          <w:i/>
          <w:iCs/>
          <w:sz w:val="22"/>
          <w:szCs w:val="22"/>
        </w:rPr>
        <w:t xml:space="preserve"> carrying out</w:t>
      </w:r>
      <w:r w:rsidR="43A1AFB0" w:rsidRPr="0041007A">
        <w:rPr>
          <w:i/>
          <w:iCs/>
          <w:sz w:val="22"/>
          <w:szCs w:val="22"/>
        </w:rPr>
        <w:t xml:space="preserve"> </w:t>
      </w:r>
      <w:r w:rsidR="1FCDF3AD" w:rsidRPr="0041007A">
        <w:rPr>
          <w:i/>
          <w:iCs/>
          <w:sz w:val="22"/>
          <w:szCs w:val="22"/>
        </w:rPr>
        <w:t>direct marketing</w:t>
      </w:r>
      <w:r w:rsidR="4445CA08" w:rsidRPr="0041007A">
        <w:rPr>
          <w:i/>
          <w:iCs/>
          <w:sz w:val="22"/>
          <w:szCs w:val="22"/>
        </w:rPr>
        <w:t xml:space="preserve"> via email, calls, and </w:t>
      </w:r>
      <w:proofErr w:type="spellStart"/>
      <w:r w:rsidR="4445CA08" w:rsidRPr="0041007A">
        <w:rPr>
          <w:i/>
          <w:iCs/>
          <w:sz w:val="22"/>
          <w:szCs w:val="22"/>
        </w:rPr>
        <w:t>sms</w:t>
      </w:r>
      <w:proofErr w:type="spellEnd"/>
      <w:r w:rsidR="4445CA08" w:rsidRPr="0041007A">
        <w:rPr>
          <w:i/>
          <w:iCs/>
          <w:sz w:val="22"/>
          <w:szCs w:val="22"/>
        </w:rPr>
        <w:t xml:space="preserve">/mms. </w:t>
      </w:r>
    </w:p>
    <w:p w14:paraId="6FA2F056" w14:textId="77777777" w:rsidR="009B7203" w:rsidRPr="0041007A" w:rsidRDefault="009B7203" w:rsidP="009B7203">
      <w:pPr>
        <w:spacing w:after="0" w:line="240" w:lineRule="auto"/>
        <w:jc w:val="both"/>
        <w:rPr>
          <w:i/>
          <w:iCs/>
          <w:sz w:val="22"/>
          <w:szCs w:val="22"/>
        </w:rPr>
      </w:pPr>
    </w:p>
    <w:p w14:paraId="6E109DE8" w14:textId="77777777" w:rsidR="00E91145" w:rsidRPr="0041007A" w:rsidRDefault="00E91145" w:rsidP="009B7203">
      <w:pPr>
        <w:spacing w:after="0" w:line="240" w:lineRule="auto"/>
        <w:jc w:val="both"/>
        <w:rPr>
          <w:b/>
          <w:bCs/>
          <w:sz w:val="22"/>
          <w:szCs w:val="22"/>
        </w:rPr>
      </w:pPr>
      <w:r w:rsidRPr="0041007A">
        <w:rPr>
          <w:b/>
          <w:bCs/>
          <w:sz w:val="22"/>
          <w:szCs w:val="22"/>
        </w:rPr>
        <w:t xml:space="preserve">1. Laws </w:t>
      </w:r>
    </w:p>
    <w:p w14:paraId="4CA955EC" w14:textId="77777777" w:rsidR="009B7203" w:rsidRPr="0041007A" w:rsidRDefault="009B7203" w:rsidP="009B7203">
      <w:pPr>
        <w:spacing w:after="0" w:line="240" w:lineRule="auto"/>
        <w:jc w:val="both"/>
        <w:rPr>
          <w:b/>
          <w:bCs/>
          <w:sz w:val="22"/>
          <w:szCs w:val="22"/>
        </w:rPr>
      </w:pPr>
    </w:p>
    <w:p w14:paraId="0E86CDC9" w14:textId="60376026" w:rsidR="00E91145" w:rsidRPr="0041007A" w:rsidRDefault="00E91145" w:rsidP="009B7203">
      <w:pPr>
        <w:pStyle w:val="ListParagraph"/>
        <w:numPr>
          <w:ilvl w:val="1"/>
          <w:numId w:val="9"/>
        </w:numPr>
        <w:spacing w:after="0" w:line="240" w:lineRule="auto"/>
        <w:jc w:val="both"/>
        <w:rPr>
          <w:b/>
          <w:bCs/>
        </w:rPr>
      </w:pPr>
      <w:r w:rsidRPr="0041007A">
        <w:rPr>
          <w:b/>
          <w:bCs/>
        </w:rPr>
        <w:t>Law and regulations</w:t>
      </w:r>
    </w:p>
    <w:p w14:paraId="4C2FC8CE" w14:textId="77777777" w:rsidR="009B7203" w:rsidRPr="0041007A" w:rsidRDefault="009B7203" w:rsidP="009B7203">
      <w:pPr>
        <w:pStyle w:val="ListParagraph"/>
        <w:spacing w:after="0" w:line="240" w:lineRule="auto"/>
        <w:jc w:val="both"/>
        <w:rPr>
          <w:b/>
          <w:bCs/>
        </w:rPr>
      </w:pPr>
    </w:p>
    <w:p w14:paraId="3560625F" w14:textId="7FC7307B" w:rsidR="00DD6C69" w:rsidRPr="0041007A" w:rsidRDefault="00E91145" w:rsidP="009B7203">
      <w:pPr>
        <w:pStyle w:val="ListParagraph"/>
        <w:numPr>
          <w:ilvl w:val="2"/>
          <w:numId w:val="9"/>
        </w:numPr>
        <w:spacing w:after="0" w:line="240" w:lineRule="auto"/>
        <w:jc w:val="both"/>
        <w:rPr>
          <w:b/>
          <w:bCs/>
          <w:i/>
          <w:iCs/>
        </w:rPr>
      </w:pPr>
      <w:r w:rsidRPr="0041007A">
        <w:rPr>
          <w:b/>
          <w:bCs/>
          <w:i/>
          <w:iCs/>
        </w:rPr>
        <w:t xml:space="preserve">Which laws and/or regulations apply to </w:t>
      </w:r>
      <w:proofErr w:type="spellStart"/>
      <w:proofErr w:type="gramStart"/>
      <w:r w:rsidRPr="0041007A">
        <w:rPr>
          <w:b/>
          <w:bCs/>
          <w:i/>
          <w:iCs/>
        </w:rPr>
        <w:t>emarketing</w:t>
      </w:r>
      <w:proofErr w:type="spellEnd"/>
      <w:proofErr w:type="gramEnd"/>
      <w:r w:rsidRPr="0041007A">
        <w:rPr>
          <w:b/>
          <w:bCs/>
          <w:i/>
          <w:iCs/>
        </w:rPr>
        <w:t>? (Please outline privacy and sectorial legislation including any applicable to data brokers)</w:t>
      </w:r>
    </w:p>
    <w:p w14:paraId="7E9D8F1A" w14:textId="77777777" w:rsidR="00DD6C69" w:rsidRPr="0041007A" w:rsidRDefault="00DD6C69" w:rsidP="009B7203">
      <w:pPr>
        <w:pStyle w:val="ListParagraph"/>
        <w:spacing w:after="0" w:line="240" w:lineRule="auto"/>
        <w:jc w:val="both"/>
        <w:rPr>
          <w:i/>
          <w:iCs/>
        </w:rPr>
      </w:pPr>
    </w:p>
    <w:bookmarkStart w:id="0" w:name="_Hlk222406149"/>
    <w:p w14:paraId="4793CC53" w14:textId="6E650852" w:rsidR="00090E90" w:rsidRPr="006B3856" w:rsidRDefault="009A686D">
      <w:pPr>
        <w:pStyle w:val="ListParagraph"/>
        <w:numPr>
          <w:ilvl w:val="0"/>
          <w:numId w:val="1"/>
        </w:numPr>
        <w:spacing w:after="0" w:line="240" w:lineRule="auto"/>
        <w:ind w:left="0"/>
        <w:jc w:val="both"/>
        <w:pPrChange w:id="1" w:author="Bahar Toto" w:date="2026-06-11T15:37:00Z" w16du:dateUtc="2026-06-11T14:37:00Z">
          <w:pPr>
            <w:spacing w:after="0" w:line="240" w:lineRule="auto"/>
            <w:jc w:val="both"/>
          </w:pPr>
        </w:pPrChange>
      </w:pPr>
      <w:r w:rsidRPr="006B3856">
        <w:fldChar w:fldCharType="begin"/>
      </w:r>
      <w:r w:rsidRPr="006B3856">
        <w:instrText>HYPERLINK "https://privacy.gov.ph/data-privacy-act/"</w:instrText>
      </w:r>
      <w:r w:rsidRPr="006B3856">
        <w:fldChar w:fldCharType="separate"/>
      </w:r>
      <w:r w:rsidR="00090E90" w:rsidRPr="006B3856">
        <w:rPr>
          <w:rStyle w:val="Hyperlink"/>
          <w:color w:val="auto"/>
          <w:u w:val="none"/>
        </w:rPr>
        <w:t>Data Privacy Act (Republic Act No. 10173)</w:t>
      </w:r>
      <w:r w:rsidRPr="006B3856">
        <w:fldChar w:fldCharType="end"/>
      </w:r>
      <w:r w:rsidR="00090E90" w:rsidRPr="006B3856">
        <w:t xml:space="preserve"> </w:t>
      </w:r>
      <w:ins w:id="2" w:author="Bahar Toto" w:date="2026-06-12T11:28:00Z" w16du:dateUtc="2026-06-12T10:28:00Z">
        <w:r w:rsidR="00FD62CF" w:rsidRPr="00291EC9">
          <w:t xml:space="preserve">(the </w:t>
        </w:r>
        <w:r w:rsidR="00FD62CF" w:rsidRPr="00185FBA">
          <w:t>Data Privacy Act</w:t>
        </w:r>
        <w:r w:rsidR="00612931" w:rsidRPr="00185FBA">
          <w:t>)</w:t>
        </w:r>
      </w:ins>
    </w:p>
    <w:p w14:paraId="412891EE" w14:textId="63D3C73C" w:rsidR="009C7DD8" w:rsidRPr="006B3856" w:rsidRDefault="00090E90">
      <w:pPr>
        <w:pStyle w:val="ListParagraph"/>
        <w:numPr>
          <w:ilvl w:val="0"/>
          <w:numId w:val="1"/>
        </w:numPr>
        <w:spacing w:after="0" w:line="240" w:lineRule="auto"/>
        <w:ind w:left="0"/>
        <w:jc w:val="both"/>
        <w:pPrChange w:id="3" w:author="Bahar Toto" w:date="2026-06-11T15:37:00Z" w16du:dateUtc="2026-06-11T14:37:00Z">
          <w:pPr>
            <w:spacing w:after="0" w:line="240" w:lineRule="auto"/>
            <w:jc w:val="both"/>
          </w:pPr>
        </w:pPrChange>
      </w:pPr>
      <w:r w:rsidRPr="006B3856">
        <w:fldChar w:fldCharType="begin"/>
      </w:r>
      <w:ins w:id="4" w:author="Bahar Toto" w:date="2026-06-12T13:23:00Z" w16du:dateUtc="2026-06-12T12:23:00Z">
        <w:r w:rsidR="00406742" w:rsidRPr="00185FBA">
          <w:instrText>HYPERLINK "https://privacy.gov.ph/implementing-rules-regulations-data-privacy-act-2012/" \l "1"</w:instrText>
        </w:r>
      </w:ins>
      <w:del w:id="5" w:author="Bahar Toto" w:date="2026-06-12T13:23:00Z" w16du:dateUtc="2026-06-12T12:23:00Z">
        <w:r w:rsidRPr="00185FBA" w:rsidDel="00406742">
          <w:delInstrText>HYPERLINK "https://privacy.gov.ph/the-data-privacy-act-and-its-irr/"</w:delInstrText>
        </w:r>
      </w:del>
      <w:r w:rsidRPr="006B3856">
        <w:fldChar w:fldCharType="separate"/>
      </w:r>
      <w:r w:rsidRPr="006B3856">
        <w:rPr>
          <w:rStyle w:val="Hyperlink"/>
          <w:color w:val="auto"/>
          <w:u w:val="none"/>
        </w:rPr>
        <w:t>Implementing Rules and Regulations of Republic Act No. 10173</w:t>
      </w:r>
      <w:r w:rsidRPr="006B3856">
        <w:fldChar w:fldCharType="end"/>
      </w:r>
      <w:ins w:id="6" w:author="Bahar Toto" w:date="2026-06-12T11:28:00Z" w16du:dateUtc="2026-06-12T10:28:00Z">
        <w:r w:rsidR="00286216" w:rsidRPr="00185FBA">
          <w:t xml:space="preserve"> (the</w:t>
        </w:r>
      </w:ins>
      <w:ins w:id="7" w:author="Bahar Toto" w:date="2026-06-12T11:29:00Z" w16du:dateUtc="2026-06-12T10:29:00Z">
        <w:r w:rsidR="00286216" w:rsidRPr="00185FBA">
          <w:t xml:space="preserve"> Implementing Rules and Regulations</w:t>
        </w:r>
        <w:r w:rsidR="00BD628C" w:rsidRPr="00185FBA">
          <w:t>)</w:t>
        </w:r>
      </w:ins>
    </w:p>
    <w:p w14:paraId="4519A4AE" w14:textId="2A835E9E" w:rsidR="009C7DD8" w:rsidRPr="006B3856" w:rsidRDefault="009C7DD8">
      <w:pPr>
        <w:pStyle w:val="ListParagraph"/>
        <w:numPr>
          <w:ilvl w:val="0"/>
          <w:numId w:val="1"/>
        </w:numPr>
        <w:spacing w:after="0" w:line="240" w:lineRule="auto"/>
        <w:ind w:left="0"/>
        <w:jc w:val="both"/>
        <w:pPrChange w:id="8" w:author="Bahar Toto" w:date="2026-06-11T15:37:00Z" w16du:dateUtc="2026-06-11T14:37:00Z">
          <w:pPr>
            <w:spacing w:after="0" w:line="240" w:lineRule="auto"/>
            <w:jc w:val="both"/>
          </w:pPr>
        </w:pPrChange>
      </w:pPr>
      <w:r w:rsidRPr="006B3856">
        <w:fldChar w:fldCharType="begin"/>
      </w:r>
      <w:r w:rsidRPr="006B3856">
        <w:instrText>HYPERLINK "https://privacy.gov.ph/wp-content/uploads/2024/01/NPC-Circular-No.-2023-07_Guidelines-on-Legitimate-Interest_13-December-2023.pdf"</w:instrText>
      </w:r>
      <w:r w:rsidRPr="006B3856">
        <w:fldChar w:fldCharType="separate"/>
      </w:r>
      <w:r w:rsidRPr="006B3856">
        <w:rPr>
          <w:rStyle w:val="Hyperlink"/>
          <w:color w:val="auto"/>
          <w:u w:val="none"/>
        </w:rPr>
        <w:t>National Privacy Commission Circular No. 2023-07: Guidelines on Legitimate Interest</w:t>
      </w:r>
      <w:r w:rsidRPr="006B3856">
        <w:fldChar w:fldCharType="end"/>
      </w:r>
      <w:ins w:id="9" w:author="Bahar Toto" w:date="2026-06-12T11:29:00Z" w16du:dateUtc="2026-06-12T10:29:00Z">
        <w:r w:rsidR="0072719D" w:rsidRPr="00185FBA">
          <w:t xml:space="preserve"> (Circular No. 2023-07</w:t>
        </w:r>
        <w:r w:rsidR="00AC1058" w:rsidRPr="00185FBA">
          <w:t>)</w:t>
        </w:r>
      </w:ins>
    </w:p>
    <w:p w14:paraId="4C39D110" w14:textId="2F022E7B" w:rsidR="00090E90" w:rsidRPr="006B3856" w:rsidRDefault="009C7DD8">
      <w:pPr>
        <w:pStyle w:val="ListParagraph"/>
        <w:numPr>
          <w:ilvl w:val="0"/>
          <w:numId w:val="1"/>
        </w:numPr>
        <w:spacing w:after="0" w:line="240" w:lineRule="auto"/>
        <w:ind w:left="0"/>
        <w:jc w:val="both"/>
        <w:pPrChange w:id="10" w:author="Bahar Toto" w:date="2026-06-11T15:37:00Z" w16du:dateUtc="2026-06-11T14:37:00Z">
          <w:pPr>
            <w:spacing w:after="0" w:line="240" w:lineRule="auto"/>
            <w:jc w:val="both"/>
          </w:pPr>
        </w:pPrChange>
      </w:pPr>
      <w:r w:rsidRPr="006B3856">
        <w:fldChar w:fldCharType="begin"/>
      </w:r>
      <w:r w:rsidRPr="006B3856">
        <w:instrText>HYPERLINK "https://privacy.gov.ph/wp-content/uploads/2023/11/NPC-Circular-No.-2023-04_Guidelines-on-Consent_07Nov2023.pdf"</w:instrText>
      </w:r>
      <w:r w:rsidRPr="006B3856">
        <w:fldChar w:fldCharType="separate"/>
      </w:r>
      <w:r w:rsidRPr="006B3856">
        <w:rPr>
          <w:rStyle w:val="Hyperlink"/>
          <w:color w:val="auto"/>
          <w:u w:val="none"/>
        </w:rPr>
        <w:t>National Privacy Commission Circular No. 2023-04: Guidelines on Consent</w:t>
      </w:r>
      <w:r w:rsidR="00090E90" w:rsidRPr="006B3856">
        <w:rPr>
          <w:rStyle w:val="Hyperlink"/>
          <w:color w:val="auto"/>
          <w:u w:val="none"/>
        </w:rPr>
        <w:t xml:space="preserve"> </w:t>
      </w:r>
      <w:bookmarkEnd w:id="0"/>
      <w:r w:rsidRPr="006B3856">
        <w:fldChar w:fldCharType="end"/>
      </w:r>
      <w:ins w:id="11" w:author="Bahar Toto" w:date="2026-06-12T11:29:00Z" w16du:dateUtc="2026-06-12T10:29:00Z">
        <w:r w:rsidR="00146AAF" w:rsidRPr="00185FBA">
          <w:t>(Circular No. 2023-04)</w:t>
        </w:r>
      </w:ins>
    </w:p>
    <w:p w14:paraId="1D752FF1" w14:textId="045A3CC2" w:rsidR="00DD6C69" w:rsidRPr="006B3856" w:rsidRDefault="00090E90">
      <w:pPr>
        <w:pStyle w:val="ListParagraph"/>
        <w:numPr>
          <w:ilvl w:val="0"/>
          <w:numId w:val="1"/>
        </w:numPr>
        <w:spacing w:after="0" w:line="240" w:lineRule="auto"/>
        <w:ind w:left="0"/>
        <w:jc w:val="both"/>
        <w:pPrChange w:id="12" w:author="Bahar Toto" w:date="2026-06-11T15:37:00Z" w16du:dateUtc="2026-06-11T14:37:00Z">
          <w:pPr>
            <w:spacing w:after="0" w:line="240" w:lineRule="auto"/>
            <w:jc w:val="both"/>
          </w:pPr>
        </w:pPrChange>
      </w:pPr>
      <w:r w:rsidRPr="006B3856">
        <w:fldChar w:fldCharType="begin"/>
      </w:r>
      <w:r w:rsidRPr="006B3856">
        <w:instrText>HYPERLINK "https://www.officialgazette.gov.ph/1992/04/13/republic-act-no-7394-s-1992/"</w:instrText>
      </w:r>
      <w:r w:rsidRPr="006B3856">
        <w:fldChar w:fldCharType="separate"/>
      </w:r>
      <w:r w:rsidRPr="006B3856">
        <w:rPr>
          <w:rStyle w:val="Hyperlink"/>
          <w:color w:val="auto"/>
          <w:u w:val="none"/>
        </w:rPr>
        <w:t xml:space="preserve">Consumer Act of </w:t>
      </w:r>
      <w:r w:rsidR="00D91F4E" w:rsidRPr="006B3856">
        <w:rPr>
          <w:rStyle w:val="Hyperlink"/>
          <w:color w:val="auto"/>
          <w:u w:val="none"/>
        </w:rPr>
        <w:t>the Philippines</w:t>
      </w:r>
      <w:r w:rsidRPr="006B3856">
        <w:rPr>
          <w:rStyle w:val="Hyperlink"/>
          <w:color w:val="auto"/>
          <w:u w:val="none"/>
        </w:rPr>
        <w:t xml:space="preserve"> (Republic Act No. 7394)</w:t>
      </w:r>
      <w:r w:rsidRPr="006B3856">
        <w:fldChar w:fldCharType="end"/>
      </w:r>
      <w:r w:rsidRPr="006B3856">
        <w:t xml:space="preserve"> </w:t>
      </w:r>
      <w:ins w:id="13" w:author="Bahar Toto" w:date="2026-06-12T11:29:00Z" w16du:dateUtc="2026-06-12T10:29:00Z">
        <w:r w:rsidR="00CF3539" w:rsidRPr="00185FBA">
          <w:t>(the Consumer Act</w:t>
        </w:r>
        <w:r w:rsidR="003A77FD" w:rsidRPr="00185FBA">
          <w:t>)</w:t>
        </w:r>
      </w:ins>
    </w:p>
    <w:p w14:paraId="5C4C86E7" w14:textId="66791BE9" w:rsidR="009C7DD8" w:rsidRPr="006B3856" w:rsidRDefault="00090E90">
      <w:pPr>
        <w:pStyle w:val="ListParagraph"/>
        <w:numPr>
          <w:ilvl w:val="0"/>
          <w:numId w:val="1"/>
        </w:numPr>
        <w:spacing w:after="0" w:line="240" w:lineRule="auto"/>
        <w:ind w:left="0"/>
        <w:jc w:val="both"/>
        <w:pPrChange w:id="14" w:author="Bahar Toto" w:date="2026-06-11T15:37:00Z" w16du:dateUtc="2026-06-11T14:37:00Z">
          <w:pPr>
            <w:spacing w:after="0" w:line="240" w:lineRule="auto"/>
            <w:jc w:val="both"/>
          </w:pPr>
        </w:pPrChange>
      </w:pPr>
      <w:r w:rsidRPr="006B3856">
        <w:fldChar w:fldCharType="begin"/>
      </w:r>
      <w:r w:rsidRPr="006B3856">
        <w:instrText>HYPERLINK "https://dtiwebfiles.s3-ap-southeast-1.amazonaws.com/Laws+and+Policies/Consumer+Laws/1.2.IRR(RA+7394).pdf"</w:instrText>
      </w:r>
      <w:r w:rsidRPr="006B3856">
        <w:fldChar w:fldCharType="separate"/>
      </w:r>
      <w:r w:rsidRPr="006B3856">
        <w:rPr>
          <w:rStyle w:val="Hyperlink"/>
          <w:color w:val="auto"/>
          <w:u w:val="none"/>
        </w:rPr>
        <w:t>Implementing Rules and Regulations of Republic Act No. 7394</w:t>
      </w:r>
      <w:r w:rsidRPr="006B3856">
        <w:fldChar w:fldCharType="end"/>
      </w:r>
      <w:ins w:id="15" w:author="Bahar Toto" w:date="2026-06-12T13:24:00Z" w16du:dateUtc="2026-06-12T12:24:00Z">
        <w:r w:rsidR="003033A2" w:rsidRPr="00185FBA">
          <w:t xml:space="preserve"> </w:t>
        </w:r>
        <w:r w:rsidR="003452AE" w:rsidRPr="00185FBA">
          <w:t>(IRR Act No. 7394)</w:t>
        </w:r>
      </w:ins>
    </w:p>
    <w:p w14:paraId="6D7AA25C" w14:textId="44706553" w:rsidR="00F16E3C" w:rsidRPr="006B3856" w:rsidRDefault="009C7DD8">
      <w:pPr>
        <w:pStyle w:val="ListParagraph"/>
        <w:numPr>
          <w:ilvl w:val="0"/>
          <w:numId w:val="1"/>
        </w:numPr>
        <w:spacing w:after="0" w:line="240" w:lineRule="auto"/>
        <w:ind w:left="0"/>
        <w:jc w:val="both"/>
        <w:pPrChange w:id="16" w:author="Bahar Toto" w:date="2026-06-11T15:37:00Z" w16du:dateUtc="2026-06-11T14:37:00Z">
          <w:pPr>
            <w:spacing w:after="0" w:line="240" w:lineRule="auto"/>
            <w:jc w:val="both"/>
          </w:pPr>
        </w:pPrChange>
      </w:pPr>
      <w:r w:rsidRPr="006B3856">
        <w:fldChar w:fldCharType="begin"/>
      </w:r>
      <w:r w:rsidRPr="006B3856">
        <w:instrText>HYPERLINK "https://lawphil.net/statutes/repacts/ra2012/ra_10175_2012.html"</w:instrText>
      </w:r>
      <w:r w:rsidRPr="006B3856">
        <w:fldChar w:fldCharType="separate"/>
      </w:r>
      <w:r w:rsidRPr="006B3856">
        <w:rPr>
          <w:rStyle w:val="Hyperlink"/>
          <w:color w:val="auto"/>
          <w:u w:val="none"/>
        </w:rPr>
        <w:t>Cybercrime Prevention Act (Republic Act No. 10175)</w:t>
      </w:r>
      <w:r w:rsidR="00090E90" w:rsidRPr="006B3856">
        <w:rPr>
          <w:rStyle w:val="Hyperlink"/>
          <w:color w:val="auto"/>
          <w:u w:val="none"/>
        </w:rPr>
        <w:t xml:space="preserve"> </w:t>
      </w:r>
      <w:r w:rsidRPr="006B3856">
        <w:fldChar w:fldCharType="end"/>
      </w:r>
      <w:ins w:id="17" w:author="Bahar Toto" w:date="2026-06-12T13:24:00Z" w16du:dateUtc="2026-06-12T12:24:00Z">
        <w:r w:rsidR="00E00685" w:rsidRPr="00185FBA">
          <w:t>(</w:t>
        </w:r>
      </w:ins>
      <w:ins w:id="18" w:author="Bahar Toto" w:date="2026-06-12T13:25:00Z" w16du:dateUtc="2026-06-12T12:25:00Z">
        <w:r w:rsidR="00785088" w:rsidRPr="00185FBA">
          <w:t xml:space="preserve">the </w:t>
        </w:r>
      </w:ins>
      <w:ins w:id="19" w:author="Bahar Toto" w:date="2026-06-12T13:24:00Z" w16du:dateUtc="2026-06-12T12:24:00Z">
        <w:r w:rsidR="00E00685" w:rsidRPr="00185FBA">
          <w:t>Cybercrime Prevention Act)</w:t>
        </w:r>
      </w:ins>
    </w:p>
    <w:p w14:paraId="341B479C" w14:textId="41418DA5" w:rsidR="009C7DD8" w:rsidRPr="006B3856" w:rsidRDefault="009C7DD8">
      <w:pPr>
        <w:pStyle w:val="ListParagraph"/>
        <w:numPr>
          <w:ilvl w:val="0"/>
          <w:numId w:val="1"/>
        </w:numPr>
        <w:spacing w:after="0" w:line="240" w:lineRule="auto"/>
        <w:ind w:left="0"/>
        <w:jc w:val="both"/>
        <w:pPrChange w:id="20" w:author="Bahar Toto" w:date="2026-06-11T15:37:00Z" w16du:dateUtc="2026-06-11T14:37:00Z">
          <w:pPr>
            <w:spacing w:after="0" w:line="240" w:lineRule="auto"/>
            <w:jc w:val="both"/>
          </w:pPr>
        </w:pPrChange>
      </w:pPr>
      <w:r w:rsidRPr="006B3856">
        <w:fldChar w:fldCharType="begin"/>
      </w:r>
      <w:r w:rsidRPr="006B3856">
        <w:instrText>HYPERLINK "https://elibrary.judiciary.gov.ph/thebookshelf/showdocs/10/71685"</w:instrText>
      </w:r>
      <w:r w:rsidRPr="006B3856">
        <w:fldChar w:fldCharType="separate"/>
      </w:r>
      <w:r w:rsidRPr="006B3856">
        <w:rPr>
          <w:rStyle w:val="Hyperlink"/>
          <w:color w:val="auto"/>
          <w:u w:val="none"/>
        </w:rPr>
        <w:t>Implementing Rules and Regulations of Republic Act No. 10175</w:t>
      </w:r>
      <w:r w:rsidRPr="006B3856">
        <w:fldChar w:fldCharType="end"/>
      </w:r>
      <w:ins w:id="21" w:author="Bahar Toto" w:date="2026-06-12T13:24:00Z" w16du:dateUtc="2026-06-12T12:24:00Z">
        <w:r w:rsidR="00B103CD" w:rsidRPr="00185FBA">
          <w:t xml:space="preserve"> (IRR Act No. </w:t>
        </w:r>
      </w:ins>
      <w:ins w:id="22" w:author="Bahar Toto" w:date="2026-06-12T13:25:00Z" w16du:dateUtc="2026-06-12T12:25:00Z">
        <w:r w:rsidR="00B103CD" w:rsidRPr="00185FBA">
          <w:t>10175)</w:t>
        </w:r>
      </w:ins>
    </w:p>
    <w:p w14:paraId="2DDDAE2A" w14:textId="6E6F4B55" w:rsidR="00616779" w:rsidRPr="006B3856" w:rsidRDefault="00616779">
      <w:pPr>
        <w:pStyle w:val="ListParagraph"/>
        <w:numPr>
          <w:ilvl w:val="0"/>
          <w:numId w:val="1"/>
        </w:numPr>
        <w:spacing w:after="0" w:line="240" w:lineRule="auto"/>
        <w:ind w:left="0"/>
        <w:jc w:val="both"/>
        <w:pPrChange w:id="23" w:author="Bahar Toto" w:date="2026-06-11T15:37:00Z" w16du:dateUtc="2026-06-11T14:37:00Z">
          <w:pPr>
            <w:spacing w:after="0" w:line="240" w:lineRule="auto"/>
            <w:jc w:val="both"/>
          </w:pPr>
        </w:pPrChange>
      </w:pPr>
      <w:r w:rsidRPr="006B3856">
        <w:fldChar w:fldCharType="begin"/>
      </w:r>
      <w:r w:rsidRPr="006B3856">
        <w:instrText>HYPERLINK "https://www.officialgazette.gov.ph/2000/06/14/republic-act-no-8792-s-2000/"</w:instrText>
      </w:r>
      <w:r w:rsidRPr="006B3856">
        <w:fldChar w:fldCharType="separate"/>
      </w:r>
      <w:r w:rsidRPr="006B3856">
        <w:rPr>
          <w:rStyle w:val="Hyperlink"/>
          <w:color w:val="auto"/>
          <w:u w:val="none"/>
        </w:rPr>
        <w:t>Electronic Commerce Act (Republic Act No. 8792)</w:t>
      </w:r>
      <w:r w:rsidRPr="006B3856">
        <w:fldChar w:fldCharType="end"/>
      </w:r>
      <w:ins w:id="24" w:author="Bahar Toto" w:date="2026-06-12T13:25:00Z" w16du:dateUtc="2026-06-12T12:25:00Z">
        <w:r w:rsidR="00673BA0" w:rsidRPr="00185FBA">
          <w:t xml:space="preserve"> (the Electronic Commerce Act)</w:t>
        </w:r>
      </w:ins>
    </w:p>
    <w:p w14:paraId="6ED1E385" w14:textId="2282E904" w:rsidR="00E91145" w:rsidRPr="006B3856" w:rsidRDefault="00616779">
      <w:pPr>
        <w:pStyle w:val="ListParagraph"/>
        <w:numPr>
          <w:ilvl w:val="0"/>
          <w:numId w:val="1"/>
        </w:numPr>
        <w:spacing w:after="0" w:line="240" w:lineRule="auto"/>
        <w:ind w:left="0"/>
        <w:jc w:val="both"/>
        <w:pPrChange w:id="25" w:author="Bahar Toto" w:date="2026-06-11T15:37:00Z" w16du:dateUtc="2026-06-11T14:37:00Z">
          <w:pPr>
            <w:spacing w:after="0" w:line="240" w:lineRule="auto"/>
            <w:jc w:val="both"/>
          </w:pPr>
        </w:pPrChange>
      </w:pPr>
      <w:r w:rsidRPr="006B3856">
        <w:fldChar w:fldCharType="begin"/>
      </w:r>
      <w:r w:rsidRPr="006B3856">
        <w:instrText>HYPERLINK "https://www.bfar.da.gov.ph/wp-content/uploads/2021/04/Electronic-Commerce-Act-of-2000-R.A.-8792-Implementing-Rules-and-Regulations.pdf"</w:instrText>
      </w:r>
      <w:r w:rsidRPr="006B3856">
        <w:fldChar w:fldCharType="separate"/>
      </w:r>
      <w:r w:rsidRPr="006B3856">
        <w:rPr>
          <w:rStyle w:val="Hyperlink"/>
          <w:color w:val="auto"/>
          <w:u w:val="none"/>
        </w:rPr>
        <w:t xml:space="preserve">Implementing Rules and Regulations of Republic Act No. 8792 </w:t>
      </w:r>
      <w:r w:rsidRPr="006B3856">
        <w:fldChar w:fldCharType="end"/>
      </w:r>
      <w:ins w:id="26" w:author="Bahar Toto" w:date="2026-06-12T13:25:00Z" w16du:dateUtc="2026-06-12T12:25:00Z">
        <w:r w:rsidR="00AC73CC" w:rsidRPr="00185FBA">
          <w:t>(IRR Act No. 8792)</w:t>
        </w:r>
      </w:ins>
      <w:del w:id="27" w:author="Bahar Toto" w:date="2026-06-12T13:25:00Z" w16du:dateUtc="2026-06-12T12:25:00Z">
        <w:r w:rsidRPr="00185FBA" w:rsidDel="00785F64">
          <w:delText xml:space="preserve"> </w:delText>
        </w:r>
        <w:r w:rsidR="00090E90" w:rsidRPr="00185FBA" w:rsidDel="00CA0952">
          <w:delText xml:space="preserve"> </w:delText>
        </w:r>
      </w:del>
    </w:p>
    <w:p w14:paraId="0CE7F151" w14:textId="77777777" w:rsidR="005B2610" w:rsidRDefault="005B2610" w:rsidP="009B7203">
      <w:pPr>
        <w:pStyle w:val="ListParagraph"/>
        <w:spacing w:after="0" w:line="240" w:lineRule="auto"/>
        <w:ind w:left="0"/>
        <w:jc w:val="both"/>
      </w:pPr>
    </w:p>
    <w:tbl>
      <w:tblPr>
        <w:tblW w:w="0" w:type="auto"/>
        <w:jc w:val="center"/>
        <w:tblCellMar>
          <w:left w:w="0" w:type="dxa"/>
          <w:right w:w="0" w:type="dxa"/>
        </w:tblCellMar>
        <w:tblLook w:val="04A0" w:firstRow="1" w:lastRow="0" w:firstColumn="1" w:lastColumn="0" w:noHBand="0" w:noVBand="1"/>
      </w:tblPr>
      <w:tblGrid>
        <w:gridCol w:w="4503"/>
        <w:gridCol w:w="4503"/>
      </w:tblGrid>
      <w:tr w:rsidR="005B2610" w:rsidRPr="005B2610" w14:paraId="1C947E86" w14:textId="77777777" w:rsidTr="00050BF6">
        <w:trPr>
          <w:jc w:val="center"/>
        </w:trPr>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75B7A41" w14:textId="77777777" w:rsidR="005B2610" w:rsidRPr="005B2610" w:rsidRDefault="005B2610" w:rsidP="00050BF6">
            <w:pPr>
              <w:pStyle w:val="ListParagraph"/>
              <w:jc w:val="both"/>
            </w:pPr>
            <w:r w:rsidRPr="005B2610">
              <w:t xml:space="preserve">Citation </w:t>
            </w:r>
          </w:p>
        </w:tc>
        <w:tc>
          <w:tcPr>
            <w:tcW w:w="450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B6DC111" w14:textId="5C240312" w:rsidR="005B2610" w:rsidRPr="005B2610" w:rsidRDefault="005B2610" w:rsidP="00050BF6">
            <w:pPr>
              <w:jc w:val="both"/>
              <w:rPr>
                <w:sz w:val="22"/>
                <w:szCs w:val="22"/>
              </w:rPr>
            </w:pPr>
            <w:del w:id="28" w:author="Bahar Toto" w:date="2026-06-12T13:31:00Z" w16du:dateUtc="2026-06-12T12:31:00Z">
              <w:r w:rsidRPr="005B2610" w:rsidDel="00B564AE">
                <w:rPr>
                  <w:sz w:val="22"/>
                  <w:szCs w:val="22"/>
                </w:rPr>
                <w:delText>Citation in relation to the answer</w:delText>
              </w:r>
            </w:del>
            <w:ins w:id="29" w:author="Bahar Toto" w:date="2026-06-12T13:31:00Z" w16du:dateUtc="2026-06-12T12:31:00Z">
              <w:r w:rsidR="00B564AE">
                <w:rPr>
                  <w:sz w:val="22"/>
                  <w:szCs w:val="22"/>
                </w:rPr>
                <w:t>Not applicable.</w:t>
              </w:r>
            </w:ins>
          </w:p>
        </w:tc>
      </w:tr>
    </w:tbl>
    <w:p w14:paraId="52725609" w14:textId="77777777" w:rsidR="005B2610" w:rsidRPr="0041007A" w:rsidRDefault="005B2610" w:rsidP="009B7203">
      <w:pPr>
        <w:pStyle w:val="ListParagraph"/>
        <w:spacing w:after="0" w:line="240" w:lineRule="auto"/>
        <w:ind w:left="0"/>
        <w:jc w:val="both"/>
      </w:pPr>
    </w:p>
    <w:p w14:paraId="4C78E367" w14:textId="77777777" w:rsidR="009B7203" w:rsidRPr="0041007A" w:rsidRDefault="009B7203" w:rsidP="009B7203">
      <w:pPr>
        <w:pStyle w:val="ListParagraph"/>
        <w:spacing w:after="0" w:line="240" w:lineRule="auto"/>
        <w:ind w:left="0"/>
        <w:jc w:val="both"/>
      </w:pPr>
    </w:p>
    <w:p w14:paraId="30BA7078" w14:textId="77777777" w:rsidR="00090E90" w:rsidRPr="0041007A" w:rsidRDefault="00353D92" w:rsidP="009B7203">
      <w:pPr>
        <w:pStyle w:val="ListParagraph"/>
        <w:numPr>
          <w:ilvl w:val="2"/>
          <w:numId w:val="9"/>
        </w:numPr>
        <w:spacing w:after="0" w:line="240" w:lineRule="auto"/>
        <w:jc w:val="both"/>
        <w:rPr>
          <w:b/>
          <w:bCs/>
          <w:i/>
          <w:iCs/>
        </w:rPr>
      </w:pPr>
      <w:r w:rsidRPr="0041007A">
        <w:rPr>
          <w:b/>
          <w:bCs/>
          <w:i/>
          <w:iCs/>
        </w:rPr>
        <w:t>Which laws and/or regulations apply to telemarketing? (Please outline privacy and sectorial legislation including any applicable to data brokers)</w:t>
      </w:r>
    </w:p>
    <w:p w14:paraId="57AB1227" w14:textId="77777777" w:rsidR="009B7203" w:rsidRPr="0041007A" w:rsidRDefault="009B7203" w:rsidP="009B7203">
      <w:pPr>
        <w:pStyle w:val="ListParagraph"/>
        <w:spacing w:after="0" w:line="240" w:lineRule="auto"/>
        <w:jc w:val="both"/>
        <w:rPr>
          <w:i/>
          <w:iCs/>
        </w:rPr>
      </w:pPr>
    </w:p>
    <w:p w14:paraId="0704CD89" w14:textId="0E3A1643" w:rsidR="00092D3E" w:rsidRPr="0082796D" w:rsidRDefault="000003DF">
      <w:pPr>
        <w:pStyle w:val="ListParagraph"/>
        <w:numPr>
          <w:ilvl w:val="0"/>
          <w:numId w:val="18"/>
        </w:numPr>
        <w:spacing w:after="0" w:line="240" w:lineRule="auto"/>
        <w:jc w:val="both"/>
        <w:rPr>
          <w:ins w:id="30" w:author="Bahar Toto" w:date="2026-06-12T13:26:00Z" w16du:dateUtc="2026-06-12T12:26:00Z"/>
        </w:rPr>
        <w:pPrChange w:id="31" w:author="Bahar Toto" w:date="2026-06-12T13:29:00Z" w16du:dateUtc="2026-06-12T12:29:00Z">
          <w:pPr>
            <w:spacing w:after="0" w:line="240" w:lineRule="auto"/>
            <w:jc w:val="both"/>
          </w:pPr>
        </w:pPrChange>
      </w:pPr>
      <w:bookmarkStart w:id="32" w:name="_Hlk222406440"/>
      <w:ins w:id="33" w:author="Bahar Toto" w:date="2026-06-12T13:29:00Z" w16du:dateUtc="2026-06-12T12:29:00Z">
        <w:r>
          <w:t>T</w:t>
        </w:r>
      </w:ins>
      <w:ins w:id="34" w:author="Bahar Toto" w:date="2026-06-12T13:26:00Z" w16du:dateUtc="2026-06-12T12:26:00Z">
        <w:r w:rsidR="00E14ED0" w:rsidRPr="0082796D">
          <w:t>he Data Privacy Act</w:t>
        </w:r>
      </w:ins>
    </w:p>
    <w:p w14:paraId="214FB856" w14:textId="2039FAE1" w:rsidR="00C83819" w:rsidRPr="0082796D" w:rsidRDefault="000003DF">
      <w:pPr>
        <w:pStyle w:val="ListParagraph"/>
        <w:numPr>
          <w:ilvl w:val="0"/>
          <w:numId w:val="18"/>
        </w:numPr>
        <w:spacing w:after="0" w:line="240" w:lineRule="auto"/>
        <w:jc w:val="both"/>
        <w:rPr>
          <w:ins w:id="35" w:author="Bahar Toto" w:date="2026-06-12T13:26:00Z" w16du:dateUtc="2026-06-12T12:26:00Z"/>
        </w:rPr>
        <w:pPrChange w:id="36" w:author="Bahar Toto" w:date="2026-06-12T13:29:00Z" w16du:dateUtc="2026-06-12T12:29:00Z">
          <w:pPr>
            <w:spacing w:after="0" w:line="240" w:lineRule="auto"/>
            <w:jc w:val="both"/>
          </w:pPr>
        </w:pPrChange>
      </w:pPr>
      <w:ins w:id="37" w:author="Bahar Toto" w:date="2026-06-12T13:29:00Z" w16du:dateUtc="2026-06-12T12:29:00Z">
        <w:r>
          <w:t>T</w:t>
        </w:r>
      </w:ins>
      <w:ins w:id="38" w:author="Bahar Toto" w:date="2026-06-12T13:27:00Z" w16du:dateUtc="2026-06-12T12:27:00Z">
        <w:r w:rsidR="00615AA2" w:rsidRPr="0082796D">
          <w:t>he Implementing Rules and Regulations</w:t>
        </w:r>
      </w:ins>
    </w:p>
    <w:p w14:paraId="6C6A4C8B" w14:textId="1412BA40" w:rsidR="00520EAB" w:rsidRPr="0082796D" w:rsidRDefault="00064667">
      <w:pPr>
        <w:pStyle w:val="ListParagraph"/>
        <w:numPr>
          <w:ilvl w:val="0"/>
          <w:numId w:val="18"/>
        </w:numPr>
        <w:spacing w:after="0" w:line="240" w:lineRule="auto"/>
        <w:jc w:val="both"/>
        <w:rPr>
          <w:ins w:id="39" w:author="Bahar Toto" w:date="2026-06-12T13:27:00Z" w16du:dateUtc="2026-06-12T12:27:00Z"/>
        </w:rPr>
        <w:pPrChange w:id="40" w:author="Bahar Toto" w:date="2026-06-12T13:29:00Z" w16du:dateUtc="2026-06-12T12:29:00Z">
          <w:pPr>
            <w:spacing w:after="0" w:line="240" w:lineRule="auto"/>
            <w:jc w:val="both"/>
          </w:pPr>
        </w:pPrChange>
      </w:pPr>
      <w:ins w:id="41" w:author="Bahar Toto" w:date="2026-06-12T13:27:00Z" w16du:dateUtc="2026-06-12T12:27:00Z">
        <w:r w:rsidRPr="0082796D">
          <w:t>Circular No. 2023-07</w:t>
        </w:r>
      </w:ins>
    </w:p>
    <w:p w14:paraId="31AC6551" w14:textId="28C89FFA" w:rsidR="00D9324D" w:rsidRPr="0082796D" w:rsidRDefault="00FF55BB">
      <w:pPr>
        <w:pStyle w:val="ListParagraph"/>
        <w:numPr>
          <w:ilvl w:val="0"/>
          <w:numId w:val="18"/>
        </w:numPr>
        <w:spacing w:after="0" w:line="240" w:lineRule="auto"/>
        <w:jc w:val="both"/>
        <w:rPr>
          <w:ins w:id="42" w:author="Bahar Toto" w:date="2026-06-12T13:27:00Z" w16du:dateUtc="2026-06-12T12:27:00Z"/>
        </w:rPr>
        <w:pPrChange w:id="43" w:author="Bahar Toto" w:date="2026-06-12T13:29:00Z" w16du:dateUtc="2026-06-12T12:29:00Z">
          <w:pPr>
            <w:spacing w:after="0" w:line="240" w:lineRule="auto"/>
            <w:jc w:val="both"/>
          </w:pPr>
        </w:pPrChange>
      </w:pPr>
      <w:ins w:id="44" w:author="Bahar Toto" w:date="2026-06-12T13:27:00Z" w16du:dateUtc="2026-06-12T12:27:00Z">
        <w:r w:rsidRPr="0082796D">
          <w:t>Circular No. 2023-04</w:t>
        </w:r>
      </w:ins>
    </w:p>
    <w:p w14:paraId="31EB2121" w14:textId="78048B08" w:rsidR="00556958" w:rsidRPr="0082796D" w:rsidRDefault="005C2950">
      <w:pPr>
        <w:pStyle w:val="ListParagraph"/>
        <w:numPr>
          <w:ilvl w:val="0"/>
          <w:numId w:val="18"/>
        </w:numPr>
        <w:spacing w:after="0" w:line="240" w:lineRule="auto"/>
        <w:jc w:val="both"/>
        <w:rPr>
          <w:ins w:id="45" w:author="Bahar Toto" w:date="2026-06-12T13:27:00Z" w16du:dateUtc="2026-06-12T12:27:00Z"/>
        </w:rPr>
        <w:pPrChange w:id="46" w:author="Bahar Toto" w:date="2026-06-12T13:29:00Z" w16du:dateUtc="2026-06-12T12:29:00Z">
          <w:pPr>
            <w:spacing w:after="0" w:line="240" w:lineRule="auto"/>
            <w:jc w:val="both"/>
          </w:pPr>
        </w:pPrChange>
      </w:pPr>
      <w:ins w:id="47" w:author="Bahar Toto" w:date="2026-06-12T13:29:00Z" w16du:dateUtc="2026-06-12T12:29:00Z">
        <w:r>
          <w:t>T</w:t>
        </w:r>
      </w:ins>
      <w:ins w:id="48" w:author="Bahar Toto" w:date="2026-06-12T13:27:00Z" w16du:dateUtc="2026-06-12T12:27:00Z">
        <w:r w:rsidR="00556958" w:rsidRPr="0082796D">
          <w:t>he Consumer Act</w:t>
        </w:r>
      </w:ins>
    </w:p>
    <w:p w14:paraId="03A8C226" w14:textId="48C5AC87" w:rsidR="00E61C30" w:rsidRPr="0082796D" w:rsidRDefault="003730F8">
      <w:pPr>
        <w:pStyle w:val="ListParagraph"/>
        <w:numPr>
          <w:ilvl w:val="0"/>
          <w:numId w:val="18"/>
        </w:numPr>
        <w:spacing w:after="0" w:line="240" w:lineRule="auto"/>
        <w:jc w:val="both"/>
        <w:rPr>
          <w:ins w:id="49" w:author="Bahar Toto" w:date="2026-06-12T13:27:00Z" w16du:dateUtc="2026-06-12T12:27:00Z"/>
        </w:rPr>
        <w:pPrChange w:id="50" w:author="Bahar Toto" w:date="2026-06-12T13:29:00Z" w16du:dateUtc="2026-06-12T12:29:00Z">
          <w:pPr>
            <w:spacing w:after="0" w:line="240" w:lineRule="auto"/>
            <w:jc w:val="both"/>
          </w:pPr>
        </w:pPrChange>
      </w:pPr>
      <w:ins w:id="51" w:author="Bahar Toto" w:date="2026-06-12T13:27:00Z" w16du:dateUtc="2026-06-12T12:27:00Z">
        <w:r w:rsidRPr="0082796D">
          <w:t>IRR Act No. 7394</w:t>
        </w:r>
      </w:ins>
    </w:p>
    <w:p w14:paraId="45B72725" w14:textId="76429731" w:rsidR="003730F8" w:rsidRPr="0082796D" w:rsidRDefault="005F4C31">
      <w:pPr>
        <w:pStyle w:val="ListParagraph"/>
        <w:numPr>
          <w:ilvl w:val="0"/>
          <w:numId w:val="18"/>
        </w:numPr>
        <w:spacing w:after="0" w:line="240" w:lineRule="auto"/>
        <w:jc w:val="both"/>
        <w:rPr>
          <w:ins w:id="52" w:author="Bahar Toto" w:date="2026-06-12T13:27:00Z" w16du:dateUtc="2026-06-12T12:27:00Z"/>
        </w:rPr>
        <w:pPrChange w:id="53" w:author="Bahar Toto" w:date="2026-06-12T13:29:00Z" w16du:dateUtc="2026-06-12T12:29:00Z">
          <w:pPr>
            <w:spacing w:after="0" w:line="240" w:lineRule="auto"/>
            <w:jc w:val="both"/>
          </w:pPr>
        </w:pPrChange>
      </w:pPr>
      <w:ins w:id="54" w:author="Bahar Toto" w:date="2026-06-12T13:27:00Z" w16du:dateUtc="2026-06-12T12:27:00Z">
        <w:r w:rsidRPr="0082796D">
          <w:t>The</w:t>
        </w:r>
        <w:r w:rsidR="00F32405" w:rsidRPr="0082796D">
          <w:t xml:space="preserve"> Cybercrime Prevention Act</w:t>
        </w:r>
      </w:ins>
    </w:p>
    <w:p w14:paraId="2CA0DFC1" w14:textId="5A502721" w:rsidR="000A597E" w:rsidRPr="0082796D" w:rsidRDefault="00552EA3">
      <w:pPr>
        <w:pStyle w:val="ListParagraph"/>
        <w:numPr>
          <w:ilvl w:val="0"/>
          <w:numId w:val="18"/>
        </w:numPr>
        <w:spacing w:after="0" w:line="240" w:lineRule="auto"/>
        <w:jc w:val="both"/>
        <w:rPr>
          <w:ins w:id="55" w:author="Bahar Toto" w:date="2026-06-12T13:27:00Z" w16du:dateUtc="2026-06-12T12:27:00Z"/>
        </w:rPr>
        <w:pPrChange w:id="56" w:author="Bahar Toto" w:date="2026-06-12T13:29:00Z" w16du:dateUtc="2026-06-12T12:29:00Z">
          <w:pPr>
            <w:spacing w:after="0" w:line="240" w:lineRule="auto"/>
            <w:jc w:val="both"/>
          </w:pPr>
        </w:pPrChange>
      </w:pPr>
      <w:ins w:id="57" w:author="Bahar Toto" w:date="2026-06-12T13:28:00Z" w16du:dateUtc="2026-06-12T12:28:00Z">
        <w:r w:rsidRPr="0082796D">
          <w:t>IRR Act No. 10175</w:t>
        </w:r>
      </w:ins>
    </w:p>
    <w:p w14:paraId="7FC31CEC" w14:textId="76C11F66" w:rsidR="00001FB5" w:rsidRPr="0082796D" w:rsidRDefault="005C2950">
      <w:pPr>
        <w:pStyle w:val="ListParagraph"/>
        <w:numPr>
          <w:ilvl w:val="0"/>
          <w:numId w:val="18"/>
        </w:numPr>
        <w:spacing w:after="0" w:line="240" w:lineRule="auto"/>
        <w:jc w:val="both"/>
        <w:rPr>
          <w:ins w:id="58" w:author="Bahar Toto" w:date="2026-06-12T13:28:00Z" w16du:dateUtc="2026-06-12T12:28:00Z"/>
        </w:rPr>
        <w:pPrChange w:id="59" w:author="Bahar Toto" w:date="2026-06-12T13:29:00Z" w16du:dateUtc="2026-06-12T12:29:00Z">
          <w:pPr>
            <w:spacing w:after="0" w:line="240" w:lineRule="auto"/>
            <w:jc w:val="both"/>
          </w:pPr>
        </w:pPrChange>
      </w:pPr>
      <w:ins w:id="60" w:author="Bahar Toto" w:date="2026-06-12T13:29:00Z" w16du:dateUtc="2026-06-12T12:29:00Z">
        <w:r>
          <w:t>T</w:t>
        </w:r>
      </w:ins>
      <w:ins w:id="61" w:author="Bahar Toto" w:date="2026-06-12T13:28:00Z" w16du:dateUtc="2026-06-12T12:28:00Z">
        <w:r w:rsidR="00C01D44" w:rsidRPr="0082796D">
          <w:t>he Electronic Commerce Act</w:t>
        </w:r>
      </w:ins>
    </w:p>
    <w:p w14:paraId="616D4991" w14:textId="38AC28CD" w:rsidR="00231E86" w:rsidRPr="0082796D" w:rsidRDefault="00231E86">
      <w:pPr>
        <w:pStyle w:val="ListParagraph"/>
        <w:numPr>
          <w:ilvl w:val="0"/>
          <w:numId w:val="18"/>
        </w:numPr>
        <w:spacing w:after="0" w:line="240" w:lineRule="auto"/>
        <w:jc w:val="both"/>
        <w:rPr>
          <w:ins w:id="62" w:author="Bahar Toto" w:date="2026-06-12T13:28:00Z" w16du:dateUtc="2026-06-12T12:28:00Z"/>
        </w:rPr>
        <w:pPrChange w:id="63" w:author="Bahar Toto" w:date="2026-06-12T13:29:00Z" w16du:dateUtc="2026-06-12T12:29:00Z">
          <w:pPr>
            <w:spacing w:after="0" w:line="240" w:lineRule="auto"/>
            <w:jc w:val="both"/>
          </w:pPr>
        </w:pPrChange>
      </w:pPr>
      <w:ins w:id="64" w:author="Bahar Toto" w:date="2026-06-12T13:28:00Z" w16du:dateUtc="2026-06-12T12:28:00Z">
        <w:r w:rsidRPr="0082796D">
          <w:t>IRR Act No. 8792</w:t>
        </w:r>
      </w:ins>
    </w:p>
    <w:p w14:paraId="75C5587D" w14:textId="7F3C050C" w:rsidR="009C7DD8" w:rsidRPr="0082796D" w:rsidDel="00C1174F" w:rsidRDefault="009C7DD8" w:rsidP="009B7203">
      <w:pPr>
        <w:spacing w:after="0" w:line="240" w:lineRule="auto"/>
        <w:jc w:val="both"/>
        <w:rPr>
          <w:del w:id="65" w:author="Bahar Toto" w:date="2026-06-12T13:28:00Z" w16du:dateUtc="2026-06-12T12:28:00Z"/>
        </w:rPr>
      </w:pPr>
      <w:del w:id="66" w:author="Bahar Toto" w:date="2026-06-12T13:28:00Z" w16du:dateUtc="2026-06-12T12:28:00Z">
        <w:r w:rsidRPr="0082796D" w:rsidDel="00C1174F">
          <w:fldChar w:fldCharType="begin"/>
        </w:r>
        <w:r w:rsidRPr="0082796D" w:rsidDel="00C1174F">
          <w:delInstrText>HYPERLINK "https://privacy.gov.ph/data-privacy-act/"</w:delInstrText>
        </w:r>
        <w:r w:rsidRPr="0082796D" w:rsidDel="00C1174F">
          <w:fldChar w:fldCharType="separate"/>
        </w:r>
        <w:r w:rsidRPr="0082796D" w:rsidDel="00C1174F">
          <w:rPr>
            <w:rStyle w:val="Hyperlink"/>
            <w:color w:val="auto"/>
            <w:sz w:val="22"/>
            <w:szCs w:val="22"/>
            <w:u w:val="none"/>
            <w:rPrChange w:id="67" w:author="Bahar Toto" w:date="2026-06-12T13:29:00Z" w16du:dateUtc="2026-06-12T12:29:00Z">
              <w:rPr>
                <w:rStyle w:val="Hyperlink"/>
                <w:color w:val="auto"/>
                <w:sz w:val="22"/>
                <w:szCs w:val="22"/>
              </w:rPr>
            </w:rPrChange>
          </w:rPr>
          <w:delText>Data Privacy Act (Republic Act No. 10173)</w:delText>
        </w:r>
        <w:r w:rsidRPr="0082796D" w:rsidDel="00C1174F">
          <w:fldChar w:fldCharType="end"/>
        </w:r>
        <w:r w:rsidRPr="0082796D" w:rsidDel="00C1174F">
          <w:delText xml:space="preserve"> </w:delText>
        </w:r>
      </w:del>
    </w:p>
    <w:p w14:paraId="6AD72374" w14:textId="269D2908" w:rsidR="009C7DD8" w:rsidRPr="0082796D" w:rsidDel="0004147A" w:rsidRDefault="009C7DD8" w:rsidP="009B7203">
      <w:pPr>
        <w:spacing w:after="0" w:line="240" w:lineRule="auto"/>
        <w:jc w:val="both"/>
        <w:rPr>
          <w:del w:id="68" w:author="Bahar Toto" w:date="2026-06-12T13:28:00Z" w16du:dateUtc="2026-06-12T12:28:00Z"/>
        </w:rPr>
      </w:pPr>
      <w:del w:id="69" w:author="Bahar Toto" w:date="2026-06-12T13:28:00Z" w16du:dateUtc="2026-06-12T12:28:00Z">
        <w:r w:rsidRPr="0082796D" w:rsidDel="0004147A">
          <w:fldChar w:fldCharType="begin"/>
        </w:r>
        <w:r w:rsidRPr="0082796D" w:rsidDel="0004147A">
          <w:delInstrText>HYPERLINK "https://privacy.gov.ph/the-data-privacy-act-and-its-irr/"</w:delInstrText>
        </w:r>
        <w:r w:rsidRPr="0082796D" w:rsidDel="0004147A">
          <w:fldChar w:fldCharType="separate"/>
        </w:r>
        <w:r w:rsidRPr="0082796D" w:rsidDel="0004147A">
          <w:rPr>
            <w:rStyle w:val="Hyperlink"/>
            <w:color w:val="auto"/>
            <w:sz w:val="22"/>
            <w:szCs w:val="22"/>
            <w:u w:val="none"/>
            <w:rPrChange w:id="70" w:author="Bahar Toto" w:date="2026-06-12T13:29:00Z" w16du:dateUtc="2026-06-12T12:29:00Z">
              <w:rPr>
                <w:rStyle w:val="Hyperlink"/>
                <w:color w:val="auto"/>
                <w:sz w:val="22"/>
                <w:szCs w:val="22"/>
              </w:rPr>
            </w:rPrChange>
          </w:rPr>
          <w:delText>Implementing Rules and Regulations of Republic Act No. 10173</w:delText>
        </w:r>
        <w:r w:rsidRPr="0082796D" w:rsidDel="0004147A">
          <w:fldChar w:fldCharType="end"/>
        </w:r>
      </w:del>
    </w:p>
    <w:p w14:paraId="516BCA8A" w14:textId="4956E3C2" w:rsidR="009C7DD8" w:rsidRPr="0082796D" w:rsidDel="0004147A" w:rsidRDefault="009C7DD8" w:rsidP="009B7203">
      <w:pPr>
        <w:spacing w:after="0" w:line="240" w:lineRule="auto"/>
        <w:jc w:val="both"/>
        <w:rPr>
          <w:del w:id="71" w:author="Bahar Toto" w:date="2026-06-12T13:28:00Z" w16du:dateUtc="2026-06-12T12:28:00Z"/>
        </w:rPr>
      </w:pPr>
      <w:del w:id="72" w:author="Bahar Toto" w:date="2026-06-12T13:28:00Z" w16du:dateUtc="2026-06-12T12:28:00Z">
        <w:r w:rsidRPr="0082796D" w:rsidDel="0004147A">
          <w:fldChar w:fldCharType="begin"/>
        </w:r>
        <w:r w:rsidRPr="0082796D" w:rsidDel="0004147A">
          <w:delInstrText>HYPERLINK "https://privacy.gov.ph/wp-content/uploads/2024/01/NPC-Circular-No.-2023-07_Guidelines-on-Legitimate-Interest_13-December-2023.pdf"</w:delInstrText>
        </w:r>
        <w:r w:rsidRPr="0082796D" w:rsidDel="0004147A">
          <w:fldChar w:fldCharType="separate"/>
        </w:r>
        <w:r w:rsidRPr="0082796D" w:rsidDel="0004147A">
          <w:rPr>
            <w:rStyle w:val="Hyperlink"/>
            <w:color w:val="auto"/>
            <w:u w:val="none"/>
            <w:rPrChange w:id="73" w:author="Bahar Toto" w:date="2026-06-12T13:29:00Z" w16du:dateUtc="2026-06-12T12:29:00Z">
              <w:rPr>
                <w:rStyle w:val="Hyperlink"/>
                <w:color w:val="auto"/>
              </w:rPr>
            </w:rPrChange>
          </w:rPr>
          <w:delText>National Privacy Commission Circular No. 2023-07: Guidelines on Legitimate Interest</w:delText>
        </w:r>
        <w:r w:rsidRPr="0082796D" w:rsidDel="0004147A">
          <w:fldChar w:fldCharType="end"/>
        </w:r>
      </w:del>
    </w:p>
    <w:p w14:paraId="5C4E4359" w14:textId="14193302" w:rsidR="009C7DD8" w:rsidRPr="0082796D" w:rsidDel="0004147A" w:rsidRDefault="009C7DD8" w:rsidP="009B7203">
      <w:pPr>
        <w:spacing w:after="0" w:line="240" w:lineRule="auto"/>
        <w:jc w:val="both"/>
        <w:rPr>
          <w:del w:id="74" w:author="Bahar Toto" w:date="2026-06-12T13:28:00Z" w16du:dateUtc="2026-06-12T12:28:00Z"/>
        </w:rPr>
      </w:pPr>
      <w:del w:id="75" w:author="Bahar Toto" w:date="2026-06-12T13:28:00Z" w16du:dateUtc="2026-06-12T12:28:00Z">
        <w:r w:rsidRPr="0082796D" w:rsidDel="0004147A">
          <w:fldChar w:fldCharType="begin"/>
        </w:r>
        <w:r w:rsidRPr="0082796D" w:rsidDel="0004147A">
          <w:delInstrText>HYPERLINK "https://privacy.gov.ph/wp-content/uploads/2023/11/NPC-Circular-No.-2023-04_Guidelines-on-Consent_07Nov2023.pdf"</w:delInstrText>
        </w:r>
        <w:r w:rsidRPr="0082796D" w:rsidDel="0004147A">
          <w:fldChar w:fldCharType="separate"/>
        </w:r>
        <w:r w:rsidRPr="0082796D" w:rsidDel="0004147A">
          <w:rPr>
            <w:rStyle w:val="Hyperlink"/>
            <w:color w:val="auto"/>
            <w:u w:val="none"/>
            <w:rPrChange w:id="76" w:author="Bahar Toto" w:date="2026-06-12T13:29:00Z" w16du:dateUtc="2026-06-12T12:29:00Z">
              <w:rPr>
                <w:rStyle w:val="Hyperlink"/>
                <w:color w:val="auto"/>
              </w:rPr>
            </w:rPrChange>
          </w:rPr>
          <w:delText xml:space="preserve">National Privacy Commission Circular No. 2023-04: Guidelines on Consent </w:delText>
        </w:r>
        <w:r w:rsidRPr="0082796D" w:rsidDel="0004147A">
          <w:fldChar w:fldCharType="end"/>
        </w:r>
      </w:del>
    </w:p>
    <w:p w14:paraId="75EB2BE3" w14:textId="10657A26" w:rsidR="009C7DD8" w:rsidRPr="0082796D" w:rsidDel="0004147A" w:rsidRDefault="009C7DD8" w:rsidP="009B7203">
      <w:pPr>
        <w:spacing w:after="0" w:line="240" w:lineRule="auto"/>
        <w:jc w:val="both"/>
        <w:rPr>
          <w:del w:id="77" w:author="Bahar Toto" w:date="2026-06-12T13:28:00Z" w16du:dateUtc="2026-06-12T12:28:00Z"/>
        </w:rPr>
      </w:pPr>
      <w:del w:id="78" w:author="Bahar Toto" w:date="2026-06-12T13:28:00Z" w16du:dateUtc="2026-06-12T12:28:00Z">
        <w:r w:rsidRPr="0082796D" w:rsidDel="0004147A">
          <w:fldChar w:fldCharType="begin"/>
        </w:r>
        <w:r w:rsidRPr="0082796D" w:rsidDel="0004147A">
          <w:delInstrText>HYPERLINK "https://www.officialgazette.gov.ph/1992/04/13/republic-act-no-7394-s-1992/"</w:delInstrText>
        </w:r>
        <w:r w:rsidRPr="0082796D" w:rsidDel="0004147A">
          <w:fldChar w:fldCharType="separate"/>
        </w:r>
        <w:r w:rsidRPr="0082796D" w:rsidDel="0004147A">
          <w:rPr>
            <w:rStyle w:val="Hyperlink"/>
            <w:color w:val="auto"/>
            <w:sz w:val="22"/>
            <w:szCs w:val="22"/>
            <w:u w:val="none"/>
            <w:rPrChange w:id="79" w:author="Bahar Toto" w:date="2026-06-12T13:29:00Z" w16du:dateUtc="2026-06-12T12:29:00Z">
              <w:rPr>
                <w:rStyle w:val="Hyperlink"/>
                <w:color w:val="auto"/>
                <w:sz w:val="22"/>
                <w:szCs w:val="22"/>
              </w:rPr>
            </w:rPrChange>
          </w:rPr>
          <w:delText>Consumer Act of the Philippines (Republic Act No. 7394)</w:delText>
        </w:r>
        <w:r w:rsidRPr="0082796D" w:rsidDel="0004147A">
          <w:fldChar w:fldCharType="end"/>
        </w:r>
        <w:r w:rsidRPr="0082796D" w:rsidDel="0004147A">
          <w:delText xml:space="preserve"> </w:delText>
        </w:r>
      </w:del>
    </w:p>
    <w:p w14:paraId="13BFD596" w14:textId="1C8C2BFF" w:rsidR="009C7DD8" w:rsidRPr="0082796D" w:rsidDel="0004147A" w:rsidRDefault="009C7DD8" w:rsidP="009B7203">
      <w:pPr>
        <w:spacing w:after="0" w:line="240" w:lineRule="auto"/>
        <w:jc w:val="both"/>
        <w:rPr>
          <w:del w:id="80" w:author="Bahar Toto" w:date="2026-06-12T13:28:00Z" w16du:dateUtc="2026-06-12T12:28:00Z"/>
        </w:rPr>
      </w:pPr>
      <w:del w:id="81" w:author="Bahar Toto" w:date="2026-06-12T13:28:00Z" w16du:dateUtc="2026-06-12T12:28:00Z">
        <w:r w:rsidRPr="0082796D" w:rsidDel="0004147A">
          <w:fldChar w:fldCharType="begin"/>
        </w:r>
        <w:r w:rsidRPr="0082796D" w:rsidDel="0004147A">
          <w:delInstrText>HYPERLINK "https://dtiwebfiles.s3-ap-southeast-1.amazonaws.com/Laws+and+Policies/Consumer+Laws/1.2.IRR(RA+7394).pdf"</w:delInstrText>
        </w:r>
        <w:r w:rsidRPr="0082796D" w:rsidDel="0004147A">
          <w:fldChar w:fldCharType="separate"/>
        </w:r>
        <w:r w:rsidRPr="0082796D" w:rsidDel="0004147A">
          <w:rPr>
            <w:rStyle w:val="Hyperlink"/>
            <w:color w:val="auto"/>
            <w:sz w:val="22"/>
            <w:szCs w:val="22"/>
            <w:u w:val="none"/>
            <w:rPrChange w:id="82" w:author="Bahar Toto" w:date="2026-06-12T13:29:00Z" w16du:dateUtc="2026-06-12T12:29:00Z">
              <w:rPr>
                <w:rStyle w:val="Hyperlink"/>
                <w:color w:val="auto"/>
                <w:sz w:val="22"/>
                <w:szCs w:val="22"/>
              </w:rPr>
            </w:rPrChange>
          </w:rPr>
          <w:delText>Implementing Rules and Regulations of Republic Act No. 7394</w:delText>
        </w:r>
        <w:r w:rsidRPr="0082796D" w:rsidDel="0004147A">
          <w:fldChar w:fldCharType="end"/>
        </w:r>
      </w:del>
    </w:p>
    <w:p w14:paraId="57180480" w14:textId="73C00920" w:rsidR="009C7DD8" w:rsidRPr="0082796D" w:rsidDel="0004147A" w:rsidRDefault="009C7DD8" w:rsidP="009B7203">
      <w:pPr>
        <w:spacing w:after="0" w:line="240" w:lineRule="auto"/>
        <w:jc w:val="both"/>
        <w:rPr>
          <w:del w:id="83" w:author="Bahar Toto" w:date="2026-06-12T13:28:00Z" w16du:dateUtc="2026-06-12T12:28:00Z"/>
        </w:rPr>
      </w:pPr>
      <w:del w:id="84" w:author="Bahar Toto" w:date="2026-06-12T13:28:00Z" w16du:dateUtc="2026-06-12T12:28:00Z">
        <w:r w:rsidRPr="0082796D" w:rsidDel="0004147A">
          <w:lastRenderedPageBreak/>
          <w:fldChar w:fldCharType="begin"/>
        </w:r>
        <w:r w:rsidRPr="0082796D" w:rsidDel="0004147A">
          <w:delInstrText>HYPERLINK "https://lawphil.net/statutes/repacts/ra2012/ra_10175_2012.html"</w:delInstrText>
        </w:r>
        <w:r w:rsidRPr="0082796D" w:rsidDel="0004147A">
          <w:fldChar w:fldCharType="separate"/>
        </w:r>
        <w:r w:rsidRPr="0082796D" w:rsidDel="0004147A">
          <w:rPr>
            <w:rStyle w:val="Hyperlink"/>
            <w:color w:val="auto"/>
            <w:u w:val="none"/>
            <w:rPrChange w:id="85" w:author="Bahar Toto" w:date="2026-06-12T13:29:00Z" w16du:dateUtc="2026-06-12T12:29:00Z">
              <w:rPr>
                <w:rStyle w:val="Hyperlink"/>
                <w:color w:val="auto"/>
              </w:rPr>
            </w:rPrChange>
          </w:rPr>
          <w:delText xml:space="preserve">Cybercrime Prevention Act (Republic Act No. 10175) </w:delText>
        </w:r>
        <w:r w:rsidRPr="0082796D" w:rsidDel="0004147A">
          <w:fldChar w:fldCharType="end"/>
        </w:r>
      </w:del>
    </w:p>
    <w:p w14:paraId="3AD5D39A" w14:textId="5084240F" w:rsidR="009C7DD8" w:rsidRPr="0082796D" w:rsidDel="0004147A" w:rsidRDefault="009C7DD8" w:rsidP="009B7203">
      <w:pPr>
        <w:spacing w:after="0" w:line="240" w:lineRule="auto"/>
        <w:jc w:val="both"/>
        <w:rPr>
          <w:del w:id="86" w:author="Bahar Toto" w:date="2026-06-12T13:28:00Z" w16du:dateUtc="2026-06-12T12:28:00Z"/>
        </w:rPr>
      </w:pPr>
      <w:del w:id="87" w:author="Bahar Toto" w:date="2026-06-12T13:28:00Z" w16du:dateUtc="2026-06-12T12:28:00Z">
        <w:r w:rsidRPr="0082796D" w:rsidDel="0004147A">
          <w:fldChar w:fldCharType="begin"/>
        </w:r>
        <w:r w:rsidRPr="0082796D" w:rsidDel="0004147A">
          <w:delInstrText>HYPERLINK "https://elibrary.judiciary.gov.ph/thebookshelf/showdocs/10/71685"</w:delInstrText>
        </w:r>
        <w:r w:rsidRPr="0082796D" w:rsidDel="0004147A">
          <w:fldChar w:fldCharType="separate"/>
        </w:r>
        <w:r w:rsidRPr="0082796D" w:rsidDel="0004147A">
          <w:rPr>
            <w:rStyle w:val="Hyperlink"/>
            <w:color w:val="auto"/>
            <w:u w:val="none"/>
            <w:rPrChange w:id="88" w:author="Bahar Toto" w:date="2026-06-12T13:29:00Z" w16du:dateUtc="2026-06-12T12:29:00Z">
              <w:rPr>
                <w:rStyle w:val="Hyperlink"/>
                <w:color w:val="auto"/>
              </w:rPr>
            </w:rPrChange>
          </w:rPr>
          <w:delText>Implementing Rules and Regulations of Republic Act No. 10175</w:delText>
        </w:r>
        <w:r w:rsidRPr="0082796D" w:rsidDel="0004147A">
          <w:fldChar w:fldCharType="end"/>
        </w:r>
      </w:del>
    </w:p>
    <w:p w14:paraId="3BD5D9F5" w14:textId="6DC530AC" w:rsidR="009C7DD8" w:rsidRPr="0082796D" w:rsidDel="0004147A" w:rsidRDefault="009C7DD8" w:rsidP="009B7203">
      <w:pPr>
        <w:spacing w:after="0" w:line="240" w:lineRule="auto"/>
        <w:jc w:val="both"/>
        <w:rPr>
          <w:del w:id="89" w:author="Bahar Toto" w:date="2026-06-12T13:28:00Z" w16du:dateUtc="2026-06-12T12:28:00Z"/>
        </w:rPr>
      </w:pPr>
      <w:del w:id="90" w:author="Bahar Toto" w:date="2026-06-12T13:28:00Z" w16du:dateUtc="2026-06-12T12:28:00Z">
        <w:r w:rsidRPr="0082796D" w:rsidDel="0004147A">
          <w:fldChar w:fldCharType="begin"/>
        </w:r>
        <w:r w:rsidRPr="0082796D" w:rsidDel="0004147A">
          <w:delInstrText>HYPERLINK "https://www.officialgazette.gov.ph/2000/06/14/republic-act-no-8792-s-2000/"</w:delInstrText>
        </w:r>
        <w:r w:rsidRPr="0082796D" w:rsidDel="0004147A">
          <w:fldChar w:fldCharType="separate"/>
        </w:r>
        <w:r w:rsidRPr="0082796D" w:rsidDel="0004147A">
          <w:rPr>
            <w:rStyle w:val="Hyperlink"/>
            <w:color w:val="auto"/>
            <w:sz w:val="22"/>
            <w:szCs w:val="22"/>
            <w:u w:val="none"/>
            <w:rPrChange w:id="91" w:author="Bahar Toto" w:date="2026-06-12T13:29:00Z" w16du:dateUtc="2026-06-12T12:29:00Z">
              <w:rPr>
                <w:rStyle w:val="Hyperlink"/>
                <w:color w:val="auto"/>
                <w:sz w:val="22"/>
                <w:szCs w:val="22"/>
              </w:rPr>
            </w:rPrChange>
          </w:rPr>
          <w:delText>Electronic Commerce Act (Republic Act No. 8792)</w:delText>
        </w:r>
        <w:r w:rsidRPr="0082796D" w:rsidDel="0004147A">
          <w:fldChar w:fldCharType="end"/>
        </w:r>
      </w:del>
    </w:p>
    <w:p w14:paraId="00960AE7" w14:textId="6259537E" w:rsidR="00090E90" w:rsidRPr="0082796D" w:rsidRDefault="009C7DD8">
      <w:pPr>
        <w:pStyle w:val="ListParagraph"/>
        <w:numPr>
          <w:ilvl w:val="0"/>
          <w:numId w:val="18"/>
        </w:numPr>
        <w:spacing w:after="0" w:line="240" w:lineRule="auto"/>
        <w:jc w:val="both"/>
        <w:pPrChange w:id="92" w:author="Bahar Toto" w:date="2026-06-12T13:29:00Z" w16du:dateUtc="2026-06-12T12:29:00Z">
          <w:pPr>
            <w:spacing w:after="0" w:line="240" w:lineRule="auto"/>
            <w:jc w:val="both"/>
          </w:pPr>
        </w:pPrChange>
      </w:pPr>
      <w:del w:id="93" w:author="Bahar Toto" w:date="2026-06-12T13:28:00Z" w16du:dateUtc="2026-06-12T12:28:00Z">
        <w:r w:rsidRPr="0082796D" w:rsidDel="0004147A">
          <w:fldChar w:fldCharType="begin"/>
        </w:r>
        <w:r w:rsidRPr="0082796D" w:rsidDel="0004147A">
          <w:delInstrText>HYPERLINK "https://www.bfar.da.gov.ph/wp-content/uploads/2021/04/Electronic-Commerce-Act-of-2000-R.A.-8792-Implementing-Rules-and-Regulations.pdf"</w:delInstrText>
        </w:r>
        <w:r w:rsidRPr="0082796D" w:rsidDel="0004147A">
          <w:fldChar w:fldCharType="separate"/>
        </w:r>
        <w:r w:rsidRPr="0076373A" w:rsidDel="0004147A">
          <w:rPr>
            <w:rStyle w:val="Hyperlink"/>
            <w:color w:val="auto"/>
            <w:u w:val="none"/>
          </w:rPr>
          <w:delText xml:space="preserve">Implementing Rules and Regulations of Republic Act No. 8792 </w:delText>
        </w:r>
        <w:r w:rsidRPr="0082796D" w:rsidDel="0004147A">
          <w:fldChar w:fldCharType="end"/>
        </w:r>
      </w:del>
      <w:r w:rsidRPr="0082796D">
        <w:t xml:space="preserve">  </w:t>
      </w:r>
      <w:r w:rsidR="00090E90" w:rsidRPr="0082796D">
        <w:t xml:space="preserve"> </w:t>
      </w:r>
    </w:p>
    <w:p w14:paraId="76A18B64" w14:textId="08CAECA7" w:rsidR="00FF6526" w:rsidRPr="0082796D" w:rsidRDefault="00090E90">
      <w:pPr>
        <w:pStyle w:val="ListParagraph"/>
        <w:numPr>
          <w:ilvl w:val="0"/>
          <w:numId w:val="18"/>
        </w:numPr>
        <w:spacing w:after="0" w:line="240" w:lineRule="auto"/>
        <w:jc w:val="both"/>
        <w:pPrChange w:id="94" w:author="Bahar Toto" w:date="2026-06-12T13:29:00Z" w16du:dateUtc="2026-06-12T12:29:00Z">
          <w:pPr>
            <w:spacing w:after="0" w:line="240" w:lineRule="auto"/>
            <w:contextualSpacing/>
            <w:jc w:val="both"/>
          </w:pPr>
        </w:pPrChange>
      </w:pPr>
      <w:r w:rsidRPr="0082796D">
        <w:fldChar w:fldCharType="begin"/>
      </w:r>
      <w:r w:rsidRPr="0082796D">
        <w:instrText>HYPERLINK "https://elibrary.judiciary.gov.ph/thebookshelf/showdocs/2/3071"</w:instrText>
      </w:r>
      <w:r w:rsidRPr="0082796D">
        <w:fldChar w:fldCharType="separate"/>
      </w:r>
      <w:r w:rsidRPr="0076373A">
        <w:rPr>
          <w:rStyle w:val="Hyperlink"/>
          <w:color w:val="auto"/>
          <w:u w:val="none"/>
        </w:rPr>
        <w:t>Public Telecommunications Policy Act (Republic Act No. 7925) </w:t>
      </w:r>
      <w:r w:rsidRPr="0082796D">
        <w:fldChar w:fldCharType="end"/>
      </w:r>
      <w:ins w:id="95" w:author="Bahar Toto" w:date="2026-06-12T13:29:00Z" w16du:dateUtc="2026-06-12T12:29:00Z">
        <w:r w:rsidR="0067395A" w:rsidRPr="0082796D">
          <w:t xml:space="preserve">(the </w:t>
        </w:r>
        <w:r w:rsidR="006D7C35" w:rsidRPr="0082796D">
          <w:t>Public Telecommunications Policy Act</w:t>
        </w:r>
        <w:r w:rsidR="00112329" w:rsidRPr="0082796D">
          <w:t>)</w:t>
        </w:r>
      </w:ins>
    </w:p>
    <w:p w14:paraId="66A48D93" w14:textId="77777777" w:rsidR="005B2610" w:rsidRDefault="005B2610" w:rsidP="009B7203">
      <w:pPr>
        <w:spacing w:after="0" w:line="240" w:lineRule="auto"/>
        <w:contextualSpacing/>
        <w:jc w:val="both"/>
      </w:pPr>
    </w:p>
    <w:tbl>
      <w:tblPr>
        <w:tblW w:w="0" w:type="auto"/>
        <w:jc w:val="center"/>
        <w:tblCellMar>
          <w:left w:w="0" w:type="dxa"/>
          <w:right w:w="0" w:type="dxa"/>
        </w:tblCellMar>
        <w:tblLook w:val="04A0" w:firstRow="1" w:lastRow="0" w:firstColumn="1" w:lastColumn="0" w:noHBand="0" w:noVBand="1"/>
      </w:tblPr>
      <w:tblGrid>
        <w:gridCol w:w="4503"/>
        <w:gridCol w:w="4503"/>
      </w:tblGrid>
      <w:tr w:rsidR="005B2610" w:rsidRPr="005B2610" w14:paraId="7C218552" w14:textId="77777777" w:rsidTr="00050BF6">
        <w:trPr>
          <w:jc w:val="center"/>
        </w:trPr>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599F460" w14:textId="77777777" w:rsidR="005B2610" w:rsidRPr="005B2610" w:rsidRDefault="005B2610" w:rsidP="00050BF6">
            <w:pPr>
              <w:pStyle w:val="ListParagraph"/>
              <w:jc w:val="both"/>
            </w:pPr>
            <w:r w:rsidRPr="005B2610">
              <w:t xml:space="preserve">Citation </w:t>
            </w:r>
          </w:p>
        </w:tc>
        <w:tc>
          <w:tcPr>
            <w:tcW w:w="450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E40EF19" w14:textId="36736FF6" w:rsidR="005B2610" w:rsidRPr="005B2610" w:rsidRDefault="005B2610" w:rsidP="00050BF6">
            <w:pPr>
              <w:jc w:val="both"/>
              <w:rPr>
                <w:sz w:val="22"/>
                <w:szCs w:val="22"/>
              </w:rPr>
            </w:pPr>
            <w:del w:id="96" w:author="Bahar Toto" w:date="2026-06-12T13:32:00Z" w16du:dateUtc="2026-06-12T12:32:00Z">
              <w:r w:rsidRPr="005B2610" w:rsidDel="00DE7875">
                <w:rPr>
                  <w:sz w:val="22"/>
                  <w:szCs w:val="22"/>
                </w:rPr>
                <w:delText>Citation in relation to the answer</w:delText>
              </w:r>
            </w:del>
            <w:ins w:id="97" w:author="Bahar Toto" w:date="2026-06-12T13:32:00Z" w16du:dateUtc="2026-06-12T12:32:00Z">
              <w:r w:rsidR="00DE7875">
                <w:rPr>
                  <w:sz w:val="22"/>
                  <w:szCs w:val="22"/>
                </w:rPr>
                <w:t>Not applicable.</w:t>
              </w:r>
            </w:ins>
          </w:p>
        </w:tc>
      </w:tr>
    </w:tbl>
    <w:p w14:paraId="14CEF60D" w14:textId="77777777" w:rsidR="005B2610" w:rsidRPr="0041007A" w:rsidRDefault="005B2610" w:rsidP="009B7203">
      <w:pPr>
        <w:spacing w:after="0" w:line="240" w:lineRule="auto"/>
        <w:contextualSpacing/>
        <w:jc w:val="both"/>
        <w:rPr>
          <w:sz w:val="22"/>
          <w:szCs w:val="22"/>
        </w:rPr>
      </w:pPr>
    </w:p>
    <w:bookmarkEnd w:id="32"/>
    <w:p w14:paraId="01C27376" w14:textId="77777777" w:rsidR="00353D92" w:rsidRPr="0041007A" w:rsidRDefault="00353D92" w:rsidP="009B7203">
      <w:pPr>
        <w:spacing w:after="0" w:line="240" w:lineRule="auto"/>
        <w:jc w:val="both"/>
      </w:pPr>
    </w:p>
    <w:p w14:paraId="3B4F3191" w14:textId="63BB4CB4" w:rsidR="00DD6C69" w:rsidRPr="0041007A" w:rsidRDefault="00353D92" w:rsidP="009B7203">
      <w:pPr>
        <w:pStyle w:val="ListParagraph"/>
        <w:numPr>
          <w:ilvl w:val="2"/>
          <w:numId w:val="9"/>
        </w:numPr>
        <w:spacing w:after="0" w:line="240" w:lineRule="auto"/>
        <w:jc w:val="both"/>
        <w:rPr>
          <w:b/>
          <w:bCs/>
          <w:i/>
          <w:iCs/>
        </w:rPr>
      </w:pPr>
      <w:r w:rsidRPr="0041007A">
        <w:rPr>
          <w:b/>
          <w:bCs/>
          <w:i/>
          <w:iCs/>
        </w:rPr>
        <w:t xml:space="preserve">Which laws and/or regulations apply to </w:t>
      </w:r>
      <w:proofErr w:type="spellStart"/>
      <w:r w:rsidRPr="0041007A">
        <w:rPr>
          <w:b/>
          <w:bCs/>
          <w:i/>
          <w:iCs/>
        </w:rPr>
        <w:t>sms</w:t>
      </w:r>
      <w:proofErr w:type="spellEnd"/>
      <w:r w:rsidRPr="0041007A">
        <w:rPr>
          <w:b/>
          <w:bCs/>
          <w:i/>
          <w:iCs/>
        </w:rPr>
        <w:t>/mms marketing? (Please outline privacy and sectorial legislation including any applicable to data brokers)</w:t>
      </w:r>
    </w:p>
    <w:p w14:paraId="49295004" w14:textId="77777777" w:rsidR="009B7203" w:rsidRPr="0041007A" w:rsidRDefault="009B7203" w:rsidP="009B7203">
      <w:pPr>
        <w:pStyle w:val="ListParagraph"/>
        <w:spacing w:after="0" w:line="240" w:lineRule="auto"/>
        <w:jc w:val="both"/>
      </w:pPr>
    </w:p>
    <w:p w14:paraId="17F50C9C" w14:textId="77777777" w:rsidR="00962F22" w:rsidRPr="0082796D" w:rsidRDefault="00962F22" w:rsidP="00962F22">
      <w:pPr>
        <w:pStyle w:val="ListParagraph"/>
        <w:numPr>
          <w:ilvl w:val="0"/>
          <w:numId w:val="18"/>
        </w:numPr>
        <w:spacing w:after="0" w:line="240" w:lineRule="auto"/>
        <w:jc w:val="both"/>
        <w:rPr>
          <w:ins w:id="98" w:author="Bahar Toto" w:date="2026-06-12T13:30:00Z" w16du:dateUtc="2026-06-12T12:30:00Z"/>
        </w:rPr>
      </w:pPr>
      <w:ins w:id="99" w:author="Bahar Toto" w:date="2026-06-12T13:30:00Z" w16du:dateUtc="2026-06-12T12:30:00Z">
        <w:r>
          <w:t>T</w:t>
        </w:r>
        <w:r w:rsidRPr="0082796D">
          <w:t>he Data Privacy Act</w:t>
        </w:r>
      </w:ins>
    </w:p>
    <w:p w14:paraId="2EF17B03" w14:textId="77777777" w:rsidR="00962F22" w:rsidRPr="0082796D" w:rsidRDefault="00962F22" w:rsidP="00962F22">
      <w:pPr>
        <w:pStyle w:val="ListParagraph"/>
        <w:numPr>
          <w:ilvl w:val="0"/>
          <w:numId w:val="18"/>
        </w:numPr>
        <w:spacing w:after="0" w:line="240" w:lineRule="auto"/>
        <w:jc w:val="both"/>
        <w:rPr>
          <w:ins w:id="100" w:author="Bahar Toto" w:date="2026-06-12T13:30:00Z" w16du:dateUtc="2026-06-12T12:30:00Z"/>
        </w:rPr>
      </w:pPr>
      <w:ins w:id="101" w:author="Bahar Toto" w:date="2026-06-12T13:30:00Z" w16du:dateUtc="2026-06-12T12:30:00Z">
        <w:r>
          <w:t>T</w:t>
        </w:r>
        <w:r w:rsidRPr="0082796D">
          <w:t>he Implementing Rules and Regulations</w:t>
        </w:r>
      </w:ins>
    </w:p>
    <w:p w14:paraId="010900BA" w14:textId="77777777" w:rsidR="00962F22" w:rsidRPr="0082796D" w:rsidRDefault="00962F22" w:rsidP="00962F22">
      <w:pPr>
        <w:pStyle w:val="ListParagraph"/>
        <w:numPr>
          <w:ilvl w:val="0"/>
          <w:numId w:val="18"/>
        </w:numPr>
        <w:spacing w:after="0" w:line="240" w:lineRule="auto"/>
        <w:jc w:val="both"/>
        <w:rPr>
          <w:ins w:id="102" w:author="Bahar Toto" w:date="2026-06-12T13:30:00Z" w16du:dateUtc="2026-06-12T12:30:00Z"/>
        </w:rPr>
      </w:pPr>
      <w:ins w:id="103" w:author="Bahar Toto" w:date="2026-06-12T13:30:00Z" w16du:dateUtc="2026-06-12T12:30:00Z">
        <w:r w:rsidRPr="0082796D">
          <w:t>Circular No. 2023-07</w:t>
        </w:r>
      </w:ins>
    </w:p>
    <w:p w14:paraId="516DA2DB" w14:textId="77777777" w:rsidR="00962F22" w:rsidRPr="0082796D" w:rsidRDefault="00962F22" w:rsidP="00962F22">
      <w:pPr>
        <w:pStyle w:val="ListParagraph"/>
        <w:numPr>
          <w:ilvl w:val="0"/>
          <w:numId w:val="18"/>
        </w:numPr>
        <w:spacing w:after="0" w:line="240" w:lineRule="auto"/>
        <w:jc w:val="both"/>
        <w:rPr>
          <w:ins w:id="104" w:author="Bahar Toto" w:date="2026-06-12T13:30:00Z" w16du:dateUtc="2026-06-12T12:30:00Z"/>
        </w:rPr>
      </w:pPr>
      <w:ins w:id="105" w:author="Bahar Toto" w:date="2026-06-12T13:30:00Z" w16du:dateUtc="2026-06-12T12:30:00Z">
        <w:r w:rsidRPr="0082796D">
          <w:t>Circular No. 2023-04</w:t>
        </w:r>
      </w:ins>
    </w:p>
    <w:p w14:paraId="760D89BE" w14:textId="77777777" w:rsidR="00962F22" w:rsidRPr="0082796D" w:rsidRDefault="00962F22" w:rsidP="00962F22">
      <w:pPr>
        <w:pStyle w:val="ListParagraph"/>
        <w:numPr>
          <w:ilvl w:val="0"/>
          <w:numId w:val="18"/>
        </w:numPr>
        <w:spacing w:after="0" w:line="240" w:lineRule="auto"/>
        <w:jc w:val="both"/>
        <w:rPr>
          <w:ins w:id="106" w:author="Bahar Toto" w:date="2026-06-12T13:30:00Z" w16du:dateUtc="2026-06-12T12:30:00Z"/>
        </w:rPr>
      </w:pPr>
      <w:ins w:id="107" w:author="Bahar Toto" w:date="2026-06-12T13:30:00Z" w16du:dateUtc="2026-06-12T12:30:00Z">
        <w:r>
          <w:t>T</w:t>
        </w:r>
        <w:r w:rsidRPr="0082796D">
          <w:t>he Consumer Act</w:t>
        </w:r>
      </w:ins>
    </w:p>
    <w:p w14:paraId="006A2FB2" w14:textId="77777777" w:rsidR="00962F22" w:rsidRPr="0082796D" w:rsidRDefault="00962F22" w:rsidP="00962F22">
      <w:pPr>
        <w:pStyle w:val="ListParagraph"/>
        <w:numPr>
          <w:ilvl w:val="0"/>
          <w:numId w:val="18"/>
        </w:numPr>
        <w:spacing w:after="0" w:line="240" w:lineRule="auto"/>
        <w:jc w:val="both"/>
        <w:rPr>
          <w:ins w:id="108" w:author="Bahar Toto" w:date="2026-06-12T13:30:00Z" w16du:dateUtc="2026-06-12T12:30:00Z"/>
        </w:rPr>
      </w:pPr>
      <w:ins w:id="109" w:author="Bahar Toto" w:date="2026-06-12T13:30:00Z" w16du:dateUtc="2026-06-12T12:30:00Z">
        <w:r w:rsidRPr="0082796D">
          <w:t>IRR Act No. 7394</w:t>
        </w:r>
      </w:ins>
    </w:p>
    <w:p w14:paraId="04B461E9" w14:textId="77777777" w:rsidR="00962F22" w:rsidRPr="0082796D" w:rsidRDefault="00962F22" w:rsidP="00962F22">
      <w:pPr>
        <w:pStyle w:val="ListParagraph"/>
        <w:numPr>
          <w:ilvl w:val="0"/>
          <w:numId w:val="18"/>
        </w:numPr>
        <w:spacing w:after="0" w:line="240" w:lineRule="auto"/>
        <w:jc w:val="both"/>
        <w:rPr>
          <w:ins w:id="110" w:author="Bahar Toto" w:date="2026-06-12T13:30:00Z" w16du:dateUtc="2026-06-12T12:30:00Z"/>
        </w:rPr>
      </w:pPr>
      <w:ins w:id="111" w:author="Bahar Toto" w:date="2026-06-12T13:30:00Z" w16du:dateUtc="2026-06-12T12:30:00Z">
        <w:r w:rsidRPr="0082796D">
          <w:t>The Cybercrime Prevention Act</w:t>
        </w:r>
      </w:ins>
    </w:p>
    <w:p w14:paraId="171CDB80" w14:textId="77777777" w:rsidR="00962F22" w:rsidRPr="0082796D" w:rsidRDefault="00962F22" w:rsidP="00962F22">
      <w:pPr>
        <w:pStyle w:val="ListParagraph"/>
        <w:numPr>
          <w:ilvl w:val="0"/>
          <w:numId w:val="18"/>
        </w:numPr>
        <w:spacing w:after="0" w:line="240" w:lineRule="auto"/>
        <w:jc w:val="both"/>
        <w:rPr>
          <w:ins w:id="112" w:author="Bahar Toto" w:date="2026-06-12T13:30:00Z" w16du:dateUtc="2026-06-12T12:30:00Z"/>
        </w:rPr>
      </w:pPr>
      <w:ins w:id="113" w:author="Bahar Toto" w:date="2026-06-12T13:30:00Z" w16du:dateUtc="2026-06-12T12:30:00Z">
        <w:r w:rsidRPr="0082796D">
          <w:t>IRR Act No. 10175</w:t>
        </w:r>
      </w:ins>
    </w:p>
    <w:p w14:paraId="491D70C9" w14:textId="77777777" w:rsidR="00962F22" w:rsidRPr="0082796D" w:rsidRDefault="00962F22" w:rsidP="00962F22">
      <w:pPr>
        <w:pStyle w:val="ListParagraph"/>
        <w:numPr>
          <w:ilvl w:val="0"/>
          <w:numId w:val="18"/>
        </w:numPr>
        <w:spacing w:after="0" w:line="240" w:lineRule="auto"/>
        <w:jc w:val="both"/>
        <w:rPr>
          <w:ins w:id="114" w:author="Bahar Toto" w:date="2026-06-12T13:30:00Z" w16du:dateUtc="2026-06-12T12:30:00Z"/>
        </w:rPr>
      </w:pPr>
      <w:ins w:id="115" w:author="Bahar Toto" w:date="2026-06-12T13:30:00Z" w16du:dateUtc="2026-06-12T12:30:00Z">
        <w:r>
          <w:t>T</w:t>
        </w:r>
        <w:r w:rsidRPr="0082796D">
          <w:t>he Electronic Commerce Act</w:t>
        </w:r>
      </w:ins>
    </w:p>
    <w:p w14:paraId="0C4C91D5" w14:textId="733EF00D" w:rsidR="00962F22" w:rsidRPr="0082796D" w:rsidRDefault="00962F22" w:rsidP="00A52859">
      <w:pPr>
        <w:pStyle w:val="ListParagraph"/>
        <w:numPr>
          <w:ilvl w:val="0"/>
          <w:numId w:val="18"/>
        </w:numPr>
        <w:spacing w:after="0" w:line="240" w:lineRule="auto"/>
        <w:jc w:val="both"/>
        <w:rPr>
          <w:ins w:id="116" w:author="Bahar Toto" w:date="2026-06-12T13:30:00Z" w16du:dateUtc="2026-06-12T12:30:00Z"/>
        </w:rPr>
      </w:pPr>
      <w:ins w:id="117" w:author="Bahar Toto" w:date="2026-06-12T13:30:00Z" w16du:dateUtc="2026-06-12T12:30:00Z">
        <w:r w:rsidRPr="0082796D">
          <w:t>IRR Act No. 8792</w:t>
        </w:r>
      </w:ins>
    </w:p>
    <w:p w14:paraId="29986705" w14:textId="77777777" w:rsidR="00DA45AE" w:rsidRDefault="00851092" w:rsidP="009B7203">
      <w:pPr>
        <w:pStyle w:val="ListParagraph"/>
        <w:numPr>
          <w:ilvl w:val="0"/>
          <w:numId w:val="18"/>
        </w:numPr>
        <w:spacing w:after="0" w:line="240" w:lineRule="auto"/>
        <w:jc w:val="both"/>
        <w:rPr>
          <w:ins w:id="118" w:author="Bahar Toto" w:date="2026-06-12T13:30:00Z" w16du:dateUtc="2026-06-12T12:30:00Z"/>
        </w:rPr>
      </w:pPr>
      <w:ins w:id="119" w:author="Bahar Toto" w:date="2026-06-12T13:30:00Z" w16du:dateUtc="2026-06-12T12:30:00Z">
        <w:r>
          <w:t>The</w:t>
        </w:r>
        <w:r w:rsidR="00962F22" w:rsidRPr="0082796D">
          <w:t xml:space="preserve"> Public Telecommunications Policy Act</w:t>
        </w:r>
      </w:ins>
    </w:p>
    <w:p w14:paraId="56B7E5EC" w14:textId="684B3E0D" w:rsidR="009C7DD8" w:rsidRPr="0041007A" w:rsidDel="000A15F8" w:rsidRDefault="009C7DD8">
      <w:pPr>
        <w:pStyle w:val="ListParagraph"/>
        <w:numPr>
          <w:ilvl w:val="0"/>
          <w:numId w:val="18"/>
        </w:numPr>
        <w:spacing w:after="0" w:line="240" w:lineRule="auto"/>
        <w:jc w:val="both"/>
        <w:rPr>
          <w:del w:id="120" w:author="Bahar Toto" w:date="2026-06-12T13:30:00Z" w16du:dateUtc="2026-06-12T12:30:00Z"/>
        </w:rPr>
        <w:pPrChange w:id="121" w:author="Bahar Toto" w:date="2026-06-12T13:30:00Z" w16du:dateUtc="2026-06-12T12:30:00Z">
          <w:pPr>
            <w:spacing w:after="0" w:line="240" w:lineRule="auto"/>
            <w:jc w:val="both"/>
          </w:pPr>
        </w:pPrChange>
      </w:pPr>
      <w:del w:id="122" w:author="Bahar Toto" w:date="2026-06-12T13:30:00Z" w16du:dateUtc="2026-06-12T12:30:00Z">
        <w:r w:rsidDel="000A15F8">
          <w:fldChar w:fldCharType="begin"/>
        </w:r>
        <w:r w:rsidDel="000A15F8">
          <w:delInstrText>HYPERLINK "https://privacy.gov.ph/data-privacy-act/"</w:delInstrText>
        </w:r>
        <w:r w:rsidDel="000A15F8">
          <w:fldChar w:fldCharType="separate"/>
        </w:r>
        <w:r w:rsidRPr="00F30059" w:rsidDel="000A15F8">
          <w:rPr>
            <w:rStyle w:val="Hyperlink"/>
            <w:color w:val="auto"/>
          </w:rPr>
          <w:delText>Data Privacy Act (Republic Act No. 10173)</w:delText>
        </w:r>
        <w:r w:rsidDel="000A15F8">
          <w:fldChar w:fldCharType="end"/>
        </w:r>
        <w:r w:rsidRPr="0041007A" w:rsidDel="000A15F8">
          <w:delText xml:space="preserve"> </w:delText>
        </w:r>
      </w:del>
    </w:p>
    <w:p w14:paraId="15627BBA" w14:textId="5C343348" w:rsidR="009C7DD8" w:rsidRPr="0041007A" w:rsidDel="000A15F8" w:rsidRDefault="009C7DD8" w:rsidP="009B7203">
      <w:pPr>
        <w:spacing w:after="0" w:line="240" w:lineRule="auto"/>
        <w:jc w:val="both"/>
        <w:rPr>
          <w:del w:id="123" w:author="Bahar Toto" w:date="2026-06-12T13:30:00Z" w16du:dateUtc="2026-06-12T12:30:00Z"/>
        </w:rPr>
      </w:pPr>
      <w:del w:id="124" w:author="Bahar Toto" w:date="2026-06-12T13:30:00Z" w16du:dateUtc="2026-06-12T12:30:00Z">
        <w:r w:rsidDel="000A15F8">
          <w:fldChar w:fldCharType="begin"/>
        </w:r>
        <w:r w:rsidDel="000A15F8">
          <w:delInstrText>HYPERLINK "https://privacy.gov.ph/the-data-privacy-act-and-its-irr/"</w:delInstrText>
        </w:r>
        <w:r w:rsidDel="000A15F8">
          <w:fldChar w:fldCharType="separate"/>
        </w:r>
        <w:r w:rsidRPr="0041007A" w:rsidDel="000A15F8">
          <w:rPr>
            <w:rStyle w:val="Hyperlink"/>
            <w:color w:val="auto"/>
            <w:sz w:val="22"/>
            <w:szCs w:val="22"/>
          </w:rPr>
          <w:delText>Implementing Rules and Regulations of Republic Act No. 10173</w:delText>
        </w:r>
        <w:r w:rsidDel="000A15F8">
          <w:fldChar w:fldCharType="end"/>
        </w:r>
      </w:del>
    </w:p>
    <w:p w14:paraId="4F8FBAD3" w14:textId="5A9632D5" w:rsidR="009C7DD8" w:rsidRPr="0041007A" w:rsidDel="000A15F8" w:rsidRDefault="009C7DD8" w:rsidP="009B7203">
      <w:pPr>
        <w:spacing w:after="0" w:line="240" w:lineRule="auto"/>
        <w:jc w:val="both"/>
        <w:rPr>
          <w:del w:id="125" w:author="Bahar Toto" w:date="2026-06-12T13:30:00Z" w16du:dateUtc="2026-06-12T12:30:00Z"/>
        </w:rPr>
      </w:pPr>
      <w:del w:id="126" w:author="Bahar Toto" w:date="2026-06-12T13:30:00Z" w16du:dateUtc="2026-06-12T12:30:00Z">
        <w:r w:rsidDel="000A15F8">
          <w:fldChar w:fldCharType="begin"/>
        </w:r>
        <w:r w:rsidDel="000A15F8">
          <w:delInstrText>HYPERLINK "https://privacy.gov.ph/wp-content/uploads/2024/01/NPC-Circular-No.-2023-07_Guidelines-on-Legitimate-Interest_13-December-2023.pdf"</w:delInstrText>
        </w:r>
        <w:r w:rsidDel="000A15F8">
          <w:fldChar w:fldCharType="separate"/>
        </w:r>
        <w:r w:rsidRPr="0041007A" w:rsidDel="000A15F8">
          <w:rPr>
            <w:rStyle w:val="Hyperlink"/>
            <w:color w:val="auto"/>
          </w:rPr>
          <w:delText>National Privacy Commission Circular No. 2023-07: Guidelines on Legitimate Interest</w:delText>
        </w:r>
        <w:r w:rsidDel="000A15F8">
          <w:fldChar w:fldCharType="end"/>
        </w:r>
      </w:del>
    </w:p>
    <w:p w14:paraId="316380B3" w14:textId="40210FAA" w:rsidR="009C7DD8" w:rsidRPr="0041007A" w:rsidDel="000A15F8" w:rsidRDefault="009C7DD8" w:rsidP="009B7203">
      <w:pPr>
        <w:spacing w:after="0" w:line="240" w:lineRule="auto"/>
        <w:jc w:val="both"/>
        <w:rPr>
          <w:del w:id="127" w:author="Bahar Toto" w:date="2026-06-12T13:30:00Z" w16du:dateUtc="2026-06-12T12:30:00Z"/>
        </w:rPr>
      </w:pPr>
      <w:del w:id="128" w:author="Bahar Toto" w:date="2026-06-12T13:30:00Z" w16du:dateUtc="2026-06-12T12:30:00Z">
        <w:r w:rsidDel="000A15F8">
          <w:fldChar w:fldCharType="begin"/>
        </w:r>
        <w:r w:rsidDel="000A15F8">
          <w:delInstrText>HYPERLINK "https://privacy.gov.ph/wp-content/uploads/2023/11/NPC-Circular-No.-2023-04_Guidelines-on-Consent_07Nov2023.pdf"</w:delInstrText>
        </w:r>
        <w:r w:rsidDel="000A15F8">
          <w:fldChar w:fldCharType="separate"/>
        </w:r>
        <w:r w:rsidRPr="0041007A" w:rsidDel="000A15F8">
          <w:rPr>
            <w:rStyle w:val="Hyperlink"/>
            <w:color w:val="auto"/>
          </w:rPr>
          <w:delText xml:space="preserve">National Privacy Commission Circular No. 2023-04: Guidelines on Consent </w:delText>
        </w:r>
        <w:r w:rsidDel="000A15F8">
          <w:fldChar w:fldCharType="end"/>
        </w:r>
      </w:del>
    </w:p>
    <w:p w14:paraId="1FA3A6BD" w14:textId="579514A5" w:rsidR="009C7DD8" w:rsidRPr="0041007A" w:rsidDel="000A15F8" w:rsidRDefault="009C7DD8" w:rsidP="009B7203">
      <w:pPr>
        <w:spacing w:after="0" w:line="240" w:lineRule="auto"/>
        <w:jc w:val="both"/>
        <w:rPr>
          <w:del w:id="129" w:author="Bahar Toto" w:date="2026-06-12T13:30:00Z" w16du:dateUtc="2026-06-12T12:30:00Z"/>
        </w:rPr>
      </w:pPr>
      <w:del w:id="130" w:author="Bahar Toto" w:date="2026-06-12T13:30:00Z" w16du:dateUtc="2026-06-12T12:30:00Z">
        <w:r w:rsidDel="000A15F8">
          <w:fldChar w:fldCharType="begin"/>
        </w:r>
        <w:r w:rsidDel="000A15F8">
          <w:delInstrText>HYPERLINK "https://www.officialgazette.gov.ph/1992/04/13/republic-act-no-7394-s-1992/"</w:delInstrText>
        </w:r>
        <w:r w:rsidDel="000A15F8">
          <w:fldChar w:fldCharType="separate"/>
        </w:r>
        <w:r w:rsidRPr="0041007A" w:rsidDel="000A15F8">
          <w:rPr>
            <w:rStyle w:val="Hyperlink"/>
            <w:color w:val="auto"/>
            <w:sz w:val="22"/>
            <w:szCs w:val="22"/>
          </w:rPr>
          <w:delText>Consumer Act of the Philippines (Republic Act No. 7394)</w:delText>
        </w:r>
        <w:r w:rsidDel="000A15F8">
          <w:fldChar w:fldCharType="end"/>
        </w:r>
        <w:r w:rsidRPr="0041007A" w:rsidDel="000A15F8">
          <w:delText xml:space="preserve"> </w:delText>
        </w:r>
      </w:del>
    </w:p>
    <w:p w14:paraId="0BBF66FD" w14:textId="37A6FAC0" w:rsidR="009C7DD8" w:rsidRPr="0041007A" w:rsidDel="000A15F8" w:rsidRDefault="009C7DD8" w:rsidP="009B7203">
      <w:pPr>
        <w:spacing w:after="0" w:line="240" w:lineRule="auto"/>
        <w:jc w:val="both"/>
        <w:rPr>
          <w:del w:id="131" w:author="Bahar Toto" w:date="2026-06-12T13:30:00Z" w16du:dateUtc="2026-06-12T12:30:00Z"/>
        </w:rPr>
      </w:pPr>
      <w:del w:id="132" w:author="Bahar Toto" w:date="2026-06-12T13:30:00Z" w16du:dateUtc="2026-06-12T12:30:00Z">
        <w:r w:rsidDel="000A15F8">
          <w:fldChar w:fldCharType="begin"/>
        </w:r>
        <w:r w:rsidDel="000A15F8">
          <w:delInstrText>HYPERLINK "https://dtiwebfiles.s3-ap-southeast-1.amazonaws.com/Laws+and+Policies/Consumer+Laws/1.2.IRR(RA+7394).pdf"</w:delInstrText>
        </w:r>
        <w:r w:rsidDel="000A15F8">
          <w:fldChar w:fldCharType="separate"/>
        </w:r>
        <w:r w:rsidRPr="0041007A" w:rsidDel="000A15F8">
          <w:rPr>
            <w:rStyle w:val="Hyperlink"/>
            <w:color w:val="auto"/>
            <w:sz w:val="22"/>
            <w:szCs w:val="22"/>
          </w:rPr>
          <w:delText>Implementing Rules and Regulations of Republic Act No. 7394</w:delText>
        </w:r>
        <w:r w:rsidDel="000A15F8">
          <w:fldChar w:fldCharType="end"/>
        </w:r>
      </w:del>
    </w:p>
    <w:p w14:paraId="727A308E" w14:textId="6FB0C440" w:rsidR="009C7DD8" w:rsidRPr="0041007A" w:rsidDel="000A15F8" w:rsidRDefault="009C7DD8" w:rsidP="009B7203">
      <w:pPr>
        <w:spacing w:after="0" w:line="240" w:lineRule="auto"/>
        <w:jc w:val="both"/>
        <w:rPr>
          <w:del w:id="133" w:author="Bahar Toto" w:date="2026-06-12T13:30:00Z" w16du:dateUtc="2026-06-12T12:30:00Z"/>
        </w:rPr>
      </w:pPr>
      <w:del w:id="134" w:author="Bahar Toto" w:date="2026-06-12T13:30:00Z" w16du:dateUtc="2026-06-12T12:30:00Z">
        <w:r w:rsidDel="000A15F8">
          <w:fldChar w:fldCharType="begin"/>
        </w:r>
        <w:r w:rsidDel="000A15F8">
          <w:delInstrText>HYPERLINK "https://lawphil.net/statutes/repacts/ra2012/ra_10175_2012.html"</w:delInstrText>
        </w:r>
        <w:r w:rsidDel="000A15F8">
          <w:fldChar w:fldCharType="separate"/>
        </w:r>
        <w:r w:rsidRPr="0041007A" w:rsidDel="000A15F8">
          <w:rPr>
            <w:rStyle w:val="Hyperlink"/>
            <w:color w:val="auto"/>
          </w:rPr>
          <w:delText xml:space="preserve">Cybercrime Prevention Act (Republic Act No. 10175) </w:delText>
        </w:r>
        <w:r w:rsidDel="000A15F8">
          <w:fldChar w:fldCharType="end"/>
        </w:r>
      </w:del>
    </w:p>
    <w:p w14:paraId="4E77C452" w14:textId="68E57D7D" w:rsidR="009C7DD8" w:rsidRPr="0041007A" w:rsidDel="000A15F8" w:rsidRDefault="009C7DD8" w:rsidP="009B7203">
      <w:pPr>
        <w:spacing w:after="0" w:line="240" w:lineRule="auto"/>
        <w:jc w:val="both"/>
        <w:rPr>
          <w:del w:id="135" w:author="Bahar Toto" w:date="2026-06-12T13:30:00Z" w16du:dateUtc="2026-06-12T12:30:00Z"/>
        </w:rPr>
      </w:pPr>
      <w:del w:id="136" w:author="Bahar Toto" w:date="2026-06-12T13:30:00Z" w16du:dateUtc="2026-06-12T12:30:00Z">
        <w:r w:rsidDel="000A15F8">
          <w:fldChar w:fldCharType="begin"/>
        </w:r>
        <w:r w:rsidDel="000A15F8">
          <w:delInstrText>HYPERLINK "https://elibrary.judiciary.gov.ph/thebookshelf/showdocs/10/71685"</w:delInstrText>
        </w:r>
        <w:r w:rsidDel="000A15F8">
          <w:fldChar w:fldCharType="separate"/>
        </w:r>
        <w:r w:rsidRPr="0041007A" w:rsidDel="000A15F8">
          <w:rPr>
            <w:rStyle w:val="Hyperlink"/>
            <w:color w:val="auto"/>
          </w:rPr>
          <w:delText>Implementing Rules and Regulations of Republic Act No. 10175</w:delText>
        </w:r>
        <w:r w:rsidDel="000A15F8">
          <w:fldChar w:fldCharType="end"/>
        </w:r>
      </w:del>
    </w:p>
    <w:p w14:paraId="40735F76" w14:textId="505BC1B8" w:rsidR="009C7DD8" w:rsidRPr="0041007A" w:rsidDel="000A15F8" w:rsidRDefault="009C7DD8" w:rsidP="009B7203">
      <w:pPr>
        <w:spacing w:after="0" w:line="240" w:lineRule="auto"/>
        <w:jc w:val="both"/>
        <w:rPr>
          <w:del w:id="137" w:author="Bahar Toto" w:date="2026-06-12T13:30:00Z" w16du:dateUtc="2026-06-12T12:30:00Z"/>
        </w:rPr>
      </w:pPr>
      <w:del w:id="138" w:author="Bahar Toto" w:date="2026-06-12T13:30:00Z" w16du:dateUtc="2026-06-12T12:30:00Z">
        <w:r w:rsidDel="000A15F8">
          <w:fldChar w:fldCharType="begin"/>
        </w:r>
        <w:r w:rsidDel="000A15F8">
          <w:delInstrText>HYPERLINK "https://www.officialgazette.gov.ph/2000/06/14/republic-act-no-8792-s-2000/"</w:delInstrText>
        </w:r>
        <w:r w:rsidDel="000A15F8">
          <w:fldChar w:fldCharType="separate"/>
        </w:r>
        <w:r w:rsidRPr="0041007A" w:rsidDel="000A15F8">
          <w:rPr>
            <w:rStyle w:val="Hyperlink"/>
            <w:color w:val="auto"/>
            <w:sz w:val="22"/>
            <w:szCs w:val="22"/>
          </w:rPr>
          <w:delText>Electronic Commerce Act (Republic Act No. 8792)</w:delText>
        </w:r>
        <w:r w:rsidDel="000A15F8">
          <w:fldChar w:fldCharType="end"/>
        </w:r>
      </w:del>
    </w:p>
    <w:p w14:paraId="238968B3" w14:textId="6DB67D3D" w:rsidR="009C7DD8" w:rsidRPr="0041007A" w:rsidDel="000A15F8" w:rsidRDefault="009C7DD8" w:rsidP="009B7203">
      <w:pPr>
        <w:spacing w:after="0" w:line="240" w:lineRule="auto"/>
        <w:jc w:val="both"/>
        <w:rPr>
          <w:del w:id="139" w:author="Bahar Toto" w:date="2026-06-12T13:30:00Z" w16du:dateUtc="2026-06-12T12:30:00Z"/>
        </w:rPr>
      </w:pPr>
      <w:del w:id="140" w:author="Bahar Toto" w:date="2026-06-12T13:30:00Z" w16du:dateUtc="2026-06-12T12:30:00Z">
        <w:r w:rsidDel="000A15F8">
          <w:fldChar w:fldCharType="begin"/>
        </w:r>
        <w:r w:rsidDel="000A15F8">
          <w:delInstrText>HYPERLINK "https://www.bfar.da.gov.ph/wp-content/uploads/2021/04/Electronic-Commerce-Act-of-2000-R.A.-8792-Implementing-Rules-and-Regulations.pdf"</w:delInstrText>
        </w:r>
        <w:r w:rsidDel="000A15F8">
          <w:fldChar w:fldCharType="separate"/>
        </w:r>
        <w:r w:rsidRPr="0041007A" w:rsidDel="000A15F8">
          <w:rPr>
            <w:rStyle w:val="Hyperlink"/>
            <w:color w:val="auto"/>
            <w:sz w:val="22"/>
            <w:szCs w:val="22"/>
          </w:rPr>
          <w:delText xml:space="preserve">Implementing Rules and Regulations of Republic Act No. 8792 </w:delText>
        </w:r>
        <w:r w:rsidDel="000A15F8">
          <w:fldChar w:fldCharType="end"/>
        </w:r>
        <w:r w:rsidRPr="0041007A" w:rsidDel="000A15F8">
          <w:delText xml:space="preserve">   </w:delText>
        </w:r>
      </w:del>
    </w:p>
    <w:p w14:paraId="2CFE259B" w14:textId="05172048" w:rsidR="00DD6C69" w:rsidRPr="0041007A" w:rsidDel="000A15F8" w:rsidRDefault="009C7DD8" w:rsidP="009B7203">
      <w:pPr>
        <w:spacing w:after="0" w:line="240" w:lineRule="auto"/>
        <w:jc w:val="both"/>
        <w:rPr>
          <w:del w:id="141" w:author="Bahar Toto" w:date="2026-06-12T13:30:00Z" w16du:dateUtc="2026-06-12T12:30:00Z"/>
        </w:rPr>
      </w:pPr>
      <w:del w:id="142" w:author="Bahar Toto" w:date="2026-06-12T13:30:00Z" w16du:dateUtc="2026-06-12T12:30:00Z">
        <w:r w:rsidDel="000A15F8">
          <w:fldChar w:fldCharType="begin"/>
        </w:r>
        <w:r w:rsidDel="000A15F8">
          <w:delInstrText>HYPERLINK "https://elibrary.judiciary.gov.ph/thebookshelf/showdocs/2/3071"</w:delInstrText>
        </w:r>
        <w:r w:rsidDel="000A15F8">
          <w:fldChar w:fldCharType="separate"/>
        </w:r>
        <w:r w:rsidRPr="0041007A" w:rsidDel="000A15F8">
          <w:rPr>
            <w:rStyle w:val="Hyperlink"/>
            <w:color w:val="auto"/>
            <w:sz w:val="22"/>
            <w:szCs w:val="22"/>
          </w:rPr>
          <w:delText>Public Telecommunications Policy Act (Republic Act No. 7925) </w:delText>
        </w:r>
        <w:r w:rsidDel="000A15F8">
          <w:fldChar w:fldCharType="end"/>
        </w:r>
      </w:del>
    </w:p>
    <w:p w14:paraId="5C3E8FA5" w14:textId="77777777" w:rsidR="00CE769A" w:rsidRDefault="00CE769A" w:rsidP="009B7203">
      <w:pPr>
        <w:spacing w:after="0" w:line="240" w:lineRule="auto"/>
        <w:jc w:val="both"/>
        <w:rPr>
          <w:ins w:id="143" w:author="Bahar Toto" w:date="2026-06-12T13:30:00Z" w16du:dateUtc="2026-06-12T12:30:00Z"/>
        </w:rPr>
      </w:pPr>
    </w:p>
    <w:p w14:paraId="7C3135F6" w14:textId="52E1522E" w:rsidR="00FF6526" w:rsidRPr="00A70764" w:rsidRDefault="00FF6526" w:rsidP="009B7203">
      <w:pPr>
        <w:spacing w:after="0" w:line="240" w:lineRule="auto"/>
        <w:contextualSpacing/>
        <w:jc w:val="both"/>
      </w:pPr>
      <w:r w:rsidRPr="00A70764">
        <w:fldChar w:fldCharType="begin"/>
      </w:r>
      <w:r w:rsidRPr="00A70764">
        <w:instrText>HYPERLINK "https://region7.ntc.gov.ph/wp-content/uploads/2024/01/MC_03-03-2005.pdf"</w:instrText>
      </w:r>
      <w:r w:rsidRPr="00A70764">
        <w:fldChar w:fldCharType="separate"/>
      </w:r>
      <w:r w:rsidRPr="00A70764">
        <w:rPr>
          <w:rStyle w:val="Hyperlink"/>
          <w:color w:val="auto"/>
          <w:sz w:val="22"/>
          <w:szCs w:val="22"/>
          <w:u w:val="none"/>
          <w:rPrChange w:id="144" w:author="Bahar Toto" w:date="2026-06-12T13:31:00Z" w16du:dateUtc="2026-06-12T12:31:00Z">
            <w:rPr>
              <w:rStyle w:val="Hyperlink"/>
              <w:color w:val="auto"/>
              <w:sz w:val="22"/>
              <w:szCs w:val="22"/>
            </w:rPr>
          </w:rPrChange>
        </w:rPr>
        <w:t>National Telecommunications Commission Memorandum Circular 03-03-2005</w:t>
      </w:r>
      <w:r w:rsidRPr="00A70764">
        <w:fldChar w:fldCharType="end"/>
      </w:r>
      <w:r w:rsidRPr="00A70764">
        <w:rPr>
          <w:sz w:val="22"/>
          <w:szCs w:val="22"/>
        </w:rPr>
        <w:t>, as amended by </w:t>
      </w:r>
      <w:r w:rsidRPr="00A70764">
        <w:fldChar w:fldCharType="begin"/>
      </w:r>
      <w:r w:rsidRPr="00A70764">
        <w:instrText>HYPERLINK "https://region7.ntc.gov.ph/wp-content/uploads/2024/01/MC_03-03-2005A_Amendments_broadcast_messaging.pdf"</w:instrText>
      </w:r>
      <w:r w:rsidRPr="00A70764">
        <w:fldChar w:fldCharType="separate"/>
      </w:r>
      <w:r w:rsidRPr="00A70764">
        <w:rPr>
          <w:rStyle w:val="Hyperlink"/>
          <w:color w:val="auto"/>
          <w:sz w:val="22"/>
          <w:szCs w:val="22"/>
          <w:u w:val="none"/>
          <w:rPrChange w:id="145" w:author="Bahar Toto" w:date="2026-06-12T13:31:00Z" w16du:dateUtc="2026-06-12T12:31:00Z">
            <w:rPr>
              <w:rStyle w:val="Hyperlink"/>
              <w:color w:val="auto"/>
              <w:sz w:val="22"/>
              <w:szCs w:val="22"/>
            </w:rPr>
          </w:rPrChange>
        </w:rPr>
        <w:t>Memorandum Circular No. 03-03-2005-A</w:t>
      </w:r>
      <w:r w:rsidRPr="00A70764">
        <w:fldChar w:fldCharType="end"/>
      </w:r>
      <w:r w:rsidRPr="00A70764">
        <w:fldChar w:fldCharType="begin"/>
      </w:r>
      <w:r w:rsidRPr="00A70764">
        <w:instrText>HYPERLINK "https://region7.ntc.gov.ph/wp-content/uploads/2024/01/MC_04-07-2009.pdf"</w:instrText>
      </w:r>
      <w:r w:rsidRPr="00A70764">
        <w:fldChar w:fldCharType="separate"/>
      </w:r>
      <w:r w:rsidRPr="00A70764">
        <w:rPr>
          <w:rStyle w:val="Hyperlink"/>
          <w:color w:val="auto"/>
          <w:sz w:val="22"/>
          <w:szCs w:val="22"/>
          <w:u w:val="none"/>
          <w:rPrChange w:id="146" w:author="Bahar Toto" w:date="2026-06-12T13:31:00Z" w16du:dateUtc="2026-06-12T12:31:00Z">
            <w:rPr>
              <w:rStyle w:val="Hyperlink"/>
              <w:color w:val="auto"/>
              <w:sz w:val="22"/>
              <w:szCs w:val="22"/>
            </w:rPr>
          </w:rPrChange>
        </w:rPr>
        <w:t>, Memorandum Circular No. 04-07-2009</w:t>
      </w:r>
      <w:r w:rsidRPr="00A70764">
        <w:fldChar w:fldCharType="end"/>
      </w:r>
      <w:r w:rsidRPr="00A70764">
        <w:rPr>
          <w:sz w:val="22"/>
          <w:szCs w:val="22"/>
        </w:rPr>
        <w:t>, and </w:t>
      </w:r>
      <w:r w:rsidRPr="00A70764">
        <w:fldChar w:fldCharType="begin"/>
      </w:r>
      <w:r w:rsidRPr="00A70764">
        <w:instrText>HYPERLINK "https://elibrary.judiciary.gov.ph/thebookshelf/showdocs/10/91581"</w:instrText>
      </w:r>
      <w:r w:rsidRPr="00A70764">
        <w:fldChar w:fldCharType="separate"/>
      </w:r>
      <w:r w:rsidRPr="00A70764">
        <w:rPr>
          <w:rStyle w:val="Hyperlink"/>
          <w:color w:val="auto"/>
          <w:sz w:val="22"/>
          <w:szCs w:val="22"/>
          <w:u w:val="none"/>
          <w:rPrChange w:id="147" w:author="Bahar Toto" w:date="2026-06-12T13:31:00Z" w16du:dateUtc="2026-06-12T12:31:00Z">
            <w:rPr>
              <w:rStyle w:val="Hyperlink"/>
              <w:color w:val="auto"/>
              <w:sz w:val="22"/>
              <w:szCs w:val="22"/>
            </w:rPr>
          </w:rPrChange>
        </w:rPr>
        <w:t>Memorandum Circular No. 07-08-2018 </w:t>
      </w:r>
      <w:r w:rsidRPr="00A70764">
        <w:fldChar w:fldCharType="end"/>
      </w:r>
      <w:ins w:id="148" w:author="Bahar Toto" w:date="2026-06-12T13:31:00Z" w16du:dateUtc="2026-06-12T12:31:00Z">
        <w:r w:rsidR="007C3406" w:rsidRPr="00A70764">
          <w:t>(</w:t>
        </w:r>
        <w:r w:rsidR="008B556A" w:rsidRPr="00D55AF2">
          <w:t>Memorandum Circular 03-03-2005</w:t>
        </w:r>
        <w:r w:rsidR="00546EBF" w:rsidRPr="00D55AF2">
          <w:t>, as amended)</w:t>
        </w:r>
      </w:ins>
    </w:p>
    <w:p w14:paraId="2111BE2F" w14:textId="77777777" w:rsidR="005B2610" w:rsidRDefault="005B2610" w:rsidP="009B7203">
      <w:pPr>
        <w:spacing w:after="0" w:line="240" w:lineRule="auto"/>
        <w:contextualSpacing/>
        <w:jc w:val="both"/>
      </w:pPr>
    </w:p>
    <w:tbl>
      <w:tblPr>
        <w:tblW w:w="0" w:type="auto"/>
        <w:jc w:val="center"/>
        <w:tblCellMar>
          <w:left w:w="0" w:type="dxa"/>
          <w:right w:w="0" w:type="dxa"/>
        </w:tblCellMar>
        <w:tblLook w:val="04A0" w:firstRow="1" w:lastRow="0" w:firstColumn="1" w:lastColumn="0" w:noHBand="0" w:noVBand="1"/>
      </w:tblPr>
      <w:tblGrid>
        <w:gridCol w:w="4503"/>
        <w:gridCol w:w="4503"/>
      </w:tblGrid>
      <w:tr w:rsidR="005B2610" w:rsidRPr="005B2610" w14:paraId="6F350D33" w14:textId="77777777" w:rsidTr="00050BF6">
        <w:trPr>
          <w:jc w:val="center"/>
        </w:trPr>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A8F4303" w14:textId="77777777" w:rsidR="005B2610" w:rsidRPr="005B2610" w:rsidRDefault="005B2610" w:rsidP="00050BF6">
            <w:pPr>
              <w:pStyle w:val="ListParagraph"/>
              <w:jc w:val="both"/>
            </w:pPr>
            <w:r w:rsidRPr="005B2610">
              <w:t xml:space="preserve">Citation </w:t>
            </w:r>
          </w:p>
        </w:tc>
        <w:tc>
          <w:tcPr>
            <w:tcW w:w="450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50A8249" w14:textId="0223BA0E" w:rsidR="005B2610" w:rsidRPr="005B2610" w:rsidRDefault="00DE7875" w:rsidP="00050BF6">
            <w:pPr>
              <w:jc w:val="both"/>
              <w:rPr>
                <w:sz w:val="22"/>
                <w:szCs w:val="22"/>
              </w:rPr>
            </w:pPr>
            <w:ins w:id="149" w:author="Bahar Toto" w:date="2026-06-12T13:32:00Z" w16du:dateUtc="2026-06-12T12:32:00Z">
              <w:r>
                <w:rPr>
                  <w:sz w:val="22"/>
                  <w:szCs w:val="22"/>
                </w:rPr>
                <w:t>Not applicable.</w:t>
              </w:r>
            </w:ins>
            <w:del w:id="150" w:author="Bahar Toto" w:date="2026-06-12T13:32:00Z" w16du:dateUtc="2026-06-12T12:32:00Z">
              <w:r w:rsidR="005B2610" w:rsidRPr="005B2610" w:rsidDel="00DE7875">
                <w:rPr>
                  <w:sz w:val="22"/>
                  <w:szCs w:val="22"/>
                </w:rPr>
                <w:delText>Citation in relation to the answer</w:delText>
              </w:r>
            </w:del>
          </w:p>
        </w:tc>
      </w:tr>
    </w:tbl>
    <w:p w14:paraId="4C91A5B7" w14:textId="77777777" w:rsidR="005B2610" w:rsidRPr="0041007A" w:rsidRDefault="005B2610" w:rsidP="009B7203">
      <w:pPr>
        <w:spacing w:after="0" w:line="240" w:lineRule="auto"/>
        <w:contextualSpacing/>
        <w:jc w:val="both"/>
        <w:rPr>
          <w:sz w:val="22"/>
          <w:szCs w:val="22"/>
        </w:rPr>
      </w:pPr>
    </w:p>
    <w:p w14:paraId="0FF9E102" w14:textId="77777777" w:rsidR="009B7203" w:rsidRPr="0041007A" w:rsidRDefault="009B7203" w:rsidP="009B7203">
      <w:pPr>
        <w:spacing w:after="0" w:line="240" w:lineRule="auto"/>
        <w:jc w:val="both"/>
        <w:rPr>
          <w:b/>
          <w:bCs/>
          <w:sz w:val="22"/>
          <w:szCs w:val="22"/>
        </w:rPr>
      </w:pPr>
    </w:p>
    <w:p w14:paraId="357516F5" w14:textId="67FE83C0" w:rsidR="009B7203" w:rsidRPr="0041007A" w:rsidRDefault="00E91145" w:rsidP="009B7203">
      <w:pPr>
        <w:pStyle w:val="ListParagraph"/>
        <w:numPr>
          <w:ilvl w:val="1"/>
          <w:numId w:val="9"/>
        </w:numPr>
        <w:spacing w:after="0" w:line="240" w:lineRule="auto"/>
        <w:jc w:val="both"/>
        <w:rPr>
          <w:b/>
          <w:bCs/>
        </w:rPr>
      </w:pPr>
      <w:r w:rsidRPr="0041007A">
        <w:rPr>
          <w:b/>
          <w:bCs/>
        </w:rPr>
        <w:t>Supervisory authority</w:t>
      </w:r>
    </w:p>
    <w:p w14:paraId="051261ED" w14:textId="587FAF4E" w:rsidR="00E91145" w:rsidRPr="0041007A" w:rsidRDefault="00E91145" w:rsidP="009B7203">
      <w:pPr>
        <w:pStyle w:val="ListParagraph"/>
        <w:spacing w:after="0" w:line="240" w:lineRule="auto"/>
        <w:jc w:val="both"/>
        <w:rPr>
          <w:b/>
          <w:bCs/>
        </w:rPr>
      </w:pPr>
      <w:r w:rsidRPr="0041007A">
        <w:rPr>
          <w:b/>
          <w:bCs/>
        </w:rPr>
        <w:t xml:space="preserve"> </w:t>
      </w:r>
    </w:p>
    <w:p w14:paraId="2D437746" w14:textId="40675866" w:rsidR="00E91145" w:rsidRPr="0041007A" w:rsidRDefault="00E91145" w:rsidP="009B7203">
      <w:pPr>
        <w:pStyle w:val="ListParagraph"/>
        <w:numPr>
          <w:ilvl w:val="2"/>
          <w:numId w:val="7"/>
        </w:numPr>
        <w:spacing w:after="0" w:line="240" w:lineRule="auto"/>
        <w:jc w:val="both"/>
        <w:rPr>
          <w:b/>
          <w:bCs/>
          <w:i/>
          <w:iCs/>
        </w:rPr>
      </w:pPr>
      <w:r w:rsidRPr="0041007A">
        <w:rPr>
          <w:b/>
          <w:bCs/>
          <w:i/>
          <w:iCs/>
        </w:rPr>
        <w:lastRenderedPageBreak/>
        <w:t xml:space="preserve">Who is </w:t>
      </w:r>
      <w:r w:rsidR="00F16E3C" w:rsidRPr="0041007A">
        <w:rPr>
          <w:b/>
          <w:bCs/>
          <w:i/>
          <w:iCs/>
        </w:rPr>
        <w:t>responsible</w:t>
      </w:r>
      <w:r w:rsidRPr="0041007A">
        <w:rPr>
          <w:b/>
          <w:bCs/>
          <w:i/>
          <w:iCs/>
        </w:rPr>
        <w:t xml:space="preserve"> for enforcing the </w:t>
      </w:r>
      <w:proofErr w:type="spellStart"/>
      <w:proofErr w:type="gramStart"/>
      <w:r w:rsidR="00817A07" w:rsidRPr="0041007A">
        <w:rPr>
          <w:b/>
          <w:bCs/>
          <w:i/>
          <w:iCs/>
        </w:rPr>
        <w:t>emarketing</w:t>
      </w:r>
      <w:proofErr w:type="spellEnd"/>
      <w:proofErr w:type="gramEnd"/>
      <w:r w:rsidR="00817A07" w:rsidRPr="0041007A">
        <w:rPr>
          <w:b/>
          <w:bCs/>
          <w:i/>
          <w:iCs/>
        </w:rPr>
        <w:t xml:space="preserve"> law</w:t>
      </w:r>
      <w:r w:rsidRPr="0041007A">
        <w:rPr>
          <w:b/>
          <w:bCs/>
          <w:i/>
          <w:iCs/>
        </w:rPr>
        <w:t>?</w:t>
      </w:r>
    </w:p>
    <w:p w14:paraId="46F38D58" w14:textId="77777777" w:rsidR="009B7203" w:rsidRPr="0041007A" w:rsidRDefault="009B7203" w:rsidP="009B7203">
      <w:pPr>
        <w:pStyle w:val="ListParagraph"/>
        <w:spacing w:after="0" w:line="240" w:lineRule="auto"/>
        <w:jc w:val="both"/>
        <w:rPr>
          <w:b/>
          <w:bCs/>
          <w:i/>
          <w:iCs/>
        </w:rPr>
      </w:pPr>
    </w:p>
    <w:p w14:paraId="6E1B79C6" w14:textId="07860177" w:rsidR="009B7203" w:rsidRPr="0041007A" w:rsidRDefault="009B7203" w:rsidP="009B7203">
      <w:pPr>
        <w:spacing w:after="0" w:line="240" w:lineRule="auto"/>
        <w:contextualSpacing/>
        <w:jc w:val="both"/>
        <w:rPr>
          <w:sz w:val="22"/>
          <w:szCs w:val="22"/>
          <w:lang w:val="en-US"/>
        </w:rPr>
      </w:pPr>
      <w:r w:rsidRPr="0041007A">
        <w:rPr>
          <w:sz w:val="22"/>
          <w:szCs w:val="22"/>
          <w:lang w:val="en-US"/>
        </w:rPr>
        <w:t xml:space="preserve">For privacy aspects of e-marketing, the primary regulator is the </w:t>
      </w:r>
      <w:ins w:id="151" w:author="Bahar Toto" w:date="2026-06-12T13:33:00Z" w16du:dateUtc="2026-06-12T12:33:00Z">
        <w:r w:rsidR="00CC34D3">
          <w:rPr>
            <w:sz w:val="22"/>
            <w:szCs w:val="22"/>
            <w:lang w:val="en-US"/>
          </w:rPr>
          <w:fldChar w:fldCharType="begin"/>
        </w:r>
        <w:r w:rsidR="00CC34D3">
          <w:rPr>
            <w:sz w:val="22"/>
            <w:szCs w:val="22"/>
            <w:lang w:val="en-US"/>
          </w:rPr>
          <w:instrText>HYPERLINK "https://www.privacy.gov.ph/"</w:instrText>
        </w:r>
        <w:r w:rsidR="00CC34D3">
          <w:rPr>
            <w:sz w:val="22"/>
            <w:szCs w:val="22"/>
            <w:lang w:val="en-US"/>
          </w:rPr>
        </w:r>
        <w:r w:rsidR="00CC34D3">
          <w:rPr>
            <w:sz w:val="22"/>
            <w:szCs w:val="22"/>
            <w:lang w:val="en-US"/>
          </w:rPr>
          <w:fldChar w:fldCharType="separate"/>
        </w:r>
        <w:r w:rsidRPr="00CC34D3">
          <w:rPr>
            <w:rStyle w:val="Hyperlink"/>
            <w:sz w:val="22"/>
            <w:szCs w:val="22"/>
            <w:lang w:val="en-US"/>
          </w:rPr>
          <w:t>National Privacy Commission</w:t>
        </w:r>
        <w:r w:rsidR="00CC34D3">
          <w:rPr>
            <w:sz w:val="22"/>
            <w:szCs w:val="22"/>
            <w:lang w:val="en-US"/>
          </w:rPr>
          <w:fldChar w:fldCharType="end"/>
        </w:r>
      </w:ins>
      <w:r w:rsidRPr="0041007A">
        <w:rPr>
          <w:sz w:val="22"/>
          <w:szCs w:val="22"/>
          <w:lang w:val="en-US"/>
        </w:rPr>
        <w:t xml:space="preserve"> (NPC), as </w:t>
      </w:r>
      <w:r w:rsidR="00377073">
        <w:rPr>
          <w:sz w:val="22"/>
          <w:szCs w:val="22"/>
          <w:lang w:val="en-US"/>
        </w:rPr>
        <w:t>it is the implementing agency of the</w:t>
      </w:r>
      <w:r w:rsidRPr="0041007A">
        <w:rPr>
          <w:sz w:val="22"/>
          <w:szCs w:val="22"/>
          <w:lang w:val="en-US"/>
        </w:rPr>
        <w:t xml:space="preserve"> Data Privacy Act</w:t>
      </w:r>
      <w:ins w:id="152" w:author="Bahar Toto" w:date="2026-06-12T13:34:00Z" w16du:dateUtc="2026-06-12T12:34:00Z">
        <w:r w:rsidR="001B7CB4">
          <w:rPr>
            <w:sz w:val="22"/>
            <w:szCs w:val="22"/>
            <w:lang w:val="en-US"/>
          </w:rPr>
          <w:t>.</w:t>
        </w:r>
      </w:ins>
      <w:del w:id="153" w:author="Bahar Toto" w:date="2026-06-12T13:34:00Z" w16du:dateUtc="2026-06-12T12:34:00Z">
        <w:r w:rsidRPr="0041007A" w:rsidDel="001B7CB4">
          <w:rPr>
            <w:sz w:val="22"/>
            <w:szCs w:val="22"/>
            <w:lang w:val="en-US"/>
          </w:rPr>
          <w:delText xml:space="preserve"> (DPA).</w:delText>
        </w:r>
      </w:del>
    </w:p>
    <w:p w14:paraId="3C40E9C4" w14:textId="508A1F7D" w:rsidR="009B7203" w:rsidRPr="0041007A" w:rsidRDefault="009B7203" w:rsidP="009B7203">
      <w:pPr>
        <w:spacing w:after="0" w:line="240" w:lineRule="auto"/>
        <w:contextualSpacing/>
        <w:jc w:val="both"/>
        <w:rPr>
          <w:sz w:val="22"/>
          <w:szCs w:val="22"/>
          <w:lang w:val="en-US"/>
        </w:rPr>
      </w:pPr>
    </w:p>
    <w:p w14:paraId="38B96C62" w14:textId="566F90C2" w:rsidR="00682912" w:rsidRDefault="009B7203" w:rsidP="009B7203">
      <w:pPr>
        <w:spacing w:after="0" w:line="240" w:lineRule="auto"/>
        <w:contextualSpacing/>
        <w:jc w:val="both"/>
        <w:rPr>
          <w:sz w:val="22"/>
          <w:szCs w:val="22"/>
        </w:rPr>
      </w:pPr>
      <w:r w:rsidRPr="0041007A">
        <w:rPr>
          <w:sz w:val="22"/>
          <w:szCs w:val="22"/>
        </w:rPr>
        <w:t xml:space="preserve">For deceptive or misleading e-marketing practices, the </w:t>
      </w:r>
      <w:ins w:id="154" w:author="Bahar Toto" w:date="2026-06-12T13:34:00Z" w16du:dateUtc="2026-06-12T12:34:00Z">
        <w:r w:rsidR="001B7CB4">
          <w:rPr>
            <w:sz w:val="22"/>
            <w:szCs w:val="22"/>
          </w:rPr>
          <w:fldChar w:fldCharType="begin"/>
        </w:r>
        <w:r w:rsidR="001B7CB4">
          <w:rPr>
            <w:sz w:val="22"/>
            <w:szCs w:val="22"/>
          </w:rPr>
          <w:instrText>HYPERLINK "https://www.dti.gov.ph/"</w:instrText>
        </w:r>
        <w:r w:rsidR="001B7CB4">
          <w:rPr>
            <w:sz w:val="22"/>
            <w:szCs w:val="22"/>
          </w:rPr>
        </w:r>
        <w:r w:rsidR="001B7CB4">
          <w:rPr>
            <w:sz w:val="22"/>
            <w:szCs w:val="22"/>
          </w:rPr>
          <w:fldChar w:fldCharType="separate"/>
        </w:r>
        <w:r w:rsidRPr="001B7CB4">
          <w:rPr>
            <w:rStyle w:val="Hyperlink"/>
            <w:sz w:val="22"/>
            <w:szCs w:val="22"/>
          </w:rPr>
          <w:t>Department of Trade and Industry</w:t>
        </w:r>
        <w:r w:rsidR="001B7CB4">
          <w:rPr>
            <w:sz w:val="22"/>
            <w:szCs w:val="22"/>
          </w:rPr>
          <w:fldChar w:fldCharType="end"/>
        </w:r>
      </w:ins>
      <w:r w:rsidRPr="0041007A">
        <w:rPr>
          <w:sz w:val="22"/>
          <w:szCs w:val="22"/>
        </w:rPr>
        <w:t xml:space="preserve"> (DTI) is the principal consumer protection regulator</w:t>
      </w:r>
      <w:r w:rsidR="00377073">
        <w:rPr>
          <w:sz w:val="22"/>
          <w:szCs w:val="22"/>
        </w:rPr>
        <w:t xml:space="preserve">, as it is the implementing agency of </w:t>
      </w:r>
      <w:r w:rsidRPr="0041007A">
        <w:rPr>
          <w:sz w:val="22"/>
          <w:szCs w:val="22"/>
        </w:rPr>
        <w:t>the Consumer Act.</w:t>
      </w:r>
    </w:p>
    <w:p w14:paraId="2BC5B435" w14:textId="77777777" w:rsidR="005B2610" w:rsidRDefault="005B2610" w:rsidP="009B7203">
      <w:pPr>
        <w:spacing w:after="0" w:line="240" w:lineRule="auto"/>
        <w:contextualSpacing/>
        <w:jc w:val="both"/>
        <w:rPr>
          <w:sz w:val="22"/>
          <w:szCs w:val="22"/>
        </w:rPr>
      </w:pPr>
    </w:p>
    <w:tbl>
      <w:tblPr>
        <w:tblW w:w="0" w:type="auto"/>
        <w:jc w:val="center"/>
        <w:tblCellMar>
          <w:left w:w="0" w:type="dxa"/>
          <w:right w:w="0" w:type="dxa"/>
        </w:tblCellMar>
        <w:tblLook w:val="04A0" w:firstRow="1" w:lastRow="0" w:firstColumn="1" w:lastColumn="0" w:noHBand="0" w:noVBand="1"/>
      </w:tblPr>
      <w:tblGrid>
        <w:gridCol w:w="4504"/>
        <w:gridCol w:w="4502"/>
      </w:tblGrid>
      <w:tr w:rsidR="005B2610" w:rsidRPr="005B2610" w14:paraId="58DBA1F4" w14:textId="77777777" w:rsidTr="005B2610">
        <w:trPr>
          <w:jc w:val="center"/>
        </w:trPr>
        <w:tc>
          <w:tcPr>
            <w:tcW w:w="45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24F6522" w14:textId="5C259F75" w:rsidR="005B2610" w:rsidRPr="005B2610" w:rsidRDefault="005B2610" w:rsidP="00050BF6">
            <w:pPr>
              <w:pStyle w:val="ListParagraph"/>
              <w:jc w:val="both"/>
            </w:pPr>
            <w:r w:rsidRPr="005B2610">
              <w:t>Citation</w:t>
            </w:r>
            <w:r>
              <w:t>s</w:t>
            </w:r>
          </w:p>
        </w:tc>
        <w:tc>
          <w:tcPr>
            <w:tcW w:w="450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33E284B" w14:textId="77777777" w:rsidR="005B2610" w:rsidRDefault="004C3773" w:rsidP="00050BF6">
            <w:pPr>
              <w:jc w:val="both"/>
              <w:rPr>
                <w:ins w:id="155" w:author="Bahar Toto" w:date="2026-06-12T13:34:00Z" w16du:dateUtc="2026-06-12T12:34:00Z"/>
                <w:sz w:val="22"/>
                <w:szCs w:val="22"/>
              </w:rPr>
            </w:pPr>
            <w:ins w:id="156" w:author="Bahar Toto" w:date="2026-06-12T13:34:00Z" w16du:dateUtc="2026-06-12T12:34:00Z">
              <w:r>
                <w:rPr>
                  <w:sz w:val="22"/>
                  <w:szCs w:val="22"/>
                </w:rPr>
                <w:t>Section 7 of the Data Privacy Act</w:t>
              </w:r>
            </w:ins>
          </w:p>
          <w:p w14:paraId="6AE7C774" w14:textId="20CC1A8D" w:rsidR="004C3773" w:rsidRPr="005B2610" w:rsidRDefault="004C3773" w:rsidP="00050BF6">
            <w:pPr>
              <w:jc w:val="both"/>
              <w:rPr>
                <w:sz w:val="22"/>
                <w:szCs w:val="22"/>
              </w:rPr>
            </w:pPr>
            <w:ins w:id="157" w:author="Bahar Toto" w:date="2026-06-12T13:34:00Z" w16du:dateUtc="2026-06-12T12:34:00Z">
              <w:r w:rsidRPr="004C3773">
                <w:rPr>
                  <w:sz w:val="22"/>
                  <w:szCs w:val="22"/>
                </w:rPr>
                <w:t xml:space="preserve">Title III, Chapter 1, Article 49 of the Consumer Act </w:t>
              </w:r>
            </w:ins>
          </w:p>
        </w:tc>
      </w:tr>
    </w:tbl>
    <w:p w14:paraId="2701275A" w14:textId="77777777" w:rsidR="005B2610" w:rsidRPr="0041007A" w:rsidRDefault="005B2610" w:rsidP="009B7203">
      <w:pPr>
        <w:spacing w:after="0" w:line="240" w:lineRule="auto"/>
        <w:contextualSpacing/>
        <w:jc w:val="both"/>
        <w:rPr>
          <w:sz w:val="22"/>
          <w:szCs w:val="22"/>
          <w:lang w:val="en-US"/>
        </w:rPr>
      </w:pPr>
    </w:p>
    <w:p w14:paraId="5299452E" w14:textId="77777777" w:rsidR="009B7203" w:rsidRPr="0041007A" w:rsidRDefault="009B7203" w:rsidP="009B7203">
      <w:pPr>
        <w:spacing w:after="0" w:line="240" w:lineRule="auto"/>
        <w:contextualSpacing/>
        <w:jc w:val="both"/>
        <w:rPr>
          <w:sz w:val="22"/>
          <w:szCs w:val="22"/>
          <w:lang w:val="en-US"/>
        </w:rPr>
      </w:pPr>
    </w:p>
    <w:p w14:paraId="7EE27942" w14:textId="7972C2B2" w:rsidR="00817A07" w:rsidRPr="0041007A" w:rsidRDefault="00817A07" w:rsidP="009B7203">
      <w:pPr>
        <w:pStyle w:val="ListParagraph"/>
        <w:numPr>
          <w:ilvl w:val="2"/>
          <w:numId w:val="7"/>
        </w:numPr>
        <w:spacing w:after="0" w:line="240" w:lineRule="auto"/>
        <w:jc w:val="both"/>
        <w:rPr>
          <w:b/>
          <w:bCs/>
          <w:i/>
          <w:iCs/>
        </w:rPr>
      </w:pPr>
      <w:r w:rsidRPr="0041007A">
        <w:rPr>
          <w:b/>
          <w:bCs/>
          <w:i/>
          <w:iCs/>
        </w:rPr>
        <w:t xml:space="preserve">Who is </w:t>
      </w:r>
      <w:r w:rsidR="00F16E3C" w:rsidRPr="0041007A">
        <w:rPr>
          <w:b/>
          <w:bCs/>
          <w:i/>
          <w:iCs/>
        </w:rPr>
        <w:t>responsible</w:t>
      </w:r>
      <w:r w:rsidRPr="0041007A">
        <w:rPr>
          <w:b/>
          <w:bCs/>
          <w:i/>
          <w:iCs/>
        </w:rPr>
        <w:t xml:space="preserve"> for enforcing the telemarketing law?</w:t>
      </w:r>
    </w:p>
    <w:p w14:paraId="0A663890" w14:textId="77777777" w:rsidR="009B7203" w:rsidRPr="0041007A" w:rsidRDefault="009B7203" w:rsidP="009B7203">
      <w:pPr>
        <w:pStyle w:val="ListParagraph"/>
        <w:spacing w:after="0" w:line="240" w:lineRule="auto"/>
        <w:jc w:val="both"/>
        <w:rPr>
          <w:b/>
          <w:bCs/>
          <w:i/>
          <w:iCs/>
        </w:rPr>
      </w:pPr>
    </w:p>
    <w:p w14:paraId="29D88AFE" w14:textId="4B10F25D" w:rsidR="005B2610" w:rsidRDefault="009B7203" w:rsidP="009B7203">
      <w:pPr>
        <w:spacing w:after="0" w:line="240" w:lineRule="auto"/>
        <w:contextualSpacing/>
        <w:jc w:val="both"/>
        <w:rPr>
          <w:ins w:id="158" w:author="Bahar Toto" w:date="2026-06-12T13:35:00Z" w16du:dateUtc="2026-06-12T12:35:00Z"/>
          <w:sz w:val="22"/>
          <w:szCs w:val="22"/>
        </w:rPr>
      </w:pPr>
      <w:r w:rsidRPr="0041007A">
        <w:rPr>
          <w:sz w:val="22"/>
          <w:szCs w:val="22"/>
        </w:rPr>
        <w:t xml:space="preserve">Please refer to our response under </w:t>
      </w:r>
      <w:ins w:id="159" w:author="Bahar Toto" w:date="2026-06-12T13:35:00Z" w16du:dateUtc="2026-06-12T12:35:00Z">
        <w:r w:rsidR="00CB6320">
          <w:rPr>
            <w:sz w:val="22"/>
            <w:szCs w:val="22"/>
          </w:rPr>
          <w:t>s</w:t>
        </w:r>
      </w:ins>
      <w:del w:id="160" w:author="Bahar Toto" w:date="2026-06-12T13:35:00Z" w16du:dateUtc="2026-06-12T12:35:00Z">
        <w:r w:rsidRPr="0041007A" w:rsidDel="00CB6320">
          <w:rPr>
            <w:sz w:val="22"/>
            <w:szCs w:val="22"/>
          </w:rPr>
          <w:delText>S</w:delText>
        </w:r>
      </w:del>
      <w:r w:rsidRPr="0041007A">
        <w:rPr>
          <w:sz w:val="22"/>
          <w:szCs w:val="22"/>
        </w:rPr>
        <w:t>ection 1.2.1</w:t>
      </w:r>
      <w:ins w:id="161" w:author="Bahar Toto" w:date="2026-06-12T13:35:00Z" w16du:dateUtc="2026-06-12T12:35:00Z">
        <w:r w:rsidR="00CB6320">
          <w:rPr>
            <w:sz w:val="22"/>
            <w:szCs w:val="22"/>
          </w:rPr>
          <w:t xml:space="preserve"> above</w:t>
        </w:r>
      </w:ins>
      <w:r w:rsidRPr="0041007A">
        <w:rPr>
          <w:sz w:val="22"/>
          <w:szCs w:val="22"/>
        </w:rPr>
        <w:t>, which likewise applies here.</w:t>
      </w:r>
    </w:p>
    <w:tbl>
      <w:tblPr>
        <w:tblW w:w="0" w:type="auto"/>
        <w:jc w:val="center"/>
        <w:tblCellMar>
          <w:left w:w="0" w:type="dxa"/>
          <w:right w:w="0" w:type="dxa"/>
        </w:tblCellMar>
        <w:tblLook w:val="04A0" w:firstRow="1" w:lastRow="0" w:firstColumn="1" w:lastColumn="0" w:noHBand="0" w:noVBand="1"/>
      </w:tblPr>
      <w:tblGrid>
        <w:gridCol w:w="4504"/>
        <w:gridCol w:w="4502"/>
      </w:tblGrid>
      <w:tr w:rsidR="00CB6320" w:rsidRPr="005B2610" w14:paraId="272775D7" w14:textId="77777777">
        <w:trPr>
          <w:jc w:val="center"/>
          <w:ins w:id="162" w:author="Bahar Toto" w:date="2026-06-12T13:35:00Z"/>
        </w:trPr>
        <w:tc>
          <w:tcPr>
            <w:tcW w:w="45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41884B1" w14:textId="77777777" w:rsidR="00CB6320" w:rsidRPr="005B2610" w:rsidRDefault="00CB6320">
            <w:pPr>
              <w:pStyle w:val="ListParagraph"/>
              <w:jc w:val="both"/>
              <w:rPr>
                <w:ins w:id="163" w:author="Bahar Toto" w:date="2026-06-12T13:35:00Z" w16du:dateUtc="2026-06-12T12:35:00Z"/>
              </w:rPr>
            </w:pPr>
            <w:ins w:id="164" w:author="Bahar Toto" w:date="2026-06-12T13:35:00Z" w16du:dateUtc="2026-06-12T12:35:00Z">
              <w:r w:rsidRPr="005B2610">
                <w:t>Citation</w:t>
              </w:r>
              <w:r>
                <w:t>s</w:t>
              </w:r>
            </w:ins>
          </w:p>
        </w:tc>
        <w:tc>
          <w:tcPr>
            <w:tcW w:w="450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BA74753" w14:textId="77777777" w:rsidR="00CB6320" w:rsidRDefault="00CB6320">
            <w:pPr>
              <w:jc w:val="both"/>
              <w:rPr>
                <w:ins w:id="165" w:author="Bahar Toto" w:date="2026-06-12T13:35:00Z" w16du:dateUtc="2026-06-12T12:35:00Z"/>
                <w:sz w:val="22"/>
                <w:szCs w:val="22"/>
              </w:rPr>
            </w:pPr>
            <w:ins w:id="166" w:author="Bahar Toto" w:date="2026-06-12T13:35:00Z" w16du:dateUtc="2026-06-12T12:35:00Z">
              <w:r>
                <w:rPr>
                  <w:sz w:val="22"/>
                  <w:szCs w:val="22"/>
                </w:rPr>
                <w:t>Section 7 of the Data Privacy Act</w:t>
              </w:r>
            </w:ins>
          </w:p>
          <w:p w14:paraId="3B6830DE" w14:textId="77777777" w:rsidR="00CB6320" w:rsidRPr="005B2610" w:rsidRDefault="00CB6320">
            <w:pPr>
              <w:jc w:val="both"/>
              <w:rPr>
                <w:ins w:id="167" w:author="Bahar Toto" w:date="2026-06-12T13:35:00Z" w16du:dateUtc="2026-06-12T12:35:00Z"/>
                <w:sz w:val="22"/>
                <w:szCs w:val="22"/>
              </w:rPr>
            </w:pPr>
            <w:ins w:id="168" w:author="Bahar Toto" w:date="2026-06-12T13:35:00Z" w16du:dateUtc="2026-06-12T12:35:00Z">
              <w:r w:rsidRPr="004C3773">
                <w:rPr>
                  <w:sz w:val="22"/>
                  <w:szCs w:val="22"/>
                </w:rPr>
                <w:t xml:space="preserve">Title III, Chapter 1, Article 49 of the Consumer Act </w:t>
              </w:r>
            </w:ins>
          </w:p>
        </w:tc>
      </w:tr>
    </w:tbl>
    <w:p w14:paraId="63B9FD06" w14:textId="695BDA05" w:rsidR="00CB6320" w:rsidRPr="0041007A" w:rsidDel="00CB6320" w:rsidRDefault="00CB6320" w:rsidP="009B7203">
      <w:pPr>
        <w:spacing w:after="0" w:line="240" w:lineRule="auto"/>
        <w:contextualSpacing/>
        <w:jc w:val="both"/>
        <w:rPr>
          <w:del w:id="169" w:author="Bahar Toto" w:date="2026-06-12T13:35:00Z" w16du:dateUtc="2026-06-12T12:35:00Z"/>
          <w:sz w:val="22"/>
          <w:szCs w:val="22"/>
        </w:rPr>
      </w:pPr>
    </w:p>
    <w:p w14:paraId="035C8519" w14:textId="77777777" w:rsidR="00817A07" w:rsidRPr="0041007A" w:rsidRDefault="00817A07" w:rsidP="009B7203">
      <w:pPr>
        <w:spacing w:after="0" w:line="240" w:lineRule="auto"/>
        <w:jc w:val="both"/>
        <w:rPr>
          <w:sz w:val="22"/>
          <w:szCs w:val="22"/>
        </w:rPr>
      </w:pPr>
    </w:p>
    <w:p w14:paraId="2ADBB600" w14:textId="40F9226E" w:rsidR="00B772E2" w:rsidRPr="0041007A" w:rsidRDefault="00817A07" w:rsidP="009B7203">
      <w:pPr>
        <w:pStyle w:val="ListParagraph"/>
        <w:numPr>
          <w:ilvl w:val="2"/>
          <w:numId w:val="7"/>
        </w:numPr>
        <w:spacing w:after="0" w:line="240" w:lineRule="auto"/>
        <w:jc w:val="both"/>
        <w:rPr>
          <w:b/>
          <w:bCs/>
          <w:i/>
          <w:iCs/>
        </w:rPr>
      </w:pPr>
      <w:r w:rsidRPr="0041007A">
        <w:rPr>
          <w:b/>
          <w:bCs/>
          <w:i/>
          <w:iCs/>
        </w:rPr>
        <w:t xml:space="preserve">Who is </w:t>
      </w:r>
      <w:r w:rsidR="00F16E3C" w:rsidRPr="0041007A">
        <w:rPr>
          <w:b/>
          <w:bCs/>
          <w:i/>
          <w:iCs/>
        </w:rPr>
        <w:t>responsible</w:t>
      </w:r>
      <w:r w:rsidRPr="0041007A">
        <w:rPr>
          <w:b/>
          <w:bCs/>
          <w:i/>
          <w:iCs/>
        </w:rPr>
        <w:t xml:space="preserve"> for enforcing the </w:t>
      </w:r>
      <w:proofErr w:type="spellStart"/>
      <w:r w:rsidRPr="0041007A">
        <w:rPr>
          <w:b/>
          <w:bCs/>
          <w:i/>
          <w:iCs/>
        </w:rPr>
        <w:t>sms</w:t>
      </w:r>
      <w:proofErr w:type="spellEnd"/>
      <w:r w:rsidRPr="0041007A">
        <w:rPr>
          <w:b/>
          <w:bCs/>
          <w:i/>
          <w:iCs/>
        </w:rPr>
        <w:t>/mms marketing law?</w:t>
      </w:r>
    </w:p>
    <w:p w14:paraId="759227C3" w14:textId="77777777" w:rsidR="009B7203" w:rsidRPr="0041007A" w:rsidRDefault="009B7203" w:rsidP="009B7203">
      <w:pPr>
        <w:pStyle w:val="ListParagraph"/>
        <w:spacing w:after="0" w:line="240" w:lineRule="auto"/>
        <w:jc w:val="both"/>
        <w:rPr>
          <w:b/>
          <w:bCs/>
          <w:i/>
          <w:iCs/>
        </w:rPr>
      </w:pPr>
    </w:p>
    <w:p w14:paraId="2F6BC076" w14:textId="2A1544FD" w:rsidR="00C050DF" w:rsidRPr="0041007A" w:rsidRDefault="00377073" w:rsidP="009B7203">
      <w:pPr>
        <w:spacing w:after="0" w:line="240" w:lineRule="auto"/>
        <w:contextualSpacing/>
        <w:jc w:val="both"/>
        <w:rPr>
          <w:sz w:val="22"/>
          <w:szCs w:val="22"/>
        </w:rPr>
      </w:pPr>
      <w:r>
        <w:rPr>
          <w:sz w:val="22"/>
          <w:szCs w:val="22"/>
        </w:rPr>
        <w:t>T</w:t>
      </w:r>
      <w:r w:rsidR="009B607B" w:rsidRPr="0041007A">
        <w:rPr>
          <w:sz w:val="22"/>
          <w:szCs w:val="22"/>
        </w:rPr>
        <w:t xml:space="preserve">he </w:t>
      </w:r>
      <w:ins w:id="170" w:author="Bahar Toto" w:date="2026-06-12T13:36:00Z" w16du:dateUtc="2026-06-12T12:36:00Z">
        <w:r w:rsidR="005A0522">
          <w:rPr>
            <w:sz w:val="22"/>
            <w:szCs w:val="22"/>
          </w:rPr>
          <w:fldChar w:fldCharType="begin"/>
        </w:r>
        <w:r w:rsidR="005A0522">
          <w:rPr>
            <w:sz w:val="22"/>
            <w:szCs w:val="22"/>
          </w:rPr>
          <w:instrText>HYPERLINK "https://www.ntc.gov.ph/"</w:instrText>
        </w:r>
        <w:r w:rsidR="005A0522">
          <w:rPr>
            <w:sz w:val="22"/>
            <w:szCs w:val="22"/>
          </w:rPr>
        </w:r>
        <w:r w:rsidR="005A0522">
          <w:rPr>
            <w:sz w:val="22"/>
            <w:szCs w:val="22"/>
          </w:rPr>
          <w:fldChar w:fldCharType="separate"/>
        </w:r>
        <w:r w:rsidR="009B607B" w:rsidRPr="005A0522">
          <w:rPr>
            <w:rStyle w:val="Hyperlink"/>
            <w:sz w:val="22"/>
            <w:szCs w:val="22"/>
          </w:rPr>
          <w:t>N</w:t>
        </w:r>
        <w:r w:rsidR="009B7203" w:rsidRPr="005A0522">
          <w:rPr>
            <w:rStyle w:val="Hyperlink"/>
            <w:sz w:val="22"/>
            <w:szCs w:val="22"/>
          </w:rPr>
          <w:t>ational Telecommunications Commission</w:t>
        </w:r>
        <w:r w:rsidR="005A0522">
          <w:rPr>
            <w:sz w:val="22"/>
            <w:szCs w:val="22"/>
          </w:rPr>
          <w:fldChar w:fldCharType="end"/>
        </w:r>
      </w:ins>
      <w:r w:rsidR="009B7203" w:rsidRPr="0041007A">
        <w:rPr>
          <w:sz w:val="22"/>
          <w:szCs w:val="22"/>
        </w:rPr>
        <w:t xml:space="preserve"> (NTC)</w:t>
      </w:r>
      <w:r w:rsidR="009B607B" w:rsidRPr="0041007A">
        <w:rPr>
          <w:sz w:val="22"/>
          <w:szCs w:val="22"/>
        </w:rPr>
        <w:t xml:space="preserve"> is the regulator responsible for enforcing the requirements under its issuances relating to broadcast/push messaging.</w:t>
      </w:r>
    </w:p>
    <w:p w14:paraId="691C3CBB" w14:textId="77777777" w:rsidR="009B607B" w:rsidRPr="0041007A" w:rsidRDefault="009B607B" w:rsidP="009B7203">
      <w:pPr>
        <w:spacing w:after="0" w:line="240" w:lineRule="auto"/>
        <w:contextualSpacing/>
        <w:jc w:val="both"/>
        <w:rPr>
          <w:sz w:val="22"/>
          <w:szCs w:val="22"/>
        </w:rPr>
      </w:pPr>
    </w:p>
    <w:p w14:paraId="3251A607" w14:textId="26251EBF" w:rsidR="009B607B" w:rsidRDefault="009B607B" w:rsidP="009B7203">
      <w:pPr>
        <w:spacing w:after="0" w:line="240" w:lineRule="auto"/>
        <w:contextualSpacing/>
        <w:jc w:val="both"/>
        <w:rPr>
          <w:sz w:val="22"/>
          <w:szCs w:val="22"/>
        </w:rPr>
      </w:pPr>
      <w:r w:rsidRPr="0041007A">
        <w:rPr>
          <w:sz w:val="22"/>
          <w:szCs w:val="22"/>
        </w:rPr>
        <w:t xml:space="preserve">On the other hand, the NPC enforces the privacy aspects of SMS/MMS marketing, as the primary regulator responsible for enforcing the </w:t>
      </w:r>
      <w:del w:id="171" w:author="Bahar Toto" w:date="2026-06-12T13:37:00Z" w16du:dateUtc="2026-06-12T12:37:00Z">
        <w:r w:rsidRPr="0041007A" w:rsidDel="005A0522">
          <w:rPr>
            <w:sz w:val="22"/>
            <w:szCs w:val="22"/>
          </w:rPr>
          <w:delText>DPA</w:delText>
        </w:r>
      </w:del>
      <w:ins w:id="172" w:author="Bahar Toto" w:date="2026-06-12T13:37:00Z" w16du:dateUtc="2026-06-12T12:37:00Z">
        <w:r w:rsidR="005A0522">
          <w:rPr>
            <w:sz w:val="22"/>
            <w:szCs w:val="22"/>
          </w:rPr>
          <w:t xml:space="preserve">Data </w:t>
        </w:r>
      </w:ins>
      <w:ins w:id="173" w:author="Bahar Toto" w:date="2026-06-15T14:49:00Z" w16du:dateUtc="2026-06-15T13:49:00Z">
        <w:r w:rsidR="00AA70AE">
          <w:rPr>
            <w:rFonts w:asciiTheme="majorHAnsi" w:hAnsiTheme="majorHAnsi"/>
            <w:sz w:val="22"/>
            <w:szCs w:val="22"/>
          </w:rPr>
          <w:t xml:space="preserve">Privacy </w:t>
        </w:r>
      </w:ins>
      <w:ins w:id="174" w:author="Bahar Toto" w:date="2026-06-12T13:37:00Z" w16du:dateUtc="2026-06-12T12:37:00Z">
        <w:r w:rsidR="005A0522">
          <w:rPr>
            <w:sz w:val="22"/>
            <w:szCs w:val="22"/>
          </w:rPr>
          <w:t>Act</w:t>
        </w:r>
      </w:ins>
      <w:r w:rsidRPr="0041007A">
        <w:rPr>
          <w:sz w:val="22"/>
          <w:szCs w:val="22"/>
        </w:rPr>
        <w:t>.</w:t>
      </w:r>
    </w:p>
    <w:p w14:paraId="2DD81CD3" w14:textId="77777777" w:rsidR="005B2610" w:rsidRDefault="005B2610" w:rsidP="009B7203">
      <w:pPr>
        <w:spacing w:after="0" w:line="240" w:lineRule="auto"/>
        <w:contextualSpacing/>
        <w:jc w:val="both"/>
        <w:rPr>
          <w:sz w:val="22"/>
          <w:szCs w:val="22"/>
        </w:rPr>
      </w:pPr>
    </w:p>
    <w:tbl>
      <w:tblPr>
        <w:tblW w:w="0" w:type="auto"/>
        <w:jc w:val="center"/>
        <w:tblCellMar>
          <w:left w:w="0" w:type="dxa"/>
          <w:right w:w="0" w:type="dxa"/>
        </w:tblCellMar>
        <w:tblLook w:val="04A0" w:firstRow="1" w:lastRow="0" w:firstColumn="1" w:lastColumn="0" w:noHBand="0" w:noVBand="1"/>
      </w:tblPr>
      <w:tblGrid>
        <w:gridCol w:w="4504"/>
        <w:gridCol w:w="4502"/>
      </w:tblGrid>
      <w:tr w:rsidR="005B2610" w:rsidRPr="005B2610" w14:paraId="73FB4A1C" w14:textId="77777777" w:rsidTr="00050BF6">
        <w:trPr>
          <w:jc w:val="center"/>
        </w:trPr>
        <w:tc>
          <w:tcPr>
            <w:tcW w:w="45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C2C1120" w14:textId="77777777" w:rsidR="005B2610" w:rsidRPr="005B2610" w:rsidRDefault="005B2610" w:rsidP="00050BF6">
            <w:pPr>
              <w:pStyle w:val="ListParagraph"/>
              <w:jc w:val="both"/>
            </w:pPr>
            <w:r w:rsidRPr="005B2610">
              <w:t>Citation</w:t>
            </w:r>
            <w:r>
              <w:t>s</w:t>
            </w:r>
          </w:p>
        </w:tc>
        <w:tc>
          <w:tcPr>
            <w:tcW w:w="450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34E6692" w14:textId="77777777" w:rsidR="005B2610" w:rsidRDefault="005A0522" w:rsidP="00050BF6">
            <w:pPr>
              <w:jc w:val="both"/>
              <w:rPr>
                <w:ins w:id="175" w:author="Bahar Toto" w:date="2026-06-12T13:37:00Z" w16du:dateUtc="2026-06-12T12:37:00Z"/>
              </w:rPr>
            </w:pPr>
            <w:ins w:id="176" w:author="Bahar Toto" w:date="2026-06-12T13:37:00Z" w16du:dateUtc="2026-06-12T12:37:00Z">
              <w:r>
                <w:rPr>
                  <w:sz w:val="22"/>
                  <w:szCs w:val="22"/>
                </w:rPr>
                <w:t xml:space="preserve">Section 1 of the </w:t>
              </w:r>
              <w:r w:rsidRPr="00D55AF2">
                <w:t>Memorandum Circular 03-03-2005, as amended</w:t>
              </w:r>
            </w:ins>
          </w:p>
          <w:p w14:paraId="3199CA86" w14:textId="41DEF0AD" w:rsidR="005A0522" w:rsidRPr="005B2610" w:rsidRDefault="005A0522" w:rsidP="00050BF6">
            <w:pPr>
              <w:jc w:val="both"/>
              <w:rPr>
                <w:sz w:val="22"/>
                <w:szCs w:val="22"/>
              </w:rPr>
            </w:pPr>
            <w:ins w:id="177" w:author="Bahar Toto" w:date="2026-06-12T13:37:00Z" w16du:dateUtc="2026-06-12T12:37:00Z">
              <w:r>
                <w:fldChar w:fldCharType="begin"/>
              </w:r>
              <w:r>
                <w:instrText>HYPERLINK "https://privacy.gov.ph/data-privacy-act/"</w:instrText>
              </w:r>
              <w:r>
                <w:fldChar w:fldCharType="separate"/>
              </w:r>
              <w:r w:rsidRPr="005B2610">
                <w:rPr>
                  <w:rStyle w:val="Hyperlink"/>
                  <w:sz w:val="22"/>
                  <w:szCs w:val="22"/>
                </w:rPr>
                <w:t>Chapter II, Section 7 of the Data Privacy Act</w:t>
              </w:r>
              <w:r>
                <w:fldChar w:fldCharType="end"/>
              </w:r>
            </w:ins>
          </w:p>
        </w:tc>
      </w:tr>
      <w:tr w:rsidR="005B2610" w:rsidRPr="005B2610" w:rsidDel="00EF4D07" w14:paraId="31A4C57C" w14:textId="45831265" w:rsidTr="00050BF6">
        <w:trPr>
          <w:jc w:val="center"/>
          <w:del w:id="178" w:author="Bahar Toto" w:date="2026-06-15T13:54:00Z"/>
        </w:trPr>
        <w:tc>
          <w:tcPr>
            <w:tcW w:w="45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947C04A" w14:textId="07B1CA99" w:rsidR="005B2610" w:rsidDel="00EF4D07" w:rsidRDefault="003B6DDA" w:rsidP="00050BF6">
            <w:pPr>
              <w:pStyle w:val="ListParagraph"/>
              <w:jc w:val="both"/>
              <w:rPr>
                <w:del w:id="179" w:author="Bahar Toto" w:date="2026-06-15T13:54:00Z" w16du:dateUtc="2026-06-15T12:54:00Z"/>
              </w:rPr>
            </w:pPr>
            <w:del w:id="180" w:author="Bahar Toto" w:date="2026-06-12T13:37:00Z" w16du:dateUtc="2026-06-12T12:37:00Z">
              <w:r w:rsidDel="005A0522">
                <w:delText xml:space="preserve">Requirements </w:delText>
              </w:r>
              <w:r w:rsidR="00CE1072" w:rsidDel="005A0522">
                <w:delText xml:space="preserve">in relation to broadcast/push messaging </w:delText>
              </w:r>
            </w:del>
          </w:p>
        </w:tc>
        <w:tc>
          <w:tcPr>
            <w:tcW w:w="450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0A8AA95" w14:textId="4AB60FA5" w:rsidR="005B2610" w:rsidRPr="005B2610" w:rsidDel="00EF4D07" w:rsidRDefault="003F3776" w:rsidP="00050BF6">
            <w:pPr>
              <w:jc w:val="both"/>
              <w:rPr>
                <w:del w:id="181" w:author="Bahar Toto" w:date="2026-06-15T13:54:00Z" w16du:dateUtc="2026-06-15T12:54:00Z"/>
                <w:sz w:val="22"/>
                <w:szCs w:val="22"/>
              </w:rPr>
            </w:pPr>
            <w:del w:id="182" w:author="Bahar Toto" w:date="2026-06-12T13:37:00Z" w16du:dateUtc="2026-06-12T12:37:00Z">
              <w:r w:rsidDel="005A0522">
                <w:fldChar w:fldCharType="begin"/>
              </w:r>
              <w:r w:rsidDel="005A0522">
                <w:delInstrText>HYPERLINK "https://region7.ntc.gov.ph/wp-content/uploads/2024/01/MC_03-03-2005.pdf"</w:delInstrText>
              </w:r>
              <w:r w:rsidDel="005A0522">
                <w:fldChar w:fldCharType="separate"/>
              </w:r>
              <w:r w:rsidRPr="003F3776" w:rsidDel="005A0522">
                <w:rPr>
                  <w:rStyle w:val="Hyperlink"/>
                  <w:sz w:val="22"/>
                  <w:szCs w:val="22"/>
                </w:rPr>
                <w:delText xml:space="preserve">Section </w:delText>
              </w:r>
              <w:r w:rsidR="005F1DCA" w:rsidDel="005A0522">
                <w:rPr>
                  <w:rStyle w:val="Hyperlink"/>
                  <w:sz w:val="22"/>
                  <w:szCs w:val="22"/>
                </w:rPr>
                <w:delText xml:space="preserve">1 </w:delText>
              </w:r>
              <w:r w:rsidRPr="003F3776" w:rsidDel="005A0522">
                <w:rPr>
                  <w:rStyle w:val="Hyperlink"/>
                  <w:sz w:val="22"/>
                  <w:szCs w:val="22"/>
                </w:rPr>
                <w:delText>of National Telecommunications Commission Memorandum Circular No. 03-03-2005</w:delText>
              </w:r>
              <w:r w:rsidDel="005A0522">
                <w:fldChar w:fldCharType="end"/>
              </w:r>
              <w:r w:rsidRPr="003F3776" w:rsidDel="005A0522">
                <w:rPr>
                  <w:sz w:val="22"/>
                  <w:szCs w:val="22"/>
                </w:rPr>
                <w:delText xml:space="preserve"> as amended by </w:delText>
              </w:r>
              <w:r w:rsidDel="005A0522">
                <w:fldChar w:fldCharType="begin"/>
              </w:r>
              <w:r w:rsidDel="005A0522">
                <w:delInstrText>HYPERLINK "https://region7.ntc.gov.ph/wp-content/uploads/2024/01/MC_03-03-2005A_Amendments_broadcast_messaging.pdf"</w:delInstrText>
              </w:r>
              <w:r w:rsidDel="005A0522">
                <w:fldChar w:fldCharType="separate"/>
              </w:r>
              <w:r w:rsidRPr="003F3776" w:rsidDel="005A0522">
                <w:rPr>
                  <w:rStyle w:val="Hyperlink"/>
                  <w:sz w:val="22"/>
                  <w:szCs w:val="22"/>
                </w:rPr>
                <w:delText>Memorandum Circular No. 03-03-2005-A</w:delText>
              </w:r>
              <w:r w:rsidDel="005A0522">
                <w:fldChar w:fldCharType="end"/>
              </w:r>
              <w:r w:rsidDel="005A0522">
                <w:fldChar w:fldCharType="begin"/>
              </w:r>
              <w:r w:rsidDel="005A0522">
                <w:delInstrText>HYPERLINK "https://region7.ntc.gov.ph/wp-content/uploads/2024/01/MC_04-07-2009.pdf"</w:delInstrText>
              </w:r>
              <w:r w:rsidDel="005A0522">
                <w:fldChar w:fldCharType="separate"/>
              </w:r>
              <w:r w:rsidRPr="003F3776" w:rsidDel="005A0522">
                <w:rPr>
                  <w:rStyle w:val="Hyperlink"/>
                  <w:sz w:val="22"/>
                  <w:szCs w:val="22"/>
                </w:rPr>
                <w:delText>, Memorandum Circular No. 04-07-2009</w:delText>
              </w:r>
              <w:r w:rsidDel="005A0522">
                <w:fldChar w:fldCharType="end"/>
              </w:r>
              <w:r w:rsidRPr="003F3776" w:rsidDel="005A0522">
                <w:rPr>
                  <w:sz w:val="22"/>
                  <w:szCs w:val="22"/>
                </w:rPr>
                <w:delText>, and </w:delText>
              </w:r>
              <w:r w:rsidDel="005A0522">
                <w:fldChar w:fldCharType="begin"/>
              </w:r>
              <w:r w:rsidDel="005A0522">
                <w:delInstrText>HYPERLINK "https://elibrary.judiciary.gov.ph/thebookshelf/showdocs/10/91581"</w:delInstrText>
              </w:r>
              <w:r w:rsidDel="005A0522">
                <w:fldChar w:fldCharType="separate"/>
              </w:r>
              <w:r w:rsidRPr="003F3776" w:rsidDel="005A0522">
                <w:rPr>
                  <w:rStyle w:val="Hyperlink"/>
                  <w:sz w:val="22"/>
                  <w:szCs w:val="22"/>
                </w:rPr>
                <w:delText>Memorandum Circular No. 07-08-2018 </w:delText>
              </w:r>
              <w:r w:rsidDel="005A0522">
                <w:fldChar w:fldCharType="end"/>
              </w:r>
            </w:del>
          </w:p>
        </w:tc>
      </w:tr>
      <w:tr w:rsidR="005B2610" w:rsidRPr="005B2610" w:rsidDel="00EF4D07" w14:paraId="30A43CAB" w14:textId="05152CF0" w:rsidTr="00050BF6">
        <w:trPr>
          <w:jc w:val="center"/>
          <w:del w:id="183" w:author="Bahar Toto" w:date="2026-06-15T13:54:00Z"/>
        </w:trPr>
        <w:tc>
          <w:tcPr>
            <w:tcW w:w="45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A570B0D" w14:textId="50658448" w:rsidR="005B2610" w:rsidRPr="005B2610" w:rsidDel="00EF4D07" w:rsidRDefault="003B6DDA" w:rsidP="00050BF6">
            <w:pPr>
              <w:pStyle w:val="ListParagraph"/>
              <w:jc w:val="both"/>
              <w:rPr>
                <w:del w:id="184" w:author="Bahar Toto" w:date="2026-06-15T13:54:00Z" w16du:dateUtc="2026-06-15T12:54:00Z"/>
              </w:rPr>
            </w:pPr>
            <w:del w:id="185" w:author="Bahar Toto" w:date="2026-06-12T13:37:00Z" w16du:dateUtc="2026-06-12T12:37:00Z">
              <w:r w:rsidDel="005A0522">
                <w:delText>Privacy</w:delText>
              </w:r>
            </w:del>
          </w:p>
        </w:tc>
        <w:tc>
          <w:tcPr>
            <w:tcW w:w="450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84F98C3" w14:textId="6190A4F5" w:rsidR="005B2610" w:rsidRPr="005B2610" w:rsidDel="00EF4D07" w:rsidRDefault="003B6DDA" w:rsidP="00050BF6">
            <w:pPr>
              <w:jc w:val="both"/>
              <w:rPr>
                <w:del w:id="186" w:author="Bahar Toto" w:date="2026-06-15T13:54:00Z" w16du:dateUtc="2026-06-15T12:54:00Z"/>
                <w:sz w:val="22"/>
                <w:szCs w:val="22"/>
              </w:rPr>
            </w:pPr>
            <w:del w:id="187" w:author="Bahar Toto" w:date="2026-06-12T13:37:00Z" w16du:dateUtc="2026-06-12T12:37:00Z">
              <w:r w:rsidDel="005A0522">
                <w:fldChar w:fldCharType="begin"/>
              </w:r>
              <w:r w:rsidDel="005A0522">
                <w:delInstrText>HYPERLINK "https://privacy.gov.ph/data-privacy-act/"</w:delInstrText>
              </w:r>
              <w:r w:rsidDel="005A0522">
                <w:fldChar w:fldCharType="separate"/>
              </w:r>
              <w:r w:rsidRPr="005B2610" w:rsidDel="005A0522">
                <w:rPr>
                  <w:rStyle w:val="Hyperlink"/>
                  <w:sz w:val="22"/>
                  <w:szCs w:val="22"/>
                </w:rPr>
                <w:delText>Chapter II, Section 7 of the Data Privacy Act</w:delText>
              </w:r>
              <w:r w:rsidDel="005A0522">
                <w:fldChar w:fldCharType="end"/>
              </w:r>
            </w:del>
          </w:p>
        </w:tc>
      </w:tr>
    </w:tbl>
    <w:p w14:paraId="0140C0AB" w14:textId="77777777" w:rsidR="005B2610" w:rsidRPr="0041007A" w:rsidRDefault="005B2610" w:rsidP="009B7203">
      <w:pPr>
        <w:spacing w:after="0" w:line="240" w:lineRule="auto"/>
        <w:contextualSpacing/>
        <w:jc w:val="both"/>
        <w:rPr>
          <w:sz w:val="22"/>
          <w:szCs w:val="22"/>
        </w:rPr>
      </w:pPr>
    </w:p>
    <w:p w14:paraId="0BDE979E" w14:textId="77777777" w:rsidR="00C050DF" w:rsidRPr="0041007A" w:rsidRDefault="00C050DF" w:rsidP="00CB59BA">
      <w:pPr>
        <w:spacing w:after="0" w:line="240" w:lineRule="auto"/>
        <w:jc w:val="both"/>
        <w:rPr>
          <w:b/>
          <w:bCs/>
          <w:sz w:val="22"/>
          <w:szCs w:val="22"/>
        </w:rPr>
      </w:pPr>
    </w:p>
    <w:p w14:paraId="09CEF521" w14:textId="639EBB5F" w:rsidR="009B7203" w:rsidRPr="0041007A" w:rsidRDefault="00E91145" w:rsidP="00CB59BA">
      <w:pPr>
        <w:pStyle w:val="ListParagraph"/>
        <w:numPr>
          <w:ilvl w:val="1"/>
          <w:numId w:val="7"/>
        </w:numPr>
        <w:spacing w:after="0" w:line="240" w:lineRule="auto"/>
        <w:rPr>
          <w:b/>
          <w:bCs/>
        </w:rPr>
      </w:pPr>
      <w:r w:rsidRPr="0041007A">
        <w:rPr>
          <w:b/>
          <w:bCs/>
        </w:rPr>
        <w:t>Guidelines</w:t>
      </w:r>
    </w:p>
    <w:p w14:paraId="10FE6D99" w14:textId="030C4C12" w:rsidR="00E91145" w:rsidRPr="0041007A" w:rsidRDefault="00E91145" w:rsidP="00CB59BA">
      <w:pPr>
        <w:pStyle w:val="ListParagraph"/>
        <w:spacing w:after="0" w:line="240" w:lineRule="auto"/>
        <w:rPr>
          <w:b/>
          <w:bCs/>
        </w:rPr>
      </w:pPr>
      <w:r w:rsidRPr="0041007A">
        <w:rPr>
          <w:b/>
          <w:bCs/>
        </w:rPr>
        <w:lastRenderedPageBreak/>
        <w:t xml:space="preserve"> </w:t>
      </w:r>
    </w:p>
    <w:p w14:paraId="0BBF4992" w14:textId="2A7BDFE9" w:rsidR="00E91145" w:rsidRDefault="00E91145" w:rsidP="00CB59BA">
      <w:pPr>
        <w:pStyle w:val="ListParagraph"/>
        <w:numPr>
          <w:ilvl w:val="2"/>
          <w:numId w:val="8"/>
        </w:numPr>
        <w:spacing w:after="0" w:line="240" w:lineRule="auto"/>
        <w:rPr>
          <w:b/>
          <w:bCs/>
          <w:i/>
          <w:iCs/>
        </w:rPr>
      </w:pPr>
      <w:r w:rsidRPr="0041007A">
        <w:rPr>
          <w:b/>
          <w:bCs/>
          <w:i/>
          <w:iCs/>
        </w:rPr>
        <w:t xml:space="preserve">Have any guidelines been issued on </w:t>
      </w:r>
      <w:r w:rsidR="00AB629A" w:rsidRPr="0041007A">
        <w:rPr>
          <w:b/>
          <w:bCs/>
          <w:i/>
          <w:iCs/>
        </w:rPr>
        <w:t xml:space="preserve">direct marketing? (Please include all the relevant guidance issued on </w:t>
      </w:r>
      <w:proofErr w:type="spellStart"/>
      <w:proofErr w:type="gramStart"/>
      <w:r w:rsidR="00AB629A" w:rsidRPr="0041007A">
        <w:rPr>
          <w:b/>
          <w:bCs/>
          <w:i/>
          <w:iCs/>
        </w:rPr>
        <w:t>emarketing</w:t>
      </w:r>
      <w:proofErr w:type="spellEnd"/>
      <w:proofErr w:type="gramEnd"/>
      <w:r w:rsidR="00AB629A" w:rsidRPr="0041007A">
        <w:rPr>
          <w:b/>
          <w:bCs/>
          <w:i/>
          <w:iCs/>
        </w:rPr>
        <w:t xml:space="preserve">, telemarketing, </w:t>
      </w:r>
      <w:proofErr w:type="spellStart"/>
      <w:r w:rsidR="00AB629A" w:rsidRPr="0041007A">
        <w:rPr>
          <w:b/>
          <w:bCs/>
          <w:i/>
          <w:iCs/>
        </w:rPr>
        <w:t>sms</w:t>
      </w:r>
      <w:proofErr w:type="spellEnd"/>
      <w:r w:rsidR="00AB629A" w:rsidRPr="0041007A">
        <w:rPr>
          <w:b/>
          <w:bCs/>
          <w:i/>
          <w:iCs/>
        </w:rPr>
        <w:t>/mms marketing, and consent)</w:t>
      </w:r>
    </w:p>
    <w:p w14:paraId="100EC012" w14:textId="77777777" w:rsidR="00873892" w:rsidRDefault="00873892" w:rsidP="00873892">
      <w:pPr>
        <w:pStyle w:val="ListParagraph"/>
        <w:spacing w:after="0" w:line="240" w:lineRule="auto"/>
        <w:rPr>
          <w:b/>
          <w:bCs/>
          <w:i/>
          <w:iCs/>
        </w:rPr>
      </w:pPr>
    </w:p>
    <w:p w14:paraId="799C9EED" w14:textId="12F0C48D" w:rsidR="00873892" w:rsidRPr="00873892" w:rsidRDefault="00873892" w:rsidP="00873892">
      <w:pPr>
        <w:pStyle w:val="ListParagraph"/>
        <w:spacing w:after="0" w:line="240" w:lineRule="auto"/>
      </w:pPr>
      <w:r w:rsidRPr="00873892">
        <w:t>Yes</w:t>
      </w:r>
      <w:r>
        <w:t>, namely:</w:t>
      </w:r>
    </w:p>
    <w:p w14:paraId="374BC540" w14:textId="77777777" w:rsidR="009D33EC" w:rsidRPr="0041007A" w:rsidRDefault="009D33EC" w:rsidP="00CB59BA">
      <w:pPr>
        <w:pStyle w:val="ListParagraph"/>
        <w:spacing w:after="0" w:line="240" w:lineRule="auto"/>
      </w:pPr>
    </w:p>
    <w:p w14:paraId="405869AC" w14:textId="16F6FD44" w:rsidR="009D33EC" w:rsidRPr="00467730" w:rsidRDefault="00A27248" w:rsidP="00CB59BA">
      <w:pPr>
        <w:pStyle w:val="ListParagraph"/>
        <w:numPr>
          <w:ilvl w:val="0"/>
          <w:numId w:val="12"/>
        </w:numPr>
        <w:spacing w:after="0" w:line="240" w:lineRule="auto"/>
        <w:jc w:val="both"/>
      </w:pPr>
      <w:ins w:id="188" w:author="Bahar Toto" w:date="2026-06-12T13:39:00Z" w16du:dateUtc="2026-06-12T12:39:00Z">
        <w:r w:rsidRPr="00467730">
          <w:t>Circular No. 2023-04</w:t>
        </w:r>
      </w:ins>
      <w:del w:id="189" w:author="Bahar Toto" w:date="2026-06-12T13:39:00Z" w16du:dateUtc="2026-06-12T12:39:00Z">
        <w:r w:rsidR="00CB59BA" w:rsidRPr="00467730" w:rsidDel="00A27248">
          <w:fldChar w:fldCharType="begin"/>
        </w:r>
        <w:r w:rsidR="00CB59BA" w:rsidRPr="00467730" w:rsidDel="00A27248">
          <w:delInstrText>HYPERLINK "https://privacy.gov.ph/wp-content/uploads/2023/11/NPC-Circular-No.-2023-04_Guidelines-on-Consent_07Nov2023.pdf"</w:delInstrText>
        </w:r>
        <w:r w:rsidR="00CB59BA" w:rsidRPr="00467730" w:rsidDel="00A27248">
          <w:fldChar w:fldCharType="separate"/>
        </w:r>
        <w:r w:rsidR="00CB59BA" w:rsidRPr="00467730" w:rsidDel="00A27248">
          <w:rPr>
            <w:rStyle w:val="Hyperlink"/>
            <w:color w:val="auto"/>
            <w:u w:val="none"/>
            <w:rPrChange w:id="190" w:author="Bahar Toto" w:date="2026-06-12T15:24:00Z" w16du:dateUtc="2026-06-12T14:24:00Z">
              <w:rPr>
                <w:rStyle w:val="Hyperlink"/>
                <w:color w:val="auto"/>
              </w:rPr>
            </w:rPrChange>
          </w:rPr>
          <w:delText>NPC</w:delText>
        </w:r>
        <w:r w:rsidR="00AC4B3A" w:rsidRPr="00467730" w:rsidDel="00A27248">
          <w:rPr>
            <w:rStyle w:val="Hyperlink"/>
            <w:color w:val="auto"/>
            <w:u w:val="none"/>
            <w:rPrChange w:id="191" w:author="Bahar Toto" w:date="2026-06-12T15:24:00Z" w16du:dateUtc="2026-06-12T14:24:00Z">
              <w:rPr>
                <w:rStyle w:val="Hyperlink"/>
                <w:color w:val="auto"/>
              </w:rPr>
            </w:rPrChange>
          </w:rPr>
          <w:delText xml:space="preserve"> Circular No. 2023-04</w:delText>
        </w:r>
        <w:r w:rsidR="00CB59BA" w:rsidRPr="00467730" w:rsidDel="00A27248">
          <w:rPr>
            <w:rStyle w:val="Hyperlink"/>
            <w:color w:val="auto"/>
            <w:u w:val="none"/>
            <w:rPrChange w:id="192" w:author="Bahar Toto" w:date="2026-06-12T15:24:00Z" w16du:dateUtc="2026-06-12T14:24:00Z">
              <w:rPr>
                <w:rStyle w:val="Hyperlink"/>
                <w:color w:val="auto"/>
              </w:rPr>
            </w:rPrChange>
          </w:rPr>
          <w:delText xml:space="preserve">: </w:delText>
        </w:r>
        <w:r w:rsidR="001D61BA" w:rsidRPr="00467730" w:rsidDel="00A27248">
          <w:rPr>
            <w:rStyle w:val="Hyperlink"/>
            <w:color w:val="auto"/>
            <w:u w:val="none"/>
            <w:rPrChange w:id="193" w:author="Bahar Toto" w:date="2026-06-12T15:24:00Z" w16du:dateUtc="2026-06-12T14:24:00Z">
              <w:rPr>
                <w:rStyle w:val="Hyperlink"/>
                <w:color w:val="auto"/>
              </w:rPr>
            </w:rPrChange>
          </w:rPr>
          <w:delText>Guidelines on Consent</w:delText>
        </w:r>
        <w:r w:rsidR="00CB59BA" w:rsidRPr="00467730" w:rsidDel="00A27248">
          <w:fldChar w:fldCharType="end"/>
        </w:r>
      </w:del>
      <w:r w:rsidR="001D61BA" w:rsidRPr="00467730">
        <w:t xml:space="preserve"> </w:t>
      </w:r>
      <w:r w:rsidR="0061477F" w:rsidRPr="00467730">
        <w:t xml:space="preserve">– </w:t>
      </w:r>
      <w:ins w:id="194" w:author="Bahar Toto" w:date="2026-06-12T13:40:00Z" w16du:dateUtc="2026-06-12T12:40:00Z">
        <w:r w:rsidRPr="00467730">
          <w:t xml:space="preserve">Circular No. 2023-04 </w:t>
        </w:r>
      </w:ins>
      <w:del w:id="195" w:author="Bahar Toto" w:date="2026-06-12T13:40:00Z" w16du:dateUtc="2026-06-12T12:40:00Z">
        <w:r w:rsidR="0061477F" w:rsidRPr="00467730" w:rsidDel="00A27248">
          <w:delText xml:space="preserve">This circular </w:delText>
        </w:r>
      </w:del>
      <w:r w:rsidR="00873892" w:rsidRPr="00467730">
        <w:t xml:space="preserve">provides </w:t>
      </w:r>
      <w:r w:rsidR="0061477F" w:rsidRPr="00467730">
        <w:t>the guidelines for use of consent as a lawful basis for processing personal data, which is applied</w:t>
      </w:r>
      <w:r w:rsidR="00D63BAE" w:rsidRPr="00467730">
        <w:t xml:space="preserve"> to</w:t>
      </w:r>
      <w:r w:rsidR="0061477F" w:rsidRPr="00467730">
        <w:t xml:space="preserve"> direct marketing initiatives. </w:t>
      </w:r>
      <w:r w:rsidR="00D63BAE" w:rsidRPr="00467730">
        <w:t xml:space="preserve"> </w:t>
      </w:r>
      <w:ins w:id="196" w:author="Bahar Toto" w:date="2026-06-12T13:40:00Z" w16du:dateUtc="2026-06-12T12:40:00Z">
        <w:r w:rsidRPr="00467730">
          <w:t xml:space="preserve">Circular No. 2023-04 </w:t>
        </w:r>
      </w:ins>
      <w:del w:id="197" w:author="Bahar Toto" w:date="2026-06-12T13:40:00Z" w16du:dateUtc="2026-06-12T12:40:00Z">
        <w:r w:rsidR="00D63BAE" w:rsidRPr="00467730" w:rsidDel="00A27248">
          <w:delText xml:space="preserve">The </w:delText>
        </w:r>
        <w:r w:rsidR="00CB59BA" w:rsidRPr="00467730" w:rsidDel="00A27248">
          <w:delText>c</w:delText>
        </w:r>
        <w:r w:rsidR="00D63BAE" w:rsidRPr="00467730" w:rsidDel="00A27248">
          <w:delText xml:space="preserve">ircular </w:delText>
        </w:r>
      </w:del>
      <w:r w:rsidR="00D63BAE" w:rsidRPr="00467730">
        <w:t>likewise discusses conditions when legitimate interest can be relied upon as basis for processing in direct marketing.</w:t>
      </w:r>
    </w:p>
    <w:p w14:paraId="544CC448" w14:textId="77777777" w:rsidR="009D33EC" w:rsidRPr="00467730" w:rsidRDefault="009D33EC" w:rsidP="00CB59BA">
      <w:pPr>
        <w:pStyle w:val="ListParagraph"/>
        <w:spacing w:after="0" w:line="240" w:lineRule="auto"/>
        <w:jc w:val="both"/>
      </w:pPr>
    </w:p>
    <w:p w14:paraId="7A55D007" w14:textId="2AA565FE" w:rsidR="009D33EC" w:rsidRPr="00467730" w:rsidRDefault="00CB59BA" w:rsidP="00CB59BA">
      <w:pPr>
        <w:pStyle w:val="ListParagraph"/>
        <w:numPr>
          <w:ilvl w:val="0"/>
          <w:numId w:val="12"/>
        </w:numPr>
        <w:spacing w:after="0" w:line="240" w:lineRule="auto"/>
        <w:jc w:val="both"/>
      </w:pPr>
      <w:r w:rsidRPr="00467730">
        <w:fldChar w:fldCharType="begin"/>
      </w:r>
      <w:r w:rsidRPr="00467730">
        <w:instrText>HYPERLINK "https://privacy.gov.ph/wp-content/uploads/2023/11/Advisory-Opinion-No.-2023-016.pdf"</w:instrText>
      </w:r>
      <w:r w:rsidRPr="00467730">
        <w:fldChar w:fldCharType="separate"/>
      </w:r>
      <w:r w:rsidRPr="00467730">
        <w:rPr>
          <w:rStyle w:val="Hyperlink"/>
          <w:color w:val="auto"/>
          <w:u w:val="none"/>
          <w:rPrChange w:id="198" w:author="Bahar Toto" w:date="2026-06-12T15:24:00Z" w16du:dateUtc="2026-06-12T14:24:00Z">
            <w:rPr>
              <w:rStyle w:val="Hyperlink"/>
              <w:color w:val="auto"/>
            </w:rPr>
          </w:rPrChange>
        </w:rPr>
        <w:t>NPC</w:t>
      </w:r>
      <w:r w:rsidR="001D61BA" w:rsidRPr="00467730">
        <w:rPr>
          <w:rStyle w:val="Hyperlink"/>
          <w:color w:val="auto"/>
          <w:u w:val="none"/>
          <w:rPrChange w:id="199" w:author="Bahar Toto" w:date="2026-06-12T15:24:00Z" w16du:dateUtc="2026-06-12T14:24:00Z">
            <w:rPr>
              <w:rStyle w:val="Hyperlink"/>
              <w:color w:val="auto"/>
            </w:rPr>
          </w:rPrChange>
        </w:rPr>
        <w:t xml:space="preserve"> Advisory Opinion No. 2023-016</w:t>
      </w:r>
      <w:r w:rsidRPr="00467730">
        <w:rPr>
          <w:rStyle w:val="Hyperlink"/>
          <w:color w:val="auto"/>
          <w:u w:val="none"/>
          <w:rPrChange w:id="200" w:author="Bahar Toto" w:date="2026-06-12T15:24:00Z" w16du:dateUtc="2026-06-12T14:24:00Z">
            <w:rPr>
              <w:rStyle w:val="Hyperlink"/>
              <w:color w:val="auto"/>
            </w:rPr>
          </w:rPrChange>
        </w:rPr>
        <w:t xml:space="preserve">: </w:t>
      </w:r>
      <w:r w:rsidR="001D61BA" w:rsidRPr="00467730">
        <w:rPr>
          <w:rStyle w:val="Hyperlink"/>
          <w:color w:val="auto"/>
          <w:u w:val="none"/>
          <w:rPrChange w:id="201" w:author="Bahar Toto" w:date="2026-06-12T15:24:00Z" w16du:dateUtc="2026-06-12T14:24:00Z">
            <w:rPr>
              <w:rStyle w:val="Hyperlink"/>
              <w:color w:val="auto"/>
            </w:rPr>
          </w:rPrChange>
        </w:rPr>
        <w:t>Applicability of Soft Opt-In Approach in the Philippines</w:t>
      </w:r>
      <w:r w:rsidRPr="00467730">
        <w:fldChar w:fldCharType="end"/>
      </w:r>
      <w:r w:rsidR="001D61BA" w:rsidRPr="00467730">
        <w:t xml:space="preserve"> </w:t>
      </w:r>
      <w:ins w:id="202" w:author="Bahar Toto" w:date="2026-06-12T13:40:00Z" w16du:dateUtc="2026-06-12T12:40:00Z">
        <w:r w:rsidR="00A27248" w:rsidRPr="00467730">
          <w:t xml:space="preserve">(Advisory Opinion No. 2023-016) </w:t>
        </w:r>
      </w:ins>
      <w:r w:rsidR="0061477F" w:rsidRPr="00467730">
        <w:t xml:space="preserve">– </w:t>
      </w:r>
      <w:del w:id="203" w:author="Bahar Toto" w:date="2026-06-12T15:26:00Z" w16du:dateUtc="2026-06-12T14:26:00Z">
        <w:r w:rsidR="0061477F" w:rsidRPr="00467730" w:rsidDel="00F155AA">
          <w:delText xml:space="preserve">This </w:delText>
        </w:r>
        <w:r w:rsidRPr="00467730" w:rsidDel="00F155AA">
          <w:delText>a</w:delText>
        </w:r>
        <w:r w:rsidR="0061477F" w:rsidRPr="00467730" w:rsidDel="00F155AA">
          <w:delText xml:space="preserve">dvisory </w:delText>
        </w:r>
        <w:r w:rsidRPr="00467730" w:rsidDel="00F155AA">
          <w:delText>o</w:delText>
        </w:r>
        <w:r w:rsidR="0061477F" w:rsidRPr="00467730" w:rsidDel="00F155AA">
          <w:delText>pinion</w:delText>
        </w:r>
      </w:del>
      <w:ins w:id="204" w:author="Bahar Toto" w:date="2026-06-12T15:26:00Z" w16du:dateUtc="2026-06-12T14:26:00Z">
        <w:r w:rsidR="00F155AA">
          <w:t xml:space="preserve">The </w:t>
        </w:r>
        <w:r w:rsidR="00F155AA" w:rsidRPr="00467730">
          <w:t>Advisory Opinion No. 2023-016</w:t>
        </w:r>
      </w:ins>
      <w:r w:rsidR="0061477F" w:rsidRPr="00467730">
        <w:t xml:space="preserve"> </w:t>
      </w:r>
      <w:r w:rsidR="00B451F0" w:rsidRPr="00467730">
        <w:t xml:space="preserve">dictates that the </w:t>
      </w:r>
      <w:del w:id="205" w:author="Bahar Toto" w:date="2026-06-12T15:24:00Z" w16du:dateUtc="2026-06-12T14:24:00Z">
        <w:r w:rsidR="00B451F0" w:rsidRPr="00467730" w:rsidDel="00467730">
          <w:delText>"</w:delText>
        </w:r>
      </w:del>
      <w:ins w:id="206" w:author="Bahar Toto" w:date="2026-06-12T15:24:00Z" w16du:dateUtc="2026-06-12T14:24:00Z">
        <w:r w:rsidR="00467730">
          <w:t>'</w:t>
        </w:r>
      </w:ins>
      <w:r w:rsidR="00B451F0" w:rsidRPr="00467730">
        <w:t>soft opt-in</w:t>
      </w:r>
      <w:del w:id="207" w:author="Bahar Toto" w:date="2026-06-12T15:24:00Z" w16du:dateUtc="2026-06-12T14:24:00Z">
        <w:r w:rsidR="00B451F0" w:rsidRPr="00467730" w:rsidDel="00467730">
          <w:delText>"</w:delText>
        </w:r>
      </w:del>
      <w:ins w:id="208" w:author="Bahar Toto" w:date="2026-06-12T15:24:00Z" w16du:dateUtc="2026-06-12T14:24:00Z">
        <w:r w:rsidR="00467730">
          <w:t>'</w:t>
        </w:r>
      </w:ins>
      <w:r w:rsidR="00B451F0" w:rsidRPr="00467730">
        <w:t xml:space="preserve"> approach does not apply to processing in the Philippines and discusses consent and legitimate interest as bases for lawful processing in marketing communications. </w:t>
      </w:r>
    </w:p>
    <w:p w14:paraId="491A9733" w14:textId="77777777" w:rsidR="009D33EC" w:rsidRPr="00467730" w:rsidRDefault="009D33EC" w:rsidP="00CB59BA">
      <w:pPr>
        <w:pStyle w:val="ListParagraph"/>
        <w:spacing w:after="0" w:line="240" w:lineRule="auto"/>
      </w:pPr>
    </w:p>
    <w:p w14:paraId="261EC61E" w14:textId="762C8313" w:rsidR="009D33EC" w:rsidRPr="00467730" w:rsidRDefault="00CB59BA" w:rsidP="00CB59BA">
      <w:pPr>
        <w:pStyle w:val="ListParagraph"/>
        <w:numPr>
          <w:ilvl w:val="0"/>
          <w:numId w:val="12"/>
        </w:numPr>
        <w:spacing w:after="0" w:line="240" w:lineRule="auto"/>
        <w:jc w:val="both"/>
      </w:pPr>
      <w:r w:rsidRPr="00467730">
        <w:fldChar w:fldCharType="begin"/>
      </w:r>
      <w:r w:rsidRPr="00467730">
        <w:instrText>HYPERLINK "https://privacy.gov.ph/wp-content/uploads/2020/11/Redacted-Advisory-Opinion-No.-2020-041.pdf"</w:instrText>
      </w:r>
      <w:r w:rsidRPr="00467730">
        <w:fldChar w:fldCharType="separate"/>
      </w:r>
      <w:r w:rsidRPr="00467730">
        <w:rPr>
          <w:rStyle w:val="Hyperlink"/>
          <w:color w:val="auto"/>
          <w:u w:val="none"/>
          <w:rPrChange w:id="209" w:author="Bahar Toto" w:date="2026-06-12T15:24:00Z" w16du:dateUtc="2026-06-12T14:24:00Z">
            <w:rPr>
              <w:rStyle w:val="Hyperlink"/>
              <w:color w:val="auto"/>
            </w:rPr>
          </w:rPrChange>
        </w:rPr>
        <w:t>NPC</w:t>
      </w:r>
      <w:r w:rsidR="001D61BA" w:rsidRPr="00467730">
        <w:rPr>
          <w:rStyle w:val="Hyperlink"/>
          <w:color w:val="auto"/>
          <w:u w:val="none"/>
          <w:rPrChange w:id="210" w:author="Bahar Toto" w:date="2026-06-12T15:24:00Z" w16du:dateUtc="2026-06-12T14:24:00Z">
            <w:rPr>
              <w:rStyle w:val="Hyperlink"/>
              <w:color w:val="auto"/>
            </w:rPr>
          </w:rPrChange>
        </w:rPr>
        <w:t xml:space="preserve"> Advisory Opinion No. 2020-041</w:t>
      </w:r>
      <w:r w:rsidRPr="00467730">
        <w:rPr>
          <w:rStyle w:val="Hyperlink"/>
          <w:color w:val="auto"/>
          <w:u w:val="none"/>
          <w:rPrChange w:id="211" w:author="Bahar Toto" w:date="2026-06-12T15:24:00Z" w16du:dateUtc="2026-06-12T14:24:00Z">
            <w:rPr>
              <w:rStyle w:val="Hyperlink"/>
              <w:color w:val="auto"/>
            </w:rPr>
          </w:rPrChange>
        </w:rPr>
        <w:t xml:space="preserve">: </w:t>
      </w:r>
      <w:r w:rsidR="001D61BA" w:rsidRPr="00467730">
        <w:rPr>
          <w:rStyle w:val="Hyperlink"/>
          <w:color w:val="auto"/>
          <w:u w:val="none"/>
          <w:rPrChange w:id="212" w:author="Bahar Toto" w:date="2026-06-12T15:24:00Z" w16du:dateUtc="2026-06-12T14:24:00Z">
            <w:rPr>
              <w:rStyle w:val="Hyperlink"/>
              <w:color w:val="auto"/>
            </w:rPr>
          </w:rPrChange>
        </w:rPr>
        <w:t>Legality of Spamming and Its Effects on Data Privacy</w:t>
      </w:r>
      <w:r w:rsidRPr="00467730">
        <w:fldChar w:fldCharType="end"/>
      </w:r>
      <w:r w:rsidR="00B451F0" w:rsidRPr="00467730">
        <w:t xml:space="preserve"> </w:t>
      </w:r>
      <w:ins w:id="213" w:author="Bahar Toto" w:date="2026-06-12T13:41:00Z" w16du:dateUtc="2026-06-12T12:41:00Z">
        <w:r w:rsidR="00A27248" w:rsidRPr="00467730">
          <w:t xml:space="preserve">(Advisory Opinion No. 2020-041) </w:t>
        </w:r>
      </w:ins>
      <w:r w:rsidR="00B451F0" w:rsidRPr="00467730">
        <w:t xml:space="preserve">– </w:t>
      </w:r>
      <w:ins w:id="214" w:author="Bahar Toto" w:date="2026-06-12T15:26:00Z" w16du:dateUtc="2026-06-12T14:26:00Z">
        <w:r w:rsidR="00F155AA">
          <w:t xml:space="preserve">The </w:t>
        </w:r>
      </w:ins>
      <w:ins w:id="215" w:author="Bahar Toto" w:date="2026-06-12T13:41:00Z" w16du:dateUtc="2026-06-12T12:41:00Z">
        <w:r w:rsidR="00A27248" w:rsidRPr="00467730">
          <w:t>Advisory Opinion No. 2020-041</w:t>
        </w:r>
      </w:ins>
      <w:del w:id="216" w:author="Bahar Toto" w:date="2026-06-12T13:41:00Z" w16du:dateUtc="2026-06-12T12:41:00Z">
        <w:r w:rsidR="00B451F0" w:rsidRPr="00467730" w:rsidDel="00A27248">
          <w:delText xml:space="preserve">This </w:delText>
        </w:r>
        <w:r w:rsidRPr="00467730" w:rsidDel="00A27248">
          <w:delText>a</w:delText>
        </w:r>
        <w:r w:rsidR="00B451F0" w:rsidRPr="00467730" w:rsidDel="00A27248">
          <w:delText xml:space="preserve">dvisory </w:delText>
        </w:r>
        <w:r w:rsidRPr="00467730" w:rsidDel="00A27248">
          <w:delText>o</w:delText>
        </w:r>
        <w:r w:rsidR="00B451F0" w:rsidRPr="00467730" w:rsidDel="00A27248">
          <w:delText xml:space="preserve">pinion </w:delText>
        </w:r>
      </w:del>
      <w:r w:rsidR="00542780" w:rsidRPr="00467730">
        <w:t xml:space="preserve">affirms the </w:t>
      </w:r>
      <w:ins w:id="217" w:author="Bahar Toto" w:date="2026-06-12T15:15:00Z" w16du:dateUtc="2026-06-12T14:15:00Z">
        <w:r w:rsidR="007E0497" w:rsidRPr="00467730">
          <w:fldChar w:fldCharType="begin"/>
        </w:r>
        <w:r w:rsidR="007E0497" w:rsidRPr="00467730">
          <w:instrText>HYPERLINK "https://sc.judiciary.gov.ph/"</w:instrText>
        </w:r>
        <w:r w:rsidR="007E0497" w:rsidRPr="00467730">
          <w:fldChar w:fldCharType="separate"/>
        </w:r>
        <w:r w:rsidR="00542780" w:rsidRPr="00467730">
          <w:rPr>
            <w:rStyle w:val="Hyperlink"/>
            <w:u w:val="none"/>
            <w:rPrChange w:id="218" w:author="Bahar Toto" w:date="2026-06-12T15:24:00Z" w16du:dateUtc="2026-06-12T14:24:00Z">
              <w:rPr>
                <w:rStyle w:val="Hyperlink"/>
              </w:rPr>
            </w:rPrChange>
          </w:rPr>
          <w:t>Philippine Supreme Court's</w:t>
        </w:r>
        <w:r w:rsidR="007E0497" w:rsidRPr="00467730">
          <w:fldChar w:fldCharType="end"/>
        </w:r>
      </w:ins>
      <w:r w:rsidR="00542780" w:rsidRPr="00467730">
        <w:t xml:space="preserve"> declaration in </w:t>
      </w:r>
      <w:ins w:id="219" w:author="Bahar Toto" w:date="2026-06-12T15:16:00Z" w16du:dateUtc="2026-06-12T14:16:00Z">
        <w:r w:rsidR="00D17867" w:rsidRPr="00467730">
          <w:rPr>
            <w:i/>
            <w:iCs/>
          </w:rPr>
          <w:fldChar w:fldCharType="begin"/>
        </w:r>
        <w:r w:rsidR="00D17867" w:rsidRPr="00467730">
          <w:rPr>
            <w:i/>
            <w:iCs/>
          </w:rPr>
          <w:instrText>HYPERLINK "https://elibrary.judiciary.gov.ph/thebookshelf/showdocs/1/56650"</w:instrText>
        </w:r>
        <w:r w:rsidR="00D17867" w:rsidRPr="00467730">
          <w:rPr>
            <w:i/>
            <w:iCs/>
          </w:rPr>
        </w:r>
        <w:r w:rsidR="00D17867" w:rsidRPr="00467730">
          <w:rPr>
            <w:i/>
            <w:iCs/>
          </w:rPr>
          <w:fldChar w:fldCharType="separate"/>
        </w:r>
        <w:proofErr w:type="spellStart"/>
        <w:r w:rsidR="00542780" w:rsidRPr="00467730">
          <w:rPr>
            <w:rStyle w:val="Hyperlink"/>
            <w:i/>
            <w:iCs/>
            <w:u w:val="none"/>
            <w:rPrChange w:id="220" w:author="Bahar Toto" w:date="2026-06-12T15:24:00Z" w16du:dateUtc="2026-06-12T14:24:00Z">
              <w:rPr>
                <w:rStyle w:val="Hyperlink"/>
                <w:i/>
                <w:iCs/>
              </w:rPr>
            </w:rPrChange>
          </w:rPr>
          <w:t>Disini</w:t>
        </w:r>
        <w:proofErr w:type="spellEnd"/>
        <w:r w:rsidR="00542780" w:rsidRPr="00467730">
          <w:rPr>
            <w:rStyle w:val="Hyperlink"/>
            <w:i/>
            <w:iCs/>
            <w:u w:val="none"/>
            <w:rPrChange w:id="221" w:author="Bahar Toto" w:date="2026-06-12T15:24:00Z" w16du:dateUtc="2026-06-12T14:24:00Z">
              <w:rPr>
                <w:rStyle w:val="Hyperlink"/>
                <w:i/>
                <w:iCs/>
              </w:rPr>
            </w:rPrChange>
          </w:rPr>
          <w:t xml:space="preserve"> v. Secretary of Justice</w:t>
        </w:r>
        <w:r w:rsidR="00542780" w:rsidRPr="00467730">
          <w:rPr>
            <w:rStyle w:val="Hyperlink"/>
            <w:u w:val="none"/>
            <w:rPrChange w:id="222" w:author="Bahar Toto" w:date="2026-06-12T15:24:00Z" w16du:dateUtc="2026-06-12T14:24:00Z">
              <w:rPr>
                <w:rStyle w:val="Hyperlink"/>
              </w:rPr>
            </w:rPrChange>
          </w:rPr>
          <w:t xml:space="preserve"> (G.R. No. 203335, 18 February 2014</w:t>
        </w:r>
        <w:r w:rsidR="00D17867" w:rsidRPr="00467730">
          <w:rPr>
            <w:i/>
            <w:iCs/>
          </w:rPr>
          <w:fldChar w:fldCharType="end"/>
        </w:r>
      </w:ins>
      <w:r w:rsidR="00542780" w:rsidRPr="00467730">
        <w:t>)</w:t>
      </w:r>
      <w:r w:rsidR="00542780" w:rsidRPr="00467730">
        <w:rPr>
          <w:i/>
          <w:iCs/>
        </w:rPr>
        <w:t xml:space="preserve"> </w:t>
      </w:r>
      <w:r w:rsidR="00B451F0" w:rsidRPr="00467730">
        <w:t xml:space="preserve">that </w:t>
      </w:r>
      <w:ins w:id="223" w:author="Bahar Toto" w:date="2026-06-12T15:17:00Z" w16du:dateUtc="2026-06-12T14:17:00Z">
        <w:r w:rsidR="00B43D15" w:rsidRPr="00467730">
          <w:t>'</w:t>
        </w:r>
      </w:ins>
      <w:del w:id="224" w:author="Bahar Toto" w:date="2026-06-12T15:17:00Z" w16du:dateUtc="2026-06-12T14:17:00Z">
        <w:r w:rsidR="00B451F0" w:rsidRPr="00467730" w:rsidDel="00B43D15">
          <w:delText>"</w:delText>
        </w:r>
      </w:del>
      <w:r w:rsidR="00B451F0" w:rsidRPr="00467730">
        <w:t>spamming,</w:t>
      </w:r>
      <w:ins w:id="225" w:author="Bahar Toto" w:date="2026-06-12T15:17:00Z" w16du:dateUtc="2026-06-12T14:17:00Z">
        <w:r w:rsidR="00A93A06" w:rsidRPr="00467730">
          <w:t>'</w:t>
        </w:r>
      </w:ins>
      <w:del w:id="226" w:author="Bahar Toto" w:date="2026-06-12T15:17:00Z" w16du:dateUtc="2026-06-12T14:17:00Z">
        <w:r w:rsidR="00B451F0" w:rsidRPr="00467730" w:rsidDel="00A93A06">
          <w:delText>"</w:delText>
        </w:r>
      </w:del>
      <w:r w:rsidR="00B451F0" w:rsidRPr="00467730">
        <w:t xml:space="preserve"> or unsolicited commercial communication, is a legitimate form of expression</w:t>
      </w:r>
      <w:r w:rsidR="00D63BAE" w:rsidRPr="00467730">
        <w:t xml:space="preserve">. The </w:t>
      </w:r>
      <w:r w:rsidRPr="00467730">
        <w:t>a</w:t>
      </w:r>
      <w:r w:rsidR="00D63BAE" w:rsidRPr="00467730">
        <w:t xml:space="preserve">dvisory </w:t>
      </w:r>
      <w:r w:rsidRPr="00467730">
        <w:t>o</w:t>
      </w:r>
      <w:r w:rsidR="00D63BAE" w:rsidRPr="00467730">
        <w:t xml:space="preserve">pinion further clarifies that the </w:t>
      </w:r>
      <w:r w:rsidRPr="00467730">
        <w:t>p</w:t>
      </w:r>
      <w:r w:rsidR="00B451F0" w:rsidRPr="00467730">
        <w:t xml:space="preserve">ersonal </w:t>
      </w:r>
      <w:r w:rsidRPr="00467730">
        <w:t>i</w:t>
      </w:r>
      <w:r w:rsidR="00B451F0" w:rsidRPr="00467730">
        <w:t xml:space="preserve">nformation </w:t>
      </w:r>
      <w:r w:rsidRPr="00467730">
        <w:t>c</w:t>
      </w:r>
      <w:r w:rsidR="00B451F0" w:rsidRPr="00467730">
        <w:t xml:space="preserve">ontroller </w:t>
      </w:r>
      <w:r w:rsidRPr="00467730">
        <w:t xml:space="preserve">(PIC) </w:t>
      </w:r>
      <w:r w:rsidR="00D63BAE" w:rsidRPr="00467730">
        <w:t xml:space="preserve">must be </w:t>
      </w:r>
      <w:r w:rsidR="00B451F0" w:rsidRPr="00467730">
        <w:t xml:space="preserve">mindful of privacy principles in </w:t>
      </w:r>
      <w:r w:rsidR="003842B3" w:rsidRPr="00467730">
        <w:t xml:space="preserve">sending out these forms of communication. </w:t>
      </w:r>
    </w:p>
    <w:p w14:paraId="05A33608" w14:textId="77777777" w:rsidR="009D33EC" w:rsidRPr="00467730" w:rsidRDefault="009D33EC" w:rsidP="00CB59BA">
      <w:pPr>
        <w:pStyle w:val="ListParagraph"/>
        <w:spacing w:after="0" w:line="240" w:lineRule="auto"/>
      </w:pPr>
    </w:p>
    <w:p w14:paraId="414218B6" w14:textId="36C84171" w:rsidR="009D33EC" w:rsidRPr="00467730" w:rsidRDefault="00CB59BA" w:rsidP="00CB59BA">
      <w:pPr>
        <w:pStyle w:val="ListParagraph"/>
        <w:numPr>
          <w:ilvl w:val="0"/>
          <w:numId w:val="12"/>
        </w:numPr>
        <w:spacing w:after="0" w:line="240" w:lineRule="auto"/>
        <w:jc w:val="both"/>
      </w:pPr>
      <w:r w:rsidRPr="00467730">
        <w:fldChar w:fldCharType="begin"/>
      </w:r>
      <w:r w:rsidRPr="00467730">
        <w:instrText>HYPERLINK "https://privacy.gov.ph/wp-content/uploads/2022/08/AONo_2018-050.pdf"</w:instrText>
      </w:r>
      <w:r w:rsidRPr="00467730">
        <w:fldChar w:fldCharType="separate"/>
      </w:r>
      <w:r w:rsidRPr="00467730">
        <w:rPr>
          <w:rStyle w:val="Hyperlink"/>
          <w:color w:val="auto"/>
          <w:u w:val="none"/>
          <w:rPrChange w:id="227" w:author="Bahar Toto" w:date="2026-06-12T15:24:00Z" w16du:dateUtc="2026-06-12T14:24:00Z">
            <w:rPr>
              <w:rStyle w:val="Hyperlink"/>
              <w:color w:val="auto"/>
            </w:rPr>
          </w:rPrChange>
        </w:rPr>
        <w:t>NPC</w:t>
      </w:r>
      <w:r w:rsidR="00DD6C69" w:rsidRPr="00467730">
        <w:rPr>
          <w:rStyle w:val="Hyperlink"/>
          <w:color w:val="auto"/>
          <w:u w:val="none"/>
          <w:rPrChange w:id="228" w:author="Bahar Toto" w:date="2026-06-12T15:24:00Z" w16du:dateUtc="2026-06-12T14:24:00Z">
            <w:rPr>
              <w:rStyle w:val="Hyperlink"/>
              <w:color w:val="auto"/>
            </w:rPr>
          </w:rPrChange>
        </w:rPr>
        <w:t xml:space="preserve"> Advisory Opinion No. 2018-050</w:t>
      </w:r>
      <w:r w:rsidRPr="00467730">
        <w:rPr>
          <w:rStyle w:val="Hyperlink"/>
          <w:color w:val="auto"/>
          <w:u w:val="none"/>
          <w:rPrChange w:id="229" w:author="Bahar Toto" w:date="2026-06-12T15:24:00Z" w16du:dateUtc="2026-06-12T14:24:00Z">
            <w:rPr>
              <w:rStyle w:val="Hyperlink"/>
              <w:color w:val="auto"/>
            </w:rPr>
          </w:rPrChange>
        </w:rPr>
        <w:t xml:space="preserve">: </w:t>
      </w:r>
      <w:r w:rsidR="001D61BA" w:rsidRPr="00467730">
        <w:rPr>
          <w:rStyle w:val="Hyperlink"/>
          <w:color w:val="auto"/>
          <w:u w:val="none"/>
          <w:rPrChange w:id="230" w:author="Bahar Toto" w:date="2026-06-12T15:24:00Z" w16du:dateUtc="2026-06-12T14:24:00Z">
            <w:rPr>
              <w:rStyle w:val="Hyperlink"/>
              <w:color w:val="auto"/>
            </w:rPr>
          </w:rPrChange>
        </w:rPr>
        <w:t>Cold Calls and Emails</w:t>
      </w:r>
      <w:r w:rsidRPr="00467730">
        <w:fldChar w:fldCharType="end"/>
      </w:r>
      <w:r w:rsidR="001D61BA" w:rsidRPr="00467730">
        <w:t xml:space="preserve"> </w:t>
      </w:r>
      <w:ins w:id="231" w:author="Bahar Toto" w:date="2026-06-12T15:17:00Z" w16du:dateUtc="2026-06-12T14:17:00Z">
        <w:r w:rsidR="00A93A06" w:rsidRPr="00467730">
          <w:t xml:space="preserve">(Advisory Opinion No. 2018-050) </w:t>
        </w:r>
      </w:ins>
      <w:r w:rsidR="00354246" w:rsidRPr="00467730">
        <w:t xml:space="preserve">– </w:t>
      </w:r>
      <w:ins w:id="232" w:author="Bahar Toto" w:date="2026-06-12T15:26:00Z" w16du:dateUtc="2026-06-12T14:26:00Z">
        <w:r w:rsidR="00F155AA">
          <w:t xml:space="preserve">The </w:t>
        </w:r>
      </w:ins>
      <w:ins w:id="233" w:author="Bahar Toto" w:date="2026-06-12T15:17:00Z" w16du:dateUtc="2026-06-12T14:17:00Z">
        <w:r w:rsidR="00A93A06" w:rsidRPr="00467730">
          <w:t xml:space="preserve">Advisory Opinion No. 2018-050 </w:t>
        </w:r>
      </w:ins>
      <w:del w:id="234" w:author="Bahar Toto" w:date="2026-06-12T15:17:00Z" w16du:dateUtc="2026-06-12T14:17:00Z">
        <w:r w:rsidR="00354246" w:rsidRPr="00467730" w:rsidDel="00A93A06">
          <w:delText xml:space="preserve">This </w:delText>
        </w:r>
        <w:r w:rsidRPr="00467730" w:rsidDel="00A93A06">
          <w:delText>a</w:delText>
        </w:r>
        <w:r w:rsidR="00354246" w:rsidRPr="00467730" w:rsidDel="00A93A06">
          <w:delText xml:space="preserve">dvisory </w:delText>
        </w:r>
      </w:del>
      <w:del w:id="235" w:author="Bahar Toto" w:date="2026-06-12T15:19:00Z" w16du:dateUtc="2026-06-12T14:19:00Z">
        <w:r w:rsidRPr="00467730" w:rsidDel="00A93A06">
          <w:delText>o</w:delText>
        </w:r>
        <w:r w:rsidR="00354246" w:rsidRPr="00467730" w:rsidDel="00A93A06">
          <w:delText xml:space="preserve">pinion </w:delText>
        </w:r>
      </w:del>
      <w:r w:rsidR="00354246" w:rsidRPr="00467730">
        <w:t xml:space="preserve">provides guidance on obligations of </w:t>
      </w:r>
      <w:r w:rsidRPr="00467730">
        <w:t>PICs</w:t>
      </w:r>
      <w:r w:rsidR="00354246" w:rsidRPr="00467730">
        <w:t xml:space="preserve"> when making cold calls and emails and provides</w:t>
      </w:r>
      <w:r w:rsidR="003842B3" w:rsidRPr="00467730">
        <w:t xml:space="preserve"> further</w:t>
      </w:r>
      <w:r w:rsidR="00354246" w:rsidRPr="00467730">
        <w:t xml:space="preserve"> guidance on when legitimate interest may be used as a legal basis for processing. </w:t>
      </w:r>
    </w:p>
    <w:p w14:paraId="1FBAC2C1" w14:textId="77777777" w:rsidR="009D33EC" w:rsidRPr="00467730" w:rsidRDefault="009D33EC" w:rsidP="00CB59BA">
      <w:pPr>
        <w:pStyle w:val="ListParagraph"/>
        <w:spacing w:after="0" w:line="240" w:lineRule="auto"/>
      </w:pPr>
    </w:p>
    <w:p w14:paraId="6C3575F4" w14:textId="4E5D093A" w:rsidR="009D33EC" w:rsidRPr="00467730" w:rsidRDefault="00CB59BA" w:rsidP="00CB59BA">
      <w:pPr>
        <w:pStyle w:val="ListParagraph"/>
        <w:numPr>
          <w:ilvl w:val="0"/>
          <w:numId w:val="12"/>
        </w:numPr>
        <w:spacing w:after="0" w:line="240" w:lineRule="auto"/>
        <w:jc w:val="both"/>
      </w:pPr>
      <w:r w:rsidRPr="00467730">
        <w:fldChar w:fldCharType="begin"/>
      </w:r>
      <w:r w:rsidRPr="00467730">
        <w:instrText>HYPERLINK "https://privacy.gov.ph/wp-content/uploads/2022/01/NPC_AdvisoryOpinionNo._2017-018.pdf"</w:instrText>
      </w:r>
      <w:r w:rsidRPr="00467730">
        <w:fldChar w:fldCharType="separate"/>
      </w:r>
      <w:r w:rsidRPr="00467730">
        <w:rPr>
          <w:rStyle w:val="Hyperlink"/>
          <w:color w:val="auto"/>
          <w:u w:val="none"/>
          <w:rPrChange w:id="236" w:author="Bahar Toto" w:date="2026-06-12T15:24:00Z" w16du:dateUtc="2026-06-12T14:24:00Z">
            <w:rPr>
              <w:rStyle w:val="Hyperlink"/>
              <w:color w:val="auto"/>
            </w:rPr>
          </w:rPrChange>
        </w:rPr>
        <w:t>NPC</w:t>
      </w:r>
      <w:r w:rsidR="00354246" w:rsidRPr="00467730">
        <w:rPr>
          <w:rStyle w:val="Hyperlink"/>
          <w:color w:val="auto"/>
          <w:u w:val="none"/>
          <w:rPrChange w:id="237" w:author="Bahar Toto" w:date="2026-06-12T15:24:00Z" w16du:dateUtc="2026-06-12T14:24:00Z">
            <w:rPr>
              <w:rStyle w:val="Hyperlink"/>
              <w:color w:val="auto"/>
            </w:rPr>
          </w:rPrChange>
        </w:rPr>
        <w:t xml:space="preserve"> </w:t>
      </w:r>
      <w:del w:id="238" w:author="Bahar Toto" w:date="2026-06-12T15:18:00Z" w16du:dateUtc="2026-06-12T14:18:00Z">
        <w:r w:rsidR="00354246" w:rsidRPr="00467730" w:rsidDel="00A93A06">
          <w:rPr>
            <w:rStyle w:val="Hyperlink"/>
            <w:color w:val="auto"/>
            <w:u w:val="none"/>
            <w:rPrChange w:id="239" w:author="Bahar Toto" w:date="2026-06-12T15:24:00Z" w16du:dateUtc="2026-06-12T14:24:00Z">
              <w:rPr>
                <w:rStyle w:val="Hyperlink"/>
                <w:color w:val="auto"/>
              </w:rPr>
            </w:rPrChange>
          </w:rPr>
          <w:delText>Advisory</w:delText>
        </w:r>
        <w:r w:rsidR="001D61BA" w:rsidRPr="00467730" w:rsidDel="00A93A06">
          <w:rPr>
            <w:rStyle w:val="Hyperlink"/>
            <w:color w:val="auto"/>
            <w:u w:val="none"/>
            <w:rPrChange w:id="240" w:author="Bahar Toto" w:date="2026-06-12T15:24:00Z" w16du:dateUtc="2026-06-12T14:24:00Z">
              <w:rPr>
                <w:rStyle w:val="Hyperlink"/>
                <w:color w:val="auto"/>
              </w:rPr>
            </w:rPrChange>
          </w:rPr>
          <w:delText xml:space="preserve"> Opinion No. 2017-018</w:delText>
        </w:r>
      </w:del>
      <w:r w:rsidR="001D61BA" w:rsidRPr="00467730">
        <w:rPr>
          <w:rStyle w:val="Hyperlink"/>
          <w:color w:val="auto"/>
          <w:u w:val="none"/>
          <w:rPrChange w:id="241" w:author="Bahar Toto" w:date="2026-06-12T15:24:00Z" w16du:dateUtc="2026-06-12T14:24:00Z">
            <w:rPr>
              <w:rStyle w:val="Hyperlink"/>
              <w:color w:val="auto"/>
            </w:rPr>
          </w:rPrChange>
        </w:rPr>
        <w:t xml:space="preserve"> on IRR of the Data</w:t>
      </w:r>
      <w:r w:rsidR="00354246" w:rsidRPr="00467730">
        <w:rPr>
          <w:rStyle w:val="Hyperlink"/>
          <w:color w:val="auto"/>
          <w:u w:val="none"/>
          <w:rPrChange w:id="242" w:author="Bahar Toto" w:date="2026-06-12T15:24:00Z" w16du:dateUtc="2026-06-12T14:24:00Z">
            <w:rPr>
              <w:rStyle w:val="Hyperlink"/>
              <w:color w:val="auto"/>
            </w:rPr>
          </w:rPrChange>
        </w:rPr>
        <w:t xml:space="preserve"> </w:t>
      </w:r>
      <w:r w:rsidR="001D61BA" w:rsidRPr="00467730">
        <w:rPr>
          <w:rStyle w:val="Hyperlink"/>
          <w:color w:val="auto"/>
          <w:u w:val="none"/>
          <w:rPrChange w:id="243" w:author="Bahar Toto" w:date="2026-06-12T15:24:00Z" w16du:dateUtc="2026-06-12T14:24:00Z">
            <w:rPr>
              <w:rStyle w:val="Hyperlink"/>
              <w:color w:val="auto"/>
            </w:rPr>
          </w:rPrChange>
        </w:rPr>
        <w:t>Privacy Act</w:t>
      </w:r>
      <w:r w:rsidR="00354246" w:rsidRPr="00467730">
        <w:rPr>
          <w:rStyle w:val="Hyperlink"/>
          <w:color w:val="auto"/>
          <w:u w:val="none"/>
          <w:rPrChange w:id="244" w:author="Bahar Toto" w:date="2026-06-12T15:24:00Z" w16du:dateUtc="2026-06-12T14:24:00Z">
            <w:rPr>
              <w:rStyle w:val="Hyperlink"/>
              <w:color w:val="auto"/>
            </w:rPr>
          </w:rPrChange>
        </w:rPr>
        <w:t xml:space="preserve"> </w:t>
      </w:r>
      <w:del w:id="245" w:author="Bahar Toto" w:date="2026-06-12T15:18:00Z" w16du:dateUtc="2026-06-12T14:18:00Z">
        <w:r w:rsidR="00354246" w:rsidRPr="00467730" w:rsidDel="00A93A06">
          <w:rPr>
            <w:rStyle w:val="Hyperlink"/>
            <w:color w:val="auto"/>
            <w:u w:val="none"/>
            <w:rPrChange w:id="246" w:author="Bahar Toto" w:date="2026-06-12T15:24:00Z" w16du:dateUtc="2026-06-12T14:24:00Z">
              <w:rPr>
                <w:rStyle w:val="Hyperlink"/>
                <w:color w:val="auto"/>
              </w:rPr>
            </w:rPrChange>
          </w:rPr>
          <w:delText>–</w:delText>
        </w:r>
      </w:del>
      <w:r w:rsidRPr="00467730">
        <w:fldChar w:fldCharType="end"/>
      </w:r>
      <w:del w:id="247" w:author="Bahar Toto" w:date="2026-06-12T15:18:00Z" w16du:dateUtc="2026-06-12T14:18:00Z">
        <w:r w:rsidR="00354246" w:rsidRPr="00467730" w:rsidDel="00A93A06">
          <w:delText xml:space="preserve"> </w:delText>
        </w:r>
      </w:del>
      <w:ins w:id="248" w:author="Bahar Toto" w:date="2026-06-12T15:18:00Z" w16du:dateUtc="2026-06-12T14:18:00Z">
        <w:r w:rsidR="00A93A06" w:rsidRPr="00467730">
          <w:t xml:space="preserve">(Advisory Opinion No. 2017-018) </w:t>
        </w:r>
      </w:ins>
      <w:ins w:id="249" w:author="Bahar Toto" w:date="2026-06-12T15:26:00Z" w16du:dateUtc="2026-06-12T14:26:00Z">
        <w:r w:rsidR="00F155AA">
          <w:t>–</w:t>
        </w:r>
      </w:ins>
      <w:ins w:id="250" w:author="Bahar Toto" w:date="2026-06-12T15:18:00Z" w16du:dateUtc="2026-06-12T14:18:00Z">
        <w:r w:rsidR="00A93A06" w:rsidRPr="00467730">
          <w:t xml:space="preserve"> </w:t>
        </w:r>
      </w:ins>
      <w:ins w:id="251" w:author="Bahar Toto" w:date="2026-06-12T15:26:00Z" w16du:dateUtc="2026-06-12T14:26:00Z">
        <w:r w:rsidR="00F155AA">
          <w:t xml:space="preserve">The </w:t>
        </w:r>
      </w:ins>
      <w:ins w:id="252" w:author="Bahar Toto" w:date="2026-06-12T15:18:00Z" w16du:dateUtc="2026-06-12T14:18:00Z">
        <w:r w:rsidR="00A93A06" w:rsidRPr="00467730">
          <w:t>Advisory Opinion No. 2017-018</w:t>
        </w:r>
      </w:ins>
      <w:del w:id="253" w:author="Bahar Toto" w:date="2026-06-12T15:18:00Z" w16du:dateUtc="2026-06-12T14:18:00Z">
        <w:r w:rsidR="00354246" w:rsidRPr="00467730" w:rsidDel="00A93A06">
          <w:delText xml:space="preserve">This </w:delText>
        </w:r>
        <w:r w:rsidRPr="00467730" w:rsidDel="00A93A06">
          <w:delText>a</w:delText>
        </w:r>
        <w:r w:rsidR="00354246" w:rsidRPr="00467730" w:rsidDel="00A93A06">
          <w:delText xml:space="preserve">dvisory </w:delText>
        </w:r>
        <w:r w:rsidRPr="00467730" w:rsidDel="00A93A06">
          <w:delText>o</w:delText>
        </w:r>
        <w:r w:rsidR="00354246" w:rsidRPr="00467730" w:rsidDel="00A93A06">
          <w:delText>pinion</w:delText>
        </w:r>
      </w:del>
      <w:r w:rsidR="00354246" w:rsidRPr="00467730">
        <w:t xml:space="preserve"> provides guidance on the definition of </w:t>
      </w:r>
      <w:del w:id="254" w:author="Bahar Toto" w:date="2026-06-12T15:19:00Z" w16du:dateUtc="2026-06-12T14:19:00Z">
        <w:r w:rsidR="00354246" w:rsidRPr="00467730" w:rsidDel="00A93A06">
          <w:delText>"</w:delText>
        </w:r>
      </w:del>
      <w:ins w:id="255" w:author="Bahar Toto" w:date="2026-06-12T15:19:00Z" w16du:dateUtc="2026-06-12T14:19:00Z">
        <w:r w:rsidR="00A93A06" w:rsidRPr="00467730">
          <w:t>'</w:t>
        </w:r>
      </w:ins>
      <w:r w:rsidR="00354246" w:rsidRPr="00467730">
        <w:t>particular individuals</w:t>
      </w:r>
      <w:del w:id="256" w:author="Bahar Toto" w:date="2026-06-12T15:19:00Z" w16du:dateUtc="2026-06-12T14:19:00Z">
        <w:r w:rsidR="00354246" w:rsidRPr="00467730" w:rsidDel="00A93A06">
          <w:delText>"</w:delText>
        </w:r>
      </w:del>
      <w:ins w:id="257" w:author="Bahar Toto" w:date="2026-06-12T15:19:00Z" w16du:dateUtc="2026-06-12T14:19:00Z">
        <w:r w:rsidR="00A93A06" w:rsidRPr="00467730">
          <w:t>'</w:t>
        </w:r>
      </w:ins>
      <w:r w:rsidR="00354246" w:rsidRPr="00467730">
        <w:t xml:space="preserve"> in relation to the definition of direct marketing under the </w:t>
      </w:r>
      <w:del w:id="258" w:author="Bahar Toto" w:date="2026-06-12T15:19:00Z" w16du:dateUtc="2026-06-12T14:19:00Z">
        <w:r w:rsidRPr="00467730" w:rsidDel="00A93A06">
          <w:delText>DPA</w:delText>
        </w:r>
      </w:del>
      <w:ins w:id="259" w:author="Bahar Toto" w:date="2026-06-12T15:19:00Z" w16du:dateUtc="2026-06-12T14:19:00Z">
        <w:r w:rsidR="00A93A06" w:rsidRPr="00467730">
          <w:t xml:space="preserve">Data </w:t>
        </w:r>
      </w:ins>
      <w:ins w:id="260" w:author="Bahar Toto" w:date="2026-06-15T14:50:00Z" w16du:dateUtc="2026-06-15T13:50:00Z">
        <w:r w:rsidR="00E92561">
          <w:rPr>
            <w:rFonts w:asciiTheme="majorHAnsi" w:hAnsiTheme="majorHAnsi"/>
          </w:rPr>
          <w:t>Privacy Act</w:t>
        </w:r>
      </w:ins>
      <w:r w:rsidRPr="00467730">
        <w:t>.</w:t>
      </w:r>
    </w:p>
    <w:p w14:paraId="59FAF7EB" w14:textId="77777777" w:rsidR="009D33EC" w:rsidRPr="00467730" w:rsidRDefault="009D33EC" w:rsidP="00CB59BA">
      <w:pPr>
        <w:pStyle w:val="ListParagraph"/>
        <w:spacing w:after="0" w:line="240" w:lineRule="auto"/>
      </w:pPr>
    </w:p>
    <w:p w14:paraId="1468079D" w14:textId="5C7A7F44" w:rsidR="009D33EC" w:rsidRPr="00467730" w:rsidRDefault="001D61BA" w:rsidP="00CB59BA">
      <w:pPr>
        <w:pStyle w:val="ListParagraph"/>
        <w:numPr>
          <w:ilvl w:val="0"/>
          <w:numId w:val="12"/>
        </w:numPr>
        <w:spacing w:after="0" w:line="240" w:lineRule="auto"/>
        <w:jc w:val="both"/>
      </w:pPr>
      <w:r w:rsidRPr="00467730">
        <w:fldChar w:fldCharType="begin"/>
      </w:r>
      <w:r w:rsidRPr="00467730">
        <w:instrText>HYPERLINK "https://www.insurance.gov.ph/lo-2018-11-applicability-of-the-insurance-premium-cap-under-ic-circular-letter-cl-no-15-2007-dated-07-august-2007-on-insurance-products-brokered-to-citibank-clients-through-telemarketing-channel/"</w:instrText>
      </w:r>
      <w:r w:rsidRPr="00467730">
        <w:fldChar w:fldCharType="separate"/>
      </w:r>
      <w:r w:rsidRPr="00467730">
        <w:rPr>
          <w:rStyle w:val="Hyperlink"/>
          <w:color w:val="auto"/>
          <w:u w:val="none"/>
          <w:rPrChange w:id="261" w:author="Bahar Toto" w:date="2026-06-12T15:24:00Z" w16du:dateUtc="2026-06-12T14:24:00Z">
            <w:rPr>
              <w:rStyle w:val="Hyperlink"/>
              <w:color w:val="auto"/>
            </w:rPr>
          </w:rPrChange>
        </w:rPr>
        <w:t>Department of Finance Insurance Commission Legal Opinion No. 2018-11 on</w:t>
      </w:r>
      <w:r w:rsidR="003842B3" w:rsidRPr="00467730">
        <w:rPr>
          <w:rStyle w:val="Hyperlink"/>
          <w:color w:val="auto"/>
          <w:u w:val="none"/>
          <w:rPrChange w:id="262" w:author="Bahar Toto" w:date="2026-06-12T15:24:00Z" w16du:dateUtc="2026-06-12T14:24:00Z">
            <w:rPr>
              <w:rStyle w:val="Hyperlink"/>
              <w:color w:val="auto"/>
            </w:rPr>
          </w:rPrChange>
        </w:rPr>
        <w:t xml:space="preserve"> the</w:t>
      </w:r>
      <w:r w:rsidRPr="00467730">
        <w:rPr>
          <w:rStyle w:val="Hyperlink"/>
          <w:color w:val="auto"/>
          <w:u w:val="none"/>
          <w:rPrChange w:id="263" w:author="Bahar Toto" w:date="2026-06-12T15:24:00Z" w16du:dateUtc="2026-06-12T14:24:00Z">
            <w:rPr>
              <w:rStyle w:val="Hyperlink"/>
              <w:color w:val="auto"/>
            </w:rPr>
          </w:rPrChange>
        </w:rPr>
        <w:t xml:space="preserve"> Applicability of the Insurance Premium Cap to Insurance Products Brokered through Telemarketing Channel</w:t>
      </w:r>
      <w:r w:rsidRPr="00467730">
        <w:fldChar w:fldCharType="end"/>
      </w:r>
      <w:r w:rsidR="00354246" w:rsidRPr="00467730">
        <w:t xml:space="preserve"> </w:t>
      </w:r>
      <w:ins w:id="264" w:author="Bahar Toto" w:date="2026-06-12T15:20:00Z" w16du:dateUtc="2026-06-12T14:20:00Z">
        <w:r w:rsidR="00A8623F" w:rsidRPr="00467730">
          <w:t>(Legal Opinion No. 2018-11)</w:t>
        </w:r>
      </w:ins>
      <w:r w:rsidR="00354246" w:rsidRPr="00467730">
        <w:t xml:space="preserve">– </w:t>
      </w:r>
      <w:del w:id="265" w:author="Bahar Toto" w:date="2026-06-12T15:20:00Z" w16du:dateUtc="2026-06-12T14:20:00Z">
        <w:r w:rsidR="00354246" w:rsidRPr="00467730" w:rsidDel="00A8623F">
          <w:delText xml:space="preserve">This </w:delText>
        </w:r>
      </w:del>
      <w:ins w:id="266" w:author="Bahar Toto" w:date="2026-06-12T15:26:00Z" w16du:dateUtc="2026-06-12T14:26:00Z">
        <w:r w:rsidR="00F155AA">
          <w:t xml:space="preserve">The </w:t>
        </w:r>
      </w:ins>
      <w:ins w:id="267" w:author="Bahar Toto" w:date="2026-06-12T15:20:00Z" w16du:dateUtc="2026-06-12T14:20:00Z">
        <w:r w:rsidR="00A8623F" w:rsidRPr="00467730">
          <w:t xml:space="preserve">Legal Opinion No. 2018-11 </w:t>
        </w:r>
      </w:ins>
      <w:del w:id="268" w:author="Bahar Toto" w:date="2026-06-12T15:20:00Z" w16du:dateUtc="2026-06-12T14:20:00Z">
        <w:r w:rsidR="00CB59BA" w:rsidRPr="00467730" w:rsidDel="00A8623F">
          <w:delText>l</w:delText>
        </w:r>
        <w:r w:rsidR="00354246" w:rsidRPr="00467730" w:rsidDel="00A8623F">
          <w:delText xml:space="preserve">egal </w:delText>
        </w:r>
        <w:r w:rsidR="00CB59BA" w:rsidRPr="00467730" w:rsidDel="00A8623F">
          <w:delText>o</w:delText>
        </w:r>
        <w:r w:rsidR="00354246" w:rsidRPr="00467730" w:rsidDel="00A8623F">
          <w:delText xml:space="preserve">pinion </w:delText>
        </w:r>
      </w:del>
      <w:r w:rsidR="00354246" w:rsidRPr="00467730">
        <w:t xml:space="preserve">clarifies that </w:t>
      </w:r>
      <w:ins w:id="269" w:author="Bahar Toto" w:date="2026-06-12T15:20:00Z" w16du:dateUtc="2026-06-12T14:20:00Z">
        <w:r w:rsidR="00A8623F" w:rsidRPr="00467730">
          <w:t xml:space="preserve">the </w:t>
        </w:r>
      </w:ins>
      <w:r w:rsidR="00354246" w:rsidRPr="00467730">
        <w:t xml:space="preserve">insurance cap does not apply to products sold via telemarketing channels under relevant laws of the </w:t>
      </w:r>
      <w:ins w:id="270" w:author="Bahar Toto" w:date="2026-06-12T15:23:00Z" w16du:dateUtc="2026-06-12T14:23:00Z">
        <w:r w:rsidR="007849A4" w:rsidRPr="00467730">
          <w:fldChar w:fldCharType="begin"/>
        </w:r>
        <w:r w:rsidR="007849A4" w:rsidRPr="00467730">
          <w:instrText>HYPERLINK "https://www.insurance.gov.ph/"</w:instrText>
        </w:r>
        <w:r w:rsidR="007849A4" w:rsidRPr="00467730">
          <w:fldChar w:fldCharType="separate"/>
        </w:r>
        <w:r w:rsidR="00354246" w:rsidRPr="00467730">
          <w:rPr>
            <w:rStyle w:val="Hyperlink"/>
            <w:u w:val="none"/>
            <w:rPrChange w:id="271" w:author="Bahar Toto" w:date="2026-06-12T15:24:00Z" w16du:dateUtc="2026-06-12T14:24:00Z">
              <w:rPr>
                <w:rStyle w:val="Hyperlink"/>
              </w:rPr>
            </w:rPrChange>
          </w:rPr>
          <w:t>Insurance Commission</w:t>
        </w:r>
        <w:r w:rsidR="007849A4" w:rsidRPr="00467730">
          <w:rPr>
            <w:rStyle w:val="Hyperlink"/>
            <w:u w:val="none"/>
            <w:rPrChange w:id="272" w:author="Bahar Toto" w:date="2026-06-12T15:24:00Z" w16du:dateUtc="2026-06-12T14:24:00Z">
              <w:rPr>
                <w:rStyle w:val="Hyperlink"/>
              </w:rPr>
            </w:rPrChange>
          </w:rPr>
          <w:t xml:space="preserve"> of the Philippines</w:t>
        </w:r>
        <w:r w:rsidR="007849A4" w:rsidRPr="00467730">
          <w:fldChar w:fldCharType="end"/>
        </w:r>
      </w:ins>
      <w:r w:rsidR="00354246" w:rsidRPr="00467730">
        <w:t xml:space="preserve">. </w:t>
      </w:r>
    </w:p>
    <w:p w14:paraId="75F8DE76" w14:textId="77777777" w:rsidR="009D33EC" w:rsidRPr="00467730" w:rsidRDefault="009D33EC" w:rsidP="00CB59BA">
      <w:pPr>
        <w:pStyle w:val="ListParagraph"/>
        <w:spacing w:after="0" w:line="240" w:lineRule="auto"/>
      </w:pPr>
    </w:p>
    <w:p w14:paraId="24FB8CA1" w14:textId="68E2BC1F" w:rsidR="009D33EC" w:rsidRPr="00467730" w:rsidRDefault="001D61BA" w:rsidP="00CB59BA">
      <w:pPr>
        <w:pStyle w:val="ListParagraph"/>
        <w:numPr>
          <w:ilvl w:val="0"/>
          <w:numId w:val="12"/>
        </w:numPr>
        <w:spacing w:after="0" w:line="240" w:lineRule="auto"/>
        <w:jc w:val="both"/>
      </w:pPr>
      <w:r w:rsidRPr="00467730">
        <w:fldChar w:fldCharType="begin"/>
      </w:r>
      <w:r w:rsidRPr="00467730">
        <w:instrText>HYPERLINK "https://www.dataguidance.com/sites/default/files/cl2016_61.pdf"</w:instrText>
      </w:r>
      <w:r w:rsidRPr="00467730">
        <w:fldChar w:fldCharType="separate"/>
      </w:r>
      <w:r w:rsidRPr="00467730">
        <w:rPr>
          <w:rStyle w:val="Hyperlink"/>
          <w:color w:val="auto"/>
          <w:u w:val="none"/>
          <w:rPrChange w:id="273" w:author="Bahar Toto" w:date="2026-06-12T15:24:00Z" w16du:dateUtc="2026-06-12T14:24:00Z">
            <w:rPr>
              <w:rStyle w:val="Hyperlink"/>
              <w:color w:val="auto"/>
            </w:rPr>
          </w:rPrChange>
        </w:rPr>
        <w:t xml:space="preserve">Department of Finance Insurance Commission </w:t>
      </w:r>
      <w:r w:rsidR="00815267" w:rsidRPr="00467730">
        <w:rPr>
          <w:rStyle w:val="Hyperlink"/>
          <w:color w:val="auto"/>
          <w:u w:val="none"/>
          <w:rPrChange w:id="274" w:author="Bahar Toto" w:date="2026-06-12T15:24:00Z" w16du:dateUtc="2026-06-12T14:24:00Z">
            <w:rPr>
              <w:rStyle w:val="Hyperlink"/>
              <w:color w:val="auto"/>
            </w:rPr>
          </w:rPrChange>
        </w:rPr>
        <w:t>Circular Letter No. 2016-61</w:t>
      </w:r>
      <w:r w:rsidR="003842B3" w:rsidRPr="00467730">
        <w:rPr>
          <w:rStyle w:val="Hyperlink"/>
          <w:color w:val="auto"/>
          <w:u w:val="none"/>
          <w:rPrChange w:id="275" w:author="Bahar Toto" w:date="2026-06-12T15:24:00Z" w16du:dateUtc="2026-06-12T14:24:00Z">
            <w:rPr>
              <w:rStyle w:val="Hyperlink"/>
              <w:color w:val="auto"/>
            </w:rPr>
          </w:rPrChange>
        </w:rPr>
        <w:t xml:space="preserve"> providing</w:t>
      </w:r>
      <w:r w:rsidR="00815267" w:rsidRPr="00467730">
        <w:rPr>
          <w:rStyle w:val="Hyperlink"/>
          <w:color w:val="auto"/>
          <w:u w:val="none"/>
          <w:rPrChange w:id="276" w:author="Bahar Toto" w:date="2026-06-12T15:24:00Z" w16du:dateUtc="2026-06-12T14:24:00Z">
            <w:rPr>
              <w:rStyle w:val="Hyperlink"/>
              <w:color w:val="auto"/>
            </w:rPr>
          </w:rPrChange>
        </w:rPr>
        <w:t xml:space="preserve"> Guidelines Defining the Engagement of Telemarketing Services by Insurance Companies, Insurance Brokers, and General Agencies </w:t>
      </w:r>
      <w:r w:rsidRPr="00467730">
        <w:fldChar w:fldCharType="end"/>
      </w:r>
      <w:ins w:id="277" w:author="Bahar Toto" w:date="2026-06-12T15:23:00Z" w16du:dateUtc="2026-06-12T14:23:00Z">
        <w:r w:rsidR="00467730" w:rsidRPr="00467730">
          <w:t xml:space="preserve">(Circular Letter No. 2016-61) </w:t>
        </w:r>
      </w:ins>
      <w:r w:rsidR="00DE6741" w:rsidRPr="00467730">
        <w:t xml:space="preserve">– </w:t>
      </w:r>
      <w:ins w:id="278" w:author="Bahar Toto" w:date="2026-06-12T15:23:00Z" w16du:dateUtc="2026-06-12T14:23:00Z">
        <w:r w:rsidR="00467730" w:rsidRPr="00467730">
          <w:t>Circular Letter No. 2016-61</w:t>
        </w:r>
      </w:ins>
      <w:del w:id="279" w:author="Bahar Toto" w:date="2026-06-12T15:23:00Z" w16du:dateUtc="2026-06-12T14:23:00Z">
        <w:r w:rsidR="00DE6741" w:rsidRPr="00467730" w:rsidDel="00467730">
          <w:delText xml:space="preserve">This </w:delText>
        </w:r>
        <w:r w:rsidR="00CB59BA" w:rsidRPr="00467730" w:rsidDel="00467730">
          <w:delText>c</w:delText>
        </w:r>
        <w:r w:rsidR="00DE6741" w:rsidRPr="00467730" w:rsidDel="00467730">
          <w:delText xml:space="preserve">ircular </w:delText>
        </w:r>
      </w:del>
      <w:r w:rsidR="00DE6741" w:rsidRPr="00467730">
        <w:t xml:space="preserve">sets </w:t>
      </w:r>
      <w:r w:rsidR="003842B3" w:rsidRPr="00467730">
        <w:t xml:space="preserve">forth </w:t>
      </w:r>
      <w:r w:rsidR="00DE6741" w:rsidRPr="00467730">
        <w:t xml:space="preserve">guidelines for </w:t>
      </w:r>
      <w:ins w:id="280" w:author="Bahar Toto" w:date="2026-06-12T15:24:00Z" w16du:dateUtc="2026-06-12T14:24:00Z">
        <w:r w:rsidR="00467730" w:rsidRPr="00467730">
          <w:t>t</w:t>
        </w:r>
      </w:ins>
      <w:del w:id="281" w:author="Bahar Toto" w:date="2026-06-12T15:24:00Z" w16du:dateUtc="2026-06-12T14:24:00Z">
        <w:r w:rsidR="00DE6741" w:rsidRPr="00467730" w:rsidDel="00467730">
          <w:delText>T</w:delText>
        </w:r>
      </w:del>
      <w:r w:rsidR="00DE6741" w:rsidRPr="00467730">
        <w:t xml:space="preserve">elemarketing </w:t>
      </w:r>
      <w:ins w:id="282" w:author="Bahar Toto" w:date="2026-06-12T15:24:00Z" w16du:dateUtc="2026-06-12T14:24:00Z">
        <w:r w:rsidR="00467730" w:rsidRPr="00467730">
          <w:t>a</w:t>
        </w:r>
      </w:ins>
      <w:del w:id="283" w:author="Bahar Toto" w:date="2026-06-12T15:24:00Z" w16du:dateUtc="2026-06-12T14:24:00Z">
        <w:r w:rsidR="00DE6741" w:rsidRPr="00467730" w:rsidDel="00467730">
          <w:delText>A</w:delText>
        </w:r>
      </w:del>
      <w:r w:rsidR="00DE6741" w:rsidRPr="00467730">
        <w:t xml:space="preserve">greements and </w:t>
      </w:r>
      <w:ins w:id="284" w:author="Bahar Toto" w:date="2026-06-12T15:24:00Z" w16du:dateUtc="2026-06-12T14:24:00Z">
        <w:r w:rsidR="00467730" w:rsidRPr="00467730">
          <w:t>a</w:t>
        </w:r>
      </w:ins>
      <w:del w:id="285" w:author="Bahar Toto" w:date="2026-06-12T15:24:00Z" w16du:dateUtc="2026-06-12T14:24:00Z">
        <w:r w:rsidR="00DE6741" w:rsidRPr="00467730" w:rsidDel="00467730">
          <w:delText>A</w:delText>
        </w:r>
      </w:del>
      <w:r w:rsidR="00DE6741" w:rsidRPr="00467730">
        <w:t>rrangements for insurance companies</w:t>
      </w:r>
      <w:r w:rsidR="00220115" w:rsidRPr="00467730">
        <w:t>, insurance brokers, and general agencies</w:t>
      </w:r>
      <w:r w:rsidR="003842B3" w:rsidRPr="00467730">
        <w:t xml:space="preserve">. </w:t>
      </w:r>
    </w:p>
    <w:p w14:paraId="614EC458" w14:textId="77777777" w:rsidR="009D33EC" w:rsidRPr="00467730" w:rsidRDefault="009D33EC" w:rsidP="00CB59BA">
      <w:pPr>
        <w:pStyle w:val="ListParagraph"/>
        <w:spacing w:after="0" w:line="240" w:lineRule="auto"/>
      </w:pPr>
    </w:p>
    <w:p w14:paraId="0EB74F10" w14:textId="62F0A075" w:rsidR="009D33EC" w:rsidRPr="00467730" w:rsidRDefault="00815267" w:rsidP="00CB59BA">
      <w:pPr>
        <w:pStyle w:val="ListParagraph"/>
        <w:numPr>
          <w:ilvl w:val="0"/>
          <w:numId w:val="12"/>
        </w:numPr>
        <w:spacing w:after="0" w:line="240" w:lineRule="auto"/>
        <w:jc w:val="both"/>
      </w:pPr>
      <w:r w:rsidRPr="00467730">
        <w:lastRenderedPageBreak/>
        <w:fldChar w:fldCharType="begin"/>
      </w:r>
      <w:r w:rsidRPr="00467730">
        <w:instrText>HYPERLINK "http://www.amlc.gov.ph/images/PDFs/2021-AMLC%20REGISTRATION%20AND%20REPORTING%20GUIDELINES.pdf"</w:instrText>
      </w:r>
      <w:r w:rsidRPr="00467730">
        <w:fldChar w:fldCharType="separate"/>
      </w:r>
      <w:r w:rsidRPr="00467730">
        <w:rPr>
          <w:rStyle w:val="Hyperlink"/>
          <w:color w:val="auto"/>
          <w:u w:val="none"/>
          <w:rPrChange w:id="286" w:author="Bahar Toto" w:date="2026-06-12T15:24:00Z" w16du:dateUtc="2026-06-12T14:24:00Z">
            <w:rPr>
              <w:rStyle w:val="Hyperlink"/>
              <w:color w:val="auto"/>
            </w:rPr>
          </w:rPrChange>
        </w:rPr>
        <w:t>Anti-Money Laundering Council Registration and Reporting Guidelines</w:t>
      </w:r>
      <w:r w:rsidR="00BC4E1A" w:rsidRPr="00467730">
        <w:rPr>
          <w:rStyle w:val="Hyperlink"/>
          <w:color w:val="auto"/>
          <w:u w:val="none"/>
          <w:rPrChange w:id="287" w:author="Bahar Toto" w:date="2026-06-12T15:24:00Z" w16du:dateUtc="2026-06-12T14:24:00Z">
            <w:rPr>
              <w:rStyle w:val="Hyperlink"/>
              <w:color w:val="auto"/>
            </w:rPr>
          </w:rPrChange>
        </w:rPr>
        <w:t xml:space="preserve"> of 2021</w:t>
      </w:r>
      <w:r w:rsidRPr="00467730">
        <w:fldChar w:fldCharType="end"/>
      </w:r>
      <w:r w:rsidR="00DE6741" w:rsidRPr="00467730">
        <w:t xml:space="preserve"> </w:t>
      </w:r>
      <w:ins w:id="288" w:author="Bahar Toto" w:date="2026-06-12T15:24:00Z" w16du:dateUtc="2026-06-12T14:24:00Z">
        <w:r w:rsidR="00467730" w:rsidRPr="00467730">
          <w:t xml:space="preserve">(Anti-Money Laundering Council Registration and Reporting Guidelines) </w:t>
        </w:r>
      </w:ins>
      <w:r w:rsidR="00DE6741" w:rsidRPr="00467730">
        <w:t xml:space="preserve">– </w:t>
      </w:r>
      <w:del w:id="289" w:author="Bahar Toto" w:date="2026-06-12T15:25:00Z" w16du:dateUtc="2026-06-12T14:25:00Z">
        <w:r w:rsidR="00DE6741" w:rsidRPr="00467730" w:rsidDel="00467730">
          <w:delText>These guidelines</w:delText>
        </w:r>
      </w:del>
      <w:ins w:id="290" w:author="Bahar Toto" w:date="2026-06-12T15:25:00Z" w16du:dateUtc="2026-06-12T14:25:00Z">
        <w:r w:rsidR="00467730">
          <w:t xml:space="preserve">The </w:t>
        </w:r>
        <w:r w:rsidR="00467730" w:rsidRPr="00467730">
          <w:t>Anti-Money Laundering Council Registration and Reporting Guidelines</w:t>
        </w:r>
      </w:ins>
      <w:r w:rsidR="00DE6741" w:rsidRPr="00467730">
        <w:t xml:space="preserve"> categorize the collection of premium payments from telemarketing or direct marketing, which meet certain criteria, as low-risk transactions for money service businesses.</w:t>
      </w:r>
    </w:p>
    <w:p w14:paraId="2960D92D" w14:textId="77777777" w:rsidR="009D33EC" w:rsidRPr="00467730" w:rsidRDefault="009D33EC" w:rsidP="00CB59BA">
      <w:pPr>
        <w:pStyle w:val="ListParagraph"/>
        <w:spacing w:after="0" w:line="240" w:lineRule="auto"/>
      </w:pPr>
    </w:p>
    <w:p w14:paraId="332E13DE" w14:textId="4B3A5F9B" w:rsidR="009D33EC" w:rsidRPr="00467730" w:rsidRDefault="00815267" w:rsidP="00CB59BA">
      <w:pPr>
        <w:pStyle w:val="ListParagraph"/>
        <w:numPr>
          <w:ilvl w:val="0"/>
          <w:numId w:val="12"/>
        </w:numPr>
        <w:spacing w:after="0" w:line="240" w:lineRule="auto"/>
        <w:jc w:val="both"/>
      </w:pPr>
      <w:r w:rsidRPr="00467730">
        <w:fldChar w:fldCharType="begin"/>
      </w:r>
      <w:r w:rsidRPr="00467730">
        <w:instrText>HYPERLINK "https://www.fda.gov.ph/wp-content/uploads/2024/01/A.O-2015-0053.pdf"</w:instrText>
      </w:r>
      <w:r w:rsidRPr="00467730">
        <w:fldChar w:fldCharType="separate"/>
      </w:r>
      <w:r w:rsidRPr="00467730">
        <w:rPr>
          <w:rStyle w:val="Hyperlink"/>
          <w:color w:val="auto"/>
          <w:u w:val="none"/>
          <w:rPrChange w:id="291" w:author="Bahar Toto" w:date="2026-06-12T15:24:00Z" w16du:dateUtc="2026-06-12T14:24:00Z">
            <w:rPr>
              <w:rStyle w:val="Hyperlink"/>
              <w:color w:val="auto"/>
            </w:rPr>
          </w:rPrChange>
        </w:rPr>
        <w:t>Department of Health Administrative Order No. 2015-0053 Implementing Guidelines on the Promotion and Marketing of Prescription Pharmaceutical Products and Medical Devices</w:t>
      </w:r>
      <w:r w:rsidRPr="00467730">
        <w:fldChar w:fldCharType="end"/>
      </w:r>
      <w:r w:rsidR="00DE6741" w:rsidRPr="00467730">
        <w:t xml:space="preserve"> </w:t>
      </w:r>
      <w:ins w:id="292" w:author="Bahar Toto" w:date="2026-06-12T15:25:00Z" w16du:dateUtc="2026-06-12T14:25:00Z">
        <w:r w:rsidR="00467730">
          <w:t>(</w:t>
        </w:r>
        <w:r w:rsidR="00467730" w:rsidRPr="00467730">
          <w:t>Order No. 2015-0053</w:t>
        </w:r>
        <w:r w:rsidR="00467730">
          <w:t xml:space="preserve">) </w:t>
        </w:r>
      </w:ins>
      <w:r w:rsidR="00DE6741" w:rsidRPr="00467730">
        <w:t xml:space="preserve">– </w:t>
      </w:r>
      <w:del w:id="293" w:author="Bahar Toto" w:date="2026-06-12T15:25:00Z" w16du:dateUtc="2026-06-12T14:25:00Z">
        <w:r w:rsidR="00DE6741" w:rsidRPr="00467730" w:rsidDel="00467730">
          <w:delText xml:space="preserve">This </w:delText>
        </w:r>
        <w:r w:rsidR="00CB59BA" w:rsidRPr="00467730" w:rsidDel="00467730">
          <w:delText>ad</w:delText>
        </w:r>
        <w:r w:rsidR="00DE6741" w:rsidRPr="00467730" w:rsidDel="00467730">
          <w:delText xml:space="preserve">ministrative </w:delText>
        </w:r>
        <w:r w:rsidR="00CB59BA" w:rsidRPr="00467730" w:rsidDel="00467730">
          <w:delText>o</w:delText>
        </w:r>
        <w:r w:rsidR="00DE6741" w:rsidRPr="00467730" w:rsidDel="00467730">
          <w:delText>rder</w:delText>
        </w:r>
      </w:del>
      <w:ins w:id="294" w:author="Bahar Toto" w:date="2026-06-12T15:25:00Z" w16du:dateUtc="2026-06-12T14:25:00Z">
        <w:r w:rsidR="00467730">
          <w:t xml:space="preserve">The </w:t>
        </w:r>
        <w:r w:rsidR="00467730" w:rsidRPr="00467730">
          <w:t>Order No. 2015-0053</w:t>
        </w:r>
      </w:ins>
      <w:r w:rsidR="00DE6741" w:rsidRPr="00467730">
        <w:t xml:space="preserve"> declares that direct marketing of </w:t>
      </w:r>
      <w:r w:rsidR="006A0CA0" w:rsidRPr="00467730">
        <w:t>medical representatives with patients is strictly prohibited.</w:t>
      </w:r>
    </w:p>
    <w:p w14:paraId="09BD0651" w14:textId="77777777" w:rsidR="009D33EC" w:rsidRPr="00467730" w:rsidRDefault="009D33EC" w:rsidP="00CB59BA">
      <w:pPr>
        <w:pStyle w:val="ListParagraph"/>
        <w:spacing w:after="0" w:line="240" w:lineRule="auto"/>
      </w:pPr>
    </w:p>
    <w:p w14:paraId="2364099C" w14:textId="6D74164F" w:rsidR="00B316C2" w:rsidRPr="00467730" w:rsidRDefault="00F155AA" w:rsidP="00CB59BA">
      <w:pPr>
        <w:pStyle w:val="ListParagraph"/>
        <w:numPr>
          <w:ilvl w:val="0"/>
          <w:numId w:val="12"/>
        </w:numPr>
        <w:spacing w:after="0" w:line="240" w:lineRule="auto"/>
        <w:jc w:val="both"/>
      </w:pPr>
      <w:ins w:id="295" w:author="Bahar Toto" w:date="2026-06-12T15:26:00Z" w16du:dateUtc="2026-06-12T14:26:00Z">
        <w:r w:rsidRPr="00D55AF2">
          <w:t>Memorandum Circular 03-03-2005, as amended</w:t>
        </w:r>
      </w:ins>
      <w:del w:id="296" w:author="Bahar Toto" w:date="2026-06-12T15:26:00Z" w16du:dateUtc="2026-06-12T14:26:00Z">
        <w:r w:rsidR="00CB59BA" w:rsidRPr="00467730" w:rsidDel="00F155AA">
          <w:fldChar w:fldCharType="begin"/>
        </w:r>
        <w:r w:rsidR="00CB59BA" w:rsidRPr="00467730" w:rsidDel="00F155AA">
          <w:delInstrText>HYPERLINK "https://region7.ntc.gov.ph/wp-content/uploads/2024/01/MC_03-03-2005.pdf"</w:delInstrText>
        </w:r>
        <w:r w:rsidR="00CB59BA" w:rsidRPr="00467730" w:rsidDel="00F155AA">
          <w:fldChar w:fldCharType="separate"/>
        </w:r>
        <w:r w:rsidR="00CB59BA" w:rsidRPr="00467730" w:rsidDel="00F155AA">
          <w:rPr>
            <w:rStyle w:val="Hyperlink"/>
            <w:color w:val="auto"/>
            <w:u w:val="none"/>
            <w:rPrChange w:id="297" w:author="Bahar Toto" w:date="2026-06-12T15:24:00Z" w16du:dateUtc="2026-06-12T14:24:00Z">
              <w:rPr>
                <w:rStyle w:val="Hyperlink"/>
                <w:color w:val="auto"/>
              </w:rPr>
            </w:rPrChange>
          </w:rPr>
          <w:delText>NTC</w:delText>
        </w:r>
        <w:r w:rsidR="00707DDE" w:rsidRPr="00467730" w:rsidDel="00F155AA">
          <w:rPr>
            <w:rStyle w:val="Hyperlink"/>
            <w:color w:val="auto"/>
            <w:u w:val="none"/>
            <w:rPrChange w:id="298" w:author="Bahar Toto" w:date="2026-06-12T15:24:00Z" w16du:dateUtc="2026-06-12T14:24:00Z">
              <w:rPr>
                <w:rStyle w:val="Hyperlink"/>
                <w:color w:val="auto"/>
              </w:rPr>
            </w:rPrChange>
          </w:rPr>
          <w:delText xml:space="preserve"> Memorandum Circular No. 03-03-2005</w:delText>
        </w:r>
        <w:r w:rsidR="00CB59BA" w:rsidRPr="00467730" w:rsidDel="00F155AA">
          <w:fldChar w:fldCharType="end"/>
        </w:r>
        <w:r w:rsidR="00707DDE" w:rsidRPr="00467730" w:rsidDel="00F155AA">
          <w:delText xml:space="preserve"> as amended by </w:delText>
        </w:r>
        <w:r w:rsidR="00707DDE" w:rsidRPr="00467730" w:rsidDel="00F155AA">
          <w:fldChar w:fldCharType="begin"/>
        </w:r>
        <w:r w:rsidR="00707DDE" w:rsidRPr="00467730" w:rsidDel="00F155AA">
          <w:delInstrText>HYPERLINK "https://region7.ntc.gov.ph/wp-content/uploads/2024/01/MC_03-03-2005A_Amendments_broadcast_messaging.pdf"</w:delInstrText>
        </w:r>
        <w:r w:rsidR="00707DDE" w:rsidRPr="00467730" w:rsidDel="00F155AA">
          <w:fldChar w:fldCharType="separate"/>
        </w:r>
        <w:r w:rsidR="00707DDE" w:rsidRPr="00467730" w:rsidDel="00F155AA">
          <w:rPr>
            <w:rStyle w:val="Hyperlink"/>
            <w:color w:val="auto"/>
            <w:u w:val="none"/>
            <w:rPrChange w:id="299" w:author="Bahar Toto" w:date="2026-06-12T15:24:00Z" w16du:dateUtc="2026-06-12T14:24:00Z">
              <w:rPr>
                <w:rStyle w:val="Hyperlink"/>
                <w:color w:val="auto"/>
              </w:rPr>
            </w:rPrChange>
          </w:rPr>
          <w:delText>Memorandum Circular No. 03-03-2005-A</w:delText>
        </w:r>
        <w:r w:rsidR="00707DDE" w:rsidRPr="00467730" w:rsidDel="00F155AA">
          <w:fldChar w:fldCharType="end"/>
        </w:r>
        <w:r w:rsidR="00707DDE" w:rsidRPr="00467730" w:rsidDel="00F155AA">
          <w:fldChar w:fldCharType="begin"/>
        </w:r>
        <w:r w:rsidR="00707DDE" w:rsidRPr="00467730" w:rsidDel="00F155AA">
          <w:delInstrText>HYPERLINK "https://region7.ntc.gov.ph/wp-content/uploads/2024/01/MC_04-07-2009.pdf"</w:delInstrText>
        </w:r>
        <w:r w:rsidR="00707DDE" w:rsidRPr="00467730" w:rsidDel="00F155AA">
          <w:fldChar w:fldCharType="separate"/>
        </w:r>
        <w:r w:rsidR="00707DDE" w:rsidRPr="00467730" w:rsidDel="00F155AA">
          <w:rPr>
            <w:rStyle w:val="Hyperlink"/>
            <w:color w:val="auto"/>
            <w:u w:val="none"/>
            <w:rPrChange w:id="300" w:author="Bahar Toto" w:date="2026-06-12T15:24:00Z" w16du:dateUtc="2026-06-12T14:24:00Z">
              <w:rPr>
                <w:rStyle w:val="Hyperlink"/>
                <w:color w:val="auto"/>
              </w:rPr>
            </w:rPrChange>
          </w:rPr>
          <w:delText>, Memorandum Circular No. 04-07-2009</w:delText>
        </w:r>
        <w:r w:rsidR="00707DDE" w:rsidRPr="00467730" w:rsidDel="00F155AA">
          <w:fldChar w:fldCharType="end"/>
        </w:r>
        <w:r w:rsidR="00707DDE" w:rsidRPr="00467730" w:rsidDel="00F155AA">
          <w:delText>, and </w:delText>
        </w:r>
        <w:r w:rsidR="00707DDE" w:rsidRPr="00467730" w:rsidDel="00F155AA">
          <w:fldChar w:fldCharType="begin"/>
        </w:r>
        <w:r w:rsidR="00707DDE" w:rsidRPr="00467730" w:rsidDel="00F155AA">
          <w:delInstrText>HYPERLINK "https://elibrary.judiciary.gov.ph/thebookshelf/showdocs/10/91581"</w:delInstrText>
        </w:r>
        <w:r w:rsidR="00707DDE" w:rsidRPr="00467730" w:rsidDel="00F155AA">
          <w:fldChar w:fldCharType="separate"/>
        </w:r>
        <w:r w:rsidR="00707DDE" w:rsidRPr="00467730" w:rsidDel="00F155AA">
          <w:rPr>
            <w:rStyle w:val="Hyperlink"/>
            <w:color w:val="auto"/>
            <w:u w:val="none"/>
            <w:rPrChange w:id="301" w:author="Bahar Toto" w:date="2026-06-12T15:24:00Z" w16du:dateUtc="2026-06-12T14:24:00Z">
              <w:rPr>
                <w:rStyle w:val="Hyperlink"/>
                <w:color w:val="auto"/>
              </w:rPr>
            </w:rPrChange>
          </w:rPr>
          <w:delText>Memorandum Circular No. 07-08-2018 </w:delText>
        </w:r>
        <w:r w:rsidR="00707DDE" w:rsidRPr="00467730" w:rsidDel="00F155AA">
          <w:fldChar w:fldCharType="end"/>
        </w:r>
        <w:r w:rsidR="00707DDE" w:rsidRPr="00467730" w:rsidDel="00F155AA">
          <w:delText>-</w:delText>
        </w:r>
      </w:del>
      <w:ins w:id="302" w:author="Bahar Toto" w:date="2026-06-12T15:26:00Z" w16du:dateUtc="2026-06-12T14:26:00Z">
        <w:r>
          <w:t>–</w:t>
        </w:r>
      </w:ins>
      <w:r w:rsidR="00707DDE" w:rsidRPr="00467730">
        <w:t xml:space="preserve"> </w:t>
      </w:r>
      <w:ins w:id="303" w:author="Bahar Toto" w:date="2026-06-12T15:26:00Z" w16du:dateUtc="2026-06-12T14:26:00Z">
        <w:r>
          <w:t xml:space="preserve">The </w:t>
        </w:r>
        <w:r w:rsidRPr="00D55AF2">
          <w:t>Memorandum Circular 03-03-2005, as amended</w:t>
        </w:r>
        <w:r>
          <w:t xml:space="preserve"> </w:t>
        </w:r>
      </w:ins>
      <w:del w:id="304" w:author="Bahar Toto" w:date="2026-06-12T15:26:00Z" w16du:dateUtc="2026-06-12T14:26:00Z">
        <w:r w:rsidR="00707DDE" w:rsidRPr="00467730" w:rsidDel="00F155AA">
          <w:delText xml:space="preserve">These </w:delText>
        </w:r>
        <w:r w:rsidR="00CB59BA" w:rsidRPr="00467730" w:rsidDel="00F155AA">
          <w:delText>c</w:delText>
        </w:r>
        <w:r w:rsidR="00707DDE" w:rsidRPr="00467730" w:rsidDel="00F155AA">
          <w:delText xml:space="preserve">irculars </w:delText>
        </w:r>
      </w:del>
      <w:r w:rsidR="00707DDE" w:rsidRPr="00467730">
        <w:t xml:space="preserve">provide guidelines on commercial communications </w:t>
      </w:r>
      <w:r w:rsidR="00CB59BA" w:rsidRPr="00467730">
        <w:t>via SMS and MMS.</w:t>
      </w:r>
    </w:p>
    <w:p w14:paraId="70640EFC" w14:textId="77777777" w:rsidR="00417989" w:rsidRDefault="00417989" w:rsidP="00417989">
      <w:pPr>
        <w:pStyle w:val="ListParagraph"/>
      </w:pPr>
    </w:p>
    <w:tbl>
      <w:tblPr>
        <w:tblStyle w:val="TableGrid"/>
        <w:tblW w:w="0" w:type="auto"/>
        <w:tblLook w:val="04A0" w:firstRow="1" w:lastRow="0" w:firstColumn="1" w:lastColumn="0" w:noHBand="0" w:noVBand="1"/>
      </w:tblPr>
      <w:tblGrid>
        <w:gridCol w:w="4508"/>
        <w:gridCol w:w="4508"/>
      </w:tblGrid>
      <w:tr w:rsidR="00DC4B9C" w:rsidRPr="00E16BA5" w14:paraId="48F527DD" w14:textId="77777777" w:rsidTr="00C64B29">
        <w:tc>
          <w:tcPr>
            <w:tcW w:w="4508" w:type="dxa"/>
          </w:tcPr>
          <w:p w14:paraId="7E3671C1" w14:textId="791B9D9B" w:rsidR="00DC4B9C" w:rsidRPr="00023CC3" w:rsidRDefault="00DC4B9C" w:rsidP="00050BF6">
            <w:r w:rsidRPr="00023CC3">
              <w:t>Citation</w:t>
            </w:r>
            <w:r w:rsidR="00023CC3" w:rsidRPr="00023CC3">
              <w:t xml:space="preserve">s </w:t>
            </w:r>
          </w:p>
        </w:tc>
        <w:tc>
          <w:tcPr>
            <w:tcW w:w="4508" w:type="dxa"/>
          </w:tcPr>
          <w:p w14:paraId="1ED2DFF3" w14:textId="77777777" w:rsidR="00DC4B9C" w:rsidRDefault="00D02513" w:rsidP="00050BF6">
            <w:pPr>
              <w:rPr>
                <w:ins w:id="305" w:author="Bahar Toto" w:date="2026-06-12T15:30:00Z" w16du:dateUtc="2026-06-12T14:30:00Z"/>
              </w:rPr>
            </w:pPr>
            <w:ins w:id="306" w:author="Bahar Toto" w:date="2026-06-12T15:30:00Z" w16du:dateUtc="2026-06-12T14:30:00Z">
              <w:r w:rsidRPr="00467730">
                <w:t xml:space="preserve">Circular No. 2023-04 </w:t>
              </w:r>
            </w:ins>
          </w:p>
          <w:p w14:paraId="2E6705BB" w14:textId="77777777" w:rsidR="00D02513" w:rsidRDefault="00CF1FEA" w:rsidP="00050BF6">
            <w:pPr>
              <w:rPr>
                <w:ins w:id="307" w:author="Bahar Toto" w:date="2026-06-15T12:54:00Z" w16du:dateUtc="2026-06-15T11:54:00Z"/>
              </w:rPr>
            </w:pPr>
            <w:ins w:id="308" w:author="Bahar Toto" w:date="2026-06-12T15:30:00Z" w16du:dateUtc="2026-06-12T14:30:00Z">
              <w:r w:rsidRPr="00467730">
                <w:t>Advisory Opinion No. 2023-016</w:t>
              </w:r>
            </w:ins>
          </w:p>
          <w:p w14:paraId="49DECB09" w14:textId="77777777" w:rsidR="00E22DF8" w:rsidRDefault="00E22DF8" w:rsidP="00050BF6">
            <w:pPr>
              <w:rPr>
                <w:ins w:id="309" w:author="Bahar Toto" w:date="2026-06-15T12:54:00Z" w16du:dateUtc="2026-06-15T11:54:00Z"/>
              </w:rPr>
            </w:pPr>
            <w:ins w:id="310" w:author="Bahar Toto" w:date="2026-06-15T12:54:00Z" w16du:dateUtc="2026-06-15T11:54:00Z">
              <w:r w:rsidRPr="00467730">
                <w:t>Advisory Opinion No. 2020-041</w:t>
              </w:r>
            </w:ins>
          </w:p>
          <w:p w14:paraId="20ED67AF" w14:textId="77777777" w:rsidR="00246978" w:rsidRDefault="00246978" w:rsidP="00050BF6">
            <w:pPr>
              <w:rPr>
                <w:ins w:id="311" w:author="Bahar Toto" w:date="2026-06-15T12:55:00Z" w16du:dateUtc="2026-06-15T11:55:00Z"/>
              </w:rPr>
            </w:pPr>
            <w:ins w:id="312" w:author="Bahar Toto" w:date="2026-06-15T12:54:00Z" w16du:dateUtc="2026-06-15T11:54:00Z">
              <w:r w:rsidRPr="00467730">
                <w:t>Advisory Opinion No. 2018-050</w:t>
              </w:r>
            </w:ins>
          </w:p>
          <w:p w14:paraId="3B416E5D" w14:textId="77777777" w:rsidR="00B8210A" w:rsidRDefault="00B8210A" w:rsidP="00050BF6">
            <w:pPr>
              <w:rPr>
                <w:ins w:id="313" w:author="Bahar Toto" w:date="2026-06-15T12:55:00Z" w16du:dateUtc="2026-06-15T11:55:00Z"/>
              </w:rPr>
            </w:pPr>
            <w:ins w:id="314" w:author="Bahar Toto" w:date="2026-06-15T12:55:00Z" w16du:dateUtc="2026-06-15T11:55:00Z">
              <w:r w:rsidRPr="00467730">
                <w:t>Advisory Opinion No. 2017-018</w:t>
              </w:r>
            </w:ins>
          </w:p>
          <w:p w14:paraId="1CB9C0CE" w14:textId="77777777" w:rsidR="00C34295" w:rsidRDefault="00C34295" w:rsidP="00050BF6">
            <w:pPr>
              <w:rPr>
                <w:ins w:id="315" w:author="Bahar Toto" w:date="2026-06-15T12:55:00Z" w16du:dateUtc="2026-06-15T11:55:00Z"/>
              </w:rPr>
            </w:pPr>
            <w:ins w:id="316" w:author="Bahar Toto" w:date="2026-06-15T12:55:00Z" w16du:dateUtc="2026-06-15T11:55:00Z">
              <w:r w:rsidRPr="00467730">
                <w:t>Legal Opinion No. 2018-11</w:t>
              </w:r>
            </w:ins>
          </w:p>
          <w:p w14:paraId="71B9B954" w14:textId="77777777" w:rsidR="00C60A99" w:rsidRDefault="00C60A99" w:rsidP="00050BF6">
            <w:pPr>
              <w:rPr>
                <w:ins w:id="317" w:author="Bahar Toto" w:date="2026-06-15T12:55:00Z" w16du:dateUtc="2026-06-15T11:55:00Z"/>
              </w:rPr>
            </w:pPr>
            <w:ins w:id="318" w:author="Bahar Toto" w:date="2026-06-15T12:55:00Z" w16du:dateUtc="2026-06-15T11:55:00Z">
              <w:r w:rsidRPr="00467730">
                <w:t>Circular Letter No. 2016-61</w:t>
              </w:r>
            </w:ins>
          </w:p>
          <w:p w14:paraId="54B78B69" w14:textId="77777777" w:rsidR="00FA11AF" w:rsidRDefault="00FA11AF" w:rsidP="00050BF6">
            <w:pPr>
              <w:rPr>
                <w:ins w:id="319" w:author="Bahar Toto" w:date="2026-06-15T12:56:00Z" w16du:dateUtc="2026-06-15T11:56:00Z"/>
              </w:rPr>
            </w:pPr>
            <w:ins w:id="320" w:author="Bahar Toto" w:date="2026-06-15T12:55:00Z" w16du:dateUtc="2026-06-15T11:55:00Z">
              <w:r w:rsidRPr="00467730">
                <w:t>Anti-Money Laundering Council Registration and Reporting Guidelines</w:t>
              </w:r>
            </w:ins>
          </w:p>
          <w:p w14:paraId="517D23FA" w14:textId="77777777" w:rsidR="0084484A" w:rsidRDefault="0084484A" w:rsidP="00050BF6">
            <w:pPr>
              <w:rPr>
                <w:ins w:id="321" w:author="Bahar Toto" w:date="2026-06-15T12:56:00Z" w16du:dateUtc="2026-06-15T11:56:00Z"/>
              </w:rPr>
            </w:pPr>
            <w:ins w:id="322" w:author="Bahar Toto" w:date="2026-06-15T12:56:00Z" w16du:dateUtc="2026-06-15T11:56:00Z">
              <w:r w:rsidRPr="00467730">
                <w:t>Order No. 2015-0053</w:t>
              </w:r>
            </w:ins>
          </w:p>
          <w:p w14:paraId="09B6E829" w14:textId="60F4C14A" w:rsidR="006862C1" w:rsidRPr="00023CC3" w:rsidRDefault="006862C1" w:rsidP="00050BF6">
            <w:ins w:id="323" w:author="Bahar Toto" w:date="2026-06-15T12:56:00Z" w16du:dateUtc="2026-06-15T11:56:00Z">
              <w:r w:rsidRPr="00D55AF2">
                <w:t>Memorandum Circular 03-03-2005, as amended</w:t>
              </w:r>
              <w:r>
                <w:t xml:space="preserve"> </w:t>
              </w:r>
            </w:ins>
          </w:p>
        </w:tc>
      </w:tr>
      <w:tr w:rsidR="00DC4B9C" w:rsidRPr="00E16BA5" w:rsidDel="006862C1" w14:paraId="25F1BB52" w14:textId="4CDFFE25" w:rsidTr="00C64B29">
        <w:trPr>
          <w:del w:id="324" w:author="Bahar Toto" w:date="2026-06-15T12:57:00Z"/>
        </w:trPr>
        <w:tc>
          <w:tcPr>
            <w:tcW w:w="4508" w:type="dxa"/>
          </w:tcPr>
          <w:p w14:paraId="0BE9B76B" w14:textId="122F1D4D" w:rsidR="00DC4B9C" w:rsidRPr="00023CC3" w:rsidDel="006862C1" w:rsidRDefault="00C64B29" w:rsidP="00C64B29">
            <w:pPr>
              <w:jc w:val="both"/>
              <w:rPr>
                <w:del w:id="325" w:author="Bahar Toto" w:date="2026-06-15T12:57:00Z" w16du:dateUtc="2026-06-15T11:57:00Z"/>
              </w:rPr>
            </w:pPr>
            <w:del w:id="326" w:author="Bahar Toto" w:date="2026-06-15T12:57:00Z" w16du:dateUtc="2026-06-15T11:57:00Z">
              <w:r w:rsidRPr="00023CC3" w:rsidDel="006862C1">
                <w:delText xml:space="preserve">National Privacy Commission </w:delText>
              </w:r>
              <w:r w:rsidR="00DC4B9C" w:rsidRPr="00023CC3" w:rsidDel="006862C1">
                <w:delText>Guidelines on Consent</w:delText>
              </w:r>
            </w:del>
          </w:p>
        </w:tc>
        <w:tc>
          <w:tcPr>
            <w:tcW w:w="4508" w:type="dxa"/>
          </w:tcPr>
          <w:p w14:paraId="202E2943" w14:textId="2EECC8CC" w:rsidR="00DC4B9C" w:rsidRPr="00023CC3" w:rsidDel="006862C1" w:rsidRDefault="00DC4B9C" w:rsidP="00C64B29">
            <w:pPr>
              <w:jc w:val="both"/>
              <w:rPr>
                <w:del w:id="327" w:author="Bahar Toto" w:date="2026-06-15T12:57:00Z" w16du:dateUtc="2026-06-15T11:57:00Z"/>
              </w:rPr>
            </w:pPr>
            <w:del w:id="328" w:author="Bahar Toto" w:date="2026-06-15T12:57:00Z" w16du:dateUtc="2026-06-15T11:57:00Z">
              <w:r w:rsidDel="006862C1">
                <w:fldChar w:fldCharType="begin"/>
              </w:r>
              <w:r w:rsidDel="006862C1">
                <w:delInstrText>HYPERLINK "https://privacy.gov.ph/wp-content/uploads/2023/11/NPC-Circular-No.-2023-04_Guidelines-on-Consent_07Nov2023.pdf"</w:delInstrText>
              </w:r>
              <w:r w:rsidDel="006862C1">
                <w:fldChar w:fldCharType="separate"/>
              </w:r>
              <w:r w:rsidRPr="00023CC3" w:rsidDel="006862C1">
                <w:rPr>
                  <w:rStyle w:val="Hyperlink"/>
                </w:rPr>
                <w:delText>National Privacy Commission Circular No. 2023-004</w:delText>
              </w:r>
              <w:r w:rsidDel="006862C1">
                <w:fldChar w:fldCharType="end"/>
              </w:r>
            </w:del>
          </w:p>
        </w:tc>
      </w:tr>
      <w:tr w:rsidR="00DC4B9C" w:rsidRPr="00E16BA5" w:rsidDel="006862C1" w14:paraId="7D129B0D" w14:textId="5D337639" w:rsidTr="00C64B29">
        <w:trPr>
          <w:trHeight w:val="80"/>
          <w:del w:id="329" w:author="Bahar Toto" w:date="2026-06-15T12:57:00Z"/>
        </w:trPr>
        <w:tc>
          <w:tcPr>
            <w:tcW w:w="4508" w:type="dxa"/>
          </w:tcPr>
          <w:p w14:paraId="252F6C11" w14:textId="7BAD4C56" w:rsidR="00DC4B9C" w:rsidRPr="00023CC3" w:rsidDel="006862C1" w:rsidRDefault="00C64B29" w:rsidP="00C64B29">
            <w:pPr>
              <w:jc w:val="both"/>
              <w:rPr>
                <w:del w:id="330" w:author="Bahar Toto" w:date="2026-06-15T12:57:00Z" w16du:dateUtc="2026-06-15T11:57:00Z"/>
              </w:rPr>
            </w:pPr>
            <w:del w:id="331" w:author="Bahar Toto" w:date="2026-06-15T12:57:00Z" w16du:dateUtc="2026-06-15T11:57:00Z">
              <w:r w:rsidRPr="00023CC3" w:rsidDel="006862C1">
                <w:delText xml:space="preserve">National Privacy Commission </w:delText>
              </w:r>
              <w:r w:rsidR="00DC4B9C" w:rsidRPr="00023CC3" w:rsidDel="006862C1">
                <w:delText xml:space="preserve">Advisory Opinion on the Applicability of the 'Soft Opt-In Approach' as Basis for Consent </w:delText>
              </w:r>
            </w:del>
          </w:p>
        </w:tc>
        <w:tc>
          <w:tcPr>
            <w:tcW w:w="4508" w:type="dxa"/>
          </w:tcPr>
          <w:p w14:paraId="275182C6" w14:textId="1564F5B9" w:rsidR="00DC4B9C" w:rsidRPr="00023CC3" w:rsidDel="006862C1" w:rsidRDefault="00DC4B9C" w:rsidP="00C64B29">
            <w:pPr>
              <w:jc w:val="both"/>
              <w:rPr>
                <w:del w:id="332" w:author="Bahar Toto" w:date="2026-06-15T12:57:00Z" w16du:dateUtc="2026-06-15T11:57:00Z"/>
              </w:rPr>
            </w:pPr>
            <w:del w:id="333" w:author="Bahar Toto" w:date="2026-06-15T12:57:00Z" w16du:dateUtc="2026-06-15T11:57:00Z">
              <w:r w:rsidDel="006862C1">
                <w:fldChar w:fldCharType="begin"/>
              </w:r>
              <w:r w:rsidDel="006862C1">
                <w:delInstrText>HYPERLINK "https://privacy.gov.ph/wp-content/uploads/2023/11/Advisory-Opinion-No.-2023-016.pdf"</w:delInstrText>
              </w:r>
              <w:r w:rsidDel="006862C1">
                <w:fldChar w:fldCharType="separate"/>
              </w:r>
              <w:r w:rsidRPr="00023CC3" w:rsidDel="006862C1">
                <w:rPr>
                  <w:rStyle w:val="Hyperlink"/>
                </w:rPr>
                <w:delText>National Privacy Commission Advisory Opinion No. 2023-016</w:delText>
              </w:r>
              <w:r w:rsidDel="006862C1">
                <w:fldChar w:fldCharType="end"/>
              </w:r>
            </w:del>
          </w:p>
        </w:tc>
      </w:tr>
      <w:tr w:rsidR="00DC4B9C" w:rsidRPr="001607C7" w:rsidDel="006862C1" w14:paraId="68AA5F17" w14:textId="6A8B70CF" w:rsidTr="00C64B29">
        <w:trPr>
          <w:trHeight w:val="80"/>
          <w:del w:id="334" w:author="Bahar Toto" w:date="2026-06-15T12:57:00Z"/>
        </w:trPr>
        <w:tc>
          <w:tcPr>
            <w:tcW w:w="4508" w:type="dxa"/>
          </w:tcPr>
          <w:p w14:paraId="4DD3399B" w14:textId="6917CF22" w:rsidR="00DC4B9C" w:rsidRPr="00023CC3" w:rsidDel="006862C1" w:rsidRDefault="00C64B29" w:rsidP="00C64B29">
            <w:pPr>
              <w:jc w:val="both"/>
              <w:rPr>
                <w:del w:id="335" w:author="Bahar Toto" w:date="2026-06-15T12:57:00Z" w16du:dateUtc="2026-06-15T11:57:00Z"/>
              </w:rPr>
            </w:pPr>
            <w:del w:id="336" w:author="Bahar Toto" w:date="2026-06-15T12:57:00Z" w16du:dateUtc="2026-06-15T11:57:00Z">
              <w:r w:rsidRPr="00023CC3" w:rsidDel="006862C1">
                <w:delText xml:space="preserve">National Privacy Commission </w:delText>
              </w:r>
              <w:r w:rsidR="00DC4B9C" w:rsidRPr="00023CC3" w:rsidDel="006862C1">
                <w:delText>Advisory Opinion on the Legality of Spamming and Its Effects on Data Privacy</w:delText>
              </w:r>
            </w:del>
          </w:p>
        </w:tc>
        <w:tc>
          <w:tcPr>
            <w:tcW w:w="4508" w:type="dxa"/>
          </w:tcPr>
          <w:p w14:paraId="3B55E120" w14:textId="159E0751" w:rsidR="00DC4B9C" w:rsidRPr="00023CC3" w:rsidDel="006862C1" w:rsidRDefault="00DC4B9C" w:rsidP="00C64B29">
            <w:pPr>
              <w:jc w:val="both"/>
              <w:rPr>
                <w:del w:id="337" w:author="Bahar Toto" w:date="2026-06-15T12:57:00Z" w16du:dateUtc="2026-06-15T11:57:00Z"/>
              </w:rPr>
            </w:pPr>
            <w:del w:id="338" w:author="Bahar Toto" w:date="2026-06-15T12:57:00Z" w16du:dateUtc="2026-06-15T11:57:00Z">
              <w:r w:rsidDel="006862C1">
                <w:fldChar w:fldCharType="begin"/>
              </w:r>
              <w:r w:rsidDel="006862C1">
                <w:delInstrText>HYPERLINK "https://privacy.gov.ph/wp-content/uploads/2020/11/Redacted-Advisory-Opinion-No.-2020-041.pdf"</w:delInstrText>
              </w:r>
              <w:r w:rsidDel="006862C1">
                <w:fldChar w:fldCharType="separate"/>
              </w:r>
              <w:r w:rsidRPr="00023CC3" w:rsidDel="006862C1">
                <w:rPr>
                  <w:rStyle w:val="Hyperlink"/>
                </w:rPr>
                <w:delText>National Privacy Commission Advisory Opinion No. 2020-041 on Legality of Spamming and Its Effects on Data Privacy</w:delText>
              </w:r>
              <w:r w:rsidDel="006862C1">
                <w:fldChar w:fldCharType="end"/>
              </w:r>
            </w:del>
          </w:p>
        </w:tc>
      </w:tr>
      <w:tr w:rsidR="00DC4B9C" w:rsidRPr="00E16BA5" w:rsidDel="006862C1" w14:paraId="2DA48EEB" w14:textId="42EC8762" w:rsidTr="00C64B29">
        <w:trPr>
          <w:trHeight w:val="80"/>
          <w:del w:id="339" w:author="Bahar Toto" w:date="2026-06-15T12:57:00Z"/>
        </w:trPr>
        <w:tc>
          <w:tcPr>
            <w:tcW w:w="4508" w:type="dxa"/>
          </w:tcPr>
          <w:p w14:paraId="2926B73F" w14:textId="6519F576" w:rsidR="00DC4B9C" w:rsidRPr="00023CC3" w:rsidDel="006862C1" w:rsidRDefault="00C64B29" w:rsidP="00C64B29">
            <w:pPr>
              <w:jc w:val="both"/>
              <w:rPr>
                <w:del w:id="340" w:author="Bahar Toto" w:date="2026-06-15T12:57:00Z" w16du:dateUtc="2026-06-15T11:57:00Z"/>
              </w:rPr>
            </w:pPr>
            <w:del w:id="341" w:author="Bahar Toto" w:date="2026-06-15T12:57:00Z" w16du:dateUtc="2026-06-15T11:57:00Z">
              <w:r w:rsidRPr="00023CC3" w:rsidDel="006862C1">
                <w:delText xml:space="preserve">National Privacy Commission </w:delText>
              </w:r>
              <w:r w:rsidR="00DC4B9C" w:rsidRPr="00023CC3" w:rsidDel="006862C1">
                <w:delText xml:space="preserve">Advisory Opinion on Cold Calls and Emails </w:delText>
              </w:r>
            </w:del>
          </w:p>
        </w:tc>
        <w:tc>
          <w:tcPr>
            <w:tcW w:w="4508" w:type="dxa"/>
          </w:tcPr>
          <w:p w14:paraId="4D50BE62" w14:textId="586C0444" w:rsidR="00DC4B9C" w:rsidRPr="00023CC3" w:rsidDel="006862C1" w:rsidRDefault="00DC4B9C" w:rsidP="00C64B29">
            <w:pPr>
              <w:jc w:val="both"/>
              <w:rPr>
                <w:del w:id="342" w:author="Bahar Toto" w:date="2026-06-15T12:57:00Z" w16du:dateUtc="2026-06-15T11:57:00Z"/>
              </w:rPr>
            </w:pPr>
            <w:del w:id="343" w:author="Bahar Toto" w:date="2026-06-15T12:57:00Z" w16du:dateUtc="2026-06-15T11:57:00Z">
              <w:r w:rsidDel="006862C1">
                <w:fldChar w:fldCharType="begin"/>
              </w:r>
              <w:r w:rsidDel="006862C1">
                <w:delInstrText>HYPERLINK "https://privacy.gov.ph/wp-content/uploads/2022/08/AONo_2018-050.pdf"</w:delInstrText>
              </w:r>
              <w:r w:rsidDel="006862C1">
                <w:fldChar w:fldCharType="separate"/>
              </w:r>
              <w:r w:rsidRPr="00023CC3" w:rsidDel="006862C1">
                <w:rPr>
                  <w:rStyle w:val="Hyperlink"/>
                </w:rPr>
                <w:delText>National Privacy Commission Advisory Opinion No. 2018-050</w:delText>
              </w:r>
              <w:r w:rsidDel="006862C1">
                <w:fldChar w:fldCharType="end"/>
              </w:r>
              <w:r w:rsidRPr="00023CC3" w:rsidDel="006862C1">
                <w:delText xml:space="preserve"> </w:delText>
              </w:r>
            </w:del>
          </w:p>
        </w:tc>
      </w:tr>
      <w:tr w:rsidR="00DC4B9C" w:rsidRPr="00E16BA5" w:rsidDel="006862C1" w14:paraId="39811F63" w14:textId="22517D9E" w:rsidTr="00C64B29">
        <w:trPr>
          <w:trHeight w:val="80"/>
          <w:del w:id="344" w:author="Bahar Toto" w:date="2026-06-15T12:57:00Z"/>
        </w:trPr>
        <w:tc>
          <w:tcPr>
            <w:tcW w:w="4508" w:type="dxa"/>
          </w:tcPr>
          <w:p w14:paraId="1D0B94A1" w14:textId="3D66443E" w:rsidR="00DC4B9C" w:rsidRPr="00023CC3" w:rsidDel="006862C1" w:rsidRDefault="00C64B29" w:rsidP="00C64B29">
            <w:pPr>
              <w:jc w:val="both"/>
              <w:rPr>
                <w:del w:id="345" w:author="Bahar Toto" w:date="2026-06-15T12:57:00Z" w16du:dateUtc="2026-06-15T11:57:00Z"/>
              </w:rPr>
            </w:pPr>
            <w:del w:id="346" w:author="Bahar Toto" w:date="2026-06-15T12:57:00Z" w16du:dateUtc="2026-06-15T11:57:00Z">
              <w:r w:rsidRPr="00023CC3" w:rsidDel="006862C1">
                <w:delText xml:space="preserve">National Privacy Commission </w:delText>
              </w:r>
              <w:r w:rsidR="00DC4B9C" w:rsidRPr="00023CC3" w:rsidDel="006862C1">
                <w:delText xml:space="preserve">Advisory Opinion on the Implementing Rules and Regulations of the Data Privacy Act </w:delText>
              </w:r>
            </w:del>
          </w:p>
        </w:tc>
        <w:tc>
          <w:tcPr>
            <w:tcW w:w="4508" w:type="dxa"/>
          </w:tcPr>
          <w:p w14:paraId="6051B45C" w14:textId="532089C0" w:rsidR="00DC4B9C" w:rsidRPr="00023CC3" w:rsidDel="006862C1" w:rsidRDefault="00DC4B9C" w:rsidP="00C64B29">
            <w:pPr>
              <w:jc w:val="both"/>
              <w:rPr>
                <w:del w:id="347" w:author="Bahar Toto" w:date="2026-06-15T12:57:00Z" w16du:dateUtc="2026-06-15T11:57:00Z"/>
              </w:rPr>
            </w:pPr>
            <w:del w:id="348" w:author="Bahar Toto" w:date="2026-06-15T12:57:00Z" w16du:dateUtc="2026-06-15T11:57:00Z">
              <w:r w:rsidDel="006862C1">
                <w:fldChar w:fldCharType="begin"/>
              </w:r>
              <w:r w:rsidDel="006862C1">
                <w:delInstrText>HYPERLINK "https://privacy.gov.ph/wp-content/uploads/2022/01/NPC_AdvisoryOpinionNo._2017-018.pdf"</w:delInstrText>
              </w:r>
              <w:r w:rsidDel="006862C1">
                <w:fldChar w:fldCharType="separate"/>
              </w:r>
              <w:r w:rsidRPr="00023CC3" w:rsidDel="006862C1">
                <w:rPr>
                  <w:rStyle w:val="Hyperlink"/>
                </w:rPr>
                <w:delText>National Privacy Commission Advisory Opinion No. 2017-018</w:delText>
              </w:r>
              <w:r w:rsidDel="006862C1">
                <w:fldChar w:fldCharType="end"/>
              </w:r>
            </w:del>
          </w:p>
        </w:tc>
      </w:tr>
      <w:tr w:rsidR="00DC4B9C" w:rsidRPr="00E16BA5" w:rsidDel="006862C1" w14:paraId="09949934" w14:textId="4B5DC386" w:rsidTr="00C64B29">
        <w:trPr>
          <w:trHeight w:val="80"/>
          <w:del w:id="349" w:author="Bahar Toto" w:date="2026-06-15T12:57:00Z"/>
        </w:trPr>
        <w:tc>
          <w:tcPr>
            <w:tcW w:w="4508" w:type="dxa"/>
          </w:tcPr>
          <w:p w14:paraId="299DFD5F" w14:textId="10792C39" w:rsidR="00DC4B9C" w:rsidRPr="00023CC3" w:rsidDel="006862C1" w:rsidRDefault="00C64B29" w:rsidP="00C64B29">
            <w:pPr>
              <w:jc w:val="both"/>
              <w:rPr>
                <w:del w:id="350" w:author="Bahar Toto" w:date="2026-06-15T12:57:00Z" w16du:dateUtc="2026-06-15T11:57:00Z"/>
              </w:rPr>
            </w:pPr>
            <w:del w:id="351" w:author="Bahar Toto" w:date="2026-06-15T12:57:00Z" w16du:dateUtc="2026-06-15T11:57:00Z">
              <w:r w:rsidRPr="00023CC3" w:rsidDel="006862C1">
                <w:delText>Department of Finance Opinion o</w:delText>
              </w:r>
              <w:r w:rsidR="00DC4B9C" w:rsidRPr="00023CC3" w:rsidDel="006862C1">
                <w:delText xml:space="preserve">n the applicability of the </w:delText>
              </w:r>
              <w:r w:rsidR="00557F18" w:rsidRPr="00023CC3" w:rsidDel="006862C1">
                <w:delText>Insurance Premium Cap to Insurance Products Brokered through Telemarketing Channel</w:delText>
              </w:r>
            </w:del>
          </w:p>
        </w:tc>
        <w:tc>
          <w:tcPr>
            <w:tcW w:w="4508" w:type="dxa"/>
          </w:tcPr>
          <w:p w14:paraId="2D0DE846" w14:textId="2D7DBA38" w:rsidR="00DC4B9C" w:rsidRPr="00023CC3" w:rsidDel="006862C1" w:rsidRDefault="00DC4B9C" w:rsidP="00C64B29">
            <w:pPr>
              <w:jc w:val="both"/>
              <w:rPr>
                <w:del w:id="352" w:author="Bahar Toto" w:date="2026-06-15T12:57:00Z" w16du:dateUtc="2026-06-15T11:57:00Z"/>
              </w:rPr>
            </w:pPr>
            <w:del w:id="353" w:author="Bahar Toto" w:date="2026-06-15T12:57:00Z" w16du:dateUtc="2026-06-15T11:57:00Z">
              <w:r w:rsidDel="006862C1">
                <w:fldChar w:fldCharType="begin"/>
              </w:r>
              <w:r w:rsidDel="006862C1">
                <w:delInstrText>HYPERLINK "https://www.insurance.gov.ph/lo-2018-11-applicability-of-the-insurance-premium-cap-under-ic-circular-letter-cl-no-15-2007-dated-07-august-2007-on-insurance-products-brokered-to-citibank-clients-through-telemarketing-channel/"</w:delInstrText>
              </w:r>
              <w:r w:rsidDel="006862C1">
                <w:fldChar w:fldCharType="separate"/>
              </w:r>
              <w:r w:rsidRPr="00023CC3" w:rsidDel="006862C1">
                <w:rPr>
                  <w:rStyle w:val="Hyperlink"/>
                </w:rPr>
                <w:delText>Department of Finance Insurance Commission Legal Opinion No. 2018-11</w:delText>
              </w:r>
              <w:r w:rsidDel="006862C1">
                <w:fldChar w:fldCharType="end"/>
              </w:r>
            </w:del>
          </w:p>
        </w:tc>
      </w:tr>
      <w:tr w:rsidR="00DC4B9C" w:rsidRPr="00E16BA5" w:rsidDel="006862C1" w14:paraId="193BDF87" w14:textId="724F54D4" w:rsidTr="00C64B29">
        <w:trPr>
          <w:trHeight w:val="80"/>
          <w:del w:id="354" w:author="Bahar Toto" w:date="2026-06-15T12:57:00Z"/>
        </w:trPr>
        <w:tc>
          <w:tcPr>
            <w:tcW w:w="4508" w:type="dxa"/>
          </w:tcPr>
          <w:p w14:paraId="24C61637" w14:textId="1E6A4FB0" w:rsidR="00DC4B9C" w:rsidRPr="00023CC3" w:rsidDel="006862C1" w:rsidRDefault="00C64B29" w:rsidP="00C64B29">
            <w:pPr>
              <w:jc w:val="both"/>
              <w:rPr>
                <w:del w:id="355" w:author="Bahar Toto" w:date="2026-06-15T12:57:00Z" w16du:dateUtc="2026-06-15T11:57:00Z"/>
              </w:rPr>
            </w:pPr>
            <w:del w:id="356" w:author="Bahar Toto" w:date="2026-06-15T12:57:00Z" w16du:dateUtc="2026-06-15T11:57:00Z">
              <w:r w:rsidRPr="00023CC3" w:rsidDel="006862C1">
                <w:delText xml:space="preserve">Department of </w:delText>
              </w:r>
              <w:r w:rsidR="00692A09" w:rsidRPr="00023CC3" w:rsidDel="006862C1">
                <w:delText>Finance Guidelines</w:delText>
              </w:r>
              <w:r w:rsidR="00DC4B9C" w:rsidRPr="00023CC3" w:rsidDel="006862C1">
                <w:delText xml:space="preserve"> </w:delText>
              </w:r>
              <w:r w:rsidR="00557F18" w:rsidRPr="00023CC3" w:rsidDel="006862C1">
                <w:delText xml:space="preserve">Defining the Engagement of Telemarketing Services by </w:delText>
              </w:r>
              <w:r w:rsidR="00557F18" w:rsidRPr="00023CC3" w:rsidDel="006862C1">
                <w:lastRenderedPageBreak/>
                <w:delText xml:space="preserve">Insurance Companies, Insurance Brokers, and General Agencies </w:delText>
              </w:r>
            </w:del>
          </w:p>
        </w:tc>
        <w:tc>
          <w:tcPr>
            <w:tcW w:w="4508" w:type="dxa"/>
          </w:tcPr>
          <w:p w14:paraId="5E4F09E8" w14:textId="16CA84A4" w:rsidR="00DC4B9C" w:rsidRPr="00023CC3" w:rsidDel="006862C1" w:rsidRDefault="00DC4B9C" w:rsidP="00C64B29">
            <w:pPr>
              <w:jc w:val="both"/>
              <w:rPr>
                <w:del w:id="357" w:author="Bahar Toto" w:date="2026-06-15T12:57:00Z" w16du:dateUtc="2026-06-15T11:57:00Z"/>
              </w:rPr>
            </w:pPr>
            <w:del w:id="358" w:author="Bahar Toto" w:date="2026-06-15T12:57:00Z" w16du:dateUtc="2026-06-15T11:57:00Z">
              <w:r w:rsidDel="006862C1">
                <w:lastRenderedPageBreak/>
                <w:fldChar w:fldCharType="begin"/>
              </w:r>
              <w:r w:rsidDel="006862C1">
                <w:delInstrText>HYPERLINK "https://www.dataguidance.com/sites/default/files/cl2016_61.pdf"</w:delInstrText>
              </w:r>
              <w:r w:rsidDel="006862C1">
                <w:fldChar w:fldCharType="separate"/>
              </w:r>
              <w:r w:rsidRPr="00023CC3" w:rsidDel="006862C1">
                <w:rPr>
                  <w:rStyle w:val="Hyperlink"/>
                </w:rPr>
                <w:delText>Department of Finance Insurance Commission Circular Letter No. 2016-61</w:delText>
              </w:r>
              <w:r w:rsidDel="006862C1">
                <w:fldChar w:fldCharType="end"/>
              </w:r>
            </w:del>
          </w:p>
        </w:tc>
      </w:tr>
      <w:tr w:rsidR="00DC4B9C" w:rsidRPr="00E16BA5" w:rsidDel="006862C1" w14:paraId="5D2DEC66" w14:textId="40C70712" w:rsidTr="00C64B29">
        <w:trPr>
          <w:trHeight w:val="80"/>
          <w:del w:id="359" w:author="Bahar Toto" w:date="2026-06-15T12:57:00Z"/>
        </w:trPr>
        <w:tc>
          <w:tcPr>
            <w:tcW w:w="4508" w:type="dxa"/>
          </w:tcPr>
          <w:p w14:paraId="5A85B361" w14:textId="18B38B68" w:rsidR="00DC4B9C" w:rsidRPr="00023CC3" w:rsidDel="006862C1" w:rsidRDefault="00557F18" w:rsidP="00C64B29">
            <w:pPr>
              <w:jc w:val="both"/>
              <w:rPr>
                <w:del w:id="360" w:author="Bahar Toto" w:date="2026-06-15T12:57:00Z" w16du:dateUtc="2026-06-15T11:57:00Z"/>
              </w:rPr>
            </w:pPr>
            <w:del w:id="361" w:author="Bahar Toto" w:date="2026-06-15T12:57:00Z" w16du:dateUtc="2026-06-15T11:57:00Z">
              <w:r w:rsidRPr="00023CC3" w:rsidDel="006862C1">
                <w:delText xml:space="preserve">Anti-Money Laundering Council Registration and Reporting Guidelines of 2021 </w:delText>
              </w:r>
            </w:del>
          </w:p>
        </w:tc>
        <w:tc>
          <w:tcPr>
            <w:tcW w:w="4508" w:type="dxa"/>
          </w:tcPr>
          <w:p w14:paraId="563F8068" w14:textId="417857A4" w:rsidR="00DC4B9C" w:rsidRPr="00023CC3" w:rsidDel="006862C1" w:rsidRDefault="00DC4B9C" w:rsidP="00C64B29">
            <w:pPr>
              <w:jc w:val="both"/>
              <w:rPr>
                <w:del w:id="362" w:author="Bahar Toto" w:date="2026-06-15T12:57:00Z" w16du:dateUtc="2026-06-15T11:57:00Z"/>
              </w:rPr>
            </w:pPr>
            <w:del w:id="363" w:author="Bahar Toto" w:date="2026-06-15T12:57:00Z" w16du:dateUtc="2026-06-15T11:57:00Z">
              <w:r w:rsidDel="006862C1">
                <w:fldChar w:fldCharType="begin"/>
              </w:r>
              <w:r w:rsidDel="006862C1">
                <w:delInstrText>HYPERLINK "http://www.amlc.gov.ph/images/PDFs/2021-AMLC%20REGISTRATION%20AND%20REPORTING%20GUIDELINES.pdf"</w:delInstrText>
              </w:r>
              <w:r w:rsidDel="006862C1">
                <w:fldChar w:fldCharType="separate"/>
              </w:r>
              <w:r w:rsidRPr="00023CC3" w:rsidDel="006862C1">
                <w:rPr>
                  <w:rStyle w:val="Hyperlink"/>
                </w:rPr>
                <w:delText>Part I, Section VII, E(4) of the Anti-Money Laundering Council Registration and Reporting Guidelines of 2021</w:delText>
              </w:r>
              <w:r w:rsidDel="006862C1">
                <w:fldChar w:fldCharType="end"/>
              </w:r>
            </w:del>
          </w:p>
        </w:tc>
      </w:tr>
      <w:tr w:rsidR="00DC4B9C" w:rsidRPr="00E16BA5" w:rsidDel="006862C1" w14:paraId="7182A8FC" w14:textId="262A142E" w:rsidTr="00C64B29">
        <w:trPr>
          <w:trHeight w:val="80"/>
          <w:del w:id="364" w:author="Bahar Toto" w:date="2026-06-15T12:57:00Z"/>
        </w:trPr>
        <w:tc>
          <w:tcPr>
            <w:tcW w:w="4508" w:type="dxa"/>
          </w:tcPr>
          <w:p w14:paraId="45D2DDFF" w14:textId="4132B5DB" w:rsidR="00DC4B9C" w:rsidRPr="00023CC3" w:rsidDel="006862C1" w:rsidRDefault="00F457BD" w:rsidP="00C64B29">
            <w:pPr>
              <w:jc w:val="both"/>
              <w:rPr>
                <w:del w:id="365" w:author="Bahar Toto" w:date="2026-06-15T12:57:00Z" w16du:dateUtc="2026-06-15T11:57:00Z"/>
              </w:rPr>
            </w:pPr>
            <w:del w:id="366" w:author="Bahar Toto" w:date="2026-06-15T12:57:00Z" w16du:dateUtc="2026-06-15T11:57:00Z">
              <w:r w:rsidRPr="00023CC3" w:rsidDel="006862C1">
                <w:delText xml:space="preserve">Department of Health Administrative Order on Implementing Guidelines on the Promotion of and Marketing of Prescription Pharmaceutical Products and Medical Devices </w:delText>
              </w:r>
            </w:del>
          </w:p>
        </w:tc>
        <w:tc>
          <w:tcPr>
            <w:tcW w:w="4508" w:type="dxa"/>
          </w:tcPr>
          <w:p w14:paraId="459B4A6A" w14:textId="162F0D9E" w:rsidR="00DC4B9C" w:rsidRPr="00023CC3" w:rsidDel="006862C1" w:rsidRDefault="00DC4B9C" w:rsidP="00C64B29">
            <w:pPr>
              <w:jc w:val="both"/>
              <w:rPr>
                <w:del w:id="367" w:author="Bahar Toto" w:date="2026-06-15T12:57:00Z" w16du:dateUtc="2026-06-15T11:57:00Z"/>
              </w:rPr>
            </w:pPr>
            <w:del w:id="368" w:author="Bahar Toto" w:date="2026-06-15T12:57:00Z" w16du:dateUtc="2026-06-15T11:57:00Z">
              <w:r w:rsidDel="006862C1">
                <w:fldChar w:fldCharType="begin"/>
              </w:r>
              <w:r w:rsidDel="006862C1">
                <w:delInstrText>HYPERLINK "https://www.fda.gov.ph/wp-content/uploads/2024/01/A.O-2015-0053.pdf"</w:delInstrText>
              </w:r>
              <w:r w:rsidDel="006862C1">
                <w:fldChar w:fldCharType="separate"/>
              </w:r>
              <w:r w:rsidRPr="00023CC3" w:rsidDel="006862C1">
                <w:rPr>
                  <w:rStyle w:val="Hyperlink"/>
                </w:rPr>
                <w:delText>Section V. (Implementation Mechanisms), B. (Direct Guidelines), Section 12 of the Department of Health Administrative Order No. 2015-0053</w:delText>
              </w:r>
              <w:r w:rsidDel="006862C1">
                <w:fldChar w:fldCharType="end"/>
              </w:r>
              <w:r w:rsidRPr="00023CC3" w:rsidDel="006862C1">
                <w:delText xml:space="preserve"> </w:delText>
              </w:r>
            </w:del>
          </w:p>
        </w:tc>
      </w:tr>
      <w:tr w:rsidR="00DC4B9C" w:rsidRPr="00E16BA5" w:rsidDel="006862C1" w14:paraId="1D1F5822" w14:textId="5D0DA437" w:rsidTr="00C64B29">
        <w:trPr>
          <w:trHeight w:val="80"/>
          <w:del w:id="369" w:author="Bahar Toto" w:date="2026-06-15T12:57:00Z"/>
        </w:trPr>
        <w:tc>
          <w:tcPr>
            <w:tcW w:w="4508" w:type="dxa"/>
          </w:tcPr>
          <w:p w14:paraId="3C99BBA4" w14:textId="5335CE0F" w:rsidR="00DC4B9C" w:rsidRPr="00023CC3" w:rsidDel="006862C1" w:rsidRDefault="00C64B29" w:rsidP="00C64B29">
            <w:pPr>
              <w:jc w:val="both"/>
              <w:rPr>
                <w:del w:id="370" w:author="Bahar Toto" w:date="2026-06-15T12:57:00Z" w16du:dateUtc="2026-06-15T11:57:00Z"/>
              </w:rPr>
            </w:pPr>
            <w:del w:id="371" w:author="Bahar Toto" w:date="2026-06-15T12:57:00Z" w16du:dateUtc="2026-06-15T11:57:00Z">
              <w:r w:rsidRPr="00023CC3" w:rsidDel="006862C1">
                <w:delText>National Telecommunications Commission Memorandum Circular No. 03-03-2005 as amended by Memorandum Circular No. 03-03-2005-A, Memorandum Circular No. 04-07-2009, and Memorandum Circular No. 07-08-2018 </w:delText>
              </w:r>
            </w:del>
          </w:p>
        </w:tc>
        <w:tc>
          <w:tcPr>
            <w:tcW w:w="4508" w:type="dxa"/>
          </w:tcPr>
          <w:p w14:paraId="70C05239" w14:textId="769213C7" w:rsidR="00DC4B9C" w:rsidRPr="00023CC3" w:rsidDel="006862C1" w:rsidRDefault="00C64B29" w:rsidP="00C64B29">
            <w:pPr>
              <w:jc w:val="both"/>
              <w:rPr>
                <w:del w:id="372" w:author="Bahar Toto" w:date="2026-06-15T12:57:00Z" w16du:dateUtc="2026-06-15T11:57:00Z"/>
              </w:rPr>
            </w:pPr>
            <w:del w:id="373" w:author="Bahar Toto" w:date="2026-06-15T12:57:00Z" w16du:dateUtc="2026-06-15T11:57:00Z">
              <w:r w:rsidDel="006862C1">
                <w:fldChar w:fldCharType="begin"/>
              </w:r>
              <w:r w:rsidDel="006862C1">
                <w:delInstrText>HYPERLINK "https://region7.ntc.gov.ph/wp-content/uploads/2024/01/MC_03-03-2005.pdf"</w:delInstrText>
              </w:r>
              <w:r w:rsidDel="006862C1">
                <w:fldChar w:fldCharType="separate"/>
              </w:r>
              <w:r w:rsidRPr="00023CC3" w:rsidDel="006862C1">
                <w:rPr>
                  <w:rStyle w:val="Hyperlink"/>
                </w:rPr>
                <w:delText>National Telecommunications Commission Memorandum Circular No. 03-03-2005</w:delText>
              </w:r>
              <w:r w:rsidDel="006862C1">
                <w:fldChar w:fldCharType="end"/>
              </w:r>
              <w:r w:rsidRPr="00023CC3" w:rsidDel="006862C1">
                <w:delText xml:space="preserve"> as amended by </w:delText>
              </w:r>
              <w:r w:rsidDel="006862C1">
                <w:fldChar w:fldCharType="begin"/>
              </w:r>
              <w:r w:rsidDel="006862C1">
                <w:delInstrText>HYPERLINK "https://region7.ntc.gov.ph/wp-content/uploads/2024/01/MC_03-03-2005A_Amendments_broadcast_messaging.pdf"</w:delInstrText>
              </w:r>
              <w:r w:rsidDel="006862C1">
                <w:fldChar w:fldCharType="separate"/>
              </w:r>
              <w:r w:rsidRPr="00023CC3" w:rsidDel="006862C1">
                <w:rPr>
                  <w:rStyle w:val="Hyperlink"/>
                </w:rPr>
                <w:delText>Memorandum Circular No. 03-03-2005-A</w:delText>
              </w:r>
              <w:r w:rsidDel="006862C1">
                <w:fldChar w:fldCharType="end"/>
              </w:r>
              <w:r w:rsidDel="006862C1">
                <w:fldChar w:fldCharType="begin"/>
              </w:r>
              <w:r w:rsidDel="006862C1">
                <w:delInstrText>HYPERLINK "https://region7.ntc.gov.ph/wp-content/uploads/2024/01/MC_04-07-2009.pdf"</w:delInstrText>
              </w:r>
              <w:r w:rsidDel="006862C1">
                <w:fldChar w:fldCharType="separate"/>
              </w:r>
              <w:r w:rsidRPr="00023CC3" w:rsidDel="006862C1">
                <w:rPr>
                  <w:rStyle w:val="Hyperlink"/>
                </w:rPr>
                <w:delText>, Memorandum Circular No. 04-07-2009</w:delText>
              </w:r>
              <w:r w:rsidDel="006862C1">
                <w:fldChar w:fldCharType="end"/>
              </w:r>
              <w:r w:rsidRPr="00023CC3" w:rsidDel="006862C1">
                <w:delText>, and </w:delText>
              </w:r>
              <w:r w:rsidDel="006862C1">
                <w:fldChar w:fldCharType="begin"/>
              </w:r>
              <w:r w:rsidDel="006862C1">
                <w:delInstrText>HYPERLINK "https://elibrary.judiciary.gov.ph/thebookshelf/showdocs/10/91581"</w:delInstrText>
              </w:r>
              <w:r w:rsidDel="006862C1">
                <w:fldChar w:fldCharType="separate"/>
              </w:r>
              <w:r w:rsidRPr="00023CC3" w:rsidDel="006862C1">
                <w:rPr>
                  <w:rStyle w:val="Hyperlink"/>
                </w:rPr>
                <w:delText>Memorandum Circular No. 07-08-2018 </w:delText>
              </w:r>
              <w:r w:rsidDel="006862C1">
                <w:fldChar w:fldCharType="end"/>
              </w:r>
            </w:del>
          </w:p>
        </w:tc>
      </w:tr>
    </w:tbl>
    <w:p w14:paraId="26467CA0" w14:textId="77777777" w:rsidR="00CB59BA" w:rsidRPr="0041007A" w:rsidRDefault="00CB59BA" w:rsidP="00CB59BA">
      <w:pPr>
        <w:spacing w:after="0" w:line="240" w:lineRule="auto"/>
        <w:jc w:val="both"/>
      </w:pPr>
    </w:p>
    <w:p w14:paraId="7A0D0FDE" w14:textId="6226BC0C" w:rsidR="00CB59BA" w:rsidRPr="0041007A" w:rsidRDefault="00E91145" w:rsidP="00B91B52">
      <w:pPr>
        <w:pStyle w:val="ListParagraph"/>
        <w:numPr>
          <w:ilvl w:val="0"/>
          <w:numId w:val="8"/>
        </w:numPr>
        <w:spacing w:after="0" w:line="240" w:lineRule="auto"/>
        <w:jc w:val="both"/>
        <w:rPr>
          <w:b/>
          <w:bCs/>
        </w:rPr>
      </w:pPr>
      <w:r w:rsidRPr="0041007A">
        <w:rPr>
          <w:b/>
          <w:bCs/>
        </w:rPr>
        <w:t>Application</w:t>
      </w:r>
    </w:p>
    <w:p w14:paraId="72983DA4" w14:textId="58E8E7AF" w:rsidR="00E91145" w:rsidRPr="0041007A" w:rsidRDefault="00E91145" w:rsidP="00B91B52">
      <w:pPr>
        <w:pStyle w:val="ListParagraph"/>
        <w:spacing w:after="0" w:line="240" w:lineRule="auto"/>
        <w:ind w:left="600"/>
        <w:jc w:val="both"/>
        <w:rPr>
          <w:b/>
          <w:bCs/>
        </w:rPr>
      </w:pPr>
      <w:r w:rsidRPr="0041007A">
        <w:rPr>
          <w:b/>
          <w:bCs/>
        </w:rPr>
        <w:t xml:space="preserve"> </w:t>
      </w:r>
    </w:p>
    <w:p w14:paraId="7A2230AC" w14:textId="4AC9E8AE" w:rsidR="009D14B0" w:rsidRPr="0041007A" w:rsidRDefault="00E91145" w:rsidP="00B91B52">
      <w:pPr>
        <w:pStyle w:val="ListParagraph"/>
        <w:numPr>
          <w:ilvl w:val="2"/>
          <w:numId w:val="16"/>
        </w:numPr>
        <w:spacing w:after="0" w:line="240" w:lineRule="auto"/>
        <w:jc w:val="both"/>
        <w:rPr>
          <w:b/>
          <w:bCs/>
          <w:i/>
          <w:iCs/>
        </w:rPr>
      </w:pPr>
      <w:r w:rsidRPr="0041007A">
        <w:rPr>
          <w:b/>
          <w:bCs/>
          <w:i/>
          <w:iCs/>
        </w:rPr>
        <w:t xml:space="preserve">Who </w:t>
      </w:r>
      <w:proofErr w:type="gramStart"/>
      <w:r w:rsidRPr="0041007A">
        <w:rPr>
          <w:b/>
          <w:bCs/>
          <w:i/>
          <w:iCs/>
        </w:rPr>
        <w:t>is</w:t>
      </w:r>
      <w:proofErr w:type="gramEnd"/>
      <w:r w:rsidRPr="0041007A">
        <w:rPr>
          <w:b/>
          <w:bCs/>
          <w:i/>
          <w:iCs/>
        </w:rPr>
        <w:t xml:space="preserve"> afforded </w:t>
      </w:r>
      <w:proofErr w:type="gramStart"/>
      <w:r w:rsidRPr="0041007A">
        <w:rPr>
          <w:b/>
          <w:bCs/>
          <w:i/>
          <w:iCs/>
        </w:rPr>
        <w:t>protections</w:t>
      </w:r>
      <w:proofErr w:type="gramEnd"/>
      <w:r w:rsidRPr="0041007A">
        <w:rPr>
          <w:b/>
          <w:bCs/>
          <w:i/>
          <w:iCs/>
        </w:rPr>
        <w:t xml:space="preserve"> under the law(s)? (</w:t>
      </w:r>
      <w:r w:rsidR="002B49E2" w:rsidRPr="0041007A">
        <w:rPr>
          <w:b/>
          <w:bCs/>
          <w:i/>
          <w:iCs/>
        </w:rPr>
        <w:t xml:space="preserve">Please include </w:t>
      </w:r>
      <w:r w:rsidR="00503CA1" w:rsidRPr="0041007A">
        <w:rPr>
          <w:b/>
          <w:bCs/>
          <w:i/>
          <w:iCs/>
        </w:rPr>
        <w:t>whether</w:t>
      </w:r>
      <w:r w:rsidRPr="0041007A">
        <w:rPr>
          <w:b/>
          <w:bCs/>
          <w:i/>
          <w:iCs/>
        </w:rPr>
        <w:t xml:space="preserve"> natural or legal </w:t>
      </w:r>
      <w:proofErr w:type="gramStart"/>
      <w:r w:rsidRPr="0041007A">
        <w:rPr>
          <w:b/>
          <w:bCs/>
          <w:i/>
          <w:iCs/>
        </w:rPr>
        <w:t>persons</w:t>
      </w:r>
      <w:proofErr w:type="gramEnd"/>
      <w:r w:rsidR="00503CA1" w:rsidRPr="0041007A">
        <w:rPr>
          <w:b/>
          <w:bCs/>
          <w:i/>
          <w:iCs/>
        </w:rPr>
        <w:t xml:space="preserve"> are afforded protection under the </w:t>
      </w:r>
      <w:proofErr w:type="spellStart"/>
      <w:proofErr w:type="gramStart"/>
      <w:r w:rsidR="0089641D" w:rsidRPr="0041007A">
        <w:rPr>
          <w:b/>
          <w:bCs/>
          <w:i/>
          <w:iCs/>
        </w:rPr>
        <w:t>emarketing</w:t>
      </w:r>
      <w:proofErr w:type="spellEnd"/>
      <w:proofErr w:type="gramEnd"/>
      <w:r w:rsidR="00503CA1" w:rsidRPr="0041007A">
        <w:rPr>
          <w:b/>
          <w:bCs/>
          <w:i/>
          <w:iCs/>
        </w:rPr>
        <w:t xml:space="preserve">, </w:t>
      </w:r>
      <w:r w:rsidR="0089641D" w:rsidRPr="0041007A">
        <w:rPr>
          <w:b/>
          <w:bCs/>
          <w:i/>
          <w:iCs/>
        </w:rPr>
        <w:t xml:space="preserve">telemarketing, and </w:t>
      </w:r>
      <w:proofErr w:type="spellStart"/>
      <w:r w:rsidR="0089641D" w:rsidRPr="0041007A">
        <w:rPr>
          <w:b/>
          <w:bCs/>
          <w:i/>
          <w:iCs/>
        </w:rPr>
        <w:t>sms</w:t>
      </w:r>
      <w:proofErr w:type="spellEnd"/>
      <w:r w:rsidR="0089641D" w:rsidRPr="0041007A">
        <w:rPr>
          <w:b/>
          <w:bCs/>
          <w:i/>
          <w:iCs/>
        </w:rPr>
        <w:t>/marketing laws.</w:t>
      </w:r>
      <w:r w:rsidRPr="0041007A">
        <w:rPr>
          <w:b/>
          <w:bCs/>
          <w:i/>
          <w:iCs/>
        </w:rPr>
        <w:t>)</w:t>
      </w:r>
    </w:p>
    <w:p w14:paraId="3F1A64A5" w14:textId="77777777" w:rsidR="00B91B52" w:rsidRPr="0041007A" w:rsidRDefault="00B91B52" w:rsidP="00B91B52">
      <w:pPr>
        <w:pStyle w:val="ListParagraph"/>
        <w:spacing w:after="0" w:line="240" w:lineRule="auto"/>
        <w:jc w:val="both"/>
        <w:rPr>
          <w:b/>
          <w:bCs/>
          <w:i/>
          <w:iCs/>
        </w:rPr>
      </w:pPr>
    </w:p>
    <w:p w14:paraId="15A3B758" w14:textId="722D8E4F" w:rsidR="00766EE2" w:rsidRPr="0041007A" w:rsidRDefault="00766EE2" w:rsidP="00B91B52">
      <w:pPr>
        <w:spacing w:after="0" w:line="240" w:lineRule="auto"/>
        <w:contextualSpacing/>
        <w:jc w:val="both"/>
        <w:rPr>
          <w:sz w:val="22"/>
          <w:szCs w:val="22"/>
        </w:rPr>
      </w:pPr>
      <w:r w:rsidRPr="0041007A">
        <w:rPr>
          <w:sz w:val="22"/>
          <w:szCs w:val="22"/>
          <w:lang w:val="en-US"/>
        </w:rPr>
        <w:t xml:space="preserve">Under the </w:t>
      </w:r>
      <w:del w:id="374" w:author="Bahar Toto" w:date="2026-06-15T12:57:00Z" w16du:dateUtc="2026-06-15T11:57:00Z">
        <w:r w:rsidRPr="0041007A" w:rsidDel="006862C1">
          <w:rPr>
            <w:sz w:val="22"/>
            <w:szCs w:val="22"/>
            <w:lang w:val="en-US"/>
          </w:rPr>
          <w:delText>DPA</w:delText>
        </w:r>
      </w:del>
      <w:ins w:id="375" w:author="Bahar Toto" w:date="2026-06-15T12:57:00Z" w16du:dateUtc="2026-06-15T11:57:00Z">
        <w:r w:rsidR="006862C1">
          <w:rPr>
            <w:sz w:val="22"/>
            <w:szCs w:val="22"/>
            <w:lang w:val="en-US"/>
          </w:rPr>
          <w:t xml:space="preserve">Data </w:t>
        </w:r>
      </w:ins>
      <w:ins w:id="376" w:author="Bahar Toto" w:date="2026-06-15T14:50:00Z" w16du:dateUtc="2026-06-15T13:50:00Z">
        <w:r w:rsidR="00E92561">
          <w:rPr>
            <w:rFonts w:asciiTheme="majorHAnsi" w:hAnsiTheme="majorHAnsi"/>
            <w:sz w:val="22"/>
            <w:szCs w:val="22"/>
          </w:rPr>
          <w:t xml:space="preserve">Privacy </w:t>
        </w:r>
      </w:ins>
      <w:ins w:id="377" w:author="Bahar Toto" w:date="2026-06-15T12:57:00Z" w16du:dateUtc="2026-06-15T11:57:00Z">
        <w:r w:rsidR="006862C1">
          <w:rPr>
            <w:sz w:val="22"/>
            <w:szCs w:val="22"/>
            <w:lang w:val="en-US"/>
          </w:rPr>
          <w:t>Act</w:t>
        </w:r>
      </w:ins>
      <w:r w:rsidRPr="0041007A">
        <w:rPr>
          <w:sz w:val="22"/>
          <w:szCs w:val="22"/>
        </w:rPr>
        <w:t xml:space="preserve">, the protected </w:t>
      </w:r>
      <w:ins w:id="378" w:author="Bahar Toto" w:date="2026-06-15T12:57:00Z" w16du:dateUtc="2026-06-15T11:57:00Z">
        <w:r w:rsidR="006862C1">
          <w:rPr>
            <w:sz w:val="22"/>
            <w:szCs w:val="22"/>
          </w:rPr>
          <w:t>'</w:t>
        </w:r>
      </w:ins>
      <w:del w:id="379" w:author="Bahar Toto" w:date="2026-06-15T12:57:00Z" w16du:dateUtc="2026-06-15T11:57:00Z">
        <w:r w:rsidRPr="0041007A" w:rsidDel="006862C1">
          <w:rPr>
            <w:sz w:val="22"/>
            <w:szCs w:val="22"/>
          </w:rPr>
          <w:delText>“</w:delText>
        </w:r>
      </w:del>
      <w:r w:rsidRPr="0041007A">
        <w:rPr>
          <w:sz w:val="22"/>
          <w:szCs w:val="22"/>
        </w:rPr>
        <w:t>data subject</w:t>
      </w:r>
      <w:ins w:id="380" w:author="Bahar Toto" w:date="2026-06-15T12:57:00Z" w16du:dateUtc="2026-06-15T11:57:00Z">
        <w:r w:rsidR="006862C1">
          <w:rPr>
            <w:sz w:val="22"/>
            <w:szCs w:val="22"/>
          </w:rPr>
          <w:t>'</w:t>
        </w:r>
      </w:ins>
      <w:del w:id="381" w:author="Bahar Toto" w:date="2026-06-15T12:57:00Z" w16du:dateUtc="2026-06-15T11:57:00Z">
        <w:r w:rsidRPr="0041007A" w:rsidDel="006862C1">
          <w:rPr>
            <w:sz w:val="22"/>
            <w:szCs w:val="22"/>
          </w:rPr>
          <w:delText>”</w:delText>
        </w:r>
      </w:del>
      <w:r w:rsidRPr="0041007A">
        <w:rPr>
          <w:sz w:val="22"/>
          <w:szCs w:val="22"/>
        </w:rPr>
        <w:t xml:space="preserve"> is an individual (natural person).</w:t>
      </w:r>
      <w:r w:rsidR="00D35FEB" w:rsidRPr="0041007A">
        <w:rPr>
          <w:sz w:val="22"/>
          <w:szCs w:val="22"/>
        </w:rPr>
        <w:t xml:space="preserve"> Note that</w:t>
      </w:r>
      <w:r w:rsidRPr="0041007A">
        <w:rPr>
          <w:sz w:val="22"/>
          <w:szCs w:val="22"/>
        </w:rPr>
        <w:t xml:space="preserve"> </w:t>
      </w:r>
      <w:r w:rsidR="00D35FEB" w:rsidRPr="0041007A">
        <w:rPr>
          <w:sz w:val="22"/>
          <w:szCs w:val="22"/>
        </w:rPr>
        <w:t>l</w:t>
      </w:r>
      <w:r w:rsidRPr="0041007A">
        <w:rPr>
          <w:sz w:val="22"/>
          <w:szCs w:val="22"/>
        </w:rPr>
        <w:t xml:space="preserve">egal persons are not </w:t>
      </w:r>
      <w:del w:id="382" w:author="Bahar Toto" w:date="2026-06-15T12:57:00Z" w16du:dateUtc="2026-06-15T11:57:00Z">
        <w:r w:rsidRPr="0041007A" w:rsidDel="001A47A6">
          <w:rPr>
            <w:sz w:val="22"/>
            <w:szCs w:val="22"/>
          </w:rPr>
          <w:delText>“</w:delText>
        </w:r>
      </w:del>
      <w:r w:rsidRPr="0041007A">
        <w:rPr>
          <w:sz w:val="22"/>
          <w:szCs w:val="22"/>
        </w:rPr>
        <w:t>data subjects</w:t>
      </w:r>
      <w:ins w:id="383" w:author="Bahar Toto" w:date="2026-06-15T12:57:00Z" w16du:dateUtc="2026-06-15T11:57:00Z">
        <w:r w:rsidR="001A47A6">
          <w:rPr>
            <w:sz w:val="22"/>
            <w:szCs w:val="22"/>
          </w:rPr>
          <w:t>'</w:t>
        </w:r>
      </w:ins>
      <w:del w:id="384" w:author="Bahar Toto" w:date="2026-06-15T12:57:00Z" w16du:dateUtc="2026-06-15T11:57:00Z">
        <w:r w:rsidRPr="0041007A" w:rsidDel="001A47A6">
          <w:rPr>
            <w:sz w:val="22"/>
            <w:szCs w:val="22"/>
          </w:rPr>
          <w:delText>”</w:delText>
        </w:r>
      </w:del>
      <w:r w:rsidRPr="0041007A">
        <w:rPr>
          <w:sz w:val="22"/>
          <w:szCs w:val="22"/>
        </w:rPr>
        <w:t xml:space="preserve"> under</w:t>
      </w:r>
      <w:r w:rsidR="00D35FEB" w:rsidRPr="0041007A">
        <w:rPr>
          <w:sz w:val="22"/>
          <w:szCs w:val="22"/>
        </w:rPr>
        <w:t xml:space="preserve"> </w:t>
      </w:r>
      <w:ins w:id="385" w:author="Bahar Toto" w:date="2026-06-15T12:58:00Z" w16du:dateUtc="2026-06-15T11:58:00Z">
        <w:r w:rsidR="001A47A6">
          <w:rPr>
            <w:sz w:val="22"/>
            <w:szCs w:val="22"/>
          </w:rPr>
          <w:t xml:space="preserve">the Data </w:t>
        </w:r>
      </w:ins>
      <w:ins w:id="386" w:author="Bahar Toto" w:date="2026-06-15T14:50:00Z" w16du:dateUtc="2026-06-15T13:50:00Z">
        <w:r w:rsidR="00E92561">
          <w:rPr>
            <w:rFonts w:asciiTheme="majorHAnsi" w:hAnsiTheme="majorHAnsi"/>
            <w:sz w:val="22"/>
            <w:szCs w:val="22"/>
          </w:rPr>
          <w:t xml:space="preserve">Privacy </w:t>
        </w:r>
      </w:ins>
      <w:ins w:id="387" w:author="Bahar Toto" w:date="2026-06-15T12:58:00Z" w16du:dateUtc="2026-06-15T11:58:00Z">
        <w:r w:rsidR="001A47A6">
          <w:rPr>
            <w:sz w:val="22"/>
            <w:szCs w:val="22"/>
          </w:rPr>
          <w:t>Act.</w:t>
        </w:r>
      </w:ins>
      <w:del w:id="388" w:author="Bahar Toto" w:date="2026-06-15T12:58:00Z" w16du:dateUtc="2026-06-15T11:58:00Z">
        <w:r w:rsidR="00D35FEB" w:rsidRPr="0041007A" w:rsidDel="001A47A6">
          <w:rPr>
            <w:sz w:val="22"/>
            <w:szCs w:val="22"/>
          </w:rPr>
          <w:delText>said</w:delText>
        </w:r>
        <w:r w:rsidRPr="0041007A" w:rsidDel="001A47A6">
          <w:rPr>
            <w:sz w:val="22"/>
            <w:szCs w:val="22"/>
          </w:rPr>
          <w:delText xml:space="preserve"> </w:delText>
        </w:r>
        <w:r w:rsidR="00D35FEB" w:rsidRPr="0041007A" w:rsidDel="001A47A6">
          <w:rPr>
            <w:sz w:val="22"/>
            <w:szCs w:val="22"/>
          </w:rPr>
          <w:delText>law.</w:delText>
        </w:r>
      </w:del>
    </w:p>
    <w:p w14:paraId="75FBCD9D" w14:textId="77777777" w:rsidR="00D35FEB" w:rsidRPr="0041007A" w:rsidRDefault="00D35FEB" w:rsidP="00B91B52">
      <w:pPr>
        <w:spacing w:after="0" w:line="240" w:lineRule="auto"/>
        <w:contextualSpacing/>
        <w:jc w:val="both"/>
        <w:rPr>
          <w:sz w:val="22"/>
          <w:szCs w:val="22"/>
        </w:rPr>
      </w:pPr>
    </w:p>
    <w:p w14:paraId="44BD5A8C" w14:textId="09A1D6B6" w:rsidR="00766EE2" w:rsidRPr="0041007A" w:rsidRDefault="00873892" w:rsidP="00B91B52">
      <w:pPr>
        <w:spacing w:after="0" w:line="240" w:lineRule="auto"/>
        <w:contextualSpacing/>
        <w:jc w:val="both"/>
        <w:rPr>
          <w:sz w:val="22"/>
          <w:szCs w:val="22"/>
        </w:rPr>
      </w:pPr>
      <w:r>
        <w:rPr>
          <w:sz w:val="22"/>
          <w:szCs w:val="22"/>
        </w:rPr>
        <w:t xml:space="preserve">Under </w:t>
      </w:r>
      <w:r w:rsidR="00D35FEB" w:rsidRPr="0041007A">
        <w:rPr>
          <w:sz w:val="22"/>
          <w:szCs w:val="22"/>
        </w:rPr>
        <w:t>telecommunications la</w:t>
      </w:r>
      <w:r>
        <w:rPr>
          <w:sz w:val="22"/>
          <w:szCs w:val="22"/>
        </w:rPr>
        <w:t>ws</w:t>
      </w:r>
      <w:r w:rsidR="00D35FEB" w:rsidRPr="0041007A">
        <w:rPr>
          <w:sz w:val="22"/>
          <w:szCs w:val="22"/>
        </w:rPr>
        <w:t>,</w:t>
      </w:r>
      <w:r w:rsidR="00766EE2" w:rsidRPr="0041007A">
        <w:rPr>
          <w:sz w:val="22"/>
          <w:szCs w:val="22"/>
        </w:rPr>
        <w:t xml:space="preserve"> broadcast messaging rules are framed around </w:t>
      </w:r>
      <w:del w:id="389" w:author="Bahar Toto" w:date="2026-06-15T12:58:00Z" w16du:dateUtc="2026-06-15T11:58:00Z">
        <w:r w:rsidR="00766EE2" w:rsidRPr="0041007A" w:rsidDel="001A47A6">
          <w:rPr>
            <w:sz w:val="22"/>
            <w:szCs w:val="22"/>
          </w:rPr>
          <w:delText>“</w:delText>
        </w:r>
      </w:del>
      <w:ins w:id="390" w:author="Bahar Toto" w:date="2026-06-15T12:58:00Z" w16du:dateUtc="2026-06-15T11:58:00Z">
        <w:r w:rsidR="001A47A6">
          <w:rPr>
            <w:sz w:val="22"/>
            <w:szCs w:val="22"/>
          </w:rPr>
          <w:t>'</w:t>
        </w:r>
      </w:ins>
      <w:r w:rsidR="00766EE2" w:rsidRPr="0041007A">
        <w:rPr>
          <w:sz w:val="22"/>
          <w:szCs w:val="22"/>
        </w:rPr>
        <w:t>subscribers/recipients,</w:t>
      </w:r>
      <w:del w:id="391" w:author="Bahar Toto" w:date="2026-06-15T12:58:00Z" w16du:dateUtc="2026-06-15T11:58:00Z">
        <w:r w:rsidR="00766EE2" w:rsidRPr="0041007A" w:rsidDel="001A47A6">
          <w:rPr>
            <w:sz w:val="22"/>
            <w:szCs w:val="22"/>
          </w:rPr>
          <w:delText>”</w:delText>
        </w:r>
      </w:del>
      <w:ins w:id="392" w:author="Bahar Toto" w:date="2026-06-15T12:58:00Z" w16du:dateUtc="2026-06-15T11:58:00Z">
        <w:r w:rsidR="001A47A6">
          <w:rPr>
            <w:sz w:val="22"/>
            <w:szCs w:val="22"/>
          </w:rPr>
          <w:t>'</w:t>
        </w:r>
      </w:ins>
      <w:r w:rsidR="00766EE2" w:rsidRPr="0041007A">
        <w:rPr>
          <w:sz w:val="22"/>
          <w:szCs w:val="22"/>
        </w:rPr>
        <w:t xml:space="preserve"> which can practically include both individual and organizational subscribers</w:t>
      </w:r>
      <w:r w:rsidR="00D35FEB" w:rsidRPr="0041007A">
        <w:rPr>
          <w:sz w:val="22"/>
          <w:szCs w:val="22"/>
        </w:rPr>
        <w:t>.</w:t>
      </w:r>
    </w:p>
    <w:p w14:paraId="6800D712" w14:textId="77777777" w:rsidR="00D35FEB" w:rsidRPr="0041007A" w:rsidRDefault="00D35FEB" w:rsidP="00B91B52">
      <w:pPr>
        <w:spacing w:after="0" w:line="240" w:lineRule="auto"/>
        <w:contextualSpacing/>
        <w:jc w:val="both"/>
        <w:rPr>
          <w:sz w:val="22"/>
          <w:szCs w:val="22"/>
        </w:rPr>
      </w:pPr>
    </w:p>
    <w:p w14:paraId="3F5D9135" w14:textId="0AA531DE" w:rsidR="005B19BF" w:rsidRDefault="00766EE2" w:rsidP="00B91B52">
      <w:pPr>
        <w:spacing w:after="0" w:line="240" w:lineRule="auto"/>
        <w:contextualSpacing/>
        <w:jc w:val="both"/>
        <w:rPr>
          <w:sz w:val="22"/>
          <w:szCs w:val="22"/>
        </w:rPr>
      </w:pPr>
      <w:r w:rsidRPr="0041007A">
        <w:rPr>
          <w:sz w:val="22"/>
          <w:szCs w:val="22"/>
        </w:rPr>
        <w:t>Consumer protection rules</w:t>
      </w:r>
      <w:r w:rsidR="00D35FEB" w:rsidRPr="0041007A">
        <w:rPr>
          <w:sz w:val="22"/>
          <w:szCs w:val="22"/>
        </w:rPr>
        <w:t>, on the other hand,</w:t>
      </w:r>
      <w:r w:rsidRPr="0041007A">
        <w:rPr>
          <w:sz w:val="22"/>
          <w:szCs w:val="22"/>
        </w:rPr>
        <w:t xml:space="preserve"> generally protect </w:t>
      </w:r>
      <w:del w:id="393" w:author="Bahar Toto" w:date="2026-06-15T12:58:00Z" w16du:dateUtc="2026-06-15T11:58:00Z">
        <w:r w:rsidRPr="0041007A" w:rsidDel="001A47A6">
          <w:rPr>
            <w:sz w:val="22"/>
            <w:szCs w:val="22"/>
          </w:rPr>
          <w:delText>“</w:delText>
        </w:r>
      </w:del>
      <w:ins w:id="394" w:author="Bahar Toto" w:date="2026-06-15T12:58:00Z" w16du:dateUtc="2026-06-15T11:58:00Z">
        <w:r w:rsidR="001A47A6">
          <w:rPr>
            <w:sz w:val="22"/>
            <w:szCs w:val="22"/>
          </w:rPr>
          <w:t>'</w:t>
        </w:r>
      </w:ins>
      <w:r w:rsidRPr="0041007A">
        <w:rPr>
          <w:sz w:val="22"/>
          <w:szCs w:val="22"/>
        </w:rPr>
        <w:t>consumers</w:t>
      </w:r>
      <w:ins w:id="395" w:author="Bahar Toto" w:date="2026-06-15T12:58:00Z" w16du:dateUtc="2026-06-15T11:58:00Z">
        <w:r w:rsidR="001A47A6">
          <w:rPr>
            <w:sz w:val="22"/>
            <w:szCs w:val="22"/>
          </w:rPr>
          <w:t>'</w:t>
        </w:r>
      </w:ins>
      <w:del w:id="396" w:author="Bahar Toto" w:date="2026-06-15T12:58:00Z" w16du:dateUtc="2026-06-15T11:58:00Z">
        <w:r w:rsidRPr="0041007A" w:rsidDel="001A47A6">
          <w:rPr>
            <w:sz w:val="22"/>
            <w:szCs w:val="22"/>
          </w:rPr>
          <w:delText>”</w:delText>
        </w:r>
      </w:del>
      <w:r w:rsidRPr="0041007A">
        <w:rPr>
          <w:sz w:val="22"/>
          <w:szCs w:val="22"/>
        </w:rPr>
        <w:t xml:space="preserve"> in consumer transactions, which most commonly means natural persons acting as purchasers/users</w:t>
      </w:r>
      <w:r w:rsidR="00D35FEB" w:rsidRPr="0041007A">
        <w:rPr>
          <w:sz w:val="22"/>
          <w:szCs w:val="22"/>
        </w:rPr>
        <w:t>.</w:t>
      </w:r>
    </w:p>
    <w:p w14:paraId="78228256" w14:textId="77777777" w:rsidR="007436A9" w:rsidRDefault="007436A9" w:rsidP="00B91B52">
      <w:pPr>
        <w:spacing w:after="0" w:line="240" w:lineRule="auto"/>
        <w:contextualSpacing/>
        <w:jc w:val="both"/>
        <w:rPr>
          <w:sz w:val="22"/>
          <w:szCs w:val="22"/>
        </w:rPr>
      </w:pPr>
    </w:p>
    <w:tbl>
      <w:tblPr>
        <w:tblStyle w:val="TableGrid"/>
        <w:tblW w:w="0" w:type="auto"/>
        <w:tblLook w:val="04A0" w:firstRow="1" w:lastRow="0" w:firstColumn="1" w:lastColumn="0" w:noHBand="0" w:noVBand="1"/>
      </w:tblPr>
      <w:tblGrid>
        <w:gridCol w:w="4508"/>
        <w:gridCol w:w="4508"/>
      </w:tblGrid>
      <w:tr w:rsidR="007436A9" w:rsidRPr="00C60E44" w14:paraId="67742ACC" w14:textId="77777777" w:rsidTr="00692A09">
        <w:tc>
          <w:tcPr>
            <w:tcW w:w="4508" w:type="dxa"/>
          </w:tcPr>
          <w:p w14:paraId="280B6927" w14:textId="1C5197C8" w:rsidR="007436A9" w:rsidRPr="00C60E44" w:rsidRDefault="007436A9" w:rsidP="00050BF6">
            <w:r w:rsidRPr="00C60E44">
              <w:t>Citation</w:t>
            </w:r>
            <w:r w:rsidR="00023CC3">
              <w:t xml:space="preserve">s </w:t>
            </w:r>
          </w:p>
        </w:tc>
        <w:tc>
          <w:tcPr>
            <w:tcW w:w="4508" w:type="dxa"/>
          </w:tcPr>
          <w:p w14:paraId="343BC8F4" w14:textId="77777777" w:rsidR="007436A9" w:rsidRDefault="00B26B97" w:rsidP="00050BF6">
            <w:pPr>
              <w:rPr>
                <w:ins w:id="397" w:author="Bahar Toto" w:date="2026-06-15T12:59:00Z" w16du:dateUtc="2026-06-15T11:59:00Z"/>
              </w:rPr>
            </w:pPr>
            <w:ins w:id="398" w:author="Bahar Toto" w:date="2026-06-15T12:58:00Z" w16du:dateUtc="2026-06-15T11:58:00Z">
              <w:r w:rsidRPr="00B26B97">
                <w:t>Chapter 1, Section 3 (c)</w:t>
              </w:r>
              <w:r>
                <w:t xml:space="preserve"> of the </w:t>
              </w:r>
              <w:r w:rsidRPr="00185FBA">
                <w:t>Data Privacy Act</w:t>
              </w:r>
            </w:ins>
          </w:p>
          <w:p w14:paraId="36087B4F" w14:textId="77777777" w:rsidR="00E23A35" w:rsidRDefault="00E23A35" w:rsidP="00050BF6">
            <w:pPr>
              <w:rPr>
                <w:ins w:id="399" w:author="Bahar Toto" w:date="2026-06-15T12:59:00Z" w16du:dateUtc="2026-06-15T11:59:00Z"/>
              </w:rPr>
            </w:pPr>
            <w:ins w:id="400" w:author="Bahar Toto" w:date="2026-06-15T12:59:00Z" w16du:dateUtc="2026-06-15T11:59:00Z">
              <w:r w:rsidRPr="00D55AF2">
                <w:t>Memorandum Circular 03-03-2005, as amended</w:t>
              </w:r>
            </w:ins>
          </w:p>
          <w:p w14:paraId="58CDBA62" w14:textId="597CADB5" w:rsidR="00E23A35" w:rsidRPr="00C60E44" w:rsidRDefault="00E23A35" w:rsidP="00050BF6">
            <w:ins w:id="401" w:author="Bahar Toto" w:date="2026-06-15T12:59:00Z" w16du:dateUtc="2026-06-15T11:59:00Z">
              <w:r>
                <w:t>The Consumer Act</w:t>
              </w:r>
            </w:ins>
          </w:p>
        </w:tc>
      </w:tr>
      <w:tr w:rsidR="007436A9" w:rsidRPr="00C60E44" w:rsidDel="00E23A35" w14:paraId="1F214687" w14:textId="6960E33A" w:rsidTr="00692A09">
        <w:trPr>
          <w:del w:id="402" w:author="Bahar Toto" w:date="2026-06-15T13:00:00Z"/>
        </w:trPr>
        <w:tc>
          <w:tcPr>
            <w:tcW w:w="4508" w:type="dxa"/>
          </w:tcPr>
          <w:p w14:paraId="6E9AD535" w14:textId="5461E9CE" w:rsidR="007436A9" w:rsidRPr="00C60E44" w:rsidDel="00E23A35" w:rsidRDefault="007436A9" w:rsidP="00050BF6">
            <w:pPr>
              <w:rPr>
                <w:del w:id="403" w:author="Bahar Toto" w:date="2026-06-15T13:00:00Z" w16du:dateUtc="2026-06-15T12:00:00Z"/>
              </w:rPr>
            </w:pPr>
            <w:del w:id="404" w:author="Bahar Toto" w:date="2026-06-15T13:00:00Z" w16du:dateUtc="2026-06-15T12:00:00Z">
              <w:r w:rsidRPr="00C60E44" w:rsidDel="00E23A35">
                <w:delText xml:space="preserve">Data Privacy Act </w:delText>
              </w:r>
            </w:del>
          </w:p>
        </w:tc>
        <w:tc>
          <w:tcPr>
            <w:tcW w:w="4508" w:type="dxa"/>
          </w:tcPr>
          <w:p w14:paraId="44F2512F" w14:textId="2B43F6D4" w:rsidR="007436A9" w:rsidRPr="00C60E44" w:rsidDel="00E23A35" w:rsidRDefault="007436A9" w:rsidP="00692A09">
            <w:pPr>
              <w:jc w:val="both"/>
              <w:rPr>
                <w:del w:id="405" w:author="Bahar Toto" w:date="2026-06-15T13:00:00Z" w16du:dateUtc="2026-06-15T12:00:00Z"/>
              </w:rPr>
            </w:pPr>
            <w:del w:id="406" w:author="Bahar Toto" w:date="2026-06-15T13:00:00Z" w16du:dateUtc="2026-06-15T12:00:00Z">
              <w:r w:rsidDel="00E23A35">
                <w:fldChar w:fldCharType="begin"/>
              </w:r>
              <w:r w:rsidDel="00E23A35">
                <w:delInstrText>HYPERLINK "https://privacy.gov.ph/data-privacy-act/"</w:delInstrText>
              </w:r>
              <w:r w:rsidDel="00E23A35">
                <w:fldChar w:fldCharType="separate"/>
              </w:r>
              <w:r w:rsidRPr="00C60E44" w:rsidDel="00E23A35">
                <w:rPr>
                  <w:rStyle w:val="Hyperlink"/>
                </w:rPr>
                <w:delText>Chapter 1, Section 3 (c) of the Data Privacy Act</w:delText>
              </w:r>
              <w:r w:rsidDel="00E23A35">
                <w:fldChar w:fldCharType="end"/>
              </w:r>
              <w:r w:rsidRPr="00C60E44" w:rsidDel="00E23A35">
                <w:delText xml:space="preserve"> </w:delText>
              </w:r>
            </w:del>
          </w:p>
        </w:tc>
      </w:tr>
      <w:tr w:rsidR="007436A9" w:rsidRPr="00C60E44" w:rsidDel="00E23A35" w14:paraId="0061065B" w14:textId="401AE8AB" w:rsidTr="00692A09">
        <w:trPr>
          <w:del w:id="407" w:author="Bahar Toto" w:date="2026-06-15T13:00:00Z"/>
        </w:trPr>
        <w:tc>
          <w:tcPr>
            <w:tcW w:w="4508" w:type="dxa"/>
          </w:tcPr>
          <w:p w14:paraId="5A9B6356" w14:textId="6F2B1E87" w:rsidR="007436A9" w:rsidRPr="00C60E44" w:rsidDel="00E23A35" w:rsidRDefault="007A2845" w:rsidP="00050BF6">
            <w:pPr>
              <w:rPr>
                <w:del w:id="408" w:author="Bahar Toto" w:date="2026-06-15T13:00:00Z" w16du:dateUtc="2026-06-15T12:00:00Z"/>
              </w:rPr>
            </w:pPr>
            <w:del w:id="409" w:author="Bahar Toto" w:date="2026-06-15T13:00:00Z" w16du:dateUtc="2026-06-15T12:00:00Z">
              <w:r w:rsidRPr="00C60E44" w:rsidDel="00E23A35">
                <w:delText>T</w:delText>
              </w:r>
              <w:r w:rsidR="00C0161B" w:rsidRPr="00C60E44" w:rsidDel="00E23A35">
                <w:delText xml:space="preserve">elecommunications laws </w:delText>
              </w:r>
            </w:del>
          </w:p>
        </w:tc>
        <w:tc>
          <w:tcPr>
            <w:tcW w:w="4508" w:type="dxa"/>
          </w:tcPr>
          <w:p w14:paraId="163EC039" w14:textId="04E77FB5" w:rsidR="007436A9" w:rsidRPr="00C60E44" w:rsidDel="00E23A35" w:rsidRDefault="00C60E44" w:rsidP="00692A09">
            <w:pPr>
              <w:jc w:val="both"/>
              <w:rPr>
                <w:del w:id="410" w:author="Bahar Toto" w:date="2026-06-15T13:00:00Z" w16du:dateUtc="2026-06-15T12:00:00Z"/>
              </w:rPr>
            </w:pPr>
            <w:del w:id="411" w:author="Bahar Toto" w:date="2026-06-15T13:00:00Z" w16du:dateUtc="2026-06-15T12:00:00Z">
              <w:r w:rsidRPr="00C60E44" w:rsidDel="00E23A35">
                <w:rPr>
                  <w:rFonts w:eastAsiaTheme="minorEastAsia"/>
                  <w:kern w:val="0"/>
                  <w:lang w:eastAsia="ja-JP"/>
                  <w14:ligatures w14:val="none"/>
                </w:rPr>
                <w:delText xml:space="preserve">Broadly referred to in </w:delText>
              </w:r>
              <w:r w:rsidR="00C0161B" w:rsidDel="00E23A35">
                <w:fldChar w:fldCharType="begin"/>
              </w:r>
              <w:r w:rsidR="00C0161B" w:rsidDel="00E23A35">
                <w:delInstrText>HYPERLINK "https://region7.ntc.gov.ph/wp-content/uploads/2024/01/MC_03-03-2005.pdf"</w:delInstrText>
              </w:r>
              <w:r w:rsidR="00C0161B" w:rsidDel="00E23A35">
                <w:fldChar w:fldCharType="separate"/>
              </w:r>
              <w:r w:rsidR="00C0161B" w:rsidRPr="00C60E44" w:rsidDel="00E23A35">
                <w:rPr>
                  <w:rStyle w:val="Hyperlink"/>
                </w:rPr>
                <w:delText>National Telecommunications Commission Memorandum Circular No. 03-03-2005</w:delText>
              </w:r>
              <w:r w:rsidR="00C0161B" w:rsidDel="00E23A35">
                <w:fldChar w:fldCharType="end"/>
              </w:r>
              <w:r w:rsidR="00C0161B" w:rsidRPr="00C60E44" w:rsidDel="00E23A35">
                <w:delText xml:space="preserve"> as amended by </w:delText>
              </w:r>
              <w:r w:rsidR="00C0161B" w:rsidDel="00E23A35">
                <w:fldChar w:fldCharType="begin"/>
              </w:r>
              <w:r w:rsidR="00C0161B" w:rsidDel="00E23A35">
                <w:delInstrText>HYPERLINK "https://region7.ntc.gov.ph/wp-content/uploads/2024/01/MC_03-03-2005A_Amendments_broadcast_messaging.pdf"</w:delInstrText>
              </w:r>
              <w:r w:rsidR="00C0161B" w:rsidDel="00E23A35">
                <w:fldChar w:fldCharType="separate"/>
              </w:r>
              <w:r w:rsidR="00C0161B" w:rsidRPr="00C60E44" w:rsidDel="00E23A35">
                <w:rPr>
                  <w:rStyle w:val="Hyperlink"/>
                </w:rPr>
                <w:delText>Memorandum Circular No. 03-03-2005-A</w:delText>
              </w:r>
              <w:r w:rsidR="00C0161B" w:rsidDel="00E23A35">
                <w:fldChar w:fldCharType="end"/>
              </w:r>
              <w:r w:rsidR="00C0161B" w:rsidDel="00E23A35">
                <w:fldChar w:fldCharType="begin"/>
              </w:r>
              <w:r w:rsidR="00C0161B" w:rsidDel="00E23A35">
                <w:delInstrText>HYPERLINK "https://region7.ntc.gov.ph/wp-content/uploads/2024/01/MC_04-07-2009.pdf"</w:delInstrText>
              </w:r>
              <w:r w:rsidR="00C0161B" w:rsidDel="00E23A35">
                <w:fldChar w:fldCharType="separate"/>
              </w:r>
              <w:r w:rsidR="00C0161B" w:rsidRPr="00C60E44" w:rsidDel="00E23A35">
                <w:rPr>
                  <w:rStyle w:val="Hyperlink"/>
                </w:rPr>
                <w:delText>, Memorandum Circular No. 04-07-2009</w:delText>
              </w:r>
              <w:r w:rsidR="00C0161B" w:rsidDel="00E23A35">
                <w:fldChar w:fldCharType="end"/>
              </w:r>
              <w:r w:rsidR="00C0161B" w:rsidRPr="00C60E44" w:rsidDel="00E23A35">
                <w:delText>, and </w:delText>
              </w:r>
              <w:r w:rsidR="00C0161B" w:rsidDel="00E23A35">
                <w:fldChar w:fldCharType="begin"/>
              </w:r>
              <w:r w:rsidR="00C0161B" w:rsidDel="00E23A35">
                <w:delInstrText>HYPERLINK "https://elibrary.judiciary.gov.ph/thebookshelf/showdocs/10/91581"</w:delInstrText>
              </w:r>
              <w:r w:rsidR="00C0161B" w:rsidDel="00E23A35">
                <w:fldChar w:fldCharType="separate"/>
              </w:r>
              <w:r w:rsidR="00C0161B" w:rsidRPr="00C60E44" w:rsidDel="00E23A35">
                <w:rPr>
                  <w:rStyle w:val="Hyperlink"/>
                </w:rPr>
                <w:delText>Memorandum Circular No. 07-08-2018 </w:delText>
              </w:r>
              <w:r w:rsidR="00C0161B" w:rsidDel="00E23A35">
                <w:fldChar w:fldCharType="end"/>
              </w:r>
            </w:del>
          </w:p>
        </w:tc>
      </w:tr>
      <w:tr w:rsidR="007436A9" w:rsidRPr="00C60E44" w:rsidDel="00E23A35" w14:paraId="3AE21F02" w14:textId="1109E937" w:rsidTr="00692A09">
        <w:trPr>
          <w:del w:id="412" w:author="Bahar Toto" w:date="2026-06-15T13:00:00Z"/>
        </w:trPr>
        <w:tc>
          <w:tcPr>
            <w:tcW w:w="4508" w:type="dxa"/>
          </w:tcPr>
          <w:p w14:paraId="253D74A7" w14:textId="780591FC" w:rsidR="007436A9" w:rsidRPr="00C60E44" w:rsidDel="00E23A35" w:rsidRDefault="007A2845" w:rsidP="00050BF6">
            <w:pPr>
              <w:rPr>
                <w:del w:id="413" w:author="Bahar Toto" w:date="2026-06-15T13:00:00Z" w16du:dateUtc="2026-06-15T12:00:00Z"/>
              </w:rPr>
            </w:pPr>
            <w:del w:id="414" w:author="Bahar Toto" w:date="2026-06-15T13:00:00Z" w16du:dateUtc="2026-06-15T12:00:00Z">
              <w:r w:rsidRPr="00C60E44" w:rsidDel="00E23A35">
                <w:delText xml:space="preserve">Consumer protection rules </w:delText>
              </w:r>
            </w:del>
          </w:p>
        </w:tc>
        <w:tc>
          <w:tcPr>
            <w:tcW w:w="4508" w:type="dxa"/>
          </w:tcPr>
          <w:p w14:paraId="41B0E8DC" w14:textId="3F0DD750" w:rsidR="007436A9" w:rsidRPr="00C60E44" w:rsidDel="00E23A35" w:rsidRDefault="00C60E44" w:rsidP="00692A09">
            <w:pPr>
              <w:jc w:val="both"/>
              <w:rPr>
                <w:del w:id="415" w:author="Bahar Toto" w:date="2026-06-15T13:00:00Z" w16du:dateUtc="2026-06-15T12:00:00Z"/>
              </w:rPr>
            </w:pPr>
            <w:del w:id="416" w:author="Bahar Toto" w:date="2026-06-15T13:00:00Z" w16du:dateUtc="2026-06-15T12:00:00Z">
              <w:r w:rsidRPr="00C60E44" w:rsidDel="00E23A35">
                <w:rPr>
                  <w:rFonts w:eastAsiaTheme="minorEastAsia"/>
                  <w:kern w:val="0"/>
                  <w:lang w:eastAsia="ja-JP"/>
                  <w14:ligatures w14:val="none"/>
                </w:rPr>
                <w:delText>B</w:delText>
              </w:r>
              <w:r w:rsidRPr="00C60E44" w:rsidDel="00E23A35">
                <w:delText>roadly referred to in</w:delText>
              </w:r>
              <w:r w:rsidDel="00E23A35">
                <w:fldChar w:fldCharType="begin"/>
              </w:r>
              <w:r w:rsidDel="00E23A35">
                <w:delInstrText>HYPERLINK "https://www.officialgazette.gov.ph/1992/04/13/republic-act-no-7394-s-1992/"</w:delInstrText>
              </w:r>
              <w:r w:rsidDel="00E23A35">
                <w:fldChar w:fldCharType="separate"/>
              </w:r>
              <w:r w:rsidRPr="00C60E44" w:rsidDel="00E23A35">
                <w:delText xml:space="preserve"> </w:delText>
              </w:r>
              <w:r w:rsidRPr="00C60E44" w:rsidDel="00E23A35">
                <w:rPr>
                  <w:rStyle w:val="Hyperlink"/>
                </w:rPr>
                <w:delText xml:space="preserve"> the Consumer Act</w:delText>
              </w:r>
              <w:r w:rsidDel="00E23A35">
                <w:fldChar w:fldCharType="end"/>
              </w:r>
            </w:del>
          </w:p>
        </w:tc>
      </w:tr>
    </w:tbl>
    <w:p w14:paraId="16ED48B8" w14:textId="77777777" w:rsidR="007436A9" w:rsidRPr="0041007A" w:rsidRDefault="007436A9" w:rsidP="00B91B52">
      <w:pPr>
        <w:spacing w:after="0" w:line="240" w:lineRule="auto"/>
        <w:contextualSpacing/>
        <w:jc w:val="both"/>
        <w:rPr>
          <w:sz w:val="22"/>
          <w:szCs w:val="22"/>
          <w:lang w:val="en-US"/>
        </w:rPr>
      </w:pPr>
    </w:p>
    <w:p w14:paraId="0B789349" w14:textId="0DD3EE34" w:rsidR="00E91145" w:rsidRPr="0041007A" w:rsidDel="00067776" w:rsidRDefault="00E91145" w:rsidP="00B91B52">
      <w:pPr>
        <w:spacing w:after="0" w:line="240" w:lineRule="auto"/>
        <w:jc w:val="both"/>
        <w:rPr>
          <w:sz w:val="22"/>
          <w:szCs w:val="22"/>
          <w:lang w:val="en-US"/>
        </w:rPr>
      </w:pPr>
    </w:p>
    <w:p w14:paraId="396E037D" w14:textId="63AAAB59" w:rsidR="00E91145" w:rsidRPr="0041007A" w:rsidRDefault="00E91145" w:rsidP="00B91B52">
      <w:pPr>
        <w:pStyle w:val="ListParagraph"/>
        <w:numPr>
          <w:ilvl w:val="2"/>
          <w:numId w:val="16"/>
        </w:numPr>
        <w:spacing w:after="0" w:line="240" w:lineRule="auto"/>
        <w:jc w:val="both"/>
        <w:rPr>
          <w:b/>
          <w:bCs/>
          <w:i/>
          <w:iCs/>
        </w:rPr>
      </w:pPr>
      <w:r w:rsidRPr="0041007A">
        <w:rPr>
          <w:b/>
          <w:bCs/>
          <w:i/>
          <w:iCs/>
        </w:rPr>
        <w:t xml:space="preserve">Do the laws </w:t>
      </w:r>
      <w:r w:rsidR="38F2437E" w:rsidRPr="0041007A">
        <w:rPr>
          <w:b/>
          <w:bCs/>
          <w:i/>
          <w:iCs/>
        </w:rPr>
        <w:t xml:space="preserve">identified in section 1 </w:t>
      </w:r>
      <w:r w:rsidRPr="0041007A">
        <w:rPr>
          <w:b/>
          <w:bCs/>
          <w:i/>
          <w:iCs/>
        </w:rPr>
        <w:t>apply to aggregate</w:t>
      </w:r>
      <w:r w:rsidR="0063712F" w:rsidRPr="0041007A">
        <w:rPr>
          <w:b/>
          <w:bCs/>
          <w:i/>
          <w:iCs/>
        </w:rPr>
        <w:t>d</w:t>
      </w:r>
      <w:r w:rsidRPr="0041007A">
        <w:rPr>
          <w:b/>
          <w:bCs/>
          <w:i/>
          <w:iCs/>
        </w:rPr>
        <w:t xml:space="preserve"> data</w:t>
      </w:r>
      <w:r w:rsidR="008C374F" w:rsidRPr="0041007A">
        <w:rPr>
          <w:b/>
          <w:bCs/>
          <w:i/>
          <w:iCs/>
        </w:rPr>
        <w:t>? (</w:t>
      </w:r>
      <w:r w:rsidR="00306D62" w:rsidRPr="0041007A">
        <w:rPr>
          <w:b/>
          <w:bCs/>
          <w:i/>
          <w:iCs/>
        </w:rPr>
        <w:t>P</w:t>
      </w:r>
      <w:r w:rsidR="008C374F" w:rsidRPr="0041007A">
        <w:rPr>
          <w:b/>
          <w:bCs/>
          <w:i/>
          <w:iCs/>
        </w:rPr>
        <w:t>lease includ</w:t>
      </w:r>
      <w:r w:rsidR="00306D62" w:rsidRPr="0041007A">
        <w:rPr>
          <w:b/>
          <w:bCs/>
          <w:i/>
          <w:iCs/>
        </w:rPr>
        <w:t>e the</w:t>
      </w:r>
      <w:r w:rsidR="008C374F" w:rsidRPr="0041007A">
        <w:rPr>
          <w:b/>
          <w:bCs/>
          <w:i/>
          <w:iCs/>
        </w:rPr>
        <w:t xml:space="preserve"> </w:t>
      </w:r>
      <w:r w:rsidR="00306D62" w:rsidRPr="0041007A">
        <w:rPr>
          <w:b/>
          <w:bCs/>
          <w:i/>
          <w:iCs/>
        </w:rPr>
        <w:t>requirements</w:t>
      </w:r>
      <w:r w:rsidR="008C374F" w:rsidRPr="0041007A">
        <w:rPr>
          <w:b/>
          <w:bCs/>
          <w:i/>
          <w:iCs/>
        </w:rPr>
        <w:t xml:space="preserve"> from </w:t>
      </w:r>
      <w:proofErr w:type="spellStart"/>
      <w:proofErr w:type="gramStart"/>
      <w:r w:rsidR="008C374F" w:rsidRPr="0041007A">
        <w:rPr>
          <w:b/>
          <w:bCs/>
          <w:i/>
          <w:iCs/>
        </w:rPr>
        <w:t>emarketing</w:t>
      </w:r>
      <w:proofErr w:type="spellEnd"/>
      <w:proofErr w:type="gramEnd"/>
      <w:r w:rsidR="008C374F" w:rsidRPr="0041007A">
        <w:rPr>
          <w:b/>
          <w:bCs/>
          <w:i/>
          <w:iCs/>
        </w:rPr>
        <w:t xml:space="preserve">, telemarketing, and </w:t>
      </w:r>
      <w:proofErr w:type="spellStart"/>
      <w:r w:rsidR="008C374F" w:rsidRPr="0041007A">
        <w:rPr>
          <w:b/>
          <w:bCs/>
          <w:i/>
          <w:iCs/>
        </w:rPr>
        <w:t>sms</w:t>
      </w:r>
      <w:proofErr w:type="spellEnd"/>
      <w:r w:rsidR="008C374F" w:rsidRPr="0041007A">
        <w:rPr>
          <w:b/>
          <w:bCs/>
          <w:i/>
          <w:iCs/>
        </w:rPr>
        <w:t>/marketing laws</w:t>
      </w:r>
      <w:r w:rsidR="299D28BD" w:rsidRPr="0041007A">
        <w:rPr>
          <w:b/>
          <w:bCs/>
          <w:i/>
          <w:iCs/>
        </w:rPr>
        <w:t>, where applicable</w:t>
      </w:r>
      <w:r w:rsidR="008C374F" w:rsidRPr="0041007A">
        <w:rPr>
          <w:b/>
          <w:bCs/>
          <w:i/>
          <w:iCs/>
        </w:rPr>
        <w:t>)</w:t>
      </w:r>
    </w:p>
    <w:p w14:paraId="2EB9DAA2" w14:textId="77777777" w:rsidR="00B91B52" w:rsidRPr="0041007A" w:rsidRDefault="00B91B52" w:rsidP="00B91B52">
      <w:pPr>
        <w:pStyle w:val="ListParagraph"/>
        <w:spacing w:after="0" w:line="240" w:lineRule="auto"/>
        <w:jc w:val="both"/>
        <w:rPr>
          <w:b/>
          <w:bCs/>
          <w:i/>
          <w:iCs/>
        </w:rPr>
      </w:pPr>
    </w:p>
    <w:p w14:paraId="02C70A11" w14:textId="483CEA77" w:rsidR="00B91B52" w:rsidRPr="0041007A" w:rsidRDefault="0055337E" w:rsidP="00B91B52">
      <w:pPr>
        <w:spacing w:after="0" w:line="240" w:lineRule="auto"/>
        <w:jc w:val="both"/>
        <w:rPr>
          <w:sz w:val="22"/>
          <w:szCs w:val="22"/>
        </w:rPr>
      </w:pPr>
      <w:r w:rsidRPr="0041007A">
        <w:rPr>
          <w:sz w:val="22"/>
          <w:szCs w:val="22"/>
        </w:rPr>
        <w:t xml:space="preserve">Where a dataset is genuinely aggregated or anonymized to the extent that individuals are no longer identifiable, it falls outside the scope of the </w:t>
      </w:r>
      <w:del w:id="417" w:author="Bahar Toto" w:date="2026-06-15T13:00:00Z" w16du:dateUtc="2026-06-15T12:00:00Z">
        <w:r w:rsidRPr="0041007A" w:rsidDel="00E23A35">
          <w:rPr>
            <w:sz w:val="22"/>
            <w:szCs w:val="22"/>
          </w:rPr>
          <w:delText>DPA</w:delText>
        </w:r>
      </w:del>
      <w:ins w:id="418" w:author="Bahar Toto" w:date="2026-06-15T13:00:00Z" w16du:dateUtc="2026-06-15T12:00:00Z">
        <w:r w:rsidR="00E23A35">
          <w:rPr>
            <w:sz w:val="22"/>
            <w:szCs w:val="22"/>
          </w:rPr>
          <w:t xml:space="preserve">Data </w:t>
        </w:r>
      </w:ins>
      <w:ins w:id="419" w:author="Bahar Toto" w:date="2026-06-15T14:50:00Z" w16du:dateUtc="2026-06-15T13:50:00Z">
        <w:r w:rsidR="00E92561">
          <w:rPr>
            <w:rFonts w:asciiTheme="majorHAnsi" w:hAnsiTheme="majorHAnsi"/>
            <w:sz w:val="22"/>
            <w:szCs w:val="22"/>
          </w:rPr>
          <w:t xml:space="preserve">Privacy </w:t>
        </w:r>
      </w:ins>
      <w:ins w:id="420" w:author="Bahar Toto" w:date="2026-06-15T13:00:00Z" w16du:dateUtc="2026-06-15T12:00:00Z">
        <w:r w:rsidR="00E23A35">
          <w:rPr>
            <w:sz w:val="22"/>
            <w:szCs w:val="22"/>
          </w:rPr>
          <w:t>Act</w:t>
        </w:r>
      </w:ins>
      <w:r w:rsidR="00152EBB" w:rsidRPr="0041007A">
        <w:rPr>
          <w:sz w:val="22"/>
          <w:szCs w:val="22"/>
        </w:rPr>
        <w:t>,</w:t>
      </w:r>
      <w:r w:rsidRPr="0041007A">
        <w:rPr>
          <w:sz w:val="22"/>
          <w:szCs w:val="22"/>
        </w:rPr>
        <w:t xml:space="preserve"> as it no longer constitutes </w:t>
      </w:r>
      <w:del w:id="421" w:author="Bahar Toto" w:date="2026-06-15T13:00:00Z" w16du:dateUtc="2026-06-15T12:00:00Z">
        <w:r w:rsidRPr="0041007A" w:rsidDel="00E23A35">
          <w:rPr>
            <w:sz w:val="22"/>
            <w:szCs w:val="22"/>
          </w:rPr>
          <w:delText>“</w:delText>
        </w:r>
      </w:del>
      <w:ins w:id="422" w:author="Bahar Toto" w:date="2026-06-15T13:00:00Z" w16du:dateUtc="2026-06-15T12:00:00Z">
        <w:r w:rsidR="00E23A35">
          <w:rPr>
            <w:sz w:val="22"/>
            <w:szCs w:val="22"/>
          </w:rPr>
          <w:t>'</w:t>
        </w:r>
      </w:ins>
      <w:r w:rsidRPr="0041007A">
        <w:rPr>
          <w:sz w:val="22"/>
          <w:szCs w:val="22"/>
        </w:rPr>
        <w:t>personal information</w:t>
      </w:r>
      <w:r w:rsidR="00152EBB" w:rsidRPr="0041007A">
        <w:rPr>
          <w:sz w:val="22"/>
          <w:szCs w:val="22"/>
        </w:rPr>
        <w:t>.</w:t>
      </w:r>
      <w:del w:id="423" w:author="Bahar Toto" w:date="2026-06-15T13:00:00Z" w16du:dateUtc="2026-06-15T12:00:00Z">
        <w:r w:rsidR="00152EBB" w:rsidRPr="0041007A" w:rsidDel="00E23A35">
          <w:rPr>
            <w:sz w:val="22"/>
            <w:szCs w:val="22"/>
          </w:rPr>
          <w:delText>”</w:delText>
        </w:r>
      </w:del>
      <w:ins w:id="424" w:author="Bahar Toto" w:date="2026-06-15T13:00:00Z" w16du:dateUtc="2026-06-15T12:00:00Z">
        <w:r w:rsidR="00E23A35">
          <w:rPr>
            <w:sz w:val="22"/>
            <w:szCs w:val="22"/>
          </w:rPr>
          <w:t>'</w:t>
        </w:r>
      </w:ins>
    </w:p>
    <w:p w14:paraId="67CD3815" w14:textId="77777777" w:rsidR="00B91B52" w:rsidRPr="0041007A" w:rsidRDefault="00B91B52" w:rsidP="00B91B52">
      <w:pPr>
        <w:spacing w:after="0" w:line="240" w:lineRule="auto"/>
        <w:jc w:val="both"/>
        <w:rPr>
          <w:sz w:val="22"/>
          <w:szCs w:val="22"/>
        </w:rPr>
      </w:pPr>
    </w:p>
    <w:p w14:paraId="1B161EB3" w14:textId="5BC840F9" w:rsidR="00B91B52" w:rsidRDefault="00152EBB" w:rsidP="00B91B52">
      <w:pPr>
        <w:spacing w:after="0" w:line="240" w:lineRule="auto"/>
        <w:jc w:val="both"/>
        <w:rPr>
          <w:sz w:val="22"/>
          <w:szCs w:val="22"/>
        </w:rPr>
      </w:pPr>
      <w:r w:rsidRPr="0041007A">
        <w:rPr>
          <w:sz w:val="22"/>
          <w:szCs w:val="22"/>
        </w:rPr>
        <w:t>On the other hand</w:t>
      </w:r>
      <w:r w:rsidR="0055337E" w:rsidRPr="0041007A">
        <w:rPr>
          <w:sz w:val="22"/>
          <w:szCs w:val="22"/>
        </w:rPr>
        <w:t xml:space="preserve">, from a telecommunications law perspective, </w:t>
      </w:r>
      <w:r w:rsidRPr="0041007A">
        <w:rPr>
          <w:sz w:val="22"/>
          <w:szCs w:val="22"/>
        </w:rPr>
        <w:t>t</w:t>
      </w:r>
      <w:r w:rsidR="0055337E" w:rsidRPr="0041007A">
        <w:rPr>
          <w:sz w:val="22"/>
          <w:szCs w:val="22"/>
        </w:rPr>
        <w:t xml:space="preserve">he </w:t>
      </w:r>
      <w:r w:rsidRPr="0041007A">
        <w:rPr>
          <w:sz w:val="22"/>
          <w:szCs w:val="22"/>
        </w:rPr>
        <w:t>NTC</w:t>
      </w:r>
      <w:r w:rsidR="0055337E" w:rsidRPr="0041007A">
        <w:rPr>
          <w:sz w:val="22"/>
          <w:szCs w:val="22"/>
        </w:rPr>
        <w:t xml:space="preserve"> rules on broadcast or push messaging may continue to apply even where audience segmentation is informed by aggregated or anonymized insights, provided that the messages are ultimately delivered to subscriber numbers through a broadcast or push messaging framework.</w:t>
      </w:r>
    </w:p>
    <w:p w14:paraId="7EC5330B" w14:textId="77777777" w:rsidR="00D366DD" w:rsidRDefault="00D366DD" w:rsidP="00B91B52">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D366DD" w:rsidRPr="00023CC3" w14:paraId="33B76907" w14:textId="77777777" w:rsidTr="00050BF6">
        <w:tc>
          <w:tcPr>
            <w:tcW w:w="4508" w:type="dxa"/>
          </w:tcPr>
          <w:p w14:paraId="614052C1" w14:textId="778E72C6" w:rsidR="00D366DD" w:rsidRPr="00023CC3" w:rsidRDefault="00D366DD" w:rsidP="00050BF6">
            <w:r w:rsidRPr="00023CC3">
              <w:t>Citation</w:t>
            </w:r>
            <w:r w:rsidR="00023CC3" w:rsidRPr="00023CC3">
              <w:t xml:space="preserve">s </w:t>
            </w:r>
          </w:p>
        </w:tc>
        <w:tc>
          <w:tcPr>
            <w:tcW w:w="4508" w:type="dxa"/>
          </w:tcPr>
          <w:p w14:paraId="0F18D0F1" w14:textId="77777777" w:rsidR="00D366DD" w:rsidRDefault="00DA1BDB" w:rsidP="00050BF6">
            <w:pPr>
              <w:jc w:val="both"/>
              <w:rPr>
                <w:ins w:id="425" w:author="Bahar Toto" w:date="2026-06-15T13:03:00Z" w16du:dateUtc="2026-06-15T12:03:00Z"/>
              </w:rPr>
            </w:pPr>
            <w:ins w:id="426" w:author="Bahar Toto" w:date="2026-06-15T13:02:00Z" w16du:dateUtc="2026-06-15T12:02:00Z">
              <w:r>
                <w:fldChar w:fldCharType="begin"/>
              </w:r>
              <w:r>
                <w:instrText>HYPERLINK "https://privacy.gov.ph/wp-content/uploads/2022/01/v1Redacted-Advisory-Opinion-No.-2019-036.pdf"</w:instrText>
              </w:r>
              <w:r>
                <w:fldChar w:fldCharType="separate"/>
              </w:r>
              <w:r>
                <w:rPr>
                  <w:rStyle w:val="Hyperlink"/>
                </w:rPr>
                <w:t>The NPC's</w:t>
              </w:r>
              <w:r w:rsidRPr="00023CC3">
                <w:rPr>
                  <w:rStyle w:val="Hyperlink"/>
                </w:rPr>
                <w:t xml:space="preserve"> Advisory Opinion No. 2019-036 on Collection and Use of Patient Case Number and Appointment of Compliance Officer for Privacy</w:t>
              </w:r>
              <w:r>
                <w:fldChar w:fldCharType="end"/>
              </w:r>
              <w:r>
                <w:t xml:space="preserve"> (the </w:t>
              </w:r>
              <w:r w:rsidRPr="00DA1BDB">
                <w:t>Advisory Opinion No. 2019-036</w:t>
              </w:r>
              <w:r>
                <w:t>)</w:t>
              </w:r>
            </w:ins>
          </w:p>
          <w:p w14:paraId="7BB39711" w14:textId="0A8C6BDD" w:rsidR="00DA1BDB" w:rsidRPr="00023CC3" w:rsidRDefault="00DA1BDB">
            <w:pPr>
              <w:pPrChange w:id="427" w:author="Bahar Toto" w:date="2026-06-15T13:03:00Z" w16du:dateUtc="2026-06-15T12:03:00Z">
                <w:pPr>
                  <w:jc w:val="both"/>
                </w:pPr>
              </w:pPrChange>
            </w:pPr>
            <w:ins w:id="428" w:author="Bahar Toto" w:date="2026-06-15T13:03:00Z" w16du:dateUtc="2026-06-15T12:03:00Z">
              <w:r w:rsidRPr="00D55AF2">
                <w:t>Memorandum Circular 03-03-2005, as amended</w:t>
              </w:r>
            </w:ins>
          </w:p>
        </w:tc>
      </w:tr>
      <w:tr w:rsidR="00D366DD" w:rsidRPr="00023CC3" w:rsidDel="00DA1BDB" w14:paraId="194E56D9" w14:textId="04244A16" w:rsidTr="00050BF6">
        <w:trPr>
          <w:del w:id="429" w:author="Bahar Toto" w:date="2026-06-15T13:03:00Z"/>
        </w:trPr>
        <w:tc>
          <w:tcPr>
            <w:tcW w:w="4508" w:type="dxa"/>
          </w:tcPr>
          <w:p w14:paraId="1E450324" w14:textId="4B58D7DC" w:rsidR="00D366DD" w:rsidRPr="00023CC3" w:rsidDel="00DA1BDB" w:rsidRDefault="00D366DD" w:rsidP="00050BF6">
            <w:pPr>
              <w:rPr>
                <w:del w:id="430" w:author="Bahar Toto" w:date="2026-06-15T13:03:00Z" w16du:dateUtc="2026-06-15T12:03:00Z"/>
              </w:rPr>
            </w:pPr>
            <w:del w:id="431" w:author="Bahar Toto" w:date="2026-06-15T13:03:00Z" w16du:dateUtc="2026-06-15T12:03:00Z">
              <w:r w:rsidRPr="00023CC3" w:rsidDel="00DA1BDB">
                <w:delText>Data Privacy Act</w:delText>
              </w:r>
            </w:del>
          </w:p>
        </w:tc>
        <w:tc>
          <w:tcPr>
            <w:tcW w:w="4508" w:type="dxa"/>
          </w:tcPr>
          <w:p w14:paraId="58964E80" w14:textId="1C4AFEF9" w:rsidR="00D366DD" w:rsidRPr="00023CC3" w:rsidDel="00DA1BDB" w:rsidRDefault="00D366DD" w:rsidP="00050BF6">
            <w:pPr>
              <w:jc w:val="both"/>
              <w:rPr>
                <w:del w:id="432" w:author="Bahar Toto" w:date="2026-06-15T13:03:00Z" w16du:dateUtc="2026-06-15T12:03:00Z"/>
              </w:rPr>
            </w:pPr>
            <w:del w:id="433" w:author="Bahar Toto" w:date="2026-06-15T13:03:00Z" w16du:dateUtc="2026-06-15T12:03:00Z">
              <w:r w:rsidDel="00DA1BDB">
                <w:fldChar w:fldCharType="begin"/>
              </w:r>
              <w:r w:rsidDel="00DA1BDB">
                <w:delInstrText>HYPERLINK "https://privacy.gov.ph/wp-content/uploads/2022/01/v1Redacted-Advisory-Opinion-No.-2019-036.pdf"</w:delInstrText>
              </w:r>
              <w:r w:rsidDel="00DA1BDB">
                <w:fldChar w:fldCharType="separate"/>
              </w:r>
              <w:r w:rsidRPr="00023CC3" w:rsidDel="00DA1BDB">
                <w:rPr>
                  <w:rStyle w:val="Hyperlink"/>
                </w:rPr>
                <w:delText>National Privacy Commission Advisory Opinion No. 2019-036 on Collection and Use of Patient Case Number and Appointment of Compliance Officer for Privacy</w:delText>
              </w:r>
              <w:r w:rsidDel="00DA1BDB">
                <w:fldChar w:fldCharType="end"/>
              </w:r>
            </w:del>
          </w:p>
        </w:tc>
      </w:tr>
      <w:tr w:rsidR="00D366DD" w:rsidRPr="00023CC3" w:rsidDel="00DA1BDB" w14:paraId="1A4EB71A" w14:textId="31CD17B0" w:rsidTr="00050BF6">
        <w:trPr>
          <w:del w:id="434" w:author="Bahar Toto" w:date="2026-06-15T13:03:00Z"/>
        </w:trPr>
        <w:tc>
          <w:tcPr>
            <w:tcW w:w="4508" w:type="dxa"/>
          </w:tcPr>
          <w:p w14:paraId="6D668E35" w14:textId="11C5E050" w:rsidR="00D366DD" w:rsidRPr="00023CC3" w:rsidDel="00DA1BDB" w:rsidRDefault="00023CC3" w:rsidP="00050BF6">
            <w:pPr>
              <w:rPr>
                <w:del w:id="435" w:author="Bahar Toto" w:date="2026-06-15T13:03:00Z" w16du:dateUtc="2026-06-15T12:03:00Z"/>
              </w:rPr>
            </w:pPr>
            <w:del w:id="436" w:author="Bahar Toto" w:date="2026-06-15T13:03:00Z" w16du:dateUtc="2026-06-15T12:03:00Z">
              <w:r w:rsidRPr="00023CC3" w:rsidDel="00DA1BDB">
                <w:delText>Telecommunications laws</w:delText>
              </w:r>
            </w:del>
          </w:p>
        </w:tc>
        <w:tc>
          <w:tcPr>
            <w:tcW w:w="4508" w:type="dxa"/>
          </w:tcPr>
          <w:p w14:paraId="126A7D1F" w14:textId="4982964E" w:rsidR="00D366DD" w:rsidRPr="00023CC3" w:rsidDel="00DA1BDB" w:rsidRDefault="00023CC3" w:rsidP="00050BF6">
            <w:pPr>
              <w:jc w:val="both"/>
              <w:rPr>
                <w:del w:id="437" w:author="Bahar Toto" w:date="2026-06-15T13:03:00Z" w16du:dateUtc="2026-06-15T12:03:00Z"/>
              </w:rPr>
            </w:pPr>
            <w:del w:id="438" w:author="Bahar Toto" w:date="2026-06-15T13:03:00Z" w16du:dateUtc="2026-06-15T12:03:00Z">
              <w:r w:rsidRPr="00023CC3" w:rsidDel="00DA1BDB">
                <w:rPr>
                  <w:rFonts w:eastAsiaTheme="minorEastAsia"/>
                  <w:kern w:val="0"/>
                  <w:lang w:eastAsia="ja-JP"/>
                  <w14:ligatures w14:val="none"/>
                </w:rPr>
                <w:delText xml:space="preserve">Broadly referred to in </w:delText>
              </w:r>
              <w:r w:rsidDel="00DA1BDB">
                <w:fldChar w:fldCharType="begin"/>
              </w:r>
              <w:r w:rsidDel="00DA1BDB">
                <w:delInstrText>HYPERLINK "https://region7.ntc.gov.ph/wp-content/uploads/2024/01/MC_03-03-2005.pdf"</w:delInstrText>
              </w:r>
              <w:r w:rsidDel="00DA1BDB">
                <w:fldChar w:fldCharType="separate"/>
              </w:r>
              <w:r w:rsidRPr="00023CC3" w:rsidDel="00DA1BDB">
                <w:rPr>
                  <w:rStyle w:val="Hyperlink"/>
                </w:rPr>
                <w:delText>National Telecommunications Commission Memorandum Circular No. 03-03-2005</w:delText>
              </w:r>
              <w:r w:rsidDel="00DA1BDB">
                <w:fldChar w:fldCharType="end"/>
              </w:r>
              <w:r w:rsidRPr="00023CC3" w:rsidDel="00DA1BDB">
                <w:delText xml:space="preserve"> as amended by </w:delText>
              </w:r>
              <w:r w:rsidDel="00DA1BDB">
                <w:fldChar w:fldCharType="begin"/>
              </w:r>
              <w:r w:rsidDel="00DA1BDB">
                <w:delInstrText>HYPERLINK "https://region7.ntc.gov.ph/wp-content/uploads/2024/01/MC_03-03-2005A_Amendments_broadcast_messaging.pdf"</w:delInstrText>
              </w:r>
              <w:r w:rsidDel="00DA1BDB">
                <w:fldChar w:fldCharType="separate"/>
              </w:r>
              <w:r w:rsidRPr="00023CC3" w:rsidDel="00DA1BDB">
                <w:rPr>
                  <w:rStyle w:val="Hyperlink"/>
                </w:rPr>
                <w:delText>Memorandum Circular No. 03-03-2005-A</w:delText>
              </w:r>
              <w:r w:rsidDel="00DA1BDB">
                <w:fldChar w:fldCharType="end"/>
              </w:r>
              <w:r w:rsidDel="00DA1BDB">
                <w:fldChar w:fldCharType="begin"/>
              </w:r>
              <w:r w:rsidDel="00DA1BDB">
                <w:delInstrText>HYPERLINK "https://region7.ntc.gov.ph/wp-content/uploads/2024/01/MC_04-07-2009.pdf"</w:delInstrText>
              </w:r>
              <w:r w:rsidDel="00DA1BDB">
                <w:fldChar w:fldCharType="separate"/>
              </w:r>
              <w:r w:rsidRPr="00023CC3" w:rsidDel="00DA1BDB">
                <w:rPr>
                  <w:rStyle w:val="Hyperlink"/>
                </w:rPr>
                <w:delText>, Memorandum Circular No. 04-07-2009</w:delText>
              </w:r>
              <w:r w:rsidDel="00DA1BDB">
                <w:fldChar w:fldCharType="end"/>
              </w:r>
              <w:r w:rsidRPr="00023CC3" w:rsidDel="00DA1BDB">
                <w:delText>, and </w:delText>
              </w:r>
              <w:r w:rsidDel="00DA1BDB">
                <w:fldChar w:fldCharType="begin"/>
              </w:r>
              <w:r w:rsidDel="00DA1BDB">
                <w:delInstrText>HYPERLINK "https://elibrary.judiciary.gov.ph/thebookshelf/showdocs/10/91581"</w:delInstrText>
              </w:r>
              <w:r w:rsidDel="00DA1BDB">
                <w:fldChar w:fldCharType="separate"/>
              </w:r>
              <w:r w:rsidRPr="00023CC3" w:rsidDel="00DA1BDB">
                <w:rPr>
                  <w:rStyle w:val="Hyperlink"/>
                </w:rPr>
                <w:delText>Memorandum Circular No. 07-08-2018 </w:delText>
              </w:r>
              <w:r w:rsidDel="00DA1BDB">
                <w:fldChar w:fldCharType="end"/>
              </w:r>
            </w:del>
          </w:p>
        </w:tc>
      </w:tr>
    </w:tbl>
    <w:p w14:paraId="47BAB862" w14:textId="77777777" w:rsidR="00D366DD" w:rsidRPr="0041007A" w:rsidRDefault="00D366DD" w:rsidP="00B91B52">
      <w:pPr>
        <w:spacing w:after="0" w:line="240" w:lineRule="auto"/>
        <w:jc w:val="both"/>
        <w:rPr>
          <w:sz w:val="22"/>
          <w:szCs w:val="22"/>
        </w:rPr>
      </w:pPr>
    </w:p>
    <w:p w14:paraId="15699E66" w14:textId="77777777" w:rsidR="00B91B52" w:rsidRPr="0041007A" w:rsidRDefault="00B91B52" w:rsidP="00B91B52">
      <w:pPr>
        <w:spacing w:after="0" w:line="240" w:lineRule="auto"/>
        <w:jc w:val="both"/>
        <w:rPr>
          <w:sz w:val="22"/>
          <w:szCs w:val="22"/>
        </w:rPr>
      </w:pPr>
    </w:p>
    <w:p w14:paraId="71510620" w14:textId="6C9FFBD3" w:rsidR="00BC3278" w:rsidRPr="0041007A" w:rsidRDefault="00E91145" w:rsidP="00B91B52">
      <w:pPr>
        <w:pStyle w:val="ListParagraph"/>
        <w:numPr>
          <w:ilvl w:val="2"/>
          <w:numId w:val="16"/>
        </w:numPr>
        <w:spacing w:after="0" w:line="240" w:lineRule="auto"/>
        <w:jc w:val="both"/>
        <w:rPr>
          <w:b/>
          <w:bCs/>
          <w:i/>
          <w:iCs/>
        </w:rPr>
      </w:pPr>
      <w:r w:rsidRPr="0041007A">
        <w:rPr>
          <w:b/>
          <w:bCs/>
          <w:i/>
          <w:iCs/>
        </w:rPr>
        <w:t>Are there any exemptions? (e.g., charitable or political organization</w:t>
      </w:r>
      <w:r w:rsidR="006F69FD" w:rsidRPr="0041007A">
        <w:rPr>
          <w:b/>
          <w:bCs/>
          <w:i/>
          <w:iCs/>
        </w:rPr>
        <w:t>s</w:t>
      </w:r>
      <w:r w:rsidR="00770BA2" w:rsidRPr="0041007A">
        <w:rPr>
          <w:b/>
          <w:bCs/>
          <w:i/>
          <w:iCs/>
        </w:rPr>
        <w:t>)</w:t>
      </w:r>
      <w:r w:rsidR="008C374F" w:rsidRPr="0041007A">
        <w:rPr>
          <w:b/>
          <w:bCs/>
          <w:i/>
          <w:iCs/>
        </w:rPr>
        <w:t>. Please include</w:t>
      </w:r>
      <w:r w:rsidR="00C7538D" w:rsidRPr="0041007A">
        <w:rPr>
          <w:b/>
          <w:bCs/>
          <w:i/>
          <w:iCs/>
        </w:rPr>
        <w:t xml:space="preserve"> the requirements from </w:t>
      </w:r>
      <w:proofErr w:type="spellStart"/>
      <w:proofErr w:type="gramStart"/>
      <w:r w:rsidR="008C374F" w:rsidRPr="0041007A">
        <w:rPr>
          <w:b/>
          <w:bCs/>
          <w:i/>
          <w:iCs/>
        </w:rPr>
        <w:t>emarketing</w:t>
      </w:r>
      <w:proofErr w:type="spellEnd"/>
      <w:proofErr w:type="gramEnd"/>
      <w:r w:rsidR="008C374F" w:rsidRPr="0041007A">
        <w:rPr>
          <w:b/>
          <w:bCs/>
          <w:i/>
          <w:iCs/>
        </w:rPr>
        <w:t xml:space="preserve">, telemarketing, and </w:t>
      </w:r>
      <w:proofErr w:type="spellStart"/>
      <w:r w:rsidR="008C374F" w:rsidRPr="0041007A">
        <w:rPr>
          <w:b/>
          <w:bCs/>
          <w:i/>
          <w:iCs/>
        </w:rPr>
        <w:t>sms</w:t>
      </w:r>
      <w:proofErr w:type="spellEnd"/>
      <w:r w:rsidR="008C374F" w:rsidRPr="0041007A">
        <w:rPr>
          <w:b/>
          <w:bCs/>
          <w:i/>
          <w:iCs/>
        </w:rPr>
        <w:t>/marketing laws</w:t>
      </w:r>
      <w:r w:rsidR="6EB67FAC" w:rsidRPr="0041007A">
        <w:rPr>
          <w:b/>
          <w:bCs/>
          <w:i/>
          <w:iCs/>
        </w:rPr>
        <w:t>, where applicable</w:t>
      </w:r>
      <w:r w:rsidRPr="0041007A">
        <w:rPr>
          <w:b/>
          <w:bCs/>
          <w:i/>
          <w:iCs/>
        </w:rPr>
        <w:t>)</w:t>
      </w:r>
    </w:p>
    <w:p w14:paraId="46AE73EF" w14:textId="77777777" w:rsidR="00B91B52" w:rsidRPr="0041007A" w:rsidRDefault="00B91B52" w:rsidP="00B91B52">
      <w:pPr>
        <w:pStyle w:val="ListParagraph"/>
        <w:spacing w:after="0" w:line="240" w:lineRule="auto"/>
        <w:jc w:val="both"/>
        <w:rPr>
          <w:b/>
          <w:bCs/>
          <w:i/>
          <w:iCs/>
        </w:rPr>
      </w:pPr>
    </w:p>
    <w:p w14:paraId="0787F156" w14:textId="3563263C" w:rsidR="00A4535B" w:rsidRPr="0041007A" w:rsidRDefault="00A4535B" w:rsidP="00B91B52">
      <w:pPr>
        <w:spacing w:after="0" w:line="240" w:lineRule="auto"/>
        <w:jc w:val="both"/>
        <w:rPr>
          <w:sz w:val="22"/>
          <w:szCs w:val="22"/>
        </w:rPr>
      </w:pPr>
      <w:r w:rsidRPr="0041007A">
        <w:rPr>
          <w:sz w:val="22"/>
          <w:szCs w:val="22"/>
        </w:rPr>
        <w:t xml:space="preserve">The </w:t>
      </w:r>
      <w:ins w:id="439" w:author="Bahar Toto" w:date="2026-06-15T13:03:00Z" w16du:dateUtc="2026-06-15T12:03:00Z">
        <w:r w:rsidR="00DA1BDB">
          <w:rPr>
            <w:sz w:val="22"/>
            <w:szCs w:val="22"/>
          </w:rPr>
          <w:t xml:space="preserve">Data </w:t>
        </w:r>
      </w:ins>
      <w:ins w:id="440" w:author="Bahar Toto" w:date="2026-06-15T14:50:00Z" w16du:dateUtc="2026-06-15T13:50:00Z">
        <w:r w:rsidR="00E92561">
          <w:rPr>
            <w:rFonts w:asciiTheme="majorHAnsi" w:hAnsiTheme="majorHAnsi"/>
            <w:sz w:val="22"/>
            <w:szCs w:val="22"/>
          </w:rPr>
          <w:t xml:space="preserve">Privacy </w:t>
        </w:r>
      </w:ins>
      <w:ins w:id="441" w:author="Bahar Toto" w:date="2026-06-15T13:03:00Z" w16du:dateUtc="2026-06-15T12:03:00Z">
        <w:r w:rsidR="00DA1BDB">
          <w:rPr>
            <w:sz w:val="22"/>
            <w:szCs w:val="22"/>
          </w:rPr>
          <w:t xml:space="preserve">Act </w:t>
        </w:r>
      </w:ins>
      <w:del w:id="442" w:author="Bahar Toto" w:date="2026-06-15T13:03:00Z" w16du:dateUtc="2026-06-15T12:03:00Z">
        <w:r w:rsidRPr="0041007A" w:rsidDel="00DA1BDB">
          <w:rPr>
            <w:sz w:val="22"/>
            <w:szCs w:val="22"/>
          </w:rPr>
          <w:delText xml:space="preserve">DPA </w:delText>
        </w:r>
      </w:del>
      <w:r w:rsidRPr="0041007A">
        <w:rPr>
          <w:sz w:val="22"/>
          <w:szCs w:val="22"/>
        </w:rPr>
        <w:t>does not provide a blanket exemption for charit</w:t>
      </w:r>
      <w:r w:rsidR="00873892">
        <w:rPr>
          <w:sz w:val="22"/>
          <w:szCs w:val="22"/>
        </w:rPr>
        <w:t>able</w:t>
      </w:r>
      <w:r w:rsidRPr="0041007A">
        <w:rPr>
          <w:sz w:val="22"/>
          <w:szCs w:val="22"/>
        </w:rPr>
        <w:t xml:space="preserve"> or political organizations as such. Instead, it delineates specific categories of information and processing activities that fall outside its scope, including, for example, certain government personnel–related information, processing for journalistic, artistic, literary, or research purposes, and processing necessary for the performance of functions of public authorities.</w:t>
      </w:r>
    </w:p>
    <w:p w14:paraId="32888479" w14:textId="77777777" w:rsidR="00A258A2" w:rsidRPr="0041007A" w:rsidRDefault="00A258A2" w:rsidP="00B91B52">
      <w:pPr>
        <w:spacing w:after="0" w:line="240" w:lineRule="auto"/>
        <w:jc w:val="both"/>
        <w:rPr>
          <w:sz w:val="22"/>
          <w:szCs w:val="22"/>
        </w:rPr>
      </w:pPr>
    </w:p>
    <w:p w14:paraId="054223A6" w14:textId="3EF7CE10" w:rsidR="00A4535B" w:rsidRPr="0041007A" w:rsidRDefault="00A4535B" w:rsidP="00B91B52">
      <w:pPr>
        <w:spacing w:after="0" w:line="240" w:lineRule="auto"/>
        <w:jc w:val="both"/>
        <w:rPr>
          <w:sz w:val="22"/>
          <w:szCs w:val="22"/>
        </w:rPr>
      </w:pPr>
      <w:r w:rsidRPr="0041007A">
        <w:rPr>
          <w:sz w:val="22"/>
          <w:szCs w:val="22"/>
        </w:rPr>
        <w:t xml:space="preserve">Separately, the </w:t>
      </w:r>
      <w:ins w:id="443" w:author="Bahar Toto" w:date="2026-06-15T13:03:00Z" w16du:dateUtc="2026-06-15T12:03:00Z">
        <w:r w:rsidR="007154D8">
          <w:rPr>
            <w:sz w:val="22"/>
            <w:szCs w:val="22"/>
          </w:rPr>
          <w:t xml:space="preserve">Data </w:t>
        </w:r>
      </w:ins>
      <w:ins w:id="444" w:author="Bahar Toto" w:date="2026-06-15T14:50:00Z" w16du:dateUtc="2026-06-15T13:50:00Z">
        <w:r w:rsidR="00E92561">
          <w:rPr>
            <w:rFonts w:asciiTheme="majorHAnsi" w:hAnsiTheme="majorHAnsi"/>
            <w:sz w:val="22"/>
            <w:szCs w:val="22"/>
          </w:rPr>
          <w:t xml:space="preserve">Privacy </w:t>
        </w:r>
      </w:ins>
      <w:ins w:id="445" w:author="Bahar Toto" w:date="2026-06-15T13:03:00Z" w16du:dateUtc="2026-06-15T12:03:00Z">
        <w:r w:rsidR="007154D8">
          <w:rPr>
            <w:sz w:val="22"/>
            <w:szCs w:val="22"/>
          </w:rPr>
          <w:t xml:space="preserve">Act </w:t>
        </w:r>
      </w:ins>
      <w:del w:id="446" w:author="Bahar Toto" w:date="2026-06-15T13:03:00Z" w16du:dateUtc="2026-06-15T12:03:00Z">
        <w:r w:rsidRPr="0041007A" w:rsidDel="007154D8">
          <w:rPr>
            <w:sz w:val="22"/>
            <w:szCs w:val="22"/>
          </w:rPr>
          <w:delText xml:space="preserve">DPA </w:delText>
        </w:r>
      </w:del>
      <w:r w:rsidRPr="0041007A">
        <w:rPr>
          <w:sz w:val="22"/>
          <w:szCs w:val="22"/>
        </w:rPr>
        <w:t xml:space="preserve">limits the applicability of certain data subject rights in narrowly defined circumstances, such as qualifying scientific or statistical research, and processing undertaken in connection with investigations relating to criminal, administrative, or tax liabilities. These limitations do not amount to a general sector-based </w:t>
      </w:r>
      <w:proofErr w:type="gramStart"/>
      <w:r w:rsidRPr="0041007A">
        <w:rPr>
          <w:sz w:val="22"/>
          <w:szCs w:val="22"/>
        </w:rPr>
        <w:t>exemption, but</w:t>
      </w:r>
      <w:proofErr w:type="gramEnd"/>
      <w:r w:rsidRPr="0041007A">
        <w:rPr>
          <w:sz w:val="22"/>
          <w:szCs w:val="22"/>
        </w:rPr>
        <w:t xml:space="preserve"> rather apply only where statutory conditions are met.</w:t>
      </w:r>
    </w:p>
    <w:p w14:paraId="7D97E1B7" w14:textId="77777777" w:rsidR="00A258A2" w:rsidRPr="0041007A" w:rsidRDefault="00A258A2" w:rsidP="00B91B52">
      <w:pPr>
        <w:spacing w:after="0" w:line="240" w:lineRule="auto"/>
        <w:jc w:val="both"/>
        <w:rPr>
          <w:sz w:val="22"/>
          <w:szCs w:val="22"/>
        </w:rPr>
      </w:pPr>
    </w:p>
    <w:p w14:paraId="555E3BA5" w14:textId="0314727E" w:rsidR="00A4535B" w:rsidRPr="0041007A" w:rsidRDefault="00A4535B" w:rsidP="00B91B52">
      <w:pPr>
        <w:spacing w:after="0" w:line="240" w:lineRule="auto"/>
        <w:jc w:val="both"/>
        <w:rPr>
          <w:sz w:val="22"/>
          <w:szCs w:val="22"/>
        </w:rPr>
      </w:pPr>
      <w:r w:rsidRPr="0041007A">
        <w:rPr>
          <w:sz w:val="22"/>
          <w:szCs w:val="22"/>
        </w:rPr>
        <w:t xml:space="preserve">In the context of SMS and MMS broadcast messaging, the relevant NTC regulations expressly exclude specific categories of messages from </w:t>
      </w:r>
      <w:del w:id="447" w:author="Bahar Toto" w:date="2026-06-15T13:07:00Z" w16du:dateUtc="2026-06-15T12:07:00Z">
        <w:r w:rsidRPr="0041007A" w:rsidDel="007A69F0">
          <w:rPr>
            <w:sz w:val="22"/>
            <w:szCs w:val="22"/>
          </w:rPr>
          <w:delText xml:space="preserve">its </w:delText>
        </w:r>
      </w:del>
      <w:ins w:id="448" w:author="Bahar Toto" w:date="2026-06-15T13:07:00Z" w16du:dateUtc="2026-06-15T12:07:00Z">
        <w:r w:rsidR="007A69F0">
          <w:rPr>
            <w:sz w:val="22"/>
            <w:szCs w:val="22"/>
          </w:rPr>
          <w:t>their</w:t>
        </w:r>
        <w:r w:rsidR="007A69F0" w:rsidRPr="0041007A">
          <w:rPr>
            <w:sz w:val="22"/>
            <w:szCs w:val="22"/>
          </w:rPr>
          <w:t xml:space="preserve"> </w:t>
        </w:r>
      </w:ins>
      <w:r w:rsidRPr="0041007A">
        <w:rPr>
          <w:sz w:val="22"/>
          <w:szCs w:val="22"/>
        </w:rPr>
        <w:t>coverage, including emergency or distress communications, public service information messages, network advisories, and consumer welfare or consumer protection advisories.</w:t>
      </w:r>
    </w:p>
    <w:p w14:paraId="133B4758" w14:textId="77777777" w:rsidR="00A258A2" w:rsidRPr="0041007A" w:rsidRDefault="00A258A2" w:rsidP="00B91B52">
      <w:pPr>
        <w:spacing w:after="0" w:line="240" w:lineRule="auto"/>
        <w:jc w:val="both"/>
        <w:rPr>
          <w:sz w:val="22"/>
          <w:szCs w:val="22"/>
        </w:rPr>
      </w:pPr>
    </w:p>
    <w:p w14:paraId="6C754F74" w14:textId="5EB4D1D7" w:rsidR="1E059D66" w:rsidRDefault="00A4535B" w:rsidP="00B91B52">
      <w:pPr>
        <w:spacing w:after="0" w:line="240" w:lineRule="auto"/>
        <w:jc w:val="both"/>
        <w:rPr>
          <w:sz w:val="22"/>
          <w:szCs w:val="22"/>
        </w:rPr>
      </w:pPr>
      <w:r w:rsidRPr="0041007A">
        <w:rPr>
          <w:sz w:val="22"/>
          <w:szCs w:val="22"/>
        </w:rPr>
        <w:lastRenderedPageBreak/>
        <w:t xml:space="preserve">Finally, under the </w:t>
      </w:r>
      <w:r w:rsidR="00B91B52" w:rsidRPr="0041007A">
        <w:rPr>
          <w:sz w:val="22"/>
          <w:szCs w:val="22"/>
        </w:rPr>
        <w:t>Cybercrime Prevention Act</w:t>
      </w:r>
      <w:del w:id="449" w:author="Bahar Toto" w:date="2026-06-15T13:07:00Z" w16du:dateUtc="2026-06-15T12:07:00Z">
        <w:r w:rsidR="00B91B52" w:rsidRPr="0041007A" w:rsidDel="007A69F0">
          <w:rPr>
            <w:sz w:val="22"/>
            <w:szCs w:val="22"/>
          </w:rPr>
          <w:delText xml:space="preserve"> (CPA)</w:delText>
        </w:r>
      </w:del>
      <w:r w:rsidRPr="0041007A">
        <w:rPr>
          <w:sz w:val="22"/>
          <w:szCs w:val="22"/>
        </w:rPr>
        <w:t xml:space="preserve"> provision governing unsolicited commercial communications</w:t>
      </w:r>
      <w:r w:rsidR="00B91B52" w:rsidRPr="0041007A">
        <w:rPr>
          <w:sz w:val="22"/>
          <w:szCs w:val="22"/>
        </w:rPr>
        <w:t xml:space="preserve">, </w:t>
      </w:r>
      <w:r w:rsidRPr="0041007A">
        <w:rPr>
          <w:sz w:val="22"/>
          <w:szCs w:val="22"/>
        </w:rPr>
        <w:t xml:space="preserve">which has since been declared </w:t>
      </w:r>
      <w:r w:rsidR="00B91B52" w:rsidRPr="0041007A">
        <w:rPr>
          <w:sz w:val="22"/>
          <w:szCs w:val="22"/>
        </w:rPr>
        <w:t xml:space="preserve">unconstitutional by the Supreme Court, </w:t>
      </w:r>
      <w:r w:rsidRPr="0041007A">
        <w:rPr>
          <w:sz w:val="22"/>
          <w:szCs w:val="22"/>
        </w:rPr>
        <w:t>service or administrative announcements sent to existing users, subscribers, or customers were treated as an exception to the prohibition on unsolicited commercial communications.</w:t>
      </w:r>
    </w:p>
    <w:p w14:paraId="68792711" w14:textId="77777777" w:rsidR="009F0069" w:rsidRDefault="009F0069" w:rsidP="00B91B52">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9F0069" w:rsidRPr="00C60E44" w14:paraId="65184C35" w14:textId="77777777" w:rsidTr="00F81403">
        <w:tc>
          <w:tcPr>
            <w:tcW w:w="4508" w:type="dxa"/>
          </w:tcPr>
          <w:p w14:paraId="59EC847F" w14:textId="77777777" w:rsidR="009F0069" w:rsidRPr="00C60E44" w:rsidRDefault="009F0069" w:rsidP="00050BF6">
            <w:r w:rsidRPr="00C60E44">
              <w:t>Citation</w:t>
            </w:r>
            <w:r>
              <w:t xml:space="preserve">s </w:t>
            </w:r>
          </w:p>
        </w:tc>
        <w:tc>
          <w:tcPr>
            <w:tcW w:w="4508" w:type="dxa"/>
          </w:tcPr>
          <w:p w14:paraId="2D8D9B68" w14:textId="77777777" w:rsidR="009F0069" w:rsidRDefault="003518B7" w:rsidP="00050BF6">
            <w:pPr>
              <w:rPr>
                <w:ins w:id="450" w:author="Bahar Toto" w:date="2026-06-15T13:08:00Z" w16du:dateUtc="2026-06-15T12:08:00Z"/>
              </w:rPr>
            </w:pPr>
            <w:ins w:id="451" w:author="Bahar Toto" w:date="2026-06-15T13:08:00Z" w16du:dateUtc="2026-06-15T12:08:00Z">
              <w:r w:rsidRPr="003518B7">
                <w:t xml:space="preserve">Chapter 1, Section 4 and Chapter 3, Section 11(f) of the Data Privacy Act </w:t>
              </w:r>
            </w:ins>
          </w:p>
          <w:p w14:paraId="37F23E57" w14:textId="77777777" w:rsidR="003518B7" w:rsidRDefault="003518B7" w:rsidP="00050BF6">
            <w:pPr>
              <w:rPr>
                <w:ins w:id="452" w:author="Bahar Toto" w:date="2026-06-15T13:08:00Z" w16du:dateUtc="2026-06-15T12:08:00Z"/>
              </w:rPr>
            </w:pPr>
            <w:ins w:id="453" w:author="Bahar Toto" w:date="2026-06-15T13:08:00Z" w16du:dateUtc="2026-06-15T12:08:00Z">
              <w:r w:rsidRPr="00D55AF2">
                <w:t>Memorandum Circular 03-03-2005, as amended</w:t>
              </w:r>
            </w:ins>
          </w:p>
          <w:p w14:paraId="61A3D467" w14:textId="7B6DB52D" w:rsidR="003518B7" w:rsidRPr="00C60E44" w:rsidRDefault="003518B7" w:rsidP="00050BF6">
            <w:ins w:id="454" w:author="Bahar Toto" w:date="2026-06-15T13:08:00Z" w16du:dateUtc="2026-06-15T12:08:00Z">
              <w:r w:rsidRPr="003518B7">
                <w:rPr>
                  <w:rPrChange w:id="455" w:author="Bahar Toto" w:date="2026-06-15T13:08:00Z" w16du:dateUtc="2026-06-15T12:08:00Z">
                    <w:rPr>
                      <w:rStyle w:val="Hyperlink"/>
                    </w:rPr>
                  </w:rPrChange>
                </w:rPr>
                <w:t>Chapter II, Section 4(c)(3) of the Cybercrime Prevention Act</w:t>
              </w:r>
              <w:r>
                <w:t xml:space="preserve">  </w:t>
              </w:r>
            </w:ins>
          </w:p>
        </w:tc>
      </w:tr>
      <w:tr w:rsidR="009F0069" w:rsidRPr="00C60E44" w:rsidDel="003518B7" w14:paraId="633BEB20" w14:textId="0268EF53" w:rsidTr="00F81403">
        <w:trPr>
          <w:del w:id="456" w:author="Bahar Toto" w:date="2026-06-15T13:08:00Z"/>
        </w:trPr>
        <w:tc>
          <w:tcPr>
            <w:tcW w:w="4508" w:type="dxa"/>
          </w:tcPr>
          <w:p w14:paraId="70307075" w14:textId="31225CCC" w:rsidR="009F0069" w:rsidRPr="00C60E44" w:rsidDel="003518B7" w:rsidRDefault="009F0069" w:rsidP="00050BF6">
            <w:pPr>
              <w:rPr>
                <w:del w:id="457" w:author="Bahar Toto" w:date="2026-06-15T13:08:00Z" w16du:dateUtc="2026-06-15T12:08:00Z"/>
              </w:rPr>
            </w:pPr>
            <w:del w:id="458" w:author="Bahar Toto" w:date="2026-06-15T13:08:00Z" w16du:dateUtc="2026-06-15T12:08:00Z">
              <w:r w:rsidRPr="00C60E44" w:rsidDel="003518B7">
                <w:delText xml:space="preserve">Data Privacy Act </w:delText>
              </w:r>
            </w:del>
          </w:p>
        </w:tc>
        <w:tc>
          <w:tcPr>
            <w:tcW w:w="4508" w:type="dxa"/>
          </w:tcPr>
          <w:p w14:paraId="0D57253A" w14:textId="0E4EDC5F" w:rsidR="009F0069" w:rsidRPr="00C60E44" w:rsidDel="003518B7" w:rsidRDefault="009F0069" w:rsidP="00F81403">
            <w:pPr>
              <w:jc w:val="both"/>
              <w:rPr>
                <w:del w:id="459" w:author="Bahar Toto" w:date="2026-06-15T13:08:00Z" w16du:dateUtc="2026-06-15T12:08:00Z"/>
              </w:rPr>
            </w:pPr>
            <w:del w:id="460" w:author="Bahar Toto" w:date="2026-06-15T13:08:00Z" w16du:dateUtc="2026-06-15T12:08:00Z">
              <w:r w:rsidDel="003518B7">
                <w:fldChar w:fldCharType="begin"/>
              </w:r>
              <w:r w:rsidDel="003518B7">
                <w:delInstrText>HYPERLINK "https://privacy.gov.ph/data-privacy-act/"</w:delInstrText>
              </w:r>
              <w:r w:rsidDel="003518B7">
                <w:fldChar w:fldCharType="separate"/>
              </w:r>
              <w:r w:rsidRPr="00C60E44" w:rsidDel="003518B7">
                <w:rPr>
                  <w:rStyle w:val="Hyperlink"/>
                </w:rPr>
                <w:delText xml:space="preserve">Chapter 1, Section </w:delText>
              </w:r>
              <w:r w:rsidR="00CF1E7B" w:rsidDel="003518B7">
                <w:rPr>
                  <w:rStyle w:val="Hyperlink"/>
                </w:rPr>
                <w:delText>4</w:delText>
              </w:r>
              <w:r w:rsidR="003343C2" w:rsidDel="003518B7">
                <w:rPr>
                  <w:rStyle w:val="Hyperlink"/>
                </w:rPr>
                <w:delText xml:space="preserve"> and Chapter 3, Section 11 (f)</w:delText>
              </w:r>
              <w:r w:rsidRPr="00C60E44" w:rsidDel="003518B7">
                <w:rPr>
                  <w:rStyle w:val="Hyperlink"/>
                </w:rPr>
                <w:delText xml:space="preserve"> of the Data Privacy Act</w:delText>
              </w:r>
              <w:r w:rsidDel="003518B7">
                <w:fldChar w:fldCharType="end"/>
              </w:r>
              <w:r w:rsidRPr="00C60E44" w:rsidDel="003518B7">
                <w:delText xml:space="preserve"> </w:delText>
              </w:r>
            </w:del>
          </w:p>
        </w:tc>
      </w:tr>
      <w:tr w:rsidR="009F0069" w:rsidRPr="00C60E44" w:rsidDel="003518B7" w14:paraId="4D6C01BB" w14:textId="301E38BF" w:rsidTr="00F81403">
        <w:trPr>
          <w:del w:id="461" w:author="Bahar Toto" w:date="2026-06-15T13:08:00Z"/>
        </w:trPr>
        <w:tc>
          <w:tcPr>
            <w:tcW w:w="4508" w:type="dxa"/>
          </w:tcPr>
          <w:p w14:paraId="0CB8084A" w14:textId="5A4CC74F" w:rsidR="009F0069" w:rsidRPr="00C60E44" w:rsidDel="003518B7" w:rsidRDefault="009F0069" w:rsidP="00050BF6">
            <w:pPr>
              <w:rPr>
                <w:del w:id="462" w:author="Bahar Toto" w:date="2026-06-15T13:08:00Z" w16du:dateUtc="2026-06-15T12:08:00Z"/>
              </w:rPr>
            </w:pPr>
            <w:del w:id="463" w:author="Bahar Toto" w:date="2026-06-15T13:08:00Z" w16du:dateUtc="2026-06-15T12:08:00Z">
              <w:r w:rsidRPr="00C60E44" w:rsidDel="003518B7">
                <w:delText xml:space="preserve">Telecommunications laws </w:delText>
              </w:r>
            </w:del>
          </w:p>
        </w:tc>
        <w:tc>
          <w:tcPr>
            <w:tcW w:w="4508" w:type="dxa"/>
          </w:tcPr>
          <w:p w14:paraId="0B22B44F" w14:textId="4E871ADC" w:rsidR="009F0069" w:rsidRPr="00C60E44" w:rsidDel="003518B7" w:rsidRDefault="00C417E3" w:rsidP="00F81403">
            <w:pPr>
              <w:jc w:val="both"/>
              <w:rPr>
                <w:del w:id="464" w:author="Bahar Toto" w:date="2026-06-15T13:08:00Z" w16du:dateUtc="2026-06-15T12:08:00Z"/>
              </w:rPr>
            </w:pPr>
            <w:del w:id="465" w:author="Bahar Toto" w:date="2026-06-15T13:08:00Z" w16du:dateUtc="2026-06-15T12:08:00Z">
              <w:r w:rsidDel="003518B7">
                <w:fldChar w:fldCharType="begin"/>
              </w:r>
              <w:r w:rsidDel="003518B7">
                <w:delInstrText>HYPERLINK "https://region7.ntc.gov.ph/wp-content/uploads/2024/01/MC_03-03-2005.pdf"</w:delInstrText>
              </w:r>
              <w:r w:rsidDel="003518B7">
                <w:fldChar w:fldCharType="separate"/>
              </w:r>
              <w:r w:rsidDel="003518B7">
                <w:rPr>
                  <w:rStyle w:val="Hyperlink"/>
                </w:rPr>
                <w:delText>Section 1.3</w:delText>
              </w:r>
              <w:r w:rsidR="00995B2C" w:rsidDel="003518B7">
                <w:rPr>
                  <w:rStyle w:val="Hyperlink"/>
                </w:rPr>
                <w:delText xml:space="preserve"> of the </w:delText>
              </w:r>
              <w:r w:rsidDel="003518B7">
                <w:rPr>
                  <w:rStyle w:val="Hyperlink"/>
                </w:rPr>
                <w:delText>Natio</w:delText>
              </w:r>
              <w:r w:rsidR="009F0069" w:rsidRPr="00C60E44" w:rsidDel="003518B7">
                <w:rPr>
                  <w:rStyle w:val="Hyperlink"/>
                </w:rPr>
                <w:delText>nal Telecommunications Commission Memorandum Circular No. 03-03-2005</w:delText>
              </w:r>
              <w:r w:rsidDel="003518B7">
                <w:fldChar w:fldCharType="end"/>
              </w:r>
              <w:r w:rsidR="009F0069" w:rsidRPr="00C60E44" w:rsidDel="003518B7">
                <w:delText xml:space="preserve"> as amended by </w:delText>
              </w:r>
              <w:r w:rsidR="009F0069" w:rsidDel="003518B7">
                <w:fldChar w:fldCharType="begin"/>
              </w:r>
              <w:r w:rsidR="009F0069" w:rsidDel="003518B7">
                <w:delInstrText>HYPERLINK "https://region7.ntc.gov.ph/wp-content/uploads/2024/01/MC_03-03-2005A_Amendments_broadcast_messaging.pdf"</w:delInstrText>
              </w:r>
              <w:r w:rsidR="009F0069" w:rsidDel="003518B7">
                <w:fldChar w:fldCharType="separate"/>
              </w:r>
              <w:r w:rsidR="009F0069" w:rsidRPr="00C60E44" w:rsidDel="003518B7">
                <w:rPr>
                  <w:rStyle w:val="Hyperlink"/>
                </w:rPr>
                <w:delText>Memorandum Circular No. 03-03-2005-A</w:delText>
              </w:r>
              <w:r w:rsidR="009F0069" w:rsidDel="003518B7">
                <w:fldChar w:fldCharType="end"/>
              </w:r>
              <w:r w:rsidR="009F0069" w:rsidDel="003518B7">
                <w:fldChar w:fldCharType="begin"/>
              </w:r>
              <w:r w:rsidR="009F0069" w:rsidDel="003518B7">
                <w:delInstrText>HYPERLINK "https://region7.ntc.gov.ph/wp-content/uploads/2024/01/MC_04-07-2009.pdf"</w:delInstrText>
              </w:r>
              <w:r w:rsidR="009F0069" w:rsidDel="003518B7">
                <w:fldChar w:fldCharType="separate"/>
              </w:r>
              <w:r w:rsidR="009F0069" w:rsidRPr="00C60E44" w:rsidDel="003518B7">
                <w:rPr>
                  <w:rStyle w:val="Hyperlink"/>
                </w:rPr>
                <w:delText>, Memorandum Circular No. 04-07-2009</w:delText>
              </w:r>
              <w:r w:rsidR="009F0069" w:rsidDel="003518B7">
                <w:fldChar w:fldCharType="end"/>
              </w:r>
              <w:r w:rsidR="009F0069" w:rsidRPr="00C60E44" w:rsidDel="003518B7">
                <w:delText>, and </w:delText>
              </w:r>
              <w:r w:rsidR="009F0069" w:rsidDel="003518B7">
                <w:fldChar w:fldCharType="begin"/>
              </w:r>
              <w:r w:rsidR="009F0069" w:rsidDel="003518B7">
                <w:delInstrText>HYPERLINK "https://elibrary.judiciary.gov.ph/thebookshelf/showdocs/10/91581"</w:delInstrText>
              </w:r>
              <w:r w:rsidR="009F0069" w:rsidDel="003518B7">
                <w:fldChar w:fldCharType="separate"/>
              </w:r>
              <w:r w:rsidR="009F0069" w:rsidRPr="00C60E44" w:rsidDel="003518B7">
                <w:rPr>
                  <w:rStyle w:val="Hyperlink"/>
                </w:rPr>
                <w:delText>Memorandum Circular No. 07-08-2018 </w:delText>
              </w:r>
              <w:r w:rsidR="009F0069" w:rsidDel="003518B7">
                <w:fldChar w:fldCharType="end"/>
              </w:r>
            </w:del>
          </w:p>
        </w:tc>
      </w:tr>
      <w:tr w:rsidR="009F0069" w:rsidRPr="00C60E44" w:rsidDel="003518B7" w14:paraId="7340CF66" w14:textId="39A40C3C" w:rsidTr="00F81403">
        <w:trPr>
          <w:del w:id="466" w:author="Bahar Toto" w:date="2026-06-15T13:08:00Z"/>
        </w:trPr>
        <w:tc>
          <w:tcPr>
            <w:tcW w:w="4508" w:type="dxa"/>
          </w:tcPr>
          <w:p w14:paraId="438B4444" w14:textId="049BD89B" w:rsidR="009F0069" w:rsidRPr="00C60E44" w:rsidDel="003518B7" w:rsidRDefault="00C417E3" w:rsidP="00050BF6">
            <w:pPr>
              <w:rPr>
                <w:del w:id="467" w:author="Bahar Toto" w:date="2026-06-15T13:08:00Z" w16du:dateUtc="2026-06-15T12:08:00Z"/>
              </w:rPr>
            </w:pPr>
            <w:del w:id="468" w:author="Bahar Toto" w:date="2026-06-15T13:08:00Z" w16du:dateUtc="2026-06-15T12:08:00Z">
              <w:r w:rsidDel="003518B7">
                <w:delText>C</w:delText>
              </w:r>
              <w:r w:rsidR="002D35CF" w:rsidDel="003518B7">
                <w:delText xml:space="preserve">ybercrime Prevention Act </w:delText>
              </w:r>
            </w:del>
          </w:p>
        </w:tc>
        <w:tc>
          <w:tcPr>
            <w:tcW w:w="4508" w:type="dxa"/>
          </w:tcPr>
          <w:p w14:paraId="50C6BCAB" w14:textId="5DC069B4" w:rsidR="009F0069" w:rsidRPr="00C60E44" w:rsidDel="003518B7" w:rsidRDefault="00A006B2" w:rsidP="00F81403">
            <w:pPr>
              <w:jc w:val="both"/>
              <w:rPr>
                <w:del w:id="469" w:author="Bahar Toto" w:date="2026-06-15T13:08:00Z" w16du:dateUtc="2026-06-15T12:08:00Z"/>
              </w:rPr>
            </w:pPr>
            <w:del w:id="470" w:author="Bahar Toto" w:date="2026-06-15T13:08:00Z" w16du:dateUtc="2026-06-15T12:08:00Z">
              <w:r w:rsidDel="003518B7">
                <w:fldChar w:fldCharType="begin"/>
              </w:r>
              <w:r w:rsidDel="003518B7">
                <w:delInstrText>HYPERLINK "https://www.officialgazette.gov.ph/2012/09/12/republic-act-no-10175/"</w:delInstrText>
              </w:r>
              <w:r w:rsidDel="003518B7">
                <w:fldChar w:fldCharType="separate"/>
              </w:r>
              <w:r w:rsidRPr="00F81403" w:rsidDel="003518B7">
                <w:rPr>
                  <w:rStyle w:val="Hyperlink"/>
                </w:rPr>
                <w:delText>Chapter II, Section 4(c)(3) of the Cybercrime Prevention Act</w:delText>
              </w:r>
              <w:r w:rsidDel="003518B7">
                <w:fldChar w:fldCharType="end"/>
              </w:r>
              <w:r w:rsidDel="003518B7">
                <w:delText xml:space="preserve"> </w:delText>
              </w:r>
              <w:r w:rsidR="009968F7" w:rsidDel="003518B7">
                <w:delText xml:space="preserve"> (declared unconstitutional)</w:delText>
              </w:r>
            </w:del>
          </w:p>
        </w:tc>
      </w:tr>
    </w:tbl>
    <w:p w14:paraId="4E742CEE" w14:textId="77777777" w:rsidR="009F0069" w:rsidRPr="0041007A" w:rsidRDefault="009F0069" w:rsidP="00B91B52">
      <w:pPr>
        <w:spacing w:after="0" w:line="240" w:lineRule="auto"/>
        <w:jc w:val="both"/>
        <w:rPr>
          <w:sz w:val="22"/>
          <w:szCs w:val="22"/>
        </w:rPr>
      </w:pPr>
    </w:p>
    <w:p w14:paraId="41A4548A" w14:textId="77777777" w:rsidR="000B7E7A" w:rsidRPr="0041007A" w:rsidRDefault="000B7E7A" w:rsidP="00B91B52">
      <w:pPr>
        <w:spacing w:after="0" w:line="240" w:lineRule="auto"/>
        <w:jc w:val="both"/>
        <w:rPr>
          <w:sz w:val="22"/>
          <w:szCs w:val="22"/>
          <w:lang w:val="en-US"/>
        </w:rPr>
      </w:pPr>
    </w:p>
    <w:p w14:paraId="7BB28277" w14:textId="77777777" w:rsidR="000B7E7A" w:rsidRPr="0041007A" w:rsidRDefault="00E91145" w:rsidP="00462A4E">
      <w:pPr>
        <w:pStyle w:val="ListParagraph"/>
        <w:numPr>
          <w:ilvl w:val="0"/>
          <w:numId w:val="16"/>
        </w:numPr>
        <w:spacing w:after="0" w:line="240" w:lineRule="auto"/>
        <w:jc w:val="both"/>
        <w:rPr>
          <w:b/>
          <w:bCs/>
        </w:rPr>
      </w:pPr>
      <w:r w:rsidRPr="0041007A">
        <w:rPr>
          <w:b/>
          <w:bCs/>
        </w:rPr>
        <w:t>Definitions</w:t>
      </w:r>
    </w:p>
    <w:p w14:paraId="7A0C4EC3" w14:textId="77A1226C" w:rsidR="000B7E7A" w:rsidRPr="0041007A" w:rsidRDefault="00E91145" w:rsidP="00462A4E">
      <w:pPr>
        <w:pStyle w:val="ListParagraph"/>
        <w:spacing w:after="0" w:line="240" w:lineRule="auto"/>
        <w:ind w:left="600"/>
        <w:jc w:val="both"/>
        <w:rPr>
          <w:b/>
          <w:bCs/>
        </w:rPr>
      </w:pPr>
      <w:r w:rsidRPr="0041007A">
        <w:rPr>
          <w:b/>
          <w:bCs/>
        </w:rPr>
        <w:t xml:space="preserve"> </w:t>
      </w:r>
    </w:p>
    <w:p w14:paraId="1240E5D9" w14:textId="317A96FB" w:rsidR="000B7E7A" w:rsidRPr="0041007A" w:rsidRDefault="00E91145" w:rsidP="00462A4E">
      <w:pPr>
        <w:pStyle w:val="ListParagraph"/>
        <w:numPr>
          <w:ilvl w:val="1"/>
          <w:numId w:val="4"/>
        </w:numPr>
        <w:spacing w:after="0" w:line="240" w:lineRule="auto"/>
        <w:jc w:val="both"/>
        <w:rPr>
          <w:b/>
          <w:bCs/>
        </w:rPr>
      </w:pPr>
      <w:r w:rsidRPr="0041007A">
        <w:rPr>
          <w:b/>
          <w:bCs/>
        </w:rPr>
        <w:t>Key terms</w:t>
      </w:r>
    </w:p>
    <w:p w14:paraId="3D08047E" w14:textId="77777777" w:rsidR="000B7E7A" w:rsidRPr="0041007A" w:rsidRDefault="000B7E7A" w:rsidP="00462A4E">
      <w:pPr>
        <w:pStyle w:val="ListParagraph"/>
        <w:spacing w:after="0" w:line="240" w:lineRule="auto"/>
        <w:jc w:val="both"/>
        <w:rPr>
          <w:b/>
          <w:bCs/>
        </w:rPr>
      </w:pPr>
    </w:p>
    <w:p w14:paraId="6EAE2AF7" w14:textId="3A37B55D" w:rsidR="7842577A" w:rsidRPr="0041007A" w:rsidRDefault="7842577A" w:rsidP="00462A4E">
      <w:pPr>
        <w:pStyle w:val="ListParagraph"/>
        <w:numPr>
          <w:ilvl w:val="2"/>
          <w:numId w:val="4"/>
        </w:numPr>
        <w:spacing w:after="0" w:line="240" w:lineRule="auto"/>
        <w:jc w:val="both"/>
        <w:rPr>
          <w:b/>
          <w:bCs/>
          <w:i/>
          <w:iCs/>
        </w:rPr>
      </w:pPr>
      <w:r w:rsidRPr="0041007A">
        <w:rPr>
          <w:b/>
          <w:bCs/>
          <w:i/>
          <w:iCs/>
        </w:rPr>
        <w:t xml:space="preserve">How is direct marketing (or equivalent term) defined? </w:t>
      </w:r>
    </w:p>
    <w:p w14:paraId="38FBB9A0" w14:textId="77777777" w:rsidR="00462A4E" w:rsidRPr="0041007A" w:rsidRDefault="00462A4E" w:rsidP="00462A4E">
      <w:pPr>
        <w:pStyle w:val="ListParagraph"/>
        <w:spacing w:after="0" w:line="240" w:lineRule="auto"/>
        <w:jc w:val="both"/>
        <w:rPr>
          <w:b/>
          <w:bCs/>
          <w:i/>
          <w:iCs/>
        </w:rPr>
      </w:pPr>
    </w:p>
    <w:p w14:paraId="13F47CE9" w14:textId="2172D35F" w:rsidR="00DD6C69" w:rsidRDefault="00160CE5" w:rsidP="00462A4E">
      <w:pPr>
        <w:spacing w:after="0" w:line="240" w:lineRule="auto"/>
        <w:jc w:val="both"/>
        <w:rPr>
          <w:sz w:val="22"/>
          <w:szCs w:val="22"/>
        </w:rPr>
      </w:pPr>
      <w:r w:rsidRPr="0041007A">
        <w:rPr>
          <w:sz w:val="22"/>
          <w:szCs w:val="22"/>
        </w:rPr>
        <w:t xml:space="preserve">Direct marketing is defined under the </w:t>
      </w:r>
      <w:ins w:id="471" w:author="Bahar Toto" w:date="2026-06-15T13:03:00Z" w16du:dateUtc="2026-06-15T12:03:00Z">
        <w:r w:rsidR="007154D8">
          <w:rPr>
            <w:sz w:val="22"/>
            <w:szCs w:val="22"/>
          </w:rPr>
          <w:t xml:space="preserve">Data </w:t>
        </w:r>
      </w:ins>
      <w:ins w:id="472" w:author="Bahar Toto" w:date="2026-06-15T14:50:00Z" w16du:dateUtc="2026-06-15T13:50:00Z">
        <w:r w:rsidR="00E92561">
          <w:rPr>
            <w:rFonts w:asciiTheme="majorHAnsi" w:hAnsiTheme="majorHAnsi"/>
            <w:sz w:val="22"/>
            <w:szCs w:val="22"/>
          </w:rPr>
          <w:t xml:space="preserve">Privacy </w:t>
        </w:r>
      </w:ins>
      <w:ins w:id="473" w:author="Bahar Toto" w:date="2026-06-15T13:03:00Z" w16du:dateUtc="2026-06-15T12:03:00Z">
        <w:r w:rsidR="007154D8">
          <w:rPr>
            <w:sz w:val="22"/>
            <w:szCs w:val="22"/>
          </w:rPr>
          <w:t xml:space="preserve">Act </w:t>
        </w:r>
      </w:ins>
      <w:del w:id="474" w:author="Bahar Toto" w:date="2026-06-15T13:03:00Z" w16du:dateUtc="2026-06-15T12:03:00Z">
        <w:r w:rsidR="000B7E7A" w:rsidRPr="0041007A" w:rsidDel="007154D8">
          <w:rPr>
            <w:sz w:val="22"/>
            <w:szCs w:val="22"/>
          </w:rPr>
          <w:delText>DPA</w:delText>
        </w:r>
        <w:r w:rsidRPr="0041007A" w:rsidDel="007154D8">
          <w:rPr>
            <w:sz w:val="22"/>
            <w:szCs w:val="22"/>
          </w:rPr>
          <w:delText xml:space="preserve"> </w:delText>
        </w:r>
      </w:del>
      <w:r w:rsidRPr="0041007A">
        <w:rPr>
          <w:sz w:val="22"/>
          <w:szCs w:val="22"/>
        </w:rPr>
        <w:t xml:space="preserve">as </w:t>
      </w:r>
      <w:del w:id="475" w:author="Bahar Toto" w:date="2026-06-15T13:09:00Z" w16du:dateUtc="2026-06-15T12:09:00Z">
        <w:r w:rsidRPr="0041007A" w:rsidDel="00BE674C">
          <w:rPr>
            <w:sz w:val="22"/>
            <w:szCs w:val="22"/>
          </w:rPr>
          <w:delText>“</w:delText>
        </w:r>
      </w:del>
      <w:ins w:id="476" w:author="Bahar Toto" w:date="2026-06-15T13:09:00Z" w16du:dateUtc="2026-06-15T12:09:00Z">
        <w:r w:rsidR="00BE674C">
          <w:rPr>
            <w:sz w:val="22"/>
            <w:szCs w:val="22"/>
          </w:rPr>
          <w:t>'</w:t>
        </w:r>
      </w:ins>
      <w:r w:rsidRPr="0041007A">
        <w:rPr>
          <w:sz w:val="22"/>
          <w:szCs w:val="22"/>
        </w:rPr>
        <w:t>communication by whatever means of any advertising or marketing material which is directed to particular individuals.</w:t>
      </w:r>
      <w:ins w:id="477" w:author="Bahar Toto" w:date="2026-06-15T13:09:00Z" w16du:dateUtc="2026-06-15T12:09:00Z">
        <w:r w:rsidR="00BE674C">
          <w:rPr>
            <w:sz w:val="22"/>
            <w:szCs w:val="22"/>
          </w:rPr>
          <w:t>'</w:t>
        </w:r>
      </w:ins>
      <w:del w:id="478" w:author="Bahar Toto" w:date="2026-06-15T13:09:00Z" w16du:dateUtc="2026-06-15T12:09:00Z">
        <w:r w:rsidRPr="0041007A" w:rsidDel="00BE674C">
          <w:rPr>
            <w:sz w:val="22"/>
            <w:szCs w:val="22"/>
          </w:rPr>
          <w:delText>”</w:delText>
        </w:r>
      </w:del>
    </w:p>
    <w:p w14:paraId="52ADC202" w14:textId="77777777" w:rsidR="00217005" w:rsidRDefault="00217005"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217005" w:rsidRPr="00217005" w14:paraId="4E5D5AC4" w14:textId="77777777" w:rsidTr="00050BF6">
        <w:trPr>
          <w:trHeight w:val="300"/>
        </w:trPr>
        <w:tc>
          <w:tcPr>
            <w:tcW w:w="4508" w:type="dxa"/>
          </w:tcPr>
          <w:p w14:paraId="5C108B4E" w14:textId="77777777" w:rsidR="00217005" w:rsidRPr="00217005" w:rsidRDefault="00217005" w:rsidP="00050BF6">
            <w:r w:rsidRPr="00217005">
              <w:t xml:space="preserve">Citation </w:t>
            </w:r>
          </w:p>
        </w:tc>
        <w:tc>
          <w:tcPr>
            <w:tcW w:w="4508" w:type="dxa"/>
          </w:tcPr>
          <w:p w14:paraId="01BD1864" w14:textId="67F281B3" w:rsidR="00217005" w:rsidRPr="00217005" w:rsidRDefault="00BE674C" w:rsidP="00050BF6">
            <w:ins w:id="479" w:author="Bahar Toto" w:date="2026-06-15T13:09:00Z" w16du:dateUtc="2026-06-15T12:09:00Z">
              <w:r w:rsidRPr="00BE674C">
                <w:rPr>
                  <w:rPrChange w:id="480" w:author="Bahar Toto" w:date="2026-06-15T13:09:00Z" w16du:dateUtc="2026-06-15T12:09:00Z">
                    <w:rPr>
                      <w:rStyle w:val="Hyperlink"/>
                    </w:rPr>
                  </w:rPrChange>
                </w:rPr>
                <w:t>Section 3(d) of the Data Privacy Act</w:t>
              </w:r>
              <w:r w:rsidRPr="00217005">
                <w:t xml:space="preserve"> </w:t>
              </w:r>
            </w:ins>
          </w:p>
        </w:tc>
      </w:tr>
      <w:tr w:rsidR="00217005" w:rsidRPr="00217005" w:rsidDel="00BE674C" w14:paraId="537727CA" w14:textId="7A4F0DD7" w:rsidTr="00050BF6">
        <w:trPr>
          <w:trHeight w:val="300"/>
          <w:del w:id="481" w:author="Bahar Toto" w:date="2026-06-15T13:09:00Z"/>
        </w:trPr>
        <w:tc>
          <w:tcPr>
            <w:tcW w:w="4508" w:type="dxa"/>
          </w:tcPr>
          <w:p w14:paraId="6E6FF203" w14:textId="0EA664E7" w:rsidR="00217005" w:rsidRPr="00217005" w:rsidDel="00BE674C" w:rsidRDefault="00217005" w:rsidP="00050BF6">
            <w:pPr>
              <w:rPr>
                <w:del w:id="482" w:author="Bahar Toto" w:date="2026-06-15T13:09:00Z" w16du:dateUtc="2026-06-15T12:09:00Z"/>
              </w:rPr>
            </w:pPr>
            <w:del w:id="483" w:author="Bahar Toto" w:date="2026-06-15T13:09:00Z" w16du:dateUtc="2026-06-15T12:09:00Z">
              <w:r w:rsidRPr="00217005" w:rsidDel="00BE674C">
                <w:delText xml:space="preserve">Definition of Direct Marketing </w:delText>
              </w:r>
            </w:del>
          </w:p>
        </w:tc>
        <w:tc>
          <w:tcPr>
            <w:tcW w:w="4508" w:type="dxa"/>
          </w:tcPr>
          <w:p w14:paraId="57A441A4" w14:textId="643FAFFB" w:rsidR="00217005" w:rsidRPr="00217005" w:rsidDel="00BE674C" w:rsidRDefault="00217005" w:rsidP="00050BF6">
            <w:pPr>
              <w:rPr>
                <w:del w:id="484" w:author="Bahar Toto" w:date="2026-06-15T13:09:00Z" w16du:dateUtc="2026-06-15T12:09:00Z"/>
              </w:rPr>
            </w:pPr>
            <w:del w:id="485" w:author="Bahar Toto" w:date="2026-06-15T13:09:00Z" w16du:dateUtc="2026-06-15T12:09:00Z">
              <w:r w:rsidDel="00BE674C">
                <w:fldChar w:fldCharType="begin"/>
              </w:r>
              <w:r w:rsidDel="00BE674C">
                <w:delInstrText>HYPERLINK "https://privacy.gov.ph/data-privacy-act/"</w:delInstrText>
              </w:r>
              <w:r w:rsidDel="00BE674C">
                <w:fldChar w:fldCharType="separate"/>
              </w:r>
              <w:r w:rsidRPr="00217005" w:rsidDel="00BE674C">
                <w:rPr>
                  <w:rStyle w:val="Hyperlink"/>
                </w:rPr>
                <w:delText>Section 3 (d) of the Data Privacy Act</w:delText>
              </w:r>
              <w:r w:rsidDel="00BE674C">
                <w:fldChar w:fldCharType="end"/>
              </w:r>
              <w:r w:rsidRPr="00217005" w:rsidDel="00BE674C">
                <w:delText xml:space="preserve"> </w:delText>
              </w:r>
            </w:del>
          </w:p>
        </w:tc>
      </w:tr>
    </w:tbl>
    <w:p w14:paraId="52713524" w14:textId="77777777" w:rsidR="00217005" w:rsidRPr="0041007A" w:rsidRDefault="00217005" w:rsidP="00462A4E">
      <w:pPr>
        <w:spacing w:after="0" w:line="240" w:lineRule="auto"/>
        <w:jc w:val="both"/>
        <w:rPr>
          <w:sz w:val="22"/>
          <w:szCs w:val="22"/>
        </w:rPr>
      </w:pPr>
    </w:p>
    <w:p w14:paraId="2F3F325F" w14:textId="74FBB56D" w:rsidR="39B320CC" w:rsidRPr="0041007A" w:rsidRDefault="39B320CC" w:rsidP="00462A4E">
      <w:pPr>
        <w:pStyle w:val="ListParagraph"/>
        <w:spacing w:after="0" w:line="240" w:lineRule="auto"/>
        <w:jc w:val="both"/>
      </w:pPr>
    </w:p>
    <w:p w14:paraId="1813C836" w14:textId="3720C4F8" w:rsidR="00E91145" w:rsidRPr="0041007A" w:rsidRDefault="00E91145" w:rsidP="00462A4E">
      <w:pPr>
        <w:pStyle w:val="ListParagraph"/>
        <w:numPr>
          <w:ilvl w:val="2"/>
          <w:numId w:val="4"/>
        </w:numPr>
        <w:spacing w:after="0" w:line="240" w:lineRule="auto"/>
        <w:jc w:val="both"/>
        <w:rPr>
          <w:b/>
          <w:bCs/>
          <w:i/>
          <w:iCs/>
        </w:rPr>
      </w:pPr>
      <w:r w:rsidRPr="0041007A">
        <w:rPr>
          <w:b/>
          <w:bCs/>
          <w:i/>
          <w:iCs/>
        </w:rPr>
        <w:t xml:space="preserve">How is </w:t>
      </w:r>
      <w:proofErr w:type="spellStart"/>
      <w:r w:rsidRPr="0041007A">
        <w:rPr>
          <w:b/>
          <w:bCs/>
          <w:i/>
          <w:iCs/>
        </w:rPr>
        <w:t>emarketing</w:t>
      </w:r>
      <w:proofErr w:type="spellEnd"/>
      <w:r w:rsidRPr="0041007A">
        <w:rPr>
          <w:b/>
          <w:bCs/>
          <w:i/>
          <w:iCs/>
        </w:rPr>
        <w:t xml:space="preserve"> (or equivalent term) defined?</w:t>
      </w:r>
    </w:p>
    <w:p w14:paraId="0A012A36" w14:textId="77777777" w:rsidR="00462A4E" w:rsidRPr="0041007A" w:rsidRDefault="00462A4E" w:rsidP="00462A4E">
      <w:pPr>
        <w:pStyle w:val="ListParagraph"/>
        <w:spacing w:after="0" w:line="240" w:lineRule="auto"/>
        <w:jc w:val="both"/>
        <w:rPr>
          <w:b/>
          <w:bCs/>
          <w:i/>
          <w:iCs/>
        </w:rPr>
      </w:pPr>
    </w:p>
    <w:p w14:paraId="2B525675" w14:textId="3A586ABB" w:rsidR="00D70A6A" w:rsidRPr="0041007A" w:rsidRDefault="00A93E0F" w:rsidP="00462A4E">
      <w:pPr>
        <w:spacing w:after="0" w:line="240" w:lineRule="auto"/>
        <w:jc w:val="both"/>
        <w:rPr>
          <w:sz w:val="22"/>
          <w:szCs w:val="22"/>
        </w:rPr>
      </w:pPr>
      <w:r w:rsidRPr="0041007A">
        <w:rPr>
          <w:sz w:val="22"/>
          <w:szCs w:val="22"/>
        </w:rPr>
        <w:t>There is currently no statutory definition for “e-marketing” under Philippine law</w:t>
      </w:r>
      <w:r w:rsidR="00D70A6A" w:rsidRPr="0041007A">
        <w:rPr>
          <w:sz w:val="22"/>
          <w:szCs w:val="22"/>
        </w:rPr>
        <w:t xml:space="preserve">. </w:t>
      </w:r>
      <w:r w:rsidRPr="0041007A">
        <w:rPr>
          <w:sz w:val="22"/>
          <w:szCs w:val="22"/>
        </w:rPr>
        <w:t>Nonetheless</w:t>
      </w:r>
      <w:r w:rsidR="00D70A6A" w:rsidRPr="0041007A">
        <w:rPr>
          <w:sz w:val="22"/>
          <w:szCs w:val="22"/>
        </w:rPr>
        <w:t>, e-marketing activities</w:t>
      </w:r>
      <w:r w:rsidR="00BD1A3B" w:rsidRPr="0041007A">
        <w:rPr>
          <w:sz w:val="22"/>
          <w:szCs w:val="22"/>
        </w:rPr>
        <w:t xml:space="preserve"> generally fall</w:t>
      </w:r>
      <w:r w:rsidR="00D70A6A" w:rsidRPr="0041007A">
        <w:rPr>
          <w:sz w:val="22"/>
          <w:szCs w:val="22"/>
        </w:rPr>
        <w:t xml:space="preserve"> within the broader framework of </w:t>
      </w:r>
      <w:r w:rsidR="00D70A6A" w:rsidRPr="0041007A">
        <w:rPr>
          <w:rFonts w:ascii="Aptos" w:hAnsi="Aptos" w:cs="Aptos"/>
          <w:sz w:val="22"/>
          <w:szCs w:val="22"/>
        </w:rPr>
        <w:t>“</w:t>
      </w:r>
      <w:r w:rsidR="00D70A6A" w:rsidRPr="0041007A">
        <w:rPr>
          <w:sz w:val="22"/>
          <w:szCs w:val="22"/>
        </w:rPr>
        <w:t>direct marketing</w:t>
      </w:r>
      <w:r w:rsidR="00D70A6A" w:rsidRPr="0041007A">
        <w:rPr>
          <w:rFonts w:ascii="Aptos" w:hAnsi="Aptos" w:cs="Aptos"/>
          <w:sz w:val="22"/>
          <w:szCs w:val="22"/>
        </w:rPr>
        <w:t>”</w:t>
      </w:r>
      <w:r w:rsidR="00D70A6A" w:rsidRPr="0041007A">
        <w:rPr>
          <w:sz w:val="22"/>
          <w:szCs w:val="22"/>
        </w:rPr>
        <w:t xml:space="preserve"> under </w:t>
      </w:r>
      <w:r w:rsidR="00BD1A3B" w:rsidRPr="0041007A">
        <w:rPr>
          <w:sz w:val="22"/>
          <w:szCs w:val="22"/>
        </w:rPr>
        <w:t xml:space="preserve">the </w:t>
      </w:r>
      <w:ins w:id="486" w:author="Bahar Toto" w:date="2026-06-15T13:03:00Z" w16du:dateUtc="2026-06-15T12:03:00Z">
        <w:r w:rsidR="007154D8">
          <w:rPr>
            <w:sz w:val="22"/>
            <w:szCs w:val="22"/>
          </w:rPr>
          <w:t xml:space="preserve">Data </w:t>
        </w:r>
      </w:ins>
      <w:ins w:id="487" w:author="Bahar Toto" w:date="2026-06-15T14:51:00Z" w16du:dateUtc="2026-06-15T13:51:00Z">
        <w:r w:rsidR="00E92561">
          <w:rPr>
            <w:rFonts w:asciiTheme="majorHAnsi" w:hAnsiTheme="majorHAnsi"/>
            <w:sz w:val="22"/>
            <w:szCs w:val="22"/>
          </w:rPr>
          <w:t xml:space="preserve">Privacy </w:t>
        </w:r>
      </w:ins>
      <w:ins w:id="488" w:author="Bahar Toto" w:date="2026-06-15T13:03:00Z" w16du:dateUtc="2026-06-15T12:03:00Z">
        <w:r w:rsidR="007154D8">
          <w:rPr>
            <w:sz w:val="22"/>
            <w:szCs w:val="22"/>
          </w:rPr>
          <w:t xml:space="preserve">Act </w:t>
        </w:r>
      </w:ins>
      <w:del w:id="489" w:author="Bahar Toto" w:date="2026-06-15T13:03:00Z" w16du:dateUtc="2026-06-15T12:03:00Z">
        <w:r w:rsidR="00BD1A3B" w:rsidRPr="0041007A" w:rsidDel="007154D8">
          <w:rPr>
            <w:sz w:val="22"/>
            <w:szCs w:val="22"/>
          </w:rPr>
          <w:delText>DPA</w:delText>
        </w:r>
      </w:del>
      <w:r w:rsidR="00BD1A3B" w:rsidRPr="0041007A">
        <w:rPr>
          <w:sz w:val="22"/>
          <w:szCs w:val="22"/>
        </w:rPr>
        <w:t>, to the extent it involves the processing of personal data.</w:t>
      </w:r>
    </w:p>
    <w:p w14:paraId="12815C5B" w14:textId="77777777" w:rsidR="00462A4E" w:rsidRPr="0041007A" w:rsidRDefault="00462A4E" w:rsidP="00462A4E">
      <w:pPr>
        <w:spacing w:after="0" w:line="240" w:lineRule="auto"/>
        <w:jc w:val="both"/>
        <w:rPr>
          <w:sz w:val="22"/>
          <w:szCs w:val="22"/>
        </w:rPr>
      </w:pPr>
    </w:p>
    <w:p w14:paraId="439B1C68" w14:textId="2F95F4CA" w:rsidR="00794145" w:rsidRDefault="00D70A6A" w:rsidP="00462A4E">
      <w:pPr>
        <w:spacing w:after="0" w:line="240" w:lineRule="auto"/>
        <w:jc w:val="both"/>
        <w:rPr>
          <w:sz w:val="22"/>
          <w:szCs w:val="22"/>
        </w:rPr>
      </w:pPr>
      <w:r w:rsidRPr="0041007A">
        <w:rPr>
          <w:sz w:val="22"/>
          <w:szCs w:val="22"/>
        </w:rPr>
        <w:t xml:space="preserve">A related statutory concept is </w:t>
      </w:r>
      <w:del w:id="490" w:author="Bahar Toto" w:date="2026-06-15T13:09:00Z" w16du:dateUtc="2026-06-15T12:09:00Z">
        <w:r w:rsidRPr="0041007A" w:rsidDel="00BE674C">
          <w:rPr>
            <w:sz w:val="22"/>
            <w:szCs w:val="22"/>
          </w:rPr>
          <w:delText>“</w:delText>
        </w:r>
      </w:del>
      <w:ins w:id="491" w:author="Bahar Toto" w:date="2026-06-15T13:09:00Z" w16du:dateUtc="2026-06-15T12:09:00Z">
        <w:r w:rsidR="00BE674C">
          <w:rPr>
            <w:sz w:val="22"/>
            <w:szCs w:val="22"/>
          </w:rPr>
          <w:t>'</w:t>
        </w:r>
      </w:ins>
      <w:r w:rsidRPr="0041007A">
        <w:rPr>
          <w:sz w:val="22"/>
          <w:szCs w:val="22"/>
        </w:rPr>
        <w:t>commercial electronic communication</w:t>
      </w:r>
      <w:ins w:id="492" w:author="Bahar Toto" w:date="2026-06-15T13:09:00Z" w16du:dateUtc="2026-06-15T12:09:00Z">
        <w:r w:rsidR="00BE674C">
          <w:rPr>
            <w:sz w:val="22"/>
            <w:szCs w:val="22"/>
          </w:rPr>
          <w:t>'</w:t>
        </w:r>
      </w:ins>
      <w:del w:id="493" w:author="Bahar Toto" w:date="2026-06-15T13:09:00Z" w16du:dateUtc="2026-06-15T12:09:00Z">
        <w:r w:rsidRPr="0041007A" w:rsidDel="00BE674C">
          <w:rPr>
            <w:sz w:val="22"/>
            <w:szCs w:val="22"/>
          </w:rPr>
          <w:delText>”</w:delText>
        </w:r>
      </w:del>
      <w:r w:rsidRPr="0041007A">
        <w:rPr>
          <w:sz w:val="22"/>
          <w:szCs w:val="22"/>
        </w:rPr>
        <w:t xml:space="preserve"> under the </w:t>
      </w:r>
      <w:ins w:id="494" w:author="Bahar Toto" w:date="2026-06-15T13:10:00Z" w16du:dateUtc="2026-06-15T12:10:00Z">
        <w:r w:rsidR="003D7D52" w:rsidRPr="0041007A">
          <w:rPr>
            <w:sz w:val="22"/>
            <w:szCs w:val="22"/>
          </w:rPr>
          <w:t>Cybercrime Prevention Act</w:t>
        </w:r>
      </w:ins>
      <w:del w:id="495" w:author="Bahar Toto" w:date="2026-06-15T13:10:00Z" w16du:dateUtc="2026-06-15T12:10:00Z">
        <w:r w:rsidR="00BD1A3B" w:rsidRPr="0041007A" w:rsidDel="003D7D52">
          <w:rPr>
            <w:sz w:val="22"/>
            <w:szCs w:val="22"/>
          </w:rPr>
          <w:delText>CPA</w:delText>
        </w:r>
      </w:del>
      <w:r w:rsidRPr="0041007A">
        <w:rPr>
          <w:sz w:val="22"/>
          <w:szCs w:val="22"/>
        </w:rPr>
        <w:t>, which addresses unsolicited commercial communications. However, it should be noted that the penal provision relating to unsolicited commercial communications was declared unconstitutional by the Supreme Court</w:t>
      </w:r>
      <w:r w:rsidR="00BD1A3B" w:rsidRPr="0041007A">
        <w:rPr>
          <w:sz w:val="22"/>
          <w:szCs w:val="22"/>
        </w:rPr>
        <w:t>.</w:t>
      </w:r>
    </w:p>
    <w:p w14:paraId="6753DB92" w14:textId="77777777" w:rsidR="00217005" w:rsidRDefault="00217005"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217005" w:rsidRPr="00217005" w14:paraId="48979C8A" w14:textId="77777777" w:rsidTr="00050BF6">
        <w:trPr>
          <w:trHeight w:val="300"/>
        </w:trPr>
        <w:tc>
          <w:tcPr>
            <w:tcW w:w="4508" w:type="dxa"/>
          </w:tcPr>
          <w:p w14:paraId="2B6658E6" w14:textId="551EDBCE" w:rsidR="00217005" w:rsidRPr="00217005" w:rsidRDefault="00217005" w:rsidP="00050BF6">
            <w:r w:rsidRPr="00217005">
              <w:t>Citation</w:t>
            </w:r>
            <w:r>
              <w:t>s</w:t>
            </w:r>
          </w:p>
        </w:tc>
        <w:tc>
          <w:tcPr>
            <w:tcW w:w="4508" w:type="dxa"/>
          </w:tcPr>
          <w:p w14:paraId="1EF43D23" w14:textId="77777777" w:rsidR="00217005" w:rsidRDefault="00BE674C" w:rsidP="00050BF6">
            <w:pPr>
              <w:rPr>
                <w:ins w:id="496" w:author="Bahar Toto" w:date="2026-06-15T13:50:00Z" w16du:dateUtc="2026-06-15T12:50:00Z"/>
              </w:rPr>
            </w:pPr>
            <w:ins w:id="497" w:author="Bahar Toto" w:date="2026-06-15T13:09:00Z" w16du:dateUtc="2026-06-15T12:09:00Z">
              <w:r w:rsidRPr="007A7533">
                <w:t>Section 3(d) of the Data Privacy Act</w:t>
              </w:r>
              <w:r w:rsidRPr="00217005">
                <w:t xml:space="preserve"> </w:t>
              </w:r>
            </w:ins>
          </w:p>
          <w:p w14:paraId="106D3504" w14:textId="59BF8403" w:rsidR="00F361AB" w:rsidRPr="00217005" w:rsidRDefault="00F361AB" w:rsidP="00050BF6">
            <w:ins w:id="498" w:author="Bahar Toto" w:date="2026-06-15T13:50:00Z" w16du:dateUtc="2026-06-15T12:50:00Z">
              <w:r w:rsidRPr="00F361AB">
                <w:rPr>
                  <w:rPrChange w:id="499" w:author="Bahar Toto" w:date="2026-06-15T13:50:00Z" w16du:dateUtc="2026-06-15T12:50:00Z">
                    <w:rPr>
                      <w:rStyle w:val="Hyperlink"/>
                    </w:rPr>
                  </w:rPrChange>
                </w:rPr>
                <w:t>Chapter II, Section 4(c)(3) of the Cybercrime Prevention Act</w:t>
              </w:r>
              <w:r>
                <w:t xml:space="preserve">  </w:t>
              </w:r>
            </w:ins>
          </w:p>
        </w:tc>
      </w:tr>
      <w:tr w:rsidR="00217005" w:rsidRPr="00217005" w:rsidDel="00BE674C" w14:paraId="4E5008CA" w14:textId="23591559" w:rsidTr="00050BF6">
        <w:trPr>
          <w:trHeight w:val="300"/>
          <w:del w:id="500" w:author="Bahar Toto" w:date="2026-06-15T13:09:00Z"/>
        </w:trPr>
        <w:tc>
          <w:tcPr>
            <w:tcW w:w="4508" w:type="dxa"/>
          </w:tcPr>
          <w:p w14:paraId="7B5D3BE9" w14:textId="7CB092FC" w:rsidR="00217005" w:rsidRPr="00217005" w:rsidDel="00BE674C" w:rsidRDefault="00217005" w:rsidP="00050BF6">
            <w:pPr>
              <w:rPr>
                <w:del w:id="501" w:author="Bahar Toto" w:date="2026-06-15T13:09:00Z" w16du:dateUtc="2026-06-15T12:09:00Z"/>
              </w:rPr>
            </w:pPr>
            <w:del w:id="502" w:author="Bahar Toto" w:date="2026-06-15T13:09:00Z" w16du:dateUtc="2026-06-15T12:09:00Z">
              <w:r w:rsidRPr="00217005" w:rsidDel="00BE674C">
                <w:lastRenderedPageBreak/>
                <w:delText xml:space="preserve">Definition of Direct Marketing </w:delText>
              </w:r>
            </w:del>
          </w:p>
        </w:tc>
        <w:tc>
          <w:tcPr>
            <w:tcW w:w="4508" w:type="dxa"/>
          </w:tcPr>
          <w:p w14:paraId="42D05B6C" w14:textId="6AA3A761" w:rsidR="00217005" w:rsidRPr="00217005" w:rsidDel="00BE674C" w:rsidRDefault="00217005" w:rsidP="00050BF6">
            <w:pPr>
              <w:rPr>
                <w:del w:id="503" w:author="Bahar Toto" w:date="2026-06-15T13:09:00Z" w16du:dateUtc="2026-06-15T12:09:00Z"/>
              </w:rPr>
            </w:pPr>
            <w:del w:id="504" w:author="Bahar Toto" w:date="2026-06-15T13:09:00Z" w16du:dateUtc="2026-06-15T12:09:00Z">
              <w:r w:rsidDel="00BE674C">
                <w:fldChar w:fldCharType="begin"/>
              </w:r>
              <w:r w:rsidDel="00BE674C">
                <w:delInstrText>HYPERLINK "https://privacy.gov.ph/data-privacy-act/"</w:delInstrText>
              </w:r>
              <w:r w:rsidDel="00BE674C">
                <w:fldChar w:fldCharType="separate"/>
              </w:r>
              <w:r w:rsidRPr="00217005" w:rsidDel="00BE674C">
                <w:rPr>
                  <w:rStyle w:val="Hyperlink"/>
                </w:rPr>
                <w:delText>Section 3 (d) of the Data Privacy Act</w:delText>
              </w:r>
              <w:r w:rsidDel="00BE674C">
                <w:fldChar w:fldCharType="end"/>
              </w:r>
              <w:r w:rsidRPr="00217005" w:rsidDel="00BE674C">
                <w:delText xml:space="preserve"> </w:delText>
              </w:r>
            </w:del>
          </w:p>
        </w:tc>
      </w:tr>
      <w:tr w:rsidR="00217005" w:rsidRPr="00217005" w:rsidDel="00F361AB" w14:paraId="33870CFF" w14:textId="36A55560" w:rsidTr="00050BF6">
        <w:trPr>
          <w:trHeight w:val="300"/>
          <w:del w:id="505" w:author="Bahar Toto" w:date="2026-06-15T13:50:00Z"/>
        </w:trPr>
        <w:tc>
          <w:tcPr>
            <w:tcW w:w="4508" w:type="dxa"/>
          </w:tcPr>
          <w:p w14:paraId="48930F05" w14:textId="7BFFD93C" w:rsidR="00217005" w:rsidRPr="00217005" w:rsidDel="00F361AB" w:rsidRDefault="00217005" w:rsidP="00050BF6">
            <w:pPr>
              <w:rPr>
                <w:del w:id="506" w:author="Bahar Toto" w:date="2026-06-15T13:50:00Z" w16du:dateUtc="2026-06-15T12:50:00Z"/>
              </w:rPr>
            </w:pPr>
            <w:del w:id="507" w:author="Bahar Toto" w:date="2026-06-15T13:50:00Z" w16du:dateUtc="2026-06-15T12:50:00Z">
              <w:r w:rsidDel="00F361AB">
                <w:delText xml:space="preserve">Definition of Commercial Electronic Communication </w:delText>
              </w:r>
            </w:del>
          </w:p>
        </w:tc>
        <w:tc>
          <w:tcPr>
            <w:tcW w:w="4508" w:type="dxa"/>
          </w:tcPr>
          <w:p w14:paraId="4CB41499" w14:textId="641C8EF6" w:rsidR="00217005" w:rsidRPr="00217005" w:rsidDel="00F361AB" w:rsidRDefault="009968F7" w:rsidP="00050BF6">
            <w:pPr>
              <w:rPr>
                <w:del w:id="508" w:author="Bahar Toto" w:date="2026-06-15T13:50:00Z" w16du:dateUtc="2026-06-15T12:50:00Z"/>
              </w:rPr>
            </w:pPr>
            <w:del w:id="509" w:author="Bahar Toto" w:date="2026-06-15T13:50:00Z" w16du:dateUtc="2026-06-15T12:50:00Z">
              <w:r w:rsidDel="00F361AB">
                <w:fldChar w:fldCharType="begin"/>
              </w:r>
              <w:r w:rsidDel="00F361AB">
                <w:delInstrText>HYPERLINK "https://www.officialgazette.gov.ph/2012/09/12/republic-act-no-10175/"</w:delInstrText>
              </w:r>
              <w:r w:rsidDel="00F361AB">
                <w:fldChar w:fldCharType="separate"/>
              </w:r>
              <w:r w:rsidRPr="00F81403" w:rsidDel="00F361AB">
                <w:rPr>
                  <w:rStyle w:val="Hyperlink"/>
                </w:rPr>
                <w:delText>Chapter II, Section 4(c)(3) of the Cybercrime Prevention Act</w:delText>
              </w:r>
              <w:r w:rsidDel="00F361AB">
                <w:fldChar w:fldCharType="end"/>
              </w:r>
              <w:r w:rsidDel="00F361AB">
                <w:delText xml:space="preserve">  (declared unconstitutional)</w:delText>
              </w:r>
            </w:del>
          </w:p>
        </w:tc>
      </w:tr>
    </w:tbl>
    <w:p w14:paraId="0DD12432" w14:textId="77777777" w:rsidR="00217005" w:rsidRPr="0041007A" w:rsidRDefault="00217005" w:rsidP="00462A4E">
      <w:pPr>
        <w:spacing w:after="0" w:line="240" w:lineRule="auto"/>
        <w:jc w:val="both"/>
        <w:rPr>
          <w:sz w:val="22"/>
          <w:szCs w:val="22"/>
        </w:rPr>
      </w:pPr>
    </w:p>
    <w:p w14:paraId="0758C5F0" w14:textId="77777777" w:rsidR="00462A4E" w:rsidRPr="0041007A" w:rsidRDefault="00462A4E" w:rsidP="00462A4E">
      <w:pPr>
        <w:spacing w:after="0" w:line="240" w:lineRule="auto"/>
        <w:jc w:val="both"/>
        <w:rPr>
          <w:sz w:val="22"/>
          <w:szCs w:val="22"/>
          <w:lang w:val="en-US"/>
        </w:rPr>
      </w:pPr>
    </w:p>
    <w:p w14:paraId="79BA392A" w14:textId="7C83C28A" w:rsidR="001338E6" w:rsidRPr="0041007A" w:rsidRDefault="001338E6" w:rsidP="00462A4E">
      <w:pPr>
        <w:pStyle w:val="ListParagraph"/>
        <w:numPr>
          <w:ilvl w:val="2"/>
          <w:numId w:val="4"/>
        </w:numPr>
        <w:spacing w:after="0" w:line="240" w:lineRule="auto"/>
        <w:jc w:val="both"/>
        <w:rPr>
          <w:b/>
          <w:bCs/>
          <w:i/>
          <w:iCs/>
        </w:rPr>
      </w:pPr>
      <w:r w:rsidRPr="0041007A">
        <w:rPr>
          <w:b/>
          <w:bCs/>
          <w:i/>
          <w:iCs/>
        </w:rPr>
        <w:t>How is telemarketing (or equivalent term) defined?</w:t>
      </w:r>
    </w:p>
    <w:p w14:paraId="00364349" w14:textId="77777777" w:rsidR="00462A4E" w:rsidRPr="0041007A" w:rsidRDefault="00462A4E" w:rsidP="00462A4E">
      <w:pPr>
        <w:pStyle w:val="ListParagraph"/>
        <w:spacing w:after="0" w:line="240" w:lineRule="auto"/>
        <w:jc w:val="both"/>
        <w:rPr>
          <w:b/>
          <w:bCs/>
          <w:i/>
          <w:iCs/>
        </w:rPr>
      </w:pPr>
    </w:p>
    <w:p w14:paraId="12A00A7C" w14:textId="43B409C5" w:rsidR="00794145" w:rsidRDefault="00A93E0F" w:rsidP="00462A4E">
      <w:pPr>
        <w:spacing w:after="0" w:line="240" w:lineRule="auto"/>
        <w:jc w:val="both"/>
        <w:rPr>
          <w:sz w:val="22"/>
          <w:szCs w:val="22"/>
        </w:rPr>
      </w:pPr>
      <w:r w:rsidRPr="0041007A">
        <w:rPr>
          <w:sz w:val="22"/>
          <w:szCs w:val="22"/>
        </w:rPr>
        <w:t xml:space="preserve">There is currently no statutory definition for </w:t>
      </w:r>
      <w:del w:id="510" w:author="Bahar Toto" w:date="2026-06-15T13:50:00Z" w16du:dateUtc="2026-06-15T12:50:00Z">
        <w:r w:rsidRPr="0041007A" w:rsidDel="00F361AB">
          <w:rPr>
            <w:sz w:val="22"/>
            <w:szCs w:val="22"/>
          </w:rPr>
          <w:delText>“</w:delText>
        </w:r>
      </w:del>
      <w:ins w:id="511" w:author="Bahar Toto" w:date="2026-06-15T13:50:00Z" w16du:dateUtc="2026-06-15T12:50:00Z">
        <w:r w:rsidR="00F361AB">
          <w:rPr>
            <w:sz w:val="22"/>
            <w:szCs w:val="22"/>
          </w:rPr>
          <w:t>'</w:t>
        </w:r>
      </w:ins>
      <w:r w:rsidRPr="0041007A">
        <w:rPr>
          <w:sz w:val="22"/>
          <w:szCs w:val="22"/>
        </w:rPr>
        <w:t>telemarketing</w:t>
      </w:r>
      <w:del w:id="512" w:author="Bahar Toto" w:date="2026-06-15T13:50:00Z" w16du:dateUtc="2026-06-15T12:50:00Z">
        <w:r w:rsidRPr="0041007A" w:rsidDel="00F361AB">
          <w:rPr>
            <w:sz w:val="22"/>
            <w:szCs w:val="22"/>
          </w:rPr>
          <w:delText>”</w:delText>
        </w:r>
      </w:del>
      <w:ins w:id="513" w:author="Bahar Toto" w:date="2026-06-15T13:50:00Z" w16du:dateUtc="2026-06-15T12:50:00Z">
        <w:r w:rsidR="00F361AB">
          <w:rPr>
            <w:sz w:val="22"/>
            <w:szCs w:val="22"/>
          </w:rPr>
          <w:t>'</w:t>
        </w:r>
      </w:ins>
      <w:r w:rsidRPr="0041007A">
        <w:rPr>
          <w:sz w:val="22"/>
          <w:szCs w:val="22"/>
        </w:rPr>
        <w:t xml:space="preserve"> under Philippine law. Nonetheless, telemarketing activities generally fall within the broader framework of </w:t>
      </w:r>
      <w:ins w:id="514" w:author="Bahar Toto" w:date="2026-06-15T13:50:00Z" w16du:dateUtc="2026-06-15T12:50:00Z">
        <w:r w:rsidR="00F361AB">
          <w:rPr>
            <w:rFonts w:ascii="Aptos" w:hAnsi="Aptos" w:cs="Aptos"/>
            <w:sz w:val="22"/>
            <w:szCs w:val="22"/>
          </w:rPr>
          <w:t>'</w:t>
        </w:r>
      </w:ins>
      <w:del w:id="515" w:author="Bahar Toto" w:date="2026-06-15T13:50:00Z" w16du:dateUtc="2026-06-15T12:50:00Z">
        <w:r w:rsidRPr="0041007A" w:rsidDel="00F361AB">
          <w:rPr>
            <w:rFonts w:ascii="Aptos" w:hAnsi="Aptos" w:cs="Aptos"/>
            <w:sz w:val="22"/>
            <w:szCs w:val="22"/>
          </w:rPr>
          <w:delText>“</w:delText>
        </w:r>
      </w:del>
      <w:r w:rsidRPr="0041007A">
        <w:rPr>
          <w:sz w:val="22"/>
          <w:szCs w:val="22"/>
        </w:rPr>
        <w:t>direct marketing</w:t>
      </w:r>
      <w:ins w:id="516" w:author="Bahar Toto" w:date="2026-06-15T13:50:00Z" w16du:dateUtc="2026-06-15T12:50:00Z">
        <w:r w:rsidR="00F361AB">
          <w:rPr>
            <w:rFonts w:ascii="Aptos" w:hAnsi="Aptos" w:cs="Aptos"/>
            <w:sz w:val="22"/>
            <w:szCs w:val="22"/>
          </w:rPr>
          <w:t>'</w:t>
        </w:r>
      </w:ins>
      <w:del w:id="517" w:author="Bahar Toto" w:date="2026-06-15T13:50:00Z" w16du:dateUtc="2026-06-15T12:50:00Z">
        <w:r w:rsidRPr="0041007A" w:rsidDel="00F361AB">
          <w:rPr>
            <w:rFonts w:ascii="Aptos" w:hAnsi="Aptos" w:cs="Aptos"/>
            <w:sz w:val="22"/>
            <w:szCs w:val="22"/>
          </w:rPr>
          <w:delText>”</w:delText>
        </w:r>
      </w:del>
      <w:r w:rsidRPr="0041007A">
        <w:rPr>
          <w:sz w:val="22"/>
          <w:szCs w:val="22"/>
        </w:rPr>
        <w:t xml:space="preserve"> under the </w:t>
      </w:r>
      <w:ins w:id="518" w:author="Bahar Toto" w:date="2026-06-15T13:03:00Z" w16du:dateUtc="2026-06-15T12:03:00Z">
        <w:r w:rsidR="007154D8">
          <w:rPr>
            <w:sz w:val="22"/>
            <w:szCs w:val="22"/>
          </w:rPr>
          <w:t xml:space="preserve">Data </w:t>
        </w:r>
      </w:ins>
      <w:ins w:id="519" w:author="Bahar Toto" w:date="2026-06-15T14:51:00Z" w16du:dateUtc="2026-06-15T13:51:00Z">
        <w:r w:rsidR="00E92561">
          <w:rPr>
            <w:rFonts w:asciiTheme="majorHAnsi" w:hAnsiTheme="majorHAnsi"/>
            <w:sz w:val="22"/>
            <w:szCs w:val="22"/>
          </w:rPr>
          <w:t xml:space="preserve">Privacy </w:t>
        </w:r>
      </w:ins>
      <w:ins w:id="520" w:author="Bahar Toto" w:date="2026-06-15T13:03:00Z" w16du:dateUtc="2026-06-15T12:03:00Z">
        <w:r w:rsidR="007154D8">
          <w:rPr>
            <w:sz w:val="22"/>
            <w:szCs w:val="22"/>
          </w:rPr>
          <w:t xml:space="preserve">Act </w:t>
        </w:r>
      </w:ins>
      <w:del w:id="521" w:author="Bahar Toto" w:date="2026-06-15T13:03:00Z" w16du:dateUtc="2026-06-15T12:03:00Z">
        <w:r w:rsidRPr="0041007A" w:rsidDel="007154D8">
          <w:rPr>
            <w:sz w:val="22"/>
            <w:szCs w:val="22"/>
          </w:rPr>
          <w:delText>DPA</w:delText>
        </w:r>
      </w:del>
      <w:r w:rsidRPr="0041007A">
        <w:rPr>
          <w:sz w:val="22"/>
          <w:szCs w:val="22"/>
        </w:rPr>
        <w:t>, to the extent it involves the processing of personal data.</w:t>
      </w:r>
    </w:p>
    <w:p w14:paraId="0D562DFC" w14:textId="77777777" w:rsidR="00C12910" w:rsidRDefault="00C12910"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C12910" w:rsidRPr="00217005" w14:paraId="67C44949" w14:textId="77777777" w:rsidTr="00050BF6">
        <w:trPr>
          <w:trHeight w:val="300"/>
        </w:trPr>
        <w:tc>
          <w:tcPr>
            <w:tcW w:w="4508" w:type="dxa"/>
          </w:tcPr>
          <w:p w14:paraId="66D3CC0B" w14:textId="77777777" w:rsidR="00C12910" w:rsidRPr="00217005" w:rsidRDefault="00C12910" w:rsidP="00050BF6">
            <w:r w:rsidRPr="00217005">
              <w:t xml:space="preserve">Citation </w:t>
            </w:r>
          </w:p>
        </w:tc>
        <w:tc>
          <w:tcPr>
            <w:tcW w:w="4508" w:type="dxa"/>
          </w:tcPr>
          <w:p w14:paraId="6647B3A9" w14:textId="4F49D890" w:rsidR="00C12910" w:rsidRPr="00217005" w:rsidRDefault="00F361AB" w:rsidP="00050BF6">
            <w:ins w:id="522" w:author="Bahar Toto" w:date="2026-06-15T13:51:00Z" w16du:dateUtc="2026-06-15T12:51:00Z">
              <w:r w:rsidRPr="007A7533">
                <w:t>Section 3(d) of the Data Privacy Act</w:t>
              </w:r>
              <w:r w:rsidRPr="00217005">
                <w:t xml:space="preserve"> </w:t>
              </w:r>
            </w:ins>
          </w:p>
        </w:tc>
      </w:tr>
      <w:tr w:rsidR="00C12910" w:rsidRPr="00217005" w:rsidDel="00F361AB" w14:paraId="220929E7" w14:textId="01C794F3" w:rsidTr="00050BF6">
        <w:trPr>
          <w:trHeight w:val="300"/>
          <w:del w:id="523" w:author="Bahar Toto" w:date="2026-06-15T13:51:00Z"/>
        </w:trPr>
        <w:tc>
          <w:tcPr>
            <w:tcW w:w="4508" w:type="dxa"/>
          </w:tcPr>
          <w:p w14:paraId="703C6F20" w14:textId="2B5AFA66" w:rsidR="00C12910" w:rsidRPr="00217005" w:rsidDel="00F361AB" w:rsidRDefault="00C12910" w:rsidP="00050BF6">
            <w:pPr>
              <w:rPr>
                <w:del w:id="524" w:author="Bahar Toto" w:date="2026-06-15T13:51:00Z" w16du:dateUtc="2026-06-15T12:51:00Z"/>
              </w:rPr>
            </w:pPr>
            <w:del w:id="525" w:author="Bahar Toto" w:date="2026-06-15T13:51:00Z" w16du:dateUtc="2026-06-15T12:51:00Z">
              <w:r w:rsidRPr="00217005" w:rsidDel="00F361AB">
                <w:delText xml:space="preserve">Definition of Direct Marketing </w:delText>
              </w:r>
            </w:del>
          </w:p>
        </w:tc>
        <w:tc>
          <w:tcPr>
            <w:tcW w:w="4508" w:type="dxa"/>
          </w:tcPr>
          <w:p w14:paraId="59801742" w14:textId="15F8B86B" w:rsidR="00C12910" w:rsidRPr="00217005" w:rsidDel="00F361AB" w:rsidRDefault="00C12910" w:rsidP="00050BF6">
            <w:pPr>
              <w:rPr>
                <w:del w:id="526" w:author="Bahar Toto" w:date="2026-06-15T13:51:00Z" w16du:dateUtc="2026-06-15T12:51:00Z"/>
              </w:rPr>
            </w:pPr>
            <w:del w:id="527" w:author="Bahar Toto" w:date="2026-06-15T13:51:00Z" w16du:dateUtc="2026-06-15T12:51:00Z">
              <w:r w:rsidDel="00F361AB">
                <w:fldChar w:fldCharType="begin"/>
              </w:r>
              <w:r w:rsidDel="00F361AB">
                <w:delInstrText>HYPERLINK "https://privacy.gov.ph/data-privacy-act/"</w:delInstrText>
              </w:r>
              <w:r w:rsidDel="00F361AB">
                <w:fldChar w:fldCharType="separate"/>
              </w:r>
              <w:r w:rsidRPr="00217005" w:rsidDel="00F361AB">
                <w:rPr>
                  <w:rStyle w:val="Hyperlink"/>
                </w:rPr>
                <w:delText>Section 3 (d) of the Data Privacy Act</w:delText>
              </w:r>
              <w:r w:rsidDel="00F361AB">
                <w:fldChar w:fldCharType="end"/>
              </w:r>
              <w:r w:rsidRPr="00217005" w:rsidDel="00F361AB">
                <w:delText xml:space="preserve"> </w:delText>
              </w:r>
            </w:del>
          </w:p>
        </w:tc>
      </w:tr>
    </w:tbl>
    <w:p w14:paraId="27258E60" w14:textId="77777777" w:rsidR="00C12910" w:rsidRPr="0041007A" w:rsidRDefault="00C12910" w:rsidP="00462A4E">
      <w:pPr>
        <w:spacing w:after="0" w:line="240" w:lineRule="auto"/>
        <w:jc w:val="both"/>
        <w:rPr>
          <w:sz w:val="22"/>
          <w:szCs w:val="22"/>
        </w:rPr>
      </w:pPr>
    </w:p>
    <w:p w14:paraId="2AAE2A17" w14:textId="77777777" w:rsidR="00462A4E" w:rsidRPr="0041007A" w:rsidRDefault="00462A4E" w:rsidP="00462A4E">
      <w:pPr>
        <w:spacing w:after="0" w:line="240" w:lineRule="auto"/>
        <w:jc w:val="both"/>
        <w:rPr>
          <w:sz w:val="22"/>
          <w:szCs w:val="22"/>
        </w:rPr>
      </w:pPr>
    </w:p>
    <w:p w14:paraId="3E081AB7" w14:textId="67A9AA6E" w:rsidR="001338E6" w:rsidRPr="0041007A" w:rsidRDefault="001338E6" w:rsidP="00462A4E">
      <w:pPr>
        <w:pStyle w:val="ListParagraph"/>
        <w:numPr>
          <w:ilvl w:val="2"/>
          <w:numId w:val="4"/>
        </w:numPr>
        <w:spacing w:after="0" w:line="240" w:lineRule="auto"/>
        <w:jc w:val="both"/>
        <w:rPr>
          <w:b/>
          <w:bCs/>
          <w:i/>
          <w:iCs/>
        </w:rPr>
      </w:pPr>
      <w:r w:rsidRPr="0041007A">
        <w:rPr>
          <w:b/>
          <w:bCs/>
          <w:i/>
          <w:iCs/>
        </w:rPr>
        <w:t xml:space="preserve">How is </w:t>
      </w:r>
      <w:proofErr w:type="spellStart"/>
      <w:r w:rsidRPr="0041007A">
        <w:rPr>
          <w:b/>
          <w:bCs/>
          <w:i/>
          <w:iCs/>
        </w:rPr>
        <w:t>sms</w:t>
      </w:r>
      <w:proofErr w:type="spellEnd"/>
      <w:r w:rsidRPr="0041007A">
        <w:rPr>
          <w:b/>
          <w:bCs/>
          <w:i/>
          <w:iCs/>
        </w:rPr>
        <w:t>/mms marketing (or equivalent term) defined?</w:t>
      </w:r>
    </w:p>
    <w:p w14:paraId="45FB0903" w14:textId="77777777" w:rsidR="00462A4E" w:rsidRPr="0041007A" w:rsidRDefault="00462A4E" w:rsidP="00462A4E">
      <w:pPr>
        <w:pStyle w:val="ListParagraph"/>
        <w:spacing w:after="0" w:line="240" w:lineRule="auto"/>
        <w:jc w:val="both"/>
        <w:rPr>
          <w:b/>
          <w:bCs/>
          <w:i/>
          <w:iCs/>
        </w:rPr>
      </w:pPr>
    </w:p>
    <w:p w14:paraId="68429B2A" w14:textId="04EEDE89" w:rsidR="00462A4E" w:rsidRPr="0041007A" w:rsidRDefault="00F6167C" w:rsidP="00462A4E">
      <w:pPr>
        <w:spacing w:after="0" w:line="240" w:lineRule="auto"/>
        <w:jc w:val="both"/>
        <w:rPr>
          <w:sz w:val="22"/>
          <w:szCs w:val="22"/>
        </w:rPr>
      </w:pPr>
      <w:r w:rsidRPr="0041007A">
        <w:rPr>
          <w:sz w:val="22"/>
          <w:szCs w:val="22"/>
        </w:rPr>
        <w:t xml:space="preserve">There is currently no statutory definition for “SMS/MMS marketing” under Philippine law. Nonetheless, SMS/MMS marketing activities generally fall within the broader framework of </w:t>
      </w:r>
      <w:del w:id="528" w:author="Bahar Toto" w:date="2026-06-15T13:52:00Z" w16du:dateUtc="2026-06-15T12:52:00Z">
        <w:r w:rsidRPr="0041007A" w:rsidDel="00EF4D07">
          <w:rPr>
            <w:rFonts w:ascii="Aptos" w:hAnsi="Aptos" w:cs="Aptos"/>
            <w:sz w:val="22"/>
            <w:szCs w:val="22"/>
          </w:rPr>
          <w:delText>“</w:delText>
        </w:r>
      </w:del>
      <w:ins w:id="529" w:author="Bahar Toto" w:date="2026-06-15T13:52:00Z" w16du:dateUtc="2026-06-15T12:52:00Z">
        <w:r w:rsidR="00EF4D07">
          <w:rPr>
            <w:rFonts w:ascii="Aptos" w:hAnsi="Aptos" w:cs="Aptos"/>
            <w:sz w:val="22"/>
            <w:szCs w:val="22"/>
          </w:rPr>
          <w:t>'</w:t>
        </w:r>
      </w:ins>
      <w:r w:rsidRPr="0041007A">
        <w:rPr>
          <w:sz w:val="22"/>
          <w:szCs w:val="22"/>
        </w:rPr>
        <w:t>direct marketing</w:t>
      </w:r>
      <w:del w:id="530" w:author="Bahar Toto" w:date="2026-06-15T13:52:00Z" w16du:dateUtc="2026-06-15T12:52:00Z">
        <w:r w:rsidRPr="0041007A" w:rsidDel="00EF4D07">
          <w:rPr>
            <w:rFonts w:ascii="Aptos" w:hAnsi="Aptos" w:cs="Aptos"/>
            <w:sz w:val="22"/>
            <w:szCs w:val="22"/>
          </w:rPr>
          <w:delText>”</w:delText>
        </w:r>
      </w:del>
      <w:ins w:id="531" w:author="Bahar Toto" w:date="2026-06-15T13:52:00Z" w16du:dateUtc="2026-06-15T12:52:00Z">
        <w:r w:rsidR="00EF4D07">
          <w:rPr>
            <w:rFonts w:ascii="Aptos" w:hAnsi="Aptos" w:cs="Aptos"/>
            <w:sz w:val="22"/>
            <w:szCs w:val="22"/>
          </w:rPr>
          <w:t>'</w:t>
        </w:r>
      </w:ins>
      <w:r w:rsidRPr="0041007A">
        <w:rPr>
          <w:sz w:val="22"/>
          <w:szCs w:val="22"/>
        </w:rPr>
        <w:t xml:space="preserve"> under the </w:t>
      </w:r>
      <w:ins w:id="532" w:author="Bahar Toto" w:date="2026-06-15T13:03:00Z" w16du:dateUtc="2026-06-15T12:03:00Z">
        <w:r w:rsidR="007154D8">
          <w:rPr>
            <w:sz w:val="22"/>
            <w:szCs w:val="22"/>
          </w:rPr>
          <w:t xml:space="preserve">Data </w:t>
        </w:r>
      </w:ins>
      <w:ins w:id="533" w:author="Bahar Toto" w:date="2026-06-15T14:52:00Z" w16du:dateUtc="2026-06-15T13:52:00Z">
        <w:r w:rsidR="00502BC5">
          <w:rPr>
            <w:rFonts w:asciiTheme="majorHAnsi" w:hAnsiTheme="majorHAnsi"/>
            <w:sz w:val="22"/>
            <w:szCs w:val="22"/>
          </w:rPr>
          <w:t xml:space="preserve">Privacy </w:t>
        </w:r>
      </w:ins>
      <w:ins w:id="534" w:author="Bahar Toto" w:date="2026-06-15T13:03:00Z" w16du:dateUtc="2026-06-15T12:03:00Z">
        <w:r w:rsidR="007154D8">
          <w:rPr>
            <w:sz w:val="22"/>
            <w:szCs w:val="22"/>
          </w:rPr>
          <w:t xml:space="preserve">Act </w:t>
        </w:r>
      </w:ins>
      <w:del w:id="535" w:author="Bahar Toto" w:date="2026-06-15T13:03:00Z" w16du:dateUtc="2026-06-15T12:03:00Z">
        <w:r w:rsidRPr="007154D8" w:rsidDel="007154D8">
          <w:rPr>
            <w:b/>
            <w:bCs/>
            <w:sz w:val="22"/>
            <w:szCs w:val="22"/>
            <w:rPrChange w:id="536" w:author="Bahar Toto" w:date="2026-06-15T13:03:00Z" w16du:dateUtc="2026-06-15T12:03:00Z">
              <w:rPr>
                <w:sz w:val="22"/>
                <w:szCs w:val="22"/>
              </w:rPr>
            </w:rPrChange>
          </w:rPr>
          <w:delText>DPA</w:delText>
        </w:r>
      </w:del>
      <w:r w:rsidRPr="0041007A">
        <w:rPr>
          <w:sz w:val="22"/>
          <w:szCs w:val="22"/>
        </w:rPr>
        <w:t>, to the extent it involves the processing of personal data.</w:t>
      </w:r>
    </w:p>
    <w:p w14:paraId="6069990A" w14:textId="77777777" w:rsidR="00462A4E" w:rsidRPr="0041007A" w:rsidRDefault="00462A4E" w:rsidP="00462A4E">
      <w:pPr>
        <w:spacing w:after="0" w:line="240" w:lineRule="auto"/>
        <w:jc w:val="both"/>
        <w:rPr>
          <w:sz w:val="22"/>
          <w:szCs w:val="22"/>
        </w:rPr>
      </w:pPr>
    </w:p>
    <w:p w14:paraId="470A80D8" w14:textId="1823C731" w:rsidR="00E91145" w:rsidRDefault="00F6167C" w:rsidP="00462A4E">
      <w:pPr>
        <w:spacing w:after="0" w:line="240" w:lineRule="auto"/>
        <w:jc w:val="both"/>
        <w:rPr>
          <w:sz w:val="22"/>
          <w:szCs w:val="22"/>
        </w:rPr>
      </w:pPr>
      <w:r w:rsidRPr="0041007A">
        <w:rPr>
          <w:sz w:val="22"/>
          <w:szCs w:val="22"/>
        </w:rPr>
        <w:t>Separately, the</w:t>
      </w:r>
      <w:r w:rsidR="00E577AE" w:rsidRPr="0041007A">
        <w:rPr>
          <w:sz w:val="22"/>
          <w:szCs w:val="22"/>
        </w:rPr>
        <w:t xml:space="preserve"> </w:t>
      </w:r>
      <w:ins w:id="537" w:author="Bahar Toto" w:date="2026-06-15T13:52:00Z" w16du:dateUtc="2026-06-15T12:52:00Z">
        <w:r w:rsidR="00EF4D07" w:rsidRPr="00D55AF2">
          <w:t>Memorandum Circular 03-03-2005, as amended</w:t>
        </w:r>
        <w:r w:rsidR="00EF4D07">
          <w:t xml:space="preserve"> </w:t>
        </w:r>
      </w:ins>
      <w:del w:id="538" w:author="Bahar Toto" w:date="2026-06-15T13:52:00Z" w16du:dateUtc="2026-06-15T12:52:00Z">
        <w:r w:rsidR="00E577AE" w:rsidRPr="0041007A" w:rsidDel="00EF4D07">
          <w:rPr>
            <w:sz w:val="22"/>
            <w:szCs w:val="22"/>
          </w:rPr>
          <w:delText>NTC</w:delText>
        </w:r>
        <w:r w:rsidR="00C24033" w:rsidRPr="0041007A" w:rsidDel="00EF4D07">
          <w:rPr>
            <w:sz w:val="22"/>
            <w:szCs w:val="22"/>
          </w:rPr>
          <w:delText xml:space="preserve"> </w:delText>
        </w:r>
      </w:del>
      <w:r w:rsidR="00C24033" w:rsidRPr="0041007A">
        <w:rPr>
          <w:sz w:val="22"/>
          <w:szCs w:val="22"/>
        </w:rPr>
        <w:t xml:space="preserve">defines </w:t>
      </w:r>
      <w:del w:id="539" w:author="Bahar Toto" w:date="2026-06-15T13:52:00Z" w16du:dateUtc="2026-06-15T12:52:00Z">
        <w:r w:rsidR="00C24033" w:rsidRPr="0041007A" w:rsidDel="00EF4D07">
          <w:rPr>
            <w:sz w:val="22"/>
            <w:szCs w:val="22"/>
          </w:rPr>
          <w:delText>“</w:delText>
        </w:r>
      </w:del>
      <w:ins w:id="540" w:author="Bahar Toto" w:date="2026-06-15T13:52:00Z" w16du:dateUtc="2026-06-15T12:52:00Z">
        <w:r w:rsidR="00EF4D07">
          <w:rPr>
            <w:sz w:val="22"/>
            <w:szCs w:val="22"/>
          </w:rPr>
          <w:t>'</w:t>
        </w:r>
      </w:ins>
      <w:r w:rsidR="00C24033" w:rsidRPr="0041007A">
        <w:rPr>
          <w:sz w:val="22"/>
          <w:szCs w:val="22"/>
        </w:rPr>
        <w:t>broadcast messaging service</w:t>
      </w:r>
      <w:ins w:id="541" w:author="Bahar Toto" w:date="2026-06-15T13:52:00Z" w16du:dateUtc="2026-06-15T12:52:00Z">
        <w:r w:rsidR="00EF4D07">
          <w:rPr>
            <w:sz w:val="22"/>
            <w:szCs w:val="22"/>
          </w:rPr>
          <w:t>'</w:t>
        </w:r>
      </w:ins>
      <w:del w:id="542" w:author="Bahar Toto" w:date="2026-06-15T13:52:00Z" w16du:dateUtc="2026-06-15T12:52:00Z">
        <w:r w:rsidR="00C24033" w:rsidRPr="0041007A" w:rsidDel="00EF4D07">
          <w:rPr>
            <w:sz w:val="22"/>
            <w:szCs w:val="22"/>
          </w:rPr>
          <w:delText>”</w:delText>
        </w:r>
      </w:del>
      <w:r w:rsidR="00C24033" w:rsidRPr="0041007A">
        <w:rPr>
          <w:sz w:val="22"/>
          <w:szCs w:val="22"/>
        </w:rPr>
        <w:t xml:space="preserve"> </w:t>
      </w:r>
      <w:r w:rsidR="009F07B4" w:rsidRPr="0041007A">
        <w:rPr>
          <w:sz w:val="22"/>
          <w:szCs w:val="22"/>
        </w:rPr>
        <w:t xml:space="preserve">as the transmission of the same SMS or MMS message to </w:t>
      </w:r>
      <w:proofErr w:type="gramStart"/>
      <w:r w:rsidR="009F07B4" w:rsidRPr="0041007A">
        <w:rPr>
          <w:sz w:val="22"/>
          <w:szCs w:val="22"/>
        </w:rPr>
        <w:t>a large number of</w:t>
      </w:r>
      <w:proofErr w:type="gramEnd"/>
      <w:r w:rsidR="009F07B4" w:rsidRPr="0041007A">
        <w:rPr>
          <w:sz w:val="22"/>
          <w:szCs w:val="22"/>
        </w:rPr>
        <w:t xml:space="preserve"> mobile subscribers. The NTC regulates the use of such broadcast or push messaging for commercial or promotional advertisements and surveys, a regulatory concept that is functionally similar to SMS/MMS marketing.</w:t>
      </w:r>
    </w:p>
    <w:p w14:paraId="1971C1C5" w14:textId="77777777" w:rsidR="00C12910" w:rsidRDefault="00C12910"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C12910" w:rsidRPr="00C60E44" w14:paraId="4ADDA56D" w14:textId="77777777" w:rsidTr="00050BF6">
        <w:tc>
          <w:tcPr>
            <w:tcW w:w="4508" w:type="dxa"/>
          </w:tcPr>
          <w:p w14:paraId="1914EA38" w14:textId="77777777" w:rsidR="00C12910" w:rsidRPr="00C60E44" w:rsidRDefault="00C12910" w:rsidP="00050BF6">
            <w:r w:rsidRPr="00C60E44">
              <w:t>Citation</w:t>
            </w:r>
            <w:r>
              <w:t xml:space="preserve">s </w:t>
            </w:r>
          </w:p>
        </w:tc>
        <w:tc>
          <w:tcPr>
            <w:tcW w:w="4508" w:type="dxa"/>
          </w:tcPr>
          <w:p w14:paraId="41813C6E" w14:textId="77777777" w:rsidR="00C12910" w:rsidRDefault="00F361AB" w:rsidP="00EF4D07">
            <w:pPr>
              <w:tabs>
                <w:tab w:val="right" w:pos="4292"/>
              </w:tabs>
              <w:rPr>
                <w:ins w:id="543" w:author="Bahar Toto" w:date="2026-06-15T13:51:00Z" w16du:dateUtc="2026-06-15T12:51:00Z"/>
              </w:rPr>
            </w:pPr>
            <w:ins w:id="544" w:author="Bahar Toto" w:date="2026-06-15T13:51:00Z" w16du:dateUtc="2026-06-15T12:51:00Z">
              <w:r w:rsidRPr="007A7533">
                <w:t>Section 3(d) of the Data Privacy Act</w:t>
              </w:r>
              <w:r w:rsidRPr="00217005">
                <w:t xml:space="preserve"> </w:t>
              </w:r>
              <w:r w:rsidR="00EF4D07">
                <w:tab/>
              </w:r>
            </w:ins>
          </w:p>
          <w:p w14:paraId="526A1613" w14:textId="6EB366E1" w:rsidR="00EF4D07" w:rsidRPr="00C60E44" w:rsidRDefault="00EF4D07" w:rsidP="00EF4D07">
            <w:ins w:id="545" w:author="Bahar Toto" w:date="2026-06-15T13:51:00Z" w16du:dateUtc="2026-06-15T12:51:00Z">
              <w:r>
                <w:t xml:space="preserve">Section 2.1 of </w:t>
              </w:r>
              <w:r w:rsidRPr="00D55AF2">
                <w:t>Memorandum Circular 03-03-2005, as amended</w:t>
              </w:r>
            </w:ins>
          </w:p>
        </w:tc>
      </w:tr>
      <w:tr w:rsidR="00092FD5" w:rsidRPr="00C60E44" w:rsidDel="00EF4D07" w14:paraId="212CD0B2" w14:textId="3B5548CE" w:rsidTr="00050BF6">
        <w:trPr>
          <w:del w:id="546" w:author="Bahar Toto" w:date="2026-06-15T13:52:00Z"/>
        </w:trPr>
        <w:tc>
          <w:tcPr>
            <w:tcW w:w="4508" w:type="dxa"/>
          </w:tcPr>
          <w:p w14:paraId="34202E39" w14:textId="5A4DB5E1" w:rsidR="00092FD5" w:rsidRPr="00C60E44" w:rsidDel="00EF4D07" w:rsidRDefault="00092FD5" w:rsidP="00092FD5">
            <w:pPr>
              <w:rPr>
                <w:del w:id="547" w:author="Bahar Toto" w:date="2026-06-15T13:52:00Z" w16du:dateUtc="2026-06-15T12:52:00Z"/>
              </w:rPr>
            </w:pPr>
            <w:del w:id="548" w:author="Bahar Toto" w:date="2026-06-15T13:52:00Z" w16du:dateUtc="2026-06-15T12:52:00Z">
              <w:r w:rsidRPr="00217005" w:rsidDel="00EF4D07">
                <w:delText>Definition of Direct Marketing</w:delText>
              </w:r>
            </w:del>
          </w:p>
        </w:tc>
        <w:tc>
          <w:tcPr>
            <w:tcW w:w="4508" w:type="dxa"/>
          </w:tcPr>
          <w:p w14:paraId="519A2290" w14:textId="3D748D16" w:rsidR="00092FD5" w:rsidRPr="00C60E44" w:rsidDel="00EF4D07" w:rsidRDefault="00092FD5" w:rsidP="00092FD5">
            <w:pPr>
              <w:jc w:val="both"/>
              <w:rPr>
                <w:del w:id="549" w:author="Bahar Toto" w:date="2026-06-15T13:52:00Z" w16du:dateUtc="2026-06-15T12:52:00Z"/>
              </w:rPr>
            </w:pPr>
            <w:del w:id="550" w:author="Bahar Toto" w:date="2026-06-15T13:52:00Z" w16du:dateUtc="2026-06-15T12:52:00Z">
              <w:r w:rsidDel="00EF4D07">
                <w:fldChar w:fldCharType="begin"/>
              </w:r>
              <w:r w:rsidDel="00EF4D07">
                <w:delInstrText>HYPERLINK "https://privacy.gov.ph/data-privacy-act/"</w:delInstrText>
              </w:r>
              <w:r w:rsidDel="00EF4D07">
                <w:fldChar w:fldCharType="separate"/>
              </w:r>
              <w:r w:rsidRPr="00217005" w:rsidDel="00EF4D07">
                <w:rPr>
                  <w:rStyle w:val="Hyperlink"/>
                </w:rPr>
                <w:delText>Section 3 (d) of the Data Privacy Act</w:delText>
              </w:r>
              <w:r w:rsidDel="00EF4D07">
                <w:fldChar w:fldCharType="end"/>
              </w:r>
              <w:r w:rsidRPr="00217005" w:rsidDel="00EF4D07">
                <w:delText xml:space="preserve"> </w:delText>
              </w:r>
            </w:del>
          </w:p>
        </w:tc>
      </w:tr>
      <w:tr w:rsidR="00092FD5" w:rsidRPr="00C60E44" w:rsidDel="00EF4D07" w14:paraId="3C8C537A" w14:textId="58D4D87F" w:rsidTr="00050BF6">
        <w:trPr>
          <w:del w:id="551" w:author="Bahar Toto" w:date="2026-06-15T13:52:00Z"/>
        </w:trPr>
        <w:tc>
          <w:tcPr>
            <w:tcW w:w="4508" w:type="dxa"/>
          </w:tcPr>
          <w:p w14:paraId="4F4F0319" w14:textId="39A47379" w:rsidR="00092FD5" w:rsidRPr="00C60E44" w:rsidDel="00EF4D07" w:rsidRDefault="00092FD5" w:rsidP="00092FD5">
            <w:pPr>
              <w:rPr>
                <w:del w:id="552" w:author="Bahar Toto" w:date="2026-06-15T13:52:00Z" w16du:dateUtc="2026-06-15T12:52:00Z"/>
              </w:rPr>
            </w:pPr>
            <w:del w:id="553" w:author="Bahar Toto" w:date="2026-06-15T13:52:00Z" w16du:dateUtc="2026-06-15T12:52:00Z">
              <w:r w:rsidRPr="00C60E44" w:rsidDel="00EF4D07">
                <w:delText xml:space="preserve">Telecommunications laws </w:delText>
              </w:r>
            </w:del>
          </w:p>
        </w:tc>
        <w:tc>
          <w:tcPr>
            <w:tcW w:w="4508" w:type="dxa"/>
          </w:tcPr>
          <w:p w14:paraId="2536A608" w14:textId="6240539F" w:rsidR="00092FD5" w:rsidRPr="00C60E44" w:rsidDel="00EF4D07" w:rsidRDefault="00092FD5" w:rsidP="00092FD5">
            <w:pPr>
              <w:jc w:val="both"/>
              <w:rPr>
                <w:del w:id="554" w:author="Bahar Toto" w:date="2026-06-15T13:52:00Z" w16du:dateUtc="2026-06-15T12:52:00Z"/>
              </w:rPr>
            </w:pPr>
            <w:del w:id="555" w:author="Bahar Toto" w:date="2026-06-15T13:52:00Z" w16du:dateUtc="2026-06-15T12:52:00Z">
              <w:r w:rsidDel="00EF4D07">
                <w:fldChar w:fldCharType="begin"/>
              </w:r>
              <w:r w:rsidDel="00EF4D07">
                <w:delInstrText>HYPERLINK "https://region7.ntc.gov.ph/wp-content/uploads/2024/01/MC_03-03-2005.pdf"</w:delInstrText>
              </w:r>
              <w:r w:rsidDel="00EF4D07">
                <w:fldChar w:fldCharType="separate"/>
              </w:r>
              <w:r w:rsidDel="00EF4D07">
                <w:rPr>
                  <w:rStyle w:val="Hyperlink"/>
                </w:rPr>
                <w:delText xml:space="preserve">Section </w:delText>
              </w:r>
              <w:r w:rsidR="00995B2C" w:rsidDel="00EF4D07">
                <w:rPr>
                  <w:rStyle w:val="Hyperlink"/>
                </w:rPr>
                <w:delText xml:space="preserve">2.1 of the </w:delText>
              </w:r>
              <w:r w:rsidDel="00EF4D07">
                <w:rPr>
                  <w:rStyle w:val="Hyperlink"/>
                </w:rPr>
                <w:delText>Natio</w:delText>
              </w:r>
              <w:r w:rsidRPr="00C60E44" w:rsidDel="00EF4D07">
                <w:rPr>
                  <w:rStyle w:val="Hyperlink"/>
                </w:rPr>
                <w:delText>nal Telecommunications Commission Memorandum Circular No. 03-03-2005</w:delText>
              </w:r>
              <w:r w:rsidDel="00EF4D07">
                <w:fldChar w:fldCharType="end"/>
              </w:r>
              <w:r w:rsidRPr="00C60E44" w:rsidDel="00EF4D07">
                <w:delText xml:space="preserve"> as amended by </w:delText>
              </w:r>
              <w:r w:rsidDel="00EF4D07">
                <w:fldChar w:fldCharType="begin"/>
              </w:r>
              <w:r w:rsidDel="00EF4D07">
                <w:delInstrText>HYPERLINK "https://region7.ntc.gov.ph/wp-content/uploads/2024/01/MC_03-03-2005A_Amendments_broadcast_messaging.pdf"</w:delInstrText>
              </w:r>
              <w:r w:rsidDel="00EF4D07">
                <w:fldChar w:fldCharType="separate"/>
              </w:r>
              <w:r w:rsidRPr="00C60E44" w:rsidDel="00EF4D07">
                <w:rPr>
                  <w:rStyle w:val="Hyperlink"/>
                </w:rPr>
                <w:delText>Memorandum Circular No. 03-03-2005-A</w:delText>
              </w:r>
              <w:r w:rsidDel="00EF4D07">
                <w:fldChar w:fldCharType="end"/>
              </w:r>
              <w:r w:rsidDel="00EF4D07">
                <w:fldChar w:fldCharType="begin"/>
              </w:r>
              <w:r w:rsidDel="00EF4D07">
                <w:delInstrText>HYPERLINK "https://region7.ntc.gov.ph/wp-content/uploads/2024/01/MC_04-07-2009.pdf"</w:delInstrText>
              </w:r>
              <w:r w:rsidDel="00EF4D07">
                <w:fldChar w:fldCharType="separate"/>
              </w:r>
              <w:r w:rsidRPr="00C60E44" w:rsidDel="00EF4D07">
                <w:rPr>
                  <w:rStyle w:val="Hyperlink"/>
                </w:rPr>
                <w:delText>, Memorandum Circular No. 04-07-2009</w:delText>
              </w:r>
              <w:r w:rsidDel="00EF4D07">
                <w:fldChar w:fldCharType="end"/>
              </w:r>
              <w:r w:rsidRPr="00C60E44" w:rsidDel="00EF4D07">
                <w:delText>, and </w:delText>
              </w:r>
              <w:r w:rsidDel="00EF4D07">
                <w:fldChar w:fldCharType="begin"/>
              </w:r>
              <w:r w:rsidDel="00EF4D07">
                <w:delInstrText>HYPERLINK "https://elibrary.judiciary.gov.ph/thebookshelf/showdocs/10/91581"</w:delInstrText>
              </w:r>
              <w:r w:rsidDel="00EF4D07">
                <w:fldChar w:fldCharType="separate"/>
              </w:r>
              <w:r w:rsidRPr="00C60E44" w:rsidDel="00EF4D07">
                <w:rPr>
                  <w:rStyle w:val="Hyperlink"/>
                </w:rPr>
                <w:delText>Memorandum Circular No. 07-08-2018 </w:delText>
              </w:r>
              <w:r w:rsidDel="00EF4D07">
                <w:fldChar w:fldCharType="end"/>
              </w:r>
            </w:del>
          </w:p>
        </w:tc>
      </w:tr>
    </w:tbl>
    <w:p w14:paraId="32E512F4" w14:textId="77777777" w:rsidR="00C12910" w:rsidRPr="0041007A" w:rsidRDefault="00C12910" w:rsidP="00462A4E">
      <w:pPr>
        <w:spacing w:after="0" w:line="240" w:lineRule="auto"/>
        <w:jc w:val="both"/>
        <w:rPr>
          <w:sz w:val="22"/>
          <w:szCs w:val="22"/>
        </w:rPr>
      </w:pPr>
    </w:p>
    <w:p w14:paraId="64EA15C4" w14:textId="77777777" w:rsidR="00462A4E" w:rsidRPr="0041007A" w:rsidRDefault="00462A4E" w:rsidP="00462A4E">
      <w:pPr>
        <w:spacing w:after="0" w:line="240" w:lineRule="auto"/>
        <w:jc w:val="both"/>
        <w:rPr>
          <w:sz w:val="22"/>
          <w:szCs w:val="22"/>
          <w:lang w:val="en-US"/>
        </w:rPr>
      </w:pPr>
    </w:p>
    <w:p w14:paraId="3BA662A0" w14:textId="1DBDC53D" w:rsidR="759E4CF7" w:rsidRPr="0041007A" w:rsidRDefault="759E4CF7" w:rsidP="00462A4E">
      <w:pPr>
        <w:pStyle w:val="ListParagraph"/>
        <w:numPr>
          <w:ilvl w:val="2"/>
          <w:numId w:val="4"/>
        </w:numPr>
        <w:spacing w:after="0" w:line="240" w:lineRule="auto"/>
        <w:jc w:val="both"/>
        <w:rPr>
          <w:b/>
          <w:bCs/>
          <w:i/>
          <w:iCs/>
        </w:rPr>
      </w:pPr>
      <w:r w:rsidRPr="0041007A">
        <w:rPr>
          <w:b/>
          <w:bCs/>
          <w:i/>
          <w:iCs/>
        </w:rPr>
        <w:t>How is B2B marketing defined?</w:t>
      </w:r>
    </w:p>
    <w:p w14:paraId="7B650D45" w14:textId="77777777" w:rsidR="00462A4E" w:rsidRPr="0041007A" w:rsidRDefault="00462A4E" w:rsidP="00462A4E">
      <w:pPr>
        <w:pStyle w:val="ListParagraph"/>
        <w:spacing w:after="0" w:line="240" w:lineRule="auto"/>
        <w:jc w:val="both"/>
        <w:rPr>
          <w:b/>
          <w:bCs/>
          <w:i/>
          <w:iCs/>
        </w:rPr>
      </w:pPr>
    </w:p>
    <w:p w14:paraId="18667B96" w14:textId="18042151" w:rsidR="00462A4E" w:rsidRPr="0041007A" w:rsidRDefault="009F07B4" w:rsidP="00462A4E">
      <w:pPr>
        <w:spacing w:after="0" w:line="240" w:lineRule="auto"/>
        <w:jc w:val="both"/>
        <w:rPr>
          <w:sz w:val="22"/>
          <w:szCs w:val="22"/>
        </w:rPr>
      </w:pPr>
      <w:r w:rsidRPr="0041007A">
        <w:rPr>
          <w:sz w:val="22"/>
          <w:szCs w:val="22"/>
        </w:rPr>
        <w:t xml:space="preserve">There is currently no statutory definition for </w:t>
      </w:r>
      <w:del w:id="556" w:author="Bahar Toto" w:date="2026-06-15T13:52:00Z" w16du:dateUtc="2026-06-15T12:52:00Z">
        <w:r w:rsidRPr="0041007A" w:rsidDel="00EF4D07">
          <w:rPr>
            <w:sz w:val="22"/>
            <w:szCs w:val="22"/>
          </w:rPr>
          <w:delText>“</w:delText>
        </w:r>
      </w:del>
      <w:ins w:id="557" w:author="Bahar Toto" w:date="2026-06-15T13:52:00Z" w16du:dateUtc="2026-06-15T12:52:00Z">
        <w:r w:rsidR="00EF4D07">
          <w:rPr>
            <w:sz w:val="22"/>
            <w:szCs w:val="22"/>
          </w:rPr>
          <w:t>'</w:t>
        </w:r>
      </w:ins>
      <w:r w:rsidRPr="0041007A">
        <w:rPr>
          <w:sz w:val="22"/>
          <w:szCs w:val="22"/>
        </w:rPr>
        <w:t>B2B marketing</w:t>
      </w:r>
      <w:del w:id="558" w:author="Bahar Toto" w:date="2026-06-15T13:52:00Z" w16du:dateUtc="2026-06-15T12:52:00Z">
        <w:r w:rsidRPr="0041007A" w:rsidDel="00EF4D07">
          <w:rPr>
            <w:sz w:val="22"/>
            <w:szCs w:val="22"/>
          </w:rPr>
          <w:delText>”</w:delText>
        </w:r>
      </w:del>
      <w:ins w:id="559" w:author="Bahar Toto" w:date="2026-06-15T13:52:00Z" w16du:dateUtc="2026-06-15T12:52:00Z">
        <w:r w:rsidR="00EF4D07">
          <w:rPr>
            <w:sz w:val="22"/>
            <w:szCs w:val="22"/>
          </w:rPr>
          <w:t>'</w:t>
        </w:r>
      </w:ins>
      <w:r w:rsidRPr="0041007A">
        <w:rPr>
          <w:sz w:val="22"/>
          <w:szCs w:val="22"/>
        </w:rPr>
        <w:t xml:space="preserve"> under Philippine law. Nonetheless, B2B marketing activities generally fall within the broader framework of </w:t>
      </w:r>
      <w:del w:id="560" w:author="Bahar Toto" w:date="2026-06-15T13:52:00Z" w16du:dateUtc="2026-06-15T12:52:00Z">
        <w:r w:rsidRPr="0041007A" w:rsidDel="00EF4D07">
          <w:rPr>
            <w:sz w:val="22"/>
            <w:szCs w:val="22"/>
          </w:rPr>
          <w:delText>“</w:delText>
        </w:r>
      </w:del>
      <w:ins w:id="561" w:author="Bahar Toto" w:date="2026-06-15T13:52:00Z" w16du:dateUtc="2026-06-15T12:52:00Z">
        <w:r w:rsidR="00EF4D07">
          <w:rPr>
            <w:sz w:val="22"/>
            <w:szCs w:val="22"/>
          </w:rPr>
          <w:t>'</w:t>
        </w:r>
      </w:ins>
      <w:r w:rsidRPr="0041007A">
        <w:rPr>
          <w:sz w:val="22"/>
          <w:szCs w:val="22"/>
        </w:rPr>
        <w:t>direct marketing</w:t>
      </w:r>
      <w:del w:id="562" w:author="Bahar Toto" w:date="2026-06-15T13:52:00Z" w16du:dateUtc="2026-06-15T12:52:00Z">
        <w:r w:rsidRPr="0041007A" w:rsidDel="00EF4D07">
          <w:rPr>
            <w:sz w:val="22"/>
            <w:szCs w:val="22"/>
          </w:rPr>
          <w:delText>”</w:delText>
        </w:r>
      </w:del>
      <w:ins w:id="563" w:author="Bahar Toto" w:date="2026-06-15T13:52:00Z" w16du:dateUtc="2026-06-15T12:52:00Z">
        <w:r w:rsidR="00EF4D07">
          <w:rPr>
            <w:sz w:val="22"/>
            <w:szCs w:val="22"/>
          </w:rPr>
          <w:t>'</w:t>
        </w:r>
      </w:ins>
      <w:r w:rsidRPr="0041007A">
        <w:rPr>
          <w:sz w:val="22"/>
          <w:szCs w:val="22"/>
        </w:rPr>
        <w:t xml:space="preserve"> under the </w:t>
      </w:r>
      <w:ins w:id="564" w:author="Bahar Toto" w:date="2026-06-15T13:03:00Z" w16du:dateUtc="2026-06-15T12:03:00Z">
        <w:r w:rsidR="007154D8">
          <w:rPr>
            <w:sz w:val="22"/>
            <w:szCs w:val="22"/>
          </w:rPr>
          <w:t xml:space="preserve">Data </w:t>
        </w:r>
      </w:ins>
      <w:ins w:id="565" w:author="Bahar Toto" w:date="2026-06-15T14:52:00Z" w16du:dateUtc="2026-06-15T13:52:00Z">
        <w:r w:rsidR="00671D4A">
          <w:rPr>
            <w:rFonts w:asciiTheme="majorHAnsi" w:hAnsiTheme="majorHAnsi"/>
            <w:sz w:val="22"/>
            <w:szCs w:val="22"/>
          </w:rPr>
          <w:t xml:space="preserve">Privacy </w:t>
        </w:r>
      </w:ins>
      <w:ins w:id="566" w:author="Bahar Toto" w:date="2026-06-15T13:03:00Z" w16du:dateUtc="2026-06-15T12:03:00Z">
        <w:r w:rsidR="007154D8">
          <w:rPr>
            <w:sz w:val="22"/>
            <w:szCs w:val="22"/>
          </w:rPr>
          <w:t>Act</w:t>
        </w:r>
      </w:ins>
      <w:del w:id="567" w:author="Bahar Toto" w:date="2026-06-15T13:03:00Z" w16du:dateUtc="2026-06-15T12:03:00Z">
        <w:r w:rsidRPr="0041007A" w:rsidDel="007154D8">
          <w:rPr>
            <w:sz w:val="22"/>
            <w:szCs w:val="22"/>
          </w:rPr>
          <w:delText>DPA</w:delText>
        </w:r>
      </w:del>
      <w:r w:rsidRPr="0041007A">
        <w:rPr>
          <w:sz w:val="22"/>
          <w:szCs w:val="22"/>
        </w:rPr>
        <w:t>, to the extent it involves the processing of personal data.</w:t>
      </w:r>
    </w:p>
    <w:p w14:paraId="4A71B77B" w14:textId="77777777" w:rsidR="00462A4E" w:rsidRDefault="00462A4E"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7E38C9" w:rsidRPr="00217005" w14:paraId="0A80C502" w14:textId="77777777" w:rsidTr="00050BF6">
        <w:trPr>
          <w:trHeight w:val="300"/>
        </w:trPr>
        <w:tc>
          <w:tcPr>
            <w:tcW w:w="4508" w:type="dxa"/>
          </w:tcPr>
          <w:p w14:paraId="5B9A5B3F" w14:textId="77777777" w:rsidR="007E38C9" w:rsidRPr="00217005" w:rsidRDefault="007E38C9" w:rsidP="00050BF6">
            <w:r w:rsidRPr="00217005">
              <w:t xml:space="preserve">Citation </w:t>
            </w:r>
          </w:p>
        </w:tc>
        <w:tc>
          <w:tcPr>
            <w:tcW w:w="4508" w:type="dxa"/>
          </w:tcPr>
          <w:p w14:paraId="4BAB6CFB" w14:textId="1C2C245D" w:rsidR="007E38C9" w:rsidRPr="00217005" w:rsidRDefault="00EF4D07" w:rsidP="00050BF6">
            <w:ins w:id="568" w:author="Bahar Toto" w:date="2026-06-15T13:52:00Z" w16du:dateUtc="2026-06-15T12:52:00Z">
              <w:r w:rsidRPr="007A7533">
                <w:t>Section 3(d) of the Data Privacy Act</w:t>
              </w:r>
              <w:r w:rsidRPr="00217005">
                <w:t xml:space="preserve"> </w:t>
              </w:r>
            </w:ins>
          </w:p>
        </w:tc>
      </w:tr>
      <w:tr w:rsidR="007E38C9" w:rsidRPr="00217005" w:rsidDel="00EF4D07" w14:paraId="040A9B63" w14:textId="63F8AB14" w:rsidTr="00050BF6">
        <w:trPr>
          <w:trHeight w:val="300"/>
          <w:del w:id="569" w:author="Bahar Toto" w:date="2026-06-15T13:52:00Z"/>
        </w:trPr>
        <w:tc>
          <w:tcPr>
            <w:tcW w:w="4508" w:type="dxa"/>
          </w:tcPr>
          <w:p w14:paraId="09129FD1" w14:textId="2E009096" w:rsidR="007E38C9" w:rsidRPr="00217005" w:rsidDel="00EF4D07" w:rsidRDefault="007E38C9" w:rsidP="00050BF6">
            <w:pPr>
              <w:rPr>
                <w:del w:id="570" w:author="Bahar Toto" w:date="2026-06-15T13:52:00Z" w16du:dateUtc="2026-06-15T12:52:00Z"/>
              </w:rPr>
            </w:pPr>
            <w:del w:id="571" w:author="Bahar Toto" w:date="2026-06-15T13:52:00Z" w16du:dateUtc="2026-06-15T12:52:00Z">
              <w:r w:rsidRPr="00217005" w:rsidDel="00EF4D07">
                <w:delText xml:space="preserve">Definition of Direct Marketing </w:delText>
              </w:r>
            </w:del>
          </w:p>
        </w:tc>
        <w:tc>
          <w:tcPr>
            <w:tcW w:w="4508" w:type="dxa"/>
          </w:tcPr>
          <w:p w14:paraId="2A89D058" w14:textId="46F29987" w:rsidR="007E38C9" w:rsidRPr="00217005" w:rsidDel="00EF4D07" w:rsidRDefault="007E38C9" w:rsidP="00050BF6">
            <w:pPr>
              <w:rPr>
                <w:del w:id="572" w:author="Bahar Toto" w:date="2026-06-15T13:52:00Z" w16du:dateUtc="2026-06-15T12:52:00Z"/>
              </w:rPr>
            </w:pPr>
            <w:del w:id="573" w:author="Bahar Toto" w:date="2026-06-15T13:52:00Z" w16du:dateUtc="2026-06-15T12:52:00Z">
              <w:r w:rsidDel="00EF4D07">
                <w:fldChar w:fldCharType="begin"/>
              </w:r>
              <w:r w:rsidDel="00EF4D07">
                <w:delInstrText>HYPERLINK "https://privacy.gov.ph/data-privacy-act/"</w:delInstrText>
              </w:r>
              <w:r w:rsidDel="00EF4D07">
                <w:fldChar w:fldCharType="separate"/>
              </w:r>
              <w:r w:rsidRPr="00217005" w:rsidDel="00EF4D07">
                <w:rPr>
                  <w:rStyle w:val="Hyperlink"/>
                </w:rPr>
                <w:delText>Section 3 (d) of the Data Privacy Act</w:delText>
              </w:r>
              <w:r w:rsidDel="00EF4D07">
                <w:fldChar w:fldCharType="end"/>
              </w:r>
              <w:r w:rsidRPr="00217005" w:rsidDel="00EF4D07">
                <w:delText xml:space="preserve"> </w:delText>
              </w:r>
            </w:del>
          </w:p>
        </w:tc>
      </w:tr>
    </w:tbl>
    <w:p w14:paraId="2A821633" w14:textId="77777777" w:rsidR="007E38C9" w:rsidRPr="0041007A" w:rsidRDefault="007E38C9" w:rsidP="00462A4E">
      <w:pPr>
        <w:spacing w:after="0" w:line="240" w:lineRule="auto"/>
        <w:jc w:val="both"/>
        <w:rPr>
          <w:sz w:val="22"/>
          <w:szCs w:val="22"/>
        </w:rPr>
      </w:pPr>
    </w:p>
    <w:p w14:paraId="18610862" w14:textId="5AD09930" w:rsidR="00A16843" w:rsidRPr="0041007A" w:rsidRDefault="00E91145" w:rsidP="00462A4E">
      <w:pPr>
        <w:pStyle w:val="ListParagraph"/>
        <w:numPr>
          <w:ilvl w:val="2"/>
          <w:numId w:val="4"/>
        </w:numPr>
        <w:spacing w:after="0" w:line="240" w:lineRule="auto"/>
        <w:jc w:val="both"/>
        <w:rPr>
          <w:b/>
          <w:bCs/>
          <w:i/>
          <w:iCs/>
        </w:rPr>
      </w:pPr>
      <w:r w:rsidRPr="0041007A">
        <w:rPr>
          <w:b/>
          <w:bCs/>
          <w:i/>
          <w:iCs/>
        </w:rPr>
        <w:lastRenderedPageBreak/>
        <w:t>How is commercial (or equivalent) message defined?</w:t>
      </w:r>
      <w:r w:rsidR="00A2626A" w:rsidRPr="0041007A">
        <w:rPr>
          <w:b/>
          <w:bCs/>
          <w:i/>
          <w:iCs/>
        </w:rPr>
        <w:t xml:space="preserve"> (This is to highlight </w:t>
      </w:r>
      <w:proofErr w:type="gramStart"/>
      <w:r w:rsidR="00A2626A" w:rsidRPr="0041007A">
        <w:rPr>
          <w:b/>
          <w:bCs/>
          <w:i/>
          <w:iCs/>
        </w:rPr>
        <w:t>if</w:t>
      </w:r>
      <w:proofErr w:type="gramEnd"/>
      <w:r w:rsidR="00A2626A" w:rsidRPr="0041007A">
        <w:rPr>
          <w:b/>
          <w:bCs/>
          <w:i/>
          <w:iCs/>
        </w:rPr>
        <w:t xml:space="preserve"> the law provides any difference between commercial or transactional messages in direct marketing)</w:t>
      </w:r>
    </w:p>
    <w:p w14:paraId="0B5254B1" w14:textId="77777777" w:rsidR="00462A4E" w:rsidRPr="0041007A" w:rsidRDefault="00462A4E" w:rsidP="00462A4E">
      <w:pPr>
        <w:pStyle w:val="ListParagraph"/>
        <w:spacing w:after="0" w:line="240" w:lineRule="auto"/>
        <w:jc w:val="both"/>
        <w:rPr>
          <w:b/>
          <w:bCs/>
          <w:i/>
          <w:iCs/>
        </w:rPr>
      </w:pPr>
    </w:p>
    <w:p w14:paraId="71E5D6AD" w14:textId="006FE7CD" w:rsidR="00C24033" w:rsidRPr="0041007A" w:rsidRDefault="00AC0595" w:rsidP="00462A4E">
      <w:pPr>
        <w:spacing w:after="0" w:line="240" w:lineRule="auto"/>
        <w:jc w:val="both"/>
        <w:rPr>
          <w:sz w:val="22"/>
          <w:szCs w:val="22"/>
        </w:rPr>
      </w:pPr>
      <w:r>
        <w:rPr>
          <w:sz w:val="22"/>
          <w:szCs w:val="22"/>
        </w:rPr>
        <w:t>T</w:t>
      </w:r>
      <w:r w:rsidR="00C24033" w:rsidRPr="0041007A">
        <w:rPr>
          <w:sz w:val="22"/>
          <w:szCs w:val="22"/>
        </w:rPr>
        <w:t xml:space="preserve">he </w:t>
      </w:r>
      <w:r w:rsidR="0022723B" w:rsidRPr="0041007A">
        <w:rPr>
          <w:sz w:val="22"/>
          <w:szCs w:val="22"/>
        </w:rPr>
        <w:t xml:space="preserve">relevant </w:t>
      </w:r>
      <w:ins w:id="574" w:author="Bahar Toto" w:date="2026-06-15T13:53:00Z" w16du:dateUtc="2026-06-15T12:53:00Z">
        <w:r w:rsidR="00EF4D07" w:rsidRPr="00EF4D07">
          <w:rPr>
            <w:sz w:val="22"/>
            <w:szCs w:val="22"/>
          </w:rPr>
          <w:t>Memorandum Circular 03-03-2005, as amended</w:t>
        </w:r>
        <w:r w:rsidR="00EF4D07">
          <w:rPr>
            <w:sz w:val="22"/>
            <w:szCs w:val="22"/>
          </w:rPr>
          <w:t xml:space="preserve"> </w:t>
        </w:r>
      </w:ins>
      <w:del w:id="575" w:author="Bahar Toto" w:date="2026-06-15T13:53:00Z" w16du:dateUtc="2026-06-15T12:53:00Z">
        <w:r w:rsidR="00C24033" w:rsidRPr="0041007A" w:rsidDel="00EF4D07">
          <w:rPr>
            <w:sz w:val="22"/>
            <w:szCs w:val="22"/>
          </w:rPr>
          <w:delText xml:space="preserve">NTC circular </w:delText>
        </w:r>
      </w:del>
      <w:r w:rsidR="008774A2" w:rsidRPr="0041007A">
        <w:rPr>
          <w:sz w:val="22"/>
          <w:szCs w:val="22"/>
        </w:rPr>
        <w:t xml:space="preserve">distinguishes between </w:t>
      </w:r>
      <w:ins w:id="576" w:author="Bahar Toto" w:date="2026-06-15T13:53:00Z" w16du:dateUtc="2026-06-15T12:53:00Z">
        <w:r w:rsidR="00EF4D07">
          <w:rPr>
            <w:sz w:val="22"/>
            <w:szCs w:val="22"/>
          </w:rPr>
          <w:t>'</w:t>
        </w:r>
      </w:ins>
      <w:del w:id="577" w:author="Bahar Toto" w:date="2026-06-15T13:53:00Z" w16du:dateUtc="2026-06-15T12:53:00Z">
        <w:r w:rsidR="008774A2" w:rsidRPr="0041007A" w:rsidDel="00EF4D07">
          <w:rPr>
            <w:sz w:val="22"/>
            <w:szCs w:val="22"/>
          </w:rPr>
          <w:delText>“</w:delText>
        </w:r>
      </w:del>
      <w:r w:rsidR="008774A2" w:rsidRPr="0041007A">
        <w:rPr>
          <w:sz w:val="22"/>
          <w:szCs w:val="22"/>
        </w:rPr>
        <w:t>commercial advertisements,</w:t>
      </w:r>
      <w:ins w:id="578" w:author="Bahar Toto" w:date="2026-06-15T13:53:00Z" w16du:dateUtc="2026-06-15T12:53:00Z">
        <w:r w:rsidR="00EF4D07">
          <w:rPr>
            <w:sz w:val="22"/>
            <w:szCs w:val="22"/>
          </w:rPr>
          <w:t>'</w:t>
        </w:r>
      </w:ins>
      <w:del w:id="579" w:author="Bahar Toto" w:date="2026-06-15T13:53:00Z" w16du:dateUtc="2026-06-15T12:53:00Z">
        <w:r w:rsidR="008774A2" w:rsidRPr="0041007A" w:rsidDel="00EF4D07">
          <w:rPr>
            <w:sz w:val="22"/>
            <w:szCs w:val="22"/>
          </w:rPr>
          <w:delText>”</w:delText>
        </w:r>
      </w:del>
      <w:r w:rsidR="008774A2" w:rsidRPr="0041007A">
        <w:rPr>
          <w:sz w:val="22"/>
          <w:szCs w:val="22"/>
        </w:rPr>
        <w:t xml:space="preserve"> which are messages intended to solicit business or generate revenue, and </w:t>
      </w:r>
      <w:del w:id="580" w:author="Bahar Toto" w:date="2026-06-15T13:53:00Z" w16du:dateUtc="2026-06-15T12:53:00Z">
        <w:r w:rsidR="008774A2" w:rsidRPr="0041007A" w:rsidDel="00EF4D07">
          <w:rPr>
            <w:sz w:val="22"/>
            <w:szCs w:val="22"/>
          </w:rPr>
          <w:delText>“</w:delText>
        </w:r>
      </w:del>
      <w:ins w:id="581" w:author="Bahar Toto" w:date="2026-06-15T13:53:00Z" w16du:dateUtc="2026-06-15T12:53:00Z">
        <w:r w:rsidR="00EF4D07">
          <w:rPr>
            <w:sz w:val="22"/>
            <w:szCs w:val="22"/>
          </w:rPr>
          <w:t>'</w:t>
        </w:r>
      </w:ins>
      <w:r w:rsidR="008774A2" w:rsidRPr="0041007A">
        <w:rPr>
          <w:sz w:val="22"/>
          <w:szCs w:val="22"/>
        </w:rPr>
        <w:t>promotional advertisements,</w:t>
      </w:r>
      <w:del w:id="582" w:author="Bahar Toto" w:date="2026-06-15T13:53:00Z" w16du:dateUtc="2026-06-15T12:53:00Z">
        <w:r w:rsidR="008774A2" w:rsidRPr="0041007A" w:rsidDel="00EF4D07">
          <w:rPr>
            <w:sz w:val="22"/>
            <w:szCs w:val="22"/>
          </w:rPr>
          <w:delText>”</w:delText>
        </w:r>
      </w:del>
      <w:ins w:id="583" w:author="Bahar Toto" w:date="2026-06-15T13:53:00Z" w16du:dateUtc="2026-06-15T12:53:00Z">
        <w:r w:rsidR="00EF4D07">
          <w:rPr>
            <w:sz w:val="22"/>
            <w:szCs w:val="22"/>
          </w:rPr>
          <w:t>'</w:t>
        </w:r>
      </w:ins>
      <w:r w:rsidR="008774A2" w:rsidRPr="0041007A">
        <w:rPr>
          <w:sz w:val="22"/>
          <w:szCs w:val="22"/>
        </w:rPr>
        <w:t xml:space="preserve"> which are aimed at increasing the visibility of, or demand for, merchandise or products.</w:t>
      </w:r>
    </w:p>
    <w:p w14:paraId="2154BACE" w14:textId="77777777" w:rsidR="00462A4E" w:rsidRPr="0041007A" w:rsidRDefault="00462A4E" w:rsidP="00462A4E">
      <w:pPr>
        <w:spacing w:after="0" w:line="240" w:lineRule="auto"/>
        <w:jc w:val="both"/>
        <w:rPr>
          <w:sz w:val="22"/>
          <w:szCs w:val="22"/>
          <w:lang w:val="en-US"/>
        </w:rPr>
      </w:pPr>
    </w:p>
    <w:p w14:paraId="1969AD13" w14:textId="4ED3CE79" w:rsidR="00C24033" w:rsidRPr="0041007A" w:rsidRDefault="00A06654" w:rsidP="00462A4E">
      <w:pPr>
        <w:spacing w:after="0" w:line="240" w:lineRule="auto"/>
        <w:jc w:val="both"/>
        <w:rPr>
          <w:sz w:val="22"/>
          <w:szCs w:val="22"/>
        </w:rPr>
      </w:pPr>
      <w:r w:rsidRPr="0041007A">
        <w:rPr>
          <w:sz w:val="22"/>
          <w:szCs w:val="22"/>
        </w:rPr>
        <w:t xml:space="preserve">Separately, the </w:t>
      </w:r>
      <w:ins w:id="584" w:author="Bahar Toto" w:date="2026-06-15T13:10:00Z" w16du:dateUtc="2026-06-15T12:10:00Z">
        <w:r w:rsidR="003D7D52" w:rsidRPr="0041007A">
          <w:rPr>
            <w:sz w:val="22"/>
            <w:szCs w:val="22"/>
          </w:rPr>
          <w:t>Cybercrime Prevention Act</w:t>
        </w:r>
        <w:r w:rsidR="003D7D52">
          <w:rPr>
            <w:sz w:val="22"/>
            <w:szCs w:val="22"/>
          </w:rPr>
          <w:t xml:space="preserve"> </w:t>
        </w:r>
      </w:ins>
      <w:del w:id="585" w:author="Bahar Toto" w:date="2026-06-15T13:10:00Z" w16du:dateUtc="2026-06-15T12:10:00Z">
        <w:r w:rsidRPr="0041007A" w:rsidDel="003D7D52">
          <w:rPr>
            <w:sz w:val="22"/>
            <w:szCs w:val="22"/>
          </w:rPr>
          <w:delText xml:space="preserve">CPA </w:delText>
        </w:r>
      </w:del>
      <w:r w:rsidRPr="0041007A">
        <w:rPr>
          <w:sz w:val="22"/>
          <w:szCs w:val="22"/>
        </w:rPr>
        <w:t xml:space="preserve">frames </w:t>
      </w:r>
      <w:ins w:id="586" w:author="Bahar Toto" w:date="2026-06-15T13:53:00Z" w16du:dateUtc="2026-06-15T12:53:00Z">
        <w:r w:rsidR="00EF4D07">
          <w:rPr>
            <w:sz w:val="22"/>
            <w:szCs w:val="22"/>
          </w:rPr>
          <w:t>'</w:t>
        </w:r>
      </w:ins>
      <w:del w:id="587" w:author="Bahar Toto" w:date="2026-06-15T13:53:00Z" w16du:dateUtc="2026-06-15T12:53:00Z">
        <w:r w:rsidRPr="0041007A" w:rsidDel="00EF4D07">
          <w:rPr>
            <w:sz w:val="22"/>
            <w:szCs w:val="22"/>
          </w:rPr>
          <w:delText>“</w:delText>
        </w:r>
      </w:del>
      <w:r w:rsidRPr="0041007A">
        <w:rPr>
          <w:sz w:val="22"/>
          <w:szCs w:val="22"/>
        </w:rPr>
        <w:t>unsolicited commercial communications</w:t>
      </w:r>
      <w:ins w:id="588" w:author="Bahar Toto" w:date="2026-06-15T13:53:00Z" w16du:dateUtc="2026-06-15T12:53:00Z">
        <w:r w:rsidR="00EF4D07">
          <w:rPr>
            <w:sz w:val="22"/>
            <w:szCs w:val="22"/>
          </w:rPr>
          <w:t>'</w:t>
        </w:r>
      </w:ins>
      <w:del w:id="589" w:author="Bahar Toto" w:date="2026-06-15T13:53:00Z" w16du:dateUtc="2026-06-15T12:53:00Z">
        <w:r w:rsidRPr="0041007A" w:rsidDel="00EF4D07">
          <w:rPr>
            <w:sz w:val="22"/>
            <w:szCs w:val="22"/>
          </w:rPr>
          <w:delText>”</w:delText>
        </w:r>
      </w:del>
      <w:r w:rsidRPr="0041007A">
        <w:rPr>
          <w:sz w:val="22"/>
          <w:szCs w:val="22"/>
        </w:rPr>
        <w:t xml:space="preserve"> as the transmission of commercial electronic communications intended to advertise, sell, or offer for sale products or services, subject to certain carve</w:t>
      </w:r>
      <w:r w:rsidRPr="0041007A">
        <w:rPr>
          <w:rFonts w:ascii="Cambria Math" w:hAnsi="Cambria Math" w:cs="Cambria Math"/>
          <w:sz w:val="22"/>
          <w:szCs w:val="22"/>
        </w:rPr>
        <w:t>‑</w:t>
      </w:r>
      <w:r w:rsidRPr="0041007A">
        <w:rPr>
          <w:sz w:val="22"/>
          <w:szCs w:val="22"/>
        </w:rPr>
        <w:t>outs, such as service</w:t>
      </w:r>
      <w:r w:rsidRPr="0041007A">
        <w:rPr>
          <w:rFonts w:ascii="Cambria Math" w:hAnsi="Cambria Math" w:cs="Cambria Math"/>
          <w:sz w:val="22"/>
          <w:szCs w:val="22"/>
        </w:rPr>
        <w:t>‑</w:t>
      </w:r>
      <w:r w:rsidRPr="0041007A">
        <w:rPr>
          <w:sz w:val="22"/>
          <w:szCs w:val="22"/>
        </w:rPr>
        <w:t>related or administrative announcements sent to existing customers.</w:t>
      </w:r>
    </w:p>
    <w:p w14:paraId="7339C2A9" w14:textId="77777777" w:rsidR="00462A4E" w:rsidRPr="0041007A" w:rsidRDefault="00462A4E" w:rsidP="00462A4E">
      <w:pPr>
        <w:spacing w:after="0" w:line="240" w:lineRule="auto"/>
        <w:jc w:val="both"/>
        <w:rPr>
          <w:sz w:val="22"/>
          <w:szCs w:val="22"/>
          <w:lang w:val="en-US"/>
        </w:rPr>
      </w:pPr>
    </w:p>
    <w:p w14:paraId="2ECAA57C" w14:textId="4D4CD165" w:rsidR="00E91145" w:rsidRDefault="00A06654" w:rsidP="00462A4E">
      <w:pPr>
        <w:spacing w:after="0" w:line="240" w:lineRule="auto"/>
        <w:jc w:val="both"/>
        <w:rPr>
          <w:sz w:val="22"/>
          <w:szCs w:val="22"/>
        </w:rPr>
      </w:pPr>
      <w:r w:rsidRPr="0041007A">
        <w:rPr>
          <w:sz w:val="22"/>
          <w:szCs w:val="22"/>
        </w:rPr>
        <w:t xml:space="preserve">As a practical distinction, service or administrative announcements to existing customers are treated differently from purely advertising communications under the </w:t>
      </w:r>
      <w:ins w:id="590" w:author="Bahar Toto" w:date="2026-06-15T13:10:00Z" w16du:dateUtc="2026-06-15T12:10:00Z">
        <w:r w:rsidR="003D7D52" w:rsidRPr="0041007A">
          <w:rPr>
            <w:sz w:val="22"/>
            <w:szCs w:val="22"/>
          </w:rPr>
          <w:t>Cybercrime Prevention Act</w:t>
        </w:r>
        <w:r w:rsidR="003D7D52">
          <w:rPr>
            <w:sz w:val="22"/>
            <w:szCs w:val="22"/>
          </w:rPr>
          <w:t xml:space="preserve">'s </w:t>
        </w:r>
      </w:ins>
      <w:del w:id="591" w:author="Bahar Toto" w:date="2026-06-15T13:10:00Z" w16du:dateUtc="2026-06-15T12:10:00Z">
        <w:r w:rsidRPr="0041007A" w:rsidDel="003D7D52">
          <w:rPr>
            <w:sz w:val="22"/>
            <w:szCs w:val="22"/>
          </w:rPr>
          <w:delText xml:space="preserve">CPA’s </w:delText>
        </w:r>
      </w:del>
      <w:r w:rsidRPr="0041007A">
        <w:rPr>
          <w:sz w:val="22"/>
          <w:szCs w:val="22"/>
        </w:rPr>
        <w:t>framework, notwithstanding that the penal prohibition on unsolicited commercial communications has been declared unconstitutional.</w:t>
      </w:r>
    </w:p>
    <w:p w14:paraId="2DA19ACD" w14:textId="77777777" w:rsidR="007C3303" w:rsidRDefault="007C3303"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7C3303" w:rsidRPr="00C60E44" w14:paraId="3A319B3C" w14:textId="77777777" w:rsidTr="00F45D2B">
        <w:tc>
          <w:tcPr>
            <w:tcW w:w="4508" w:type="dxa"/>
          </w:tcPr>
          <w:p w14:paraId="46655A8C" w14:textId="77777777" w:rsidR="007C3303" w:rsidRPr="00C60E44" w:rsidRDefault="007C3303" w:rsidP="00050BF6">
            <w:r w:rsidRPr="00C60E44">
              <w:t>Citation</w:t>
            </w:r>
            <w:r>
              <w:t xml:space="preserve">s </w:t>
            </w:r>
          </w:p>
        </w:tc>
        <w:tc>
          <w:tcPr>
            <w:tcW w:w="4508" w:type="dxa"/>
          </w:tcPr>
          <w:p w14:paraId="5A6E700C" w14:textId="77777777" w:rsidR="007C3303" w:rsidRDefault="00EF4D07" w:rsidP="00050BF6">
            <w:pPr>
              <w:rPr>
                <w:ins w:id="592" w:author="Bahar Toto" w:date="2026-06-15T13:53:00Z" w16du:dateUtc="2026-06-15T12:53:00Z"/>
              </w:rPr>
            </w:pPr>
            <w:ins w:id="593" w:author="Bahar Toto" w:date="2026-06-15T13:53:00Z" w16du:dateUtc="2026-06-15T12:53:00Z">
              <w:r>
                <w:t xml:space="preserve">Sections 2.3 and 2.8 of the </w:t>
              </w:r>
              <w:r w:rsidRPr="00D55AF2">
                <w:t>Memorandum Circular 03-03-2005, as amended</w:t>
              </w:r>
            </w:ins>
          </w:p>
          <w:p w14:paraId="394F81C1" w14:textId="0BB05467" w:rsidR="00EF4D07" w:rsidRPr="00C60E44" w:rsidRDefault="00EF4D07" w:rsidP="00050BF6">
            <w:ins w:id="594" w:author="Bahar Toto" w:date="2026-06-15T13:53:00Z" w16du:dateUtc="2026-06-15T12:53:00Z">
              <w:r w:rsidRPr="00EF4D07">
                <w:rPr>
                  <w:rPrChange w:id="595" w:author="Bahar Toto" w:date="2026-06-15T13:53:00Z" w16du:dateUtc="2026-06-15T12:53:00Z">
                    <w:rPr>
                      <w:rStyle w:val="Hyperlink"/>
                    </w:rPr>
                  </w:rPrChange>
                </w:rPr>
                <w:t>Chapter II, Section 4(c)(3) of the Cybercrime Prevention Act</w:t>
              </w:r>
              <w:r>
                <w:t xml:space="preserve">  </w:t>
              </w:r>
            </w:ins>
          </w:p>
        </w:tc>
      </w:tr>
      <w:tr w:rsidR="007C3303" w:rsidRPr="00C60E44" w:rsidDel="00EF4D07" w14:paraId="427CE22A" w14:textId="2F49066C" w:rsidTr="00F45D2B">
        <w:trPr>
          <w:del w:id="596" w:author="Bahar Toto" w:date="2026-06-15T13:53:00Z"/>
        </w:trPr>
        <w:tc>
          <w:tcPr>
            <w:tcW w:w="4508" w:type="dxa"/>
          </w:tcPr>
          <w:p w14:paraId="2933DCE5" w14:textId="4DFE96B4" w:rsidR="007C3303" w:rsidRPr="00C60E44" w:rsidDel="00EF4D07" w:rsidRDefault="007C3303" w:rsidP="00050BF6">
            <w:pPr>
              <w:rPr>
                <w:del w:id="597" w:author="Bahar Toto" w:date="2026-06-15T13:53:00Z" w16du:dateUtc="2026-06-15T12:53:00Z"/>
              </w:rPr>
            </w:pPr>
            <w:del w:id="598" w:author="Bahar Toto" w:date="2026-06-15T13:53:00Z" w16du:dateUtc="2026-06-15T12:53:00Z">
              <w:r w:rsidRPr="00C60E44" w:rsidDel="00EF4D07">
                <w:delText xml:space="preserve">Telecommunications laws </w:delText>
              </w:r>
            </w:del>
          </w:p>
        </w:tc>
        <w:tc>
          <w:tcPr>
            <w:tcW w:w="4508" w:type="dxa"/>
          </w:tcPr>
          <w:p w14:paraId="45AE1588" w14:textId="5C2269FD" w:rsidR="007C3303" w:rsidRPr="00C60E44" w:rsidDel="00EF4D07" w:rsidRDefault="007C3303" w:rsidP="00F45D2B">
            <w:pPr>
              <w:jc w:val="both"/>
              <w:rPr>
                <w:del w:id="599" w:author="Bahar Toto" w:date="2026-06-15T13:53:00Z" w16du:dateUtc="2026-06-15T12:53:00Z"/>
              </w:rPr>
            </w:pPr>
            <w:del w:id="600" w:author="Bahar Toto" w:date="2026-06-15T13:53:00Z" w16du:dateUtc="2026-06-15T12:53:00Z">
              <w:r w:rsidDel="00EF4D07">
                <w:fldChar w:fldCharType="begin"/>
              </w:r>
              <w:r w:rsidDel="00EF4D07">
                <w:delInstrText>HYPERLINK "https://region7.ntc.gov.ph/wp-content/uploads/2024/01/MC_03-03-2005.pdf"</w:delInstrText>
              </w:r>
              <w:r w:rsidDel="00EF4D07">
                <w:fldChar w:fldCharType="separate"/>
              </w:r>
              <w:r w:rsidDel="00EF4D07">
                <w:rPr>
                  <w:rStyle w:val="Hyperlink"/>
                </w:rPr>
                <w:delText>Section</w:delText>
              </w:r>
              <w:r w:rsidR="00F45D2B" w:rsidDel="00EF4D07">
                <w:rPr>
                  <w:rStyle w:val="Hyperlink"/>
                </w:rPr>
                <w:delText>s 2.3 and 2.8</w:delText>
              </w:r>
              <w:r w:rsidDel="00EF4D07">
                <w:rPr>
                  <w:rStyle w:val="Hyperlink"/>
                </w:rPr>
                <w:delText xml:space="preserve"> of the Natio</w:delText>
              </w:r>
              <w:r w:rsidRPr="00C60E44" w:rsidDel="00EF4D07">
                <w:rPr>
                  <w:rStyle w:val="Hyperlink"/>
                </w:rPr>
                <w:delText>nal Telecommunications Commission Memorandum Circular No. 03-03-2005</w:delText>
              </w:r>
              <w:r w:rsidDel="00EF4D07">
                <w:fldChar w:fldCharType="end"/>
              </w:r>
              <w:r w:rsidRPr="00C60E44" w:rsidDel="00EF4D07">
                <w:delText xml:space="preserve"> as amended by </w:delText>
              </w:r>
              <w:r w:rsidDel="00EF4D07">
                <w:fldChar w:fldCharType="begin"/>
              </w:r>
              <w:r w:rsidDel="00EF4D07">
                <w:delInstrText>HYPERLINK "https://region7.ntc.gov.ph/wp-content/uploads/2024/01/MC_03-03-2005A_Amendments_broadcast_messaging.pdf"</w:delInstrText>
              </w:r>
              <w:r w:rsidDel="00EF4D07">
                <w:fldChar w:fldCharType="separate"/>
              </w:r>
              <w:r w:rsidRPr="00C60E44" w:rsidDel="00EF4D07">
                <w:rPr>
                  <w:rStyle w:val="Hyperlink"/>
                </w:rPr>
                <w:delText>Memorandum Circular No. 03-03-2005-A</w:delText>
              </w:r>
              <w:r w:rsidDel="00EF4D07">
                <w:fldChar w:fldCharType="end"/>
              </w:r>
              <w:r w:rsidDel="00EF4D07">
                <w:fldChar w:fldCharType="begin"/>
              </w:r>
              <w:r w:rsidDel="00EF4D07">
                <w:delInstrText>HYPERLINK "https://region7.ntc.gov.ph/wp-content/uploads/2024/01/MC_04-07-2009.pdf"</w:delInstrText>
              </w:r>
              <w:r w:rsidDel="00EF4D07">
                <w:fldChar w:fldCharType="separate"/>
              </w:r>
              <w:r w:rsidRPr="00C60E44" w:rsidDel="00EF4D07">
                <w:rPr>
                  <w:rStyle w:val="Hyperlink"/>
                </w:rPr>
                <w:delText>, Memorandum Circular No. 04-07-2009</w:delText>
              </w:r>
              <w:r w:rsidDel="00EF4D07">
                <w:fldChar w:fldCharType="end"/>
              </w:r>
              <w:r w:rsidRPr="00C60E44" w:rsidDel="00EF4D07">
                <w:delText>, and </w:delText>
              </w:r>
              <w:r w:rsidDel="00EF4D07">
                <w:fldChar w:fldCharType="begin"/>
              </w:r>
              <w:r w:rsidDel="00EF4D07">
                <w:delInstrText>HYPERLINK "https://elibrary.judiciary.gov.ph/thebookshelf/showdocs/10/91581"</w:delInstrText>
              </w:r>
              <w:r w:rsidDel="00EF4D07">
                <w:fldChar w:fldCharType="separate"/>
              </w:r>
              <w:r w:rsidRPr="00C60E44" w:rsidDel="00EF4D07">
                <w:rPr>
                  <w:rStyle w:val="Hyperlink"/>
                </w:rPr>
                <w:delText>Memorandum Circular No. 07-08-2018 </w:delText>
              </w:r>
              <w:r w:rsidDel="00EF4D07">
                <w:fldChar w:fldCharType="end"/>
              </w:r>
            </w:del>
          </w:p>
        </w:tc>
      </w:tr>
      <w:tr w:rsidR="00F45D2B" w:rsidRPr="00C60E44" w:rsidDel="00EF4D07" w14:paraId="19F6D532" w14:textId="1A41EAA2" w:rsidTr="00F45D2B">
        <w:trPr>
          <w:del w:id="601" w:author="Bahar Toto" w:date="2026-06-15T13:53:00Z"/>
        </w:trPr>
        <w:tc>
          <w:tcPr>
            <w:tcW w:w="4508" w:type="dxa"/>
          </w:tcPr>
          <w:p w14:paraId="4108F550" w14:textId="4614D854" w:rsidR="00F45D2B" w:rsidRPr="00C60E44" w:rsidDel="00EF4D07" w:rsidRDefault="00F45D2B" w:rsidP="00050BF6">
            <w:pPr>
              <w:rPr>
                <w:del w:id="602" w:author="Bahar Toto" w:date="2026-06-15T13:53:00Z" w16du:dateUtc="2026-06-15T12:53:00Z"/>
              </w:rPr>
            </w:pPr>
            <w:del w:id="603" w:author="Bahar Toto" w:date="2026-06-15T13:53:00Z" w16du:dateUtc="2026-06-15T12:53:00Z">
              <w:r w:rsidDel="00EF4D07">
                <w:delText>Cybercrime Prevention Act</w:delText>
              </w:r>
            </w:del>
          </w:p>
        </w:tc>
        <w:tc>
          <w:tcPr>
            <w:tcW w:w="4508" w:type="dxa"/>
          </w:tcPr>
          <w:p w14:paraId="0FB7D1C3" w14:textId="0BE98FE5" w:rsidR="00F45D2B" w:rsidRPr="00C60E44" w:rsidDel="00EF4D07" w:rsidRDefault="00F45D2B" w:rsidP="00F45D2B">
            <w:pPr>
              <w:jc w:val="both"/>
              <w:rPr>
                <w:del w:id="604" w:author="Bahar Toto" w:date="2026-06-15T13:53:00Z" w16du:dateUtc="2026-06-15T12:53:00Z"/>
              </w:rPr>
            </w:pPr>
            <w:del w:id="605" w:author="Bahar Toto" w:date="2026-06-15T13:53:00Z" w16du:dateUtc="2026-06-15T12:53:00Z">
              <w:r w:rsidDel="00EF4D07">
                <w:fldChar w:fldCharType="begin"/>
              </w:r>
              <w:r w:rsidDel="00EF4D07">
                <w:delInstrText>HYPERLINK "https://www.officialgazette.gov.ph/2012/09/12/republic-act-no-10175/"</w:delInstrText>
              </w:r>
              <w:r w:rsidDel="00EF4D07">
                <w:fldChar w:fldCharType="separate"/>
              </w:r>
              <w:r w:rsidRPr="00F81403" w:rsidDel="00EF4D07">
                <w:rPr>
                  <w:rStyle w:val="Hyperlink"/>
                </w:rPr>
                <w:delText>Chapter II, Section 4(c)(3) of the Cybercrime Prevention Act</w:delText>
              </w:r>
              <w:r w:rsidDel="00EF4D07">
                <w:fldChar w:fldCharType="end"/>
              </w:r>
              <w:r w:rsidDel="00EF4D07">
                <w:delText xml:space="preserve">  (declared unconstitutional)</w:delText>
              </w:r>
            </w:del>
          </w:p>
        </w:tc>
      </w:tr>
    </w:tbl>
    <w:p w14:paraId="75C5F56D" w14:textId="77777777" w:rsidR="007C3303" w:rsidRPr="0041007A" w:rsidRDefault="007C3303" w:rsidP="00462A4E">
      <w:pPr>
        <w:spacing w:after="0" w:line="240" w:lineRule="auto"/>
        <w:jc w:val="both"/>
        <w:rPr>
          <w:sz w:val="22"/>
          <w:szCs w:val="22"/>
        </w:rPr>
      </w:pPr>
    </w:p>
    <w:p w14:paraId="7F352385" w14:textId="77777777" w:rsidR="00462A4E" w:rsidRPr="0041007A" w:rsidRDefault="00462A4E" w:rsidP="00462A4E">
      <w:pPr>
        <w:spacing w:after="0" w:line="240" w:lineRule="auto"/>
        <w:jc w:val="both"/>
        <w:rPr>
          <w:sz w:val="22"/>
          <w:szCs w:val="22"/>
          <w:lang w:val="en-US"/>
        </w:rPr>
      </w:pPr>
    </w:p>
    <w:p w14:paraId="68019FDA" w14:textId="77777777" w:rsidR="00710882" w:rsidRPr="0041007A" w:rsidRDefault="610BF351" w:rsidP="00462A4E">
      <w:pPr>
        <w:pStyle w:val="ListParagraph"/>
        <w:numPr>
          <w:ilvl w:val="2"/>
          <w:numId w:val="4"/>
        </w:numPr>
        <w:spacing w:after="0" w:line="240" w:lineRule="auto"/>
        <w:jc w:val="both"/>
        <w:rPr>
          <w:b/>
          <w:bCs/>
          <w:i/>
          <w:iCs/>
        </w:rPr>
      </w:pPr>
      <w:r w:rsidRPr="0041007A">
        <w:rPr>
          <w:b/>
          <w:bCs/>
          <w:i/>
          <w:iCs/>
        </w:rPr>
        <w:t>How is email/electronic message defined?</w:t>
      </w:r>
    </w:p>
    <w:p w14:paraId="12428DC2" w14:textId="77777777" w:rsidR="00462A4E" w:rsidRPr="0041007A" w:rsidRDefault="00462A4E" w:rsidP="00462A4E">
      <w:pPr>
        <w:pStyle w:val="ListParagraph"/>
        <w:spacing w:after="0" w:line="240" w:lineRule="auto"/>
        <w:jc w:val="both"/>
        <w:rPr>
          <w:b/>
          <w:bCs/>
          <w:i/>
          <w:iCs/>
        </w:rPr>
      </w:pPr>
    </w:p>
    <w:p w14:paraId="5A31CE12" w14:textId="5CBE953F" w:rsidR="00D05A73" w:rsidRDefault="00616779" w:rsidP="00462A4E">
      <w:pPr>
        <w:spacing w:after="0" w:line="240" w:lineRule="auto"/>
        <w:jc w:val="both"/>
        <w:rPr>
          <w:sz w:val="22"/>
          <w:szCs w:val="22"/>
        </w:rPr>
      </w:pPr>
      <w:r w:rsidRPr="0041007A">
        <w:rPr>
          <w:sz w:val="22"/>
          <w:szCs w:val="22"/>
        </w:rPr>
        <w:t>An electronic data message is defined under the Electronic Commerce Act</w:t>
      </w:r>
      <w:r w:rsidR="00A06654" w:rsidRPr="0041007A">
        <w:rPr>
          <w:sz w:val="22"/>
          <w:szCs w:val="22"/>
        </w:rPr>
        <w:t xml:space="preserve"> (ECA)</w:t>
      </w:r>
      <w:r w:rsidRPr="0041007A">
        <w:rPr>
          <w:sz w:val="22"/>
          <w:szCs w:val="22"/>
        </w:rPr>
        <w:t xml:space="preserve"> as information generated, sent, received or stored by electronic, optical or similar means. </w:t>
      </w:r>
    </w:p>
    <w:p w14:paraId="5D897D09" w14:textId="77777777" w:rsidR="00886D40" w:rsidRDefault="00886D40"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886D40" w:rsidRPr="00886D40" w14:paraId="43E713B3" w14:textId="77777777" w:rsidTr="00050BF6">
        <w:tc>
          <w:tcPr>
            <w:tcW w:w="4508" w:type="dxa"/>
          </w:tcPr>
          <w:p w14:paraId="40248D27" w14:textId="77777777" w:rsidR="00886D40" w:rsidRPr="00886D40" w:rsidRDefault="00886D40" w:rsidP="00050BF6">
            <w:r w:rsidRPr="00886D40">
              <w:t xml:space="preserve">Citation </w:t>
            </w:r>
          </w:p>
        </w:tc>
        <w:tc>
          <w:tcPr>
            <w:tcW w:w="4508" w:type="dxa"/>
          </w:tcPr>
          <w:p w14:paraId="5547F0A0" w14:textId="70CF164D" w:rsidR="00886D40" w:rsidRPr="00886D40" w:rsidRDefault="00EF4D07" w:rsidP="00050BF6">
            <w:ins w:id="606" w:author="Bahar Toto" w:date="2026-06-15T13:54:00Z" w16du:dateUtc="2026-06-15T12:54:00Z">
              <w:r w:rsidRPr="00EF4D07">
                <w:rPr>
                  <w:rPrChange w:id="607" w:author="Bahar Toto" w:date="2026-06-15T13:54:00Z" w16du:dateUtc="2026-06-15T12:54:00Z">
                    <w:rPr>
                      <w:rStyle w:val="Hyperlink"/>
                    </w:rPr>
                  </w:rPrChange>
                </w:rPr>
                <w:t>Part II, Chapter I, Section 5 (c) of the Electronic Commerce Act</w:t>
              </w:r>
              <w:r w:rsidRPr="00886D40">
                <w:t xml:space="preserve"> </w:t>
              </w:r>
            </w:ins>
          </w:p>
        </w:tc>
      </w:tr>
      <w:tr w:rsidR="00886D40" w:rsidRPr="00886D40" w:rsidDel="00EF4D07" w14:paraId="31F81202" w14:textId="69C5DB82" w:rsidTr="00050BF6">
        <w:trPr>
          <w:del w:id="608" w:author="Bahar Toto" w:date="2026-06-15T13:54:00Z"/>
        </w:trPr>
        <w:tc>
          <w:tcPr>
            <w:tcW w:w="4508" w:type="dxa"/>
          </w:tcPr>
          <w:p w14:paraId="12EB913F" w14:textId="0D0C325B" w:rsidR="00886D40" w:rsidRPr="00886D40" w:rsidDel="00EF4D07" w:rsidRDefault="00886D40" w:rsidP="00050BF6">
            <w:pPr>
              <w:rPr>
                <w:del w:id="609" w:author="Bahar Toto" w:date="2026-06-15T13:54:00Z" w16du:dateUtc="2026-06-15T12:54:00Z"/>
              </w:rPr>
            </w:pPr>
            <w:del w:id="610" w:author="Bahar Toto" w:date="2026-06-15T13:54:00Z" w16du:dateUtc="2026-06-15T12:54:00Z">
              <w:r w:rsidRPr="00886D40" w:rsidDel="00EF4D07">
                <w:delText xml:space="preserve">Electronic Commerce Act </w:delText>
              </w:r>
            </w:del>
          </w:p>
        </w:tc>
        <w:tc>
          <w:tcPr>
            <w:tcW w:w="4508" w:type="dxa"/>
          </w:tcPr>
          <w:p w14:paraId="722FE1D8" w14:textId="27F47F56" w:rsidR="00886D40" w:rsidRPr="00886D40" w:rsidDel="00EF4D07" w:rsidRDefault="00886D40" w:rsidP="00050BF6">
            <w:pPr>
              <w:rPr>
                <w:del w:id="611" w:author="Bahar Toto" w:date="2026-06-15T13:54:00Z" w16du:dateUtc="2026-06-15T12:54:00Z"/>
              </w:rPr>
            </w:pPr>
            <w:del w:id="612" w:author="Bahar Toto" w:date="2026-06-15T13:54:00Z" w16du:dateUtc="2026-06-15T12:54:00Z">
              <w:r w:rsidDel="00EF4D07">
                <w:fldChar w:fldCharType="begin"/>
              </w:r>
              <w:r w:rsidDel="00EF4D07">
                <w:delInstrText>HYPERLINK "https://www.officialgazette.gov.ph/2000/06/14/republic-act-no-8792-s-2000/"</w:delInstrText>
              </w:r>
              <w:r w:rsidDel="00EF4D07">
                <w:fldChar w:fldCharType="separate"/>
              </w:r>
              <w:r w:rsidRPr="00886D40" w:rsidDel="00EF4D07">
                <w:rPr>
                  <w:rStyle w:val="Hyperlink"/>
                </w:rPr>
                <w:delText>Part II, Chapter I, Section 5 (c) of the Electronic Commerce Act</w:delText>
              </w:r>
              <w:r w:rsidDel="00EF4D07">
                <w:fldChar w:fldCharType="end"/>
              </w:r>
              <w:r w:rsidRPr="00886D40" w:rsidDel="00EF4D07">
                <w:delText xml:space="preserve"> </w:delText>
              </w:r>
            </w:del>
          </w:p>
        </w:tc>
      </w:tr>
    </w:tbl>
    <w:p w14:paraId="44EFD754" w14:textId="77777777" w:rsidR="00886D40" w:rsidRPr="0041007A" w:rsidRDefault="00886D40" w:rsidP="00462A4E">
      <w:pPr>
        <w:spacing w:after="0" w:line="240" w:lineRule="auto"/>
        <w:jc w:val="both"/>
        <w:rPr>
          <w:sz w:val="22"/>
          <w:szCs w:val="22"/>
        </w:rPr>
      </w:pPr>
    </w:p>
    <w:p w14:paraId="59B33444" w14:textId="77777777" w:rsidR="00462A4E" w:rsidRPr="0041007A" w:rsidRDefault="00462A4E" w:rsidP="00462A4E">
      <w:pPr>
        <w:spacing w:after="0" w:line="240" w:lineRule="auto"/>
        <w:jc w:val="both"/>
        <w:rPr>
          <w:sz w:val="22"/>
          <w:szCs w:val="22"/>
        </w:rPr>
      </w:pPr>
    </w:p>
    <w:p w14:paraId="4039B68F" w14:textId="416517F5" w:rsidR="00D05A73" w:rsidRPr="0041007A" w:rsidRDefault="00D05A73" w:rsidP="00462A4E">
      <w:pPr>
        <w:pStyle w:val="ListParagraph"/>
        <w:numPr>
          <w:ilvl w:val="2"/>
          <w:numId w:val="4"/>
        </w:numPr>
        <w:spacing w:after="0" w:line="240" w:lineRule="auto"/>
        <w:jc w:val="both"/>
        <w:rPr>
          <w:b/>
          <w:bCs/>
          <w:i/>
          <w:iCs/>
        </w:rPr>
      </w:pPr>
      <w:r w:rsidRPr="0041007A">
        <w:rPr>
          <w:b/>
          <w:bCs/>
          <w:i/>
          <w:iCs/>
        </w:rPr>
        <w:t>How is an automated call</w:t>
      </w:r>
      <w:r w:rsidR="00BB5B90" w:rsidRPr="0041007A">
        <w:rPr>
          <w:b/>
          <w:bCs/>
          <w:i/>
          <w:iCs/>
        </w:rPr>
        <w:t xml:space="preserve"> (or equivalent term such as robocall)</w:t>
      </w:r>
      <w:r w:rsidRPr="0041007A">
        <w:rPr>
          <w:b/>
          <w:bCs/>
          <w:i/>
          <w:iCs/>
        </w:rPr>
        <w:t xml:space="preserve"> defined?</w:t>
      </w:r>
    </w:p>
    <w:p w14:paraId="670565CB" w14:textId="77777777" w:rsidR="00462A4E" w:rsidRPr="0041007A" w:rsidRDefault="00462A4E" w:rsidP="00462A4E">
      <w:pPr>
        <w:pStyle w:val="ListParagraph"/>
        <w:spacing w:after="0" w:line="240" w:lineRule="auto"/>
        <w:jc w:val="both"/>
        <w:rPr>
          <w:b/>
          <w:bCs/>
          <w:i/>
          <w:iCs/>
        </w:rPr>
      </w:pPr>
    </w:p>
    <w:p w14:paraId="2239AF65" w14:textId="186DDE96" w:rsidR="00462A4E" w:rsidRPr="0041007A" w:rsidRDefault="00FC673A" w:rsidP="00462A4E">
      <w:pPr>
        <w:spacing w:after="0" w:line="240" w:lineRule="auto"/>
        <w:jc w:val="both"/>
        <w:rPr>
          <w:sz w:val="22"/>
          <w:szCs w:val="22"/>
        </w:rPr>
      </w:pPr>
      <w:r w:rsidRPr="0041007A">
        <w:rPr>
          <w:sz w:val="22"/>
          <w:szCs w:val="22"/>
        </w:rPr>
        <w:t xml:space="preserve">There is </w:t>
      </w:r>
      <w:r w:rsidR="00A06654" w:rsidRPr="0041007A">
        <w:rPr>
          <w:sz w:val="22"/>
          <w:szCs w:val="22"/>
        </w:rPr>
        <w:t xml:space="preserve">currently </w:t>
      </w:r>
      <w:r w:rsidRPr="0041007A">
        <w:rPr>
          <w:sz w:val="22"/>
          <w:szCs w:val="22"/>
        </w:rPr>
        <w:t xml:space="preserve">no statutory definition of </w:t>
      </w:r>
      <w:ins w:id="613" w:author="Bahar Toto" w:date="2026-06-15T13:54:00Z" w16du:dateUtc="2026-06-15T12:54:00Z">
        <w:r w:rsidR="00EF4D07">
          <w:rPr>
            <w:sz w:val="22"/>
            <w:szCs w:val="22"/>
          </w:rPr>
          <w:t>'</w:t>
        </w:r>
      </w:ins>
      <w:del w:id="614" w:author="Bahar Toto" w:date="2026-06-15T13:54:00Z" w16du:dateUtc="2026-06-15T12:54:00Z">
        <w:r w:rsidRPr="0041007A" w:rsidDel="00EF4D07">
          <w:rPr>
            <w:sz w:val="22"/>
            <w:szCs w:val="22"/>
          </w:rPr>
          <w:delText>“</w:delText>
        </w:r>
      </w:del>
      <w:r w:rsidRPr="0041007A">
        <w:rPr>
          <w:sz w:val="22"/>
          <w:szCs w:val="22"/>
        </w:rPr>
        <w:t>automated call</w:t>
      </w:r>
      <w:del w:id="615" w:author="Bahar Toto" w:date="2026-06-15T13:54:00Z" w16du:dateUtc="2026-06-15T12:54:00Z">
        <w:r w:rsidRPr="0041007A" w:rsidDel="00EF4D07">
          <w:rPr>
            <w:sz w:val="22"/>
            <w:szCs w:val="22"/>
          </w:rPr>
          <w:delText>”</w:delText>
        </w:r>
      </w:del>
      <w:ins w:id="616" w:author="Bahar Toto" w:date="2026-06-15T13:54:00Z" w16du:dateUtc="2026-06-15T12:54:00Z">
        <w:r w:rsidR="00EF4D07">
          <w:rPr>
            <w:sz w:val="22"/>
            <w:szCs w:val="22"/>
          </w:rPr>
          <w:t>'</w:t>
        </w:r>
      </w:ins>
      <w:r w:rsidRPr="0041007A">
        <w:rPr>
          <w:sz w:val="22"/>
          <w:szCs w:val="22"/>
        </w:rPr>
        <w:t xml:space="preserve"> or its equivalent under Philippine law.</w:t>
      </w:r>
    </w:p>
    <w:p w14:paraId="4DE85CDE" w14:textId="77777777" w:rsidR="00462A4E" w:rsidRPr="0041007A" w:rsidRDefault="00462A4E" w:rsidP="00462A4E">
      <w:pPr>
        <w:spacing w:after="0" w:line="240" w:lineRule="auto"/>
        <w:jc w:val="both"/>
        <w:rPr>
          <w:sz w:val="22"/>
          <w:szCs w:val="22"/>
        </w:rPr>
      </w:pPr>
    </w:p>
    <w:p w14:paraId="6131C5EE" w14:textId="492A1951" w:rsidR="00D05A73" w:rsidRPr="0041007A" w:rsidRDefault="00D05A73" w:rsidP="00462A4E">
      <w:pPr>
        <w:pStyle w:val="ListParagraph"/>
        <w:numPr>
          <w:ilvl w:val="2"/>
          <w:numId w:val="4"/>
        </w:numPr>
        <w:spacing w:after="0" w:line="240" w:lineRule="auto"/>
        <w:jc w:val="both"/>
        <w:rPr>
          <w:b/>
          <w:bCs/>
          <w:i/>
          <w:iCs/>
        </w:rPr>
      </w:pPr>
      <w:r w:rsidRPr="0041007A">
        <w:rPr>
          <w:b/>
          <w:bCs/>
          <w:i/>
          <w:iCs/>
        </w:rPr>
        <w:t>How is an automated text</w:t>
      </w:r>
      <w:r w:rsidR="00BB5B90" w:rsidRPr="0041007A">
        <w:rPr>
          <w:b/>
          <w:bCs/>
          <w:i/>
          <w:iCs/>
        </w:rPr>
        <w:t xml:space="preserve"> (or equivalent term such as </w:t>
      </w:r>
      <w:proofErr w:type="spellStart"/>
      <w:r w:rsidR="00BB5B90" w:rsidRPr="0041007A">
        <w:rPr>
          <w:b/>
          <w:bCs/>
          <w:i/>
          <w:iCs/>
        </w:rPr>
        <w:t>robotext</w:t>
      </w:r>
      <w:proofErr w:type="spellEnd"/>
      <w:r w:rsidR="00BB5B90" w:rsidRPr="0041007A">
        <w:rPr>
          <w:b/>
          <w:bCs/>
          <w:i/>
          <w:iCs/>
        </w:rPr>
        <w:t>)</w:t>
      </w:r>
      <w:r w:rsidRPr="0041007A">
        <w:rPr>
          <w:b/>
          <w:bCs/>
          <w:i/>
          <w:iCs/>
        </w:rPr>
        <w:t xml:space="preserve"> defined</w:t>
      </w:r>
      <w:r w:rsidR="00BB5B90" w:rsidRPr="0041007A">
        <w:rPr>
          <w:b/>
          <w:bCs/>
          <w:i/>
          <w:iCs/>
        </w:rPr>
        <w:t>?</w:t>
      </w:r>
    </w:p>
    <w:p w14:paraId="2DD638EA" w14:textId="77777777" w:rsidR="00462A4E" w:rsidRPr="0041007A" w:rsidRDefault="00462A4E" w:rsidP="00462A4E">
      <w:pPr>
        <w:pStyle w:val="ListParagraph"/>
        <w:spacing w:after="0" w:line="240" w:lineRule="auto"/>
        <w:jc w:val="both"/>
        <w:rPr>
          <w:b/>
          <w:bCs/>
          <w:i/>
          <w:iCs/>
        </w:rPr>
      </w:pPr>
    </w:p>
    <w:p w14:paraId="47289FB9" w14:textId="071F586A" w:rsidR="00CC2347" w:rsidRPr="0041007A" w:rsidRDefault="00FC673A" w:rsidP="00462A4E">
      <w:pPr>
        <w:spacing w:after="0" w:line="240" w:lineRule="auto"/>
        <w:jc w:val="both"/>
        <w:rPr>
          <w:sz w:val="22"/>
          <w:szCs w:val="22"/>
        </w:rPr>
      </w:pPr>
      <w:r w:rsidRPr="0041007A">
        <w:rPr>
          <w:sz w:val="22"/>
          <w:szCs w:val="22"/>
        </w:rPr>
        <w:t xml:space="preserve">There is </w:t>
      </w:r>
      <w:r w:rsidR="00A06654" w:rsidRPr="0041007A">
        <w:rPr>
          <w:sz w:val="22"/>
          <w:szCs w:val="22"/>
        </w:rPr>
        <w:t xml:space="preserve">currently </w:t>
      </w:r>
      <w:r w:rsidRPr="0041007A">
        <w:rPr>
          <w:sz w:val="22"/>
          <w:szCs w:val="22"/>
        </w:rPr>
        <w:t xml:space="preserve">no statutory definition of </w:t>
      </w:r>
      <w:del w:id="617" w:author="Bahar Toto" w:date="2026-06-15T13:54:00Z" w16du:dateUtc="2026-06-15T12:54:00Z">
        <w:r w:rsidRPr="0041007A" w:rsidDel="00EF4D07">
          <w:rPr>
            <w:sz w:val="22"/>
            <w:szCs w:val="22"/>
          </w:rPr>
          <w:delText>“</w:delText>
        </w:r>
      </w:del>
      <w:ins w:id="618" w:author="Bahar Toto" w:date="2026-06-15T13:54:00Z" w16du:dateUtc="2026-06-15T12:54:00Z">
        <w:r w:rsidR="00EF4D07">
          <w:rPr>
            <w:sz w:val="22"/>
            <w:szCs w:val="22"/>
          </w:rPr>
          <w:t>'</w:t>
        </w:r>
      </w:ins>
      <w:r w:rsidRPr="0041007A">
        <w:rPr>
          <w:sz w:val="22"/>
          <w:szCs w:val="22"/>
        </w:rPr>
        <w:t>automated text</w:t>
      </w:r>
      <w:del w:id="619" w:author="Bahar Toto" w:date="2026-06-15T13:54:00Z" w16du:dateUtc="2026-06-15T12:54:00Z">
        <w:r w:rsidRPr="0041007A" w:rsidDel="00EF4D07">
          <w:rPr>
            <w:sz w:val="22"/>
            <w:szCs w:val="22"/>
          </w:rPr>
          <w:delText>”</w:delText>
        </w:r>
      </w:del>
      <w:ins w:id="620" w:author="Bahar Toto" w:date="2026-06-15T13:54:00Z" w16du:dateUtc="2026-06-15T12:54:00Z">
        <w:r w:rsidR="00EF4D07">
          <w:rPr>
            <w:sz w:val="22"/>
            <w:szCs w:val="22"/>
          </w:rPr>
          <w:t>'</w:t>
        </w:r>
      </w:ins>
      <w:r w:rsidRPr="0041007A">
        <w:rPr>
          <w:sz w:val="22"/>
          <w:szCs w:val="22"/>
        </w:rPr>
        <w:t xml:space="preserve"> or its equivalent under Philippine law.</w:t>
      </w:r>
    </w:p>
    <w:p w14:paraId="7FFBC8A1" w14:textId="77777777" w:rsidR="00462A4E" w:rsidRPr="0041007A" w:rsidRDefault="00462A4E" w:rsidP="00462A4E">
      <w:pPr>
        <w:spacing w:after="0" w:line="240" w:lineRule="auto"/>
        <w:jc w:val="both"/>
        <w:rPr>
          <w:sz w:val="22"/>
          <w:szCs w:val="22"/>
        </w:rPr>
      </w:pPr>
    </w:p>
    <w:p w14:paraId="0491E16C" w14:textId="4CCC701F" w:rsidR="00E91145" w:rsidRPr="0041007A" w:rsidRDefault="00E91145" w:rsidP="00462A4E">
      <w:pPr>
        <w:pStyle w:val="ListParagraph"/>
        <w:numPr>
          <w:ilvl w:val="2"/>
          <w:numId w:val="4"/>
        </w:numPr>
        <w:spacing w:after="0" w:line="240" w:lineRule="auto"/>
        <w:jc w:val="both"/>
        <w:rPr>
          <w:b/>
          <w:bCs/>
          <w:i/>
          <w:iCs/>
        </w:rPr>
      </w:pPr>
      <w:r w:rsidRPr="0041007A">
        <w:rPr>
          <w:b/>
          <w:bCs/>
          <w:i/>
          <w:iCs/>
        </w:rPr>
        <w:t>How is unsolicited communication or spam defined?</w:t>
      </w:r>
      <w:r w:rsidR="007B72E5" w:rsidRPr="0041007A">
        <w:rPr>
          <w:b/>
          <w:bCs/>
          <w:i/>
          <w:iCs/>
        </w:rPr>
        <w:t xml:space="preserve"> (Please include definitions from </w:t>
      </w:r>
      <w:proofErr w:type="spellStart"/>
      <w:proofErr w:type="gramStart"/>
      <w:r w:rsidR="007B72E5" w:rsidRPr="0041007A">
        <w:rPr>
          <w:b/>
          <w:bCs/>
          <w:i/>
          <w:iCs/>
        </w:rPr>
        <w:t>emarketing</w:t>
      </w:r>
      <w:proofErr w:type="spellEnd"/>
      <w:proofErr w:type="gramEnd"/>
      <w:r w:rsidR="007B72E5" w:rsidRPr="0041007A">
        <w:rPr>
          <w:b/>
          <w:bCs/>
          <w:i/>
          <w:iCs/>
        </w:rPr>
        <w:t>,</w:t>
      </w:r>
      <w:r w:rsidR="1845EA27" w:rsidRPr="0041007A">
        <w:rPr>
          <w:b/>
          <w:bCs/>
          <w:i/>
          <w:iCs/>
        </w:rPr>
        <w:t xml:space="preserve"> </w:t>
      </w:r>
      <w:r w:rsidR="007B72E5" w:rsidRPr="0041007A">
        <w:rPr>
          <w:b/>
          <w:bCs/>
          <w:i/>
          <w:iCs/>
        </w:rPr>
        <w:t>telemarketing laws</w:t>
      </w:r>
      <w:r w:rsidR="00CA3401" w:rsidRPr="0041007A">
        <w:rPr>
          <w:b/>
          <w:bCs/>
          <w:i/>
          <w:iCs/>
        </w:rPr>
        <w:t xml:space="preserve">, </w:t>
      </w:r>
      <w:r w:rsidR="6789C95B" w:rsidRPr="0041007A">
        <w:rPr>
          <w:b/>
          <w:bCs/>
          <w:i/>
          <w:iCs/>
        </w:rPr>
        <w:t xml:space="preserve">and </w:t>
      </w:r>
      <w:proofErr w:type="spellStart"/>
      <w:r w:rsidR="6789C95B" w:rsidRPr="0041007A">
        <w:rPr>
          <w:b/>
          <w:bCs/>
          <w:i/>
          <w:iCs/>
        </w:rPr>
        <w:t>sms</w:t>
      </w:r>
      <w:proofErr w:type="spellEnd"/>
      <w:r w:rsidR="6789C95B" w:rsidRPr="0041007A">
        <w:rPr>
          <w:b/>
          <w:bCs/>
          <w:i/>
          <w:iCs/>
        </w:rPr>
        <w:t xml:space="preserve">/mms marketing, </w:t>
      </w:r>
      <w:r w:rsidR="00CA3401" w:rsidRPr="0041007A">
        <w:rPr>
          <w:b/>
          <w:bCs/>
          <w:i/>
          <w:iCs/>
        </w:rPr>
        <w:t>as applicable</w:t>
      </w:r>
      <w:r w:rsidR="007B72E5" w:rsidRPr="0041007A">
        <w:rPr>
          <w:b/>
          <w:bCs/>
          <w:i/>
          <w:iCs/>
        </w:rPr>
        <w:t>)</w:t>
      </w:r>
    </w:p>
    <w:p w14:paraId="0F7D19EB" w14:textId="77777777" w:rsidR="00462A4E" w:rsidRPr="0041007A" w:rsidRDefault="00462A4E" w:rsidP="00462A4E">
      <w:pPr>
        <w:pStyle w:val="ListParagraph"/>
        <w:spacing w:after="0" w:line="240" w:lineRule="auto"/>
        <w:jc w:val="both"/>
        <w:rPr>
          <w:b/>
          <w:bCs/>
          <w:i/>
          <w:iCs/>
        </w:rPr>
      </w:pPr>
    </w:p>
    <w:p w14:paraId="0ECFDCFA" w14:textId="57ED1029" w:rsidR="00BB367D" w:rsidRPr="0041007A" w:rsidRDefault="00AC0595" w:rsidP="00462A4E">
      <w:pPr>
        <w:spacing w:after="0" w:line="240" w:lineRule="auto"/>
        <w:jc w:val="both"/>
        <w:rPr>
          <w:sz w:val="22"/>
          <w:szCs w:val="22"/>
        </w:rPr>
      </w:pPr>
      <w:r>
        <w:rPr>
          <w:sz w:val="22"/>
          <w:szCs w:val="22"/>
        </w:rPr>
        <w:t>T</w:t>
      </w:r>
      <w:r w:rsidR="00BB367D" w:rsidRPr="0041007A">
        <w:rPr>
          <w:sz w:val="22"/>
          <w:szCs w:val="22"/>
        </w:rPr>
        <w:t xml:space="preserve">he NTC defines </w:t>
      </w:r>
      <w:del w:id="621" w:author="Bahar Toto" w:date="2026-06-15T13:55:00Z" w16du:dateUtc="2026-06-15T12:55:00Z">
        <w:r w:rsidR="00BB367D" w:rsidRPr="0041007A" w:rsidDel="00EF4D07">
          <w:rPr>
            <w:sz w:val="22"/>
            <w:szCs w:val="22"/>
          </w:rPr>
          <w:delText>“</w:delText>
        </w:r>
      </w:del>
      <w:ins w:id="622" w:author="Bahar Toto" w:date="2026-06-15T13:55:00Z" w16du:dateUtc="2026-06-15T12:55:00Z">
        <w:r w:rsidR="00EF4D07">
          <w:rPr>
            <w:sz w:val="22"/>
            <w:szCs w:val="22"/>
          </w:rPr>
          <w:t>'</w:t>
        </w:r>
      </w:ins>
      <w:r w:rsidR="00BB367D" w:rsidRPr="0041007A">
        <w:rPr>
          <w:sz w:val="22"/>
          <w:szCs w:val="22"/>
        </w:rPr>
        <w:t>spam messages</w:t>
      </w:r>
      <w:ins w:id="623" w:author="Bahar Toto" w:date="2026-06-15T13:55:00Z" w16du:dateUtc="2026-06-15T12:55:00Z">
        <w:r w:rsidR="00EF4D07">
          <w:rPr>
            <w:sz w:val="22"/>
            <w:szCs w:val="22"/>
          </w:rPr>
          <w:t>'</w:t>
        </w:r>
      </w:ins>
      <w:del w:id="624" w:author="Bahar Toto" w:date="2026-06-15T13:55:00Z" w16du:dateUtc="2026-06-15T12:55:00Z">
        <w:r w:rsidR="00BB367D" w:rsidRPr="0041007A" w:rsidDel="00EF4D07">
          <w:rPr>
            <w:sz w:val="22"/>
            <w:szCs w:val="22"/>
          </w:rPr>
          <w:delText>”</w:delText>
        </w:r>
      </w:del>
      <w:r w:rsidR="00BB367D" w:rsidRPr="0041007A">
        <w:rPr>
          <w:sz w:val="22"/>
          <w:szCs w:val="22"/>
        </w:rPr>
        <w:t xml:space="preserve"> as unsolicited and unwanted commercial and promotional advertisements and surveys transmitted via telecommunications networks.</w:t>
      </w:r>
    </w:p>
    <w:p w14:paraId="42051044" w14:textId="77777777" w:rsidR="00462A4E" w:rsidRPr="0041007A" w:rsidRDefault="00462A4E" w:rsidP="00462A4E">
      <w:pPr>
        <w:spacing w:after="0" w:line="240" w:lineRule="auto"/>
        <w:jc w:val="both"/>
        <w:rPr>
          <w:sz w:val="22"/>
          <w:szCs w:val="22"/>
        </w:rPr>
      </w:pPr>
    </w:p>
    <w:p w14:paraId="575D298D" w14:textId="332AA756" w:rsidR="00BB367D" w:rsidRPr="0041007A" w:rsidRDefault="00AC0595" w:rsidP="00462A4E">
      <w:pPr>
        <w:spacing w:after="0" w:line="240" w:lineRule="auto"/>
        <w:jc w:val="both"/>
        <w:rPr>
          <w:sz w:val="22"/>
          <w:szCs w:val="22"/>
        </w:rPr>
      </w:pPr>
      <w:r>
        <w:rPr>
          <w:sz w:val="22"/>
          <w:szCs w:val="22"/>
        </w:rPr>
        <w:t>On the other hand</w:t>
      </w:r>
      <w:r w:rsidR="00BB367D" w:rsidRPr="0041007A">
        <w:rPr>
          <w:sz w:val="22"/>
          <w:szCs w:val="22"/>
        </w:rPr>
        <w:t xml:space="preserve">, the </w:t>
      </w:r>
      <w:ins w:id="625" w:author="Bahar Toto" w:date="2026-06-15T13:10:00Z" w16du:dateUtc="2026-06-15T12:10:00Z">
        <w:r w:rsidR="003D7D52" w:rsidRPr="0041007A">
          <w:rPr>
            <w:sz w:val="22"/>
            <w:szCs w:val="22"/>
          </w:rPr>
          <w:t>Cybercrime Prevention Act</w:t>
        </w:r>
        <w:r w:rsidR="003D7D52">
          <w:rPr>
            <w:sz w:val="22"/>
            <w:szCs w:val="22"/>
          </w:rPr>
          <w:t xml:space="preserve"> </w:t>
        </w:r>
      </w:ins>
      <w:del w:id="626" w:author="Bahar Toto" w:date="2026-06-15T13:10:00Z" w16du:dateUtc="2026-06-15T12:10:00Z">
        <w:r w:rsidR="00BB367D" w:rsidRPr="0041007A" w:rsidDel="003D7D52">
          <w:rPr>
            <w:sz w:val="22"/>
            <w:szCs w:val="22"/>
          </w:rPr>
          <w:delText xml:space="preserve">CPA </w:delText>
        </w:r>
      </w:del>
      <w:r w:rsidR="00BB367D" w:rsidRPr="0041007A">
        <w:rPr>
          <w:sz w:val="22"/>
          <w:szCs w:val="22"/>
        </w:rPr>
        <w:t xml:space="preserve">defines </w:t>
      </w:r>
      <w:del w:id="627" w:author="Bahar Toto" w:date="2026-06-15T13:55:00Z" w16du:dateUtc="2026-06-15T12:55:00Z">
        <w:r w:rsidR="00BB367D" w:rsidRPr="0041007A" w:rsidDel="00EF4D07">
          <w:rPr>
            <w:sz w:val="22"/>
            <w:szCs w:val="22"/>
          </w:rPr>
          <w:delText>“</w:delText>
        </w:r>
      </w:del>
      <w:ins w:id="628" w:author="Bahar Toto" w:date="2026-06-15T13:55:00Z" w16du:dateUtc="2026-06-15T12:55:00Z">
        <w:r w:rsidR="00EF4D07">
          <w:rPr>
            <w:sz w:val="22"/>
            <w:szCs w:val="22"/>
          </w:rPr>
          <w:t>'</w:t>
        </w:r>
      </w:ins>
      <w:r w:rsidR="00BB367D" w:rsidRPr="0041007A">
        <w:rPr>
          <w:sz w:val="22"/>
          <w:szCs w:val="22"/>
        </w:rPr>
        <w:t>unsolicited commercial communications</w:t>
      </w:r>
      <w:ins w:id="629" w:author="Bahar Toto" w:date="2026-06-15T13:55:00Z" w16du:dateUtc="2026-06-15T12:55:00Z">
        <w:r w:rsidR="00EF4D07">
          <w:rPr>
            <w:sz w:val="22"/>
            <w:szCs w:val="22"/>
          </w:rPr>
          <w:t>'</w:t>
        </w:r>
      </w:ins>
      <w:del w:id="630" w:author="Bahar Toto" w:date="2026-06-15T13:55:00Z" w16du:dateUtc="2026-06-15T12:55:00Z">
        <w:r w:rsidR="00BB367D" w:rsidRPr="0041007A" w:rsidDel="00EF4D07">
          <w:rPr>
            <w:sz w:val="22"/>
            <w:szCs w:val="22"/>
          </w:rPr>
          <w:delText>”</w:delText>
        </w:r>
      </w:del>
      <w:r w:rsidR="00BB367D" w:rsidRPr="0041007A">
        <w:rPr>
          <w:sz w:val="22"/>
          <w:szCs w:val="22"/>
        </w:rPr>
        <w:t xml:space="preserve"> as the transmission of commercial electronic communications through a computer system, subject to specified conditions and exceptions. It should be noted, however, that the Supreme Court declared the penal prohibition on unsolicited commercial communications unconstitutional.</w:t>
      </w:r>
    </w:p>
    <w:p w14:paraId="602A9F26" w14:textId="77777777" w:rsidR="00462A4E" w:rsidRPr="0041007A" w:rsidRDefault="00462A4E" w:rsidP="00462A4E">
      <w:pPr>
        <w:spacing w:after="0" w:line="240" w:lineRule="auto"/>
        <w:jc w:val="both"/>
        <w:rPr>
          <w:sz w:val="22"/>
          <w:szCs w:val="22"/>
        </w:rPr>
      </w:pPr>
    </w:p>
    <w:p w14:paraId="3AADF690" w14:textId="406DFB74" w:rsidR="00E91145" w:rsidRDefault="00BB367D" w:rsidP="00462A4E">
      <w:pPr>
        <w:spacing w:after="0" w:line="240" w:lineRule="auto"/>
        <w:jc w:val="both"/>
        <w:rPr>
          <w:sz w:val="22"/>
          <w:szCs w:val="22"/>
        </w:rPr>
      </w:pPr>
      <w:r w:rsidRPr="0041007A">
        <w:rPr>
          <w:sz w:val="22"/>
          <w:szCs w:val="22"/>
        </w:rPr>
        <w:t xml:space="preserve">Consistent with this position, the NPC has expressly stated that unsolicited commercial communications, or </w:t>
      </w:r>
      <w:del w:id="631" w:author="Bahar Toto" w:date="2026-06-15T13:55:00Z" w16du:dateUtc="2026-06-15T12:55:00Z">
        <w:r w:rsidRPr="0041007A" w:rsidDel="00EF4D07">
          <w:rPr>
            <w:sz w:val="22"/>
            <w:szCs w:val="22"/>
          </w:rPr>
          <w:delText>“</w:delText>
        </w:r>
      </w:del>
      <w:ins w:id="632" w:author="Bahar Toto" w:date="2026-06-15T13:55:00Z" w16du:dateUtc="2026-06-15T12:55:00Z">
        <w:r w:rsidR="00EF4D07">
          <w:rPr>
            <w:sz w:val="22"/>
            <w:szCs w:val="22"/>
          </w:rPr>
          <w:t>'</w:t>
        </w:r>
      </w:ins>
      <w:r w:rsidRPr="0041007A">
        <w:rPr>
          <w:sz w:val="22"/>
          <w:szCs w:val="22"/>
        </w:rPr>
        <w:t>spam,</w:t>
      </w:r>
      <w:ins w:id="633" w:author="Bahar Toto" w:date="2026-06-15T13:55:00Z" w16du:dateUtc="2026-06-15T12:55:00Z">
        <w:r w:rsidR="00EF4D07">
          <w:rPr>
            <w:sz w:val="22"/>
            <w:szCs w:val="22"/>
          </w:rPr>
          <w:t>'</w:t>
        </w:r>
      </w:ins>
      <w:del w:id="634" w:author="Bahar Toto" w:date="2026-06-15T13:55:00Z" w16du:dateUtc="2026-06-15T12:55:00Z">
        <w:r w:rsidRPr="0041007A" w:rsidDel="00EF4D07">
          <w:rPr>
            <w:sz w:val="22"/>
            <w:szCs w:val="22"/>
          </w:rPr>
          <w:delText>”</w:delText>
        </w:r>
      </w:del>
      <w:r w:rsidRPr="0041007A">
        <w:rPr>
          <w:sz w:val="22"/>
          <w:szCs w:val="22"/>
        </w:rPr>
        <w:t xml:space="preserve"> are not illegal per se following the Supreme Court</w:t>
      </w:r>
      <w:ins w:id="635" w:author="Bahar Toto" w:date="2026-06-15T13:55:00Z" w16du:dateUtc="2026-06-15T12:55:00Z">
        <w:r w:rsidR="00EF4D07">
          <w:rPr>
            <w:sz w:val="22"/>
            <w:szCs w:val="22"/>
          </w:rPr>
          <w:t>'</w:t>
        </w:r>
      </w:ins>
      <w:del w:id="636" w:author="Bahar Toto" w:date="2026-06-15T13:55:00Z" w16du:dateUtc="2026-06-15T12:55:00Z">
        <w:r w:rsidRPr="0041007A" w:rsidDel="00EF4D07">
          <w:rPr>
            <w:sz w:val="22"/>
            <w:szCs w:val="22"/>
          </w:rPr>
          <w:delText>’</w:delText>
        </w:r>
      </w:del>
      <w:r w:rsidRPr="0041007A">
        <w:rPr>
          <w:sz w:val="22"/>
          <w:szCs w:val="22"/>
        </w:rPr>
        <w:t xml:space="preserve">s ruling. Nonetheless, the NPC has emphasized that such communications remain subject to the </w:t>
      </w:r>
      <w:ins w:id="637" w:author="Bahar Toto" w:date="2026-06-15T13:04:00Z" w16du:dateUtc="2026-06-15T12:04:00Z">
        <w:r w:rsidR="007154D8">
          <w:rPr>
            <w:sz w:val="22"/>
            <w:szCs w:val="22"/>
          </w:rPr>
          <w:t xml:space="preserve">Data </w:t>
        </w:r>
      </w:ins>
      <w:ins w:id="638" w:author="Bahar Toto" w:date="2026-06-15T14:52:00Z" w16du:dateUtc="2026-06-15T13:52:00Z">
        <w:r w:rsidR="00671D4A">
          <w:rPr>
            <w:rFonts w:asciiTheme="majorHAnsi" w:hAnsiTheme="majorHAnsi"/>
            <w:sz w:val="22"/>
            <w:szCs w:val="22"/>
          </w:rPr>
          <w:t xml:space="preserve">Privacy </w:t>
        </w:r>
      </w:ins>
      <w:ins w:id="639" w:author="Bahar Toto" w:date="2026-06-15T13:04:00Z" w16du:dateUtc="2026-06-15T12:04:00Z">
        <w:r w:rsidR="007154D8">
          <w:rPr>
            <w:sz w:val="22"/>
            <w:szCs w:val="22"/>
          </w:rPr>
          <w:t>Act</w:t>
        </w:r>
      </w:ins>
      <w:del w:id="640" w:author="Bahar Toto" w:date="2026-06-15T13:04:00Z" w16du:dateUtc="2026-06-15T12:04:00Z">
        <w:r w:rsidRPr="0041007A" w:rsidDel="007154D8">
          <w:rPr>
            <w:sz w:val="22"/>
            <w:szCs w:val="22"/>
          </w:rPr>
          <w:delText>DPA</w:delText>
        </w:r>
      </w:del>
      <w:r w:rsidRPr="0041007A">
        <w:rPr>
          <w:sz w:val="22"/>
          <w:szCs w:val="22"/>
        </w:rPr>
        <w:t>, particularly with respect to the lawful processing of personal data.</w:t>
      </w:r>
    </w:p>
    <w:p w14:paraId="61293722" w14:textId="77777777" w:rsidR="002263BA" w:rsidRDefault="002263BA"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2263BA" w:rsidRPr="002263BA" w14:paraId="40C10C6A" w14:textId="77777777" w:rsidTr="002263BA">
        <w:tc>
          <w:tcPr>
            <w:tcW w:w="4508" w:type="dxa"/>
          </w:tcPr>
          <w:p w14:paraId="1942D01A" w14:textId="648CC59E" w:rsidR="002263BA" w:rsidRPr="002263BA" w:rsidRDefault="002263BA" w:rsidP="00373F30">
            <w:pPr>
              <w:jc w:val="both"/>
            </w:pPr>
            <w:r w:rsidRPr="002263BA">
              <w:t>Citation</w:t>
            </w:r>
            <w:r>
              <w:t xml:space="preserve">s </w:t>
            </w:r>
          </w:p>
        </w:tc>
        <w:tc>
          <w:tcPr>
            <w:tcW w:w="4508" w:type="dxa"/>
          </w:tcPr>
          <w:p w14:paraId="264B5C9D" w14:textId="2D1AABA6" w:rsidR="00EF4D07" w:rsidRDefault="00EF4D07" w:rsidP="00EF4D07">
            <w:pPr>
              <w:rPr>
                <w:ins w:id="641" w:author="Bahar Toto" w:date="2026-06-15T13:55:00Z" w16du:dateUtc="2026-06-15T12:55:00Z"/>
              </w:rPr>
            </w:pPr>
            <w:ins w:id="642" w:author="Bahar Toto" w:date="2026-06-15T13:55:00Z" w16du:dateUtc="2026-06-15T12:55:00Z">
              <w:r>
                <w:t xml:space="preserve">Section 2.12 of the </w:t>
              </w:r>
              <w:r w:rsidRPr="00D55AF2">
                <w:t>Memorandum Circular 03-03-2005, as amended</w:t>
              </w:r>
            </w:ins>
          </w:p>
          <w:p w14:paraId="1EA00559" w14:textId="77777777" w:rsidR="002263BA" w:rsidRDefault="00EF4D07" w:rsidP="00EF4D07">
            <w:pPr>
              <w:jc w:val="both"/>
              <w:rPr>
                <w:ins w:id="643" w:author="Bahar Toto" w:date="2026-06-15T13:56:00Z" w16du:dateUtc="2026-06-15T12:56:00Z"/>
              </w:rPr>
            </w:pPr>
            <w:ins w:id="644" w:author="Bahar Toto" w:date="2026-06-15T13:55:00Z" w16du:dateUtc="2026-06-15T12:55:00Z">
              <w:r w:rsidRPr="007A7533">
                <w:t>Chapter II, Section 4(c)(3) of the Cybercrime Prevention Act</w:t>
              </w:r>
              <w:r>
                <w:t xml:space="preserve">  </w:t>
              </w:r>
            </w:ins>
          </w:p>
          <w:p w14:paraId="6AC2E764" w14:textId="77777777" w:rsidR="00EF4D07" w:rsidRDefault="00EF4D07" w:rsidP="00EF4D07">
            <w:pPr>
              <w:jc w:val="both"/>
              <w:rPr>
                <w:ins w:id="645" w:author="Bahar Toto" w:date="2026-06-15T13:56:00Z" w16du:dateUtc="2026-06-15T12:56:00Z"/>
              </w:rPr>
            </w:pPr>
            <w:ins w:id="646" w:author="Bahar Toto" w:date="2026-06-15T13:56:00Z" w16du:dateUtc="2026-06-15T12:56:00Z">
              <w:r w:rsidRPr="00467730">
                <w:t>Advisory Opinion No. 2020-041</w:t>
              </w:r>
            </w:ins>
          </w:p>
          <w:p w14:paraId="1209C7DA" w14:textId="3165B8CA" w:rsidR="00EF4D07" w:rsidRDefault="00EF4D07" w:rsidP="00EF4D07">
            <w:pPr>
              <w:jc w:val="both"/>
              <w:rPr>
                <w:ins w:id="647" w:author="Bahar Toto" w:date="2026-06-15T13:56:00Z" w16du:dateUtc="2026-06-15T12:56:00Z"/>
              </w:rPr>
            </w:pPr>
            <w:ins w:id="648" w:author="Bahar Toto" w:date="2026-06-15T13:56:00Z" w16du:dateUtc="2026-06-15T12:56:00Z">
              <w:r w:rsidRPr="00EF4D07">
                <w:rPr>
                  <w:rPrChange w:id="649" w:author="Bahar Toto" w:date="2026-06-15T13:56:00Z" w16du:dateUtc="2026-06-15T12:56:00Z">
                    <w:rPr>
                      <w:rStyle w:val="Hyperlink"/>
                    </w:rPr>
                  </w:rPrChange>
                </w:rPr>
                <w:t>Chapter 1 Section 4(c) 3 of the Cybercrime Prevention Act</w:t>
              </w:r>
              <w:r w:rsidRPr="002263BA">
                <w:t xml:space="preserve"> </w:t>
              </w:r>
            </w:ins>
          </w:p>
          <w:p w14:paraId="33362F4B" w14:textId="4FADC872" w:rsidR="00EF4D07" w:rsidRPr="00EF4D07" w:rsidRDefault="00EF4D07" w:rsidP="00EF4D07">
            <w:pPr>
              <w:jc w:val="both"/>
              <w:rPr>
                <w:i/>
                <w:iCs/>
                <w:rPrChange w:id="650" w:author="Bahar Toto" w:date="2026-06-15T13:56:00Z" w16du:dateUtc="2026-06-15T12:56:00Z">
                  <w:rPr/>
                </w:rPrChange>
              </w:rPr>
            </w:pPr>
            <w:proofErr w:type="spellStart"/>
            <w:ins w:id="651" w:author="Bahar Toto" w:date="2026-06-15T13:56:00Z" w16du:dateUtc="2026-06-15T12:56:00Z">
              <w:r w:rsidRPr="00EF4D07">
                <w:rPr>
                  <w:i/>
                  <w:iCs/>
                  <w:rPrChange w:id="652" w:author="Bahar Toto" w:date="2026-06-15T13:56:00Z" w16du:dateUtc="2026-06-15T12:56:00Z">
                    <w:rPr/>
                  </w:rPrChange>
                </w:rPr>
                <w:t>Disini</w:t>
              </w:r>
              <w:proofErr w:type="spellEnd"/>
              <w:r w:rsidRPr="00EF4D07">
                <w:rPr>
                  <w:i/>
                  <w:iCs/>
                  <w:rPrChange w:id="653" w:author="Bahar Toto" w:date="2026-06-15T13:56:00Z" w16du:dateUtc="2026-06-15T12:56:00Z">
                    <w:rPr/>
                  </w:rPrChange>
                </w:rPr>
                <w:t xml:space="preserve"> v. Secretary of Justice</w:t>
              </w:r>
            </w:ins>
          </w:p>
        </w:tc>
      </w:tr>
      <w:tr w:rsidR="002263BA" w:rsidRPr="002263BA" w:rsidDel="00EF4D07" w14:paraId="7236C73A" w14:textId="76741404" w:rsidTr="002263BA">
        <w:trPr>
          <w:del w:id="654" w:author="Bahar Toto" w:date="2026-06-15T13:56:00Z"/>
        </w:trPr>
        <w:tc>
          <w:tcPr>
            <w:tcW w:w="4508" w:type="dxa"/>
          </w:tcPr>
          <w:p w14:paraId="52E95E89" w14:textId="0B525620" w:rsidR="002263BA" w:rsidRPr="002263BA" w:rsidDel="00EF4D07" w:rsidRDefault="002263BA" w:rsidP="00373F30">
            <w:pPr>
              <w:jc w:val="both"/>
              <w:rPr>
                <w:del w:id="655" w:author="Bahar Toto" w:date="2026-06-15T13:56:00Z" w16du:dateUtc="2026-06-15T12:56:00Z"/>
              </w:rPr>
            </w:pPr>
            <w:del w:id="656" w:author="Bahar Toto" w:date="2026-06-15T13:56:00Z" w16du:dateUtc="2026-06-15T12:56:00Z">
              <w:r w:rsidDel="00EF4D07">
                <w:delText xml:space="preserve">National Telecommunications Commission </w:delText>
              </w:r>
              <w:r w:rsidR="00F854CB" w:rsidDel="00EF4D07">
                <w:delText xml:space="preserve">Rules and Regulations on Broadcast Messaging Services </w:delText>
              </w:r>
            </w:del>
          </w:p>
        </w:tc>
        <w:tc>
          <w:tcPr>
            <w:tcW w:w="4508" w:type="dxa"/>
          </w:tcPr>
          <w:p w14:paraId="5DDC946B" w14:textId="073E273D" w:rsidR="002263BA" w:rsidRPr="002263BA" w:rsidDel="00EF4D07" w:rsidRDefault="002263BA" w:rsidP="00373F30">
            <w:pPr>
              <w:jc w:val="both"/>
              <w:rPr>
                <w:del w:id="657" w:author="Bahar Toto" w:date="2026-06-15T13:56:00Z" w16du:dateUtc="2026-06-15T12:56:00Z"/>
              </w:rPr>
            </w:pPr>
            <w:del w:id="658" w:author="Bahar Toto" w:date="2026-06-15T13:56:00Z" w16du:dateUtc="2026-06-15T12:56:00Z">
              <w:r w:rsidDel="00EF4D07">
                <w:fldChar w:fldCharType="begin"/>
              </w:r>
              <w:r w:rsidDel="00EF4D07">
                <w:delInstrText>HYPERLINK "https://region7.ntc.gov.ph/wp-content/uploads/2024/01/MC_03-03-2005.pdf"</w:delInstrText>
              </w:r>
              <w:r w:rsidDel="00EF4D07">
                <w:fldChar w:fldCharType="separate"/>
              </w:r>
              <w:r w:rsidRPr="002263BA" w:rsidDel="00EF4D07">
                <w:rPr>
                  <w:rStyle w:val="Hyperlink"/>
                </w:rPr>
                <w:delText>Section 2.12</w:delText>
              </w:r>
              <w:r w:rsidR="005E6B14" w:rsidDel="00EF4D07">
                <w:rPr>
                  <w:rStyle w:val="Hyperlink"/>
                </w:rPr>
                <w:delText xml:space="preserve"> of the </w:delText>
              </w:r>
              <w:r w:rsidRPr="002263BA" w:rsidDel="00EF4D07">
                <w:rPr>
                  <w:rStyle w:val="Hyperlink"/>
                </w:rPr>
                <w:delText>National Telecommunications Commission Rules and Regulations on Broadcast Messaging Services</w:delText>
              </w:r>
              <w:r w:rsidDel="00EF4D07">
                <w:fldChar w:fldCharType="end"/>
              </w:r>
              <w:r w:rsidRPr="002263BA" w:rsidDel="00EF4D07">
                <w:delText xml:space="preserve"> as amended by </w:delText>
              </w:r>
              <w:r w:rsidDel="00EF4D07">
                <w:fldChar w:fldCharType="begin"/>
              </w:r>
              <w:r w:rsidDel="00EF4D07">
                <w:delInstrText>HYPERLINK "https://region7.ntc.gov.ph/wp-content/uploads/2024/01/MC_03-03-2005A_Amendments_broadcast_messaging.pdf"</w:delInstrText>
              </w:r>
              <w:r w:rsidDel="00EF4D07">
                <w:fldChar w:fldCharType="separate"/>
              </w:r>
              <w:r w:rsidRPr="002263BA" w:rsidDel="00EF4D07">
                <w:rPr>
                  <w:rStyle w:val="Hyperlink"/>
                </w:rPr>
                <w:delText>Memorandum Circular No. 03-03-2005-A</w:delText>
              </w:r>
              <w:r w:rsidDel="00EF4D07">
                <w:fldChar w:fldCharType="end"/>
              </w:r>
              <w:r w:rsidDel="00EF4D07">
                <w:fldChar w:fldCharType="begin"/>
              </w:r>
              <w:r w:rsidDel="00EF4D07">
                <w:delInstrText>HYPERLINK "https://region7.ntc.gov.ph/wp-content/uploads/2024/01/MC_04-07-2009.pdf"</w:delInstrText>
              </w:r>
              <w:r w:rsidDel="00EF4D07">
                <w:fldChar w:fldCharType="separate"/>
              </w:r>
              <w:r w:rsidRPr="002263BA" w:rsidDel="00EF4D07">
                <w:rPr>
                  <w:rStyle w:val="Hyperlink"/>
                </w:rPr>
                <w:delText>, Memorandum Circular No. 04-07-2009</w:delText>
              </w:r>
              <w:r w:rsidDel="00EF4D07">
                <w:fldChar w:fldCharType="end"/>
              </w:r>
              <w:r w:rsidRPr="002263BA" w:rsidDel="00EF4D07">
                <w:delText>, and </w:delText>
              </w:r>
              <w:r w:rsidDel="00EF4D07">
                <w:fldChar w:fldCharType="begin"/>
              </w:r>
              <w:r w:rsidDel="00EF4D07">
                <w:delInstrText>HYPERLINK "https://elibrary.judiciary.gov.ph/thebookshelf/showdocs/10/91581"</w:delInstrText>
              </w:r>
              <w:r w:rsidDel="00EF4D07">
                <w:fldChar w:fldCharType="separate"/>
              </w:r>
              <w:r w:rsidRPr="002263BA" w:rsidDel="00EF4D07">
                <w:rPr>
                  <w:rStyle w:val="Hyperlink"/>
                </w:rPr>
                <w:delText>Memorandum Circular No. 07-08-2018 </w:delText>
              </w:r>
              <w:r w:rsidDel="00EF4D07">
                <w:fldChar w:fldCharType="end"/>
              </w:r>
            </w:del>
          </w:p>
        </w:tc>
      </w:tr>
      <w:tr w:rsidR="00210DAB" w:rsidRPr="002263BA" w:rsidDel="00EF4D07" w14:paraId="541CAF5F" w14:textId="322073EE" w:rsidTr="002263BA">
        <w:trPr>
          <w:del w:id="659" w:author="Bahar Toto" w:date="2026-06-15T13:56:00Z"/>
        </w:trPr>
        <w:tc>
          <w:tcPr>
            <w:tcW w:w="4508" w:type="dxa"/>
          </w:tcPr>
          <w:p w14:paraId="4DAE0DA9" w14:textId="16080F92" w:rsidR="00210DAB" w:rsidDel="00EF4D07" w:rsidRDefault="00210DAB" w:rsidP="00373F30">
            <w:pPr>
              <w:jc w:val="both"/>
              <w:rPr>
                <w:del w:id="660" w:author="Bahar Toto" w:date="2026-06-15T13:56:00Z" w16du:dateUtc="2026-06-15T12:56:00Z"/>
              </w:rPr>
            </w:pPr>
            <w:del w:id="661" w:author="Bahar Toto" w:date="2026-06-15T13:56:00Z" w16du:dateUtc="2026-06-15T12:56:00Z">
              <w:r w:rsidDel="00EF4D07">
                <w:delText xml:space="preserve">National Privacy Commission Advisory Opinion </w:delText>
              </w:r>
              <w:r w:rsidR="00373F30" w:rsidDel="00EF4D07">
                <w:delText>on the Legality of Spamming and its Effects on Data Privacy</w:delText>
              </w:r>
            </w:del>
          </w:p>
        </w:tc>
        <w:tc>
          <w:tcPr>
            <w:tcW w:w="4508" w:type="dxa"/>
          </w:tcPr>
          <w:p w14:paraId="294EEE67" w14:textId="5DC38DB6" w:rsidR="00210DAB" w:rsidRPr="002263BA" w:rsidDel="00EF4D07" w:rsidRDefault="00210DAB" w:rsidP="00373F30">
            <w:pPr>
              <w:jc w:val="both"/>
              <w:rPr>
                <w:del w:id="662" w:author="Bahar Toto" w:date="2026-06-15T13:56:00Z" w16du:dateUtc="2026-06-15T12:56:00Z"/>
              </w:rPr>
            </w:pPr>
            <w:del w:id="663" w:author="Bahar Toto" w:date="2026-06-15T13:56:00Z" w16du:dateUtc="2026-06-15T12:56:00Z">
              <w:r w:rsidDel="00EF4D07">
                <w:fldChar w:fldCharType="begin"/>
              </w:r>
              <w:r w:rsidDel="00EF4D07">
                <w:delInstrText>HYPERLINK "https://privacy.gov.ph/wp-content/uploads/2020/11/Redacted-Advisory-Opinion-No.-2020-041.pdf"</w:delInstrText>
              </w:r>
              <w:r w:rsidDel="00EF4D07">
                <w:fldChar w:fldCharType="separate"/>
              </w:r>
              <w:r w:rsidRPr="002263BA" w:rsidDel="00EF4D07">
                <w:rPr>
                  <w:rStyle w:val="Hyperlink"/>
                </w:rPr>
                <w:delText>National Privacy Commission Advisory Opinion No. 2020-041</w:delText>
              </w:r>
              <w:r w:rsidDel="00EF4D07">
                <w:fldChar w:fldCharType="end"/>
              </w:r>
            </w:del>
          </w:p>
        </w:tc>
      </w:tr>
      <w:tr w:rsidR="002263BA" w:rsidRPr="002263BA" w:rsidDel="00EF4D07" w14:paraId="4ADEA528" w14:textId="34747BFC" w:rsidTr="002263BA">
        <w:trPr>
          <w:del w:id="664" w:author="Bahar Toto" w:date="2026-06-15T13:56:00Z"/>
        </w:trPr>
        <w:tc>
          <w:tcPr>
            <w:tcW w:w="4508" w:type="dxa"/>
          </w:tcPr>
          <w:p w14:paraId="3A85EDAA" w14:textId="4DB72EE0" w:rsidR="002263BA" w:rsidRPr="002263BA" w:rsidDel="00EF4D07" w:rsidRDefault="002263BA" w:rsidP="00373F30">
            <w:pPr>
              <w:jc w:val="both"/>
              <w:rPr>
                <w:del w:id="665" w:author="Bahar Toto" w:date="2026-06-15T13:56:00Z" w16du:dateUtc="2026-06-15T12:56:00Z"/>
              </w:rPr>
            </w:pPr>
            <w:del w:id="666" w:author="Bahar Toto" w:date="2026-06-15T13:56:00Z" w16du:dateUtc="2026-06-15T12:56:00Z">
              <w:r w:rsidDel="00EF4D07">
                <w:delText xml:space="preserve">Cybercrime Prevention Act </w:delText>
              </w:r>
            </w:del>
          </w:p>
        </w:tc>
        <w:tc>
          <w:tcPr>
            <w:tcW w:w="4508" w:type="dxa"/>
          </w:tcPr>
          <w:p w14:paraId="3EFB5452" w14:textId="00B82BC9" w:rsidR="002263BA" w:rsidRPr="002263BA" w:rsidDel="00EF4D07" w:rsidRDefault="002263BA" w:rsidP="00373F30">
            <w:pPr>
              <w:jc w:val="both"/>
              <w:rPr>
                <w:del w:id="667" w:author="Bahar Toto" w:date="2026-06-15T13:56:00Z" w16du:dateUtc="2026-06-15T12:56:00Z"/>
              </w:rPr>
            </w:pPr>
            <w:del w:id="668" w:author="Bahar Toto" w:date="2026-06-15T13:56:00Z" w16du:dateUtc="2026-06-15T12:56:00Z">
              <w:r w:rsidDel="00EF4D07">
                <w:fldChar w:fldCharType="begin"/>
              </w:r>
              <w:r w:rsidDel="00EF4D07">
                <w:delInstrText>HYPERLINK "https://www.officialgazette.gov.ph/2012/09/12/republic-act-no-10175/"</w:delInstrText>
              </w:r>
              <w:r w:rsidDel="00EF4D07">
                <w:fldChar w:fldCharType="separate"/>
              </w:r>
              <w:r w:rsidRPr="002263BA" w:rsidDel="00EF4D07">
                <w:rPr>
                  <w:rStyle w:val="Hyperlink"/>
                </w:rPr>
                <w:delText>Chapter 1 Section 4(c) 3 of the Cybercrime Prevention Act</w:delText>
              </w:r>
              <w:r w:rsidDel="00EF4D07">
                <w:fldChar w:fldCharType="end"/>
              </w:r>
              <w:r w:rsidRPr="002263BA" w:rsidDel="00EF4D07">
                <w:delText xml:space="preserve"> </w:delText>
              </w:r>
            </w:del>
          </w:p>
        </w:tc>
      </w:tr>
      <w:tr w:rsidR="002263BA" w:rsidRPr="002263BA" w:rsidDel="00EF4D07" w14:paraId="0858F30F" w14:textId="6D3C7FD4" w:rsidTr="002263BA">
        <w:trPr>
          <w:del w:id="669" w:author="Bahar Toto" w:date="2026-06-15T13:56:00Z"/>
        </w:trPr>
        <w:tc>
          <w:tcPr>
            <w:tcW w:w="4508" w:type="dxa"/>
          </w:tcPr>
          <w:p w14:paraId="5A72C16D" w14:textId="2440C3BB" w:rsidR="002263BA" w:rsidRPr="002263BA" w:rsidDel="00EF4D07" w:rsidRDefault="00210DAB" w:rsidP="00373F30">
            <w:pPr>
              <w:jc w:val="both"/>
              <w:rPr>
                <w:del w:id="670" w:author="Bahar Toto" w:date="2026-06-15T13:56:00Z" w16du:dateUtc="2026-06-15T12:56:00Z"/>
              </w:rPr>
            </w:pPr>
            <w:del w:id="671" w:author="Bahar Toto" w:date="2026-06-15T13:56:00Z" w16du:dateUtc="2026-06-15T12:56:00Z">
              <w:r w:rsidDel="00EF4D07">
                <w:delText xml:space="preserve">Supreme Court ruling </w:delText>
              </w:r>
              <w:r w:rsidR="00790286" w:rsidDel="00EF4D07">
                <w:delText xml:space="preserve">on the legality of the prohibition in the CPA penalizing spam </w:delText>
              </w:r>
            </w:del>
          </w:p>
        </w:tc>
        <w:tc>
          <w:tcPr>
            <w:tcW w:w="4508" w:type="dxa"/>
          </w:tcPr>
          <w:p w14:paraId="7F7360E3" w14:textId="6F0350B7" w:rsidR="002263BA" w:rsidRPr="002263BA" w:rsidDel="00EF4D07" w:rsidRDefault="002263BA" w:rsidP="00373F30">
            <w:pPr>
              <w:jc w:val="both"/>
              <w:rPr>
                <w:del w:id="672" w:author="Bahar Toto" w:date="2026-06-15T13:56:00Z" w16du:dateUtc="2026-06-15T12:56:00Z"/>
              </w:rPr>
            </w:pPr>
            <w:del w:id="673" w:author="Bahar Toto" w:date="2026-06-15T13:56:00Z" w16du:dateUtc="2026-06-15T12:56:00Z">
              <w:r w:rsidDel="00EF4D07">
                <w:fldChar w:fldCharType="begin"/>
              </w:r>
              <w:r w:rsidDel="00EF4D07">
                <w:delInstrText>HYPERLINK "https://elibrary.judiciary.gov.ph/thebookshelf/showdocs/1/56650"</w:delInstrText>
              </w:r>
              <w:r w:rsidDel="00EF4D07">
                <w:fldChar w:fldCharType="separate"/>
              </w:r>
              <w:r w:rsidRPr="002263BA" w:rsidDel="00EF4D07">
                <w:rPr>
                  <w:rStyle w:val="Hyperlink"/>
                  <w:i/>
                  <w:iCs/>
                </w:rPr>
                <w:delText xml:space="preserve">Disini v. Secretary of Justice, </w:delText>
              </w:r>
              <w:r w:rsidRPr="002263BA" w:rsidDel="00EF4D07">
                <w:rPr>
                  <w:rStyle w:val="Hyperlink"/>
                </w:rPr>
                <w:delText>Supreme Court of the Philippines G.R. No. 203335, 18 February 2014</w:delText>
              </w:r>
              <w:r w:rsidDel="00EF4D07">
                <w:fldChar w:fldCharType="end"/>
              </w:r>
            </w:del>
          </w:p>
        </w:tc>
      </w:tr>
    </w:tbl>
    <w:p w14:paraId="5B063C43" w14:textId="77777777" w:rsidR="002263BA" w:rsidRPr="0041007A" w:rsidRDefault="002263BA" w:rsidP="00462A4E">
      <w:pPr>
        <w:spacing w:after="0" w:line="240" w:lineRule="auto"/>
        <w:jc w:val="both"/>
        <w:rPr>
          <w:sz w:val="22"/>
          <w:szCs w:val="22"/>
        </w:rPr>
      </w:pPr>
    </w:p>
    <w:p w14:paraId="4FE72D5D" w14:textId="77777777" w:rsidR="00462A4E" w:rsidRPr="0041007A" w:rsidRDefault="00462A4E" w:rsidP="00462A4E">
      <w:pPr>
        <w:spacing w:after="0" w:line="240" w:lineRule="auto"/>
        <w:jc w:val="both"/>
        <w:rPr>
          <w:sz w:val="22"/>
          <w:szCs w:val="22"/>
          <w:lang w:val="en-US"/>
        </w:rPr>
      </w:pPr>
    </w:p>
    <w:p w14:paraId="19CB7371" w14:textId="3CD75D9A" w:rsidR="00953698" w:rsidRPr="0041007A" w:rsidRDefault="00E91145" w:rsidP="00462A4E">
      <w:pPr>
        <w:pStyle w:val="ListParagraph"/>
        <w:numPr>
          <w:ilvl w:val="2"/>
          <w:numId w:val="4"/>
        </w:numPr>
        <w:spacing w:after="0" w:line="240" w:lineRule="auto"/>
        <w:jc w:val="both"/>
        <w:rPr>
          <w:b/>
          <w:bCs/>
          <w:i/>
          <w:iCs/>
        </w:rPr>
      </w:pPr>
      <w:r w:rsidRPr="0041007A">
        <w:rPr>
          <w:b/>
          <w:bCs/>
          <w:i/>
          <w:iCs/>
        </w:rPr>
        <w:t>How is legitimate interest defined?</w:t>
      </w:r>
    </w:p>
    <w:p w14:paraId="6CD53EBD" w14:textId="77777777" w:rsidR="00462A4E" w:rsidRPr="0041007A" w:rsidRDefault="00462A4E" w:rsidP="00462A4E">
      <w:pPr>
        <w:pStyle w:val="ListParagraph"/>
        <w:spacing w:after="0" w:line="240" w:lineRule="auto"/>
        <w:jc w:val="both"/>
        <w:rPr>
          <w:b/>
          <w:bCs/>
          <w:i/>
          <w:iCs/>
        </w:rPr>
      </w:pPr>
    </w:p>
    <w:p w14:paraId="3CF58609" w14:textId="6D1AEC95" w:rsidR="00462A4E" w:rsidRDefault="00AC0595" w:rsidP="00462A4E">
      <w:pPr>
        <w:spacing w:after="0" w:line="240" w:lineRule="auto"/>
        <w:jc w:val="both"/>
        <w:rPr>
          <w:sz w:val="22"/>
          <w:szCs w:val="22"/>
        </w:rPr>
      </w:pPr>
      <w:r>
        <w:rPr>
          <w:sz w:val="22"/>
          <w:szCs w:val="22"/>
        </w:rPr>
        <w:t>L</w:t>
      </w:r>
      <w:r w:rsidR="00CB507F" w:rsidRPr="0041007A">
        <w:rPr>
          <w:sz w:val="22"/>
          <w:szCs w:val="22"/>
        </w:rPr>
        <w:t xml:space="preserve">egitimate interest refers to any actual and real interest, benefit, or gain that a </w:t>
      </w:r>
      <w:r>
        <w:rPr>
          <w:sz w:val="22"/>
          <w:szCs w:val="22"/>
        </w:rPr>
        <w:t xml:space="preserve">data controller </w:t>
      </w:r>
      <w:r w:rsidR="00CB507F" w:rsidRPr="0041007A">
        <w:rPr>
          <w:sz w:val="22"/>
          <w:szCs w:val="22"/>
        </w:rPr>
        <w:t xml:space="preserve">or third party may have in or may derive from the processing of specific personal information. </w:t>
      </w:r>
    </w:p>
    <w:p w14:paraId="74A9AFA0" w14:textId="77777777" w:rsidR="00826E98" w:rsidRDefault="00826E98"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826E98" w:rsidRPr="00692A09" w14:paraId="387BFE9F" w14:textId="77777777" w:rsidTr="00CD0FB9">
        <w:tc>
          <w:tcPr>
            <w:tcW w:w="4508" w:type="dxa"/>
          </w:tcPr>
          <w:p w14:paraId="5C88932E" w14:textId="77777777" w:rsidR="00826E98" w:rsidRPr="00692A09" w:rsidRDefault="00826E98" w:rsidP="00050BF6">
            <w:r w:rsidRPr="00692A09">
              <w:lastRenderedPageBreak/>
              <w:t xml:space="preserve">Citation </w:t>
            </w:r>
          </w:p>
        </w:tc>
        <w:tc>
          <w:tcPr>
            <w:tcW w:w="4508" w:type="dxa"/>
          </w:tcPr>
          <w:p w14:paraId="7E833548" w14:textId="7A7EFAC9" w:rsidR="00826E98" w:rsidRPr="00692A09" w:rsidDel="00EF4D07" w:rsidRDefault="00EF4D07" w:rsidP="00050BF6">
            <w:pPr>
              <w:rPr>
                <w:del w:id="674" w:author="Bahar Toto" w:date="2026-06-15T13:57:00Z" w16du:dateUtc="2026-06-15T12:57:00Z"/>
              </w:rPr>
            </w:pPr>
            <w:ins w:id="675" w:author="Bahar Toto" w:date="2026-06-15T13:57:00Z" w16du:dateUtc="2026-06-15T12:57:00Z">
              <w:r>
                <w:t xml:space="preserve">Section 3(A) of the </w:t>
              </w:r>
              <w:r w:rsidRPr="00185FBA">
                <w:t>Circular No. 2023-07</w:t>
              </w:r>
            </w:ins>
          </w:p>
          <w:p w14:paraId="0AA008BD" w14:textId="6328E953" w:rsidR="00826E98" w:rsidRPr="00692A09" w:rsidRDefault="00826E98" w:rsidP="00050BF6"/>
        </w:tc>
      </w:tr>
      <w:tr w:rsidR="00826E98" w:rsidRPr="00692A09" w:rsidDel="00EF4D07" w14:paraId="77803A4E" w14:textId="0C4F01DC" w:rsidTr="00CD0FB9">
        <w:trPr>
          <w:del w:id="676" w:author="Bahar Toto" w:date="2026-06-15T13:57:00Z"/>
        </w:trPr>
        <w:tc>
          <w:tcPr>
            <w:tcW w:w="4508" w:type="dxa"/>
          </w:tcPr>
          <w:p w14:paraId="0A5AAF2D" w14:textId="5974F251" w:rsidR="00826E98" w:rsidRPr="00692A09" w:rsidDel="00EF4D07" w:rsidRDefault="00CD0FB9" w:rsidP="009D516F">
            <w:pPr>
              <w:jc w:val="both"/>
              <w:rPr>
                <w:del w:id="677" w:author="Bahar Toto" w:date="2026-06-15T13:57:00Z" w16du:dateUtc="2026-06-15T12:57:00Z"/>
              </w:rPr>
            </w:pPr>
            <w:del w:id="678" w:author="Bahar Toto" w:date="2026-06-15T13:57:00Z" w16du:dateUtc="2026-06-15T12:57:00Z">
              <w:r w:rsidRPr="00692A09" w:rsidDel="00EF4D07">
                <w:delText xml:space="preserve">National Privacy Commission Guidelines on Legitimate Interest </w:delText>
              </w:r>
            </w:del>
          </w:p>
        </w:tc>
        <w:tc>
          <w:tcPr>
            <w:tcW w:w="4508" w:type="dxa"/>
          </w:tcPr>
          <w:p w14:paraId="53FEF816" w14:textId="5BFCCCF0" w:rsidR="00826E98" w:rsidRPr="00692A09" w:rsidDel="00EF4D07" w:rsidRDefault="00826E98" w:rsidP="009D516F">
            <w:pPr>
              <w:jc w:val="both"/>
              <w:rPr>
                <w:del w:id="679" w:author="Bahar Toto" w:date="2026-06-15T13:57:00Z" w16du:dateUtc="2026-06-15T12:57:00Z"/>
              </w:rPr>
            </w:pPr>
            <w:del w:id="680" w:author="Bahar Toto" w:date="2026-06-15T13:57:00Z" w16du:dateUtc="2026-06-15T12:57:00Z">
              <w:r w:rsidDel="00EF4D07">
                <w:fldChar w:fldCharType="begin"/>
              </w:r>
              <w:r w:rsidDel="00EF4D07">
                <w:delInstrText>HYPERLINK "https://privacy.gov.ph/wp-content/uploads/2024/01/NPC-Circular-No.-2023-07_Guidelines-on-Legitimate-Interest_13-December-2023.pdf"</w:delInstrText>
              </w:r>
              <w:r w:rsidDel="00EF4D07">
                <w:fldChar w:fldCharType="separate"/>
              </w:r>
              <w:r w:rsidRPr="00692A09" w:rsidDel="00EF4D07">
                <w:rPr>
                  <w:rStyle w:val="Hyperlink"/>
                </w:rPr>
                <w:delText>Section 3(A), National Privacy Commission Circular No. 2023-07</w:delText>
              </w:r>
              <w:r w:rsidDel="00EF4D07">
                <w:fldChar w:fldCharType="end"/>
              </w:r>
            </w:del>
          </w:p>
        </w:tc>
      </w:tr>
    </w:tbl>
    <w:p w14:paraId="6622B50D" w14:textId="77777777" w:rsidR="00826E98" w:rsidRPr="0041007A" w:rsidRDefault="00826E98" w:rsidP="00462A4E">
      <w:pPr>
        <w:spacing w:after="0" w:line="240" w:lineRule="auto"/>
        <w:jc w:val="both"/>
        <w:rPr>
          <w:sz w:val="22"/>
          <w:szCs w:val="22"/>
        </w:rPr>
      </w:pPr>
    </w:p>
    <w:p w14:paraId="14648F08" w14:textId="4BD4C77B" w:rsidR="00E91145" w:rsidRPr="0041007A" w:rsidRDefault="00CB507F" w:rsidP="00462A4E">
      <w:pPr>
        <w:spacing w:after="0" w:line="240" w:lineRule="auto"/>
        <w:jc w:val="both"/>
        <w:rPr>
          <w:sz w:val="22"/>
          <w:szCs w:val="22"/>
        </w:rPr>
      </w:pPr>
      <w:r w:rsidRPr="0041007A">
        <w:rPr>
          <w:sz w:val="22"/>
          <w:szCs w:val="22"/>
        </w:rPr>
        <w:t xml:space="preserve"> </w:t>
      </w:r>
    </w:p>
    <w:p w14:paraId="70CFD3FC" w14:textId="533A6F51" w:rsidR="00E91145" w:rsidRPr="0041007A" w:rsidRDefault="00E91145" w:rsidP="00462A4E">
      <w:pPr>
        <w:pStyle w:val="ListParagraph"/>
        <w:numPr>
          <w:ilvl w:val="2"/>
          <w:numId w:val="4"/>
        </w:numPr>
        <w:spacing w:after="0" w:line="240" w:lineRule="auto"/>
        <w:jc w:val="both"/>
        <w:rPr>
          <w:b/>
          <w:bCs/>
          <w:i/>
          <w:iCs/>
        </w:rPr>
      </w:pPr>
      <w:r w:rsidRPr="0041007A">
        <w:rPr>
          <w:b/>
          <w:bCs/>
          <w:i/>
          <w:iCs/>
        </w:rPr>
        <w:t>How is behavioral/personalized advertising defined?</w:t>
      </w:r>
    </w:p>
    <w:p w14:paraId="2606DAC4" w14:textId="77777777" w:rsidR="00462A4E" w:rsidRPr="0041007A" w:rsidRDefault="00462A4E" w:rsidP="00462A4E">
      <w:pPr>
        <w:pStyle w:val="ListParagraph"/>
        <w:spacing w:after="0" w:line="240" w:lineRule="auto"/>
        <w:jc w:val="both"/>
        <w:rPr>
          <w:b/>
          <w:bCs/>
          <w:i/>
          <w:iCs/>
        </w:rPr>
      </w:pPr>
    </w:p>
    <w:p w14:paraId="20634B5E" w14:textId="08ABCB03" w:rsidR="00E91145" w:rsidRDefault="00BB367D" w:rsidP="00462A4E">
      <w:pPr>
        <w:spacing w:after="0" w:line="240" w:lineRule="auto"/>
        <w:jc w:val="both"/>
        <w:rPr>
          <w:sz w:val="22"/>
          <w:szCs w:val="22"/>
        </w:rPr>
      </w:pPr>
      <w:r w:rsidRPr="0041007A">
        <w:rPr>
          <w:sz w:val="22"/>
          <w:szCs w:val="22"/>
        </w:rPr>
        <w:t xml:space="preserve">While the </w:t>
      </w:r>
      <w:ins w:id="681" w:author="Bahar Toto" w:date="2026-06-15T13:04:00Z" w16du:dateUtc="2026-06-15T12:04:00Z">
        <w:r w:rsidR="007154D8">
          <w:rPr>
            <w:sz w:val="22"/>
            <w:szCs w:val="22"/>
          </w:rPr>
          <w:t xml:space="preserve">Data </w:t>
        </w:r>
      </w:ins>
      <w:ins w:id="682" w:author="Bahar Toto" w:date="2026-06-15T14:52:00Z" w16du:dateUtc="2026-06-15T13:52:00Z">
        <w:r w:rsidR="00671D4A">
          <w:rPr>
            <w:rFonts w:asciiTheme="majorHAnsi" w:hAnsiTheme="majorHAnsi"/>
            <w:sz w:val="22"/>
            <w:szCs w:val="22"/>
          </w:rPr>
          <w:t xml:space="preserve">Privacy </w:t>
        </w:r>
      </w:ins>
      <w:ins w:id="683" w:author="Bahar Toto" w:date="2026-06-15T13:04:00Z" w16du:dateUtc="2026-06-15T12:04:00Z">
        <w:r w:rsidR="007154D8">
          <w:rPr>
            <w:sz w:val="22"/>
            <w:szCs w:val="22"/>
          </w:rPr>
          <w:t xml:space="preserve">Act </w:t>
        </w:r>
      </w:ins>
      <w:del w:id="684" w:author="Bahar Toto" w:date="2026-06-15T13:04:00Z" w16du:dateUtc="2026-06-15T12:04:00Z">
        <w:r w:rsidRPr="0041007A" w:rsidDel="007154D8">
          <w:rPr>
            <w:sz w:val="22"/>
            <w:szCs w:val="22"/>
          </w:rPr>
          <w:delText xml:space="preserve">DPA </w:delText>
        </w:r>
      </w:del>
      <w:r w:rsidRPr="0041007A">
        <w:rPr>
          <w:sz w:val="22"/>
          <w:szCs w:val="22"/>
        </w:rPr>
        <w:t>does</w:t>
      </w:r>
      <w:r w:rsidR="00C24033" w:rsidRPr="0041007A">
        <w:rPr>
          <w:sz w:val="22"/>
          <w:szCs w:val="22"/>
        </w:rPr>
        <w:t xml:space="preserve"> not define </w:t>
      </w:r>
      <w:ins w:id="685" w:author="Bahar Toto" w:date="2026-06-15T13:59:00Z" w16du:dateUtc="2026-06-15T12:59:00Z">
        <w:r w:rsidR="00CA61ED">
          <w:rPr>
            <w:sz w:val="22"/>
            <w:szCs w:val="22"/>
          </w:rPr>
          <w:t>'</w:t>
        </w:r>
      </w:ins>
      <w:proofErr w:type="spellStart"/>
      <w:del w:id="686" w:author="Bahar Toto" w:date="2026-06-15T13:59:00Z" w16du:dateUtc="2026-06-15T12:59:00Z">
        <w:r w:rsidR="00C24033" w:rsidRPr="0041007A" w:rsidDel="00CA61ED">
          <w:rPr>
            <w:sz w:val="22"/>
            <w:szCs w:val="22"/>
          </w:rPr>
          <w:delText>“</w:delText>
        </w:r>
      </w:del>
      <w:r w:rsidR="00C24033" w:rsidRPr="0041007A">
        <w:rPr>
          <w:sz w:val="22"/>
          <w:szCs w:val="22"/>
        </w:rPr>
        <w:t>behavioral</w:t>
      </w:r>
      <w:proofErr w:type="spellEnd"/>
      <w:r w:rsidR="00C24033" w:rsidRPr="0041007A">
        <w:rPr>
          <w:sz w:val="22"/>
          <w:szCs w:val="22"/>
        </w:rPr>
        <w:t xml:space="preserve"> advertising</w:t>
      </w:r>
      <w:del w:id="687" w:author="Bahar Toto" w:date="2026-06-15T13:59:00Z" w16du:dateUtc="2026-06-15T12:59:00Z">
        <w:r w:rsidR="00C24033" w:rsidRPr="0041007A" w:rsidDel="00CA61ED">
          <w:rPr>
            <w:sz w:val="22"/>
            <w:szCs w:val="22"/>
          </w:rPr>
          <w:delText>”</w:delText>
        </w:r>
      </w:del>
      <w:ins w:id="688" w:author="Bahar Toto" w:date="2026-06-15T13:59:00Z" w16du:dateUtc="2026-06-15T12:59:00Z">
        <w:r w:rsidR="00CA61ED">
          <w:rPr>
            <w:sz w:val="22"/>
            <w:szCs w:val="22"/>
          </w:rPr>
          <w:t>'</w:t>
        </w:r>
      </w:ins>
      <w:r w:rsidR="00C24033" w:rsidRPr="0041007A">
        <w:rPr>
          <w:sz w:val="22"/>
          <w:szCs w:val="22"/>
        </w:rPr>
        <w:t xml:space="preserve"> as a standalone term, </w:t>
      </w:r>
      <w:r w:rsidR="00023621" w:rsidRPr="0041007A">
        <w:rPr>
          <w:sz w:val="22"/>
          <w:szCs w:val="22"/>
        </w:rPr>
        <w:t>it</w:t>
      </w:r>
      <w:r w:rsidRPr="0041007A">
        <w:rPr>
          <w:sz w:val="22"/>
          <w:szCs w:val="22"/>
        </w:rPr>
        <w:t xml:space="preserve"> does</w:t>
      </w:r>
      <w:r w:rsidR="00023621" w:rsidRPr="0041007A">
        <w:rPr>
          <w:sz w:val="22"/>
          <w:szCs w:val="22"/>
        </w:rPr>
        <w:t xml:space="preserve"> </w:t>
      </w:r>
      <w:r w:rsidR="00C24033" w:rsidRPr="0041007A">
        <w:rPr>
          <w:sz w:val="22"/>
          <w:szCs w:val="22"/>
        </w:rPr>
        <w:t xml:space="preserve">define </w:t>
      </w:r>
      <w:del w:id="689" w:author="Bahar Toto" w:date="2026-06-15T13:59:00Z" w16du:dateUtc="2026-06-15T12:59:00Z">
        <w:r w:rsidR="00C24033" w:rsidRPr="0041007A" w:rsidDel="00CA61ED">
          <w:rPr>
            <w:sz w:val="22"/>
            <w:szCs w:val="22"/>
          </w:rPr>
          <w:delText>“</w:delText>
        </w:r>
      </w:del>
      <w:ins w:id="690" w:author="Bahar Toto" w:date="2026-06-15T13:59:00Z" w16du:dateUtc="2026-06-15T12:59:00Z">
        <w:r w:rsidR="00CA61ED">
          <w:rPr>
            <w:sz w:val="22"/>
            <w:szCs w:val="22"/>
          </w:rPr>
          <w:t>'</w:t>
        </w:r>
      </w:ins>
      <w:r w:rsidR="00C24033" w:rsidRPr="0041007A">
        <w:rPr>
          <w:sz w:val="22"/>
          <w:szCs w:val="22"/>
        </w:rPr>
        <w:t>profiling</w:t>
      </w:r>
      <w:del w:id="691" w:author="Bahar Toto" w:date="2026-06-15T13:59:00Z" w16du:dateUtc="2026-06-15T12:59:00Z">
        <w:r w:rsidR="00C24033" w:rsidRPr="0041007A" w:rsidDel="00CA61ED">
          <w:rPr>
            <w:sz w:val="22"/>
            <w:szCs w:val="22"/>
          </w:rPr>
          <w:delText>”</w:delText>
        </w:r>
      </w:del>
      <w:ins w:id="692" w:author="Bahar Toto" w:date="2026-06-15T13:59:00Z" w16du:dateUtc="2026-06-15T12:59:00Z">
        <w:r w:rsidR="00CA61ED">
          <w:rPr>
            <w:sz w:val="22"/>
            <w:szCs w:val="22"/>
          </w:rPr>
          <w:t>'</w:t>
        </w:r>
      </w:ins>
      <w:r w:rsidR="00C24033" w:rsidRPr="0041007A">
        <w:rPr>
          <w:sz w:val="22"/>
          <w:szCs w:val="22"/>
        </w:rPr>
        <w:t xml:space="preserve"> broadly as automated processing of personal data to evaluate/predict personal aspects</w:t>
      </w:r>
      <w:r w:rsidR="00023621" w:rsidRPr="0041007A">
        <w:rPr>
          <w:sz w:val="22"/>
          <w:szCs w:val="22"/>
        </w:rPr>
        <w:t xml:space="preserve"> (e.g., </w:t>
      </w:r>
      <w:r w:rsidR="00C24033" w:rsidRPr="0041007A">
        <w:rPr>
          <w:sz w:val="22"/>
          <w:szCs w:val="22"/>
        </w:rPr>
        <w:t xml:space="preserve">preferences, interests, </w:t>
      </w:r>
      <w:proofErr w:type="spellStart"/>
      <w:r w:rsidR="00023621" w:rsidRPr="0041007A">
        <w:rPr>
          <w:sz w:val="22"/>
          <w:szCs w:val="22"/>
        </w:rPr>
        <w:t>behavior</w:t>
      </w:r>
      <w:proofErr w:type="spellEnd"/>
      <w:r w:rsidR="00C24033" w:rsidRPr="0041007A">
        <w:rPr>
          <w:sz w:val="22"/>
          <w:szCs w:val="22"/>
        </w:rPr>
        <w:t>, location/movement</w:t>
      </w:r>
      <w:r w:rsidR="00023621" w:rsidRPr="0041007A">
        <w:rPr>
          <w:sz w:val="22"/>
          <w:szCs w:val="22"/>
        </w:rPr>
        <w:t>)</w:t>
      </w:r>
      <w:r w:rsidR="00C24033" w:rsidRPr="0041007A">
        <w:rPr>
          <w:sz w:val="22"/>
          <w:szCs w:val="22"/>
        </w:rPr>
        <w:t xml:space="preserve">, which is the closest functional concept for </w:t>
      </w:r>
      <w:proofErr w:type="spellStart"/>
      <w:r w:rsidRPr="0041007A">
        <w:rPr>
          <w:sz w:val="22"/>
          <w:szCs w:val="22"/>
        </w:rPr>
        <w:t>behavioral</w:t>
      </w:r>
      <w:proofErr w:type="spellEnd"/>
      <w:r w:rsidRPr="0041007A">
        <w:rPr>
          <w:sz w:val="22"/>
          <w:szCs w:val="22"/>
        </w:rPr>
        <w:t>/personalized advertising</w:t>
      </w:r>
      <w:r w:rsidR="00C24033" w:rsidRPr="0041007A">
        <w:rPr>
          <w:sz w:val="22"/>
          <w:szCs w:val="22"/>
        </w:rPr>
        <w:t>.</w:t>
      </w:r>
    </w:p>
    <w:p w14:paraId="3FF1143D" w14:textId="77777777" w:rsidR="00A02732" w:rsidRDefault="00A02732"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A02732" w:rsidRPr="00692A09" w14:paraId="6AC85486" w14:textId="77777777" w:rsidTr="00050BF6">
        <w:tc>
          <w:tcPr>
            <w:tcW w:w="4508" w:type="dxa"/>
          </w:tcPr>
          <w:p w14:paraId="2AC2B2A1" w14:textId="77777777" w:rsidR="00A02732" w:rsidRPr="00692A09" w:rsidRDefault="00A02732" w:rsidP="00050BF6">
            <w:r w:rsidRPr="00692A09">
              <w:t xml:space="preserve">Citation </w:t>
            </w:r>
          </w:p>
        </w:tc>
        <w:tc>
          <w:tcPr>
            <w:tcW w:w="4508" w:type="dxa"/>
          </w:tcPr>
          <w:p w14:paraId="0A4B9C50" w14:textId="214D4C0C" w:rsidR="00A02732" w:rsidRPr="00692A09" w:rsidDel="00DA5BA7" w:rsidRDefault="00DA5BA7" w:rsidP="00050BF6">
            <w:pPr>
              <w:rPr>
                <w:del w:id="693" w:author="Bahar Toto" w:date="2026-06-15T13:59:00Z" w16du:dateUtc="2026-06-15T12:59:00Z"/>
              </w:rPr>
            </w:pPr>
            <w:ins w:id="694" w:author="Bahar Toto" w:date="2026-06-15T13:59:00Z" w16du:dateUtc="2026-06-15T12:59:00Z">
              <w:r>
                <w:t xml:space="preserve">Section 2(L) of </w:t>
              </w:r>
            </w:ins>
            <w:ins w:id="695" w:author="Bahar Toto" w:date="2026-06-15T14:00:00Z" w16du:dateUtc="2026-06-15T13:00:00Z">
              <w:r>
                <w:fldChar w:fldCharType="begin"/>
              </w:r>
              <w:r>
                <w:instrText>HYPERLINK "https://privacy.gov.ph/wp-content/uploads/2023/05/Circular-2022-04-1.pdf"</w:instrText>
              </w:r>
              <w:r>
                <w:fldChar w:fldCharType="separate"/>
              </w:r>
              <w:r w:rsidRPr="00DA5BA7">
                <w:rPr>
                  <w:rStyle w:val="Hyperlink"/>
                  <w:rFonts w:eastAsiaTheme="minorEastAsia"/>
                  <w:kern w:val="0"/>
                  <w:sz w:val="24"/>
                  <w:szCs w:val="24"/>
                  <w:lang w:eastAsia="ja-JP"/>
                  <w14:ligatures w14:val="none"/>
                </w:rPr>
                <w:t xml:space="preserve">Circular </w:t>
              </w:r>
              <w:r w:rsidRPr="00DA5BA7">
                <w:rPr>
                  <w:rStyle w:val="Hyperlink"/>
                </w:rPr>
                <w:t>No. 2022-04 on Registration of Data Processing System, Notification Regarding Automated Decision-Making or Profiling, Designation of Data Protection Officer, and the National Privacy Commission Seal of Registration</w:t>
              </w:r>
              <w:r>
                <w:fldChar w:fldCharType="end"/>
              </w:r>
              <w:r w:rsidRPr="00692A09">
                <w:t xml:space="preserve"> </w:t>
              </w:r>
            </w:ins>
            <w:ins w:id="696" w:author="Bahar Toto" w:date="2026-06-15T14:01:00Z" w16du:dateUtc="2026-06-15T13:01:00Z">
              <w:r>
                <w:t>(</w:t>
              </w:r>
              <w:r w:rsidRPr="00DA5BA7">
                <w:t>Circular No. 2022-04</w:t>
              </w:r>
              <w:r>
                <w:t>)</w:t>
              </w:r>
            </w:ins>
          </w:p>
          <w:p w14:paraId="11B86A07" w14:textId="77777777" w:rsidR="00A02732" w:rsidRPr="00692A09" w:rsidRDefault="00A02732" w:rsidP="00050BF6"/>
        </w:tc>
      </w:tr>
      <w:tr w:rsidR="00A02732" w:rsidRPr="00692A09" w:rsidDel="00DA5BA7" w14:paraId="346DAFA7" w14:textId="57F830A8" w:rsidTr="00050BF6">
        <w:trPr>
          <w:del w:id="697" w:author="Bahar Toto" w:date="2026-06-15T14:01:00Z"/>
        </w:trPr>
        <w:tc>
          <w:tcPr>
            <w:tcW w:w="4508" w:type="dxa"/>
          </w:tcPr>
          <w:p w14:paraId="225F8B8C" w14:textId="7D2D5015" w:rsidR="00A02732" w:rsidRPr="00692A09" w:rsidDel="00DA5BA7" w:rsidRDefault="00A02732" w:rsidP="009D516F">
            <w:pPr>
              <w:jc w:val="both"/>
              <w:rPr>
                <w:del w:id="698" w:author="Bahar Toto" w:date="2026-06-15T14:01:00Z" w16du:dateUtc="2026-06-15T13:01:00Z"/>
              </w:rPr>
            </w:pPr>
            <w:del w:id="699" w:author="Bahar Toto" w:date="2026-06-15T14:01:00Z" w16du:dateUtc="2026-06-15T13:01:00Z">
              <w:r w:rsidRPr="00692A09" w:rsidDel="00DA5BA7">
                <w:delText xml:space="preserve">National Privacy Commission Circular on </w:delText>
              </w:r>
              <w:r w:rsidR="00543D99" w:rsidRPr="00692A09" w:rsidDel="00DA5BA7">
                <w:delText>Registration of Data Processing System, Notification Regarding Automated Decision-Making</w:delText>
              </w:r>
              <w:r w:rsidR="001A0C37" w:rsidRPr="00692A09" w:rsidDel="00DA5BA7">
                <w:delText xml:space="preserve"> or Profiling, Designation of Data Protection Officer, and the National Privacy Commission Seal of Registration </w:delText>
              </w:r>
            </w:del>
          </w:p>
        </w:tc>
        <w:tc>
          <w:tcPr>
            <w:tcW w:w="4508" w:type="dxa"/>
          </w:tcPr>
          <w:p w14:paraId="46793EDE" w14:textId="74115509" w:rsidR="00A02732" w:rsidRPr="00692A09" w:rsidDel="00DA5BA7" w:rsidRDefault="004A0BE4" w:rsidP="009D516F">
            <w:pPr>
              <w:jc w:val="both"/>
              <w:rPr>
                <w:del w:id="700" w:author="Bahar Toto" w:date="2026-06-15T14:01:00Z" w16du:dateUtc="2026-06-15T13:01:00Z"/>
              </w:rPr>
            </w:pPr>
            <w:del w:id="701" w:author="Bahar Toto" w:date="2026-06-15T14:01:00Z" w16du:dateUtc="2026-06-15T13:01:00Z">
              <w:r w:rsidDel="00DA5BA7">
                <w:fldChar w:fldCharType="begin"/>
              </w:r>
              <w:r w:rsidDel="00DA5BA7">
                <w:delInstrText>HYPERLINK "https://privacy.gov.ph/wp-content/uploads/2023/05/Circular-2022-04-1.pdf"</w:delInstrText>
              </w:r>
              <w:r w:rsidDel="00DA5BA7">
                <w:fldChar w:fldCharType="separate"/>
              </w:r>
              <w:r w:rsidRPr="00692A09" w:rsidDel="00DA5BA7">
                <w:rPr>
                  <w:rStyle w:val="Hyperlink"/>
                </w:rPr>
                <w:delText>Section 2(L), National Privacy Commission Circular No. 2022-04</w:delText>
              </w:r>
              <w:r w:rsidDel="00DA5BA7">
                <w:fldChar w:fldCharType="end"/>
              </w:r>
              <w:r w:rsidRPr="00692A09" w:rsidDel="00DA5BA7">
                <w:delText xml:space="preserve"> </w:delText>
              </w:r>
            </w:del>
          </w:p>
        </w:tc>
      </w:tr>
    </w:tbl>
    <w:p w14:paraId="530CBD30" w14:textId="77777777" w:rsidR="00A02732" w:rsidRPr="0041007A" w:rsidRDefault="00A02732" w:rsidP="00462A4E">
      <w:pPr>
        <w:spacing w:after="0" w:line="240" w:lineRule="auto"/>
        <w:jc w:val="both"/>
        <w:rPr>
          <w:sz w:val="22"/>
          <w:szCs w:val="22"/>
        </w:rPr>
      </w:pPr>
    </w:p>
    <w:p w14:paraId="4DD53AAD" w14:textId="77777777" w:rsidR="00462A4E" w:rsidRPr="0041007A" w:rsidRDefault="00462A4E" w:rsidP="00462A4E">
      <w:pPr>
        <w:spacing w:after="0" w:line="240" w:lineRule="auto"/>
        <w:jc w:val="both"/>
        <w:rPr>
          <w:sz w:val="22"/>
          <w:szCs w:val="22"/>
        </w:rPr>
      </w:pPr>
    </w:p>
    <w:p w14:paraId="1C4F2433" w14:textId="65A6336B" w:rsidR="00E91145" w:rsidRPr="0041007A" w:rsidRDefault="00E91145" w:rsidP="00462A4E">
      <w:pPr>
        <w:pStyle w:val="ListParagraph"/>
        <w:numPr>
          <w:ilvl w:val="2"/>
          <w:numId w:val="4"/>
        </w:numPr>
        <w:spacing w:after="0" w:line="240" w:lineRule="auto"/>
        <w:jc w:val="both"/>
        <w:rPr>
          <w:b/>
          <w:bCs/>
          <w:i/>
          <w:iCs/>
        </w:rPr>
      </w:pPr>
      <w:r w:rsidRPr="0041007A">
        <w:rPr>
          <w:b/>
          <w:bCs/>
          <w:i/>
          <w:iCs/>
        </w:rPr>
        <w:t>How is dark pattern defined?</w:t>
      </w:r>
    </w:p>
    <w:p w14:paraId="09B51467" w14:textId="77777777" w:rsidR="00462A4E" w:rsidRPr="0041007A" w:rsidRDefault="00462A4E" w:rsidP="00462A4E">
      <w:pPr>
        <w:pStyle w:val="ListParagraph"/>
        <w:spacing w:after="0" w:line="240" w:lineRule="auto"/>
        <w:jc w:val="both"/>
        <w:rPr>
          <w:b/>
          <w:bCs/>
          <w:i/>
          <w:iCs/>
        </w:rPr>
      </w:pPr>
    </w:p>
    <w:p w14:paraId="54E71FFE" w14:textId="023A2EC4" w:rsidR="00E91145" w:rsidRDefault="000F3C1A" w:rsidP="00462A4E">
      <w:pPr>
        <w:spacing w:after="0" w:line="240" w:lineRule="auto"/>
        <w:jc w:val="both"/>
        <w:rPr>
          <w:sz w:val="22"/>
          <w:szCs w:val="22"/>
        </w:rPr>
      </w:pPr>
      <w:r w:rsidRPr="0041007A">
        <w:rPr>
          <w:sz w:val="22"/>
          <w:szCs w:val="22"/>
        </w:rPr>
        <w:t xml:space="preserve">The NPC defines </w:t>
      </w:r>
      <w:r w:rsidR="00B22634" w:rsidRPr="0041007A">
        <w:rPr>
          <w:sz w:val="22"/>
          <w:szCs w:val="22"/>
        </w:rPr>
        <w:t>deceptive design patterns</w:t>
      </w:r>
      <w:r w:rsidR="000E3794" w:rsidRPr="0041007A">
        <w:rPr>
          <w:sz w:val="22"/>
          <w:szCs w:val="22"/>
        </w:rPr>
        <w:t xml:space="preserve"> (</w:t>
      </w:r>
      <w:r w:rsidR="00CA283C" w:rsidRPr="0041007A">
        <w:rPr>
          <w:sz w:val="22"/>
          <w:szCs w:val="22"/>
        </w:rPr>
        <w:t xml:space="preserve">essentially </w:t>
      </w:r>
      <w:ins w:id="702" w:author="Bahar Toto" w:date="2026-06-15T14:01:00Z" w16du:dateUtc="2026-06-15T13:01:00Z">
        <w:r w:rsidR="00DA5BA7">
          <w:rPr>
            <w:sz w:val="22"/>
            <w:szCs w:val="22"/>
          </w:rPr>
          <w:t>'</w:t>
        </w:r>
      </w:ins>
      <w:del w:id="703" w:author="Bahar Toto" w:date="2026-06-15T14:01:00Z" w16du:dateUtc="2026-06-15T13:01:00Z">
        <w:r w:rsidR="00CA283C" w:rsidRPr="0041007A" w:rsidDel="00DA5BA7">
          <w:rPr>
            <w:sz w:val="22"/>
            <w:szCs w:val="22"/>
          </w:rPr>
          <w:delText>“</w:delText>
        </w:r>
      </w:del>
      <w:r w:rsidR="00CA283C" w:rsidRPr="0041007A">
        <w:rPr>
          <w:sz w:val="22"/>
          <w:szCs w:val="22"/>
        </w:rPr>
        <w:t>dark patterns</w:t>
      </w:r>
      <w:del w:id="704" w:author="Bahar Toto" w:date="2026-06-15T14:01:00Z" w16du:dateUtc="2026-06-15T13:01:00Z">
        <w:r w:rsidR="00CA283C" w:rsidRPr="0041007A" w:rsidDel="00DA5BA7">
          <w:rPr>
            <w:sz w:val="22"/>
            <w:szCs w:val="22"/>
          </w:rPr>
          <w:delText>”</w:delText>
        </w:r>
      </w:del>
      <w:ins w:id="705" w:author="Bahar Toto" w:date="2026-06-15T14:01:00Z" w16du:dateUtc="2026-06-15T13:01:00Z">
        <w:r w:rsidR="00DA5BA7">
          <w:rPr>
            <w:sz w:val="22"/>
            <w:szCs w:val="22"/>
          </w:rPr>
          <w:t>'</w:t>
        </w:r>
      </w:ins>
      <w:r w:rsidR="000E3794" w:rsidRPr="0041007A">
        <w:rPr>
          <w:sz w:val="22"/>
          <w:szCs w:val="22"/>
        </w:rPr>
        <w:t xml:space="preserve">) </w:t>
      </w:r>
      <w:r w:rsidR="007718FB" w:rsidRPr="0041007A">
        <w:rPr>
          <w:sz w:val="22"/>
          <w:szCs w:val="22"/>
        </w:rPr>
        <w:t xml:space="preserve">as </w:t>
      </w:r>
      <w:r w:rsidR="00953698" w:rsidRPr="0041007A">
        <w:rPr>
          <w:sz w:val="22"/>
          <w:szCs w:val="22"/>
        </w:rPr>
        <w:t xml:space="preserve">design techniques embedded on an </w:t>
      </w:r>
      <w:proofErr w:type="spellStart"/>
      <w:r w:rsidR="00953698" w:rsidRPr="0041007A">
        <w:rPr>
          <w:sz w:val="22"/>
          <w:szCs w:val="22"/>
        </w:rPr>
        <w:t>analog</w:t>
      </w:r>
      <w:proofErr w:type="spellEnd"/>
      <w:r w:rsidR="00953698" w:rsidRPr="0041007A">
        <w:rPr>
          <w:sz w:val="22"/>
          <w:szCs w:val="22"/>
        </w:rPr>
        <w:t xml:space="preserve"> or digital interface that aim to manipulate or deceive a data subject to perform a specific act relating to the processing of their personal data.</w:t>
      </w:r>
    </w:p>
    <w:p w14:paraId="62F568C5" w14:textId="77777777" w:rsidR="00E91FF7" w:rsidRDefault="00E91FF7"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E91FF7" w:rsidRPr="00E91FF7" w14:paraId="6A29990A" w14:textId="77777777" w:rsidTr="00050BF6">
        <w:tc>
          <w:tcPr>
            <w:tcW w:w="4508" w:type="dxa"/>
          </w:tcPr>
          <w:p w14:paraId="06C8ED31" w14:textId="77777777" w:rsidR="00E91FF7" w:rsidRPr="00E91FF7" w:rsidRDefault="00E91FF7" w:rsidP="00050BF6">
            <w:r w:rsidRPr="00E91FF7">
              <w:t xml:space="preserve">Citation </w:t>
            </w:r>
          </w:p>
        </w:tc>
        <w:tc>
          <w:tcPr>
            <w:tcW w:w="4508" w:type="dxa"/>
          </w:tcPr>
          <w:p w14:paraId="65402DCA" w14:textId="7901A5CF" w:rsidR="00E91FF7" w:rsidRPr="00E91FF7" w:rsidRDefault="00DA5BA7" w:rsidP="00050BF6">
            <w:ins w:id="706" w:author="Bahar Toto" w:date="2026-06-15T14:01:00Z" w16du:dateUtc="2026-06-15T13:01:00Z">
              <w:r>
                <w:t xml:space="preserve">Section 2(a) of the </w:t>
              </w:r>
              <w:r w:rsidRPr="00467730">
                <w:t>Advisory Opinion No. 2023-016</w:t>
              </w:r>
            </w:ins>
          </w:p>
        </w:tc>
      </w:tr>
      <w:tr w:rsidR="00E91FF7" w:rsidRPr="00E91FF7" w:rsidDel="00DA5BA7" w14:paraId="7A327D97" w14:textId="74FAD223" w:rsidTr="00050BF6">
        <w:trPr>
          <w:del w:id="707" w:author="Bahar Toto" w:date="2026-06-15T14:02:00Z"/>
        </w:trPr>
        <w:tc>
          <w:tcPr>
            <w:tcW w:w="4508" w:type="dxa"/>
          </w:tcPr>
          <w:p w14:paraId="7AAB83B0" w14:textId="6C852B34" w:rsidR="00E91FF7" w:rsidRPr="00E91FF7" w:rsidDel="00DA5BA7" w:rsidRDefault="005F3343" w:rsidP="00050BF6">
            <w:pPr>
              <w:rPr>
                <w:del w:id="708" w:author="Bahar Toto" w:date="2026-06-15T14:02:00Z" w16du:dateUtc="2026-06-15T13:02:00Z"/>
              </w:rPr>
            </w:pPr>
            <w:del w:id="709" w:author="Bahar Toto" w:date="2026-06-15T14:02:00Z" w16du:dateUtc="2026-06-15T13:02:00Z">
              <w:r w:rsidDel="00DA5BA7">
                <w:delText>National Privacy Commission Guidelines on Deceptive Design Patterns</w:delText>
              </w:r>
            </w:del>
          </w:p>
        </w:tc>
        <w:tc>
          <w:tcPr>
            <w:tcW w:w="4508" w:type="dxa"/>
          </w:tcPr>
          <w:p w14:paraId="20E7DDBE" w14:textId="47BE922E" w:rsidR="00E91FF7" w:rsidRPr="00E91FF7" w:rsidDel="00DA5BA7" w:rsidRDefault="00E91FF7" w:rsidP="00050BF6">
            <w:pPr>
              <w:rPr>
                <w:del w:id="710" w:author="Bahar Toto" w:date="2026-06-15T14:02:00Z" w16du:dateUtc="2026-06-15T13:02:00Z"/>
              </w:rPr>
            </w:pPr>
            <w:del w:id="711" w:author="Bahar Toto" w:date="2026-06-15T14:02:00Z" w16du:dateUtc="2026-06-15T13:02:00Z">
              <w:r w:rsidDel="00DA5BA7">
                <w:fldChar w:fldCharType="begin"/>
              </w:r>
              <w:r w:rsidDel="00DA5BA7">
                <w:delInstrText>HYPERLINK "https://privacy.gov.ph/wp-content/uploads/2023/11/NPC-Advisory-No.-2023-01-Guidelines-on-Deceptive-Design-Patterns_7Nov23.pdf"</w:delInstrText>
              </w:r>
              <w:r w:rsidDel="00DA5BA7">
                <w:fldChar w:fldCharType="separate"/>
              </w:r>
              <w:r w:rsidRPr="00E91FF7" w:rsidDel="00DA5BA7">
                <w:rPr>
                  <w:rStyle w:val="Hyperlink"/>
                </w:rPr>
                <w:delText>Section 2(a) of National Privacy Commission Advisory No. 2023-01</w:delText>
              </w:r>
              <w:r w:rsidDel="00DA5BA7">
                <w:fldChar w:fldCharType="end"/>
              </w:r>
            </w:del>
          </w:p>
        </w:tc>
      </w:tr>
    </w:tbl>
    <w:p w14:paraId="3E95757C" w14:textId="77777777" w:rsidR="00E91FF7" w:rsidRPr="0041007A" w:rsidRDefault="00E91FF7" w:rsidP="00462A4E">
      <w:pPr>
        <w:spacing w:after="0" w:line="240" w:lineRule="auto"/>
        <w:jc w:val="both"/>
        <w:rPr>
          <w:sz w:val="22"/>
          <w:szCs w:val="22"/>
        </w:rPr>
      </w:pPr>
    </w:p>
    <w:p w14:paraId="5E86584A" w14:textId="77777777" w:rsidR="00462A4E" w:rsidRPr="0041007A" w:rsidRDefault="00462A4E" w:rsidP="00462A4E">
      <w:pPr>
        <w:spacing w:after="0" w:line="240" w:lineRule="auto"/>
        <w:jc w:val="both"/>
        <w:rPr>
          <w:sz w:val="22"/>
          <w:szCs w:val="22"/>
        </w:rPr>
      </w:pPr>
    </w:p>
    <w:p w14:paraId="412A88E0" w14:textId="0E9A27E0" w:rsidR="39B320CC" w:rsidRPr="0041007A" w:rsidRDefault="00E91145" w:rsidP="00462A4E">
      <w:pPr>
        <w:pStyle w:val="ListParagraph"/>
        <w:numPr>
          <w:ilvl w:val="2"/>
          <w:numId w:val="4"/>
        </w:numPr>
        <w:spacing w:after="0" w:line="240" w:lineRule="auto"/>
        <w:jc w:val="both"/>
        <w:rPr>
          <w:b/>
          <w:bCs/>
          <w:i/>
          <w:iCs/>
        </w:rPr>
      </w:pPr>
      <w:r w:rsidRPr="0041007A">
        <w:rPr>
          <w:b/>
          <w:bCs/>
          <w:i/>
          <w:iCs/>
        </w:rPr>
        <w:t>How is a data broker defined?</w:t>
      </w:r>
    </w:p>
    <w:p w14:paraId="1240C39B" w14:textId="77777777" w:rsidR="00462A4E" w:rsidRPr="0041007A" w:rsidRDefault="00462A4E" w:rsidP="00462A4E">
      <w:pPr>
        <w:pStyle w:val="ListParagraph"/>
        <w:spacing w:after="0" w:line="240" w:lineRule="auto"/>
        <w:jc w:val="both"/>
        <w:rPr>
          <w:b/>
          <w:bCs/>
          <w:i/>
          <w:iCs/>
        </w:rPr>
      </w:pPr>
    </w:p>
    <w:p w14:paraId="0EC58202" w14:textId="1B70BDDB" w:rsidR="00023621" w:rsidRPr="0041007A" w:rsidRDefault="000E3794" w:rsidP="00462A4E">
      <w:pPr>
        <w:spacing w:after="0" w:line="240" w:lineRule="auto"/>
        <w:jc w:val="both"/>
        <w:rPr>
          <w:sz w:val="22"/>
          <w:szCs w:val="22"/>
        </w:rPr>
      </w:pPr>
      <w:r w:rsidRPr="0041007A">
        <w:rPr>
          <w:sz w:val="22"/>
          <w:szCs w:val="22"/>
        </w:rPr>
        <w:t xml:space="preserve">There is currently no statutory definition of a </w:t>
      </w:r>
      <w:ins w:id="712" w:author="Bahar Toto" w:date="2026-06-15T14:02:00Z" w16du:dateUtc="2026-06-15T13:02:00Z">
        <w:r w:rsidR="00DA5BA7">
          <w:rPr>
            <w:sz w:val="22"/>
            <w:szCs w:val="22"/>
          </w:rPr>
          <w:t>'</w:t>
        </w:r>
      </w:ins>
      <w:del w:id="713" w:author="Bahar Toto" w:date="2026-06-15T14:02:00Z" w16du:dateUtc="2026-06-15T13:02:00Z">
        <w:r w:rsidRPr="0041007A" w:rsidDel="00DA5BA7">
          <w:rPr>
            <w:sz w:val="22"/>
            <w:szCs w:val="22"/>
          </w:rPr>
          <w:delText>“</w:delText>
        </w:r>
      </w:del>
      <w:r w:rsidRPr="0041007A">
        <w:rPr>
          <w:sz w:val="22"/>
          <w:szCs w:val="22"/>
        </w:rPr>
        <w:t>data broker</w:t>
      </w:r>
      <w:del w:id="714" w:author="Bahar Toto" w:date="2026-06-15T14:02:00Z" w16du:dateUtc="2026-06-15T13:02:00Z">
        <w:r w:rsidRPr="0041007A" w:rsidDel="00DA5BA7">
          <w:rPr>
            <w:sz w:val="22"/>
            <w:szCs w:val="22"/>
          </w:rPr>
          <w:delText>”</w:delText>
        </w:r>
      </w:del>
      <w:ins w:id="715" w:author="Bahar Toto" w:date="2026-06-15T14:02:00Z" w16du:dateUtc="2026-06-15T13:02:00Z">
        <w:r w:rsidR="00DA5BA7">
          <w:rPr>
            <w:sz w:val="22"/>
            <w:szCs w:val="22"/>
          </w:rPr>
          <w:t>'</w:t>
        </w:r>
      </w:ins>
      <w:r w:rsidRPr="0041007A">
        <w:rPr>
          <w:sz w:val="22"/>
          <w:szCs w:val="22"/>
        </w:rPr>
        <w:t xml:space="preserve"> under Philippine law.</w:t>
      </w:r>
    </w:p>
    <w:p w14:paraId="6DF407AA" w14:textId="77777777" w:rsidR="00462A4E" w:rsidRPr="0041007A" w:rsidRDefault="00462A4E" w:rsidP="00462A4E">
      <w:pPr>
        <w:spacing w:after="0" w:line="240" w:lineRule="auto"/>
        <w:jc w:val="both"/>
        <w:rPr>
          <w:sz w:val="22"/>
          <w:szCs w:val="22"/>
        </w:rPr>
      </w:pPr>
    </w:p>
    <w:p w14:paraId="11E98216" w14:textId="631E1E97" w:rsidR="007C24E1" w:rsidRDefault="00023621" w:rsidP="00462A4E">
      <w:pPr>
        <w:spacing w:after="0" w:line="240" w:lineRule="auto"/>
        <w:jc w:val="both"/>
        <w:rPr>
          <w:sz w:val="22"/>
          <w:szCs w:val="22"/>
        </w:rPr>
      </w:pPr>
      <w:r w:rsidRPr="0041007A">
        <w:rPr>
          <w:sz w:val="22"/>
          <w:szCs w:val="22"/>
        </w:rPr>
        <w:t xml:space="preserve">Nonetheless, from a privacy perspective, an entity that collects, aggregates, and/or trades personal data for commercial targeting is typically treated as a </w:t>
      </w:r>
      <w:ins w:id="716" w:author="Bahar Toto" w:date="2026-06-15T14:02:00Z">
        <w:r w:rsidR="00D57FC9" w:rsidRPr="00D57FC9">
          <w:rPr>
            <w:sz w:val="22"/>
            <w:szCs w:val="22"/>
          </w:rPr>
          <w:t>personal information controllers</w:t>
        </w:r>
      </w:ins>
      <w:ins w:id="717" w:author="Bahar Toto" w:date="2026-06-15T14:02:00Z" w16du:dateUtc="2026-06-15T13:02:00Z">
        <w:r w:rsidR="00D57FC9">
          <w:rPr>
            <w:sz w:val="22"/>
            <w:szCs w:val="22"/>
          </w:rPr>
          <w:t xml:space="preserve"> (</w:t>
        </w:r>
      </w:ins>
      <w:r w:rsidRPr="0041007A">
        <w:rPr>
          <w:sz w:val="22"/>
          <w:szCs w:val="22"/>
        </w:rPr>
        <w:t>PIC</w:t>
      </w:r>
      <w:ins w:id="718" w:author="Bahar Toto" w:date="2026-06-15T14:02:00Z" w16du:dateUtc="2026-06-15T13:02:00Z">
        <w:r w:rsidR="00D57FC9">
          <w:rPr>
            <w:sz w:val="22"/>
            <w:szCs w:val="22"/>
          </w:rPr>
          <w:t>)</w:t>
        </w:r>
      </w:ins>
      <w:r w:rsidRPr="0041007A">
        <w:rPr>
          <w:sz w:val="22"/>
          <w:szCs w:val="22"/>
        </w:rPr>
        <w:t xml:space="preserve"> and must comply with the data protection requirements under Philippine data privacy regulations.</w:t>
      </w:r>
    </w:p>
    <w:p w14:paraId="6BE3983D" w14:textId="77777777" w:rsidR="003B523D" w:rsidRDefault="003B523D"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3B523D" w:rsidRPr="003B523D" w14:paraId="68028079" w14:textId="77777777" w:rsidTr="00050BF6">
        <w:trPr>
          <w:trHeight w:val="300"/>
        </w:trPr>
        <w:tc>
          <w:tcPr>
            <w:tcW w:w="4508" w:type="dxa"/>
          </w:tcPr>
          <w:p w14:paraId="13FBCF9E" w14:textId="77777777" w:rsidR="003B523D" w:rsidRPr="003B523D" w:rsidRDefault="003B523D" w:rsidP="00050BF6">
            <w:r w:rsidRPr="003B523D">
              <w:t xml:space="preserve">Citation </w:t>
            </w:r>
          </w:p>
        </w:tc>
        <w:tc>
          <w:tcPr>
            <w:tcW w:w="4508" w:type="dxa"/>
          </w:tcPr>
          <w:p w14:paraId="3E58996B" w14:textId="15E4DF19" w:rsidR="003B523D" w:rsidRPr="003B523D" w:rsidRDefault="00D57FC9" w:rsidP="00050BF6">
            <w:ins w:id="719" w:author="Bahar Toto" w:date="2026-06-15T14:03:00Z" w16du:dateUtc="2026-06-15T13:03:00Z">
              <w:r w:rsidRPr="00D57FC9">
                <w:t>Chapter I, Section 3(h) of the Data Privacy Ac</w:t>
              </w:r>
              <w:r>
                <w:t>t</w:t>
              </w:r>
            </w:ins>
          </w:p>
        </w:tc>
      </w:tr>
      <w:tr w:rsidR="003B523D" w:rsidRPr="003B523D" w:rsidDel="00D57FC9" w14:paraId="00A269E2" w14:textId="27024569" w:rsidTr="00050BF6">
        <w:trPr>
          <w:trHeight w:val="300"/>
          <w:del w:id="720" w:author="Bahar Toto" w:date="2026-06-15T14:03:00Z"/>
        </w:trPr>
        <w:tc>
          <w:tcPr>
            <w:tcW w:w="4508" w:type="dxa"/>
          </w:tcPr>
          <w:p w14:paraId="4307A3A8" w14:textId="2C638627" w:rsidR="003B523D" w:rsidRPr="003B523D" w:rsidDel="00D57FC9" w:rsidRDefault="003B523D" w:rsidP="00050BF6">
            <w:pPr>
              <w:rPr>
                <w:del w:id="721" w:author="Bahar Toto" w:date="2026-06-15T14:03:00Z" w16du:dateUtc="2026-06-15T13:03:00Z"/>
              </w:rPr>
            </w:pPr>
            <w:del w:id="722" w:author="Bahar Toto" w:date="2026-06-15T14:03:00Z" w16du:dateUtc="2026-06-15T13:03:00Z">
              <w:r w:rsidRPr="003B523D" w:rsidDel="00D57FC9">
                <w:lastRenderedPageBreak/>
                <w:delText xml:space="preserve">Definition of Personal Information Controller </w:delText>
              </w:r>
            </w:del>
          </w:p>
        </w:tc>
        <w:tc>
          <w:tcPr>
            <w:tcW w:w="4508" w:type="dxa"/>
          </w:tcPr>
          <w:p w14:paraId="171E4DFC" w14:textId="47A884FA" w:rsidR="003B523D" w:rsidRPr="003B523D" w:rsidDel="00D57FC9" w:rsidRDefault="003B523D" w:rsidP="00050BF6">
            <w:pPr>
              <w:rPr>
                <w:del w:id="723" w:author="Bahar Toto" w:date="2026-06-15T14:03:00Z" w16du:dateUtc="2026-06-15T13:03:00Z"/>
              </w:rPr>
            </w:pPr>
            <w:del w:id="724" w:author="Bahar Toto" w:date="2026-06-15T14:03:00Z" w16du:dateUtc="2026-06-15T13:03:00Z">
              <w:r w:rsidDel="00D57FC9">
                <w:fldChar w:fldCharType="begin"/>
              </w:r>
              <w:r w:rsidDel="00D57FC9">
                <w:delInstrText>HYPERLINK "https://privacy.gov.ph/data-privacy-act/"</w:delInstrText>
              </w:r>
              <w:r w:rsidDel="00D57FC9">
                <w:fldChar w:fldCharType="separate"/>
              </w:r>
              <w:r w:rsidRPr="003B523D" w:rsidDel="00D57FC9">
                <w:rPr>
                  <w:rStyle w:val="Hyperlink"/>
                </w:rPr>
                <w:delText>Chapter I, Section 3(h) of the Data Privacy Act</w:delText>
              </w:r>
              <w:r w:rsidDel="00D57FC9">
                <w:fldChar w:fldCharType="end"/>
              </w:r>
              <w:r w:rsidRPr="003B523D" w:rsidDel="00D57FC9">
                <w:delText xml:space="preserve"> </w:delText>
              </w:r>
            </w:del>
          </w:p>
        </w:tc>
      </w:tr>
    </w:tbl>
    <w:p w14:paraId="5EDE5F53" w14:textId="77777777" w:rsidR="003B523D" w:rsidRPr="0041007A" w:rsidRDefault="003B523D" w:rsidP="00462A4E">
      <w:pPr>
        <w:spacing w:after="0" w:line="240" w:lineRule="auto"/>
        <w:jc w:val="both"/>
        <w:rPr>
          <w:sz w:val="22"/>
          <w:szCs w:val="22"/>
        </w:rPr>
      </w:pPr>
    </w:p>
    <w:p w14:paraId="61C9E703" w14:textId="77777777" w:rsidR="00462A4E" w:rsidRPr="0041007A" w:rsidRDefault="00462A4E" w:rsidP="00462A4E">
      <w:pPr>
        <w:spacing w:after="0" w:line="240" w:lineRule="auto"/>
        <w:jc w:val="both"/>
        <w:rPr>
          <w:sz w:val="22"/>
          <w:szCs w:val="22"/>
        </w:rPr>
      </w:pPr>
    </w:p>
    <w:p w14:paraId="396C7803" w14:textId="76D41E4B" w:rsidR="00AB21DF" w:rsidRPr="0041007A" w:rsidRDefault="7A889504" w:rsidP="00462A4E">
      <w:pPr>
        <w:pStyle w:val="ListParagraph"/>
        <w:numPr>
          <w:ilvl w:val="2"/>
          <w:numId w:val="4"/>
        </w:numPr>
        <w:spacing w:after="0" w:line="240" w:lineRule="auto"/>
        <w:jc w:val="both"/>
        <w:rPr>
          <w:b/>
          <w:bCs/>
          <w:i/>
          <w:iCs/>
        </w:rPr>
      </w:pPr>
      <w:r w:rsidRPr="0041007A">
        <w:rPr>
          <w:b/>
          <w:bCs/>
          <w:i/>
          <w:iCs/>
        </w:rPr>
        <w:t xml:space="preserve">How is minor defined? </w:t>
      </w:r>
    </w:p>
    <w:p w14:paraId="18FC9006" w14:textId="77777777" w:rsidR="00462A4E" w:rsidRPr="0041007A" w:rsidRDefault="00462A4E" w:rsidP="00462A4E">
      <w:pPr>
        <w:pStyle w:val="ListParagraph"/>
        <w:spacing w:after="0" w:line="240" w:lineRule="auto"/>
        <w:jc w:val="both"/>
        <w:rPr>
          <w:b/>
          <w:bCs/>
          <w:i/>
          <w:iCs/>
        </w:rPr>
      </w:pPr>
    </w:p>
    <w:p w14:paraId="1DA62DA0" w14:textId="020EF972" w:rsidR="2E334C89" w:rsidRPr="0041007A" w:rsidRDefault="00462A4E" w:rsidP="00462A4E">
      <w:pPr>
        <w:spacing w:after="0" w:line="240" w:lineRule="auto"/>
        <w:jc w:val="both"/>
        <w:rPr>
          <w:sz w:val="22"/>
          <w:szCs w:val="22"/>
        </w:rPr>
      </w:pPr>
      <w:r w:rsidRPr="0041007A">
        <w:rPr>
          <w:sz w:val="22"/>
          <w:szCs w:val="22"/>
        </w:rPr>
        <w:t xml:space="preserve">Under the </w:t>
      </w:r>
      <w:ins w:id="725" w:author="Bahar Toto" w:date="2026-06-15T14:03:00Z">
        <w:r w:rsidR="00D57FC9" w:rsidRPr="00D57FC9">
          <w:rPr>
            <w:sz w:val="22"/>
            <w:szCs w:val="22"/>
          </w:rPr>
          <w:fldChar w:fldCharType="begin"/>
        </w:r>
        <w:r w:rsidR="00D57FC9" w:rsidRPr="00D57FC9">
          <w:rPr>
            <w:sz w:val="22"/>
            <w:szCs w:val="22"/>
          </w:rPr>
          <w:instrText>HYPERLINK "https://elibrary.judiciary.gov.ph/thebookshelf/showdocs/5/95173"</w:instrText>
        </w:r>
        <w:r w:rsidR="00D57FC9" w:rsidRPr="00D57FC9">
          <w:rPr>
            <w:sz w:val="22"/>
            <w:szCs w:val="22"/>
          </w:rPr>
        </w:r>
        <w:r w:rsidR="00D57FC9" w:rsidRPr="00D57FC9">
          <w:rPr>
            <w:sz w:val="22"/>
            <w:szCs w:val="22"/>
          </w:rPr>
          <w:fldChar w:fldCharType="separate"/>
        </w:r>
        <w:r w:rsidR="00D57FC9" w:rsidRPr="00D57FC9">
          <w:rPr>
            <w:rStyle w:val="Hyperlink"/>
            <w:sz w:val="22"/>
            <w:szCs w:val="22"/>
          </w:rPr>
          <w:t>Family Code of the Philippines,</w:t>
        </w:r>
      </w:ins>
      <w:ins w:id="726" w:author="Bahar Toto" w:date="2026-06-15T14:03:00Z" w16du:dateUtc="2026-06-15T13:03:00Z">
        <w:r w:rsidR="00D57FC9" w:rsidRPr="00D57FC9">
          <w:rPr>
            <w:sz w:val="22"/>
            <w:szCs w:val="22"/>
          </w:rPr>
          <w:fldChar w:fldCharType="end"/>
        </w:r>
      </w:ins>
      <w:ins w:id="727" w:author="Bahar Toto" w:date="2026-06-15T14:03:00Z">
        <w:r w:rsidR="00D57FC9" w:rsidRPr="00D57FC9">
          <w:rPr>
            <w:sz w:val="22"/>
            <w:szCs w:val="22"/>
          </w:rPr>
          <w:t xml:space="preserve"> </w:t>
        </w:r>
        <w:r w:rsidR="00D57FC9" w:rsidRPr="00D57FC9">
          <w:rPr>
            <w:sz w:val="22"/>
            <w:szCs w:val="22"/>
          </w:rPr>
          <w:fldChar w:fldCharType="begin"/>
        </w:r>
        <w:r w:rsidR="00D57FC9" w:rsidRPr="00D57FC9">
          <w:rPr>
            <w:sz w:val="22"/>
            <w:szCs w:val="22"/>
          </w:rPr>
          <w:instrText>HYPERLINK "https://elibrary.judiciary.gov.ph/thebookshelf/showdocs/2/7025"</w:instrText>
        </w:r>
        <w:r w:rsidR="00D57FC9" w:rsidRPr="00D57FC9">
          <w:rPr>
            <w:sz w:val="22"/>
            <w:szCs w:val="22"/>
          </w:rPr>
        </w:r>
        <w:r w:rsidR="00D57FC9" w:rsidRPr="00D57FC9">
          <w:rPr>
            <w:sz w:val="22"/>
            <w:szCs w:val="22"/>
          </w:rPr>
          <w:fldChar w:fldCharType="separate"/>
        </w:r>
        <w:r w:rsidR="00D57FC9" w:rsidRPr="00D57FC9">
          <w:rPr>
            <w:rStyle w:val="Hyperlink"/>
            <w:sz w:val="22"/>
            <w:szCs w:val="22"/>
          </w:rPr>
          <w:t>as amended by Republic Act 6809</w:t>
        </w:r>
      </w:ins>
      <w:ins w:id="728" w:author="Bahar Toto" w:date="2026-06-15T14:03:00Z" w16du:dateUtc="2026-06-15T13:03:00Z">
        <w:r w:rsidR="00D57FC9" w:rsidRPr="00D57FC9">
          <w:rPr>
            <w:sz w:val="22"/>
            <w:szCs w:val="22"/>
          </w:rPr>
          <w:fldChar w:fldCharType="end"/>
        </w:r>
      </w:ins>
      <w:del w:id="729" w:author="Bahar Toto" w:date="2026-06-15T14:03:00Z" w16du:dateUtc="2026-06-15T13:03:00Z">
        <w:r w:rsidRPr="0041007A" w:rsidDel="00D57FC9">
          <w:rPr>
            <w:sz w:val="22"/>
            <w:szCs w:val="22"/>
          </w:rPr>
          <w:delText>Family Code of the Philippines</w:delText>
        </w:r>
      </w:del>
      <w:ins w:id="730" w:author="Bahar Toto" w:date="2026-06-15T14:03:00Z" w16du:dateUtc="2026-06-15T13:03:00Z">
        <w:r w:rsidR="00D57FC9">
          <w:rPr>
            <w:sz w:val="22"/>
            <w:szCs w:val="22"/>
          </w:rPr>
          <w:t xml:space="preserve"> (the Family Code)</w:t>
        </w:r>
      </w:ins>
      <w:r w:rsidRPr="0041007A">
        <w:rPr>
          <w:sz w:val="22"/>
          <w:szCs w:val="22"/>
        </w:rPr>
        <w:t>, a minor is defined as a person below 18 years of age. In addition, the NPC</w:t>
      </w:r>
      <w:ins w:id="731" w:author="Bahar Toto" w:date="2026-06-15T14:04:00Z" w16du:dateUtc="2026-06-15T13:04:00Z">
        <w:r w:rsidR="00391EB9">
          <w:rPr>
            <w:sz w:val="22"/>
            <w:szCs w:val="22"/>
          </w:rPr>
          <w:t>'</w:t>
        </w:r>
      </w:ins>
      <w:del w:id="732" w:author="Bahar Toto" w:date="2026-06-15T14:04:00Z" w16du:dateUtc="2026-06-15T13:04:00Z">
        <w:r w:rsidRPr="0041007A" w:rsidDel="00391EB9">
          <w:rPr>
            <w:sz w:val="22"/>
            <w:szCs w:val="22"/>
          </w:rPr>
          <w:delText>’</w:delText>
        </w:r>
      </w:del>
      <w:r w:rsidRPr="0041007A">
        <w:rPr>
          <w:sz w:val="22"/>
          <w:szCs w:val="22"/>
        </w:rPr>
        <w:t xml:space="preserve">s </w:t>
      </w:r>
      <w:ins w:id="733" w:author="Bahar Toto" w:date="2026-06-15T14:05:00Z" w16du:dateUtc="2026-06-15T13:05:00Z">
        <w:r w:rsidR="00B83A4F">
          <w:rPr>
            <w:sz w:val="22"/>
            <w:szCs w:val="22"/>
          </w:rPr>
          <w:fldChar w:fldCharType="begin"/>
        </w:r>
        <w:r w:rsidR="00B83A4F">
          <w:rPr>
            <w:sz w:val="22"/>
            <w:szCs w:val="22"/>
          </w:rPr>
          <w:instrText>HYPERLINK "https://privacy.gov.ph/wp-content/uploads/2024/12/Advisory-2024.12.17-Guidelines-on-Child-Oriented-Transparency-w-SGD.pdf"</w:instrText>
        </w:r>
        <w:r w:rsidR="00B83A4F">
          <w:rPr>
            <w:sz w:val="22"/>
            <w:szCs w:val="22"/>
          </w:rPr>
        </w:r>
        <w:r w:rsidR="00B83A4F">
          <w:rPr>
            <w:sz w:val="22"/>
            <w:szCs w:val="22"/>
          </w:rPr>
          <w:fldChar w:fldCharType="separate"/>
        </w:r>
        <w:r w:rsidR="00B83A4F" w:rsidRPr="00B83A4F">
          <w:rPr>
            <w:rStyle w:val="Hyperlink"/>
            <w:sz w:val="22"/>
            <w:szCs w:val="22"/>
          </w:rPr>
          <w:t>Advisory No. 2024</w:t>
        </w:r>
        <w:r w:rsidR="00C46B6A">
          <w:rPr>
            <w:rStyle w:val="Hyperlink"/>
            <w:sz w:val="22"/>
            <w:szCs w:val="22"/>
          </w:rPr>
          <w:t>-</w:t>
        </w:r>
        <w:r w:rsidR="00B83A4F" w:rsidRPr="00B83A4F">
          <w:rPr>
            <w:rStyle w:val="Hyperlink"/>
            <w:sz w:val="22"/>
            <w:szCs w:val="22"/>
          </w:rPr>
          <w:t>03 guidelines on child-oriented transparency</w:t>
        </w:r>
        <w:r w:rsidR="00B83A4F">
          <w:rPr>
            <w:sz w:val="22"/>
            <w:szCs w:val="22"/>
          </w:rPr>
          <w:fldChar w:fldCharType="end"/>
        </w:r>
        <w:r w:rsidR="00B83A4F">
          <w:rPr>
            <w:sz w:val="22"/>
            <w:szCs w:val="22"/>
          </w:rPr>
          <w:t xml:space="preserve"> </w:t>
        </w:r>
      </w:ins>
      <w:ins w:id="734" w:author="Bahar Toto" w:date="2026-06-15T14:06:00Z" w16du:dateUtc="2026-06-15T13:06:00Z">
        <w:r w:rsidR="00C46B6A">
          <w:rPr>
            <w:sz w:val="22"/>
            <w:szCs w:val="22"/>
          </w:rPr>
          <w:t>(</w:t>
        </w:r>
      </w:ins>
      <w:ins w:id="735" w:author="Bahar Toto" w:date="2026-06-15T14:06:00Z">
        <w:r w:rsidR="00C46B6A" w:rsidRPr="00C46B6A">
          <w:rPr>
            <w:sz w:val="22"/>
            <w:szCs w:val="22"/>
          </w:rPr>
          <w:t>Advisory No. 2024–03</w:t>
        </w:r>
      </w:ins>
      <w:ins w:id="736" w:author="Bahar Toto" w:date="2026-06-15T14:06:00Z" w16du:dateUtc="2026-06-15T13:06:00Z">
        <w:r w:rsidR="00C46B6A">
          <w:rPr>
            <w:sz w:val="22"/>
            <w:szCs w:val="22"/>
          </w:rPr>
          <w:t xml:space="preserve">) </w:t>
        </w:r>
      </w:ins>
      <w:del w:id="737" w:author="Bahar Toto" w:date="2026-06-15T14:05:00Z" w16du:dateUtc="2026-06-15T13:05:00Z">
        <w:r w:rsidRPr="0041007A" w:rsidDel="00B83A4F">
          <w:rPr>
            <w:sz w:val="22"/>
            <w:szCs w:val="22"/>
          </w:rPr>
          <w:delText>Child</w:delText>
        </w:r>
        <w:r w:rsidRPr="0041007A" w:rsidDel="00B83A4F">
          <w:rPr>
            <w:rFonts w:ascii="Cambria Math" w:hAnsi="Cambria Math" w:cs="Cambria Math"/>
            <w:sz w:val="22"/>
            <w:szCs w:val="22"/>
          </w:rPr>
          <w:delText>‑</w:delText>
        </w:r>
        <w:r w:rsidRPr="0041007A" w:rsidDel="00B83A4F">
          <w:rPr>
            <w:sz w:val="22"/>
            <w:szCs w:val="22"/>
          </w:rPr>
          <w:delText xml:space="preserve">Oriented Transparency Advisory </w:delText>
        </w:r>
      </w:del>
      <w:r w:rsidRPr="0041007A">
        <w:rPr>
          <w:sz w:val="22"/>
          <w:szCs w:val="22"/>
        </w:rPr>
        <w:t xml:space="preserve">adopts a broader concept of a </w:t>
      </w:r>
      <w:del w:id="738" w:author="Bahar Toto" w:date="2026-06-15T14:06:00Z" w16du:dateUtc="2026-06-15T13:06:00Z">
        <w:r w:rsidRPr="0041007A" w:rsidDel="002D4E1B">
          <w:rPr>
            <w:rFonts w:ascii="Aptos" w:hAnsi="Aptos" w:cs="Aptos"/>
            <w:sz w:val="22"/>
            <w:szCs w:val="22"/>
          </w:rPr>
          <w:delText>“</w:delText>
        </w:r>
      </w:del>
      <w:ins w:id="739" w:author="Bahar Toto" w:date="2026-06-15T14:06:00Z" w16du:dateUtc="2026-06-15T13:06:00Z">
        <w:r w:rsidR="002D4E1B">
          <w:rPr>
            <w:rFonts w:ascii="Aptos" w:hAnsi="Aptos" w:cs="Aptos"/>
            <w:sz w:val="22"/>
            <w:szCs w:val="22"/>
          </w:rPr>
          <w:t>'</w:t>
        </w:r>
      </w:ins>
      <w:r w:rsidRPr="0041007A">
        <w:rPr>
          <w:sz w:val="22"/>
          <w:szCs w:val="22"/>
        </w:rPr>
        <w:t>child,</w:t>
      </w:r>
      <w:del w:id="740" w:author="Bahar Toto" w:date="2026-06-15T14:06:00Z" w16du:dateUtc="2026-06-15T13:06:00Z">
        <w:r w:rsidRPr="0041007A" w:rsidDel="002D4E1B">
          <w:rPr>
            <w:rFonts w:ascii="Aptos" w:hAnsi="Aptos" w:cs="Aptos"/>
            <w:sz w:val="22"/>
            <w:szCs w:val="22"/>
          </w:rPr>
          <w:delText>”</w:delText>
        </w:r>
      </w:del>
      <w:ins w:id="741" w:author="Bahar Toto" w:date="2026-06-15T14:06:00Z" w16du:dateUtc="2026-06-15T13:06:00Z">
        <w:r w:rsidR="002D4E1B">
          <w:rPr>
            <w:rFonts w:ascii="Aptos" w:hAnsi="Aptos" w:cs="Aptos"/>
            <w:sz w:val="22"/>
            <w:szCs w:val="22"/>
          </w:rPr>
          <w:t>'</w:t>
        </w:r>
      </w:ins>
      <w:r w:rsidRPr="0041007A">
        <w:rPr>
          <w:sz w:val="22"/>
          <w:szCs w:val="22"/>
        </w:rPr>
        <w:t xml:space="preserve"> which may also include certain individuals aged 18 or over who are unable to fully care for themselves or protect themselves from abuse, neglect, cruelty, exploitation, or discrimination due to a physical or mental disability or condition.</w:t>
      </w:r>
    </w:p>
    <w:p w14:paraId="78DF7E66" w14:textId="77777777" w:rsidR="00462A4E" w:rsidRDefault="00462A4E" w:rsidP="00462A4E">
      <w:pPr>
        <w:spacing w:after="0" w:line="240" w:lineRule="auto"/>
        <w:jc w:val="both"/>
        <w:rPr>
          <w:sz w:val="22"/>
          <w:szCs w:val="22"/>
          <w:lang w:val="en-US"/>
        </w:rPr>
      </w:pPr>
    </w:p>
    <w:tbl>
      <w:tblPr>
        <w:tblStyle w:val="TableGrid"/>
        <w:tblW w:w="0" w:type="auto"/>
        <w:tblLook w:val="04A0" w:firstRow="1" w:lastRow="0" w:firstColumn="1" w:lastColumn="0" w:noHBand="0" w:noVBand="1"/>
      </w:tblPr>
      <w:tblGrid>
        <w:gridCol w:w="4508"/>
        <w:gridCol w:w="4508"/>
      </w:tblGrid>
      <w:tr w:rsidR="00B12984" w:rsidRPr="00B12984" w14:paraId="599E909F" w14:textId="77777777" w:rsidTr="00050BF6">
        <w:tc>
          <w:tcPr>
            <w:tcW w:w="4508" w:type="dxa"/>
          </w:tcPr>
          <w:p w14:paraId="5E1B82AA" w14:textId="77777777" w:rsidR="00B12984" w:rsidRPr="00B12984" w:rsidRDefault="00B12984" w:rsidP="00050BF6">
            <w:r w:rsidRPr="00B12984">
              <w:t xml:space="preserve">Citation </w:t>
            </w:r>
          </w:p>
        </w:tc>
        <w:tc>
          <w:tcPr>
            <w:tcW w:w="4508" w:type="dxa"/>
          </w:tcPr>
          <w:p w14:paraId="0203A651" w14:textId="77777777" w:rsidR="00B12984" w:rsidRDefault="00D57FC9" w:rsidP="00050BF6">
            <w:pPr>
              <w:rPr>
                <w:ins w:id="742" w:author="Bahar Toto" w:date="2026-06-15T14:06:00Z" w16du:dateUtc="2026-06-15T13:06:00Z"/>
              </w:rPr>
            </w:pPr>
            <w:ins w:id="743" w:author="Bahar Toto" w:date="2026-06-15T14:03:00Z" w16du:dateUtc="2026-06-15T13:03:00Z">
              <w:r>
                <w:t>Article 234 of the Family C</w:t>
              </w:r>
            </w:ins>
            <w:ins w:id="744" w:author="Bahar Toto" w:date="2026-06-15T14:04:00Z" w16du:dateUtc="2026-06-15T13:04:00Z">
              <w:r>
                <w:t>ode</w:t>
              </w:r>
            </w:ins>
          </w:p>
          <w:p w14:paraId="60709204" w14:textId="400D8C0D" w:rsidR="00C46B6A" w:rsidRPr="00B12984" w:rsidRDefault="00C46B6A" w:rsidP="00050BF6">
            <w:ins w:id="745" w:author="Bahar Toto" w:date="2026-06-15T14:06:00Z">
              <w:r w:rsidRPr="00C46B6A">
                <w:t>Advisory No. 2024–03</w:t>
              </w:r>
            </w:ins>
          </w:p>
        </w:tc>
      </w:tr>
      <w:tr w:rsidR="00B12984" w:rsidRPr="00B12984" w:rsidDel="00D57FC9" w14:paraId="03E21A62" w14:textId="632DD793" w:rsidTr="00050BF6">
        <w:trPr>
          <w:del w:id="746" w:author="Bahar Toto" w:date="2026-06-15T14:04:00Z"/>
        </w:trPr>
        <w:tc>
          <w:tcPr>
            <w:tcW w:w="4508" w:type="dxa"/>
          </w:tcPr>
          <w:p w14:paraId="331F168E" w14:textId="10113FBF" w:rsidR="00B12984" w:rsidRPr="00B12984" w:rsidDel="00D57FC9" w:rsidRDefault="00B12984" w:rsidP="00050BF6">
            <w:pPr>
              <w:jc w:val="both"/>
              <w:rPr>
                <w:del w:id="747" w:author="Bahar Toto" w:date="2026-06-15T14:04:00Z" w16du:dateUtc="2026-06-15T13:04:00Z"/>
              </w:rPr>
            </w:pPr>
            <w:del w:id="748" w:author="Bahar Toto" w:date="2026-06-15T14:04:00Z" w16du:dateUtc="2026-06-15T13:04:00Z">
              <w:r w:rsidDel="00D57FC9">
                <w:delText>Family Code of the Philippines</w:delText>
              </w:r>
            </w:del>
          </w:p>
        </w:tc>
        <w:tc>
          <w:tcPr>
            <w:tcW w:w="4508" w:type="dxa"/>
          </w:tcPr>
          <w:p w14:paraId="4AB1038D" w14:textId="394D3D1A" w:rsidR="00B12984" w:rsidRPr="00B12984" w:rsidDel="00D57FC9" w:rsidRDefault="00B12984" w:rsidP="00050BF6">
            <w:pPr>
              <w:jc w:val="both"/>
              <w:rPr>
                <w:del w:id="749" w:author="Bahar Toto" w:date="2026-06-15T14:04:00Z" w16du:dateUtc="2026-06-15T13:04:00Z"/>
              </w:rPr>
            </w:pPr>
            <w:del w:id="750" w:author="Bahar Toto" w:date="2026-06-15T14:04:00Z" w16du:dateUtc="2026-06-15T13:04:00Z">
              <w:r w:rsidDel="00D57FC9">
                <w:fldChar w:fldCharType="begin"/>
              </w:r>
              <w:r w:rsidDel="00D57FC9">
                <w:delInstrText>HYPERLINK "https://elibrary.judiciary.gov.ph/thebookshelf/showdocs/5/95173"</w:delInstrText>
              </w:r>
              <w:r w:rsidDel="00D57FC9">
                <w:fldChar w:fldCharType="separate"/>
              </w:r>
              <w:r w:rsidRPr="00B12984" w:rsidDel="00D57FC9">
                <w:rPr>
                  <w:rStyle w:val="Hyperlink"/>
                </w:rPr>
                <w:delText>Article 234 of the Family Code of the Philippines,</w:delText>
              </w:r>
              <w:r w:rsidDel="00D57FC9">
                <w:fldChar w:fldCharType="end"/>
              </w:r>
              <w:r w:rsidRPr="00B12984" w:rsidDel="00D57FC9">
                <w:delText xml:space="preserve"> </w:delText>
              </w:r>
              <w:r w:rsidDel="00D57FC9">
                <w:fldChar w:fldCharType="begin"/>
              </w:r>
              <w:r w:rsidDel="00D57FC9">
                <w:delInstrText>HYPERLINK "https://elibrary.judiciary.gov.ph/thebookshelf/showdocs/2/7025"</w:delInstrText>
              </w:r>
              <w:r w:rsidDel="00D57FC9">
                <w:fldChar w:fldCharType="separate"/>
              </w:r>
              <w:r w:rsidRPr="00B12984" w:rsidDel="00D57FC9">
                <w:rPr>
                  <w:rStyle w:val="Hyperlink"/>
                </w:rPr>
                <w:delText>as amended by Republic Act 6809</w:delText>
              </w:r>
              <w:r w:rsidDel="00D57FC9">
                <w:fldChar w:fldCharType="end"/>
              </w:r>
            </w:del>
          </w:p>
        </w:tc>
      </w:tr>
    </w:tbl>
    <w:p w14:paraId="32BED5C4" w14:textId="77777777" w:rsidR="00B12984" w:rsidRPr="0041007A" w:rsidRDefault="00B12984" w:rsidP="00462A4E">
      <w:pPr>
        <w:spacing w:after="0" w:line="240" w:lineRule="auto"/>
        <w:jc w:val="both"/>
        <w:rPr>
          <w:sz w:val="22"/>
          <w:szCs w:val="22"/>
          <w:lang w:val="en-US"/>
        </w:rPr>
      </w:pPr>
    </w:p>
    <w:p w14:paraId="61690D99" w14:textId="039AE6BA" w:rsidR="00E91145" w:rsidRPr="0041007A" w:rsidRDefault="00E91145" w:rsidP="004A1A75">
      <w:pPr>
        <w:pStyle w:val="ListParagraph"/>
        <w:numPr>
          <w:ilvl w:val="0"/>
          <w:numId w:val="4"/>
        </w:numPr>
        <w:spacing w:after="0" w:line="240" w:lineRule="auto"/>
        <w:jc w:val="both"/>
        <w:rPr>
          <w:rFonts w:asciiTheme="majorHAnsi" w:hAnsiTheme="majorHAnsi"/>
          <w:b/>
          <w:bCs/>
        </w:rPr>
      </w:pPr>
      <w:r w:rsidRPr="0041007A">
        <w:rPr>
          <w:rFonts w:asciiTheme="majorHAnsi" w:hAnsiTheme="majorHAnsi"/>
          <w:b/>
          <w:bCs/>
        </w:rPr>
        <w:t>B2C</w:t>
      </w:r>
      <w:r w:rsidR="00AB21DF" w:rsidRPr="0041007A">
        <w:rPr>
          <w:rFonts w:asciiTheme="majorHAnsi" w:hAnsiTheme="majorHAnsi"/>
          <w:b/>
          <w:bCs/>
        </w:rPr>
        <w:t xml:space="preserve"> </w:t>
      </w:r>
    </w:p>
    <w:p w14:paraId="0E4EE459" w14:textId="77777777" w:rsidR="00462A4E" w:rsidRPr="0041007A" w:rsidRDefault="00462A4E" w:rsidP="004A1A75">
      <w:pPr>
        <w:pStyle w:val="ListParagraph"/>
        <w:spacing w:after="0" w:line="240" w:lineRule="auto"/>
        <w:ind w:left="600"/>
        <w:jc w:val="both"/>
        <w:rPr>
          <w:rFonts w:asciiTheme="majorHAnsi" w:hAnsiTheme="majorHAnsi"/>
          <w:b/>
          <w:bCs/>
        </w:rPr>
      </w:pPr>
    </w:p>
    <w:p w14:paraId="163B988D" w14:textId="1B78022C" w:rsidR="00E91145" w:rsidRPr="0041007A" w:rsidRDefault="610BF351" w:rsidP="004A1A75">
      <w:pPr>
        <w:pStyle w:val="ListParagraph"/>
        <w:numPr>
          <w:ilvl w:val="1"/>
          <w:numId w:val="3"/>
        </w:numPr>
        <w:spacing w:after="0" w:line="240" w:lineRule="auto"/>
        <w:jc w:val="both"/>
        <w:rPr>
          <w:rFonts w:asciiTheme="majorHAnsi" w:hAnsiTheme="majorHAnsi"/>
          <w:b/>
          <w:bCs/>
        </w:rPr>
      </w:pPr>
      <w:r w:rsidRPr="0041007A">
        <w:rPr>
          <w:rFonts w:asciiTheme="majorHAnsi" w:hAnsiTheme="majorHAnsi"/>
          <w:b/>
          <w:bCs/>
        </w:rPr>
        <w:t xml:space="preserve">Lawful processing </w:t>
      </w:r>
    </w:p>
    <w:p w14:paraId="41ACC114" w14:textId="77777777" w:rsidR="00462A4E" w:rsidRPr="0041007A" w:rsidRDefault="00462A4E" w:rsidP="004A1A75">
      <w:pPr>
        <w:pStyle w:val="ListParagraph"/>
        <w:spacing w:after="0" w:line="240" w:lineRule="auto"/>
        <w:jc w:val="both"/>
        <w:rPr>
          <w:rFonts w:asciiTheme="majorHAnsi" w:hAnsiTheme="majorHAnsi"/>
          <w:b/>
          <w:bCs/>
        </w:rPr>
      </w:pPr>
    </w:p>
    <w:p w14:paraId="45053AFB" w14:textId="3D89FF7D" w:rsidR="008F246B" w:rsidRPr="0041007A" w:rsidRDefault="081ABAEA" w:rsidP="004A1A75">
      <w:pPr>
        <w:pStyle w:val="ListParagraph"/>
        <w:numPr>
          <w:ilvl w:val="2"/>
          <w:numId w:val="3"/>
        </w:numPr>
        <w:spacing w:after="0" w:line="240" w:lineRule="auto"/>
        <w:jc w:val="both"/>
        <w:rPr>
          <w:rFonts w:asciiTheme="majorHAnsi" w:hAnsiTheme="majorHAnsi"/>
          <w:b/>
          <w:bCs/>
          <w:i/>
          <w:iCs/>
        </w:rPr>
      </w:pPr>
      <w:r w:rsidRPr="0041007A">
        <w:rPr>
          <w:rFonts w:asciiTheme="majorHAnsi" w:hAnsiTheme="majorHAnsi"/>
          <w:b/>
          <w:bCs/>
          <w:i/>
          <w:iCs/>
        </w:rPr>
        <w:t xml:space="preserve">What legal bases are available for </w:t>
      </w:r>
      <w:proofErr w:type="spellStart"/>
      <w:proofErr w:type="gramStart"/>
      <w:r w:rsidRPr="0041007A">
        <w:rPr>
          <w:rFonts w:asciiTheme="majorHAnsi" w:hAnsiTheme="majorHAnsi"/>
          <w:b/>
          <w:bCs/>
          <w:i/>
          <w:iCs/>
        </w:rPr>
        <w:t>emarketing</w:t>
      </w:r>
      <w:proofErr w:type="spellEnd"/>
      <w:proofErr w:type="gramEnd"/>
      <w:r w:rsidRPr="0041007A">
        <w:rPr>
          <w:rFonts w:asciiTheme="majorHAnsi" w:hAnsiTheme="majorHAnsi"/>
          <w:b/>
          <w:bCs/>
          <w:i/>
          <w:iCs/>
        </w:rPr>
        <w:t>?</w:t>
      </w:r>
      <w:r w:rsidR="19A613FC" w:rsidRPr="0041007A">
        <w:rPr>
          <w:rFonts w:asciiTheme="majorHAnsi" w:hAnsiTheme="majorHAnsi"/>
          <w:b/>
          <w:bCs/>
          <w:i/>
          <w:iCs/>
        </w:rPr>
        <w:t xml:space="preserve"> Please specify consent, legitimate interest, etc. </w:t>
      </w:r>
    </w:p>
    <w:p w14:paraId="290740E4" w14:textId="77777777" w:rsidR="004A1A75" w:rsidRPr="0041007A" w:rsidRDefault="004A1A75" w:rsidP="004A1A75">
      <w:pPr>
        <w:pStyle w:val="ListParagraph"/>
        <w:spacing w:after="0" w:line="240" w:lineRule="auto"/>
        <w:jc w:val="both"/>
        <w:rPr>
          <w:rFonts w:asciiTheme="majorHAnsi" w:hAnsiTheme="majorHAnsi"/>
          <w:b/>
          <w:bCs/>
          <w:i/>
          <w:iCs/>
        </w:rPr>
      </w:pPr>
    </w:p>
    <w:p w14:paraId="78F95D11" w14:textId="666E8A28" w:rsidR="00FB3B33" w:rsidRPr="0041007A" w:rsidRDefault="00FB3B33" w:rsidP="004A1A75">
      <w:pPr>
        <w:spacing w:after="0" w:line="240" w:lineRule="auto"/>
        <w:jc w:val="both"/>
        <w:rPr>
          <w:rFonts w:asciiTheme="majorHAnsi" w:hAnsiTheme="majorHAnsi"/>
          <w:sz w:val="22"/>
          <w:szCs w:val="22"/>
        </w:rPr>
      </w:pPr>
      <w:r w:rsidRPr="0041007A">
        <w:rPr>
          <w:rFonts w:asciiTheme="majorHAnsi" w:hAnsiTheme="majorHAnsi"/>
          <w:sz w:val="22"/>
          <w:szCs w:val="22"/>
        </w:rPr>
        <w:t>Where e</w:t>
      </w:r>
      <w:r w:rsidRPr="0041007A">
        <w:rPr>
          <w:rFonts w:ascii="Cambria Math" w:hAnsi="Cambria Math" w:cs="Cambria Math"/>
          <w:sz w:val="22"/>
          <w:szCs w:val="22"/>
        </w:rPr>
        <w:t>‑</w:t>
      </w:r>
      <w:r w:rsidRPr="0041007A">
        <w:rPr>
          <w:rFonts w:asciiTheme="majorHAnsi" w:hAnsiTheme="majorHAnsi"/>
          <w:sz w:val="22"/>
          <w:szCs w:val="22"/>
        </w:rPr>
        <w:t xml:space="preserve">marketing activities involve the processing of personal information, the lawful bases under Section 12 of the </w:t>
      </w:r>
      <w:ins w:id="751" w:author="Bahar Toto" w:date="2026-06-15T13:04:00Z" w16du:dateUtc="2026-06-15T12:04:00Z">
        <w:r w:rsidR="007154D8">
          <w:rPr>
            <w:sz w:val="22"/>
            <w:szCs w:val="22"/>
          </w:rPr>
          <w:t xml:space="preserve">Data </w:t>
        </w:r>
      </w:ins>
      <w:ins w:id="752" w:author="Bahar Toto" w:date="2026-06-15T14:52:00Z" w16du:dateUtc="2026-06-15T13:52:00Z">
        <w:r w:rsidR="00671D4A">
          <w:rPr>
            <w:rFonts w:asciiTheme="majorHAnsi" w:hAnsiTheme="majorHAnsi"/>
            <w:sz w:val="22"/>
            <w:szCs w:val="22"/>
          </w:rPr>
          <w:t xml:space="preserve">Privacy </w:t>
        </w:r>
      </w:ins>
      <w:ins w:id="753" w:author="Bahar Toto" w:date="2026-06-15T13:04:00Z" w16du:dateUtc="2026-06-15T12:04:00Z">
        <w:r w:rsidR="007154D8">
          <w:rPr>
            <w:sz w:val="22"/>
            <w:szCs w:val="22"/>
          </w:rPr>
          <w:t xml:space="preserve">Act </w:t>
        </w:r>
      </w:ins>
      <w:del w:id="754" w:author="Bahar Toto" w:date="2026-06-15T13:04:00Z" w16du:dateUtc="2026-06-15T12:04:00Z">
        <w:r w:rsidRPr="0041007A" w:rsidDel="007154D8">
          <w:rPr>
            <w:rFonts w:asciiTheme="majorHAnsi" w:hAnsiTheme="majorHAnsi"/>
            <w:sz w:val="22"/>
            <w:szCs w:val="22"/>
          </w:rPr>
          <w:delText xml:space="preserve">DPA </w:delText>
        </w:r>
      </w:del>
      <w:r w:rsidRPr="0041007A">
        <w:rPr>
          <w:rFonts w:asciiTheme="majorHAnsi" w:hAnsiTheme="majorHAnsi"/>
          <w:sz w:val="22"/>
          <w:szCs w:val="22"/>
        </w:rPr>
        <w:t>that are commonly relied upon in marketing contexts include consent, contractual necessity, and legitimate interests, depending on the specific circumstances of the processing.</w:t>
      </w:r>
    </w:p>
    <w:p w14:paraId="1DBDBE57" w14:textId="77777777" w:rsidR="00FB3B33" w:rsidRPr="0041007A" w:rsidRDefault="00FB3B33" w:rsidP="004A1A75">
      <w:pPr>
        <w:spacing w:after="0" w:line="240" w:lineRule="auto"/>
        <w:jc w:val="both"/>
        <w:rPr>
          <w:rFonts w:asciiTheme="majorHAnsi" w:hAnsiTheme="majorHAnsi"/>
          <w:sz w:val="22"/>
          <w:szCs w:val="22"/>
        </w:rPr>
      </w:pPr>
    </w:p>
    <w:p w14:paraId="0B80A56C" w14:textId="0377BADA" w:rsidR="00C776C6" w:rsidRDefault="00FB3B33" w:rsidP="004A1A75">
      <w:pPr>
        <w:spacing w:after="0" w:line="240" w:lineRule="auto"/>
        <w:jc w:val="both"/>
        <w:rPr>
          <w:rFonts w:asciiTheme="majorHAnsi" w:hAnsiTheme="majorHAnsi"/>
          <w:sz w:val="22"/>
          <w:szCs w:val="22"/>
        </w:rPr>
      </w:pPr>
      <w:r w:rsidRPr="0041007A">
        <w:rPr>
          <w:rFonts w:asciiTheme="majorHAnsi" w:hAnsiTheme="majorHAnsi"/>
          <w:sz w:val="22"/>
          <w:szCs w:val="22"/>
        </w:rPr>
        <w:t>If the e</w:t>
      </w:r>
      <w:r w:rsidRPr="0041007A">
        <w:rPr>
          <w:rFonts w:ascii="Cambria Math" w:hAnsi="Cambria Math" w:cs="Cambria Math"/>
          <w:sz w:val="22"/>
          <w:szCs w:val="22"/>
        </w:rPr>
        <w:t>‑</w:t>
      </w:r>
      <w:r w:rsidRPr="0041007A">
        <w:rPr>
          <w:rFonts w:asciiTheme="majorHAnsi" w:hAnsiTheme="majorHAnsi"/>
          <w:sz w:val="22"/>
          <w:szCs w:val="22"/>
        </w:rPr>
        <w:t xml:space="preserve">marketing activity involves the processing of sensitive personal information (e.g., age or health), Section 13 of the </w:t>
      </w:r>
      <w:ins w:id="755" w:author="Bahar Toto" w:date="2026-06-15T13:04:00Z" w16du:dateUtc="2026-06-15T12:04:00Z">
        <w:r w:rsidR="007154D8">
          <w:rPr>
            <w:sz w:val="22"/>
            <w:szCs w:val="22"/>
          </w:rPr>
          <w:t xml:space="preserve">Data </w:t>
        </w:r>
      </w:ins>
      <w:ins w:id="756" w:author="Bahar Toto" w:date="2026-06-15T14:52:00Z" w16du:dateUtc="2026-06-15T13:52:00Z">
        <w:r w:rsidR="00671D4A">
          <w:rPr>
            <w:rFonts w:asciiTheme="majorHAnsi" w:hAnsiTheme="majorHAnsi"/>
            <w:sz w:val="22"/>
            <w:szCs w:val="22"/>
          </w:rPr>
          <w:t xml:space="preserve">Privacy </w:t>
        </w:r>
      </w:ins>
      <w:ins w:id="757" w:author="Bahar Toto" w:date="2026-06-15T13:04:00Z" w16du:dateUtc="2026-06-15T12:04:00Z">
        <w:r w:rsidR="007154D8">
          <w:rPr>
            <w:sz w:val="22"/>
            <w:szCs w:val="22"/>
          </w:rPr>
          <w:t xml:space="preserve">Act </w:t>
        </w:r>
      </w:ins>
      <w:del w:id="758" w:author="Bahar Toto" w:date="2026-06-15T13:04:00Z" w16du:dateUtc="2026-06-15T12:04:00Z">
        <w:r w:rsidRPr="0041007A" w:rsidDel="007154D8">
          <w:rPr>
            <w:rFonts w:asciiTheme="majorHAnsi" w:hAnsiTheme="majorHAnsi"/>
            <w:sz w:val="22"/>
            <w:szCs w:val="22"/>
          </w:rPr>
          <w:delText xml:space="preserve">DPA </w:delText>
        </w:r>
      </w:del>
      <w:r w:rsidRPr="0041007A">
        <w:rPr>
          <w:rFonts w:asciiTheme="majorHAnsi" w:hAnsiTheme="majorHAnsi"/>
          <w:sz w:val="22"/>
          <w:szCs w:val="22"/>
        </w:rPr>
        <w:t>applies. In such cases, consent would generally be the most appropriate legal basis for processing.</w:t>
      </w:r>
    </w:p>
    <w:p w14:paraId="6B1F1BDB" w14:textId="77777777" w:rsidR="005642C1" w:rsidRDefault="005642C1"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5642C1" w:rsidRPr="005642C1" w14:paraId="5D71D1DA" w14:textId="77777777" w:rsidTr="00050BF6">
        <w:tc>
          <w:tcPr>
            <w:tcW w:w="4508" w:type="dxa"/>
          </w:tcPr>
          <w:p w14:paraId="4440DF1E" w14:textId="38191CA1" w:rsidR="005642C1" w:rsidRPr="005642C1" w:rsidRDefault="005642C1" w:rsidP="00050BF6">
            <w:r w:rsidRPr="005642C1">
              <w:t>Citation</w:t>
            </w:r>
            <w:r>
              <w:t>s</w:t>
            </w:r>
          </w:p>
        </w:tc>
        <w:tc>
          <w:tcPr>
            <w:tcW w:w="4508" w:type="dxa"/>
          </w:tcPr>
          <w:p w14:paraId="07BC4A0F" w14:textId="60EA1175" w:rsidR="005642C1" w:rsidRPr="005642C1" w:rsidRDefault="002D4E1B" w:rsidP="00050BF6">
            <w:ins w:id="759" w:author="Bahar Toto" w:date="2026-06-15T14:06:00Z" w16du:dateUtc="2026-06-15T13:06:00Z">
              <w:r w:rsidRPr="002D4E1B">
                <w:rPr>
                  <w:rPrChange w:id="760" w:author="Bahar Toto" w:date="2026-06-15T14:06:00Z" w16du:dateUtc="2026-06-15T13:06:00Z">
                    <w:rPr>
                      <w:rStyle w:val="Hyperlink"/>
                    </w:rPr>
                  </w:rPrChange>
                </w:rPr>
                <w:t>Sections 12 and 13 of the Data Privacy Act</w:t>
              </w:r>
            </w:ins>
          </w:p>
        </w:tc>
      </w:tr>
      <w:tr w:rsidR="005642C1" w:rsidRPr="005642C1" w:rsidDel="002D4E1B" w14:paraId="2BDDB3EB" w14:textId="22925067" w:rsidTr="00050BF6">
        <w:trPr>
          <w:del w:id="761" w:author="Bahar Toto" w:date="2026-06-15T14:07:00Z"/>
        </w:trPr>
        <w:tc>
          <w:tcPr>
            <w:tcW w:w="4508" w:type="dxa"/>
          </w:tcPr>
          <w:p w14:paraId="728C7F12" w14:textId="7F17F064" w:rsidR="005642C1" w:rsidRPr="005642C1" w:rsidDel="002D4E1B" w:rsidRDefault="005642C1" w:rsidP="00050BF6">
            <w:pPr>
              <w:rPr>
                <w:del w:id="762" w:author="Bahar Toto" w:date="2026-06-15T14:07:00Z" w16du:dateUtc="2026-06-15T13:07:00Z"/>
              </w:rPr>
            </w:pPr>
            <w:del w:id="763" w:author="Bahar Toto" w:date="2026-06-15T14:06:00Z" w16du:dateUtc="2026-06-15T13:06:00Z">
              <w:r w:rsidRPr="005642C1" w:rsidDel="002D4E1B">
                <w:delText xml:space="preserve">Data Privacy Act </w:delText>
              </w:r>
            </w:del>
          </w:p>
        </w:tc>
        <w:tc>
          <w:tcPr>
            <w:tcW w:w="4508" w:type="dxa"/>
          </w:tcPr>
          <w:p w14:paraId="12F3BE71" w14:textId="546E3273" w:rsidR="005642C1" w:rsidRPr="005642C1" w:rsidDel="002D4E1B" w:rsidRDefault="005642C1" w:rsidP="00050BF6">
            <w:pPr>
              <w:rPr>
                <w:del w:id="764" w:author="Bahar Toto" w:date="2026-06-15T14:07:00Z" w16du:dateUtc="2026-06-15T13:07:00Z"/>
              </w:rPr>
            </w:pPr>
            <w:del w:id="765" w:author="Bahar Toto" w:date="2026-06-15T14:06:00Z" w16du:dateUtc="2026-06-15T13:06:00Z">
              <w:r w:rsidDel="002D4E1B">
                <w:fldChar w:fldCharType="begin"/>
              </w:r>
              <w:r w:rsidDel="002D4E1B">
                <w:delInstrText>HYPERLINK "https://privacy.gov.ph/data-privacy-act/"</w:delInstrText>
              </w:r>
              <w:r w:rsidDel="002D4E1B">
                <w:fldChar w:fldCharType="separate"/>
              </w:r>
              <w:r w:rsidRPr="005642C1" w:rsidDel="002D4E1B">
                <w:rPr>
                  <w:rStyle w:val="Hyperlink"/>
                </w:rPr>
                <w:delText>Sections 12 and 13 of the Data Privacy Act</w:delText>
              </w:r>
              <w:r w:rsidDel="002D4E1B">
                <w:fldChar w:fldCharType="end"/>
              </w:r>
              <w:r w:rsidRPr="005642C1" w:rsidDel="002D4E1B">
                <w:delText xml:space="preserve"> </w:delText>
              </w:r>
            </w:del>
          </w:p>
        </w:tc>
      </w:tr>
    </w:tbl>
    <w:p w14:paraId="0DEFD166" w14:textId="77777777" w:rsidR="005642C1" w:rsidRPr="0041007A" w:rsidRDefault="005642C1" w:rsidP="004A1A75">
      <w:pPr>
        <w:spacing w:after="0" w:line="240" w:lineRule="auto"/>
        <w:jc w:val="both"/>
        <w:rPr>
          <w:rFonts w:asciiTheme="majorHAnsi" w:hAnsiTheme="majorHAnsi"/>
          <w:sz w:val="22"/>
          <w:szCs w:val="22"/>
          <w:lang w:val="en-US"/>
        </w:rPr>
      </w:pPr>
    </w:p>
    <w:p w14:paraId="559E942C" w14:textId="77777777" w:rsidR="0030619A" w:rsidRPr="0041007A" w:rsidRDefault="0030619A" w:rsidP="004A1A75">
      <w:pPr>
        <w:spacing w:after="0" w:line="240" w:lineRule="auto"/>
        <w:jc w:val="both"/>
        <w:rPr>
          <w:rFonts w:asciiTheme="majorHAnsi" w:hAnsiTheme="majorHAnsi"/>
          <w:sz w:val="22"/>
          <w:szCs w:val="22"/>
        </w:rPr>
      </w:pPr>
    </w:p>
    <w:p w14:paraId="3BF3485D" w14:textId="1EDCAE1D" w:rsidR="00C776C6" w:rsidRPr="0041007A" w:rsidRDefault="22CA48A3" w:rsidP="004A1A75">
      <w:pPr>
        <w:pStyle w:val="ListParagraph"/>
        <w:numPr>
          <w:ilvl w:val="2"/>
          <w:numId w:val="10"/>
        </w:numPr>
        <w:spacing w:after="0" w:line="240" w:lineRule="auto"/>
        <w:jc w:val="both"/>
        <w:rPr>
          <w:rFonts w:asciiTheme="majorHAnsi" w:hAnsiTheme="majorHAnsi"/>
          <w:b/>
          <w:bCs/>
        </w:rPr>
      </w:pPr>
      <w:r w:rsidRPr="0041007A">
        <w:rPr>
          <w:rFonts w:asciiTheme="majorHAnsi" w:hAnsiTheme="majorHAnsi"/>
          <w:b/>
          <w:bCs/>
        </w:rPr>
        <w:t>What legal bases are available for</w:t>
      </w:r>
      <w:r w:rsidR="00506859" w:rsidRPr="0041007A">
        <w:rPr>
          <w:rFonts w:asciiTheme="majorHAnsi" w:hAnsiTheme="majorHAnsi"/>
          <w:b/>
          <w:bCs/>
        </w:rPr>
        <w:t xml:space="preserve"> telemarketing? </w:t>
      </w:r>
    </w:p>
    <w:p w14:paraId="45571638" w14:textId="77777777" w:rsidR="004A1A75" w:rsidRPr="0041007A" w:rsidRDefault="004A1A75" w:rsidP="004A1A75">
      <w:pPr>
        <w:pStyle w:val="ListParagraph"/>
        <w:spacing w:after="0" w:line="240" w:lineRule="auto"/>
        <w:ind w:left="2160"/>
        <w:jc w:val="both"/>
        <w:rPr>
          <w:rFonts w:asciiTheme="majorHAnsi" w:hAnsiTheme="majorHAnsi"/>
          <w:b/>
          <w:bCs/>
        </w:rPr>
      </w:pPr>
    </w:p>
    <w:p w14:paraId="28D555E2" w14:textId="3FA749D4" w:rsidR="008F246B" w:rsidRDefault="004F6FE1" w:rsidP="004A1A75">
      <w:pPr>
        <w:spacing w:after="0" w:line="240" w:lineRule="auto"/>
        <w:jc w:val="both"/>
        <w:rPr>
          <w:rFonts w:asciiTheme="majorHAnsi" w:hAnsiTheme="majorHAnsi"/>
          <w:sz w:val="22"/>
          <w:szCs w:val="22"/>
        </w:rPr>
      </w:pPr>
      <w:r w:rsidRPr="0041007A">
        <w:rPr>
          <w:rFonts w:asciiTheme="majorHAnsi" w:hAnsiTheme="majorHAnsi"/>
          <w:sz w:val="22"/>
          <w:szCs w:val="22"/>
        </w:rPr>
        <w:t>Please refer to the response under Section 4.1.1 above, which likewise applies here.</w:t>
      </w:r>
    </w:p>
    <w:p w14:paraId="4A5A12CA" w14:textId="77777777" w:rsidR="005642C1" w:rsidRDefault="005642C1"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2D4E1B" w:rsidRPr="005642C1" w14:paraId="0CE80477" w14:textId="77777777" w:rsidTr="00050BF6">
        <w:tc>
          <w:tcPr>
            <w:tcW w:w="4508" w:type="dxa"/>
          </w:tcPr>
          <w:p w14:paraId="7F1EAF60" w14:textId="1CCD9145" w:rsidR="002D4E1B" w:rsidRPr="005642C1" w:rsidRDefault="002D4E1B" w:rsidP="002D4E1B">
            <w:r w:rsidRPr="005642C1">
              <w:t>Citation</w:t>
            </w:r>
            <w:r>
              <w:t>s</w:t>
            </w:r>
          </w:p>
        </w:tc>
        <w:tc>
          <w:tcPr>
            <w:tcW w:w="4508" w:type="dxa"/>
          </w:tcPr>
          <w:p w14:paraId="573AFC25" w14:textId="78F7D712" w:rsidR="002D4E1B" w:rsidRPr="005642C1" w:rsidRDefault="002D4E1B" w:rsidP="002D4E1B">
            <w:ins w:id="766" w:author="Bahar Toto" w:date="2026-06-15T14:06:00Z" w16du:dateUtc="2026-06-15T13:06:00Z">
              <w:r w:rsidRPr="007A7533">
                <w:t>Sections 12 and 13 of the Data Privacy Act</w:t>
              </w:r>
            </w:ins>
          </w:p>
        </w:tc>
      </w:tr>
      <w:tr w:rsidR="002D4E1B" w:rsidRPr="005642C1" w:rsidDel="002D4E1B" w14:paraId="55DD65EA" w14:textId="69F468B7" w:rsidTr="00050BF6">
        <w:trPr>
          <w:del w:id="767" w:author="Bahar Toto" w:date="2026-06-15T14:07:00Z"/>
        </w:trPr>
        <w:tc>
          <w:tcPr>
            <w:tcW w:w="4508" w:type="dxa"/>
          </w:tcPr>
          <w:p w14:paraId="3C0007B9" w14:textId="0511663B" w:rsidR="002D4E1B" w:rsidRPr="005642C1" w:rsidDel="002D4E1B" w:rsidRDefault="002D4E1B" w:rsidP="002D4E1B">
            <w:pPr>
              <w:rPr>
                <w:del w:id="768" w:author="Bahar Toto" w:date="2026-06-15T14:07:00Z" w16du:dateUtc="2026-06-15T13:07:00Z"/>
              </w:rPr>
            </w:pPr>
            <w:del w:id="769" w:author="Bahar Toto" w:date="2026-06-15T14:07:00Z" w16du:dateUtc="2026-06-15T13:07:00Z">
              <w:r w:rsidRPr="005642C1" w:rsidDel="002D4E1B">
                <w:delText xml:space="preserve">Data Privacy Act </w:delText>
              </w:r>
            </w:del>
          </w:p>
        </w:tc>
        <w:tc>
          <w:tcPr>
            <w:tcW w:w="4508" w:type="dxa"/>
          </w:tcPr>
          <w:p w14:paraId="68350A6A" w14:textId="4B03C048" w:rsidR="002D4E1B" w:rsidRPr="005642C1" w:rsidDel="002D4E1B" w:rsidRDefault="002D4E1B" w:rsidP="002D4E1B">
            <w:pPr>
              <w:rPr>
                <w:del w:id="770" w:author="Bahar Toto" w:date="2026-06-15T14:07:00Z" w16du:dateUtc="2026-06-15T13:07:00Z"/>
              </w:rPr>
            </w:pPr>
            <w:del w:id="771" w:author="Bahar Toto" w:date="2026-06-15T14:07:00Z" w16du:dateUtc="2026-06-15T13:07:00Z">
              <w:r w:rsidDel="002D4E1B">
                <w:fldChar w:fldCharType="begin"/>
              </w:r>
              <w:r w:rsidDel="002D4E1B">
                <w:delInstrText>HYPERLINK "https://privacy.gov.ph/data-privacy-act/"</w:delInstrText>
              </w:r>
              <w:r w:rsidDel="002D4E1B">
                <w:fldChar w:fldCharType="separate"/>
              </w:r>
              <w:r w:rsidRPr="005642C1" w:rsidDel="002D4E1B">
                <w:rPr>
                  <w:rStyle w:val="Hyperlink"/>
                </w:rPr>
                <w:delText>Sections 12 and 13 of the Data Privacy Act</w:delText>
              </w:r>
              <w:r w:rsidDel="002D4E1B">
                <w:fldChar w:fldCharType="end"/>
              </w:r>
              <w:r w:rsidRPr="005642C1" w:rsidDel="002D4E1B">
                <w:delText xml:space="preserve"> </w:delText>
              </w:r>
            </w:del>
          </w:p>
        </w:tc>
      </w:tr>
    </w:tbl>
    <w:p w14:paraId="2FD45070" w14:textId="77777777" w:rsidR="005642C1" w:rsidRPr="0041007A" w:rsidRDefault="005642C1" w:rsidP="004A1A75">
      <w:pPr>
        <w:spacing w:after="0" w:line="240" w:lineRule="auto"/>
        <w:jc w:val="both"/>
        <w:rPr>
          <w:rFonts w:asciiTheme="majorHAnsi" w:hAnsiTheme="majorHAnsi"/>
          <w:sz w:val="22"/>
          <w:szCs w:val="22"/>
        </w:rPr>
      </w:pPr>
    </w:p>
    <w:p w14:paraId="3D7E6130" w14:textId="77777777" w:rsidR="004A1A75" w:rsidRPr="0041007A" w:rsidRDefault="004A1A75" w:rsidP="004A1A75">
      <w:pPr>
        <w:spacing w:after="0" w:line="240" w:lineRule="auto"/>
        <w:jc w:val="both"/>
        <w:rPr>
          <w:rFonts w:asciiTheme="majorHAnsi" w:hAnsiTheme="majorHAnsi"/>
          <w:sz w:val="22"/>
          <w:szCs w:val="22"/>
        </w:rPr>
      </w:pPr>
    </w:p>
    <w:p w14:paraId="32D8C659" w14:textId="32A5E67F" w:rsidR="006D3EBC" w:rsidRPr="0041007A" w:rsidRDefault="3BC7BD52" w:rsidP="004A1A75">
      <w:pPr>
        <w:pStyle w:val="ListParagraph"/>
        <w:numPr>
          <w:ilvl w:val="2"/>
          <w:numId w:val="10"/>
        </w:numPr>
        <w:spacing w:after="0" w:line="240" w:lineRule="auto"/>
        <w:jc w:val="both"/>
        <w:rPr>
          <w:rFonts w:asciiTheme="majorHAnsi" w:hAnsiTheme="majorHAnsi"/>
          <w:b/>
          <w:bCs/>
        </w:rPr>
      </w:pPr>
      <w:r w:rsidRPr="0041007A">
        <w:rPr>
          <w:rFonts w:asciiTheme="majorHAnsi" w:hAnsiTheme="majorHAnsi"/>
          <w:b/>
          <w:bCs/>
        </w:rPr>
        <w:t xml:space="preserve">What legal bases are available for </w:t>
      </w:r>
      <w:proofErr w:type="spellStart"/>
      <w:r w:rsidR="00506859" w:rsidRPr="0041007A">
        <w:rPr>
          <w:rFonts w:asciiTheme="majorHAnsi" w:hAnsiTheme="majorHAnsi"/>
          <w:b/>
          <w:bCs/>
        </w:rPr>
        <w:t>sms</w:t>
      </w:r>
      <w:proofErr w:type="spellEnd"/>
      <w:r w:rsidR="00506859" w:rsidRPr="0041007A">
        <w:rPr>
          <w:rFonts w:asciiTheme="majorHAnsi" w:hAnsiTheme="majorHAnsi"/>
          <w:b/>
          <w:bCs/>
        </w:rPr>
        <w:t xml:space="preserve">/mms marketing? </w:t>
      </w:r>
    </w:p>
    <w:p w14:paraId="6184EA32" w14:textId="77777777" w:rsidR="004A1A75" w:rsidRPr="0041007A" w:rsidRDefault="004A1A75" w:rsidP="004A1A75">
      <w:pPr>
        <w:pStyle w:val="ListParagraph"/>
        <w:spacing w:after="0" w:line="240" w:lineRule="auto"/>
        <w:ind w:left="2160"/>
        <w:jc w:val="both"/>
        <w:rPr>
          <w:rFonts w:asciiTheme="majorHAnsi" w:hAnsiTheme="majorHAnsi"/>
          <w:b/>
          <w:bCs/>
        </w:rPr>
      </w:pPr>
    </w:p>
    <w:p w14:paraId="528AB5AC" w14:textId="0E403B4A" w:rsidR="00DC2441" w:rsidRPr="0041007A" w:rsidRDefault="004F6FE1"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Please refer to the response under </w:t>
      </w:r>
      <w:del w:id="772" w:author="Bahar Toto" w:date="2026-06-15T14:07:00Z" w16du:dateUtc="2026-06-15T13:07:00Z">
        <w:r w:rsidRPr="0041007A" w:rsidDel="002D4E1B">
          <w:rPr>
            <w:rFonts w:asciiTheme="majorHAnsi" w:hAnsiTheme="majorHAnsi"/>
            <w:sz w:val="22"/>
            <w:szCs w:val="22"/>
          </w:rPr>
          <w:delText>S</w:delText>
        </w:r>
      </w:del>
      <w:ins w:id="773" w:author="Bahar Toto" w:date="2026-06-15T14:07:00Z" w16du:dateUtc="2026-06-15T13:07:00Z">
        <w:r w:rsidR="002D4E1B">
          <w:rPr>
            <w:rFonts w:asciiTheme="majorHAnsi" w:hAnsiTheme="majorHAnsi"/>
            <w:sz w:val="22"/>
            <w:szCs w:val="22"/>
          </w:rPr>
          <w:t>s</w:t>
        </w:r>
      </w:ins>
      <w:r w:rsidRPr="0041007A">
        <w:rPr>
          <w:rFonts w:asciiTheme="majorHAnsi" w:hAnsiTheme="majorHAnsi"/>
          <w:sz w:val="22"/>
          <w:szCs w:val="22"/>
        </w:rPr>
        <w:t xml:space="preserve">ection </w:t>
      </w:r>
      <w:r w:rsidR="009705C6" w:rsidRPr="0041007A">
        <w:rPr>
          <w:rFonts w:asciiTheme="majorHAnsi" w:hAnsiTheme="majorHAnsi"/>
          <w:sz w:val="22"/>
          <w:szCs w:val="22"/>
        </w:rPr>
        <w:t>4.1.1</w:t>
      </w:r>
      <w:r w:rsidRPr="0041007A">
        <w:rPr>
          <w:rFonts w:asciiTheme="majorHAnsi" w:hAnsiTheme="majorHAnsi"/>
          <w:sz w:val="22"/>
          <w:szCs w:val="22"/>
        </w:rPr>
        <w:t xml:space="preserve"> above, which likewise applies here.</w:t>
      </w:r>
    </w:p>
    <w:p w14:paraId="3E84CB33" w14:textId="77777777" w:rsidR="004A1A75" w:rsidRPr="0041007A" w:rsidRDefault="004A1A75" w:rsidP="004A1A75">
      <w:pPr>
        <w:spacing w:after="0" w:line="240" w:lineRule="auto"/>
        <w:jc w:val="both"/>
        <w:rPr>
          <w:rFonts w:asciiTheme="majorHAnsi" w:hAnsiTheme="majorHAnsi"/>
          <w:sz w:val="22"/>
          <w:szCs w:val="22"/>
        </w:rPr>
      </w:pPr>
    </w:p>
    <w:p w14:paraId="540DFA82" w14:textId="009F7DBA" w:rsidR="006D3EBC" w:rsidRDefault="0030619A" w:rsidP="004A1A75">
      <w:pPr>
        <w:spacing w:after="0" w:line="240" w:lineRule="auto"/>
        <w:jc w:val="both"/>
        <w:rPr>
          <w:rFonts w:asciiTheme="majorHAnsi" w:hAnsiTheme="majorHAnsi"/>
          <w:sz w:val="22"/>
          <w:szCs w:val="22"/>
        </w:rPr>
      </w:pPr>
      <w:r w:rsidRPr="0041007A">
        <w:rPr>
          <w:rFonts w:asciiTheme="majorHAnsi" w:hAnsiTheme="majorHAnsi"/>
          <w:sz w:val="22"/>
          <w:szCs w:val="22"/>
        </w:rPr>
        <w:lastRenderedPageBreak/>
        <w:t xml:space="preserve">However, please note that from a telecommunications law </w:t>
      </w:r>
      <w:r w:rsidR="009705C6" w:rsidRPr="0041007A">
        <w:rPr>
          <w:rFonts w:asciiTheme="majorHAnsi" w:hAnsiTheme="majorHAnsi"/>
          <w:sz w:val="22"/>
          <w:szCs w:val="22"/>
        </w:rPr>
        <w:t>perspective</w:t>
      </w:r>
      <w:r w:rsidRPr="0041007A">
        <w:rPr>
          <w:rFonts w:asciiTheme="majorHAnsi" w:hAnsiTheme="majorHAnsi"/>
          <w:sz w:val="22"/>
          <w:szCs w:val="22"/>
        </w:rPr>
        <w:t xml:space="preserve">, </w:t>
      </w:r>
      <w:r w:rsidR="00A17E11">
        <w:rPr>
          <w:rFonts w:asciiTheme="majorHAnsi" w:hAnsiTheme="majorHAnsi"/>
          <w:sz w:val="22"/>
          <w:szCs w:val="22"/>
        </w:rPr>
        <w:t xml:space="preserve">the </w:t>
      </w:r>
      <w:r w:rsidRPr="0041007A">
        <w:rPr>
          <w:rFonts w:asciiTheme="majorHAnsi" w:hAnsiTheme="majorHAnsi"/>
          <w:sz w:val="22"/>
          <w:szCs w:val="22"/>
        </w:rPr>
        <w:t xml:space="preserve">NTC rules require prior consent/opt-in, including other conditions, which means that in practice, </w:t>
      </w:r>
      <w:ins w:id="774" w:author="Bahar Toto" w:date="2026-06-15T14:07:00Z" w16du:dateUtc="2026-06-15T13:07:00Z">
        <w:r w:rsidR="002D4E1B">
          <w:rPr>
            <w:rFonts w:asciiTheme="majorHAnsi" w:hAnsiTheme="majorHAnsi"/>
            <w:sz w:val="22"/>
            <w:szCs w:val="22"/>
          </w:rPr>
          <w:t>'</w:t>
        </w:r>
      </w:ins>
      <w:del w:id="775" w:author="Bahar Toto" w:date="2026-06-15T14:07:00Z" w16du:dateUtc="2026-06-15T13:07:00Z">
        <w:r w:rsidRPr="0041007A" w:rsidDel="002D4E1B">
          <w:rPr>
            <w:rFonts w:asciiTheme="majorHAnsi" w:hAnsiTheme="majorHAnsi"/>
            <w:sz w:val="22"/>
            <w:szCs w:val="22"/>
          </w:rPr>
          <w:delText>“</w:delText>
        </w:r>
      </w:del>
      <w:r w:rsidRPr="0041007A">
        <w:rPr>
          <w:rFonts w:asciiTheme="majorHAnsi" w:hAnsiTheme="majorHAnsi"/>
          <w:sz w:val="22"/>
          <w:szCs w:val="22"/>
        </w:rPr>
        <w:t>consent/opt-in</w:t>
      </w:r>
      <w:del w:id="776" w:author="Bahar Toto" w:date="2026-06-15T14:07:00Z" w16du:dateUtc="2026-06-15T13:07:00Z">
        <w:r w:rsidRPr="0041007A" w:rsidDel="002D4E1B">
          <w:rPr>
            <w:rFonts w:asciiTheme="majorHAnsi" w:hAnsiTheme="majorHAnsi"/>
            <w:sz w:val="22"/>
            <w:szCs w:val="22"/>
          </w:rPr>
          <w:delText>”</w:delText>
        </w:r>
      </w:del>
      <w:ins w:id="777" w:author="Bahar Toto" w:date="2026-06-15T14:07:00Z" w16du:dateUtc="2026-06-15T13:07:00Z">
        <w:r w:rsidR="002D4E1B">
          <w:rPr>
            <w:rFonts w:asciiTheme="majorHAnsi" w:hAnsiTheme="majorHAnsi"/>
            <w:sz w:val="22"/>
            <w:szCs w:val="22"/>
          </w:rPr>
          <w:t>'</w:t>
        </w:r>
      </w:ins>
      <w:r w:rsidRPr="0041007A">
        <w:rPr>
          <w:rFonts w:asciiTheme="majorHAnsi" w:hAnsiTheme="majorHAnsi"/>
          <w:sz w:val="22"/>
          <w:szCs w:val="22"/>
        </w:rPr>
        <w:t xml:space="preserve"> is the </w:t>
      </w:r>
      <w:r w:rsidR="009705C6" w:rsidRPr="0041007A">
        <w:rPr>
          <w:rFonts w:asciiTheme="majorHAnsi" w:hAnsiTheme="majorHAnsi"/>
          <w:sz w:val="22"/>
          <w:szCs w:val="22"/>
        </w:rPr>
        <w:t>primary legal</w:t>
      </w:r>
      <w:r w:rsidRPr="0041007A">
        <w:rPr>
          <w:rFonts w:asciiTheme="majorHAnsi" w:hAnsiTheme="majorHAnsi"/>
          <w:sz w:val="22"/>
          <w:szCs w:val="22"/>
        </w:rPr>
        <w:t xml:space="preserve"> basis for SMS/MMS marketing.</w:t>
      </w:r>
    </w:p>
    <w:tbl>
      <w:tblPr>
        <w:tblStyle w:val="TableGrid"/>
        <w:tblW w:w="0" w:type="auto"/>
        <w:tblLook w:val="04A0" w:firstRow="1" w:lastRow="0" w:firstColumn="1" w:lastColumn="0" w:noHBand="0" w:noVBand="1"/>
      </w:tblPr>
      <w:tblGrid>
        <w:gridCol w:w="4508"/>
        <w:gridCol w:w="4508"/>
      </w:tblGrid>
      <w:tr w:rsidR="002D4E1B" w:rsidRPr="005642C1" w14:paraId="501795F6" w14:textId="77777777" w:rsidTr="00050BF6">
        <w:tc>
          <w:tcPr>
            <w:tcW w:w="4508" w:type="dxa"/>
          </w:tcPr>
          <w:p w14:paraId="6675DBFA" w14:textId="77777777" w:rsidR="002D4E1B" w:rsidRPr="005642C1" w:rsidRDefault="002D4E1B" w:rsidP="002D4E1B">
            <w:r w:rsidRPr="005642C1">
              <w:t xml:space="preserve">Citation </w:t>
            </w:r>
          </w:p>
        </w:tc>
        <w:tc>
          <w:tcPr>
            <w:tcW w:w="4508" w:type="dxa"/>
          </w:tcPr>
          <w:p w14:paraId="2B581E3D" w14:textId="77777777" w:rsidR="002D4E1B" w:rsidRDefault="002D4E1B" w:rsidP="002D4E1B">
            <w:pPr>
              <w:rPr>
                <w:ins w:id="778" w:author="Bahar Toto" w:date="2026-06-15T14:07:00Z" w16du:dateUtc="2026-06-15T13:07:00Z"/>
              </w:rPr>
            </w:pPr>
            <w:ins w:id="779" w:author="Bahar Toto" w:date="2026-06-15T14:07:00Z" w16du:dateUtc="2026-06-15T13:07:00Z">
              <w:r w:rsidRPr="007A7533">
                <w:t>Sections 12 and 13 of the Data Privacy Act</w:t>
              </w:r>
            </w:ins>
          </w:p>
          <w:p w14:paraId="5284EA26" w14:textId="1E0330C1" w:rsidR="002D4E1B" w:rsidRPr="005642C1" w:rsidRDefault="002D4E1B" w:rsidP="002D4E1B">
            <w:ins w:id="780" w:author="Bahar Toto" w:date="2026-06-15T14:07:00Z" w16du:dateUtc="2026-06-15T13:07:00Z">
              <w:r>
                <w:t xml:space="preserve">Section 3.1 of the </w:t>
              </w:r>
            </w:ins>
            <w:ins w:id="781" w:author="Bahar Toto" w:date="2026-06-15T14:08:00Z" w16du:dateUtc="2026-06-15T13:08:00Z">
              <w:r w:rsidR="00795740" w:rsidRPr="00D55AF2">
                <w:t>Memorandum Circular 03-03-2005, as amended</w:t>
              </w:r>
            </w:ins>
          </w:p>
        </w:tc>
      </w:tr>
      <w:tr w:rsidR="002D4E1B" w:rsidRPr="005642C1" w:rsidDel="00795740" w14:paraId="3661AE55" w14:textId="7FF42937" w:rsidTr="00050BF6">
        <w:trPr>
          <w:del w:id="782" w:author="Bahar Toto" w:date="2026-06-15T14:08:00Z"/>
        </w:trPr>
        <w:tc>
          <w:tcPr>
            <w:tcW w:w="4508" w:type="dxa"/>
          </w:tcPr>
          <w:p w14:paraId="33E0D642" w14:textId="62700044" w:rsidR="002D4E1B" w:rsidRPr="005642C1" w:rsidDel="00795740" w:rsidRDefault="002D4E1B" w:rsidP="002D4E1B">
            <w:pPr>
              <w:jc w:val="both"/>
              <w:rPr>
                <w:del w:id="783" w:author="Bahar Toto" w:date="2026-06-15T14:08:00Z" w16du:dateUtc="2026-06-15T13:08:00Z"/>
              </w:rPr>
            </w:pPr>
            <w:del w:id="784" w:author="Bahar Toto" w:date="2026-06-15T14:08:00Z" w16du:dateUtc="2026-06-15T13:08:00Z">
              <w:r w:rsidRPr="005642C1" w:rsidDel="00795740">
                <w:delText xml:space="preserve">Data Privacy Act </w:delText>
              </w:r>
            </w:del>
          </w:p>
        </w:tc>
        <w:tc>
          <w:tcPr>
            <w:tcW w:w="4508" w:type="dxa"/>
          </w:tcPr>
          <w:p w14:paraId="53887E4A" w14:textId="3BAD3C6E" w:rsidR="002D4E1B" w:rsidRPr="005642C1" w:rsidDel="00795740" w:rsidRDefault="002D4E1B" w:rsidP="002D4E1B">
            <w:pPr>
              <w:jc w:val="both"/>
              <w:rPr>
                <w:del w:id="785" w:author="Bahar Toto" w:date="2026-06-15T14:08:00Z" w16du:dateUtc="2026-06-15T13:08:00Z"/>
              </w:rPr>
            </w:pPr>
            <w:del w:id="786" w:author="Bahar Toto" w:date="2026-06-15T14:08:00Z" w16du:dateUtc="2026-06-15T13:08:00Z">
              <w:r w:rsidDel="00795740">
                <w:fldChar w:fldCharType="begin"/>
              </w:r>
              <w:r w:rsidDel="00795740">
                <w:delInstrText>HYPERLINK "https://privacy.gov.ph/data-privacy-act/"</w:delInstrText>
              </w:r>
              <w:r w:rsidDel="00795740">
                <w:fldChar w:fldCharType="separate"/>
              </w:r>
              <w:r w:rsidRPr="005642C1" w:rsidDel="00795740">
                <w:rPr>
                  <w:rStyle w:val="Hyperlink"/>
                </w:rPr>
                <w:delText>Sections 12 and 13 of the Data Privacy Act</w:delText>
              </w:r>
              <w:r w:rsidDel="00795740">
                <w:fldChar w:fldCharType="end"/>
              </w:r>
              <w:r w:rsidRPr="005642C1" w:rsidDel="00795740">
                <w:delText xml:space="preserve"> </w:delText>
              </w:r>
            </w:del>
          </w:p>
        </w:tc>
      </w:tr>
      <w:tr w:rsidR="002D4E1B" w:rsidRPr="005642C1" w:rsidDel="00795740" w14:paraId="3EF1F66D" w14:textId="56ED3E88" w:rsidTr="00050BF6">
        <w:trPr>
          <w:del w:id="787" w:author="Bahar Toto" w:date="2026-06-15T14:08:00Z"/>
        </w:trPr>
        <w:tc>
          <w:tcPr>
            <w:tcW w:w="4508" w:type="dxa"/>
          </w:tcPr>
          <w:p w14:paraId="2C232920" w14:textId="4ED6F08C" w:rsidR="002D4E1B" w:rsidRPr="005642C1" w:rsidDel="00795740" w:rsidRDefault="002D4E1B" w:rsidP="002D4E1B">
            <w:pPr>
              <w:jc w:val="both"/>
              <w:rPr>
                <w:del w:id="788" w:author="Bahar Toto" w:date="2026-06-15T14:08:00Z" w16du:dateUtc="2026-06-15T13:08:00Z"/>
              </w:rPr>
            </w:pPr>
            <w:del w:id="789" w:author="Bahar Toto" w:date="2026-06-15T14:08:00Z" w16du:dateUtc="2026-06-15T13:08:00Z">
              <w:r w:rsidDel="00795740">
                <w:delText xml:space="preserve">National Telecommunications Commission Rules and Regulations on Broadcast Messaging Services  </w:delText>
              </w:r>
            </w:del>
          </w:p>
        </w:tc>
        <w:tc>
          <w:tcPr>
            <w:tcW w:w="4508" w:type="dxa"/>
          </w:tcPr>
          <w:p w14:paraId="5BED7016" w14:textId="6F8EDE26" w:rsidR="002D4E1B" w:rsidRPr="005642C1" w:rsidDel="00795740" w:rsidRDefault="002D4E1B" w:rsidP="002D4E1B">
            <w:pPr>
              <w:jc w:val="both"/>
              <w:rPr>
                <w:del w:id="790" w:author="Bahar Toto" w:date="2026-06-15T14:08:00Z" w16du:dateUtc="2026-06-15T13:08:00Z"/>
              </w:rPr>
            </w:pPr>
            <w:del w:id="791" w:author="Bahar Toto" w:date="2026-06-15T14:08:00Z" w16du:dateUtc="2026-06-15T13:08:00Z">
              <w:r w:rsidDel="00795740">
                <w:fldChar w:fldCharType="begin"/>
              </w:r>
              <w:r w:rsidDel="00795740">
                <w:delInstrText>HYPERLINK "https://region7.ntc.gov.ph/wp-content/uploads/2024/01/MC_03-03-2005.pdf"</w:delInstrText>
              </w:r>
              <w:r w:rsidDel="00795740">
                <w:fldChar w:fldCharType="separate"/>
              </w:r>
              <w:r w:rsidRPr="002263BA" w:rsidDel="00795740">
                <w:rPr>
                  <w:rStyle w:val="Hyperlink"/>
                </w:rPr>
                <w:delText xml:space="preserve">Section </w:delText>
              </w:r>
              <w:r w:rsidDel="00795740">
                <w:rPr>
                  <w:rStyle w:val="Hyperlink"/>
                </w:rPr>
                <w:delText>3.1 of the</w:delText>
              </w:r>
              <w:r w:rsidRPr="002263BA" w:rsidDel="00795740">
                <w:rPr>
                  <w:rStyle w:val="Hyperlink"/>
                </w:rPr>
                <w:delText xml:space="preserve"> National Telecommunications Commission Rules and Regulations on Broadcast Messaging Services</w:delText>
              </w:r>
              <w:r w:rsidDel="00795740">
                <w:fldChar w:fldCharType="end"/>
              </w:r>
              <w:r w:rsidRPr="002263BA" w:rsidDel="00795740">
                <w:delText xml:space="preserve"> as amended by </w:delText>
              </w:r>
              <w:r w:rsidDel="00795740">
                <w:fldChar w:fldCharType="begin"/>
              </w:r>
              <w:r w:rsidDel="00795740">
                <w:delInstrText>HYPERLINK "https://region7.ntc.gov.ph/wp-content/uploads/2024/01/MC_03-03-2005A_Amendments_broadcast_messaging.pdf"</w:delInstrText>
              </w:r>
              <w:r w:rsidDel="00795740">
                <w:fldChar w:fldCharType="separate"/>
              </w:r>
              <w:r w:rsidRPr="002263BA" w:rsidDel="00795740">
                <w:rPr>
                  <w:rStyle w:val="Hyperlink"/>
                </w:rPr>
                <w:delText>Memorandum Circular No. 03-03-2005-A</w:delText>
              </w:r>
              <w:r w:rsidDel="00795740">
                <w:fldChar w:fldCharType="end"/>
              </w:r>
              <w:r w:rsidDel="00795740">
                <w:fldChar w:fldCharType="begin"/>
              </w:r>
              <w:r w:rsidDel="00795740">
                <w:delInstrText>HYPERLINK "https://region7.ntc.gov.ph/wp-content/uploads/2024/01/MC_04-07-2009.pdf"</w:delInstrText>
              </w:r>
              <w:r w:rsidDel="00795740">
                <w:fldChar w:fldCharType="separate"/>
              </w:r>
              <w:r w:rsidRPr="002263BA" w:rsidDel="00795740">
                <w:rPr>
                  <w:rStyle w:val="Hyperlink"/>
                </w:rPr>
                <w:delText>, Memorandum Circular No. 04-07-2009</w:delText>
              </w:r>
              <w:r w:rsidDel="00795740">
                <w:fldChar w:fldCharType="end"/>
              </w:r>
              <w:r w:rsidRPr="002263BA" w:rsidDel="00795740">
                <w:delText>, and </w:delText>
              </w:r>
              <w:r w:rsidDel="00795740">
                <w:fldChar w:fldCharType="begin"/>
              </w:r>
              <w:r w:rsidDel="00795740">
                <w:delInstrText>HYPERLINK "https://elibrary.judiciary.gov.ph/thebookshelf/showdocs/10/91581"</w:delInstrText>
              </w:r>
              <w:r w:rsidDel="00795740">
                <w:fldChar w:fldCharType="separate"/>
              </w:r>
              <w:r w:rsidRPr="002263BA" w:rsidDel="00795740">
                <w:rPr>
                  <w:rStyle w:val="Hyperlink"/>
                </w:rPr>
                <w:delText>Memorandum Circular No. 07-08-2018 </w:delText>
              </w:r>
              <w:r w:rsidDel="00795740">
                <w:fldChar w:fldCharType="end"/>
              </w:r>
            </w:del>
          </w:p>
        </w:tc>
      </w:tr>
    </w:tbl>
    <w:p w14:paraId="3FE59AF1" w14:textId="77777777" w:rsidR="005642C1" w:rsidRPr="0041007A" w:rsidRDefault="005642C1" w:rsidP="004A1A75">
      <w:pPr>
        <w:spacing w:after="0" w:line="240" w:lineRule="auto"/>
        <w:jc w:val="both"/>
        <w:rPr>
          <w:rFonts w:asciiTheme="majorHAnsi" w:hAnsiTheme="majorHAnsi"/>
          <w:sz w:val="22"/>
          <w:szCs w:val="22"/>
        </w:rPr>
      </w:pPr>
    </w:p>
    <w:p w14:paraId="1120F3CC" w14:textId="77777777" w:rsidR="004A1A75" w:rsidRPr="0041007A" w:rsidRDefault="004A1A75" w:rsidP="004A1A75">
      <w:pPr>
        <w:spacing w:after="0" w:line="240" w:lineRule="auto"/>
        <w:jc w:val="both"/>
        <w:rPr>
          <w:rFonts w:asciiTheme="majorHAnsi" w:hAnsiTheme="majorHAnsi"/>
          <w:sz w:val="22"/>
          <w:szCs w:val="22"/>
        </w:rPr>
      </w:pPr>
    </w:p>
    <w:p w14:paraId="361CB504" w14:textId="39277EBB" w:rsidR="00506859" w:rsidRPr="0041007A" w:rsidRDefault="00506859" w:rsidP="004A1A75">
      <w:pPr>
        <w:numPr>
          <w:ilvl w:val="2"/>
          <w:numId w:val="10"/>
        </w:numPr>
        <w:spacing w:after="0" w:line="240" w:lineRule="auto"/>
        <w:jc w:val="both"/>
        <w:rPr>
          <w:rFonts w:asciiTheme="majorHAnsi" w:hAnsiTheme="majorHAnsi"/>
          <w:b/>
          <w:bCs/>
          <w:i/>
          <w:iCs/>
          <w:sz w:val="22"/>
          <w:szCs w:val="22"/>
        </w:rPr>
      </w:pPr>
      <w:r w:rsidRPr="0041007A">
        <w:rPr>
          <w:rFonts w:asciiTheme="majorHAnsi" w:hAnsiTheme="majorHAnsi"/>
          <w:b/>
          <w:bCs/>
          <w:sz w:val="22"/>
          <w:szCs w:val="22"/>
        </w:rPr>
        <w:t xml:space="preserve">Can legitimate interest be used </w:t>
      </w:r>
      <w:r w:rsidR="4EBE0581" w:rsidRPr="0041007A">
        <w:rPr>
          <w:rFonts w:asciiTheme="majorHAnsi" w:hAnsiTheme="majorHAnsi"/>
          <w:b/>
          <w:bCs/>
          <w:sz w:val="22"/>
          <w:szCs w:val="22"/>
        </w:rPr>
        <w:t xml:space="preserve">as a lawful basis </w:t>
      </w:r>
      <w:r w:rsidRPr="0041007A">
        <w:rPr>
          <w:rFonts w:asciiTheme="majorHAnsi" w:hAnsiTheme="majorHAnsi"/>
          <w:b/>
          <w:bCs/>
          <w:sz w:val="22"/>
          <w:szCs w:val="22"/>
        </w:rPr>
        <w:t xml:space="preserve">for </w:t>
      </w:r>
      <w:proofErr w:type="spellStart"/>
      <w:r w:rsidRPr="0041007A">
        <w:rPr>
          <w:rFonts w:asciiTheme="majorHAnsi" w:hAnsiTheme="majorHAnsi"/>
          <w:b/>
          <w:bCs/>
          <w:sz w:val="22"/>
          <w:szCs w:val="22"/>
        </w:rPr>
        <w:t>emarketing</w:t>
      </w:r>
      <w:proofErr w:type="spellEnd"/>
      <w:r w:rsidR="4466BA7D" w:rsidRPr="0041007A">
        <w:rPr>
          <w:rFonts w:asciiTheme="majorHAnsi" w:hAnsiTheme="majorHAnsi"/>
          <w:b/>
          <w:bCs/>
          <w:sz w:val="22"/>
          <w:szCs w:val="22"/>
        </w:rPr>
        <w:t xml:space="preserve"> instead of consent</w:t>
      </w:r>
      <w:r w:rsidRPr="0041007A">
        <w:rPr>
          <w:rFonts w:asciiTheme="majorHAnsi" w:hAnsiTheme="majorHAnsi"/>
          <w:b/>
          <w:bCs/>
          <w:sz w:val="22"/>
          <w:szCs w:val="22"/>
        </w:rPr>
        <w:t xml:space="preserve">? </w:t>
      </w:r>
      <w:r w:rsidRPr="0041007A">
        <w:rPr>
          <w:rFonts w:asciiTheme="majorHAnsi" w:hAnsiTheme="majorHAnsi"/>
          <w:b/>
          <w:bCs/>
          <w:i/>
          <w:iCs/>
          <w:sz w:val="22"/>
          <w:szCs w:val="22"/>
        </w:rPr>
        <w:t>(</w:t>
      </w:r>
      <w:r w:rsidR="5AB8018E" w:rsidRPr="0041007A">
        <w:rPr>
          <w:rFonts w:asciiTheme="majorHAnsi" w:hAnsiTheme="majorHAnsi"/>
          <w:b/>
          <w:bCs/>
          <w:i/>
          <w:iCs/>
          <w:sz w:val="22"/>
          <w:szCs w:val="22"/>
        </w:rPr>
        <w:t>If yes, under what conditions or limitation</w:t>
      </w:r>
      <w:r w:rsidR="5AB8018E" w:rsidRPr="0041007A">
        <w:rPr>
          <w:rFonts w:asciiTheme="majorHAnsi" w:hAnsiTheme="majorHAnsi"/>
          <w:b/>
          <w:bCs/>
          <w:sz w:val="22"/>
          <w:szCs w:val="22"/>
        </w:rPr>
        <w:t>s</w:t>
      </w:r>
      <w:r w:rsidRPr="0041007A">
        <w:rPr>
          <w:rFonts w:asciiTheme="majorHAnsi" w:hAnsiTheme="majorHAnsi"/>
          <w:b/>
          <w:bCs/>
          <w:i/>
          <w:iCs/>
          <w:sz w:val="22"/>
          <w:szCs w:val="22"/>
        </w:rPr>
        <w:t>)</w:t>
      </w:r>
    </w:p>
    <w:p w14:paraId="7C02A9C5" w14:textId="77777777" w:rsidR="004A1A75" w:rsidRPr="0041007A" w:rsidRDefault="004A1A75" w:rsidP="004A1A75">
      <w:pPr>
        <w:spacing w:after="0" w:line="240" w:lineRule="auto"/>
        <w:ind w:left="2160"/>
        <w:jc w:val="both"/>
        <w:rPr>
          <w:rFonts w:asciiTheme="majorHAnsi" w:hAnsiTheme="majorHAnsi"/>
          <w:b/>
          <w:bCs/>
          <w:i/>
          <w:iCs/>
          <w:sz w:val="22"/>
          <w:szCs w:val="22"/>
        </w:rPr>
      </w:pPr>
    </w:p>
    <w:p w14:paraId="33BDCA2E" w14:textId="72BF62AD" w:rsidR="004A1A75" w:rsidRPr="0041007A" w:rsidRDefault="0030619A" w:rsidP="004A1A75">
      <w:pPr>
        <w:spacing w:after="0" w:line="240" w:lineRule="auto"/>
        <w:jc w:val="both"/>
        <w:rPr>
          <w:rFonts w:asciiTheme="majorHAnsi" w:hAnsiTheme="majorHAnsi"/>
          <w:sz w:val="22"/>
          <w:szCs w:val="22"/>
        </w:rPr>
      </w:pPr>
      <w:r w:rsidRPr="0041007A">
        <w:rPr>
          <w:rFonts w:asciiTheme="majorHAnsi" w:hAnsiTheme="majorHAnsi"/>
          <w:sz w:val="22"/>
          <w:szCs w:val="22"/>
        </w:rPr>
        <w:t>Yes. Under Philippine data privacy regulations, when processing is limited to</w:t>
      </w:r>
      <w:r w:rsidR="00A17E11">
        <w:rPr>
          <w:rFonts w:asciiTheme="majorHAnsi" w:hAnsiTheme="majorHAnsi"/>
          <w:sz w:val="22"/>
          <w:szCs w:val="22"/>
        </w:rPr>
        <w:t xml:space="preserve"> (non-sensitive)</w:t>
      </w:r>
      <w:r w:rsidRPr="0041007A">
        <w:rPr>
          <w:rFonts w:asciiTheme="majorHAnsi" w:hAnsiTheme="majorHAnsi"/>
          <w:sz w:val="22"/>
          <w:szCs w:val="22"/>
        </w:rPr>
        <w:t xml:space="preserve"> personal information, a PIC may consider direct marketing as a legitimate interest under Section 12(f) of the </w:t>
      </w:r>
      <w:del w:id="792" w:author="Bahar Toto" w:date="2026-06-15T13:04:00Z" w16du:dateUtc="2026-06-15T12:04:00Z">
        <w:r w:rsidRPr="0041007A" w:rsidDel="007154D8">
          <w:rPr>
            <w:rFonts w:asciiTheme="majorHAnsi" w:hAnsiTheme="majorHAnsi"/>
            <w:sz w:val="22"/>
            <w:szCs w:val="22"/>
          </w:rPr>
          <w:delText>DPA</w:delText>
        </w:r>
      </w:del>
      <w:ins w:id="793" w:author="Bahar Toto" w:date="2026-06-15T13:04:00Z" w16du:dateUtc="2026-06-15T12:04:00Z">
        <w:r w:rsidR="007154D8">
          <w:rPr>
            <w:rFonts w:asciiTheme="majorHAnsi" w:hAnsiTheme="majorHAnsi"/>
            <w:sz w:val="22"/>
            <w:szCs w:val="22"/>
          </w:rPr>
          <w:t xml:space="preserve">Data </w:t>
        </w:r>
      </w:ins>
      <w:ins w:id="794" w:author="Bahar Toto" w:date="2026-06-15T14:52:00Z" w16du:dateUtc="2026-06-15T13:52:00Z">
        <w:r w:rsidR="00671D4A">
          <w:rPr>
            <w:rFonts w:asciiTheme="majorHAnsi" w:hAnsiTheme="majorHAnsi"/>
            <w:sz w:val="22"/>
            <w:szCs w:val="22"/>
          </w:rPr>
          <w:t xml:space="preserve">Privacy </w:t>
        </w:r>
      </w:ins>
      <w:ins w:id="795" w:author="Bahar Toto" w:date="2026-06-15T13:04:00Z" w16du:dateUtc="2026-06-15T12:04:00Z">
        <w:r w:rsidR="007154D8">
          <w:rPr>
            <w:rFonts w:asciiTheme="majorHAnsi" w:hAnsiTheme="majorHAnsi"/>
            <w:sz w:val="22"/>
            <w:szCs w:val="22"/>
          </w:rPr>
          <w:t>Act</w:t>
        </w:r>
      </w:ins>
      <w:r w:rsidR="00A17E11">
        <w:rPr>
          <w:rFonts w:asciiTheme="majorHAnsi" w:hAnsiTheme="majorHAnsi"/>
          <w:sz w:val="22"/>
          <w:szCs w:val="22"/>
        </w:rPr>
        <w:t xml:space="preserve">. For this purpose, the PIC </w:t>
      </w:r>
      <w:r w:rsidRPr="0041007A">
        <w:rPr>
          <w:rFonts w:asciiTheme="majorHAnsi" w:hAnsiTheme="majorHAnsi"/>
          <w:sz w:val="22"/>
          <w:szCs w:val="22"/>
        </w:rPr>
        <w:t xml:space="preserve">must conduct a Legitimate Interest Assessment (LIA) to confirm that direct marketing falls under its legitimate interest. </w:t>
      </w:r>
    </w:p>
    <w:p w14:paraId="5DC3B140" w14:textId="7E9618C7" w:rsidR="004A1A75" w:rsidRPr="0041007A" w:rsidRDefault="0030619A" w:rsidP="004A1A75">
      <w:pPr>
        <w:spacing w:after="0" w:line="240" w:lineRule="auto"/>
        <w:jc w:val="both"/>
        <w:rPr>
          <w:rFonts w:asciiTheme="majorHAnsi" w:hAnsiTheme="majorHAnsi"/>
          <w:sz w:val="22"/>
          <w:szCs w:val="22"/>
        </w:rPr>
      </w:pPr>
      <w:r w:rsidRPr="0041007A">
        <w:rPr>
          <w:rFonts w:asciiTheme="majorHAnsi" w:hAnsiTheme="majorHAnsi"/>
          <w:sz w:val="22"/>
          <w:szCs w:val="22"/>
        </w:rPr>
        <w:t>If the LIA indicates that the data subjects</w:t>
      </w:r>
      <w:del w:id="796" w:author="Bahar Toto" w:date="2026-06-15T14:08:00Z" w16du:dateUtc="2026-06-15T13:08:00Z">
        <w:r w:rsidRPr="0041007A" w:rsidDel="00795740">
          <w:rPr>
            <w:rFonts w:asciiTheme="majorHAnsi" w:hAnsiTheme="majorHAnsi"/>
            <w:sz w:val="22"/>
            <w:szCs w:val="22"/>
          </w:rPr>
          <w:delText>’</w:delText>
        </w:r>
      </w:del>
      <w:ins w:id="797" w:author="Bahar Toto" w:date="2026-06-15T14:08:00Z" w16du:dateUtc="2026-06-15T13:08:00Z">
        <w:r w:rsidR="00795740">
          <w:rPr>
            <w:rFonts w:asciiTheme="majorHAnsi" w:hAnsiTheme="majorHAnsi"/>
            <w:sz w:val="22"/>
            <w:szCs w:val="22"/>
          </w:rPr>
          <w:t>'</w:t>
        </w:r>
      </w:ins>
      <w:r w:rsidRPr="0041007A">
        <w:rPr>
          <w:rFonts w:asciiTheme="majorHAnsi" w:hAnsiTheme="majorHAnsi"/>
          <w:sz w:val="22"/>
          <w:szCs w:val="22"/>
        </w:rPr>
        <w:t xml:space="preserve"> rights/freedoms would be significantly affected, consent is required instead. </w:t>
      </w:r>
    </w:p>
    <w:p w14:paraId="45EB9422" w14:textId="77777777" w:rsidR="004A1A75" w:rsidRPr="0041007A" w:rsidRDefault="004A1A75" w:rsidP="004A1A75">
      <w:pPr>
        <w:spacing w:after="0" w:line="240" w:lineRule="auto"/>
        <w:jc w:val="both"/>
        <w:rPr>
          <w:rFonts w:asciiTheme="majorHAnsi" w:hAnsiTheme="majorHAnsi"/>
          <w:sz w:val="22"/>
          <w:szCs w:val="22"/>
        </w:rPr>
      </w:pPr>
    </w:p>
    <w:p w14:paraId="575617C4" w14:textId="29F9EA14" w:rsidR="004A1A75" w:rsidRDefault="0030619A"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Finally, as noted above, legitimate interest cannot be relied on for processing </w:t>
      </w:r>
      <w:ins w:id="798" w:author="Bahar Toto" w:date="2026-06-15T14:08:00Z" w16du:dateUtc="2026-06-15T13:08:00Z">
        <w:r w:rsidR="00795740">
          <w:rPr>
            <w:rFonts w:asciiTheme="majorHAnsi" w:hAnsiTheme="majorHAnsi"/>
            <w:sz w:val="22"/>
            <w:szCs w:val="22"/>
          </w:rPr>
          <w:t>'</w:t>
        </w:r>
      </w:ins>
      <w:del w:id="799" w:author="Bahar Toto" w:date="2026-06-15T14:08:00Z" w16du:dateUtc="2026-06-15T13:08:00Z">
        <w:r w:rsidRPr="0041007A" w:rsidDel="00795740">
          <w:rPr>
            <w:rFonts w:asciiTheme="majorHAnsi" w:hAnsiTheme="majorHAnsi"/>
            <w:sz w:val="22"/>
            <w:szCs w:val="22"/>
          </w:rPr>
          <w:delText>“</w:delText>
        </w:r>
      </w:del>
      <w:r w:rsidRPr="0041007A">
        <w:rPr>
          <w:rFonts w:asciiTheme="majorHAnsi" w:hAnsiTheme="majorHAnsi"/>
          <w:sz w:val="22"/>
          <w:szCs w:val="22"/>
        </w:rPr>
        <w:t>sensitive personal information</w:t>
      </w:r>
      <w:del w:id="800" w:author="Bahar Toto" w:date="2026-06-15T14:08:00Z" w16du:dateUtc="2026-06-15T13:08:00Z">
        <w:r w:rsidRPr="0041007A" w:rsidDel="00795740">
          <w:rPr>
            <w:rFonts w:asciiTheme="majorHAnsi" w:hAnsiTheme="majorHAnsi"/>
            <w:sz w:val="22"/>
            <w:szCs w:val="22"/>
          </w:rPr>
          <w:delText>”</w:delText>
        </w:r>
      </w:del>
      <w:ins w:id="801" w:author="Bahar Toto" w:date="2026-06-15T14:08:00Z" w16du:dateUtc="2026-06-15T13:08:00Z">
        <w:r w:rsidR="00795740">
          <w:rPr>
            <w:rFonts w:asciiTheme="majorHAnsi" w:hAnsiTheme="majorHAnsi"/>
            <w:sz w:val="22"/>
            <w:szCs w:val="22"/>
          </w:rPr>
          <w:t>'</w:t>
        </w:r>
      </w:ins>
      <w:r w:rsidRPr="0041007A">
        <w:rPr>
          <w:rFonts w:asciiTheme="majorHAnsi" w:hAnsiTheme="majorHAnsi"/>
          <w:sz w:val="22"/>
          <w:szCs w:val="22"/>
        </w:rPr>
        <w:t xml:space="preserve"> under the </w:t>
      </w:r>
      <w:ins w:id="802" w:author="Bahar Toto" w:date="2026-06-15T13:04:00Z" w16du:dateUtc="2026-06-15T12:04:00Z">
        <w:r w:rsidR="007154D8">
          <w:rPr>
            <w:rFonts w:asciiTheme="majorHAnsi" w:hAnsiTheme="majorHAnsi"/>
            <w:sz w:val="22"/>
            <w:szCs w:val="22"/>
          </w:rPr>
          <w:t xml:space="preserve">Data </w:t>
        </w:r>
      </w:ins>
      <w:ins w:id="803" w:author="Bahar Toto" w:date="2026-06-15T14:53:00Z" w16du:dateUtc="2026-06-15T13:53:00Z">
        <w:r w:rsidR="00671D4A">
          <w:rPr>
            <w:rFonts w:asciiTheme="majorHAnsi" w:hAnsiTheme="majorHAnsi"/>
            <w:sz w:val="22"/>
            <w:szCs w:val="22"/>
          </w:rPr>
          <w:t xml:space="preserve">Privacy </w:t>
        </w:r>
      </w:ins>
      <w:ins w:id="804" w:author="Bahar Toto" w:date="2026-06-15T13:04:00Z" w16du:dateUtc="2026-06-15T12:04:00Z">
        <w:r w:rsidR="007154D8">
          <w:rPr>
            <w:rFonts w:asciiTheme="majorHAnsi" w:hAnsiTheme="majorHAnsi"/>
            <w:sz w:val="22"/>
            <w:szCs w:val="22"/>
          </w:rPr>
          <w:t>Act</w:t>
        </w:r>
      </w:ins>
      <w:del w:id="805" w:author="Bahar Toto" w:date="2026-06-15T13:04:00Z" w16du:dateUtc="2026-06-15T12:04:00Z">
        <w:r w:rsidRPr="0041007A" w:rsidDel="007154D8">
          <w:rPr>
            <w:rFonts w:asciiTheme="majorHAnsi" w:hAnsiTheme="majorHAnsi"/>
            <w:sz w:val="22"/>
            <w:szCs w:val="22"/>
          </w:rPr>
          <w:delText>DPA</w:delText>
        </w:r>
      </w:del>
      <w:r w:rsidRPr="0041007A">
        <w:rPr>
          <w:rFonts w:asciiTheme="majorHAnsi" w:hAnsiTheme="majorHAnsi"/>
          <w:sz w:val="22"/>
          <w:szCs w:val="22"/>
        </w:rPr>
        <w:t>.</w:t>
      </w:r>
    </w:p>
    <w:p w14:paraId="51155F22" w14:textId="77777777" w:rsidR="002B43AB" w:rsidRDefault="002B43AB"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2B43AB" w:rsidRPr="00F1049A" w14:paraId="560D0C43" w14:textId="77777777" w:rsidTr="00050BF6">
        <w:tc>
          <w:tcPr>
            <w:tcW w:w="4508" w:type="dxa"/>
          </w:tcPr>
          <w:p w14:paraId="7B3F40D4" w14:textId="565612D2" w:rsidR="002B43AB" w:rsidRPr="00F1049A" w:rsidRDefault="002B43AB" w:rsidP="00050BF6">
            <w:r w:rsidRPr="00F1049A">
              <w:t>Citation</w:t>
            </w:r>
            <w:r w:rsidR="00F1049A" w:rsidRPr="00F1049A">
              <w:t xml:space="preserve">s </w:t>
            </w:r>
          </w:p>
        </w:tc>
        <w:tc>
          <w:tcPr>
            <w:tcW w:w="4508" w:type="dxa"/>
          </w:tcPr>
          <w:p w14:paraId="156D7DCB" w14:textId="77777777" w:rsidR="002B43AB" w:rsidRDefault="00795740" w:rsidP="00050BF6">
            <w:pPr>
              <w:rPr>
                <w:ins w:id="806" w:author="Bahar Toto" w:date="2026-06-15T14:08:00Z" w16du:dateUtc="2026-06-15T13:08:00Z"/>
              </w:rPr>
            </w:pPr>
            <w:ins w:id="807" w:author="Bahar Toto" w:date="2026-06-15T14:08:00Z" w16du:dateUtc="2026-06-15T13:08:00Z">
              <w:r w:rsidRPr="00185FBA">
                <w:t>Circular No. 2023-07</w:t>
              </w:r>
            </w:ins>
          </w:p>
          <w:p w14:paraId="42488BEE" w14:textId="77777777" w:rsidR="00795740" w:rsidRDefault="00795740" w:rsidP="00050BF6">
            <w:pPr>
              <w:rPr>
                <w:ins w:id="808" w:author="Bahar Toto" w:date="2026-06-15T14:09:00Z" w16du:dateUtc="2026-06-15T13:09:00Z"/>
              </w:rPr>
            </w:pPr>
            <w:ins w:id="809" w:author="Bahar Toto" w:date="2026-06-15T14:09:00Z" w16du:dateUtc="2026-06-15T13:09:00Z">
              <w:r w:rsidRPr="00185FBA">
                <w:t>Circular No. 2023-04</w:t>
              </w:r>
            </w:ins>
          </w:p>
          <w:p w14:paraId="44A70239" w14:textId="4902FD79" w:rsidR="00795740" w:rsidRPr="00F1049A" w:rsidRDefault="00795740" w:rsidP="00050BF6">
            <w:ins w:id="810" w:author="Bahar Toto" w:date="2026-06-15T14:09:00Z" w16du:dateUtc="2026-06-15T13:09:00Z">
              <w:r w:rsidRPr="00467730">
                <w:t>Advisory Opinion No. 2018-050</w:t>
              </w:r>
            </w:ins>
          </w:p>
        </w:tc>
      </w:tr>
      <w:tr w:rsidR="00042FE1" w:rsidRPr="00F1049A" w:rsidDel="00795740" w14:paraId="49F05CE8" w14:textId="7FE86501" w:rsidTr="00050BF6">
        <w:trPr>
          <w:del w:id="811" w:author="Bahar Toto" w:date="2026-06-15T14:09:00Z"/>
        </w:trPr>
        <w:tc>
          <w:tcPr>
            <w:tcW w:w="4508" w:type="dxa"/>
          </w:tcPr>
          <w:p w14:paraId="29E63CC0" w14:textId="0B407165" w:rsidR="00042FE1" w:rsidRPr="00F1049A" w:rsidDel="00795740" w:rsidRDefault="00042FE1" w:rsidP="00050BF6">
            <w:pPr>
              <w:rPr>
                <w:del w:id="812" w:author="Bahar Toto" w:date="2026-06-15T14:09:00Z" w16du:dateUtc="2026-06-15T13:09:00Z"/>
              </w:rPr>
            </w:pPr>
            <w:del w:id="813" w:author="Bahar Toto" w:date="2026-06-15T14:09:00Z" w16du:dateUtc="2026-06-15T13:09:00Z">
              <w:r w:rsidDel="00795740">
                <w:delText>National Privacy Commission Guidelines on Legitimate Interest</w:delText>
              </w:r>
            </w:del>
          </w:p>
        </w:tc>
        <w:tc>
          <w:tcPr>
            <w:tcW w:w="4508" w:type="dxa"/>
          </w:tcPr>
          <w:p w14:paraId="00B56500" w14:textId="46BA9B66" w:rsidR="00042FE1" w:rsidRPr="00F1049A" w:rsidDel="00795740" w:rsidRDefault="00042FE1" w:rsidP="00050BF6">
            <w:pPr>
              <w:rPr>
                <w:del w:id="814" w:author="Bahar Toto" w:date="2026-06-15T14:09:00Z" w16du:dateUtc="2026-06-15T13:09:00Z"/>
              </w:rPr>
            </w:pPr>
            <w:del w:id="815" w:author="Bahar Toto" w:date="2026-06-15T14:09:00Z" w16du:dateUtc="2026-06-15T13:09:00Z">
              <w:r w:rsidDel="00795740">
                <w:fldChar w:fldCharType="begin"/>
              </w:r>
              <w:r w:rsidDel="00795740">
                <w:delInstrText>HYPERLINK "https://privacy.gov.ph/wp-content/uploads/2024/01/NPC-Circular-No.-2023-07_Guidelines-on-Legitimate-Interest_13-December-2023.pdf"</w:delInstrText>
              </w:r>
              <w:r w:rsidDel="00795740">
                <w:fldChar w:fldCharType="separate"/>
              </w:r>
              <w:r w:rsidRPr="00042FE1" w:rsidDel="00795740">
                <w:rPr>
                  <w:rStyle w:val="Hyperlink"/>
                </w:rPr>
                <w:delText>National Privacy Commission Circular No. 2023-07</w:delText>
              </w:r>
              <w:r w:rsidDel="00795740">
                <w:fldChar w:fldCharType="end"/>
              </w:r>
            </w:del>
          </w:p>
        </w:tc>
      </w:tr>
      <w:tr w:rsidR="002B43AB" w:rsidRPr="00F1049A" w:rsidDel="00795740" w14:paraId="5CF3C2DC" w14:textId="2794AF82" w:rsidTr="00050BF6">
        <w:trPr>
          <w:del w:id="816" w:author="Bahar Toto" w:date="2026-06-15T14:09:00Z"/>
        </w:trPr>
        <w:tc>
          <w:tcPr>
            <w:tcW w:w="4508" w:type="dxa"/>
          </w:tcPr>
          <w:p w14:paraId="4D9C5216" w14:textId="3AF7E5A2" w:rsidR="002B43AB" w:rsidRPr="00F1049A" w:rsidDel="00795740" w:rsidRDefault="006234E0" w:rsidP="00050BF6">
            <w:pPr>
              <w:rPr>
                <w:del w:id="817" w:author="Bahar Toto" w:date="2026-06-15T14:09:00Z" w16du:dateUtc="2026-06-15T13:09:00Z"/>
              </w:rPr>
            </w:pPr>
            <w:del w:id="818" w:author="Bahar Toto" w:date="2026-06-15T14:09:00Z" w16du:dateUtc="2026-06-15T13:09:00Z">
              <w:r w:rsidRPr="00F1049A" w:rsidDel="00795740">
                <w:delText xml:space="preserve">National Privacy Commission Guidelines on Consent </w:delText>
              </w:r>
            </w:del>
          </w:p>
        </w:tc>
        <w:tc>
          <w:tcPr>
            <w:tcW w:w="4508" w:type="dxa"/>
          </w:tcPr>
          <w:p w14:paraId="0105F77A" w14:textId="608D4B75" w:rsidR="002B43AB" w:rsidRPr="00F1049A" w:rsidDel="00795740" w:rsidRDefault="002B43AB" w:rsidP="00050BF6">
            <w:pPr>
              <w:rPr>
                <w:del w:id="819" w:author="Bahar Toto" w:date="2026-06-15T14:09:00Z" w16du:dateUtc="2026-06-15T13:09:00Z"/>
              </w:rPr>
            </w:pPr>
            <w:del w:id="820" w:author="Bahar Toto" w:date="2026-06-15T14:09:00Z" w16du:dateUtc="2026-06-15T13:09:00Z">
              <w:r w:rsidDel="00795740">
                <w:fldChar w:fldCharType="begin"/>
              </w:r>
              <w:r w:rsidDel="00795740">
                <w:delInstrText>HYPERLINK "https://privacy.gov.ph/wp-content/uploads/2023/11/NPC-Circular-No.-2023-04_Guidelines-on-Consent_07Nov2023.pdf"</w:delInstrText>
              </w:r>
              <w:r w:rsidDel="00795740">
                <w:fldChar w:fldCharType="separate"/>
              </w:r>
              <w:r w:rsidRPr="00F1049A" w:rsidDel="00795740">
                <w:rPr>
                  <w:rStyle w:val="Hyperlink"/>
                </w:rPr>
                <w:delText>National Privacy Commission Circular No. 2023-04</w:delText>
              </w:r>
              <w:r w:rsidDel="00795740">
                <w:fldChar w:fldCharType="end"/>
              </w:r>
            </w:del>
          </w:p>
        </w:tc>
      </w:tr>
      <w:tr w:rsidR="0086728D" w:rsidRPr="00F1049A" w:rsidDel="00795740" w14:paraId="77330F69" w14:textId="52E8B62A" w:rsidTr="00050BF6">
        <w:trPr>
          <w:del w:id="821" w:author="Bahar Toto" w:date="2026-06-15T14:09:00Z"/>
        </w:trPr>
        <w:tc>
          <w:tcPr>
            <w:tcW w:w="4508" w:type="dxa"/>
          </w:tcPr>
          <w:p w14:paraId="2C69EFD3" w14:textId="2749604E" w:rsidR="0086728D" w:rsidRPr="00F1049A" w:rsidDel="00795740" w:rsidRDefault="00786B8E" w:rsidP="00050BF6">
            <w:pPr>
              <w:rPr>
                <w:del w:id="822" w:author="Bahar Toto" w:date="2026-06-15T14:09:00Z" w16du:dateUtc="2026-06-15T13:09:00Z"/>
              </w:rPr>
            </w:pPr>
            <w:del w:id="823" w:author="Bahar Toto" w:date="2026-06-15T14:09:00Z" w16du:dateUtc="2026-06-15T13:09:00Z">
              <w:r w:rsidRPr="00F1049A" w:rsidDel="00795740">
                <w:delText xml:space="preserve">National Privacy Commission Advisory on Cold Calls and Emails </w:delText>
              </w:r>
            </w:del>
          </w:p>
        </w:tc>
        <w:tc>
          <w:tcPr>
            <w:tcW w:w="4508" w:type="dxa"/>
          </w:tcPr>
          <w:p w14:paraId="77223AB4" w14:textId="438B527F" w:rsidR="0086728D" w:rsidRPr="00F1049A" w:rsidDel="00795740" w:rsidRDefault="0086728D" w:rsidP="00050BF6">
            <w:pPr>
              <w:rPr>
                <w:del w:id="824" w:author="Bahar Toto" w:date="2026-06-15T14:09:00Z" w16du:dateUtc="2026-06-15T13:09:00Z"/>
              </w:rPr>
            </w:pPr>
            <w:del w:id="825" w:author="Bahar Toto" w:date="2026-06-15T14:09:00Z" w16du:dateUtc="2026-06-15T13:09:00Z">
              <w:r w:rsidDel="00795740">
                <w:fldChar w:fldCharType="begin"/>
              </w:r>
              <w:r w:rsidDel="00795740">
                <w:delInstrText>HYPERLINK "https://privacy.gov.ph/wp-content/uploads/2022/08/AONo_2018-050.pdf"</w:delInstrText>
              </w:r>
              <w:r w:rsidDel="00795740">
                <w:fldChar w:fldCharType="separate"/>
              </w:r>
              <w:r w:rsidRPr="00F1049A" w:rsidDel="00795740">
                <w:rPr>
                  <w:rStyle w:val="Hyperlink"/>
                </w:rPr>
                <w:delText>National Privacy Commission Advisory Opinion No. 2018-050</w:delText>
              </w:r>
              <w:r w:rsidDel="00795740">
                <w:fldChar w:fldCharType="end"/>
              </w:r>
            </w:del>
          </w:p>
        </w:tc>
      </w:tr>
    </w:tbl>
    <w:p w14:paraId="6CB1C77F" w14:textId="77777777" w:rsidR="002B43AB" w:rsidRPr="0041007A" w:rsidRDefault="002B43AB" w:rsidP="004A1A75">
      <w:pPr>
        <w:spacing w:after="0" w:line="240" w:lineRule="auto"/>
        <w:jc w:val="both"/>
        <w:rPr>
          <w:rFonts w:asciiTheme="majorHAnsi" w:hAnsiTheme="majorHAnsi"/>
          <w:sz w:val="22"/>
          <w:szCs w:val="22"/>
        </w:rPr>
      </w:pPr>
    </w:p>
    <w:p w14:paraId="1F990F92" w14:textId="77777777" w:rsidR="004A1A75" w:rsidRPr="0041007A" w:rsidRDefault="004A1A75" w:rsidP="004A1A75">
      <w:pPr>
        <w:spacing w:after="0" w:line="240" w:lineRule="auto"/>
        <w:jc w:val="both"/>
        <w:rPr>
          <w:rFonts w:asciiTheme="majorHAnsi" w:hAnsiTheme="majorHAnsi"/>
          <w:sz w:val="22"/>
          <w:szCs w:val="22"/>
        </w:rPr>
      </w:pPr>
    </w:p>
    <w:p w14:paraId="5679418A" w14:textId="38ED1562" w:rsidR="00AC4B3A" w:rsidRPr="0041007A" w:rsidRDefault="00C52916" w:rsidP="004A1A75">
      <w:pPr>
        <w:pStyle w:val="ListParagraph"/>
        <w:numPr>
          <w:ilvl w:val="2"/>
          <w:numId w:val="10"/>
        </w:numPr>
        <w:spacing w:after="0" w:line="240" w:lineRule="auto"/>
        <w:jc w:val="both"/>
        <w:rPr>
          <w:rFonts w:asciiTheme="majorHAnsi" w:hAnsiTheme="majorHAnsi"/>
          <w:b/>
          <w:bCs/>
          <w:i/>
          <w:iCs/>
        </w:rPr>
      </w:pPr>
      <w:r w:rsidRPr="0041007A">
        <w:rPr>
          <w:rFonts w:asciiTheme="majorHAnsi" w:hAnsiTheme="majorHAnsi"/>
          <w:b/>
          <w:bCs/>
        </w:rPr>
        <w:t xml:space="preserve">Can legitimate interest be used </w:t>
      </w:r>
      <w:r w:rsidR="6C3659BB" w:rsidRPr="0041007A">
        <w:rPr>
          <w:rFonts w:asciiTheme="majorHAnsi" w:hAnsiTheme="majorHAnsi"/>
          <w:b/>
          <w:bCs/>
        </w:rPr>
        <w:t>as a l</w:t>
      </w:r>
      <w:r w:rsidR="3DDF8442" w:rsidRPr="0041007A">
        <w:rPr>
          <w:rFonts w:asciiTheme="majorHAnsi" w:hAnsiTheme="majorHAnsi"/>
          <w:b/>
          <w:bCs/>
        </w:rPr>
        <w:t>awful</w:t>
      </w:r>
      <w:r w:rsidR="6C3659BB" w:rsidRPr="0041007A">
        <w:rPr>
          <w:rFonts w:asciiTheme="majorHAnsi" w:hAnsiTheme="majorHAnsi"/>
          <w:b/>
          <w:bCs/>
        </w:rPr>
        <w:t xml:space="preserve"> basis </w:t>
      </w:r>
      <w:r w:rsidRPr="0041007A">
        <w:rPr>
          <w:rFonts w:asciiTheme="majorHAnsi" w:hAnsiTheme="majorHAnsi"/>
          <w:b/>
          <w:bCs/>
        </w:rPr>
        <w:t>for telemarketing</w:t>
      </w:r>
      <w:r w:rsidR="57C97D2C" w:rsidRPr="0041007A">
        <w:rPr>
          <w:rFonts w:asciiTheme="majorHAnsi" w:hAnsiTheme="majorHAnsi"/>
          <w:b/>
          <w:bCs/>
        </w:rPr>
        <w:t xml:space="preserve"> instead of consent</w:t>
      </w:r>
      <w:r w:rsidRPr="0041007A">
        <w:rPr>
          <w:rFonts w:asciiTheme="majorHAnsi" w:hAnsiTheme="majorHAnsi"/>
          <w:b/>
          <w:bCs/>
        </w:rPr>
        <w:t>? (</w:t>
      </w:r>
      <w:r w:rsidR="4F3E02C8" w:rsidRPr="0041007A">
        <w:rPr>
          <w:rFonts w:asciiTheme="majorHAnsi" w:hAnsiTheme="majorHAnsi"/>
          <w:b/>
          <w:bCs/>
          <w:i/>
          <w:iCs/>
        </w:rPr>
        <w:t>If yes, under what conditions or limitations</w:t>
      </w:r>
      <w:r w:rsidRPr="0041007A">
        <w:rPr>
          <w:rFonts w:asciiTheme="majorHAnsi" w:hAnsiTheme="majorHAnsi"/>
          <w:b/>
          <w:bCs/>
          <w:i/>
          <w:iCs/>
        </w:rPr>
        <w:t>)</w:t>
      </w:r>
    </w:p>
    <w:p w14:paraId="1CE496B7" w14:textId="77777777" w:rsidR="004A1A75" w:rsidRPr="0041007A" w:rsidRDefault="004A1A75" w:rsidP="004A1A75">
      <w:pPr>
        <w:pStyle w:val="ListParagraph"/>
        <w:spacing w:after="0" w:line="240" w:lineRule="auto"/>
        <w:ind w:left="2160"/>
        <w:jc w:val="both"/>
        <w:rPr>
          <w:rFonts w:asciiTheme="majorHAnsi" w:hAnsiTheme="majorHAnsi"/>
          <w:b/>
          <w:bCs/>
          <w:i/>
          <w:iCs/>
        </w:rPr>
      </w:pPr>
    </w:p>
    <w:p w14:paraId="71422576" w14:textId="621395C0" w:rsidR="00C52916" w:rsidRDefault="001A038C"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Please refer to the response under </w:t>
      </w:r>
      <w:ins w:id="826" w:author="Bahar Toto" w:date="2026-06-15T14:10:00Z" w16du:dateUtc="2026-06-15T13:10:00Z">
        <w:r w:rsidR="00795740">
          <w:rPr>
            <w:rFonts w:asciiTheme="majorHAnsi" w:hAnsiTheme="majorHAnsi"/>
            <w:sz w:val="22"/>
            <w:szCs w:val="22"/>
          </w:rPr>
          <w:t>s</w:t>
        </w:r>
      </w:ins>
      <w:del w:id="827" w:author="Bahar Toto" w:date="2026-06-15T14:10:00Z" w16du:dateUtc="2026-06-15T13:10:00Z">
        <w:r w:rsidRPr="0041007A" w:rsidDel="00795740">
          <w:rPr>
            <w:rFonts w:asciiTheme="majorHAnsi" w:hAnsiTheme="majorHAnsi"/>
            <w:sz w:val="22"/>
            <w:szCs w:val="22"/>
          </w:rPr>
          <w:delText>S</w:delText>
        </w:r>
      </w:del>
      <w:r w:rsidRPr="0041007A">
        <w:rPr>
          <w:rFonts w:asciiTheme="majorHAnsi" w:hAnsiTheme="majorHAnsi"/>
          <w:sz w:val="22"/>
          <w:szCs w:val="22"/>
        </w:rPr>
        <w:t>ection 4.1.1(iii) above, which likewise applies here.</w:t>
      </w:r>
    </w:p>
    <w:tbl>
      <w:tblPr>
        <w:tblStyle w:val="TableGrid"/>
        <w:tblW w:w="0" w:type="auto"/>
        <w:tblLook w:val="04A0" w:firstRow="1" w:lastRow="0" w:firstColumn="1" w:lastColumn="0" w:noHBand="0" w:noVBand="1"/>
      </w:tblPr>
      <w:tblGrid>
        <w:gridCol w:w="4508"/>
        <w:gridCol w:w="4508"/>
      </w:tblGrid>
      <w:tr w:rsidR="00F1049A" w:rsidRPr="00F1049A" w14:paraId="5552953A" w14:textId="77777777" w:rsidTr="00050BF6">
        <w:tc>
          <w:tcPr>
            <w:tcW w:w="4508" w:type="dxa"/>
          </w:tcPr>
          <w:p w14:paraId="6F21E9AB" w14:textId="77777777" w:rsidR="00F1049A" w:rsidRPr="00F1049A" w:rsidRDefault="00F1049A" w:rsidP="00050BF6">
            <w:r w:rsidRPr="00F1049A">
              <w:t xml:space="preserve">Citations </w:t>
            </w:r>
          </w:p>
        </w:tc>
        <w:tc>
          <w:tcPr>
            <w:tcW w:w="4508" w:type="dxa"/>
          </w:tcPr>
          <w:p w14:paraId="73D29C0F" w14:textId="77777777" w:rsidR="00795740" w:rsidRDefault="00795740" w:rsidP="00795740">
            <w:pPr>
              <w:rPr>
                <w:ins w:id="828" w:author="Bahar Toto" w:date="2026-06-15T14:09:00Z" w16du:dateUtc="2026-06-15T13:09:00Z"/>
              </w:rPr>
            </w:pPr>
            <w:ins w:id="829" w:author="Bahar Toto" w:date="2026-06-15T14:09:00Z" w16du:dateUtc="2026-06-15T13:09:00Z">
              <w:r w:rsidRPr="00185FBA">
                <w:t>Circular No. 2023-07</w:t>
              </w:r>
            </w:ins>
          </w:p>
          <w:p w14:paraId="71B9F038" w14:textId="77777777" w:rsidR="00795740" w:rsidRDefault="00795740" w:rsidP="00795740">
            <w:pPr>
              <w:rPr>
                <w:ins w:id="830" w:author="Bahar Toto" w:date="2026-06-15T14:09:00Z" w16du:dateUtc="2026-06-15T13:09:00Z"/>
              </w:rPr>
            </w:pPr>
            <w:ins w:id="831" w:author="Bahar Toto" w:date="2026-06-15T14:09:00Z" w16du:dateUtc="2026-06-15T13:09:00Z">
              <w:r w:rsidRPr="00185FBA">
                <w:t>Circular No. 2023-04</w:t>
              </w:r>
            </w:ins>
          </w:p>
          <w:p w14:paraId="030E43FB" w14:textId="05418F74" w:rsidR="00F1049A" w:rsidRPr="00F1049A" w:rsidRDefault="00795740" w:rsidP="00795740">
            <w:ins w:id="832" w:author="Bahar Toto" w:date="2026-06-15T14:09:00Z" w16du:dateUtc="2026-06-15T13:09:00Z">
              <w:r w:rsidRPr="00467730">
                <w:t>Advisory Opinion No. 2018-050</w:t>
              </w:r>
            </w:ins>
          </w:p>
        </w:tc>
      </w:tr>
      <w:tr w:rsidR="00042FE1" w:rsidRPr="00F1049A" w:rsidDel="00795740" w14:paraId="24F75F37" w14:textId="2D680713" w:rsidTr="00050BF6">
        <w:trPr>
          <w:del w:id="833" w:author="Bahar Toto" w:date="2026-06-15T14:09:00Z"/>
        </w:trPr>
        <w:tc>
          <w:tcPr>
            <w:tcW w:w="4508" w:type="dxa"/>
          </w:tcPr>
          <w:p w14:paraId="3AECF888" w14:textId="68D03A21" w:rsidR="00042FE1" w:rsidRPr="00F1049A" w:rsidDel="00795740" w:rsidRDefault="00042FE1" w:rsidP="00050BF6">
            <w:pPr>
              <w:rPr>
                <w:del w:id="834" w:author="Bahar Toto" w:date="2026-06-15T14:09:00Z" w16du:dateUtc="2026-06-15T13:09:00Z"/>
              </w:rPr>
            </w:pPr>
            <w:del w:id="835" w:author="Bahar Toto" w:date="2026-06-15T14:09:00Z" w16du:dateUtc="2026-06-15T13:09:00Z">
              <w:r w:rsidDel="00795740">
                <w:delText>National Privacy Commission Guidelines on Legitimate Interest</w:delText>
              </w:r>
            </w:del>
          </w:p>
        </w:tc>
        <w:tc>
          <w:tcPr>
            <w:tcW w:w="4508" w:type="dxa"/>
          </w:tcPr>
          <w:p w14:paraId="3007593E" w14:textId="4614F782" w:rsidR="00042FE1" w:rsidRPr="00F1049A" w:rsidDel="00795740" w:rsidRDefault="00042FE1" w:rsidP="00050BF6">
            <w:pPr>
              <w:rPr>
                <w:del w:id="836" w:author="Bahar Toto" w:date="2026-06-15T14:09:00Z" w16du:dateUtc="2026-06-15T13:09:00Z"/>
              </w:rPr>
            </w:pPr>
            <w:del w:id="837" w:author="Bahar Toto" w:date="2026-06-15T14:09:00Z" w16du:dateUtc="2026-06-15T13:09:00Z">
              <w:r w:rsidDel="00795740">
                <w:fldChar w:fldCharType="begin"/>
              </w:r>
              <w:r w:rsidDel="00795740">
                <w:delInstrText>HYPERLINK "https://privacy.gov.ph/wp-content/uploads/2024/01/NPC-Circular-No.-2023-07_Guidelines-on-Legitimate-Interest_13-December-2023.pdf"</w:delInstrText>
              </w:r>
              <w:r w:rsidDel="00795740">
                <w:fldChar w:fldCharType="separate"/>
              </w:r>
              <w:r w:rsidRPr="00042FE1" w:rsidDel="00795740">
                <w:rPr>
                  <w:rStyle w:val="Hyperlink"/>
                </w:rPr>
                <w:delText>National Privacy Commission Circular No. 2023-07</w:delText>
              </w:r>
              <w:r w:rsidDel="00795740">
                <w:fldChar w:fldCharType="end"/>
              </w:r>
            </w:del>
          </w:p>
        </w:tc>
      </w:tr>
      <w:tr w:rsidR="00F1049A" w:rsidRPr="00F1049A" w:rsidDel="00795740" w14:paraId="082EF052" w14:textId="14984C13" w:rsidTr="00050BF6">
        <w:trPr>
          <w:del w:id="838" w:author="Bahar Toto" w:date="2026-06-15T14:09:00Z"/>
        </w:trPr>
        <w:tc>
          <w:tcPr>
            <w:tcW w:w="4508" w:type="dxa"/>
          </w:tcPr>
          <w:p w14:paraId="5C33AFE2" w14:textId="71131457" w:rsidR="00F1049A" w:rsidRPr="00F1049A" w:rsidDel="00795740" w:rsidRDefault="00F1049A" w:rsidP="00050BF6">
            <w:pPr>
              <w:rPr>
                <w:del w:id="839" w:author="Bahar Toto" w:date="2026-06-15T14:09:00Z" w16du:dateUtc="2026-06-15T13:09:00Z"/>
              </w:rPr>
            </w:pPr>
            <w:del w:id="840" w:author="Bahar Toto" w:date="2026-06-15T14:09:00Z" w16du:dateUtc="2026-06-15T13:09:00Z">
              <w:r w:rsidRPr="00F1049A" w:rsidDel="00795740">
                <w:delText xml:space="preserve">National Privacy Commission Guidelines on Consent </w:delText>
              </w:r>
            </w:del>
          </w:p>
        </w:tc>
        <w:tc>
          <w:tcPr>
            <w:tcW w:w="4508" w:type="dxa"/>
          </w:tcPr>
          <w:p w14:paraId="45EF4B77" w14:textId="5AEB6BED" w:rsidR="00F1049A" w:rsidRPr="00F1049A" w:rsidDel="00795740" w:rsidRDefault="00F1049A" w:rsidP="00050BF6">
            <w:pPr>
              <w:rPr>
                <w:del w:id="841" w:author="Bahar Toto" w:date="2026-06-15T14:09:00Z" w16du:dateUtc="2026-06-15T13:09:00Z"/>
              </w:rPr>
            </w:pPr>
            <w:del w:id="842" w:author="Bahar Toto" w:date="2026-06-15T14:09:00Z" w16du:dateUtc="2026-06-15T13:09:00Z">
              <w:r w:rsidDel="00795740">
                <w:fldChar w:fldCharType="begin"/>
              </w:r>
              <w:r w:rsidDel="00795740">
                <w:delInstrText>HYPERLINK "https://privacy.gov.ph/wp-content/uploads/2023/11/NPC-Circular-No.-2023-04_Guidelines-on-Consent_07Nov2023.pdf"</w:delInstrText>
              </w:r>
              <w:r w:rsidDel="00795740">
                <w:fldChar w:fldCharType="separate"/>
              </w:r>
              <w:r w:rsidRPr="00F1049A" w:rsidDel="00795740">
                <w:rPr>
                  <w:rStyle w:val="Hyperlink"/>
                </w:rPr>
                <w:delText>National Privacy Commission Circular No. 2023-04</w:delText>
              </w:r>
              <w:r w:rsidDel="00795740">
                <w:fldChar w:fldCharType="end"/>
              </w:r>
            </w:del>
          </w:p>
        </w:tc>
      </w:tr>
      <w:tr w:rsidR="00F1049A" w:rsidRPr="00F1049A" w:rsidDel="00795740" w14:paraId="1CDD580A" w14:textId="727482C3" w:rsidTr="00050BF6">
        <w:trPr>
          <w:del w:id="843" w:author="Bahar Toto" w:date="2026-06-15T14:09:00Z"/>
        </w:trPr>
        <w:tc>
          <w:tcPr>
            <w:tcW w:w="4508" w:type="dxa"/>
          </w:tcPr>
          <w:p w14:paraId="0BC63656" w14:textId="10F9233A" w:rsidR="00F1049A" w:rsidRPr="00F1049A" w:rsidDel="00795740" w:rsidRDefault="00F1049A" w:rsidP="00050BF6">
            <w:pPr>
              <w:rPr>
                <w:del w:id="844" w:author="Bahar Toto" w:date="2026-06-15T14:09:00Z" w16du:dateUtc="2026-06-15T13:09:00Z"/>
              </w:rPr>
            </w:pPr>
            <w:del w:id="845" w:author="Bahar Toto" w:date="2026-06-15T14:09:00Z" w16du:dateUtc="2026-06-15T13:09:00Z">
              <w:r w:rsidRPr="00F1049A" w:rsidDel="00795740">
                <w:lastRenderedPageBreak/>
                <w:delText xml:space="preserve">National Privacy Commission Advisory on Cold Calls and Emails </w:delText>
              </w:r>
            </w:del>
          </w:p>
        </w:tc>
        <w:tc>
          <w:tcPr>
            <w:tcW w:w="4508" w:type="dxa"/>
          </w:tcPr>
          <w:p w14:paraId="4E1F2BBA" w14:textId="6CD2EA54" w:rsidR="00F1049A" w:rsidRPr="00F1049A" w:rsidDel="00795740" w:rsidRDefault="00F1049A" w:rsidP="00050BF6">
            <w:pPr>
              <w:rPr>
                <w:del w:id="846" w:author="Bahar Toto" w:date="2026-06-15T14:09:00Z" w16du:dateUtc="2026-06-15T13:09:00Z"/>
              </w:rPr>
            </w:pPr>
            <w:del w:id="847" w:author="Bahar Toto" w:date="2026-06-15T14:09:00Z" w16du:dateUtc="2026-06-15T13:09:00Z">
              <w:r w:rsidDel="00795740">
                <w:fldChar w:fldCharType="begin"/>
              </w:r>
              <w:r w:rsidDel="00795740">
                <w:delInstrText>HYPERLINK "https://privacy.gov.ph/wp-content/uploads/2022/08/AONo_2018-050.pdf"</w:delInstrText>
              </w:r>
              <w:r w:rsidDel="00795740">
                <w:fldChar w:fldCharType="separate"/>
              </w:r>
              <w:r w:rsidRPr="00F1049A" w:rsidDel="00795740">
                <w:rPr>
                  <w:rStyle w:val="Hyperlink"/>
                </w:rPr>
                <w:delText>National Privacy Commission Advisory Opinion No. 2018-050</w:delText>
              </w:r>
              <w:r w:rsidDel="00795740">
                <w:fldChar w:fldCharType="end"/>
              </w:r>
            </w:del>
          </w:p>
        </w:tc>
      </w:tr>
    </w:tbl>
    <w:p w14:paraId="1FF0ACCD" w14:textId="77777777" w:rsidR="00F1049A" w:rsidRPr="0041007A" w:rsidRDefault="00F1049A" w:rsidP="004A1A75">
      <w:pPr>
        <w:spacing w:after="0" w:line="240" w:lineRule="auto"/>
        <w:jc w:val="both"/>
        <w:rPr>
          <w:rFonts w:asciiTheme="majorHAnsi" w:hAnsiTheme="majorHAnsi"/>
          <w:sz w:val="22"/>
          <w:szCs w:val="22"/>
        </w:rPr>
      </w:pPr>
    </w:p>
    <w:p w14:paraId="4E7EB929" w14:textId="77777777" w:rsidR="004A1A75" w:rsidRPr="0041007A" w:rsidRDefault="004A1A75" w:rsidP="004A1A75">
      <w:pPr>
        <w:spacing w:after="0" w:line="240" w:lineRule="auto"/>
        <w:jc w:val="both"/>
        <w:rPr>
          <w:rFonts w:asciiTheme="majorHAnsi" w:hAnsiTheme="majorHAnsi"/>
          <w:sz w:val="22"/>
          <w:szCs w:val="22"/>
        </w:rPr>
      </w:pPr>
    </w:p>
    <w:p w14:paraId="27ABED1F" w14:textId="38E2507F" w:rsidR="00AC4B3A" w:rsidRPr="0041007A" w:rsidRDefault="00C52916" w:rsidP="004A1A75">
      <w:pPr>
        <w:pStyle w:val="ListParagraph"/>
        <w:numPr>
          <w:ilvl w:val="2"/>
          <w:numId w:val="10"/>
        </w:numPr>
        <w:spacing w:after="0" w:line="240" w:lineRule="auto"/>
        <w:jc w:val="both"/>
        <w:rPr>
          <w:rFonts w:asciiTheme="majorHAnsi" w:hAnsiTheme="majorHAnsi"/>
          <w:b/>
          <w:bCs/>
          <w:i/>
          <w:iCs/>
        </w:rPr>
      </w:pPr>
      <w:r w:rsidRPr="0041007A">
        <w:rPr>
          <w:rFonts w:asciiTheme="majorHAnsi" w:hAnsiTheme="majorHAnsi"/>
          <w:b/>
          <w:bCs/>
        </w:rPr>
        <w:t xml:space="preserve">Can legitimate interest be used </w:t>
      </w:r>
      <w:r w:rsidR="1B7DF12B" w:rsidRPr="0041007A">
        <w:rPr>
          <w:rFonts w:asciiTheme="majorHAnsi" w:hAnsiTheme="majorHAnsi"/>
          <w:b/>
          <w:bCs/>
        </w:rPr>
        <w:t xml:space="preserve">as a </w:t>
      </w:r>
      <w:r w:rsidR="5E5661CA" w:rsidRPr="0041007A">
        <w:rPr>
          <w:rFonts w:asciiTheme="majorHAnsi" w:hAnsiTheme="majorHAnsi"/>
          <w:b/>
          <w:bCs/>
        </w:rPr>
        <w:t xml:space="preserve">lawful basis </w:t>
      </w:r>
      <w:r w:rsidRPr="0041007A">
        <w:rPr>
          <w:rFonts w:asciiTheme="majorHAnsi" w:hAnsiTheme="majorHAnsi"/>
          <w:b/>
          <w:bCs/>
        </w:rPr>
        <w:t xml:space="preserve">for </w:t>
      </w:r>
      <w:proofErr w:type="spellStart"/>
      <w:r w:rsidRPr="0041007A">
        <w:rPr>
          <w:rFonts w:asciiTheme="majorHAnsi" w:hAnsiTheme="majorHAnsi"/>
          <w:b/>
          <w:bCs/>
        </w:rPr>
        <w:t>sms</w:t>
      </w:r>
      <w:proofErr w:type="spellEnd"/>
      <w:r w:rsidRPr="0041007A">
        <w:rPr>
          <w:rFonts w:asciiTheme="majorHAnsi" w:hAnsiTheme="majorHAnsi"/>
          <w:b/>
          <w:bCs/>
        </w:rPr>
        <w:t>/mms marketing</w:t>
      </w:r>
      <w:r w:rsidR="7C55EA9E" w:rsidRPr="0041007A">
        <w:rPr>
          <w:rFonts w:asciiTheme="majorHAnsi" w:hAnsiTheme="majorHAnsi"/>
          <w:b/>
          <w:bCs/>
        </w:rPr>
        <w:t xml:space="preserve"> instead of consent</w:t>
      </w:r>
      <w:r w:rsidRPr="0041007A">
        <w:rPr>
          <w:rFonts w:asciiTheme="majorHAnsi" w:hAnsiTheme="majorHAnsi"/>
          <w:b/>
          <w:bCs/>
        </w:rPr>
        <w:t xml:space="preserve">? </w:t>
      </w:r>
      <w:r w:rsidRPr="0041007A">
        <w:rPr>
          <w:rFonts w:asciiTheme="majorHAnsi" w:hAnsiTheme="majorHAnsi"/>
          <w:b/>
          <w:bCs/>
          <w:i/>
          <w:iCs/>
        </w:rPr>
        <w:t>(</w:t>
      </w:r>
      <w:r w:rsidR="213C33DF" w:rsidRPr="0041007A">
        <w:rPr>
          <w:rFonts w:asciiTheme="majorHAnsi" w:hAnsiTheme="majorHAnsi"/>
          <w:b/>
          <w:bCs/>
          <w:i/>
          <w:iCs/>
        </w:rPr>
        <w:t>If yes, under what conditions or limitations</w:t>
      </w:r>
      <w:r w:rsidRPr="0041007A">
        <w:rPr>
          <w:rFonts w:asciiTheme="majorHAnsi" w:hAnsiTheme="majorHAnsi"/>
          <w:b/>
          <w:bCs/>
          <w:i/>
          <w:iCs/>
        </w:rPr>
        <w:t>)</w:t>
      </w:r>
    </w:p>
    <w:p w14:paraId="7A19A1FE" w14:textId="77777777" w:rsidR="004A1A75" w:rsidRPr="0041007A" w:rsidRDefault="004A1A75" w:rsidP="004A1A75">
      <w:pPr>
        <w:pStyle w:val="ListParagraph"/>
        <w:spacing w:after="0" w:line="240" w:lineRule="auto"/>
        <w:ind w:left="2160"/>
        <w:jc w:val="both"/>
        <w:rPr>
          <w:rFonts w:asciiTheme="majorHAnsi" w:hAnsiTheme="majorHAnsi"/>
          <w:b/>
          <w:bCs/>
          <w:i/>
          <w:iCs/>
        </w:rPr>
      </w:pPr>
    </w:p>
    <w:p w14:paraId="7980B0CF" w14:textId="7AFA145A" w:rsidR="006D3EBC" w:rsidRPr="0041007A" w:rsidRDefault="00E90E2C"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Yes, provided that no sensitive personal information is processed for this purpose, and further provided that the personal information controller conducts and documents an LIA in accordance with the requirements of </w:t>
      </w:r>
      <w:del w:id="848" w:author="Bahar Toto" w:date="2026-06-15T14:10:00Z" w16du:dateUtc="2026-06-15T13:10:00Z">
        <w:r w:rsidRPr="0041007A" w:rsidDel="00436CD9">
          <w:rPr>
            <w:rFonts w:asciiTheme="majorHAnsi" w:hAnsiTheme="majorHAnsi"/>
            <w:sz w:val="22"/>
            <w:szCs w:val="22"/>
          </w:rPr>
          <w:delText xml:space="preserve">NPC </w:delText>
        </w:r>
      </w:del>
      <w:r w:rsidRPr="0041007A">
        <w:rPr>
          <w:rFonts w:asciiTheme="majorHAnsi" w:hAnsiTheme="majorHAnsi"/>
          <w:sz w:val="22"/>
          <w:szCs w:val="22"/>
        </w:rPr>
        <w:t>Circular No. 2023</w:t>
      </w:r>
      <w:r w:rsidRPr="0041007A">
        <w:rPr>
          <w:rFonts w:ascii="Cambria Math" w:hAnsi="Cambria Math" w:cs="Cambria Math"/>
          <w:sz w:val="22"/>
          <w:szCs w:val="22"/>
        </w:rPr>
        <w:t>‑</w:t>
      </w:r>
      <w:r w:rsidRPr="0041007A">
        <w:rPr>
          <w:rFonts w:asciiTheme="majorHAnsi" w:hAnsiTheme="majorHAnsi"/>
          <w:sz w:val="22"/>
          <w:szCs w:val="22"/>
        </w:rPr>
        <w:t>07.</w:t>
      </w:r>
    </w:p>
    <w:p w14:paraId="774532E1" w14:textId="77777777" w:rsidR="004A1A75" w:rsidRPr="0041007A" w:rsidRDefault="004A1A75" w:rsidP="004A1A75">
      <w:pPr>
        <w:spacing w:after="0" w:line="240" w:lineRule="auto"/>
        <w:jc w:val="both"/>
        <w:rPr>
          <w:rFonts w:asciiTheme="majorHAnsi" w:hAnsiTheme="majorHAnsi"/>
          <w:sz w:val="22"/>
          <w:szCs w:val="22"/>
        </w:rPr>
      </w:pPr>
    </w:p>
    <w:p w14:paraId="507F68FF" w14:textId="12240061" w:rsidR="002330CA" w:rsidRDefault="00C54CD8" w:rsidP="004A1A75">
      <w:pPr>
        <w:spacing w:after="0" w:line="240" w:lineRule="auto"/>
        <w:jc w:val="both"/>
        <w:rPr>
          <w:rFonts w:asciiTheme="majorHAnsi" w:hAnsiTheme="majorHAnsi"/>
          <w:sz w:val="22"/>
          <w:szCs w:val="22"/>
        </w:rPr>
      </w:pPr>
      <w:r>
        <w:rPr>
          <w:rFonts w:asciiTheme="majorHAnsi" w:hAnsiTheme="majorHAnsi"/>
          <w:sz w:val="22"/>
          <w:szCs w:val="22"/>
        </w:rPr>
        <w:t xml:space="preserve">Note that </w:t>
      </w:r>
      <w:r w:rsidR="00E90E2C" w:rsidRPr="0041007A">
        <w:rPr>
          <w:rFonts w:asciiTheme="majorHAnsi" w:hAnsiTheme="majorHAnsi"/>
          <w:sz w:val="22"/>
          <w:szCs w:val="22"/>
        </w:rPr>
        <w:t>reliance on legitimate interests as a lawful basis for processing does not dispense with sector</w:t>
      </w:r>
      <w:r w:rsidR="00E90E2C" w:rsidRPr="0041007A">
        <w:rPr>
          <w:rFonts w:ascii="Cambria Math" w:hAnsi="Cambria Math" w:cs="Cambria Math"/>
          <w:sz w:val="22"/>
          <w:szCs w:val="22"/>
        </w:rPr>
        <w:t>‑</w:t>
      </w:r>
      <w:r w:rsidR="00E90E2C" w:rsidRPr="0041007A">
        <w:rPr>
          <w:rFonts w:asciiTheme="majorHAnsi" w:hAnsiTheme="majorHAnsi"/>
          <w:sz w:val="22"/>
          <w:szCs w:val="22"/>
        </w:rPr>
        <w:t>specific regulatory requirements. From a telecommunications standpoint, subscriber opt</w:t>
      </w:r>
      <w:r w:rsidR="00E90E2C" w:rsidRPr="0041007A">
        <w:rPr>
          <w:rFonts w:ascii="Cambria Math" w:hAnsi="Cambria Math" w:cs="Cambria Math"/>
          <w:sz w:val="22"/>
          <w:szCs w:val="22"/>
        </w:rPr>
        <w:t>‑</w:t>
      </w:r>
      <w:r w:rsidR="00E90E2C" w:rsidRPr="0041007A">
        <w:rPr>
          <w:rFonts w:asciiTheme="majorHAnsi" w:hAnsiTheme="majorHAnsi"/>
          <w:sz w:val="22"/>
          <w:szCs w:val="22"/>
        </w:rPr>
        <w:t>in is still required</w:t>
      </w:r>
      <w:r>
        <w:rPr>
          <w:rFonts w:asciiTheme="majorHAnsi" w:hAnsiTheme="majorHAnsi"/>
          <w:sz w:val="22"/>
          <w:szCs w:val="22"/>
        </w:rPr>
        <w:t>. Specifically</w:t>
      </w:r>
      <w:r w:rsidR="00E90E2C" w:rsidRPr="0041007A">
        <w:rPr>
          <w:rFonts w:asciiTheme="majorHAnsi" w:hAnsiTheme="majorHAnsi"/>
          <w:sz w:val="22"/>
          <w:szCs w:val="22"/>
        </w:rPr>
        <w:t xml:space="preserve">, </w:t>
      </w:r>
      <w:ins w:id="849" w:author="Bahar Toto" w:date="2026-06-15T14:11:00Z">
        <w:r w:rsidR="00436CD9" w:rsidRPr="00436CD9">
          <w:rPr>
            <w:rFonts w:asciiTheme="majorHAnsi" w:hAnsiTheme="majorHAnsi"/>
            <w:sz w:val="22"/>
            <w:szCs w:val="22"/>
          </w:rPr>
          <w:t>Memorandum Circular 03-03-2005, as amended</w:t>
        </w:r>
      </w:ins>
      <w:ins w:id="850" w:author="Bahar Toto" w:date="2026-06-15T14:11:00Z" w16du:dateUtc="2026-06-15T13:11:00Z">
        <w:r w:rsidR="00436CD9">
          <w:rPr>
            <w:rFonts w:asciiTheme="majorHAnsi" w:hAnsiTheme="majorHAnsi"/>
            <w:sz w:val="22"/>
            <w:szCs w:val="22"/>
          </w:rPr>
          <w:t xml:space="preserve">, </w:t>
        </w:r>
      </w:ins>
      <w:del w:id="851" w:author="Bahar Toto" w:date="2026-06-15T14:11:00Z" w16du:dateUtc="2026-06-15T13:11:00Z">
        <w:r w:rsidR="00E90E2C" w:rsidRPr="0041007A" w:rsidDel="00436CD9">
          <w:rPr>
            <w:rFonts w:asciiTheme="majorHAnsi" w:hAnsiTheme="majorHAnsi"/>
            <w:sz w:val="22"/>
            <w:szCs w:val="22"/>
          </w:rPr>
          <w:delText>NTC Memorandum Circular No. 03</w:delText>
        </w:r>
        <w:r w:rsidR="00E90E2C" w:rsidRPr="0041007A" w:rsidDel="00436CD9">
          <w:rPr>
            <w:rFonts w:ascii="Cambria Math" w:hAnsi="Cambria Math" w:cs="Cambria Math"/>
            <w:sz w:val="22"/>
            <w:szCs w:val="22"/>
          </w:rPr>
          <w:delText>‑</w:delText>
        </w:r>
        <w:r w:rsidR="00E90E2C" w:rsidRPr="0041007A" w:rsidDel="00436CD9">
          <w:rPr>
            <w:rFonts w:asciiTheme="majorHAnsi" w:hAnsiTheme="majorHAnsi"/>
            <w:sz w:val="22"/>
            <w:szCs w:val="22"/>
          </w:rPr>
          <w:delText>03</w:delText>
        </w:r>
        <w:r w:rsidR="00E90E2C" w:rsidRPr="0041007A" w:rsidDel="00436CD9">
          <w:rPr>
            <w:rFonts w:ascii="Cambria Math" w:hAnsi="Cambria Math" w:cs="Cambria Math"/>
            <w:sz w:val="22"/>
            <w:szCs w:val="22"/>
          </w:rPr>
          <w:delText>‑</w:delText>
        </w:r>
        <w:r w:rsidR="00E90E2C" w:rsidRPr="0041007A" w:rsidDel="00436CD9">
          <w:rPr>
            <w:rFonts w:asciiTheme="majorHAnsi" w:hAnsiTheme="majorHAnsi"/>
            <w:sz w:val="22"/>
            <w:szCs w:val="22"/>
          </w:rPr>
          <w:delText xml:space="preserve">2005 </w:delText>
        </w:r>
      </w:del>
      <w:r w:rsidR="00E90E2C" w:rsidRPr="0041007A">
        <w:rPr>
          <w:rFonts w:asciiTheme="majorHAnsi" w:hAnsiTheme="majorHAnsi"/>
          <w:sz w:val="22"/>
          <w:szCs w:val="22"/>
        </w:rPr>
        <w:t>mandates that commercial and promotional advertisements, surveys, and other broadcast or push messages be sent only to subscribers who have indicated prior consent or have expressly opted in to receive such messages.</w:t>
      </w:r>
    </w:p>
    <w:p w14:paraId="70E3C577" w14:textId="77777777" w:rsidR="00042FE1" w:rsidRDefault="00042FE1"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042FE1" w:rsidRPr="00F1049A" w14:paraId="253C6A59" w14:textId="77777777" w:rsidTr="00042FE1">
        <w:tc>
          <w:tcPr>
            <w:tcW w:w="4508" w:type="dxa"/>
          </w:tcPr>
          <w:p w14:paraId="3770A570" w14:textId="77777777" w:rsidR="00042FE1" w:rsidRPr="00F1049A" w:rsidRDefault="00042FE1" w:rsidP="00050BF6">
            <w:r w:rsidRPr="00F1049A">
              <w:t xml:space="preserve">Citations </w:t>
            </w:r>
          </w:p>
        </w:tc>
        <w:tc>
          <w:tcPr>
            <w:tcW w:w="4508" w:type="dxa"/>
          </w:tcPr>
          <w:p w14:paraId="0F33B2C7" w14:textId="77777777" w:rsidR="00436CD9" w:rsidRDefault="00436CD9" w:rsidP="00436CD9">
            <w:pPr>
              <w:rPr>
                <w:ins w:id="852" w:author="Bahar Toto" w:date="2026-06-15T14:10:00Z" w16du:dateUtc="2026-06-15T13:10:00Z"/>
              </w:rPr>
            </w:pPr>
            <w:ins w:id="853" w:author="Bahar Toto" w:date="2026-06-15T14:10:00Z" w16du:dateUtc="2026-06-15T13:10:00Z">
              <w:r w:rsidRPr="00185FBA">
                <w:t>Circular No. 2023-07</w:t>
              </w:r>
            </w:ins>
          </w:p>
          <w:p w14:paraId="4D5E41E7" w14:textId="77777777" w:rsidR="00436CD9" w:rsidRDefault="00436CD9" w:rsidP="00436CD9">
            <w:pPr>
              <w:rPr>
                <w:ins w:id="854" w:author="Bahar Toto" w:date="2026-06-15T14:10:00Z" w16du:dateUtc="2026-06-15T13:10:00Z"/>
              </w:rPr>
            </w:pPr>
            <w:ins w:id="855" w:author="Bahar Toto" w:date="2026-06-15T14:10:00Z" w16du:dateUtc="2026-06-15T13:10:00Z">
              <w:r w:rsidRPr="00185FBA">
                <w:t>Circular No. 2023-04</w:t>
              </w:r>
            </w:ins>
          </w:p>
          <w:p w14:paraId="00C5AB75" w14:textId="77777777" w:rsidR="00042FE1" w:rsidRDefault="00436CD9" w:rsidP="00436CD9">
            <w:pPr>
              <w:rPr>
                <w:ins w:id="856" w:author="Bahar Toto" w:date="2026-06-15T14:10:00Z" w16du:dateUtc="2026-06-15T13:10:00Z"/>
              </w:rPr>
            </w:pPr>
            <w:ins w:id="857" w:author="Bahar Toto" w:date="2026-06-15T14:10:00Z" w16du:dateUtc="2026-06-15T13:10:00Z">
              <w:r w:rsidRPr="00467730">
                <w:t>Advisory Opinion No. 2018-050</w:t>
              </w:r>
            </w:ins>
          </w:p>
          <w:p w14:paraId="77878669" w14:textId="63B3D8A3" w:rsidR="00436CD9" w:rsidRPr="00F1049A" w:rsidRDefault="00436CD9" w:rsidP="00436CD9">
            <w:ins w:id="858" w:author="Bahar Toto" w:date="2026-06-15T14:10:00Z" w16du:dateUtc="2026-06-15T13:10:00Z">
              <w:r>
                <w:t xml:space="preserve">Section 3.1 of the </w:t>
              </w:r>
              <w:r w:rsidRPr="00D55AF2">
                <w:t>Memorandum Circular 03-03-2005, as amended</w:t>
              </w:r>
            </w:ins>
          </w:p>
        </w:tc>
      </w:tr>
      <w:tr w:rsidR="00042FE1" w:rsidRPr="00F1049A" w:rsidDel="00436CD9" w14:paraId="0512413C" w14:textId="44E50723" w:rsidTr="00042FE1">
        <w:trPr>
          <w:del w:id="859" w:author="Bahar Toto" w:date="2026-06-15T14:10:00Z"/>
        </w:trPr>
        <w:tc>
          <w:tcPr>
            <w:tcW w:w="4508" w:type="dxa"/>
          </w:tcPr>
          <w:p w14:paraId="19C8AA15" w14:textId="246DA0F6" w:rsidR="00042FE1" w:rsidRPr="00F1049A" w:rsidDel="00436CD9" w:rsidRDefault="00042FE1" w:rsidP="00050BF6">
            <w:pPr>
              <w:rPr>
                <w:del w:id="860" w:author="Bahar Toto" w:date="2026-06-15T14:10:00Z" w16du:dateUtc="2026-06-15T13:10:00Z"/>
              </w:rPr>
            </w:pPr>
            <w:del w:id="861" w:author="Bahar Toto" w:date="2026-06-15T14:10:00Z" w16du:dateUtc="2026-06-15T13:10:00Z">
              <w:r w:rsidDel="00436CD9">
                <w:delText>National Privacy Commission Guidelines on Legitimate Interest</w:delText>
              </w:r>
            </w:del>
          </w:p>
        </w:tc>
        <w:tc>
          <w:tcPr>
            <w:tcW w:w="4508" w:type="dxa"/>
          </w:tcPr>
          <w:p w14:paraId="4231A1A0" w14:textId="4CFA99A4" w:rsidR="00042FE1" w:rsidRPr="00F1049A" w:rsidDel="00436CD9" w:rsidRDefault="00042FE1" w:rsidP="00050BF6">
            <w:pPr>
              <w:rPr>
                <w:del w:id="862" w:author="Bahar Toto" w:date="2026-06-15T14:10:00Z" w16du:dateUtc="2026-06-15T13:10:00Z"/>
              </w:rPr>
            </w:pPr>
            <w:del w:id="863" w:author="Bahar Toto" w:date="2026-06-15T14:10:00Z" w16du:dateUtc="2026-06-15T13:10:00Z">
              <w:r w:rsidDel="00436CD9">
                <w:fldChar w:fldCharType="begin"/>
              </w:r>
              <w:r w:rsidDel="00436CD9">
                <w:delInstrText>HYPERLINK "https://privacy.gov.ph/wp-content/uploads/2024/01/NPC-Circular-No.-2023-07_Guidelines-on-Legitimate-Interest_13-December-2023.pdf"</w:delInstrText>
              </w:r>
              <w:r w:rsidDel="00436CD9">
                <w:fldChar w:fldCharType="separate"/>
              </w:r>
              <w:r w:rsidRPr="00042FE1" w:rsidDel="00436CD9">
                <w:rPr>
                  <w:rStyle w:val="Hyperlink"/>
                </w:rPr>
                <w:delText>National Privacy Commission Circular No. 2023-07</w:delText>
              </w:r>
              <w:r w:rsidDel="00436CD9">
                <w:fldChar w:fldCharType="end"/>
              </w:r>
            </w:del>
          </w:p>
        </w:tc>
      </w:tr>
      <w:tr w:rsidR="00042FE1" w:rsidRPr="00F1049A" w:rsidDel="00436CD9" w14:paraId="59C4FDD8" w14:textId="120D80DB" w:rsidTr="00042FE1">
        <w:trPr>
          <w:del w:id="864" w:author="Bahar Toto" w:date="2026-06-15T14:10:00Z"/>
        </w:trPr>
        <w:tc>
          <w:tcPr>
            <w:tcW w:w="4508" w:type="dxa"/>
          </w:tcPr>
          <w:p w14:paraId="285D4090" w14:textId="08958100" w:rsidR="00042FE1" w:rsidRPr="00F1049A" w:rsidDel="00436CD9" w:rsidRDefault="00042FE1" w:rsidP="00050BF6">
            <w:pPr>
              <w:rPr>
                <w:del w:id="865" w:author="Bahar Toto" w:date="2026-06-15T14:10:00Z" w16du:dateUtc="2026-06-15T13:10:00Z"/>
              </w:rPr>
            </w:pPr>
            <w:del w:id="866" w:author="Bahar Toto" w:date="2026-06-15T14:10:00Z" w16du:dateUtc="2026-06-15T13:10:00Z">
              <w:r w:rsidRPr="00F1049A" w:rsidDel="00436CD9">
                <w:delText xml:space="preserve">National Privacy Commission Guidelines on Consent </w:delText>
              </w:r>
            </w:del>
          </w:p>
        </w:tc>
        <w:tc>
          <w:tcPr>
            <w:tcW w:w="4508" w:type="dxa"/>
          </w:tcPr>
          <w:p w14:paraId="1C829CC5" w14:textId="5C505D05" w:rsidR="00042FE1" w:rsidRPr="00F1049A" w:rsidDel="00436CD9" w:rsidRDefault="00042FE1" w:rsidP="00050BF6">
            <w:pPr>
              <w:rPr>
                <w:del w:id="867" w:author="Bahar Toto" w:date="2026-06-15T14:10:00Z" w16du:dateUtc="2026-06-15T13:10:00Z"/>
              </w:rPr>
            </w:pPr>
            <w:del w:id="868" w:author="Bahar Toto" w:date="2026-06-15T14:10:00Z" w16du:dateUtc="2026-06-15T13:10:00Z">
              <w:r w:rsidDel="00436CD9">
                <w:fldChar w:fldCharType="begin"/>
              </w:r>
              <w:r w:rsidDel="00436CD9">
                <w:delInstrText>HYPERLINK "https://privacy.gov.ph/wp-content/uploads/2023/11/NPC-Circular-No.-2023-04_Guidelines-on-Consent_07Nov2023.pdf"</w:delInstrText>
              </w:r>
              <w:r w:rsidDel="00436CD9">
                <w:fldChar w:fldCharType="separate"/>
              </w:r>
              <w:r w:rsidRPr="00F1049A" w:rsidDel="00436CD9">
                <w:rPr>
                  <w:rStyle w:val="Hyperlink"/>
                </w:rPr>
                <w:delText>National Privacy Commission Circular No. 2023-04</w:delText>
              </w:r>
              <w:r w:rsidDel="00436CD9">
                <w:fldChar w:fldCharType="end"/>
              </w:r>
            </w:del>
          </w:p>
        </w:tc>
      </w:tr>
      <w:tr w:rsidR="00042FE1" w:rsidRPr="00F1049A" w:rsidDel="00436CD9" w14:paraId="79B2FFED" w14:textId="5A5B5737" w:rsidTr="00042FE1">
        <w:trPr>
          <w:del w:id="869" w:author="Bahar Toto" w:date="2026-06-15T14:10:00Z"/>
        </w:trPr>
        <w:tc>
          <w:tcPr>
            <w:tcW w:w="4508" w:type="dxa"/>
          </w:tcPr>
          <w:p w14:paraId="754B1DDC" w14:textId="605DBCB7" w:rsidR="00042FE1" w:rsidRPr="00F1049A" w:rsidDel="00436CD9" w:rsidRDefault="00042FE1" w:rsidP="00050BF6">
            <w:pPr>
              <w:rPr>
                <w:del w:id="870" w:author="Bahar Toto" w:date="2026-06-15T14:10:00Z" w16du:dateUtc="2026-06-15T13:10:00Z"/>
              </w:rPr>
            </w:pPr>
            <w:del w:id="871" w:author="Bahar Toto" w:date="2026-06-15T14:10:00Z" w16du:dateUtc="2026-06-15T13:10:00Z">
              <w:r w:rsidRPr="00F1049A" w:rsidDel="00436CD9">
                <w:delText xml:space="preserve">National Privacy Commission Advisory on Cold Calls and Emails </w:delText>
              </w:r>
            </w:del>
          </w:p>
        </w:tc>
        <w:tc>
          <w:tcPr>
            <w:tcW w:w="4508" w:type="dxa"/>
          </w:tcPr>
          <w:p w14:paraId="5DC56B52" w14:textId="0776244D" w:rsidR="00042FE1" w:rsidRPr="00F1049A" w:rsidDel="00436CD9" w:rsidRDefault="00042FE1" w:rsidP="00050BF6">
            <w:pPr>
              <w:rPr>
                <w:del w:id="872" w:author="Bahar Toto" w:date="2026-06-15T14:10:00Z" w16du:dateUtc="2026-06-15T13:10:00Z"/>
              </w:rPr>
            </w:pPr>
            <w:del w:id="873" w:author="Bahar Toto" w:date="2026-06-15T14:10:00Z" w16du:dateUtc="2026-06-15T13:10:00Z">
              <w:r w:rsidDel="00436CD9">
                <w:fldChar w:fldCharType="begin"/>
              </w:r>
              <w:r w:rsidDel="00436CD9">
                <w:delInstrText>HYPERLINK "https://privacy.gov.ph/wp-content/uploads/2022/08/AONo_2018-050.pdf"</w:delInstrText>
              </w:r>
              <w:r w:rsidDel="00436CD9">
                <w:fldChar w:fldCharType="separate"/>
              </w:r>
              <w:r w:rsidRPr="00F1049A" w:rsidDel="00436CD9">
                <w:rPr>
                  <w:rStyle w:val="Hyperlink"/>
                </w:rPr>
                <w:delText>National Privacy Commission Advisory Opinion No. 2018-050</w:delText>
              </w:r>
              <w:r w:rsidDel="00436CD9">
                <w:fldChar w:fldCharType="end"/>
              </w:r>
            </w:del>
          </w:p>
        </w:tc>
      </w:tr>
      <w:tr w:rsidR="00042FE1" w:rsidRPr="00F1049A" w:rsidDel="00436CD9" w14:paraId="53DA856E" w14:textId="7F52478B" w:rsidTr="00042FE1">
        <w:trPr>
          <w:del w:id="874" w:author="Bahar Toto" w:date="2026-06-15T14:10:00Z"/>
        </w:trPr>
        <w:tc>
          <w:tcPr>
            <w:tcW w:w="4508" w:type="dxa"/>
          </w:tcPr>
          <w:p w14:paraId="2719EF3B" w14:textId="61A440BF" w:rsidR="00042FE1" w:rsidRPr="00F1049A" w:rsidDel="00436CD9" w:rsidRDefault="00042FE1" w:rsidP="00050BF6">
            <w:pPr>
              <w:rPr>
                <w:del w:id="875" w:author="Bahar Toto" w:date="2026-06-15T14:10:00Z" w16du:dateUtc="2026-06-15T13:10:00Z"/>
              </w:rPr>
            </w:pPr>
            <w:del w:id="876" w:author="Bahar Toto" w:date="2026-06-15T14:10:00Z" w16du:dateUtc="2026-06-15T13:10:00Z">
              <w:r w:rsidDel="00436CD9">
                <w:delText>National Telecommunications Commission Rules and Regulations on Broadcasting Messages</w:delText>
              </w:r>
            </w:del>
          </w:p>
        </w:tc>
        <w:tc>
          <w:tcPr>
            <w:tcW w:w="4508" w:type="dxa"/>
          </w:tcPr>
          <w:p w14:paraId="28FB82ED" w14:textId="30F698D7" w:rsidR="00042FE1" w:rsidRPr="00F1049A" w:rsidDel="00436CD9" w:rsidRDefault="00042FE1" w:rsidP="00042FE1">
            <w:pPr>
              <w:jc w:val="both"/>
              <w:rPr>
                <w:del w:id="877" w:author="Bahar Toto" w:date="2026-06-15T14:10:00Z" w16du:dateUtc="2026-06-15T13:10:00Z"/>
              </w:rPr>
            </w:pPr>
            <w:del w:id="878" w:author="Bahar Toto" w:date="2026-06-15T14:10:00Z" w16du:dateUtc="2026-06-15T13:10:00Z">
              <w:r w:rsidDel="00436CD9">
                <w:fldChar w:fldCharType="begin"/>
              </w:r>
              <w:r w:rsidDel="00436CD9">
                <w:delInstrText>HYPERLINK "https://region7.ntc.gov.ph/wp-content/uploads/2024/01/MC_03-03-2005.pdf"</w:delInstrText>
              </w:r>
              <w:r w:rsidDel="00436CD9">
                <w:fldChar w:fldCharType="separate"/>
              </w:r>
              <w:r w:rsidRPr="002263BA" w:rsidDel="00436CD9">
                <w:rPr>
                  <w:rStyle w:val="Hyperlink"/>
                </w:rPr>
                <w:delText xml:space="preserve">Section </w:delText>
              </w:r>
              <w:r w:rsidDel="00436CD9">
                <w:rPr>
                  <w:rStyle w:val="Hyperlink"/>
                </w:rPr>
                <w:delText>3.1 of the</w:delText>
              </w:r>
              <w:r w:rsidRPr="002263BA" w:rsidDel="00436CD9">
                <w:rPr>
                  <w:rStyle w:val="Hyperlink"/>
                </w:rPr>
                <w:delText xml:space="preserve"> National Telecommunications Commission Rules and Regulations on Broadcast Messaging Services</w:delText>
              </w:r>
              <w:r w:rsidDel="00436CD9">
                <w:fldChar w:fldCharType="end"/>
              </w:r>
              <w:r w:rsidRPr="002263BA" w:rsidDel="00436CD9">
                <w:delText xml:space="preserve"> as amended by </w:delText>
              </w:r>
              <w:r w:rsidDel="00436CD9">
                <w:fldChar w:fldCharType="begin"/>
              </w:r>
              <w:r w:rsidDel="00436CD9">
                <w:delInstrText>HYPERLINK "https://region7.ntc.gov.ph/wp-content/uploads/2024/01/MC_03-03-2005A_Amendments_broadcast_messaging.pdf"</w:delInstrText>
              </w:r>
              <w:r w:rsidDel="00436CD9">
                <w:fldChar w:fldCharType="separate"/>
              </w:r>
              <w:r w:rsidRPr="002263BA" w:rsidDel="00436CD9">
                <w:rPr>
                  <w:rStyle w:val="Hyperlink"/>
                </w:rPr>
                <w:delText>Memorandum Circular No. 03-03-2005-A</w:delText>
              </w:r>
              <w:r w:rsidDel="00436CD9">
                <w:fldChar w:fldCharType="end"/>
              </w:r>
              <w:r w:rsidDel="00436CD9">
                <w:fldChar w:fldCharType="begin"/>
              </w:r>
              <w:r w:rsidDel="00436CD9">
                <w:delInstrText>HYPERLINK "https://region7.ntc.gov.ph/wp-content/uploads/2024/01/MC_04-07-2009.pdf"</w:delInstrText>
              </w:r>
              <w:r w:rsidDel="00436CD9">
                <w:fldChar w:fldCharType="separate"/>
              </w:r>
              <w:r w:rsidRPr="002263BA" w:rsidDel="00436CD9">
                <w:rPr>
                  <w:rStyle w:val="Hyperlink"/>
                </w:rPr>
                <w:delText>, Memorandum Circular No. 04-07-2009</w:delText>
              </w:r>
              <w:r w:rsidDel="00436CD9">
                <w:fldChar w:fldCharType="end"/>
              </w:r>
              <w:r w:rsidRPr="002263BA" w:rsidDel="00436CD9">
                <w:delText>, and </w:delText>
              </w:r>
              <w:r w:rsidDel="00436CD9">
                <w:fldChar w:fldCharType="begin"/>
              </w:r>
              <w:r w:rsidDel="00436CD9">
                <w:delInstrText>HYPERLINK "https://elibrary.judiciary.gov.ph/thebookshelf/showdocs/10/91581"</w:delInstrText>
              </w:r>
              <w:r w:rsidDel="00436CD9">
                <w:fldChar w:fldCharType="separate"/>
              </w:r>
              <w:r w:rsidRPr="002263BA" w:rsidDel="00436CD9">
                <w:rPr>
                  <w:rStyle w:val="Hyperlink"/>
                </w:rPr>
                <w:delText>Memorandum Circular No. 07-08-2018 </w:delText>
              </w:r>
              <w:r w:rsidDel="00436CD9">
                <w:fldChar w:fldCharType="end"/>
              </w:r>
            </w:del>
          </w:p>
        </w:tc>
      </w:tr>
    </w:tbl>
    <w:p w14:paraId="4DEDD0D0" w14:textId="77777777" w:rsidR="00042FE1" w:rsidRPr="0041007A" w:rsidRDefault="00042FE1" w:rsidP="004A1A75">
      <w:pPr>
        <w:spacing w:after="0" w:line="240" w:lineRule="auto"/>
        <w:jc w:val="both"/>
        <w:rPr>
          <w:rFonts w:asciiTheme="majorHAnsi" w:hAnsiTheme="majorHAnsi"/>
          <w:sz w:val="22"/>
          <w:szCs w:val="22"/>
        </w:rPr>
      </w:pPr>
    </w:p>
    <w:p w14:paraId="713EA6FE" w14:textId="77777777" w:rsidR="004A1A75" w:rsidRPr="0041007A" w:rsidRDefault="004A1A75" w:rsidP="004A1A75">
      <w:pPr>
        <w:spacing w:after="0" w:line="240" w:lineRule="auto"/>
        <w:jc w:val="both"/>
        <w:rPr>
          <w:rFonts w:asciiTheme="majorHAnsi" w:hAnsiTheme="majorHAnsi"/>
          <w:sz w:val="22"/>
          <w:szCs w:val="22"/>
          <w:lang w:val="en-US"/>
        </w:rPr>
      </w:pPr>
    </w:p>
    <w:p w14:paraId="403D3E9F" w14:textId="0D31B865" w:rsidR="002330CA" w:rsidRPr="0041007A" w:rsidRDefault="002330CA" w:rsidP="004A1A75">
      <w:pPr>
        <w:pStyle w:val="ListParagraph"/>
        <w:numPr>
          <w:ilvl w:val="2"/>
          <w:numId w:val="10"/>
        </w:numPr>
        <w:spacing w:after="0" w:line="240" w:lineRule="auto"/>
        <w:jc w:val="both"/>
        <w:rPr>
          <w:rFonts w:asciiTheme="majorHAnsi" w:hAnsiTheme="majorHAnsi"/>
          <w:b/>
          <w:bCs/>
          <w:i/>
          <w:iCs/>
        </w:rPr>
      </w:pPr>
      <w:r w:rsidRPr="0041007A">
        <w:rPr>
          <w:rFonts w:asciiTheme="majorHAnsi" w:hAnsiTheme="majorHAnsi"/>
          <w:b/>
          <w:bCs/>
        </w:rPr>
        <w:t xml:space="preserve">Is there a requirement to </w:t>
      </w:r>
      <w:r w:rsidR="005A6337" w:rsidRPr="0041007A">
        <w:rPr>
          <w:rFonts w:asciiTheme="majorHAnsi" w:hAnsiTheme="majorHAnsi"/>
          <w:b/>
          <w:bCs/>
        </w:rPr>
        <w:t xml:space="preserve">conduct </w:t>
      </w:r>
      <w:r w:rsidR="7E8AD897" w:rsidRPr="0041007A">
        <w:rPr>
          <w:rFonts w:asciiTheme="majorHAnsi" w:hAnsiTheme="majorHAnsi"/>
          <w:b/>
          <w:bCs/>
        </w:rPr>
        <w:t xml:space="preserve">any prior assessment </w:t>
      </w:r>
      <w:r w:rsidR="005A6337" w:rsidRPr="0041007A">
        <w:rPr>
          <w:rFonts w:asciiTheme="majorHAnsi" w:hAnsiTheme="majorHAnsi"/>
          <w:b/>
          <w:bCs/>
        </w:rPr>
        <w:t>before</w:t>
      </w:r>
      <w:r w:rsidR="00E25EF3" w:rsidRPr="0041007A">
        <w:rPr>
          <w:rFonts w:asciiTheme="majorHAnsi" w:hAnsiTheme="majorHAnsi"/>
          <w:b/>
          <w:bCs/>
        </w:rPr>
        <w:t xml:space="preserve"> carrying out direct marketing? (</w:t>
      </w:r>
      <w:r w:rsidR="00E25EF3" w:rsidRPr="0041007A">
        <w:rPr>
          <w:rFonts w:asciiTheme="majorHAnsi" w:hAnsiTheme="majorHAnsi"/>
          <w:b/>
          <w:bCs/>
          <w:i/>
          <w:iCs/>
        </w:rPr>
        <w:t xml:space="preserve">Please provide </w:t>
      </w:r>
      <w:r w:rsidR="00D16F1B" w:rsidRPr="0041007A">
        <w:rPr>
          <w:rFonts w:asciiTheme="majorHAnsi" w:hAnsiTheme="majorHAnsi"/>
          <w:b/>
          <w:bCs/>
          <w:i/>
          <w:iCs/>
        </w:rPr>
        <w:t>requirements fr</w:t>
      </w:r>
      <w:r w:rsidR="00C17EAF" w:rsidRPr="0041007A">
        <w:rPr>
          <w:rFonts w:asciiTheme="majorHAnsi" w:hAnsiTheme="majorHAnsi"/>
          <w:b/>
          <w:bCs/>
          <w:i/>
          <w:iCs/>
        </w:rPr>
        <w:t>om</w:t>
      </w:r>
      <w:r w:rsidR="00D16F1B" w:rsidRPr="0041007A">
        <w:rPr>
          <w:rFonts w:asciiTheme="majorHAnsi" w:hAnsiTheme="majorHAnsi"/>
          <w:b/>
          <w:bCs/>
          <w:i/>
          <w:iCs/>
        </w:rPr>
        <w:t xml:space="preserve"> </w:t>
      </w:r>
      <w:proofErr w:type="spellStart"/>
      <w:proofErr w:type="gramStart"/>
      <w:r w:rsidR="00D16F1B" w:rsidRPr="0041007A">
        <w:rPr>
          <w:rFonts w:asciiTheme="majorHAnsi" w:hAnsiTheme="majorHAnsi"/>
          <w:b/>
          <w:bCs/>
          <w:i/>
          <w:iCs/>
        </w:rPr>
        <w:t>emarketing</w:t>
      </w:r>
      <w:proofErr w:type="spellEnd"/>
      <w:proofErr w:type="gramEnd"/>
      <w:r w:rsidR="00D16F1B" w:rsidRPr="0041007A">
        <w:rPr>
          <w:rFonts w:asciiTheme="majorHAnsi" w:hAnsiTheme="majorHAnsi"/>
          <w:b/>
          <w:bCs/>
          <w:i/>
          <w:iCs/>
        </w:rPr>
        <w:t xml:space="preserve">, telemarketing, and </w:t>
      </w:r>
      <w:proofErr w:type="spellStart"/>
      <w:r w:rsidR="00D16F1B" w:rsidRPr="0041007A">
        <w:rPr>
          <w:rFonts w:asciiTheme="majorHAnsi" w:hAnsiTheme="majorHAnsi"/>
          <w:b/>
          <w:bCs/>
          <w:i/>
          <w:iCs/>
        </w:rPr>
        <w:t>sms</w:t>
      </w:r>
      <w:proofErr w:type="spellEnd"/>
      <w:r w:rsidR="00D16F1B" w:rsidRPr="0041007A">
        <w:rPr>
          <w:rFonts w:asciiTheme="majorHAnsi" w:hAnsiTheme="majorHAnsi"/>
          <w:b/>
          <w:bCs/>
          <w:i/>
          <w:iCs/>
        </w:rPr>
        <w:t>/mms marketing</w:t>
      </w:r>
      <w:r w:rsidR="00C17EAF" w:rsidRPr="0041007A">
        <w:rPr>
          <w:rFonts w:asciiTheme="majorHAnsi" w:hAnsiTheme="majorHAnsi"/>
          <w:b/>
          <w:bCs/>
          <w:i/>
          <w:iCs/>
        </w:rPr>
        <w:t xml:space="preserve"> laws</w:t>
      </w:r>
      <w:r w:rsidR="00191824" w:rsidRPr="0041007A">
        <w:rPr>
          <w:rFonts w:asciiTheme="majorHAnsi" w:hAnsiTheme="majorHAnsi"/>
          <w:b/>
          <w:bCs/>
          <w:i/>
          <w:iCs/>
        </w:rPr>
        <w:t xml:space="preserve">, as </w:t>
      </w:r>
      <w:r w:rsidR="28834474" w:rsidRPr="0041007A">
        <w:rPr>
          <w:rFonts w:asciiTheme="majorHAnsi" w:hAnsiTheme="majorHAnsi"/>
          <w:b/>
          <w:bCs/>
          <w:i/>
          <w:iCs/>
        </w:rPr>
        <w:t>applicable).</w:t>
      </w:r>
    </w:p>
    <w:p w14:paraId="1155137D" w14:textId="77777777" w:rsidR="004A1A75" w:rsidRPr="0041007A" w:rsidRDefault="004A1A75" w:rsidP="004A1A75">
      <w:pPr>
        <w:pStyle w:val="ListParagraph"/>
        <w:spacing w:after="0" w:line="240" w:lineRule="auto"/>
        <w:ind w:left="2160"/>
        <w:jc w:val="both"/>
        <w:rPr>
          <w:rFonts w:asciiTheme="majorHAnsi" w:hAnsiTheme="majorHAnsi"/>
          <w:b/>
          <w:bCs/>
          <w:i/>
          <w:iCs/>
        </w:rPr>
      </w:pPr>
    </w:p>
    <w:p w14:paraId="4D1FDF8F" w14:textId="4F6A2BA9" w:rsidR="00E90E2C" w:rsidRPr="0041007A" w:rsidRDefault="00E90E2C"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Yes. As discussed above, </w:t>
      </w:r>
      <w:r w:rsidR="009705C6" w:rsidRPr="0041007A">
        <w:rPr>
          <w:rFonts w:asciiTheme="majorHAnsi" w:hAnsiTheme="majorHAnsi"/>
          <w:sz w:val="22"/>
          <w:szCs w:val="22"/>
        </w:rPr>
        <w:t>PICs</w:t>
      </w:r>
      <w:r w:rsidRPr="0041007A">
        <w:rPr>
          <w:rFonts w:asciiTheme="majorHAnsi" w:hAnsiTheme="majorHAnsi"/>
          <w:sz w:val="22"/>
          <w:szCs w:val="22"/>
        </w:rPr>
        <w:t xml:space="preserve"> that intend to rely on legitimate interests as the lawful basis for processing non</w:t>
      </w:r>
      <w:r w:rsidRPr="0041007A">
        <w:rPr>
          <w:rFonts w:ascii="Cambria Math" w:hAnsi="Cambria Math" w:cs="Cambria Math"/>
          <w:sz w:val="22"/>
          <w:szCs w:val="22"/>
        </w:rPr>
        <w:t>‑</w:t>
      </w:r>
      <w:r w:rsidRPr="0041007A">
        <w:rPr>
          <w:rFonts w:asciiTheme="majorHAnsi" w:hAnsiTheme="majorHAnsi"/>
          <w:sz w:val="22"/>
          <w:szCs w:val="22"/>
        </w:rPr>
        <w:t xml:space="preserve">sensitive personal information for direct marketing purposes are required to conduct and document an LIA in accordance with </w:t>
      </w:r>
      <w:del w:id="879" w:author="Bahar Toto" w:date="2026-06-15T14:11:00Z" w16du:dateUtc="2026-06-15T13:11:00Z">
        <w:r w:rsidRPr="0041007A" w:rsidDel="00436CD9">
          <w:rPr>
            <w:rFonts w:asciiTheme="majorHAnsi" w:hAnsiTheme="majorHAnsi"/>
            <w:sz w:val="22"/>
            <w:szCs w:val="22"/>
          </w:rPr>
          <w:delText xml:space="preserve">NPC </w:delText>
        </w:r>
      </w:del>
      <w:r w:rsidRPr="0041007A">
        <w:rPr>
          <w:rFonts w:asciiTheme="majorHAnsi" w:hAnsiTheme="majorHAnsi"/>
          <w:sz w:val="22"/>
          <w:szCs w:val="22"/>
        </w:rPr>
        <w:t>Circular No. 2023</w:t>
      </w:r>
      <w:r w:rsidRPr="0041007A">
        <w:rPr>
          <w:rFonts w:ascii="Cambria Math" w:hAnsi="Cambria Math" w:cs="Cambria Math"/>
          <w:sz w:val="22"/>
          <w:szCs w:val="22"/>
        </w:rPr>
        <w:t>‑</w:t>
      </w:r>
      <w:r w:rsidRPr="0041007A">
        <w:rPr>
          <w:rFonts w:asciiTheme="majorHAnsi" w:hAnsiTheme="majorHAnsi"/>
          <w:sz w:val="22"/>
          <w:szCs w:val="22"/>
        </w:rPr>
        <w:t>07.</w:t>
      </w:r>
    </w:p>
    <w:p w14:paraId="37BDD744" w14:textId="77777777" w:rsidR="004A1A75" w:rsidRPr="0041007A" w:rsidRDefault="004A1A75" w:rsidP="004A1A75">
      <w:pPr>
        <w:spacing w:after="0" w:line="240" w:lineRule="auto"/>
        <w:jc w:val="both"/>
        <w:rPr>
          <w:rFonts w:asciiTheme="majorHAnsi" w:hAnsiTheme="majorHAnsi"/>
          <w:sz w:val="22"/>
          <w:szCs w:val="22"/>
        </w:rPr>
      </w:pPr>
    </w:p>
    <w:p w14:paraId="22B97BC5" w14:textId="2FF7F0FB" w:rsidR="00E90E2C" w:rsidRPr="0041007A" w:rsidRDefault="00E90E2C" w:rsidP="004A1A75">
      <w:pPr>
        <w:spacing w:after="0" w:line="240" w:lineRule="auto"/>
        <w:jc w:val="both"/>
        <w:rPr>
          <w:rFonts w:asciiTheme="majorHAnsi" w:hAnsiTheme="majorHAnsi"/>
          <w:sz w:val="22"/>
          <w:szCs w:val="22"/>
        </w:rPr>
      </w:pPr>
      <w:r w:rsidRPr="0041007A">
        <w:rPr>
          <w:rFonts w:asciiTheme="majorHAnsi" w:hAnsiTheme="majorHAnsi"/>
          <w:sz w:val="22"/>
          <w:szCs w:val="22"/>
        </w:rPr>
        <w:t>In addition, and as a general requirement applicable to all personal data processing activities, the personal information controller must separately conduct a Privacy Impact Assessment (PIA) in compliance with NPC</w:t>
      </w:r>
      <w:ins w:id="880" w:author="Bahar Toto" w:date="2026-06-15T14:12:00Z" w16du:dateUtc="2026-06-15T13:12:00Z">
        <w:r w:rsidR="00E0681C">
          <w:rPr>
            <w:rFonts w:asciiTheme="majorHAnsi" w:hAnsiTheme="majorHAnsi"/>
            <w:sz w:val="22"/>
            <w:szCs w:val="22"/>
          </w:rPr>
          <w:t>'s</w:t>
        </w:r>
      </w:ins>
      <w:r w:rsidRPr="0041007A">
        <w:rPr>
          <w:rFonts w:asciiTheme="majorHAnsi" w:hAnsiTheme="majorHAnsi"/>
          <w:sz w:val="22"/>
          <w:szCs w:val="22"/>
        </w:rPr>
        <w:t xml:space="preserve"> </w:t>
      </w:r>
      <w:ins w:id="881" w:author="Bahar Toto" w:date="2026-06-15T14:13:00Z" w16du:dateUtc="2026-06-15T13:13:00Z">
        <w:r w:rsidR="00E0681C">
          <w:rPr>
            <w:rFonts w:asciiTheme="majorHAnsi" w:hAnsiTheme="majorHAnsi"/>
            <w:sz w:val="22"/>
            <w:szCs w:val="22"/>
          </w:rPr>
          <w:fldChar w:fldCharType="begin"/>
        </w:r>
        <w:r w:rsidR="00E0681C">
          <w:rPr>
            <w:rFonts w:asciiTheme="majorHAnsi" w:hAnsiTheme="majorHAnsi"/>
            <w:sz w:val="22"/>
            <w:szCs w:val="22"/>
          </w:rPr>
          <w:instrText>HYPERLINK "https://privacy.gov.ph/wp-content/uploads/2024/03/NPC-Circular-Repeal-16-01-Signed.pdf"</w:instrText>
        </w:r>
        <w:r w:rsidR="00E0681C">
          <w:rPr>
            <w:rFonts w:asciiTheme="majorHAnsi" w:hAnsiTheme="majorHAnsi"/>
            <w:sz w:val="22"/>
            <w:szCs w:val="22"/>
          </w:rPr>
        </w:r>
        <w:r w:rsidR="00E0681C">
          <w:rPr>
            <w:rFonts w:asciiTheme="majorHAnsi" w:hAnsiTheme="majorHAnsi"/>
            <w:sz w:val="22"/>
            <w:szCs w:val="22"/>
          </w:rPr>
          <w:fldChar w:fldCharType="separate"/>
        </w:r>
        <w:r w:rsidRPr="00E0681C">
          <w:rPr>
            <w:rStyle w:val="Hyperlink"/>
            <w:rFonts w:asciiTheme="majorHAnsi" w:hAnsiTheme="majorHAnsi"/>
            <w:sz w:val="22"/>
            <w:szCs w:val="22"/>
          </w:rPr>
          <w:t>Circular No. 2023</w:t>
        </w:r>
        <w:r w:rsidRPr="00E0681C">
          <w:rPr>
            <w:rStyle w:val="Hyperlink"/>
            <w:rFonts w:ascii="Cambria Math" w:hAnsi="Cambria Math" w:cs="Cambria Math"/>
            <w:sz w:val="22"/>
            <w:szCs w:val="22"/>
          </w:rPr>
          <w:t>‑</w:t>
        </w:r>
        <w:r w:rsidRPr="00E0681C">
          <w:rPr>
            <w:rStyle w:val="Hyperlink"/>
            <w:rFonts w:asciiTheme="majorHAnsi" w:hAnsiTheme="majorHAnsi"/>
            <w:sz w:val="22"/>
            <w:szCs w:val="22"/>
          </w:rPr>
          <w:t>06</w:t>
        </w:r>
        <w:r w:rsidR="00E0681C" w:rsidRPr="00E0681C">
          <w:rPr>
            <w:rStyle w:val="Hyperlink"/>
            <w:rFonts w:asciiTheme="majorHAnsi" w:hAnsiTheme="majorHAnsi"/>
            <w:sz w:val="22"/>
            <w:szCs w:val="22"/>
          </w:rPr>
          <w:t xml:space="preserve"> on security of personal data in the government and the private sector</w:t>
        </w:r>
        <w:r w:rsidR="00E0681C">
          <w:rPr>
            <w:rFonts w:asciiTheme="majorHAnsi" w:hAnsiTheme="majorHAnsi"/>
            <w:sz w:val="22"/>
            <w:szCs w:val="22"/>
          </w:rPr>
          <w:fldChar w:fldCharType="end"/>
        </w:r>
        <w:r w:rsidR="00E0681C">
          <w:rPr>
            <w:rFonts w:asciiTheme="majorHAnsi" w:hAnsiTheme="majorHAnsi"/>
            <w:sz w:val="22"/>
            <w:szCs w:val="22"/>
          </w:rPr>
          <w:t xml:space="preserve"> (</w:t>
        </w:r>
        <w:r w:rsidR="00E0681C" w:rsidRPr="00E0681C">
          <w:rPr>
            <w:rFonts w:asciiTheme="majorHAnsi" w:hAnsiTheme="majorHAnsi"/>
            <w:sz w:val="22"/>
            <w:szCs w:val="22"/>
          </w:rPr>
          <w:t>Circular No. 2023</w:t>
        </w:r>
        <w:r w:rsidR="00E0681C" w:rsidRPr="00E0681C">
          <w:rPr>
            <w:rFonts w:ascii="Cambria Math" w:hAnsi="Cambria Math" w:cs="Cambria Math"/>
            <w:sz w:val="22"/>
            <w:szCs w:val="22"/>
          </w:rPr>
          <w:t>‑</w:t>
        </w:r>
        <w:r w:rsidR="00E0681C" w:rsidRPr="00E0681C">
          <w:rPr>
            <w:rFonts w:asciiTheme="majorHAnsi" w:hAnsiTheme="majorHAnsi"/>
            <w:sz w:val="22"/>
            <w:szCs w:val="22"/>
          </w:rPr>
          <w:t>06</w:t>
        </w:r>
        <w:r w:rsidR="00E0681C">
          <w:rPr>
            <w:rFonts w:asciiTheme="majorHAnsi" w:hAnsiTheme="majorHAnsi"/>
            <w:sz w:val="22"/>
            <w:szCs w:val="22"/>
          </w:rPr>
          <w:t>)</w:t>
        </w:r>
      </w:ins>
      <w:r w:rsidRPr="0041007A">
        <w:rPr>
          <w:rFonts w:asciiTheme="majorHAnsi" w:hAnsiTheme="majorHAnsi"/>
          <w:sz w:val="22"/>
          <w:szCs w:val="22"/>
        </w:rPr>
        <w:t>, regardless of the specific lawful basis relied upon.</w:t>
      </w:r>
    </w:p>
    <w:p w14:paraId="3351F0D5" w14:textId="77777777" w:rsidR="004A1A75" w:rsidRPr="0041007A" w:rsidRDefault="004A1A75" w:rsidP="004A1A75">
      <w:pPr>
        <w:spacing w:after="0" w:line="240" w:lineRule="auto"/>
        <w:jc w:val="both"/>
        <w:rPr>
          <w:rFonts w:asciiTheme="majorHAnsi" w:hAnsiTheme="majorHAnsi"/>
          <w:sz w:val="22"/>
          <w:szCs w:val="22"/>
        </w:rPr>
      </w:pPr>
    </w:p>
    <w:p w14:paraId="476CA789" w14:textId="79A69D99" w:rsidR="002330CA" w:rsidRPr="0041007A" w:rsidRDefault="001A038C" w:rsidP="004A1A75">
      <w:pPr>
        <w:spacing w:after="0" w:line="240" w:lineRule="auto"/>
        <w:jc w:val="both"/>
        <w:rPr>
          <w:rFonts w:asciiTheme="majorHAnsi" w:hAnsiTheme="majorHAnsi"/>
          <w:sz w:val="22"/>
          <w:szCs w:val="22"/>
        </w:rPr>
      </w:pPr>
      <w:r w:rsidRPr="0041007A">
        <w:rPr>
          <w:rFonts w:asciiTheme="majorHAnsi" w:hAnsiTheme="majorHAnsi"/>
          <w:sz w:val="22"/>
          <w:szCs w:val="22"/>
        </w:rPr>
        <w:lastRenderedPageBreak/>
        <w:t>Finally, for children</w:t>
      </w:r>
      <w:del w:id="882" w:author="Bahar Toto" w:date="2026-06-15T14:11:00Z" w16du:dateUtc="2026-06-15T13:11:00Z">
        <w:r w:rsidRPr="0041007A" w:rsidDel="00436CD9">
          <w:rPr>
            <w:rFonts w:asciiTheme="majorHAnsi" w:hAnsiTheme="majorHAnsi"/>
            <w:sz w:val="22"/>
            <w:szCs w:val="22"/>
          </w:rPr>
          <w:delText>’</w:delText>
        </w:r>
      </w:del>
      <w:ins w:id="883" w:author="Bahar Toto" w:date="2026-06-15T14:11:00Z" w16du:dateUtc="2026-06-15T13:11:00Z">
        <w:r w:rsidR="00436CD9">
          <w:rPr>
            <w:rFonts w:asciiTheme="majorHAnsi" w:hAnsiTheme="majorHAnsi"/>
            <w:sz w:val="22"/>
            <w:szCs w:val="22"/>
          </w:rPr>
          <w:t>'</w:t>
        </w:r>
      </w:ins>
      <w:r w:rsidRPr="0041007A">
        <w:rPr>
          <w:rFonts w:asciiTheme="majorHAnsi" w:hAnsiTheme="majorHAnsi"/>
          <w:sz w:val="22"/>
          <w:szCs w:val="22"/>
        </w:rPr>
        <w:t xml:space="preserve">s personal data, </w:t>
      </w:r>
      <w:r w:rsidR="00E273E2" w:rsidRPr="0041007A">
        <w:rPr>
          <w:rFonts w:asciiTheme="majorHAnsi" w:hAnsiTheme="majorHAnsi"/>
          <w:sz w:val="22"/>
          <w:szCs w:val="22"/>
        </w:rPr>
        <w:t xml:space="preserve">the </w:t>
      </w:r>
      <w:r w:rsidRPr="0041007A">
        <w:rPr>
          <w:rFonts w:asciiTheme="majorHAnsi" w:hAnsiTheme="majorHAnsi"/>
          <w:sz w:val="22"/>
          <w:szCs w:val="22"/>
        </w:rPr>
        <w:t>NPC</w:t>
      </w:r>
      <w:del w:id="884" w:author="Bahar Toto" w:date="2026-06-15T14:11:00Z" w16du:dateUtc="2026-06-15T13:11:00Z">
        <w:r w:rsidR="00E273E2" w:rsidRPr="0041007A" w:rsidDel="00436CD9">
          <w:rPr>
            <w:rFonts w:asciiTheme="majorHAnsi" w:hAnsiTheme="majorHAnsi"/>
            <w:sz w:val="22"/>
            <w:szCs w:val="22"/>
          </w:rPr>
          <w:delText>’</w:delText>
        </w:r>
      </w:del>
      <w:r w:rsidR="00E273E2" w:rsidRPr="0041007A">
        <w:rPr>
          <w:rFonts w:asciiTheme="majorHAnsi" w:hAnsiTheme="majorHAnsi"/>
          <w:sz w:val="22"/>
          <w:szCs w:val="22"/>
        </w:rPr>
        <w:t>s</w:t>
      </w:r>
      <w:r w:rsidRPr="0041007A">
        <w:rPr>
          <w:rFonts w:asciiTheme="majorHAnsi" w:hAnsiTheme="majorHAnsi"/>
          <w:sz w:val="22"/>
          <w:szCs w:val="22"/>
        </w:rPr>
        <w:t xml:space="preserve"> Child-Oriented Transparency guidance requires incorporating a Child Privacy Impact Assessment (CPIA) into the organization’s </w:t>
      </w:r>
      <w:r w:rsidR="00E273E2" w:rsidRPr="0041007A">
        <w:rPr>
          <w:rFonts w:asciiTheme="majorHAnsi" w:hAnsiTheme="majorHAnsi"/>
          <w:sz w:val="22"/>
          <w:szCs w:val="22"/>
        </w:rPr>
        <w:t>PIA</w:t>
      </w:r>
      <w:r w:rsidRPr="0041007A">
        <w:rPr>
          <w:rFonts w:asciiTheme="majorHAnsi" w:hAnsiTheme="majorHAnsi"/>
          <w:sz w:val="22"/>
          <w:szCs w:val="22"/>
        </w:rPr>
        <w:t xml:space="preserve"> before launching products/services intended for or likely accessed by </w:t>
      </w:r>
      <w:proofErr w:type="gramStart"/>
      <w:r w:rsidRPr="0041007A">
        <w:rPr>
          <w:rFonts w:asciiTheme="majorHAnsi" w:hAnsiTheme="majorHAnsi"/>
          <w:sz w:val="22"/>
          <w:szCs w:val="22"/>
        </w:rPr>
        <w:t>children, and</w:t>
      </w:r>
      <w:proofErr w:type="gramEnd"/>
      <w:r w:rsidRPr="0041007A">
        <w:rPr>
          <w:rFonts w:asciiTheme="majorHAnsi" w:hAnsiTheme="majorHAnsi"/>
          <w:sz w:val="22"/>
          <w:szCs w:val="22"/>
        </w:rPr>
        <w:t xml:space="preserve"> treating PIAs as continuing requirements</w:t>
      </w:r>
      <w:r w:rsidR="00E273E2" w:rsidRPr="0041007A">
        <w:rPr>
          <w:rFonts w:asciiTheme="majorHAnsi" w:hAnsiTheme="majorHAnsi"/>
          <w:sz w:val="22"/>
          <w:szCs w:val="22"/>
        </w:rPr>
        <w:t>.</w:t>
      </w:r>
    </w:p>
    <w:p w14:paraId="7786E93F" w14:textId="77777777" w:rsidR="004A1A75" w:rsidRDefault="004A1A75" w:rsidP="004A1A75">
      <w:pPr>
        <w:spacing w:after="0" w:line="240" w:lineRule="auto"/>
        <w:jc w:val="both"/>
        <w:rPr>
          <w:rFonts w:asciiTheme="majorHAnsi" w:hAnsiTheme="majorHAnsi"/>
          <w:sz w:val="22"/>
          <w:szCs w:val="22"/>
          <w:lang w:val="en-US"/>
        </w:rPr>
      </w:pPr>
    </w:p>
    <w:tbl>
      <w:tblPr>
        <w:tblStyle w:val="TableGrid"/>
        <w:tblW w:w="0" w:type="auto"/>
        <w:tblLook w:val="04A0" w:firstRow="1" w:lastRow="0" w:firstColumn="1" w:lastColumn="0" w:noHBand="0" w:noVBand="1"/>
      </w:tblPr>
      <w:tblGrid>
        <w:gridCol w:w="4508"/>
        <w:gridCol w:w="4508"/>
      </w:tblGrid>
      <w:tr w:rsidR="00042FE1" w:rsidRPr="00F1049A" w14:paraId="0AF5FCF8" w14:textId="77777777" w:rsidTr="00050BF6">
        <w:tc>
          <w:tcPr>
            <w:tcW w:w="4508" w:type="dxa"/>
          </w:tcPr>
          <w:p w14:paraId="28B18B15" w14:textId="77777777" w:rsidR="00042FE1" w:rsidRPr="00F1049A" w:rsidRDefault="00042FE1" w:rsidP="00050BF6">
            <w:r w:rsidRPr="00F1049A">
              <w:t xml:space="preserve">Citations </w:t>
            </w:r>
          </w:p>
        </w:tc>
        <w:tc>
          <w:tcPr>
            <w:tcW w:w="4508" w:type="dxa"/>
          </w:tcPr>
          <w:p w14:paraId="44C19C2A" w14:textId="77777777" w:rsidR="00436CD9" w:rsidRDefault="00436CD9" w:rsidP="00436CD9">
            <w:pPr>
              <w:rPr>
                <w:ins w:id="885" w:author="Bahar Toto" w:date="2026-06-15T14:12:00Z" w16du:dateUtc="2026-06-15T13:12:00Z"/>
              </w:rPr>
            </w:pPr>
            <w:ins w:id="886" w:author="Bahar Toto" w:date="2026-06-15T14:12:00Z" w16du:dateUtc="2026-06-15T13:12:00Z">
              <w:r w:rsidRPr="00185FBA">
                <w:t>Circular No. 2023-07</w:t>
              </w:r>
            </w:ins>
          </w:p>
          <w:p w14:paraId="089AA917" w14:textId="2B18E5C2" w:rsidR="00436CD9" w:rsidRDefault="00E0681C" w:rsidP="00050BF6">
            <w:pPr>
              <w:rPr>
                <w:ins w:id="887" w:author="Bahar Toto" w:date="2026-06-15T14:12:00Z" w16du:dateUtc="2026-06-15T13:12:00Z"/>
              </w:rPr>
            </w:pPr>
            <w:ins w:id="888" w:author="Bahar Toto" w:date="2026-06-15T14:13:00Z" w16du:dateUtc="2026-06-15T13:13:00Z">
              <w:r w:rsidRPr="00E0681C">
                <w:t>Circular No. 2023</w:t>
              </w:r>
              <w:r w:rsidRPr="00E0681C">
                <w:rPr>
                  <w:rFonts w:ascii="Cambria Math" w:hAnsi="Cambria Math" w:cs="Cambria Math"/>
                </w:rPr>
                <w:t>‑</w:t>
              </w:r>
              <w:r w:rsidRPr="00E0681C">
                <w:t>06</w:t>
              </w:r>
            </w:ins>
          </w:p>
          <w:p w14:paraId="3E3178D9" w14:textId="7030BC1E" w:rsidR="00042FE1" w:rsidRPr="00F1049A" w:rsidRDefault="00436CD9" w:rsidP="00050BF6">
            <w:ins w:id="889" w:author="Bahar Toto" w:date="2026-06-15T14:12:00Z" w16du:dateUtc="2026-06-15T13:12:00Z">
              <w:r w:rsidRPr="00C46B6A">
                <w:t>Advisory No. 2024–03</w:t>
              </w:r>
            </w:ins>
          </w:p>
        </w:tc>
      </w:tr>
      <w:tr w:rsidR="00042FE1" w:rsidRPr="00F1049A" w:rsidDel="00E0681C" w14:paraId="2A7FBDFE" w14:textId="18ED935F" w:rsidTr="00050BF6">
        <w:trPr>
          <w:del w:id="890" w:author="Bahar Toto" w:date="2026-06-15T14:13:00Z"/>
        </w:trPr>
        <w:tc>
          <w:tcPr>
            <w:tcW w:w="4508" w:type="dxa"/>
          </w:tcPr>
          <w:p w14:paraId="19F66B4C" w14:textId="1665B6F9" w:rsidR="00042FE1" w:rsidRPr="00F1049A" w:rsidDel="00E0681C" w:rsidRDefault="00042FE1" w:rsidP="00050BF6">
            <w:pPr>
              <w:rPr>
                <w:del w:id="891" w:author="Bahar Toto" w:date="2026-06-15T14:13:00Z" w16du:dateUtc="2026-06-15T13:13:00Z"/>
              </w:rPr>
            </w:pPr>
            <w:del w:id="892" w:author="Bahar Toto" w:date="2026-06-15T14:13:00Z" w16du:dateUtc="2026-06-15T13:13:00Z">
              <w:r w:rsidDel="00E0681C">
                <w:delText>National Privacy Commission Guidelines on Legitimate Interest</w:delText>
              </w:r>
            </w:del>
          </w:p>
        </w:tc>
        <w:tc>
          <w:tcPr>
            <w:tcW w:w="4508" w:type="dxa"/>
          </w:tcPr>
          <w:p w14:paraId="1D7EF4BD" w14:textId="4DF707A8" w:rsidR="00042FE1" w:rsidRPr="00F1049A" w:rsidDel="00E0681C" w:rsidRDefault="00042FE1" w:rsidP="00050BF6">
            <w:pPr>
              <w:rPr>
                <w:del w:id="893" w:author="Bahar Toto" w:date="2026-06-15T14:13:00Z" w16du:dateUtc="2026-06-15T13:13:00Z"/>
              </w:rPr>
            </w:pPr>
            <w:del w:id="894" w:author="Bahar Toto" w:date="2026-06-15T14:13:00Z" w16du:dateUtc="2026-06-15T13:13:00Z">
              <w:r w:rsidDel="00E0681C">
                <w:fldChar w:fldCharType="begin"/>
              </w:r>
              <w:r w:rsidDel="00E0681C">
                <w:delInstrText>HYPERLINK "https://privacy.gov.ph/wp-content/uploads/2024/01/NPC-Circular-No.-2023-07_Guidelines-on-Legitimate-Interest_13-December-2023.pdf"</w:delInstrText>
              </w:r>
              <w:r w:rsidDel="00E0681C">
                <w:fldChar w:fldCharType="separate"/>
              </w:r>
              <w:r w:rsidRPr="00042FE1" w:rsidDel="00E0681C">
                <w:rPr>
                  <w:rStyle w:val="Hyperlink"/>
                </w:rPr>
                <w:delText>National Privacy Commission Circular No. 2023-07</w:delText>
              </w:r>
              <w:r w:rsidDel="00E0681C">
                <w:fldChar w:fldCharType="end"/>
              </w:r>
            </w:del>
          </w:p>
        </w:tc>
      </w:tr>
      <w:tr w:rsidR="00042FE1" w:rsidRPr="00F1049A" w:rsidDel="00E0681C" w14:paraId="70DB39D3" w14:textId="0343A599" w:rsidTr="00050BF6">
        <w:trPr>
          <w:del w:id="895" w:author="Bahar Toto" w:date="2026-06-15T14:13:00Z"/>
        </w:trPr>
        <w:tc>
          <w:tcPr>
            <w:tcW w:w="4508" w:type="dxa"/>
          </w:tcPr>
          <w:p w14:paraId="306EEC05" w14:textId="1AEEFDC8" w:rsidR="00042FE1" w:rsidDel="00E0681C" w:rsidRDefault="00042FE1" w:rsidP="00050BF6">
            <w:pPr>
              <w:rPr>
                <w:del w:id="896" w:author="Bahar Toto" w:date="2026-06-15T14:13:00Z" w16du:dateUtc="2026-06-15T13:13:00Z"/>
              </w:rPr>
            </w:pPr>
            <w:del w:id="897" w:author="Bahar Toto" w:date="2026-06-15T14:13:00Z" w16du:dateUtc="2026-06-15T13:13:00Z">
              <w:r w:rsidDel="00E0681C">
                <w:delText xml:space="preserve">National Privacy Commission Guidelines on Security of Personal Data in the Private and Government Sector </w:delText>
              </w:r>
            </w:del>
          </w:p>
        </w:tc>
        <w:tc>
          <w:tcPr>
            <w:tcW w:w="4508" w:type="dxa"/>
          </w:tcPr>
          <w:p w14:paraId="2A614686" w14:textId="78056D6B" w:rsidR="00042FE1" w:rsidDel="00E0681C" w:rsidRDefault="00042FE1" w:rsidP="00050BF6">
            <w:pPr>
              <w:rPr>
                <w:del w:id="898" w:author="Bahar Toto" w:date="2026-06-15T14:13:00Z" w16du:dateUtc="2026-06-15T13:13:00Z"/>
              </w:rPr>
            </w:pPr>
            <w:del w:id="899" w:author="Bahar Toto" w:date="2026-06-15T14:13:00Z" w16du:dateUtc="2026-06-15T13:13:00Z">
              <w:r w:rsidDel="00E0681C">
                <w:fldChar w:fldCharType="begin"/>
              </w:r>
              <w:r w:rsidDel="00E0681C">
                <w:delInstrText>HYPERLINK "https://privacy.gov.ph/wp-content/uploads/2024/03/NPC-Circular-Repeal-16-01-Signed.pdf"</w:delInstrText>
              </w:r>
              <w:r w:rsidDel="00E0681C">
                <w:fldChar w:fldCharType="separate"/>
              </w:r>
              <w:r w:rsidRPr="00042FE1" w:rsidDel="00E0681C">
                <w:rPr>
                  <w:rStyle w:val="Hyperlink"/>
                </w:rPr>
                <w:delText>National Privacy Commission Circular No. 2023-06</w:delText>
              </w:r>
              <w:r w:rsidDel="00E0681C">
                <w:fldChar w:fldCharType="end"/>
              </w:r>
              <w:r w:rsidDel="00E0681C">
                <w:delText xml:space="preserve"> </w:delText>
              </w:r>
            </w:del>
          </w:p>
        </w:tc>
      </w:tr>
      <w:tr w:rsidR="00042FE1" w:rsidRPr="00F1049A" w:rsidDel="00E0681C" w14:paraId="56B5E3CC" w14:textId="34721D43" w:rsidTr="00042FE1">
        <w:trPr>
          <w:trHeight w:val="134"/>
          <w:del w:id="900" w:author="Bahar Toto" w:date="2026-06-15T14:13:00Z"/>
        </w:trPr>
        <w:tc>
          <w:tcPr>
            <w:tcW w:w="4508" w:type="dxa"/>
          </w:tcPr>
          <w:p w14:paraId="0953A8CC" w14:textId="5EB70565" w:rsidR="00042FE1" w:rsidDel="00E0681C" w:rsidRDefault="00042FE1" w:rsidP="00050BF6">
            <w:pPr>
              <w:rPr>
                <w:del w:id="901" w:author="Bahar Toto" w:date="2026-06-15T14:13:00Z" w16du:dateUtc="2026-06-15T13:13:00Z"/>
              </w:rPr>
            </w:pPr>
            <w:del w:id="902" w:author="Bahar Toto" w:date="2026-06-15T14:13:00Z" w16du:dateUtc="2026-06-15T13:13:00Z">
              <w:r w:rsidDel="00E0681C">
                <w:delText>National Privacy Commission Guidelines on Child-Oriented Transparency</w:delText>
              </w:r>
            </w:del>
          </w:p>
        </w:tc>
        <w:tc>
          <w:tcPr>
            <w:tcW w:w="4508" w:type="dxa"/>
          </w:tcPr>
          <w:p w14:paraId="697F60EA" w14:textId="0E678551" w:rsidR="00042FE1" w:rsidDel="00E0681C" w:rsidRDefault="00042FE1" w:rsidP="00050BF6">
            <w:pPr>
              <w:rPr>
                <w:del w:id="903" w:author="Bahar Toto" w:date="2026-06-15T14:13:00Z" w16du:dateUtc="2026-06-15T13:13:00Z"/>
              </w:rPr>
            </w:pPr>
            <w:del w:id="904" w:author="Bahar Toto" w:date="2026-06-15T14:13:00Z" w16du:dateUtc="2026-06-15T13:13:00Z">
              <w:r w:rsidDel="00E0681C">
                <w:fldChar w:fldCharType="begin"/>
              </w:r>
              <w:r w:rsidDel="00E0681C">
                <w:delInstrText>HYPERLINK "https://privacy.gov.ph/wp-content/uploads/2024/12/Advisory-2024.12.17-Guidelines-on-Child-Oriented-Transparency-w-SGD.pdf"</w:delInstrText>
              </w:r>
              <w:r w:rsidDel="00E0681C">
                <w:fldChar w:fldCharType="separate"/>
              </w:r>
              <w:r w:rsidRPr="00042FE1" w:rsidDel="00E0681C">
                <w:rPr>
                  <w:rStyle w:val="Hyperlink"/>
                </w:rPr>
                <w:delText>National Privacy Commission Circular No. 2024-03</w:delText>
              </w:r>
              <w:r w:rsidDel="00E0681C">
                <w:fldChar w:fldCharType="end"/>
              </w:r>
            </w:del>
          </w:p>
        </w:tc>
      </w:tr>
    </w:tbl>
    <w:p w14:paraId="48B02613" w14:textId="77777777" w:rsidR="00042FE1" w:rsidRPr="0041007A" w:rsidRDefault="00042FE1" w:rsidP="004A1A75">
      <w:pPr>
        <w:spacing w:after="0" w:line="240" w:lineRule="auto"/>
        <w:jc w:val="both"/>
        <w:rPr>
          <w:rFonts w:asciiTheme="majorHAnsi" w:hAnsiTheme="majorHAnsi"/>
          <w:sz w:val="22"/>
          <w:szCs w:val="22"/>
          <w:lang w:val="en-US"/>
        </w:rPr>
      </w:pPr>
    </w:p>
    <w:p w14:paraId="24D6C9A5" w14:textId="381E5FA3" w:rsidR="00E91145" w:rsidRPr="0041007A" w:rsidRDefault="00E91145" w:rsidP="004A1A75">
      <w:pPr>
        <w:pStyle w:val="ListParagraph"/>
        <w:numPr>
          <w:ilvl w:val="1"/>
          <w:numId w:val="15"/>
        </w:numPr>
        <w:spacing w:after="0" w:line="240" w:lineRule="auto"/>
        <w:jc w:val="both"/>
        <w:rPr>
          <w:rFonts w:asciiTheme="majorHAnsi" w:hAnsiTheme="majorHAnsi"/>
          <w:b/>
          <w:bCs/>
        </w:rPr>
      </w:pPr>
      <w:r w:rsidRPr="0041007A">
        <w:rPr>
          <w:rFonts w:asciiTheme="majorHAnsi" w:hAnsiTheme="majorHAnsi"/>
          <w:b/>
          <w:bCs/>
        </w:rPr>
        <w:t>Consent</w:t>
      </w:r>
    </w:p>
    <w:p w14:paraId="58C9285D" w14:textId="77777777" w:rsidR="00E273E2" w:rsidRPr="0041007A" w:rsidRDefault="00E273E2" w:rsidP="004A1A75">
      <w:pPr>
        <w:pStyle w:val="ListParagraph"/>
        <w:spacing w:after="0" w:line="240" w:lineRule="auto"/>
        <w:jc w:val="both"/>
        <w:rPr>
          <w:rFonts w:asciiTheme="majorHAnsi" w:hAnsiTheme="majorHAnsi"/>
          <w:b/>
          <w:bCs/>
        </w:rPr>
      </w:pPr>
    </w:p>
    <w:p w14:paraId="5F027317" w14:textId="20DFFE0F" w:rsidR="00E91145" w:rsidRPr="0041007A" w:rsidRDefault="4A360579" w:rsidP="004A1A75">
      <w:pPr>
        <w:pStyle w:val="ListParagraph"/>
        <w:numPr>
          <w:ilvl w:val="2"/>
          <w:numId w:val="15"/>
        </w:numPr>
        <w:spacing w:after="0" w:line="240" w:lineRule="auto"/>
        <w:jc w:val="both"/>
        <w:rPr>
          <w:rFonts w:asciiTheme="majorHAnsi" w:hAnsiTheme="majorHAnsi"/>
          <w:b/>
          <w:bCs/>
          <w:i/>
          <w:iCs/>
        </w:rPr>
      </w:pPr>
      <w:r w:rsidRPr="0041007A">
        <w:rPr>
          <w:rFonts w:asciiTheme="majorHAnsi" w:hAnsiTheme="majorHAnsi"/>
          <w:b/>
          <w:bCs/>
          <w:i/>
          <w:iCs/>
        </w:rPr>
        <w:t>What are the requirements</w:t>
      </w:r>
      <w:r w:rsidR="00E91145" w:rsidRPr="0041007A">
        <w:rPr>
          <w:rFonts w:asciiTheme="majorHAnsi" w:hAnsiTheme="majorHAnsi"/>
          <w:b/>
          <w:bCs/>
          <w:i/>
          <w:iCs/>
        </w:rPr>
        <w:t xml:space="preserve"> </w:t>
      </w:r>
      <w:r w:rsidR="00E82CE8" w:rsidRPr="0041007A">
        <w:rPr>
          <w:rFonts w:asciiTheme="majorHAnsi" w:hAnsiTheme="majorHAnsi"/>
          <w:b/>
          <w:bCs/>
          <w:i/>
          <w:iCs/>
        </w:rPr>
        <w:t xml:space="preserve">for </w:t>
      </w:r>
      <w:r w:rsidR="00E91145" w:rsidRPr="0041007A">
        <w:rPr>
          <w:rFonts w:asciiTheme="majorHAnsi" w:hAnsiTheme="majorHAnsi"/>
          <w:b/>
          <w:bCs/>
          <w:i/>
          <w:iCs/>
        </w:rPr>
        <w:t>valid consent</w:t>
      </w:r>
      <w:r w:rsidR="00AA6400" w:rsidRPr="0041007A">
        <w:rPr>
          <w:rFonts w:asciiTheme="majorHAnsi" w:hAnsiTheme="majorHAnsi"/>
          <w:b/>
          <w:bCs/>
          <w:i/>
          <w:iCs/>
        </w:rPr>
        <w:t xml:space="preserve"> for </w:t>
      </w:r>
      <w:proofErr w:type="spellStart"/>
      <w:proofErr w:type="gramStart"/>
      <w:r w:rsidR="00AA6400" w:rsidRPr="0041007A">
        <w:rPr>
          <w:rFonts w:asciiTheme="majorHAnsi" w:hAnsiTheme="majorHAnsi"/>
          <w:b/>
          <w:bCs/>
          <w:i/>
          <w:iCs/>
        </w:rPr>
        <w:t>emarketing</w:t>
      </w:r>
      <w:proofErr w:type="spellEnd"/>
      <w:proofErr w:type="gramEnd"/>
      <w:r w:rsidR="00AA6400" w:rsidRPr="0041007A">
        <w:rPr>
          <w:rFonts w:asciiTheme="majorHAnsi" w:hAnsiTheme="majorHAnsi"/>
          <w:b/>
          <w:bCs/>
          <w:i/>
          <w:iCs/>
        </w:rPr>
        <w:t>?</w:t>
      </w:r>
      <w:r w:rsidR="00E91145" w:rsidRPr="0041007A">
        <w:rPr>
          <w:rFonts w:asciiTheme="majorHAnsi" w:hAnsiTheme="majorHAnsi"/>
          <w:b/>
          <w:bCs/>
          <w:i/>
          <w:iCs/>
        </w:rPr>
        <w:t xml:space="preserve"> (opt in, opt out, double opt in)?</w:t>
      </w:r>
    </w:p>
    <w:p w14:paraId="11B5991B" w14:textId="77777777" w:rsidR="004A1A75" w:rsidRPr="0041007A" w:rsidRDefault="004A1A75" w:rsidP="004A1A75">
      <w:pPr>
        <w:pStyle w:val="ListParagraph"/>
        <w:spacing w:after="0" w:line="240" w:lineRule="auto"/>
        <w:jc w:val="both"/>
        <w:rPr>
          <w:rFonts w:asciiTheme="majorHAnsi" w:hAnsiTheme="majorHAnsi"/>
          <w:b/>
          <w:bCs/>
          <w:i/>
          <w:iCs/>
        </w:rPr>
      </w:pPr>
    </w:p>
    <w:p w14:paraId="18FBE3DD" w14:textId="7ECF51A1" w:rsidR="00273BC7" w:rsidRDefault="000C7E1B" w:rsidP="004A1A75">
      <w:pPr>
        <w:spacing w:after="0" w:line="240" w:lineRule="auto"/>
        <w:jc w:val="both"/>
        <w:rPr>
          <w:rFonts w:asciiTheme="majorHAnsi" w:eastAsia="Times New Roman" w:hAnsiTheme="majorHAnsi" w:cs="Segoe UI"/>
          <w:sz w:val="22"/>
          <w:szCs w:val="22"/>
          <w:lang w:val="en-US" w:eastAsia="en-US"/>
        </w:rPr>
      </w:pPr>
      <w:r w:rsidRPr="0041007A">
        <w:rPr>
          <w:rFonts w:asciiTheme="majorHAnsi" w:eastAsia="Times New Roman" w:hAnsiTheme="majorHAnsi" w:cs="Segoe UI"/>
          <w:sz w:val="22"/>
          <w:szCs w:val="22"/>
          <w:lang w:val="en-US" w:eastAsia="en-US"/>
        </w:rPr>
        <w:t xml:space="preserve">For consent to be valid under the </w:t>
      </w:r>
      <w:ins w:id="905" w:author="Bahar Toto" w:date="2026-06-15T13:04:00Z" w16du:dateUtc="2026-06-15T12:04:00Z">
        <w:r w:rsidR="007154D8">
          <w:rPr>
            <w:rFonts w:asciiTheme="majorHAnsi" w:hAnsiTheme="majorHAnsi"/>
            <w:sz w:val="22"/>
            <w:szCs w:val="22"/>
          </w:rPr>
          <w:t xml:space="preserve">Data </w:t>
        </w:r>
      </w:ins>
      <w:ins w:id="906" w:author="Bahar Toto" w:date="2026-06-15T14:53:00Z" w16du:dateUtc="2026-06-15T13:53:00Z">
        <w:r w:rsidR="00671D4A">
          <w:rPr>
            <w:rFonts w:asciiTheme="majorHAnsi" w:hAnsiTheme="majorHAnsi"/>
            <w:sz w:val="22"/>
            <w:szCs w:val="22"/>
          </w:rPr>
          <w:t xml:space="preserve">Privacy </w:t>
        </w:r>
      </w:ins>
      <w:ins w:id="907" w:author="Bahar Toto" w:date="2026-06-15T13:04:00Z" w16du:dateUtc="2026-06-15T12:04:00Z">
        <w:r w:rsidR="007154D8">
          <w:rPr>
            <w:rFonts w:asciiTheme="majorHAnsi" w:hAnsiTheme="majorHAnsi"/>
            <w:sz w:val="22"/>
            <w:szCs w:val="22"/>
          </w:rPr>
          <w:t>Act</w:t>
        </w:r>
      </w:ins>
      <w:del w:id="908" w:author="Bahar Toto" w:date="2026-06-15T13:04:00Z" w16du:dateUtc="2026-06-15T12:04:00Z">
        <w:r w:rsidR="00E273E2" w:rsidRPr="0041007A" w:rsidDel="007154D8">
          <w:rPr>
            <w:rFonts w:asciiTheme="majorHAnsi" w:eastAsia="Times New Roman" w:hAnsiTheme="majorHAnsi" w:cs="Segoe UI"/>
            <w:sz w:val="22"/>
            <w:szCs w:val="22"/>
            <w:lang w:val="en-US" w:eastAsia="en-US"/>
          </w:rPr>
          <w:delText>DPA</w:delText>
        </w:r>
      </w:del>
      <w:r w:rsidRPr="0041007A">
        <w:rPr>
          <w:rFonts w:asciiTheme="majorHAnsi" w:eastAsia="Times New Roman" w:hAnsiTheme="majorHAnsi" w:cs="Segoe UI"/>
          <w:sz w:val="22"/>
          <w:szCs w:val="22"/>
          <w:lang w:val="en-US" w:eastAsia="en-US"/>
        </w:rPr>
        <w:t xml:space="preserve">, it must be freely given, </w:t>
      </w:r>
      <w:proofErr w:type="gramStart"/>
      <w:r w:rsidRPr="0041007A">
        <w:rPr>
          <w:rFonts w:asciiTheme="majorHAnsi" w:eastAsia="Times New Roman" w:hAnsiTheme="majorHAnsi" w:cs="Segoe UI"/>
          <w:sz w:val="22"/>
          <w:szCs w:val="22"/>
          <w:lang w:val="en-US" w:eastAsia="en-US"/>
        </w:rPr>
        <w:t>specific</w:t>
      </w:r>
      <w:proofErr w:type="gramEnd"/>
      <w:r w:rsidRPr="0041007A">
        <w:rPr>
          <w:rFonts w:asciiTheme="majorHAnsi" w:eastAsia="Times New Roman" w:hAnsiTheme="majorHAnsi" w:cs="Segoe UI"/>
          <w:sz w:val="22"/>
          <w:szCs w:val="22"/>
          <w:lang w:val="en-US" w:eastAsia="en-US"/>
        </w:rPr>
        <w:t>, and informed, and must constitute an indication of will by which the data subject agrees to the collection and processing of personal information relating to him or her. Such consent must be evidenced by written, electronic, or recorded means.</w:t>
      </w:r>
    </w:p>
    <w:p w14:paraId="00DE5120" w14:textId="77777777" w:rsidR="00042FE1" w:rsidRDefault="00042FE1" w:rsidP="004A1A75">
      <w:pPr>
        <w:spacing w:after="0" w:line="240" w:lineRule="auto"/>
        <w:jc w:val="both"/>
        <w:rPr>
          <w:rFonts w:asciiTheme="majorHAnsi" w:eastAsia="Times New Roman" w:hAnsiTheme="majorHAnsi" w:cs="Segoe UI"/>
          <w:sz w:val="22"/>
          <w:szCs w:val="22"/>
          <w:lang w:val="en-US" w:eastAsia="en-US"/>
        </w:rPr>
      </w:pPr>
    </w:p>
    <w:tbl>
      <w:tblPr>
        <w:tblStyle w:val="TableGrid"/>
        <w:tblW w:w="0" w:type="auto"/>
        <w:tblLook w:val="04A0" w:firstRow="1" w:lastRow="0" w:firstColumn="1" w:lastColumn="0" w:noHBand="0" w:noVBand="1"/>
      </w:tblPr>
      <w:tblGrid>
        <w:gridCol w:w="4508"/>
        <w:gridCol w:w="4508"/>
      </w:tblGrid>
      <w:tr w:rsidR="00E0681C" w:rsidRPr="00042FE1" w14:paraId="1C008209" w14:textId="77777777" w:rsidTr="00050BF6">
        <w:tc>
          <w:tcPr>
            <w:tcW w:w="4508" w:type="dxa"/>
          </w:tcPr>
          <w:p w14:paraId="48BABDA9" w14:textId="77777777" w:rsidR="00E0681C" w:rsidRPr="00042FE1" w:rsidRDefault="00E0681C" w:rsidP="00E0681C">
            <w:r w:rsidRPr="00042FE1">
              <w:t xml:space="preserve">Citation </w:t>
            </w:r>
          </w:p>
        </w:tc>
        <w:tc>
          <w:tcPr>
            <w:tcW w:w="4508" w:type="dxa"/>
          </w:tcPr>
          <w:p w14:paraId="3F0ACA52" w14:textId="3F4F32C4" w:rsidR="00E0681C" w:rsidRPr="00042FE1" w:rsidRDefault="00E0681C" w:rsidP="00E0681C">
            <w:ins w:id="909" w:author="Bahar Toto" w:date="2026-06-15T14:13:00Z" w16du:dateUtc="2026-06-15T13:13:00Z">
              <w:r w:rsidRPr="00E0681C">
                <w:rPr>
                  <w:rPrChange w:id="910" w:author="Bahar Toto" w:date="2026-06-15T14:13:00Z" w16du:dateUtc="2026-06-15T13:13:00Z">
                    <w:rPr>
                      <w:rStyle w:val="Hyperlink"/>
                    </w:rPr>
                  </w:rPrChange>
                </w:rPr>
                <w:t>Chapter 1, Section 3(b) of the Data Privacy Act</w:t>
              </w:r>
            </w:ins>
          </w:p>
        </w:tc>
      </w:tr>
      <w:tr w:rsidR="00E0681C" w:rsidRPr="00042FE1" w:rsidDel="00E0681C" w14:paraId="291E495D" w14:textId="7D0F04B4" w:rsidTr="00050BF6">
        <w:trPr>
          <w:del w:id="911" w:author="Bahar Toto" w:date="2026-06-15T14:13:00Z"/>
        </w:trPr>
        <w:tc>
          <w:tcPr>
            <w:tcW w:w="4508" w:type="dxa"/>
          </w:tcPr>
          <w:p w14:paraId="59160E33" w14:textId="4FCFB71D" w:rsidR="00E0681C" w:rsidRPr="00042FE1" w:rsidDel="00E0681C" w:rsidRDefault="00E0681C" w:rsidP="00E0681C">
            <w:pPr>
              <w:rPr>
                <w:del w:id="912" w:author="Bahar Toto" w:date="2026-06-15T14:13:00Z" w16du:dateUtc="2026-06-15T13:13:00Z"/>
              </w:rPr>
            </w:pPr>
            <w:del w:id="913" w:author="Bahar Toto" w:date="2026-06-15T14:13:00Z" w16du:dateUtc="2026-06-15T13:13:00Z">
              <w:r w:rsidRPr="00042FE1" w:rsidDel="00E0681C">
                <w:delText>Data Privacy Act</w:delText>
              </w:r>
            </w:del>
          </w:p>
        </w:tc>
        <w:tc>
          <w:tcPr>
            <w:tcW w:w="4508" w:type="dxa"/>
          </w:tcPr>
          <w:p w14:paraId="3E2B95CA" w14:textId="4F369C17" w:rsidR="00E0681C" w:rsidRPr="00042FE1" w:rsidDel="00E0681C" w:rsidRDefault="00E0681C" w:rsidP="00E0681C">
            <w:pPr>
              <w:rPr>
                <w:del w:id="914" w:author="Bahar Toto" w:date="2026-06-15T14:13:00Z" w16du:dateUtc="2026-06-15T13:13:00Z"/>
              </w:rPr>
            </w:pPr>
            <w:del w:id="915" w:author="Bahar Toto" w:date="2026-06-15T14:13:00Z" w16du:dateUtc="2026-06-15T13:13:00Z">
              <w:r w:rsidDel="00E0681C">
                <w:fldChar w:fldCharType="begin"/>
              </w:r>
              <w:r w:rsidDel="00E0681C">
                <w:delInstrText>HYPERLINK "https://privacy.gov.ph/data-privacy-act/"</w:delInstrText>
              </w:r>
              <w:r w:rsidDel="00E0681C">
                <w:fldChar w:fldCharType="separate"/>
              </w:r>
              <w:r w:rsidRPr="00042FE1" w:rsidDel="00E0681C">
                <w:rPr>
                  <w:rStyle w:val="Hyperlink"/>
                </w:rPr>
                <w:delText>Chapter 1, Section 3(b) of the Data Privacy Act</w:delText>
              </w:r>
              <w:r w:rsidDel="00E0681C">
                <w:fldChar w:fldCharType="end"/>
              </w:r>
            </w:del>
          </w:p>
        </w:tc>
      </w:tr>
    </w:tbl>
    <w:p w14:paraId="4878434D" w14:textId="77777777" w:rsidR="00042FE1" w:rsidRPr="0041007A" w:rsidRDefault="00042FE1" w:rsidP="004A1A75">
      <w:pPr>
        <w:spacing w:after="0" w:line="240" w:lineRule="auto"/>
        <w:jc w:val="both"/>
        <w:rPr>
          <w:rFonts w:asciiTheme="majorHAnsi" w:eastAsia="Times New Roman" w:hAnsiTheme="majorHAnsi" w:cs="Segoe UI"/>
          <w:sz w:val="22"/>
          <w:szCs w:val="22"/>
          <w:lang w:val="en-US" w:eastAsia="en-US"/>
        </w:rPr>
      </w:pPr>
    </w:p>
    <w:p w14:paraId="1061400B" w14:textId="77777777" w:rsidR="004A1A75" w:rsidRPr="0041007A" w:rsidRDefault="004A1A75" w:rsidP="004A1A75">
      <w:pPr>
        <w:spacing w:after="0" w:line="240" w:lineRule="auto"/>
        <w:jc w:val="both"/>
        <w:rPr>
          <w:rFonts w:asciiTheme="majorHAnsi" w:eastAsia="Times New Roman" w:hAnsiTheme="majorHAnsi" w:cs="Segoe UI"/>
          <w:sz w:val="22"/>
          <w:szCs w:val="22"/>
          <w:lang w:val="en-US" w:eastAsia="en-US"/>
        </w:rPr>
      </w:pPr>
    </w:p>
    <w:p w14:paraId="1B8AF619" w14:textId="044AA01B" w:rsidR="00AA6400" w:rsidRPr="0041007A" w:rsidRDefault="75969BBA" w:rsidP="004A1A75">
      <w:pPr>
        <w:pStyle w:val="ListParagraph"/>
        <w:numPr>
          <w:ilvl w:val="2"/>
          <w:numId w:val="15"/>
        </w:numPr>
        <w:spacing w:after="0" w:line="240" w:lineRule="auto"/>
        <w:jc w:val="both"/>
        <w:rPr>
          <w:rFonts w:asciiTheme="majorHAnsi" w:hAnsiTheme="majorHAnsi"/>
          <w:b/>
          <w:bCs/>
          <w:i/>
          <w:iCs/>
        </w:rPr>
      </w:pPr>
      <w:r w:rsidRPr="0041007A">
        <w:rPr>
          <w:rFonts w:asciiTheme="majorHAnsi" w:hAnsiTheme="majorHAnsi"/>
          <w:b/>
          <w:bCs/>
          <w:i/>
          <w:iCs/>
        </w:rPr>
        <w:t>W</w:t>
      </w:r>
      <w:r w:rsidR="12E30FDF" w:rsidRPr="0041007A">
        <w:rPr>
          <w:rFonts w:asciiTheme="majorHAnsi" w:hAnsiTheme="majorHAnsi"/>
          <w:b/>
          <w:bCs/>
          <w:i/>
          <w:iCs/>
        </w:rPr>
        <w:t>hat are the requirements</w:t>
      </w:r>
      <w:r w:rsidR="00AA6400" w:rsidRPr="0041007A">
        <w:rPr>
          <w:rFonts w:asciiTheme="majorHAnsi" w:hAnsiTheme="majorHAnsi"/>
          <w:b/>
          <w:bCs/>
          <w:i/>
          <w:iCs/>
        </w:rPr>
        <w:t xml:space="preserve"> valid consent for telemarketing? (opt in, opt out, double opt in)?</w:t>
      </w:r>
    </w:p>
    <w:p w14:paraId="7AE134B6" w14:textId="77777777" w:rsidR="004A1A75" w:rsidRPr="0041007A" w:rsidRDefault="004A1A75" w:rsidP="004A1A75">
      <w:pPr>
        <w:pStyle w:val="ListParagraph"/>
        <w:spacing w:after="0" w:line="240" w:lineRule="auto"/>
        <w:jc w:val="both"/>
        <w:rPr>
          <w:rFonts w:asciiTheme="majorHAnsi" w:hAnsiTheme="majorHAnsi"/>
          <w:b/>
          <w:bCs/>
          <w:i/>
          <w:iCs/>
        </w:rPr>
      </w:pPr>
    </w:p>
    <w:p w14:paraId="7A240243" w14:textId="3D14E16F" w:rsidR="004A1A75" w:rsidRDefault="00084911" w:rsidP="004A1A75">
      <w:pPr>
        <w:spacing w:after="0" w:line="240" w:lineRule="auto"/>
        <w:jc w:val="both"/>
        <w:rPr>
          <w:rFonts w:asciiTheme="majorHAnsi" w:eastAsia="Times New Roman" w:hAnsiTheme="majorHAnsi" w:cs="Segoe UI"/>
          <w:sz w:val="22"/>
          <w:szCs w:val="22"/>
        </w:rPr>
      </w:pPr>
      <w:r w:rsidRPr="0041007A">
        <w:rPr>
          <w:rFonts w:asciiTheme="majorHAnsi" w:eastAsia="Times New Roman" w:hAnsiTheme="majorHAnsi" w:cs="Segoe UI"/>
          <w:sz w:val="22"/>
          <w:szCs w:val="22"/>
        </w:rPr>
        <w:t xml:space="preserve">Please refer to </w:t>
      </w:r>
      <w:ins w:id="916" w:author="Bahar Toto" w:date="2026-06-15T14:13:00Z" w16du:dateUtc="2026-06-15T13:13:00Z">
        <w:r w:rsidR="00E0681C">
          <w:rPr>
            <w:rFonts w:asciiTheme="majorHAnsi" w:eastAsia="Times New Roman" w:hAnsiTheme="majorHAnsi" w:cs="Segoe UI"/>
            <w:sz w:val="22"/>
            <w:szCs w:val="22"/>
          </w:rPr>
          <w:t>s</w:t>
        </w:r>
      </w:ins>
      <w:del w:id="917" w:author="Bahar Toto" w:date="2026-06-15T14:13:00Z" w16du:dateUtc="2026-06-15T13:13:00Z">
        <w:r w:rsidRPr="0041007A" w:rsidDel="00E0681C">
          <w:rPr>
            <w:rFonts w:asciiTheme="majorHAnsi" w:eastAsia="Times New Roman" w:hAnsiTheme="majorHAnsi" w:cs="Segoe UI"/>
            <w:sz w:val="22"/>
            <w:szCs w:val="22"/>
          </w:rPr>
          <w:delText>S</w:delText>
        </w:r>
      </w:del>
      <w:r w:rsidRPr="0041007A">
        <w:rPr>
          <w:rFonts w:asciiTheme="majorHAnsi" w:eastAsia="Times New Roman" w:hAnsiTheme="majorHAnsi" w:cs="Segoe UI"/>
          <w:sz w:val="22"/>
          <w:szCs w:val="22"/>
        </w:rPr>
        <w:t>ection 4.2.1 above, which likewise applies here.</w:t>
      </w:r>
    </w:p>
    <w:p w14:paraId="470D7E85" w14:textId="77777777" w:rsidR="00042FE1" w:rsidRDefault="00042FE1" w:rsidP="004A1A75">
      <w:pPr>
        <w:spacing w:after="0" w:line="240" w:lineRule="auto"/>
        <w:jc w:val="both"/>
        <w:rPr>
          <w:rFonts w:asciiTheme="majorHAnsi" w:eastAsia="Times New Roman" w:hAnsiTheme="majorHAnsi" w:cs="Segoe UI"/>
          <w:sz w:val="22"/>
          <w:szCs w:val="22"/>
        </w:rPr>
      </w:pPr>
    </w:p>
    <w:tbl>
      <w:tblPr>
        <w:tblStyle w:val="TableGrid"/>
        <w:tblW w:w="0" w:type="auto"/>
        <w:tblLook w:val="04A0" w:firstRow="1" w:lastRow="0" w:firstColumn="1" w:lastColumn="0" w:noHBand="0" w:noVBand="1"/>
      </w:tblPr>
      <w:tblGrid>
        <w:gridCol w:w="4508"/>
        <w:gridCol w:w="4508"/>
      </w:tblGrid>
      <w:tr w:rsidR="00E0681C" w:rsidRPr="00042FE1" w14:paraId="3AAB6E45" w14:textId="77777777" w:rsidTr="00050BF6">
        <w:tc>
          <w:tcPr>
            <w:tcW w:w="4508" w:type="dxa"/>
          </w:tcPr>
          <w:p w14:paraId="437E42AF" w14:textId="77777777" w:rsidR="00E0681C" w:rsidRPr="00042FE1" w:rsidRDefault="00E0681C" w:rsidP="00E0681C">
            <w:r w:rsidRPr="00042FE1">
              <w:t xml:space="preserve">Citation </w:t>
            </w:r>
          </w:p>
        </w:tc>
        <w:tc>
          <w:tcPr>
            <w:tcW w:w="4508" w:type="dxa"/>
          </w:tcPr>
          <w:p w14:paraId="5DD11F52" w14:textId="307786B6" w:rsidR="00E0681C" w:rsidRPr="00042FE1" w:rsidRDefault="00E0681C" w:rsidP="00E0681C">
            <w:ins w:id="918" w:author="Bahar Toto" w:date="2026-06-15T14:13:00Z" w16du:dateUtc="2026-06-15T13:13:00Z">
              <w:r w:rsidRPr="007A7533">
                <w:t>Chapter 1, Section 3(b) of the Data Privacy Act</w:t>
              </w:r>
            </w:ins>
          </w:p>
        </w:tc>
      </w:tr>
      <w:tr w:rsidR="00E0681C" w:rsidRPr="00042FE1" w:rsidDel="00E0681C" w14:paraId="56CEF96D" w14:textId="2DCE8429" w:rsidTr="00050BF6">
        <w:trPr>
          <w:del w:id="919" w:author="Bahar Toto" w:date="2026-06-15T14:13:00Z"/>
        </w:trPr>
        <w:tc>
          <w:tcPr>
            <w:tcW w:w="4508" w:type="dxa"/>
          </w:tcPr>
          <w:p w14:paraId="5DB232F8" w14:textId="60866277" w:rsidR="00E0681C" w:rsidRPr="00042FE1" w:rsidDel="00E0681C" w:rsidRDefault="00E0681C" w:rsidP="00E0681C">
            <w:pPr>
              <w:rPr>
                <w:del w:id="920" w:author="Bahar Toto" w:date="2026-06-15T14:13:00Z" w16du:dateUtc="2026-06-15T13:13:00Z"/>
              </w:rPr>
            </w:pPr>
            <w:del w:id="921" w:author="Bahar Toto" w:date="2026-06-15T14:13:00Z" w16du:dateUtc="2026-06-15T13:13:00Z">
              <w:r w:rsidRPr="00042FE1" w:rsidDel="00E0681C">
                <w:delText>Data Privacy Act</w:delText>
              </w:r>
            </w:del>
          </w:p>
        </w:tc>
        <w:tc>
          <w:tcPr>
            <w:tcW w:w="4508" w:type="dxa"/>
          </w:tcPr>
          <w:p w14:paraId="185A2F22" w14:textId="21BB6997" w:rsidR="00E0681C" w:rsidRPr="00042FE1" w:rsidDel="00E0681C" w:rsidRDefault="00E0681C" w:rsidP="00E0681C">
            <w:pPr>
              <w:rPr>
                <w:del w:id="922" w:author="Bahar Toto" w:date="2026-06-15T14:13:00Z" w16du:dateUtc="2026-06-15T13:13:00Z"/>
              </w:rPr>
            </w:pPr>
            <w:del w:id="923" w:author="Bahar Toto" w:date="2026-06-15T14:13:00Z" w16du:dateUtc="2026-06-15T13:13:00Z">
              <w:r w:rsidDel="00E0681C">
                <w:fldChar w:fldCharType="begin"/>
              </w:r>
              <w:r w:rsidDel="00E0681C">
                <w:delInstrText>HYPERLINK "https://privacy.gov.ph/data-privacy-act/"</w:delInstrText>
              </w:r>
              <w:r w:rsidDel="00E0681C">
                <w:fldChar w:fldCharType="separate"/>
              </w:r>
              <w:r w:rsidRPr="00042FE1" w:rsidDel="00E0681C">
                <w:rPr>
                  <w:rStyle w:val="Hyperlink"/>
                </w:rPr>
                <w:delText>Chapter 1, Section 3(b) of the Data Privacy Act</w:delText>
              </w:r>
              <w:r w:rsidDel="00E0681C">
                <w:fldChar w:fldCharType="end"/>
              </w:r>
            </w:del>
          </w:p>
        </w:tc>
      </w:tr>
    </w:tbl>
    <w:p w14:paraId="16E75395" w14:textId="77777777" w:rsidR="00042FE1" w:rsidRPr="0041007A" w:rsidRDefault="00042FE1" w:rsidP="004A1A75">
      <w:pPr>
        <w:spacing w:after="0" w:line="240" w:lineRule="auto"/>
        <w:jc w:val="both"/>
        <w:rPr>
          <w:rFonts w:asciiTheme="majorHAnsi" w:eastAsia="Times New Roman" w:hAnsiTheme="majorHAnsi" w:cs="Segoe UI"/>
          <w:sz w:val="22"/>
          <w:szCs w:val="22"/>
        </w:rPr>
      </w:pPr>
    </w:p>
    <w:p w14:paraId="381CAF80" w14:textId="77777777" w:rsidR="004A1A75" w:rsidRPr="0041007A" w:rsidRDefault="004A1A75" w:rsidP="004A1A75">
      <w:pPr>
        <w:spacing w:after="0" w:line="240" w:lineRule="auto"/>
        <w:jc w:val="both"/>
        <w:rPr>
          <w:rFonts w:asciiTheme="majorHAnsi" w:eastAsia="Times New Roman" w:hAnsiTheme="majorHAnsi" w:cs="Segoe UI"/>
          <w:sz w:val="22"/>
          <w:szCs w:val="22"/>
        </w:rPr>
      </w:pPr>
    </w:p>
    <w:p w14:paraId="3EC72BCF" w14:textId="281D94D7" w:rsidR="00AA6400" w:rsidRPr="0041007A" w:rsidRDefault="0458D0B7" w:rsidP="004A1A75">
      <w:pPr>
        <w:pStyle w:val="ListParagraph"/>
        <w:numPr>
          <w:ilvl w:val="2"/>
          <w:numId w:val="15"/>
        </w:numPr>
        <w:spacing w:after="0" w:line="240" w:lineRule="auto"/>
        <w:jc w:val="both"/>
        <w:rPr>
          <w:rFonts w:asciiTheme="majorHAnsi" w:hAnsiTheme="majorHAnsi"/>
          <w:b/>
          <w:bCs/>
          <w:i/>
          <w:iCs/>
        </w:rPr>
      </w:pPr>
      <w:r w:rsidRPr="0041007A">
        <w:rPr>
          <w:rFonts w:asciiTheme="majorHAnsi" w:hAnsiTheme="majorHAnsi"/>
          <w:b/>
          <w:bCs/>
          <w:i/>
          <w:iCs/>
        </w:rPr>
        <w:t>What are the requirements</w:t>
      </w:r>
      <w:r w:rsidR="00AA6400" w:rsidRPr="0041007A">
        <w:rPr>
          <w:rFonts w:asciiTheme="majorHAnsi" w:hAnsiTheme="majorHAnsi"/>
          <w:b/>
          <w:bCs/>
          <w:i/>
          <w:iCs/>
        </w:rPr>
        <w:t xml:space="preserve"> valid consent for </w:t>
      </w:r>
      <w:proofErr w:type="spellStart"/>
      <w:r w:rsidR="00AA6400" w:rsidRPr="0041007A">
        <w:rPr>
          <w:rFonts w:asciiTheme="majorHAnsi" w:hAnsiTheme="majorHAnsi"/>
          <w:b/>
          <w:bCs/>
          <w:i/>
          <w:iCs/>
        </w:rPr>
        <w:t>sms</w:t>
      </w:r>
      <w:proofErr w:type="spellEnd"/>
      <w:r w:rsidR="00AA6400" w:rsidRPr="0041007A">
        <w:rPr>
          <w:rFonts w:asciiTheme="majorHAnsi" w:hAnsiTheme="majorHAnsi"/>
          <w:b/>
          <w:bCs/>
          <w:i/>
          <w:iCs/>
        </w:rPr>
        <w:t>/mms marketing? (opt in, opt out, double opt in)?</w:t>
      </w:r>
    </w:p>
    <w:p w14:paraId="7AA056AC" w14:textId="0B70E132" w:rsidR="00E82CE8" w:rsidRPr="0041007A" w:rsidRDefault="00E82CE8" w:rsidP="004A1A75">
      <w:pPr>
        <w:pStyle w:val="ListParagraph"/>
        <w:spacing w:after="0" w:line="240" w:lineRule="auto"/>
        <w:ind w:left="600"/>
        <w:jc w:val="both"/>
        <w:rPr>
          <w:rFonts w:asciiTheme="majorHAnsi" w:eastAsia="Times New Roman" w:hAnsiTheme="majorHAnsi" w:cs="Segoe UI"/>
        </w:rPr>
      </w:pPr>
    </w:p>
    <w:p w14:paraId="1F611172" w14:textId="06DDB77F" w:rsidR="000C7E1B" w:rsidRPr="0041007A" w:rsidRDefault="000C7E1B" w:rsidP="004A1A75">
      <w:pPr>
        <w:spacing w:after="0" w:line="240" w:lineRule="auto"/>
        <w:jc w:val="both"/>
        <w:rPr>
          <w:rFonts w:asciiTheme="majorHAnsi" w:eastAsia="Times New Roman" w:hAnsiTheme="majorHAnsi" w:cs="Segoe UI"/>
          <w:sz w:val="22"/>
          <w:szCs w:val="22"/>
        </w:rPr>
      </w:pPr>
      <w:r w:rsidRPr="0041007A">
        <w:rPr>
          <w:rFonts w:asciiTheme="majorHAnsi" w:eastAsia="Times New Roman" w:hAnsiTheme="majorHAnsi" w:cs="Segoe UI"/>
          <w:sz w:val="22"/>
          <w:szCs w:val="22"/>
        </w:rPr>
        <w:t xml:space="preserve">Please refer to </w:t>
      </w:r>
      <w:ins w:id="924" w:author="Bahar Toto" w:date="2026-06-15T14:13:00Z" w16du:dateUtc="2026-06-15T13:13:00Z">
        <w:r w:rsidR="00E0681C">
          <w:rPr>
            <w:rFonts w:asciiTheme="majorHAnsi" w:eastAsia="Times New Roman" w:hAnsiTheme="majorHAnsi" w:cs="Segoe UI"/>
            <w:sz w:val="22"/>
            <w:szCs w:val="22"/>
          </w:rPr>
          <w:t>s</w:t>
        </w:r>
      </w:ins>
      <w:del w:id="925" w:author="Bahar Toto" w:date="2026-06-15T14:13:00Z" w16du:dateUtc="2026-06-15T13:13:00Z">
        <w:r w:rsidRPr="0041007A" w:rsidDel="00E0681C">
          <w:rPr>
            <w:rFonts w:asciiTheme="majorHAnsi" w:eastAsia="Times New Roman" w:hAnsiTheme="majorHAnsi" w:cs="Segoe UI"/>
            <w:sz w:val="22"/>
            <w:szCs w:val="22"/>
          </w:rPr>
          <w:delText>S</w:delText>
        </w:r>
      </w:del>
      <w:r w:rsidRPr="0041007A">
        <w:rPr>
          <w:rFonts w:asciiTheme="majorHAnsi" w:eastAsia="Times New Roman" w:hAnsiTheme="majorHAnsi" w:cs="Segoe UI"/>
          <w:sz w:val="22"/>
          <w:szCs w:val="22"/>
        </w:rPr>
        <w:t>ection 4.2.1 above, which likewise applies here.</w:t>
      </w:r>
    </w:p>
    <w:p w14:paraId="0534B84E" w14:textId="77777777" w:rsidR="004A1A75" w:rsidRPr="0041007A" w:rsidRDefault="004A1A75" w:rsidP="004A1A75">
      <w:pPr>
        <w:spacing w:after="0" w:line="240" w:lineRule="auto"/>
        <w:jc w:val="both"/>
        <w:rPr>
          <w:rFonts w:asciiTheme="majorHAnsi" w:eastAsia="Times New Roman" w:hAnsiTheme="majorHAnsi" w:cs="Segoe UI"/>
          <w:sz w:val="22"/>
          <w:szCs w:val="22"/>
        </w:rPr>
      </w:pPr>
    </w:p>
    <w:p w14:paraId="1590EB86" w14:textId="0BB0D8CA" w:rsidR="00084911" w:rsidRDefault="000C7E1B" w:rsidP="004A1A75">
      <w:pPr>
        <w:spacing w:after="0" w:line="240" w:lineRule="auto"/>
        <w:jc w:val="both"/>
        <w:rPr>
          <w:rFonts w:asciiTheme="majorHAnsi" w:hAnsiTheme="majorHAnsi"/>
          <w:sz w:val="22"/>
          <w:szCs w:val="22"/>
          <w:lang w:val="en-US"/>
        </w:rPr>
      </w:pPr>
      <w:r w:rsidRPr="0041007A">
        <w:rPr>
          <w:rFonts w:asciiTheme="majorHAnsi" w:eastAsia="Times New Roman" w:hAnsiTheme="majorHAnsi" w:cs="Segoe UI"/>
          <w:sz w:val="22"/>
          <w:szCs w:val="22"/>
        </w:rPr>
        <w:t xml:space="preserve">Separately, </w:t>
      </w:r>
      <w:r w:rsidR="00E90711">
        <w:rPr>
          <w:rFonts w:asciiTheme="majorHAnsi" w:eastAsia="Times New Roman" w:hAnsiTheme="majorHAnsi" w:cs="Segoe UI"/>
          <w:sz w:val="22"/>
          <w:szCs w:val="22"/>
        </w:rPr>
        <w:t>under</w:t>
      </w:r>
      <w:r w:rsidRPr="0041007A">
        <w:rPr>
          <w:rFonts w:asciiTheme="majorHAnsi" w:eastAsia="Times New Roman" w:hAnsiTheme="majorHAnsi" w:cs="Segoe UI"/>
          <w:sz w:val="22"/>
          <w:szCs w:val="22"/>
        </w:rPr>
        <w:t xml:space="preserve"> telecommunications law, double opt-in is required. </w:t>
      </w:r>
      <w:r w:rsidR="007079CA" w:rsidRPr="0041007A">
        <w:rPr>
          <w:rFonts w:asciiTheme="majorHAnsi" w:hAnsiTheme="majorHAnsi"/>
          <w:sz w:val="22"/>
          <w:szCs w:val="22"/>
          <w:lang w:val="en-US"/>
        </w:rPr>
        <w:t xml:space="preserve">Under </w:t>
      </w:r>
      <w:ins w:id="926" w:author="Bahar Toto" w:date="2026-06-15T14:14:00Z">
        <w:r w:rsidR="00B22755" w:rsidRPr="00B22755">
          <w:rPr>
            <w:rFonts w:asciiTheme="majorHAnsi" w:hAnsiTheme="majorHAnsi"/>
            <w:sz w:val="22"/>
            <w:szCs w:val="22"/>
          </w:rPr>
          <w:t>Memorandum Circular 03-03-2005, as amended</w:t>
        </w:r>
      </w:ins>
      <w:del w:id="927" w:author="Bahar Toto" w:date="2026-06-15T14:14:00Z" w16du:dateUtc="2026-06-15T13:14:00Z">
        <w:r w:rsidRPr="0041007A" w:rsidDel="00B22755">
          <w:rPr>
            <w:rFonts w:asciiTheme="majorHAnsi" w:hAnsiTheme="majorHAnsi"/>
            <w:sz w:val="22"/>
            <w:szCs w:val="22"/>
            <w:lang w:val="en-US"/>
          </w:rPr>
          <w:delText>NTC</w:delText>
        </w:r>
        <w:r w:rsidR="007079CA" w:rsidRPr="0041007A" w:rsidDel="00B22755">
          <w:rPr>
            <w:rFonts w:asciiTheme="majorHAnsi" w:hAnsiTheme="majorHAnsi"/>
            <w:sz w:val="22"/>
            <w:szCs w:val="22"/>
            <w:lang w:val="en-US"/>
          </w:rPr>
          <w:delText xml:space="preserve"> Memorandum Circular No. 03</w:delText>
        </w:r>
        <w:r w:rsidR="007079CA" w:rsidRPr="0041007A" w:rsidDel="00B22755">
          <w:rPr>
            <w:rFonts w:asciiTheme="majorHAnsi" w:hAnsiTheme="majorHAnsi"/>
            <w:sz w:val="22"/>
            <w:szCs w:val="22"/>
            <w:lang w:val="en-US"/>
          </w:rPr>
          <w:noBreakHyphen/>
          <w:delText>03</w:delText>
        </w:r>
        <w:r w:rsidR="007079CA" w:rsidRPr="0041007A" w:rsidDel="00B22755">
          <w:rPr>
            <w:rFonts w:asciiTheme="majorHAnsi" w:hAnsiTheme="majorHAnsi"/>
            <w:sz w:val="22"/>
            <w:szCs w:val="22"/>
            <w:lang w:val="en-US"/>
          </w:rPr>
          <w:noBreakHyphen/>
          <w:delText>2005</w:delText>
        </w:r>
      </w:del>
      <w:r w:rsidR="007079CA" w:rsidRPr="0041007A">
        <w:rPr>
          <w:rFonts w:asciiTheme="majorHAnsi" w:hAnsiTheme="majorHAnsi"/>
          <w:sz w:val="22"/>
          <w:szCs w:val="22"/>
          <w:lang w:val="en-US"/>
        </w:rPr>
        <w:t xml:space="preserve">, commercial and promotional advertisements transmitted through push messaging or mobile phone communications may be sent only to subscribers who have given prior consent or have expressly opted in to receive such messages. </w:t>
      </w:r>
      <w:r w:rsidR="007079CA" w:rsidRPr="0041007A">
        <w:rPr>
          <w:rFonts w:asciiTheme="majorHAnsi" w:hAnsiTheme="majorHAnsi"/>
          <w:sz w:val="22"/>
          <w:szCs w:val="22"/>
          <w:lang w:val="en-US"/>
        </w:rPr>
        <w:lastRenderedPageBreak/>
        <w:t>Subscribers retain the right to opt out at any time, and failure to respond to a message is deemed an opt</w:t>
      </w:r>
      <w:r w:rsidR="007079CA" w:rsidRPr="0041007A">
        <w:rPr>
          <w:rFonts w:asciiTheme="majorHAnsi" w:hAnsiTheme="majorHAnsi"/>
          <w:sz w:val="22"/>
          <w:szCs w:val="22"/>
          <w:lang w:val="en-US"/>
        </w:rPr>
        <w:noBreakHyphen/>
        <w:t>out. Opt</w:t>
      </w:r>
      <w:r w:rsidR="007079CA" w:rsidRPr="0041007A">
        <w:rPr>
          <w:rFonts w:asciiTheme="majorHAnsi" w:hAnsiTheme="majorHAnsi"/>
          <w:sz w:val="22"/>
          <w:szCs w:val="22"/>
          <w:lang w:val="en-US"/>
        </w:rPr>
        <w:noBreakHyphen/>
        <w:t>out options must be provided without charge.</w:t>
      </w:r>
    </w:p>
    <w:p w14:paraId="0B14590C" w14:textId="77777777" w:rsidR="00042FE1" w:rsidRDefault="00042FE1" w:rsidP="004A1A75">
      <w:pPr>
        <w:spacing w:after="0" w:line="240" w:lineRule="auto"/>
        <w:jc w:val="both"/>
        <w:rPr>
          <w:rFonts w:asciiTheme="majorHAnsi" w:hAnsiTheme="majorHAnsi"/>
          <w:sz w:val="22"/>
          <w:szCs w:val="22"/>
          <w:lang w:val="en-US"/>
        </w:rPr>
      </w:pPr>
    </w:p>
    <w:tbl>
      <w:tblPr>
        <w:tblStyle w:val="TableGrid"/>
        <w:tblW w:w="0" w:type="auto"/>
        <w:tblLook w:val="04A0" w:firstRow="1" w:lastRow="0" w:firstColumn="1" w:lastColumn="0" w:noHBand="0" w:noVBand="1"/>
      </w:tblPr>
      <w:tblGrid>
        <w:gridCol w:w="4508"/>
        <w:gridCol w:w="4508"/>
      </w:tblGrid>
      <w:tr w:rsidR="00E0681C" w:rsidRPr="00C03114" w14:paraId="719A979A" w14:textId="77777777" w:rsidTr="00050BF6">
        <w:tc>
          <w:tcPr>
            <w:tcW w:w="4508" w:type="dxa"/>
          </w:tcPr>
          <w:p w14:paraId="25FDA64A" w14:textId="77777777" w:rsidR="00E0681C" w:rsidRPr="00C03114" w:rsidRDefault="00E0681C" w:rsidP="00E0681C">
            <w:r w:rsidRPr="00C03114">
              <w:t xml:space="preserve">Citation </w:t>
            </w:r>
          </w:p>
        </w:tc>
        <w:tc>
          <w:tcPr>
            <w:tcW w:w="4508" w:type="dxa"/>
          </w:tcPr>
          <w:p w14:paraId="4AF6BD1A" w14:textId="77777777" w:rsidR="00E0681C" w:rsidRDefault="00E0681C" w:rsidP="00E0681C">
            <w:pPr>
              <w:rPr>
                <w:ins w:id="928" w:author="Bahar Toto" w:date="2026-06-15T14:14:00Z" w16du:dateUtc="2026-06-15T13:14:00Z"/>
              </w:rPr>
            </w:pPr>
            <w:ins w:id="929" w:author="Bahar Toto" w:date="2026-06-15T14:13:00Z" w16du:dateUtc="2026-06-15T13:13:00Z">
              <w:r w:rsidRPr="007A7533">
                <w:t>Chapter 1, Section 3(b) of the Data Privacy Act</w:t>
              </w:r>
            </w:ins>
          </w:p>
          <w:p w14:paraId="0EE13AD4" w14:textId="693198B4" w:rsidR="00B22755" w:rsidRPr="00C03114" w:rsidRDefault="00B22755" w:rsidP="00E0681C">
            <w:ins w:id="930" w:author="Bahar Toto" w:date="2026-06-15T14:14:00Z" w16du:dateUtc="2026-06-15T13:14:00Z">
              <w:r w:rsidRPr="00D55AF2">
                <w:t>Memorandum Circular 03-03-2005, as amended</w:t>
              </w:r>
            </w:ins>
          </w:p>
        </w:tc>
      </w:tr>
      <w:tr w:rsidR="00E0681C" w:rsidRPr="00C03114" w:rsidDel="00B22755" w14:paraId="196C136B" w14:textId="61308F6B" w:rsidTr="00050BF6">
        <w:trPr>
          <w:del w:id="931" w:author="Bahar Toto" w:date="2026-06-15T14:14:00Z"/>
        </w:trPr>
        <w:tc>
          <w:tcPr>
            <w:tcW w:w="4508" w:type="dxa"/>
          </w:tcPr>
          <w:p w14:paraId="52B6DED0" w14:textId="65F46255" w:rsidR="00E0681C" w:rsidRPr="00C03114" w:rsidDel="00B22755" w:rsidRDefault="00E0681C" w:rsidP="00E0681C">
            <w:pPr>
              <w:rPr>
                <w:del w:id="932" w:author="Bahar Toto" w:date="2026-06-15T14:14:00Z" w16du:dateUtc="2026-06-15T13:14:00Z"/>
              </w:rPr>
            </w:pPr>
            <w:del w:id="933" w:author="Bahar Toto" w:date="2026-06-15T14:14:00Z" w16du:dateUtc="2026-06-15T13:14:00Z">
              <w:r w:rsidRPr="00C03114" w:rsidDel="00B22755">
                <w:delText>Data Privacy Act</w:delText>
              </w:r>
            </w:del>
          </w:p>
        </w:tc>
        <w:tc>
          <w:tcPr>
            <w:tcW w:w="4508" w:type="dxa"/>
          </w:tcPr>
          <w:p w14:paraId="4C8EB2BE" w14:textId="192CA7DD" w:rsidR="00E0681C" w:rsidRPr="00C03114" w:rsidDel="00B22755" w:rsidRDefault="00E0681C" w:rsidP="00E0681C">
            <w:pPr>
              <w:rPr>
                <w:del w:id="934" w:author="Bahar Toto" w:date="2026-06-15T14:14:00Z" w16du:dateUtc="2026-06-15T13:14:00Z"/>
              </w:rPr>
            </w:pPr>
            <w:del w:id="935" w:author="Bahar Toto" w:date="2026-06-15T14:14:00Z" w16du:dateUtc="2026-06-15T13:14:00Z">
              <w:r w:rsidDel="00B22755">
                <w:fldChar w:fldCharType="begin"/>
              </w:r>
              <w:r w:rsidDel="00B22755">
                <w:delInstrText>HYPERLINK "https://privacy.gov.ph/data-privacy-act/"</w:delInstrText>
              </w:r>
              <w:r w:rsidDel="00B22755">
                <w:fldChar w:fldCharType="separate"/>
              </w:r>
              <w:r w:rsidRPr="00C03114" w:rsidDel="00B22755">
                <w:rPr>
                  <w:rStyle w:val="Hyperlink"/>
                </w:rPr>
                <w:delText>Chapter 1, Section 3(b) of the Data Privacy Act</w:delText>
              </w:r>
              <w:r w:rsidDel="00B22755">
                <w:fldChar w:fldCharType="end"/>
              </w:r>
            </w:del>
          </w:p>
        </w:tc>
      </w:tr>
      <w:tr w:rsidR="00E0681C" w:rsidRPr="00C03114" w:rsidDel="00B22755" w14:paraId="13BCF79A" w14:textId="62776AF2" w:rsidTr="00050BF6">
        <w:trPr>
          <w:del w:id="936" w:author="Bahar Toto" w:date="2026-06-15T14:14:00Z"/>
        </w:trPr>
        <w:tc>
          <w:tcPr>
            <w:tcW w:w="4508" w:type="dxa"/>
          </w:tcPr>
          <w:p w14:paraId="7E3E634B" w14:textId="17FC77C2" w:rsidR="00E0681C" w:rsidRPr="00C03114" w:rsidDel="00B22755" w:rsidRDefault="00E0681C" w:rsidP="00E0681C">
            <w:pPr>
              <w:rPr>
                <w:del w:id="937" w:author="Bahar Toto" w:date="2026-06-15T14:14:00Z" w16du:dateUtc="2026-06-15T13:14:00Z"/>
              </w:rPr>
            </w:pPr>
            <w:del w:id="938" w:author="Bahar Toto" w:date="2026-06-15T14:14:00Z" w16du:dateUtc="2026-06-15T13:14:00Z">
              <w:r w:rsidRPr="00C03114" w:rsidDel="00B22755">
                <w:delText>National Telecommunications Commission Rules and Regulations on Broadcasting Messages</w:delText>
              </w:r>
            </w:del>
          </w:p>
        </w:tc>
        <w:tc>
          <w:tcPr>
            <w:tcW w:w="4508" w:type="dxa"/>
          </w:tcPr>
          <w:p w14:paraId="3A741E58" w14:textId="36F4A554" w:rsidR="00E0681C" w:rsidRPr="00C03114" w:rsidDel="00B22755" w:rsidRDefault="00E0681C" w:rsidP="00E0681C">
            <w:pPr>
              <w:rPr>
                <w:del w:id="939" w:author="Bahar Toto" w:date="2026-06-15T14:14:00Z" w16du:dateUtc="2026-06-15T13:14:00Z"/>
              </w:rPr>
            </w:pPr>
            <w:del w:id="940" w:author="Bahar Toto" w:date="2026-06-15T14:14:00Z" w16du:dateUtc="2026-06-15T13:14:00Z">
              <w:r w:rsidDel="00B22755">
                <w:fldChar w:fldCharType="begin"/>
              </w:r>
              <w:r w:rsidDel="00B22755">
                <w:delInstrText>HYPERLINK "https://region7.ntc.gov.ph/wp-content/uploads/2024/01/MC_03-03-2005.pdf"</w:delInstrText>
              </w:r>
              <w:r w:rsidDel="00B22755">
                <w:fldChar w:fldCharType="separate"/>
              </w:r>
              <w:r w:rsidRPr="00C03114" w:rsidDel="00B22755">
                <w:rPr>
                  <w:rStyle w:val="Hyperlink"/>
                </w:rPr>
                <w:delText>National Telecommunications Commission Memorandum Circular 03-03-2005</w:delText>
              </w:r>
              <w:r w:rsidDel="00B22755">
                <w:fldChar w:fldCharType="end"/>
              </w:r>
              <w:r w:rsidRPr="00C03114" w:rsidDel="00B22755">
                <w:delText xml:space="preserve"> as amended by </w:delText>
              </w:r>
              <w:r w:rsidDel="00B22755">
                <w:fldChar w:fldCharType="begin"/>
              </w:r>
              <w:r w:rsidDel="00B22755">
                <w:delInstrText>HYPERLINK "https://region7.ntc.gov.ph/wp-content/uploads/2024/01/MC_03-03-2005A_Amendments_broadcast_messaging.pdf"</w:delInstrText>
              </w:r>
              <w:r w:rsidDel="00B22755">
                <w:fldChar w:fldCharType="separate"/>
              </w:r>
              <w:r w:rsidRPr="00C03114" w:rsidDel="00B22755">
                <w:rPr>
                  <w:rStyle w:val="Hyperlink"/>
                </w:rPr>
                <w:delText>Memorandum Circular No. 03-03-2005-A</w:delText>
              </w:r>
              <w:r w:rsidDel="00B22755">
                <w:fldChar w:fldCharType="end"/>
              </w:r>
              <w:r w:rsidDel="00B22755">
                <w:fldChar w:fldCharType="begin"/>
              </w:r>
              <w:r w:rsidDel="00B22755">
                <w:delInstrText>HYPERLINK "https://region7.ntc.gov.ph/wp-content/uploads/2024/01/MC_04-07-2009.pdf"</w:delInstrText>
              </w:r>
              <w:r w:rsidDel="00B22755">
                <w:fldChar w:fldCharType="separate"/>
              </w:r>
              <w:r w:rsidRPr="00C03114" w:rsidDel="00B22755">
                <w:rPr>
                  <w:rStyle w:val="Hyperlink"/>
                </w:rPr>
                <w:delText>, Memorandum Circular No. 04-07-2009</w:delText>
              </w:r>
              <w:r w:rsidDel="00B22755">
                <w:fldChar w:fldCharType="end"/>
              </w:r>
              <w:r w:rsidRPr="00C03114" w:rsidDel="00B22755">
                <w:delText xml:space="preserve">, and specifically </w:delText>
              </w:r>
              <w:r w:rsidDel="00B22755">
                <w:fldChar w:fldCharType="begin"/>
              </w:r>
              <w:r w:rsidDel="00B22755">
                <w:delInstrText>HYPERLINK "https://elibrary.judiciary.gov.ph/thebookshelf/showdocs/10/91581"</w:delInstrText>
              </w:r>
              <w:r w:rsidDel="00B22755">
                <w:fldChar w:fldCharType="separate"/>
              </w:r>
              <w:r w:rsidRPr="00C03114" w:rsidDel="00B22755">
                <w:rPr>
                  <w:rStyle w:val="Hyperlink"/>
                </w:rPr>
                <w:delText>Memorandum Circular No. 07-08-2018 </w:delText>
              </w:r>
              <w:r w:rsidDel="00B22755">
                <w:fldChar w:fldCharType="end"/>
              </w:r>
            </w:del>
          </w:p>
        </w:tc>
      </w:tr>
    </w:tbl>
    <w:p w14:paraId="275C9645" w14:textId="77777777" w:rsidR="00042FE1" w:rsidRPr="0041007A" w:rsidRDefault="00042FE1" w:rsidP="004A1A75">
      <w:pPr>
        <w:spacing w:after="0" w:line="240" w:lineRule="auto"/>
        <w:jc w:val="both"/>
        <w:rPr>
          <w:rFonts w:asciiTheme="majorHAnsi" w:hAnsiTheme="majorHAnsi"/>
          <w:sz w:val="22"/>
          <w:szCs w:val="22"/>
          <w:lang w:val="en-US"/>
        </w:rPr>
      </w:pPr>
    </w:p>
    <w:p w14:paraId="5C49C87C" w14:textId="77777777" w:rsidR="004A1A75" w:rsidRPr="0041007A" w:rsidRDefault="004A1A75" w:rsidP="004A1A75">
      <w:pPr>
        <w:spacing w:after="0" w:line="240" w:lineRule="auto"/>
        <w:jc w:val="both"/>
        <w:rPr>
          <w:rFonts w:asciiTheme="majorHAnsi" w:hAnsiTheme="majorHAnsi"/>
          <w:sz w:val="22"/>
          <w:szCs w:val="22"/>
          <w:lang w:val="en-US"/>
        </w:rPr>
      </w:pPr>
    </w:p>
    <w:p w14:paraId="55ABE58C" w14:textId="606BCB9B" w:rsidR="00E91145" w:rsidRPr="0041007A" w:rsidRDefault="00E91145" w:rsidP="004A1A75">
      <w:pPr>
        <w:pStyle w:val="ListParagraph"/>
        <w:numPr>
          <w:ilvl w:val="2"/>
          <w:numId w:val="15"/>
        </w:numPr>
        <w:spacing w:after="0" w:line="240" w:lineRule="auto"/>
        <w:jc w:val="both"/>
        <w:rPr>
          <w:rFonts w:asciiTheme="majorHAnsi" w:hAnsiTheme="majorHAnsi"/>
          <w:b/>
          <w:bCs/>
          <w:i/>
          <w:iCs/>
        </w:rPr>
      </w:pPr>
      <w:r w:rsidRPr="0041007A">
        <w:rPr>
          <w:rFonts w:asciiTheme="majorHAnsi" w:hAnsiTheme="majorHAnsi"/>
          <w:b/>
          <w:bCs/>
          <w:i/>
          <w:iCs/>
        </w:rPr>
        <w:t>Are there any rules on dark patterns?</w:t>
      </w:r>
      <w:r w:rsidR="00273BC7" w:rsidRPr="0041007A">
        <w:rPr>
          <w:rFonts w:asciiTheme="majorHAnsi" w:hAnsiTheme="majorHAnsi"/>
          <w:b/>
          <w:bCs/>
          <w:i/>
          <w:iCs/>
        </w:rPr>
        <w:t xml:space="preserve"> (Please include </w:t>
      </w:r>
      <w:r w:rsidR="004A25F7" w:rsidRPr="0041007A">
        <w:rPr>
          <w:rFonts w:asciiTheme="majorHAnsi" w:hAnsiTheme="majorHAnsi"/>
          <w:b/>
          <w:bCs/>
          <w:i/>
          <w:iCs/>
        </w:rPr>
        <w:t>requirements from</w:t>
      </w:r>
      <w:r w:rsidR="00273BC7" w:rsidRPr="0041007A">
        <w:rPr>
          <w:rFonts w:asciiTheme="majorHAnsi" w:hAnsiTheme="majorHAnsi"/>
          <w:b/>
          <w:bCs/>
          <w:i/>
          <w:iCs/>
        </w:rPr>
        <w:t xml:space="preserve"> </w:t>
      </w:r>
      <w:proofErr w:type="spellStart"/>
      <w:proofErr w:type="gramStart"/>
      <w:r w:rsidR="00273BC7" w:rsidRPr="0041007A">
        <w:rPr>
          <w:rFonts w:asciiTheme="majorHAnsi" w:hAnsiTheme="majorHAnsi"/>
          <w:b/>
          <w:bCs/>
          <w:i/>
          <w:iCs/>
        </w:rPr>
        <w:t>emarketing</w:t>
      </w:r>
      <w:proofErr w:type="spellEnd"/>
      <w:proofErr w:type="gramEnd"/>
      <w:r w:rsidR="00273BC7" w:rsidRPr="0041007A">
        <w:rPr>
          <w:rFonts w:asciiTheme="majorHAnsi" w:hAnsiTheme="majorHAnsi"/>
          <w:b/>
          <w:bCs/>
          <w:i/>
          <w:iCs/>
        </w:rPr>
        <w:t xml:space="preserve">, telemarketing, and </w:t>
      </w:r>
      <w:proofErr w:type="spellStart"/>
      <w:r w:rsidR="00273BC7" w:rsidRPr="0041007A">
        <w:rPr>
          <w:rFonts w:asciiTheme="majorHAnsi" w:hAnsiTheme="majorHAnsi"/>
          <w:b/>
          <w:bCs/>
          <w:i/>
          <w:iCs/>
        </w:rPr>
        <w:t>sms</w:t>
      </w:r>
      <w:proofErr w:type="spellEnd"/>
      <w:r w:rsidR="00535FAB" w:rsidRPr="0041007A">
        <w:rPr>
          <w:rFonts w:asciiTheme="majorHAnsi" w:hAnsiTheme="majorHAnsi"/>
          <w:b/>
          <w:bCs/>
          <w:i/>
          <w:iCs/>
        </w:rPr>
        <w:t>/mms marketing</w:t>
      </w:r>
      <w:r w:rsidR="004A25F7" w:rsidRPr="0041007A">
        <w:rPr>
          <w:rFonts w:asciiTheme="majorHAnsi" w:hAnsiTheme="majorHAnsi"/>
          <w:b/>
          <w:bCs/>
          <w:i/>
          <w:iCs/>
        </w:rPr>
        <w:t xml:space="preserve"> laws</w:t>
      </w:r>
      <w:r w:rsidR="00535FAB" w:rsidRPr="0041007A">
        <w:rPr>
          <w:rFonts w:asciiTheme="majorHAnsi" w:hAnsiTheme="majorHAnsi"/>
          <w:b/>
          <w:bCs/>
          <w:i/>
          <w:iCs/>
        </w:rPr>
        <w:t>)</w:t>
      </w:r>
    </w:p>
    <w:p w14:paraId="45C8FC8B" w14:textId="77777777" w:rsidR="004A1A75" w:rsidRPr="0041007A" w:rsidRDefault="004A1A75" w:rsidP="004A1A75">
      <w:pPr>
        <w:pStyle w:val="ListParagraph"/>
        <w:spacing w:after="0" w:line="240" w:lineRule="auto"/>
        <w:jc w:val="both"/>
        <w:rPr>
          <w:rFonts w:asciiTheme="majorHAnsi" w:hAnsiTheme="majorHAnsi"/>
          <w:b/>
          <w:bCs/>
          <w:i/>
          <w:iCs/>
        </w:rPr>
      </w:pPr>
    </w:p>
    <w:p w14:paraId="5E896752" w14:textId="063A0B4A" w:rsidR="001A038C" w:rsidRPr="0041007A" w:rsidRDefault="001A038C"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Yes. </w:t>
      </w:r>
      <w:del w:id="941" w:author="Bahar Toto" w:date="2026-06-15T14:14:00Z" w16du:dateUtc="2026-06-15T13:14:00Z">
        <w:r w:rsidRPr="0041007A" w:rsidDel="00B22755">
          <w:rPr>
            <w:rFonts w:asciiTheme="majorHAnsi" w:hAnsiTheme="majorHAnsi"/>
            <w:sz w:val="22"/>
            <w:szCs w:val="22"/>
          </w:rPr>
          <w:delText xml:space="preserve">NPC </w:delText>
        </w:r>
      </w:del>
      <w:r w:rsidRPr="0041007A">
        <w:rPr>
          <w:rFonts w:asciiTheme="majorHAnsi" w:hAnsiTheme="majorHAnsi"/>
          <w:sz w:val="22"/>
          <w:szCs w:val="22"/>
        </w:rPr>
        <w:t>Advisory No. 2023-01 provides that deceptive design patterns can undermine privacy principles and may vitiate consen</w:t>
      </w:r>
      <w:r w:rsidR="00E90711">
        <w:rPr>
          <w:rFonts w:asciiTheme="majorHAnsi" w:hAnsiTheme="majorHAnsi"/>
          <w:sz w:val="22"/>
          <w:szCs w:val="22"/>
        </w:rPr>
        <w:t xml:space="preserve">t. Note that </w:t>
      </w:r>
      <w:r w:rsidRPr="0041007A">
        <w:rPr>
          <w:rFonts w:asciiTheme="majorHAnsi" w:hAnsiTheme="majorHAnsi"/>
          <w:sz w:val="22"/>
          <w:szCs w:val="22"/>
        </w:rPr>
        <w:t xml:space="preserve">deceptive design patterns </w:t>
      </w:r>
      <w:r w:rsidR="00E90711">
        <w:rPr>
          <w:rFonts w:asciiTheme="majorHAnsi" w:hAnsiTheme="majorHAnsi"/>
          <w:sz w:val="22"/>
          <w:szCs w:val="22"/>
        </w:rPr>
        <w:t xml:space="preserve">are defined </w:t>
      </w:r>
      <w:r w:rsidRPr="0041007A">
        <w:rPr>
          <w:rFonts w:asciiTheme="majorHAnsi" w:hAnsiTheme="majorHAnsi"/>
          <w:sz w:val="22"/>
          <w:szCs w:val="22"/>
        </w:rPr>
        <w:t xml:space="preserve">in a way that expressly includes “dark patterns.” </w:t>
      </w:r>
    </w:p>
    <w:p w14:paraId="26D8A8DB" w14:textId="77777777" w:rsidR="004A1A75" w:rsidRPr="0041007A" w:rsidRDefault="004A1A75" w:rsidP="004A1A75">
      <w:pPr>
        <w:spacing w:after="0" w:line="240" w:lineRule="auto"/>
        <w:jc w:val="both"/>
        <w:rPr>
          <w:rFonts w:asciiTheme="majorHAnsi" w:hAnsiTheme="majorHAnsi"/>
          <w:sz w:val="22"/>
          <w:szCs w:val="22"/>
        </w:rPr>
      </w:pPr>
    </w:p>
    <w:p w14:paraId="4EFD82DA" w14:textId="2F6C3A44" w:rsidR="00E91145" w:rsidRDefault="001A038C"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For children, </w:t>
      </w:r>
      <w:r w:rsidR="00E273E2" w:rsidRPr="0041007A">
        <w:rPr>
          <w:rFonts w:asciiTheme="majorHAnsi" w:hAnsiTheme="majorHAnsi"/>
          <w:sz w:val="22"/>
          <w:szCs w:val="22"/>
        </w:rPr>
        <w:t xml:space="preserve">the </w:t>
      </w:r>
      <w:ins w:id="942" w:author="Bahar Toto" w:date="2026-06-15T14:15:00Z" w16du:dateUtc="2026-06-15T13:15:00Z">
        <w:r w:rsidR="00B22755" w:rsidRPr="00C46B6A">
          <w:rPr>
            <w:sz w:val="22"/>
            <w:szCs w:val="22"/>
          </w:rPr>
          <w:t>Advisory No. 2024 – 03</w:t>
        </w:r>
        <w:r w:rsidR="00B22755">
          <w:rPr>
            <w:sz w:val="22"/>
            <w:szCs w:val="22"/>
          </w:rPr>
          <w:t xml:space="preserve"> </w:t>
        </w:r>
      </w:ins>
      <w:del w:id="943" w:author="Bahar Toto" w:date="2026-06-15T14:15:00Z" w16du:dateUtc="2026-06-15T13:15:00Z">
        <w:r w:rsidRPr="0041007A" w:rsidDel="00B22755">
          <w:rPr>
            <w:rFonts w:asciiTheme="majorHAnsi" w:hAnsiTheme="majorHAnsi"/>
            <w:sz w:val="22"/>
            <w:szCs w:val="22"/>
          </w:rPr>
          <w:delText>NPC</w:delText>
        </w:r>
        <w:r w:rsidR="00E273E2" w:rsidRPr="0041007A" w:rsidDel="00B22755">
          <w:rPr>
            <w:rFonts w:asciiTheme="majorHAnsi" w:hAnsiTheme="majorHAnsi"/>
            <w:sz w:val="22"/>
            <w:szCs w:val="22"/>
          </w:rPr>
          <w:delText>’s</w:delText>
        </w:r>
        <w:r w:rsidRPr="0041007A" w:rsidDel="00B22755">
          <w:rPr>
            <w:rFonts w:asciiTheme="majorHAnsi" w:hAnsiTheme="majorHAnsi"/>
            <w:sz w:val="22"/>
            <w:szCs w:val="22"/>
          </w:rPr>
          <w:delText xml:space="preserve"> Child-Oriented Transparency guidance </w:delText>
        </w:r>
      </w:del>
      <w:r w:rsidRPr="0041007A">
        <w:rPr>
          <w:rFonts w:asciiTheme="majorHAnsi" w:hAnsiTheme="majorHAnsi"/>
          <w:sz w:val="22"/>
          <w:szCs w:val="22"/>
        </w:rPr>
        <w:t>specifically prohibits using deceptive methods or designs that nudge/steer children into privacy-compromising choices (including leveraging trusted characters to influence disclosure).</w:t>
      </w:r>
    </w:p>
    <w:p w14:paraId="3414FE5A" w14:textId="77777777" w:rsidR="00C03114" w:rsidRDefault="00C0311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rsidRPr="00E91FF7" w14:paraId="4A840474" w14:textId="77777777" w:rsidTr="00050BF6">
        <w:tc>
          <w:tcPr>
            <w:tcW w:w="4508" w:type="dxa"/>
          </w:tcPr>
          <w:p w14:paraId="46C178E0" w14:textId="77777777" w:rsidR="00C03114" w:rsidRPr="00E91FF7" w:rsidRDefault="00C03114" w:rsidP="00050BF6">
            <w:r w:rsidRPr="00E91FF7">
              <w:t xml:space="preserve">Citation </w:t>
            </w:r>
          </w:p>
        </w:tc>
        <w:tc>
          <w:tcPr>
            <w:tcW w:w="4508" w:type="dxa"/>
          </w:tcPr>
          <w:p w14:paraId="53ACC1EC" w14:textId="77777777" w:rsidR="00C03114" w:rsidRDefault="00B22755" w:rsidP="00050BF6">
            <w:pPr>
              <w:rPr>
                <w:ins w:id="944" w:author="Bahar Toto" w:date="2026-06-15T14:15:00Z" w16du:dateUtc="2026-06-15T13:15:00Z"/>
              </w:rPr>
            </w:pPr>
            <w:ins w:id="945" w:author="Bahar Toto" w:date="2026-06-15T14:14:00Z" w16du:dateUtc="2026-06-15T13:14:00Z">
              <w:r w:rsidRPr="00467730">
                <w:t>Advisory Opinion No. 2023-016</w:t>
              </w:r>
            </w:ins>
          </w:p>
          <w:p w14:paraId="0747047E" w14:textId="054CBE65" w:rsidR="00B22755" w:rsidRPr="00E91FF7" w:rsidRDefault="00B22755" w:rsidP="00050BF6">
            <w:ins w:id="946" w:author="Bahar Toto" w:date="2026-06-15T14:15:00Z" w16du:dateUtc="2026-06-15T13:15:00Z">
              <w:r w:rsidRPr="00C46B6A">
                <w:t>Advisory No. 2024–03</w:t>
              </w:r>
            </w:ins>
          </w:p>
        </w:tc>
      </w:tr>
      <w:tr w:rsidR="00C03114" w:rsidRPr="00E91FF7" w14:paraId="3EA75CE0" w14:textId="77777777" w:rsidTr="00050BF6">
        <w:tc>
          <w:tcPr>
            <w:tcW w:w="4508" w:type="dxa"/>
          </w:tcPr>
          <w:p w14:paraId="45ABB633" w14:textId="6189FDF9" w:rsidR="00C03114" w:rsidRPr="00E91FF7" w:rsidRDefault="00C03114" w:rsidP="00050BF6">
            <w:del w:id="947" w:author="Bahar Toto" w:date="2026-06-15T14:15:00Z" w16du:dateUtc="2026-06-15T13:15:00Z">
              <w:r w:rsidDel="00B22755">
                <w:delText>National Privacy Commission Guidelines on Deceptive Design Patterns</w:delText>
              </w:r>
            </w:del>
          </w:p>
        </w:tc>
        <w:tc>
          <w:tcPr>
            <w:tcW w:w="4508" w:type="dxa"/>
          </w:tcPr>
          <w:p w14:paraId="6779971F" w14:textId="427D71F8" w:rsidR="00C03114" w:rsidRPr="00E91FF7" w:rsidRDefault="00C03114" w:rsidP="00050BF6">
            <w:del w:id="948" w:author="Bahar Toto" w:date="2026-06-15T14:15:00Z" w16du:dateUtc="2026-06-15T13:15:00Z">
              <w:r w:rsidDel="00B22755">
                <w:fldChar w:fldCharType="begin"/>
              </w:r>
              <w:r w:rsidDel="00B22755">
                <w:delInstrText>HYPERLINK "https://privacy.gov.ph/wp-content/uploads/2023/11/NPC-Advisory-No.-2023-01-Guidelines-on-Deceptive-Design-Patterns_7Nov23.pdf"</w:delInstrText>
              </w:r>
              <w:r w:rsidDel="00B22755">
                <w:fldChar w:fldCharType="separate"/>
              </w:r>
              <w:r w:rsidRPr="00E91FF7" w:rsidDel="00B22755">
                <w:rPr>
                  <w:rStyle w:val="Hyperlink"/>
                </w:rPr>
                <w:delText xml:space="preserve"> National Privacy Commission Advisory No. 2023-01</w:delText>
              </w:r>
              <w:r w:rsidDel="00B22755">
                <w:fldChar w:fldCharType="end"/>
              </w:r>
            </w:del>
          </w:p>
        </w:tc>
      </w:tr>
      <w:tr w:rsidR="00C03114" w14:paraId="0EB750F7" w14:textId="77777777" w:rsidTr="00C03114">
        <w:trPr>
          <w:trHeight w:val="134"/>
        </w:trPr>
        <w:tc>
          <w:tcPr>
            <w:tcW w:w="4508" w:type="dxa"/>
          </w:tcPr>
          <w:p w14:paraId="32BC95B2" w14:textId="08F1E4C4" w:rsidR="00C03114" w:rsidRDefault="00C03114" w:rsidP="00050BF6">
            <w:del w:id="949" w:author="Bahar Toto" w:date="2026-06-15T14:15:00Z" w16du:dateUtc="2026-06-15T13:15:00Z">
              <w:r w:rsidDel="00B22755">
                <w:delText>National Privacy Commission Guidelines on Child-Oriented Transparency</w:delText>
              </w:r>
            </w:del>
          </w:p>
        </w:tc>
        <w:tc>
          <w:tcPr>
            <w:tcW w:w="4508" w:type="dxa"/>
          </w:tcPr>
          <w:p w14:paraId="07C7954D" w14:textId="7CBA0F82" w:rsidR="00C03114" w:rsidRDefault="00C03114" w:rsidP="00050BF6">
            <w:del w:id="950" w:author="Bahar Toto" w:date="2026-06-15T14:15:00Z" w16du:dateUtc="2026-06-15T13:15:00Z">
              <w:r w:rsidDel="00B22755">
                <w:fldChar w:fldCharType="begin"/>
              </w:r>
              <w:r w:rsidDel="00B22755">
                <w:delInstrText>HYPERLINK "https://privacy.gov.ph/wp-content/uploads/2024/12/Advisory-2024.12.17-Guidelines-on-Child-Oriented-Transparency-w-SGD.pdf"</w:delInstrText>
              </w:r>
              <w:r w:rsidDel="00B22755">
                <w:fldChar w:fldCharType="separate"/>
              </w:r>
              <w:r w:rsidRPr="00042FE1" w:rsidDel="00B22755">
                <w:rPr>
                  <w:rStyle w:val="Hyperlink"/>
                </w:rPr>
                <w:delText>National Privacy Commission Circular No. 2024-03</w:delText>
              </w:r>
              <w:r w:rsidDel="00B22755">
                <w:fldChar w:fldCharType="end"/>
              </w:r>
            </w:del>
          </w:p>
        </w:tc>
      </w:tr>
    </w:tbl>
    <w:p w14:paraId="41B48E3C" w14:textId="77777777" w:rsidR="00C03114" w:rsidRPr="0041007A" w:rsidRDefault="00C03114" w:rsidP="004A1A75">
      <w:pPr>
        <w:spacing w:after="0" w:line="240" w:lineRule="auto"/>
        <w:jc w:val="both"/>
        <w:rPr>
          <w:rFonts w:asciiTheme="majorHAnsi" w:hAnsiTheme="majorHAnsi"/>
          <w:sz w:val="22"/>
          <w:szCs w:val="22"/>
        </w:rPr>
      </w:pPr>
    </w:p>
    <w:p w14:paraId="0BEBDC3E" w14:textId="77777777" w:rsidR="004A1A75" w:rsidRPr="0041007A" w:rsidRDefault="004A1A75" w:rsidP="004A1A75">
      <w:pPr>
        <w:spacing w:after="0" w:line="240" w:lineRule="auto"/>
        <w:jc w:val="both"/>
        <w:rPr>
          <w:rFonts w:asciiTheme="majorHAnsi" w:hAnsiTheme="majorHAnsi"/>
          <w:sz w:val="22"/>
          <w:szCs w:val="22"/>
        </w:rPr>
      </w:pPr>
    </w:p>
    <w:p w14:paraId="6E91B67D" w14:textId="389D95B5" w:rsidR="00E91145" w:rsidRPr="0041007A" w:rsidRDefault="00E91145" w:rsidP="004A1A75">
      <w:pPr>
        <w:pStyle w:val="ListParagraph"/>
        <w:numPr>
          <w:ilvl w:val="2"/>
          <w:numId w:val="15"/>
        </w:numPr>
        <w:spacing w:after="0" w:line="240" w:lineRule="auto"/>
        <w:jc w:val="both"/>
        <w:rPr>
          <w:rFonts w:asciiTheme="majorHAnsi" w:hAnsiTheme="majorHAnsi"/>
          <w:b/>
          <w:bCs/>
          <w:i/>
          <w:iCs/>
        </w:rPr>
      </w:pPr>
      <w:r w:rsidRPr="0041007A">
        <w:rPr>
          <w:rFonts w:asciiTheme="majorHAnsi" w:hAnsiTheme="majorHAnsi"/>
          <w:b/>
          <w:bCs/>
          <w:i/>
          <w:iCs/>
        </w:rPr>
        <w:t>How long is consent valid for?</w:t>
      </w:r>
      <w:r w:rsidR="00535FAB" w:rsidRPr="0041007A">
        <w:rPr>
          <w:rFonts w:asciiTheme="majorHAnsi" w:hAnsiTheme="majorHAnsi"/>
          <w:b/>
          <w:bCs/>
          <w:i/>
          <w:iCs/>
        </w:rPr>
        <w:t xml:space="preserve"> (Please include </w:t>
      </w:r>
      <w:r w:rsidR="004A25F7" w:rsidRPr="0041007A">
        <w:rPr>
          <w:rFonts w:asciiTheme="majorHAnsi" w:hAnsiTheme="majorHAnsi"/>
          <w:b/>
          <w:bCs/>
          <w:i/>
          <w:iCs/>
        </w:rPr>
        <w:t>requirements from</w:t>
      </w:r>
      <w:r w:rsidR="00535FAB" w:rsidRPr="0041007A">
        <w:rPr>
          <w:rFonts w:asciiTheme="majorHAnsi" w:hAnsiTheme="majorHAnsi"/>
          <w:b/>
          <w:bCs/>
          <w:i/>
          <w:iCs/>
        </w:rPr>
        <w:t xml:space="preserve"> </w:t>
      </w:r>
      <w:proofErr w:type="spellStart"/>
      <w:proofErr w:type="gramStart"/>
      <w:r w:rsidR="00535FAB" w:rsidRPr="0041007A">
        <w:rPr>
          <w:rFonts w:asciiTheme="majorHAnsi" w:hAnsiTheme="majorHAnsi"/>
          <w:b/>
          <w:bCs/>
          <w:i/>
          <w:iCs/>
        </w:rPr>
        <w:t>emarketing</w:t>
      </w:r>
      <w:proofErr w:type="spellEnd"/>
      <w:proofErr w:type="gramEnd"/>
      <w:r w:rsidR="00535FAB" w:rsidRPr="0041007A">
        <w:rPr>
          <w:rFonts w:asciiTheme="majorHAnsi" w:hAnsiTheme="majorHAnsi"/>
          <w:b/>
          <w:bCs/>
          <w:i/>
          <w:iCs/>
        </w:rPr>
        <w:t xml:space="preserve">, telemarketing, and </w:t>
      </w:r>
      <w:proofErr w:type="spellStart"/>
      <w:r w:rsidR="00535FAB" w:rsidRPr="0041007A">
        <w:rPr>
          <w:rFonts w:asciiTheme="majorHAnsi" w:hAnsiTheme="majorHAnsi"/>
          <w:b/>
          <w:bCs/>
          <w:i/>
          <w:iCs/>
        </w:rPr>
        <w:t>sms</w:t>
      </w:r>
      <w:proofErr w:type="spellEnd"/>
      <w:r w:rsidR="00535FAB" w:rsidRPr="0041007A">
        <w:rPr>
          <w:rFonts w:asciiTheme="majorHAnsi" w:hAnsiTheme="majorHAnsi"/>
          <w:b/>
          <w:bCs/>
          <w:i/>
          <w:iCs/>
        </w:rPr>
        <w:t>/mms marketing</w:t>
      </w:r>
      <w:r w:rsidR="004A25F7" w:rsidRPr="0041007A">
        <w:rPr>
          <w:rFonts w:asciiTheme="majorHAnsi" w:hAnsiTheme="majorHAnsi"/>
          <w:b/>
          <w:bCs/>
          <w:i/>
          <w:iCs/>
        </w:rPr>
        <w:t xml:space="preserve"> laws</w:t>
      </w:r>
      <w:r w:rsidR="00535FAB" w:rsidRPr="0041007A">
        <w:rPr>
          <w:rFonts w:asciiTheme="majorHAnsi" w:hAnsiTheme="majorHAnsi"/>
          <w:b/>
          <w:bCs/>
          <w:i/>
          <w:iCs/>
        </w:rPr>
        <w:t>)</w:t>
      </w:r>
    </w:p>
    <w:p w14:paraId="57683306" w14:textId="77777777" w:rsidR="004A1A75" w:rsidRPr="0041007A" w:rsidRDefault="004A1A75" w:rsidP="004A1A75">
      <w:pPr>
        <w:pStyle w:val="ListParagraph"/>
        <w:spacing w:after="0" w:line="240" w:lineRule="auto"/>
        <w:jc w:val="both"/>
        <w:rPr>
          <w:rFonts w:asciiTheme="majorHAnsi" w:hAnsiTheme="majorHAnsi"/>
          <w:b/>
          <w:bCs/>
          <w:i/>
          <w:iCs/>
        </w:rPr>
      </w:pPr>
    </w:p>
    <w:p w14:paraId="44EA499B" w14:textId="40DA41A1" w:rsidR="001A038C" w:rsidRPr="0041007A" w:rsidRDefault="00B22755" w:rsidP="004A1A75">
      <w:pPr>
        <w:spacing w:after="0" w:line="240" w:lineRule="auto"/>
        <w:contextualSpacing/>
        <w:jc w:val="both"/>
        <w:rPr>
          <w:rFonts w:asciiTheme="majorHAnsi" w:hAnsiTheme="majorHAnsi"/>
          <w:sz w:val="22"/>
          <w:szCs w:val="22"/>
        </w:rPr>
      </w:pPr>
      <w:ins w:id="951" w:author="Bahar Toto" w:date="2026-06-15T14:16:00Z">
        <w:r w:rsidRPr="00B22755">
          <w:rPr>
            <w:rFonts w:asciiTheme="majorHAnsi" w:hAnsiTheme="majorHAnsi"/>
            <w:sz w:val="22"/>
            <w:szCs w:val="22"/>
          </w:rPr>
          <w:t>Circular No. 2023-04</w:t>
        </w:r>
      </w:ins>
      <w:ins w:id="952" w:author="Bahar Toto" w:date="2026-06-15T14:16:00Z" w16du:dateUtc="2026-06-15T13:16:00Z">
        <w:r>
          <w:rPr>
            <w:rFonts w:asciiTheme="majorHAnsi" w:hAnsiTheme="majorHAnsi"/>
            <w:sz w:val="22"/>
            <w:szCs w:val="22"/>
          </w:rPr>
          <w:t xml:space="preserve"> </w:t>
        </w:r>
      </w:ins>
      <w:del w:id="953" w:author="Bahar Toto" w:date="2026-06-15T14:16:00Z" w16du:dateUtc="2026-06-15T13:16:00Z">
        <w:r w:rsidR="00E273E2" w:rsidRPr="0041007A" w:rsidDel="00B22755">
          <w:rPr>
            <w:rFonts w:asciiTheme="majorHAnsi" w:hAnsiTheme="majorHAnsi"/>
            <w:sz w:val="22"/>
            <w:szCs w:val="22"/>
          </w:rPr>
          <w:delText>The NPC’s guidelines on consent</w:delText>
        </w:r>
        <w:r w:rsidR="001A038C" w:rsidRPr="0041007A" w:rsidDel="00B22755">
          <w:rPr>
            <w:rFonts w:asciiTheme="majorHAnsi" w:hAnsiTheme="majorHAnsi"/>
            <w:sz w:val="22"/>
            <w:szCs w:val="22"/>
          </w:rPr>
          <w:delText xml:space="preserve"> </w:delText>
        </w:r>
      </w:del>
      <w:r w:rsidR="001A038C" w:rsidRPr="0041007A">
        <w:rPr>
          <w:rFonts w:asciiTheme="majorHAnsi" w:hAnsiTheme="majorHAnsi"/>
          <w:sz w:val="22"/>
          <w:szCs w:val="22"/>
        </w:rPr>
        <w:t xml:space="preserve">state that consent generally remains valid as long as the information communicated about the scope, purpose, nature, and extent of processing remains true; if the processing materially changes/evolves, new consent must be obtained. </w:t>
      </w:r>
    </w:p>
    <w:p w14:paraId="734070EF" w14:textId="77777777" w:rsidR="001A038C" w:rsidRPr="0041007A" w:rsidRDefault="001A038C" w:rsidP="004A1A75">
      <w:pPr>
        <w:spacing w:after="0" w:line="240" w:lineRule="auto"/>
        <w:contextualSpacing/>
        <w:jc w:val="both"/>
        <w:rPr>
          <w:rFonts w:asciiTheme="majorHAnsi" w:hAnsiTheme="majorHAnsi"/>
          <w:sz w:val="22"/>
          <w:szCs w:val="22"/>
        </w:rPr>
      </w:pPr>
    </w:p>
    <w:p w14:paraId="3FEAA809" w14:textId="5B54ED0C" w:rsidR="00707B32" w:rsidRDefault="00B22755" w:rsidP="004A1A75">
      <w:pPr>
        <w:spacing w:after="0" w:line="240" w:lineRule="auto"/>
        <w:contextualSpacing/>
        <w:jc w:val="both"/>
        <w:rPr>
          <w:rFonts w:asciiTheme="majorHAnsi" w:hAnsiTheme="majorHAnsi"/>
          <w:sz w:val="22"/>
          <w:szCs w:val="22"/>
        </w:rPr>
      </w:pPr>
      <w:ins w:id="954" w:author="Bahar Toto" w:date="2026-06-15T14:16:00Z">
        <w:r w:rsidRPr="00B22755">
          <w:rPr>
            <w:rFonts w:asciiTheme="majorHAnsi" w:hAnsiTheme="majorHAnsi"/>
            <w:sz w:val="22"/>
            <w:szCs w:val="22"/>
          </w:rPr>
          <w:t>Circular No. 2023-04</w:t>
        </w:r>
      </w:ins>
      <w:ins w:id="955" w:author="Bahar Toto" w:date="2026-06-15T14:16:00Z" w16du:dateUtc="2026-06-15T13:16:00Z">
        <w:r>
          <w:rPr>
            <w:rFonts w:asciiTheme="majorHAnsi" w:hAnsiTheme="majorHAnsi"/>
            <w:sz w:val="22"/>
            <w:szCs w:val="22"/>
          </w:rPr>
          <w:t xml:space="preserve"> </w:t>
        </w:r>
      </w:ins>
      <w:del w:id="956" w:author="Bahar Toto" w:date="2026-06-15T14:16:00Z" w16du:dateUtc="2026-06-15T13:16:00Z">
        <w:r w:rsidR="00E90711" w:rsidDel="00B22755">
          <w:rPr>
            <w:rFonts w:asciiTheme="majorHAnsi" w:hAnsiTheme="majorHAnsi"/>
            <w:sz w:val="22"/>
            <w:szCs w:val="22"/>
          </w:rPr>
          <w:delText xml:space="preserve">The </w:delText>
        </w:r>
        <w:r w:rsidR="001A038C" w:rsidRPr="0041007A" w:rsidDel="00B22755">
          <w:rPr>
            <w:rFonts w:asciiTheme="majorHAnsi" w:hAnsiTheme="majorHAnsi"/>
            <w:sz w:val="22"/>
            <w:szCs w:val="22"/>
          </w:rPr>
          <w:delText xml:space="preserve">NPC guidance </w:delText>
        </w:r>
      </w:del>
      <w:r w:rsidR="001A038C" w:rsidRPr="0041007A">
        <w:rPr>
          <w:rFonts w:asciiTheme="majorHAnsi" w:hAnsiTheme="majorHAnsi"/>
          <w:sz w:val="22"/>
          <w:szCs w:val="22"/>
        </w:rPr>
        <w:t>also frames consent validity as context-dependent</w:t>
      </w:r>
      <w:r w:rsidR="00E90711">
        <w:rPr>
          <w:rFonts w:asciiTheme="majorHAnsi" w:hAnsiTheme="majorHAnsi"/>
          <w:sz w:val="22"/>
          <w:szCs w:val="22"/>
        </w:rPr>
        <w:t xml:space="preserve">, whereby </w:t>
      </w:r>
      <w:r w:rsidR="001A038C" w:rsidRPr="0041007A">
        <w:rPr>
          <w:rFonts w:asciiTheme="majorHAnsi" w:hAnsiTheme="majorHAnsi"/>
          <w:sz w:val="22"/>
          <w:szCs w:val="22"/>
        </w:rPr>
        <w:t>the PIC must assess whether it is reasonable to treat consent as continuing, and consent should be actively managed as an ongoing choice.</w:t>
      </w:r>
    </w:p>
    <w:p w14:paraId="71D327D8" w14:textId="77777777" w:rsidR="00C03114" w:rsidRDefault="00C03114" w:rsidP="004A1A75">
      <w:pPr>
        <w:spacing w:after="0" w:line="240" w:lineRule="auto"/>
        <w:contextualSpacing/>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14:paraId="608A1A21" w14:textId="77777777" w:rsidTr="00050BF6">
        <w:trPr>
          <w:trHeight w:val="134"/>
        </w:trPr>
        <w:tc>
          <w:tcPr>
            <w:tcW w:w="4508" w:type="dxa"/>
          </w:tcPr>
          <w:p w14:paraId="2DADB2E5" w14:textId="59C5464E" w:rsidR="00C03114" w:rsidRDefault="00C03114" w:rsidP="00050BF6">
            <w:r>
              <w:t xml:space="preserve">Citation </w:t>
            </w:r>
          </w:p>
        </w:tc>
        <w:tc>
          <w:tcPr>
            <w:tcW w:w="4508" w:type="dxa"/>
          </w:tcPr>
          <w:p w14:paraId="7BB4C22C" w14:textId="6F07780A" w:rsidR="00C03114" w:rsidRDefault="00B22755" w:rsidP="00050BF6">
            <w:ins w:id="957" w:author="Bahar Toto" w:date="2026-06-15T14:16:00Z" w16du:dateUtc="2026-06-15T13:16:00Z">
              <w:r w:rsidRPr="00185FBA">
                <w:t>Circular No. 2023-04</w:t>
              </w:r>
            </w:ins>
          </w:p>
        </w:tc>
      </w:tr>
      <w:tr w:rsidR="00C03114" w:rsidDel="00B22755" w14:paraId="029AD3AF" w14:textId="42EA8900" w:rsidTr="00050BF6">
        <w:trPr>
          <w:trHeight w:val="134"/>
          <w:del w:id="958" w:author="Bahar Toto" w:date="2026-06-15T14:16:00Z"/>
        </w:trPr>
        <w:tc>
          <w:tcPr>
            <w:tcW w:w="4508" w:type="dxa"/>
          </w:tcPr>
          <w:p w14:paraId="23BDCE50" w14:textId="4A66F0A2" w:rsidR="00C03114" w:rsidDel="00B22755" w:rsidRDefault="00C03114" w:rsidP="00050BF6">
            <w:pPr>
              <w:rPr>
                <w:del w:id="959" w:author="Bahar Toto" w:date="2026-06-15T14:16:00Z" w16du:dateUtc="2026-06-15T13:16:00Z"/>
              </w:rPr>
            </w:pPr>
            <w:del w:id="960" w:author="Bahar Toto" w:date="2026-06-15T14:16:00Z" w16du:dateUtc="2026-06-15T13:16:00Z">
              <w:r w:rsidDel="00B22755">
                <w:delText xml:space="preserve">National Privacy Commission Guidelines on Consent </w:delText>
              </w:r>
            </w:del>
          </w:p>
        </w:tc>
        <w:tc>
          <w:tcPr>
            <w:tcW w:w="4508" w:type="dxa"/>
          </w:tcPr>
          <w:p w14:paraId="43A095AD" w14:textId="036B355B" w:rsidR="00C03114" w:rsidDel="00B22755" w:rsidRDefault="00C03114" w:rsidP="00050BF6">
            <w:pPr>
              <w:rPr>
                <w:del w:id="961" w:author="Bahar Toto" w:date="2026-06-15T14:16:00Z" w16du:dateUtc="2026-06-15T13:16:00Z"/>
              </w:rPr>
            </w:pPr>
            <w:del w:id="962" w:author="Bahar Toto" w:date="2026-06-15T14:16:00Z" w16du:dateUtc="2026-06-15T13:16:00Z">
              <w:r w:rsidDel="00B22755">
                <w:fldChar w:fldCharType="begin"/>
              </w:r>
              <w:r w:rsidDel="00B22755">
                <w:delInstrText>HYPERLINK "https://privacy.gov.ph/wp-content/uploads/2023/11/NPC-Circular-No.-2023-04_Guidelines-on-Consent_07Nov2023.pdf"</w:delInstrText>
              </w:r>
              <w:r w:rsidDel="00B22755">
                <w:fldChar w:fldCharType="separate"/>
              </w:r>
              <w:r w:rsidRPr="00F1049A" w:rsidDel="00B22755">
                <w:rPr>
                  <w:rStyle w:val="Hyperlink"/>
                </w:rPr>
                <w:delText>National Privacy Commission Circular No. 2023-04</w:delText>
              </w:r>
              <w:r w:rsidDel="00B22755">
                <w:fldChar w:fldCharType="end"/>
              </w:r>
            </w:del>
          </w:p>
        </w:tc>
      </w:tr>
    </w:tbl>
    <w:p w14:paraId="11D1412B" w14:textId="77777777" w:rsidR="00C03114" w:rsidRPr="0041007A" w:rsidRDefault="00C03114" w:rsidP="004A1A75">
      <w:pPr>
        <w:spacing w:after="0" w:line="240" w:lineRule="auto"/>
        <w:contextualSpacing/>
        <w:jc w:val="both"/>
        <w:rPr>
          <w:rFonts w:asciiTheme="majorHAnsi" w:hAnsiTheme="majorHAnsi"/>
          <w:sz w:val="22"/>
          <w:szCs w:val="22"/>
          <w:lang w:val="en-US"/>
        </w:rPr>
      </w:pPr>
    </w:p>
    <w:p w14:paraId="6E5D9EE8" w14:textId="77777777" w:rsidR="00E91145" w:rsidRPr="0041007A" w:rsidRDefault="00E91145" w:rsidP="004A1A75">
      <w:pPr>
        <w:spacing w:after="0" w:line="240" w:lineRule="auto"/>
        <w:jc w:val="both"/>
        <w:rPr>
          <w:rFonts w:asciiTheme="majorHAnsi" w:hAnsiTheme="majorHAnsi"/>
          <w:sz w:val="22"/>
          <w:szCs w:val="22"/>
        </w:rPr>
      </w:pPr>
    </w:p>
    <w:p w14:paraId="18A62C49" w14:textId="544FD66B" w:rsidR="00E91145" w:rsidRPr="0041007A" w:rsidRDefault="00E91145" w:rsidP="004A1A75">
      <w:pPr>
        <w:pStyle w:val="ListParagraph"/>
        <w:numPr>
          <w:ilvl w:val="1"/>
          <w:numId w:val="5"/>
        </w:numPr>
        <w:spacing w:after="0" w:line="240" w:lineRule="auto"/>
        <w:jc w:val="both"/>
        <w:rPr>
          <w:rFonts w:asciiTheme="majorHAnsi" w:hAnsiTheme="majorHAnsi"/>
          <w:b/>
          <w:bCs/>
        </w:rPr>
      </w:pPr>
      <w:r w:rsidRPr="0041007A">
        <w:rPr>
          <w:rFonts w:asciiTheme="majorHAnsi" w:hAnsiTheme="majorHAnsi"/>
          <w:b/>
          <w:bCs/>
        </w:rPr>
        <w:t>Minors</w:t>
      </w:r>
    </w:p>
    <w:p w14:paraId="3E08025F" w14:textId="77777777" w:rsidR="00E273E2" w:rsidRPr="0041007A" w:rsidRDefault="00E273E2" w:rsidP="004A1A75">
      <w:pPr>
        <w:pStyle w:val="ListParagraph"/>
        <w:spacing w:after="0" w:line="240" w:lineRule="auto"/>
        <w:jc w:val="both"/>
        <w:rPr>
          <w:rFonts w:asciiTheme="majorHAnsi" w:hAnsiTheme="majorHAnsi"/>
          <w:b/>
          <w:bCs/>
        </w:rPr>
      </w:pPr>
    </w:p>
    <w:p w14:paraId="6C586D98" w14:textId="77777777" w:rsidR="00D94541" w:rsidRPr="0041007A" w:rsidRDefault="00E9114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 xml:space="preserve">Is it permissible to target </w:t>
      </w:r>
      <w:r w:rsidR="003541E8" w:rsidRPr="0041007A">
        <w:rPr>
          <w:rFonts w:asciiTheme="majorHAnsi" w:hAnsiTheme="majorHAnsi"/>
          <w:b/>
          <w:bCs/>
          <w:i/>
          <w:iCs/>
        </w:rPr>
        <w:t>direct marketing</w:t>
      </w:r>
      <w:r w:rsidRPr="0041007A">
        <w:rPr>
          <w:rFonts w:asciiTheme="majorHAnsi" w:hAnsiTheme="majorHAnsi"/>
          <w:b/>
          <w:bCs/>
          <w:i/>
          <w:iCs/>
        </w:rPr>
        <w:t xml:space="preserve"> to minors?</w:t>
      </w:r>
      <w:r w:rsidR="003541E8" w:rsidRPr="0041007A">
        <w:rPr>
          <w:rFonts w:asciiTheme="majorHAnsi" w:hAnsiTheme="majorHAnsi"/>
          <w:b/>
          <w:bCs/>
          <w:i/>
          <w:iCs/>
        </w:rPr>
        <w:t xml:space="preserve"> (Please include requirements from </w:t>
      </w:r>
      <w:proofErr w:type="spellStart"/>
      <w:proofErr w:type="gramStart"/>
      <w:r w:rsidR="003541E8" w:rsidRPr="0041007A">
        <w:rPr>
          <w:rFonts w:asciiTheme="majorHAnsi" w:hAnsiTheme="majorHAnsi"/>
          <w:b/>
          <w:bCs/>
          <w:i/>
          <w:iCs/>
        </w:rPr>
        <w:t>emarketing</w:t>
      </w:r>
      <w:proofErr w:type="spellEnd"/>
      <w:proofErr w:type="gramEnd"/>
      <w:r w:rsidR="003541E8" w:rsidRPr="0041007A">
        <w:rPr>
          <w:rFonts w:asciiTheme="majorHAnsi" w:hAnsiTheme="majorHAnsi"/>
          <w:b/>
          <w:bCs/>
          <w:i/>
          <w:iCs/>
        </w:rPr>
        <w:t xml:space="preserve">, telemarketing, and </w:t>
      </w:r>
      <w:proofErr w:type="spellStart"/>
      <w:r w:rsidR="003541E8" w:rsidRPr="0041007A">
        <w:rPr>
          <w:rFonts w:asciiTheme="majorHAnsi" w:hAnsiTheme="majorHAnsi"/>
          <w:b/>
          <w:bCs/>
          <w:i/>
          <w:iCs/>
        </w:rPr>
        <w:t>sms</w:t>
      </w:r>
      <w:proofErr w:type="spellEnd"/>
      <w:r w:rsidR="003541E8" w:rsidRPr="0041007A">
        <w:rPr>
          <w:rFonts w:asciiTheme="majorHAnsi" w:hAnsiTheme="majorHAnsi"/>
          <w:b/>
          <w:bCs/>
          <w:i/>
          <w:iCs/>
        </w:rPr>
        <w:t>/mms marketing laws)</w:t>
      </w:r>
    </w:p>
    <w:p w14:paraId="0D3E3C09" w14:textId="6822E23E" w:rsidR="001A038C" w:rsidRDefault="00AC4B3A" w:rsidP="004A1A75">
      <w:pPr>
        <w:spacing w:after="0" w:line="240" w:lineRule="auto"/>
        <w:jc w:val="both"/>
        <w:rPr>
          <w:rFonts w:asciiTheme="majorHAnsi" w:hAnsiTheme="majorHAnsi"/>
          <w:sz w:val="22"/>
          <w:szCs w:val="22"/>
        </w:rPr>
      </w:pPr>
      <w:r w:rsidRPr="0041007A">
        <w:rPr>
          <w:rFonts w:asciiTheme="majorHAnsi" w:hAnsiTheme="majorHAnsi"/>
          <w:sz w:val="22"/>
          <w:szCs w:val="22"/>
        </w:rPr>
        <w:br/>
      </w:r>
      <w:r w:rsidR="00E273E2" w:rsidRPr="0041007A">
        <w:rPr>
          <w:rFonts w:asciiTheme="majorHAnsi" w:hAnsiTheme="majorHAnsi"/>
          <w:sz w:val="22"/>
          <w:szCs w:val="22"/>
        </w:rPr>
        <w:t>Philippine data privacy regulations do</w:t>
      </w:r>
      <w:r w:rsidR="001A038C" w:rsidRPr="0041007A">
        <w:rPr>
          <w:rFonts w:asciiTheme="majorHAnsi" w:hAnsiTheme="majorHAnsi"/>
          <w:sz w:val="22"/>
          <w:szCs w:val="22"/>
        </w:rPr>
        <w:t xml:space="preserve"> not impose a blanket prohibition on marketing to minors</w:t>
      </w:r>
      <w:r w:rsidR="00E90711">
        <w:rPr>
          <w:rFonts w:asciiTheme="majorHAnsi" w:hAnsiTheme="majorHAnsi"/>
          <w:sz w:val="22"/>
          <w:szCs w:val="22"/>
        </w:rPr>
        <w:t>. I</w:t>
      </w:r>
      <w:r w:rsidR="001A038C" w:rsidRPr="0041007A">
        <w:rPr>
          <w:rFonts w:asciiTheme="majorHAnsi" w:hAnsiTheme="majorHAnsi"/>
          <w:sz w:val="22"/>
          <w:szCs w:val="22"/>
        </w:rPr>
        <w:t xml:space="preserve">nstead, the </w:t>
      </w:r>
      <w:ins w:id="963" w:author="Bahar Toto" w:date="2026-06-15T13:04:00Z" w16du:dateUtc="2026-06-15T12:04:00Z">
        <w:r w:rsidR="007154D8">
          <w:rPr>
            <w:rFonts w:asciiTheme="majorHAnsi" w:hAnsiTheme="majorHAnsi"/>
            <w:sz w:val="22"/>
            <w:szCs w:val="22"/>
          </w:rPr>
          <w:t xml:space="preserve">Data </w:t>
        </w:r>
      </w:ins>
      <w:ins w:id="964" w:author="Bahar Toto" w:date="2026-06-15T14:53:00Z" w16du:dateUtc="2026-06-15T13:53:00Z">
        <w:r w:rsidR="00671D4A">
          <w:rPr>
            <w:rFonts w:asciiTheme="majorHAnsi" w:hAnsiTheme="majorHAnsi"/>
            <w:sz w:val="22"/>
            <w:szCs w:val="22"/>
          </w:rPr>
          <w:t xml:space="preserve">Privacy </w:t>
        </w:r>
      </w:ins>
      <w:ins w:id="965" w:author="Bahar Toto" w:date="2026-06-15T13:04:00Z" w16du:dateUtc="2026-06-15T12:04:00Z">
        <w:r w:rsidR="007154D8">
          <w:rPr>
            <w:rFonts w:asciiTheme="majorHAnsi" w:hAnsiTheme="majorHAnsi"/>
            <w:sz w:val="22"/>
            <w:szCs w:val="22"/>
          </w:rPr>
          <w:t xml:space="preserve">Act </w:t>
        </w:r>
      </w:ins>
      <w:del w:id="966" w:author="Bahar Toto" w:date="2026-06-15T13:04:00Z" w16du:dateUtc="2026-06-15T12:04:00Z">
        <w:r w:rsidR="001A038C" w:rsidRPr="0041007A" w:rsidDel="007154D8">
          <w:rPr>
            <w:rFonts w:asciiTheme="majorHAnsi" w:hAnsiTheme="majorHAnsi"/>
            <w:sz w:val="22"/>
            <w:szCs w:val="22"/>
          </w:rPr>
          <w:delText xml:space="preserve">DPA </w:delText>
        </w:r>
      </w:del>
      <w:r w:rsidR="001A038C" w:rsidRPr="0041007A">
        <w:rPr>
          <w:rFonts w:asciiTheme="majorHAnsi" w:hAnsiTheme="majorHAnsi"/>
          <w:sz w:val="22"/>
          <w:szCs w:val="22"/>
        </w:rPr>
        <w:t xml:space="preserve">applies, and </w:t>
      </w:r>
      <w:ins w:id="967" w:author="Bahar Toto" w:date="2026-06-15T14:18:00Z">
        <w:r w:rsidR="00261412" w:rsidRPr="00261412">
          <w:rPr>
            <w:rFonts w:asciiTheme="majorHAnsi" w:hAnsiTheme="majorHAnsi"/>
            <w:sz w:val="22"/>
            <w:szCs w:val="22"/>
          </w:rPr>
          <w:t xml:space="preserve">Circular No. </w:t>
        </w:r>
      </w:ins>
      <w:ins w:id="968" w:author="Bahar Toto" w:date="2026-06-15T14:21:00Z">
        <w:r w:rsidR="00601882" w:rsidRPr="00601882">
          <w:rPr>
            <w:rFonts w:asciiTheme="majorHAnsi" w:hAnsiTheme="majorHAnsi"/>
            <w:sz w:val="22"/>
            <w:szCs w:val="22"/>
          </w:rPr>
          <w:t>Circular No. 2024-03</w:t>
        </w:r>
      </w:ins>
      <w:ins w:id="969" w:author="Bahar Toto" w:date="2026-06-15T14:21:00Z" w16du:dateUtc="2026-06-15T13:21:00Z">
        <w:r w:rsidR="00601882">
          <w:rPr>
            <w:rFonts w:asciiTheme="majorHAnsi" w:hAnsiTheme="majorHAnsi"/>
            <w:sz w:val="22"/>
            <w:szCs w:val="22"/>
          </w:rPr>
          <w:t xml:space="preserve"> </w:t>
        </w:r>
      </w:ins>
      <w:del w:id="970" w:author="Bahar Toto" w:date="2026-06-15T14:18:00Z" w16du:dateUtc="2026-06-15T13:18:00Z">
        <w:r w:rsidR="001A038C" w:rsidRPr="0041007A" w:rsidDel="00261412">
          <w:rPr>
            <w:rFonts w:asciiTheme="majorHAnsi" w:hAnsiTheme="majorHAnsi"/>
            <w:sz w:val="22"/>
            <w:szCs w:val="22"/>
          </w:rPr>
          <w:delText xml:space="preserve">NPC guidance </w:delText>
        </w:r>
      </w:del>
      <w:r w:rsidR="001A038C" w:rsidRPr="0041007A">
        <w:rPr>
          <w:rFonts w:asciiTheme="majorHAnsi" w:hAnsiTheme="majorHAnsi"/>
          <w:sz w:val="22"/>
          <w:szCs w:val="22"/>
        </w:rPr>
        <w:t>expects additional child-protective measures in child-facing contexts (</w:t>
      </w:r>
      <w:r w:rsidR="00E273E2" w:rsidRPr="0041007A">
        <w:rPr>
          <w:rFonts w:asciiTheme="majorHAnsi" w:hAnsiTheme="majorHAnsi"/>
          <w:sz w:val="22"/>
          <w:szCs w:val="22"/>
        </w:rPr>
        <w:t xml:space="preserve">e.g., </w:t>
      </w:r>
      <w:r w:rsidR="001A038C" w:rsidRPr="0041007A">
        <w:rPr>
          <w:rFonts w:asciiTheme="majorHAnsi" w:hAnsiTheme="majorHAnsi"/>
          <w:sz w:val="22"/>
          <w:szCs w:val="22"/>
        </w:rPr>
        <w:t xml:space="preserve">child-friendly privacy notices, risk-based assessments, high-privacy defaults, and restrictions on steering/manipulative design). </w:t>
      </w:r>
    </w:p>
    <w:p w14:paraId="0EE6C670" w14:textId="77777777" w:rsidR="00E90711" w:rsidRPr="0041007A" w:rsidRDefault="00E90711" w:rsidP="004A1A75">
      <w:pPr>
        <w:spacing w:after="0" w:line="240" w:lineRule="auto"/>
        <w:jc w:val="both"/>
        <w:rPr>
          <w:rFonts w:asciiTheme="majorHAnsi" w:hAnsiTheme="majorHAnsi"/>
          <w:sz w:val="22"/>
          <w:szCs w:val="22"/>
        </w:rPr>
      </w:pPr>
    </w:p>
    <w:p w14:paraId="6D8BBE5E" w14:textId="7EF95CD1" w:rsidR="00E91145" w:rsidRDefault="001A038C"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If the marketing strategy involves processing </w:t>
      </w:r>
      <w:ins w:id="971" w:author="Bahar Toto" w:date="2026-06-15T14:18:00Z" w16du:dateUtc="2026-06-15T13:18:00Z">
        <w:r w:rsidR="00261412">
          <w:rPr>
            <w:rFonts w:asciiTheme="majorHAnsi" w:hAnsiTheme="majorHAnsi"/>
            <w:sz w:val="22"/>
            <w:szCs w:val="22"/>
          </w:rPr>
          <w:t>'</w:t>
        </w:r>
      </w:ins>
      <w:del w:id="972" w:author="Bahar Toto" w:date="2026-06-15T14:18:00Z" w16du:dateUtc="2026-06-15T13:18:00Z">
        <w:r w:rsidRPr="0041007A" w:rsidDel="00261412">
          <w:rPr>
            <w:rFonts w:asciiTheme="majorHAnsi" w:hAnsiTheme="majorHAnsi"/>
            <w:sz w:val="22"/>
            <w:szCs w:val="22"/>
          </w:rPr>
          <w:delText>“</w:delText>
        </w:r>
      </w:del>
      <w:r w:rsidRPr="0041007A">
        <w:rPr>
          <w:rFonts w:asciiTheme="majorHAnsi" w:hAnsiTheme="majorHAnsi"/>
          <w:sz w:val="22"/>
          <w:szCs w:val="22"/>
        </w:rPr>
        <w:t>age</w:t>
      </w:r>
      <w:del w:id="973" w:author="Bahar Toto" w:date="2026-06-15T14:18:00Z" w16du:dateUtc="2026-06-15T13:18:00Z">
        <w:r w:rsidRPr="0041007A" w:rsidDel="00261412">
          <w:rPr>
            <w:rFonts w:asciiTheme="majorHAnsi" w:hAnsiTheme="majorHAnsi"/>
            <w:sz w:val="22"/>
            <w:szCs w:val="22"/>
          </w:rPr>
          <w:delText>”</w:delText>
        </w:r>
      </w:del>
      <w:ins w:id="974" w:author="Bahar Toto" w:date="2026-06-15T14:18:00Z" w16du:dateUtc="2026-06-15T13:18:00Z">
        <w:r w:rsidR="00261412">
          <w:rPr>
            <w:rFonts w:asciiTheme="majorHAnsi" w:hAnsiTheme="majorHAnsi"/>
            <w:sz w:val="22"/>
            <w:szCs w:val="22"/>
          </w:rPr>
          <w:t>'</w:t>
        </w:r>
      </w:ins>
      <w:r w:rsidRPr="0041007A">
        <w:rPr>
          <w:rFonts w:asciiTheme="majorHAnsi" w:hAnsiTheme="majorHAnsi"/>
          <w:sz w:val="22"/>
          <w:szCs w:val="22"/>
        </w:rPr>
        <w:t xml:space="preserve"> (which is treated as sensitive personal information under the </w:t>
      </w:r>
      <w:ins w:id="975" w:author="Bahar Toto" w:date="2026-06-15T13:04:00Z" w16du:dateUtc="2026-06-15T12:04:00Z">
        <w:r w:rsidR="007154D8">
          <w:rPr>
            <w:rFonts w:asciiTheme="majorHAnsi" w:hAnsiTheme="majorHAnsi"/>
            <w:sz w:val="22"/>
            <w:szCs w:val="22"/>
          </w:rPr>
          <w:t xml:space="preserve">Data </w:t>
        </w:r>
      </w:ins>
      <w:ins w:id="976" w:author="Bahar Toto" w:date="2026-06-15T14:53:00Z" w16du:dateUtc="2026-06-15T13:53:00Z">
        <w:r w:rsidR="00671D4A">
          <w:rPr>
            <w:rFonts w:asciiTheme="majorHAnsi" w:hAnsiTheme="majorHAnsi"/>
            <w:sz w:val="22"/>
            <w:szCs w:val="22"/>
          </w:rPr>
          <w:t xml:space="preserve">Privacy </w:t>
        </w:r>
      </w:ins>
      <w:ins w:id="977" w:author="Bahar Toto" w:date="2026-06-15T13:04:00Z" w16du:dateUtc="2026-06-15T12:04:00Z">
        <w:r w:rsidR="007154D8">
          <w:rPr>
            <w:rFonts w:asciiTheme="majorHAnsi" w:hAnsiTheme="majorHAnsi"/>
            <w:sz w:val="22"/>
            <w:szCs w:val="22"/>
          </w:rPr>
          <w:t>Act</w:t>
        </w:r>
      </w:ins>
      <w:del w:id="978" w:author="Bahar Toto" w:date="2026-06-15T13:04:00Z" w16du:dateUtc="2026-06-15T12:04:00Z">
        <w:r w:rsidRPr="0041007A" w:rsidDel="007154D8">
          <w:rPr>
            <w:rFonts w:asciiTheme="majorHAnsi" w:hAnsiTheme="majorHAnsi"/>
            <w:sz w:val="22"/>
            <w:szCs w:val="22"/>
          </w:rPr>
          <w:delText>DPA</w:delText>
        </w:r>
      </w:del>
      <w:r w:rsidRPr="0041007A">
        <w:rPr>
          <w:rFonts w:asciiTheme="majorHAnsi" w:hAnsiTheme="majorHAnsi"/>
          <w:sz w:val="22"/>
          <w:szCs w:val="22"/>
        </w:rPr>
        <w:t xml:space="preserve">), the lawful basis and safeguards must satisfy </w:t>
      </w:r>
      <w:ins w:id="979" w:author="Bahar Toto" w:date="2026-06-15T13:04:00Z" w16du:dateUtc="2026-06-15T12:04:00Z">
        <w:r w:rsidR="007154D8">
          <w:rPr>
            <w:rFonts w:asciiTheme="majorHAnsi" w:hAnsiTheme="majorHAnsi"/>
            <w:sz w:val="22"/>
            <w:szCs w:val="22"/>
          </w:rPr>
          <w:t xml:space="preserve">Data </w:t>
        </w:r>
      </w:ins>
      <w:ins w:id="980" w:author="Bahar Toto" w:date="2026-06-15T14:53:00Z" w16du:dateUtc="2026-06-15T13:53:00Z">
        <w:r w:rsidR="00671D4A">
          <w:rPr>
            <w:rFonts w:asciiTheme="majorHAnsi" w:hAnsiTheme="majorHAnsi"/>
            <w:sz w:val="22"/>
            <w:szCs w:val="22"/>
          </w:rPr>
          <w:t xml:space="preserve">Privacy </w:t>
        </w:r>
      </w:ins>
      <w:ins w:id="981" w:author="Bahar Toto" w:date="2026-06-15T13:04:00Z" w16du:dateUtc="2026-06-15T12:04:00Z">
        <w:r w:rsidR="007154D8">
          <w:rPr>
            <w:rFonts w:asciiTheme="majorHAnsi" w:hAnsiTheme="majorHAnsi"/>
            <w:sz w:val="22"/>
            <w:szCs w:val="22"/>
          </w:rPr>
          <w:t xml:space="preserve">Act </w:t>
        </w:r>
      </w:ins>
      <w:del w:id="982" w:author="Bahar Toto" w:date="2026-06-15T13:04:00Z" w16du:dateUtc="2026-06-15T12:04:00Z">
        <w:r w:rsidRPr="0041007A" w:rsidDel="007154D8">
          <w:rPr>
            <w:rFonts w:asciiTheme="majorHAnsi" w:hAnsiTheme="majorHAnsi"/>
            <w:sz w:val="22"/>
            <w:szCs w:val="22"/>
          </w:rPr>
          <w:delText xml:space="preserve">DPA </w:delText>
        </w:r>
      </w:del>
      <w:r w:rsidRPr="0041007A">
        <w:rPr>
          <w:rFonts w:asciiTheme="majorHAnsi" w:hAnsiTheme="majorHAnsi"/>
          <w:sz w:val="22"/>
          <w:szCs w:val="22"/>
        </w:rPr>
        <w:t xml:space="preserve">rules for sensitive personal information (often requiring </w:t>
      </w:r>
      <w:r w:rsidR="00E273E2" w:rsidRPr="0041007A">
        <w:rPr>
          <w:rFonts w:asciiTheme="majorHAnsi" w:hAnsiTheme="majorHAnsi"/>
          <w:sz w:val="22"/>
          <w:szCs w:val="22"/>
        </w:rPr>
        <w:t>the data subject’s prior express consent).</w:t>
      </w:r>
    </w:p>
    <w:p w14:paraId="1A6C38A3" w14:textId="77777777" w:rsidR="00C03114" w:rsidRDefault="00C0311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rsidRPr="005642C1" w14:paraId="4A7BED8C" w14:textId="77777777" w:rsidTr="00050BF6">
        <w:tc>
          <w:tcPr>
            <w:tcW w:w="4508" w:type="dxa"/>
          </w:tcPr>
          <w:p w14:paraId="2FDCAEE5" w14:textId="77777777" w:rsidR="00C03114" w:rsidRPr="005642C1" w:rsidRDefault="00C03114" w:rsidP="00050BF6">
            <w:r w:rsidRPr="005642C1">
              <w:t>Citation</w:t>
            </w:r>
            <w:r>
              <w:t>s</w:t>
            </w:r>
          </w:p>
        </w:tc>
        <w:tc>
          <w:tcPr>
            <w:tcW w:w="4508" w:type="dxa"/>
          </w:tcPr>
          <w:p w14:paraId="7DE5EA54" w14:textId="77777777" w:rsidR="00601882" w:rsidRDefault="00261412" w:rsidP="00601882">
            <w:pPr>
              <w:rPr>
                <w:ins w:id="983" w:author="Bahar Toto" w:date="2026-06-15T14:21:00Z" w16du:dateUtc="2026-06-15T13:21:00Z"/>
              </w:rPr>
            </w:pPr>
            <w:ins w:id="984" w:author="Bahar Toto" w:date="2026-06-15T14:18:00Z" w16du:dateUtc="2026-06-15T13:18:00Z">
              <w:r w:rsidRPr="00185FBA">
                <w:t xml:space="preserve">Circular No. </w:t>
              </w:r>
            </w:ins>
            <w:ins w:id="985" w:author="Bahar Toto" w:date="2026-06-15T14:21:00Z" w16du:dateUtc="2026-06-15T13:21:00Z">
              <w:r w:rsidR="00601882" w:rsidRPr="00185FBA">
                <w:t>Circular No. 202</w:t>
              </w:r>
              <w:r w:rsidR="00601882">
                <w:t>4-03</w:t>
              </w:r>
            </w:ins>
          </w:p>
          <w:p w14:paraId="307D8531" w14:textId="785B9977" w:rsidR="00C03114" w:rsidRDefault="00C03114" w:rsidP="00050BF6">
            <w:pPr>
              <w:rPr>
                <w:ins w:id="986" w:author="Bahar Toto" w:date="2026-06-15T14:18:00Z" w16du:dateUtc="2026-06-15T13:18:00Z"/>
              </w:rPr>
            </w:pPr>
          </w:p>
          <w:p w14:paraId="402E478E" w14:textId="16AFE9E4" w:rsidR="00261412" w:rsidRPr="005642C1" w:rsidRDefault="00261412" w:rsidP="00050BF6">
            <w:ins w:id="987" w:author="Bahar Toto" w:date="2026-06-15T14:19:00Z" w16du:dateUtc="2026-06-15T13:19:00Z">
              <w:r w:rsidRPr="00261412">
                <w:t xml:space="preserve">Section 13 of the Data Privacy Act </w:t>
              </w:r>
            </w:ins>
          </w:p>
        </w:tc>
      </w:tr>
      <w:tr w:rsidR="00C03114" w:rsidRPr="005642C1" w:rsidDel="00261412" w14:paraId="016A1721" w14:textId="61A94334" w:rsidTr="00050BF6">
        <w:trPr>
          <w:del w:id="988" w:author="Bahar Toto" w:date="2026-06-15T14:19:00Z"/>
        </w:trPr>
        <w:tc>
          <w:tcPr>
            <w:tcW w:w="4508" w:type="dxa"/>
          </w:tcPr>
          <w:p w14:paraId="1DF5974B" w14:textId="1493E52A" w:rsidR="00C03114" w:rsidRPr="005642C1" w:rsidDel="00261412" w:rsidRDefault="00C03114" w:rsidP="00050BF6">
            <w:pPr>
              <w:rPr>
                <w:del w:id="989" w:author="Bahar Toto" w:date="2026-06-15T14:19:00Z" w16du:dateUtc="2026-06-15T13:19:00Z"/>
              </w:rPr>
            </w:pPr>
            <w:del w:id="990" w:author="Bahar Toto" w:date="2026-06-15T14:19:00Z" w16du:dateUtc="2026-06-15T13:19:00Z">
              <w:r w:rsidDel="00261412">
                <w:delText>National Privacy Commission Guidelines on Child-Oriented Transparency</w:delText>
              </w:r>
            </w:del>
          </w:p>
        </w:tc>
        <w:tc>
          <w:tcPr>
            <w:tcW w:w="4508" w:type="dxa"/>
          </w:tcPr>
          <w:p w14:paraId="71B9D695" w14:textId="3FD17604" w:rsidR="00C03114" w:rsidRPr="005642C1" w:rsidDel="00261412" w:rsidRDefault="00C03114" w:rsidP="00050BF6">
            <w:pPr>
              <w:rPr>
                <w:del w:id="991" w:author="Bahar Toto" w:date="2026-06-15T14:19:00Z" w16du:dateUtc="2026-06-15T13:19:00Z"/>
              </w:rPr>
            </w:pPr>
            <w:del w:id="992" w:author="Bahar Toto" w:date="2026-06-15T14:19:00Z" w16du:dateUtc="2026-06-15T13:19:00Z">
              <w:r w:rsidDel="00261412">
                <w:fldChar w:fldCharType="begin"/>
              </w:r>
              <w:r w:rsidDel="00261412">
                <w:delInstrText>HYPERLINK "https://privacy.gov.ph/wp-content/uploads/2024/12/Advisory-2024.12.17-Guidelines-on-Child-Oriented-Transparency-w-SGD.pdf"</w:delInstrText>
              </w:r>
              <w:r w:rsidDel="00261412">
                <w:fldChar w:fldCharType="separate"/>
              </w:r>
              <w:r w:rsidRPr="00042FE1" w:rsidDel="00261412">
                <w:rPr>
                  <w:rStyle w:val="Hyperlink"/>
                </w:rPr>
                <w:delText>National Privacy Commission Circular No. 2024-03</w:delText>
              </w:r>
              <w:r w:rsidDel="00261412">
                <w:fldChar w:fldCharType="end"/>
              </w:r>
            </w:del>
          </w:p>
        </w:tc>
      </w:tr>
      <w:tr w:rsidR="00C03114" w:rsidRPr="005642C1" w:rsidDel="00261412" w14:paraId="469DB4C5" w14:textId="5CCCCE23" w:rsidTr="00050BF6">
        <w:trPr>
          <w:del w:id="993" w:author="Bahar Toto" w:date="2026-06-15T14:19:00Z"/>
        </w:trPr>
        <w:tc>
          <w:tcPr>
            <w:tcW w:w="4508" w:type="dxa"/>
          </w:tcPr>
          <w:p w14:paraId="0F550155" w14:textId="2708FC51" w:rsidR="00C03114" w:rsidRPr="005642C1" w:rsidDel="00261412" w:rsidRDefault="00C03114" w:rsidP="00050BF6">
            <w:pPr>
              <w:rPr>
                <w:del w:id="994" w:author="Bahar Toto" w:date="2026-06-15T14:19:00Z" w16du:dateUtc="2026-06-15T13:19:00Z"/>
              </w:rPr>
            </w:pPr>
            <w:del w:id="995" w:author="Bahar Toto" w:date="2026-06-15T14:19:00Z" w16du:dateUtc="2026-06-15T13:19:00Z">
              <w:r w:rsidRPr="005642C1" w:rsidDel="00261412">
                <w:delText xml:space="preserve">Data Privacy Act </w:delText>
              </w:r>
            </w:del>
          </w:p>
        </w:tc>
        <w:tc>
          <w:tcPr>
            <w:tcW w:w="4508" w:type="dxa"/>
          </w:tcPr>
          <w:p w14:paraId="4B20DBD1" w14:textId="66B5856F" w:rsidR="00C03114" w:rsidRPr="005642C1" w:rsidDel="00261412" w:rsidRDefault="00C03114" w:rsidP="00050BF6">
            <w:pPr>
              <w:rPr>
                <w:del w:id="996" w:author="Bahar Toto" w:date="2026-06-15T14:19:00Z" w16du:dateUtc="2026-06-15T13:19:00Z"/>
              </w:rPr>
            </w:pPr>
            <w:del w:id="997" w:author="Bahar Toto" w:date="2026-06-15T14:19:00Z" w16du:dateUtc="2026-06-15T13:19:00Z">
              <w:r w:rsidDel="00261412">
                <w:fldChar w:fldCharType="begin"/>
              </w:r>
              <w:r w:rsidDel="00261412">
                <w:delInstrText>HYPERLINK "https://privacy.gov.ph/data-privacy-act/"</w:delInstrText>
              </w:r>
              <w:r w:rsidDel="00261412">
                <w:fldChar w:fldCharType="separate"/>
              </w:r>
              <w:r w:rsidRPr="005642C1" w:rsidDel="00261412">
                <w:rPr>
                  <w:rStyle w:val="Hyperlink"/>
                </w:rPr>
                <w:delText>Section</w:delText>
              </w:r>
              <w:r w:rsidDel="00261412">
                <w:rPr>
                  <w:rStyle w:val="Hyperlink"/>
                </w:rPr>
                <w:delText xml:space="preserve"> 13 </w:delText>
              </w:r>
              <w:r w:rsidRPr="005642C1" w:rsidDel="00261412">
                <w:rPr>
                  <w:rStyle w:val="Hyperlink"/>
                </w:rPr>
                <w:delText>of the Data Privacy Act</w:delText>
              </w:r>
              <w:r w:rsidDel="00261412">
                <w:fldChar w:fldCharType="end"/>
              </w:r>
              <w:r w:rsidRPr="005642C1" w:rsidDel="00261412">
                <w:delText xml:space="preserve"> </w:delText>
              </w:r>
            </w:del>
          </w:p>
        </w:tc>
      </w:tr>
    </w:tbl>
    <w:p w14:paraId="664994C1" w14:textId="77777777" w:rsidR="00C03114" w:rsidRPr="0041007A" w:rsidRDefault="00C03114" w:rsidP="004A1A75">
      <w:pPr>
        <w:spacing w:after="0" w:line="240" w:lineRule="auto"/>
        <w:jc w:val="both"/>
        <w:rPr>
          <w:rFonts w:asciiTheme="majorHAnsi" w:hAnsiTheme="majorHAnsi"/>
          <w:sz w:val="22"/>
          <w:szCs w:val="22"/>
        </w:rPr>
      </w:pPr>
    </w:p>
    <w:p w14:paraId="179E3E7D" w14:textId="77777777" w:rsidR="004A1A75" w:rsidRPr="0041007A" w:rsidRDefault="004A1A75" w:rsidP="004A1A75">
      <w:pPr>
        <w:spacing w:after="0" w:line="240" w:lineRule="auto"/>
        <w:jc w:val="both"/>
        <w:rPr>
          <w:rFonts w:asciiTheme="majorHAnsi" w:hAnsiTheme="majorHAnsi"/>
          <w:sz w:val="22"/>
          <w:szCs w:val="22"/>
        </w:rPr>
      </w:pPr>
    </w:p>
    <w:p w14:paraId="2989B224" w14:textId="77777777" w:rsidR="005927DB" w:rsidRPr="0041007A" w:rsidRDefault="00E9114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If yes, wh</w:t>
      </w:r>
      <w:r w:rsidR="005927DB" w:rsidRPr="0041007A">
        <w:rPr>
          <w:rFonts w:asciiTheme="majorHAnsi" w:hAnsiTheme="majorHAnsi"/>
          <w:b/>
          <w:bCs/>
          <w:i/>
          <w:iCs/>
        </w:rPr>
        <w:t>at</w:t>
      </w:r>
      <w:r w:rsidRPr="0041007A">
        <w:rPr>
          <w:rFonts w:asciiTheme="majorHAnsi" w:hAnsiTheme="majorHAnsi"/>
          <w:b/>
          <w:bCs/>
          <w:i/>
          <w:iCs/>
        </w:rPr>
        <w:t xml:space="preserve"> legal bases </w:t>
      </w:r>
      <w:r w:rsidR="005927DB" w:rsidRPr="0041007A">
        <w:rPr>
          <w:rFonts w:asciiTheme="majorHAnsi" w:hAnsiTheme="majorHAnsi"/>
          <w:b/>
          <w:bCs/>
          <w:i/>
          <w:iCs/>
        </w:rPr>
        <w:t>are</w:t>
      </w:r>
      <w:r w:rsidRPr="0041007A">
        <w:rPr>
          <w:rFonts w:asciiTheme="majorHAnsi" w:hAnsiTheme="majorHAnsi"/>
          <w:b/>
          <w:bCs/>
          <w:i/>
          <w:iCs/>
        </w:rPr>
        <w:t xml:space="preserve"> available for such marketing?</w:t>
      </w:r>
      <w:r w:rsidR="005927DB" w:rsidRPr="0041007A">
        <w:rPr>
          <w:rFonts w:asciiTheme="majorHAnsi" w:hAnsiTheme="majorHAnsi"/>
          <w:b/>
          <w:bCs/>
          <w:i/>
          <w:iCs/>
        </w:rPr>
        <w:t xml:space="preserve"> (Please include requirements from </w:t>
      </w:r>
      <w:proofErr w:type="spellStart"/>
      <w:proofErr w:type="gramStart"/>
      <w:r w:rsidR="005927DB" w:rsidRPr="0041007A">
        <w:rPr>
          <w:rFonts w:asciiTheme="majorHAnsi" w:hAnsiTheme="majorHAnsi"/>
          <w:b/>
          <w:bCs/>
          <w:i/>
          <w:iCs/>
        </w:rPr>
        <w:t>emarketing</w:t>
      </w:r>
      <w:proofErr w:type="spellEnd"/>
      <w:proofErr w:type="gramEnd"/>
      <w:r w:rsidR="005927DB" w:rsidRPr="0041007A">
        <w:rPr>
          <w:rFonts w:asciiTheme="majorHAnsi" w:hAnsiTheme="majorHAnsi"/>
          <w:b/>
          <w:bCs/>
          <w:i/>
          <w:iCs/>
        </w:rPr>
        <w:t xml:space="preserve">, telemarketing, and </w:t>
      </w:r>
      <w:proofErr w:type="spellStart"/>
      <w:r w:rsidR="005927DB" w:rsidRPr="0041007A">
        <w:rPr>
          <w:rFonts w:asciiTheme="majorHAnsi" w:hAnsiTheme="majorHAnsi"/>
          <w:b/>
          <w:bCs/>
          <w:i/>
          <w:iCs/>
        </w:rPr>
        <w:t>sms</w:t>
      </w:r>
      <w:proofErr w:type="spellEnd"/>
      <w:r w:rsidR="005927DB" w:rsidRPr="0041007A">
        <w:rPr>
          <w:rFonts w:asciiTheme="majorHAnsi" w:hAnsiTheme="majorHAnsi"/>
          <w:b/>
          <w:bCs/>
          <w:i/>
          <w:iCs/>
        </w:rPr>
        <w:t>/mms marketing laws)</w:t>
      </w:r>
    </w:p>
    <w:p w14:paraId="415435BD" w14:textId="77777777" w:rsidR="004A1A75" w:rsidRPr="0041007A" w:rsidRDefault="004A1A75" w:rsidP="004A1A75">
      <w:pPr>
        <w:pStyle w:val="ListParagraph"/>
        <w:spacing w:after="0" w:line="240" w:lineRule="auto"/>
        <w:jc w:val="both"/>
        <w:rPr>
          <w:rFonts w:asciiTheme="majorHAnsi" w:hAnsiTheme="majorHAnsi"/>
          <w:b/>
          <w:bCs/>
          <w:i/>
          <w:iCs/>
        </w:rPr>
      </w:pPr>
    </w:p>
    <w:p w14:paraId="78ABB88B" w14:textId="71CF2456" w:rsidR="00715A3E" w:rsidRPr="0041007A" w:rsidRDefault="001A038C" w:rsidP="004A1A75">
      <w:pPr>
        <w:spacing w:after="0" w:line="240" w:lineRule="auto"/>
        <w:jc w:val="both"/>
        <w:rPr>
          <w:rFonts w:asciiTheme="majorHAnsi" w:hAnsiTheme="majorHAnsi"/>
          <w:sz w:val="22"/>
          <w:szCs w:val="22"/>
        </w:rPr>
      </w:pPr>
      <w:r w:rsidRPr="0041007A">
        <w:rPr>
          <w:rFonts w:asciiTheme="majorHAnsi" w:hAnsiTheme="majorHAnsi"/>
          <w:sz w:val="22"/>
          <w:szCs w:val="22"/>
        </w:rPr>
        <w:t>Where a minor</w:t>
      </w:r>
      <w:del w:id="998" w:author="Bahar Toto" w:date="2026-06-15T14:19:00Z" w16du:dateUtc="2026-06-15T13:19:00Z">
        <w:r w:rsidRPr="0041007A" w:rsidDel="00261412">
          <w:rPr>
            <w:rFonts w:asciiTheme="majorHAnsi" w:hAnsiTheme="majorHAnsi"/>
            <w:sz w:val="22"/>
            <w:szCs w:val="22"/>
          </w:rPr>
          <w:delText>’</w:delText>
        </w:r>
      </w:del>
      <w:ins w:id="999" w:author="Bahar Toto" w:date="2026-06-15T14:19:00Z" w16du:dateUtc="2026-06-15T13:19:00Z">
        <w:r w:rsidR="00261412">
          <w:rPr>
            <w:rFonts w:asciiTheme="majorHAnsi" w:hAnsiTheme="majorHAnsi"/>
            <w:sz w:val="22"/>
            <w:szCs w:val="22"/>
          </w:rPr>
          <w:t>'</w:t>
        </w:r>
      </w:ins>
      <w:r w:rsidRPr="0041007A">
        <w:rPr>
          <w:rFonts w:asciiTheme="majorHAnsi" w:hAnsiTheme="majorHAnsi"/>
          <w:sz w:val="22"/>
          <w:szCs w:val="22"/>
        </w:rPr>
        <w:t xml:space="preserve">s personal data is processed, </w:t>
      </w:r>
      <w:r w:rsidR="00E273E2" w:rsidRPr="0041007A">
        <w:rPr>
          <w:rFonts w:asciiTheme="majorHAnsi" w:hAnsiTheme="majorHAnsi"/>
          <w:sz w:val="22"/>
          <w:szCs w:val="22"/>
        </w:rPr>
        <w:t xml:space="preserve">the requirements under the </w:t>
      </w:r>
      <w:ins w:id="1000" w:author="Bahar Toto" w:date="2026-06-15T13:04:00Z" w16du:dateUtc="2026-06-15T12:04:00Z">
        <w:r w:rsidR="007154D8">
          <w:rPr>
            <w:rFonts w:asciiTheme="majorHAnsi" w:hAnsiTheme="majorHAnsi"/>
            <w:sz w:val="22"/>
            <w:szCs w:val="22"/>
          </w:rPr>
          <w:t xml:space="preserve">Data </w:t>
        </w:r>
      </w:ins>
      <w:ins w:id="1001" w:author="Bahar Toto" w:date="2026-06-15T14:53:00Z" w16du:dateUtc="2026-06-15T13:53:00Z">
        <w:r w:rsidR="00671D4A">
          <w:rPr>
            <w:rFonts w:asciiTheme="majorHAnsi" w:hAnsiTheme="majorHAnsi"/>
            <w:sz w:val="22"/>
            <w:szCs w:val="22"/>
          </w:rPr>
          <w:t xml:space="preserve">Privacy </w:t>
        </w:r>
      </w:ins>
      <w:ins w:id="1002" w:author="Bahar Toto" w:date="2026-06-15T13:04:00Z" w16du:dateUtc="2026-06-15T12:04:00Z">
        <w:r w:rsidR="007154D8">
          <w:rPr>
            <w:rFonts w:asciiTheme="majorHAnsi" w:hAnsiTheme="majorHAnsi"/>
            <w:sz w:val="22"/>
            <w:szCs w:val="22"/>
          </w:rPr>
          <w:t xml:space="preserve">Act </w:t>
        </w:r>
      </w:ins>
      <w:del w:id="1003" w:author="Bahar Toto" w:date="2026-06-15T13:04:00Z" w16du:dateUtc="2026-06-15T12:04:00Z">
        <w:r w:rsidR="00E273E2" w:rsidRPr="0041007A" w:rsidDel="007154D8">
          <w:rPr>
            <w:rFonts w:asciiTheme="majorHAnsi" w:hAnsiTheme="majorHAnsi"/>
            <w:sz w:val="22"/>
            <w:szCs w:val="22"/>
          </w:rPr>
          <w:delText xml:space="preserve">DPA </w:delText>
        </w:r>
      </w:del>
      <w:r w:rsidR="00E273E2" w:rsidRPr="0041007A">
        <w:rPr>
          <w:rFonts w:asciiTheme="majorHAnsi" w:hAnsiTheme="majorHAnsi"/>
          <w:sz w:val="22"/>
          <w:szCs w:val="22"/>
        </w:rPr>
        <w:t>insofar as legal basis for processing apply.</w:t>
      </w:r>
      <w:r w:rsidR="00715A3E" w:rsidRPr="0041007A">
        <w:rPr>
          <w:rFonts w:asciiTheme="majorHAnsi" w:hAnsiTheme="majorHAnsi"/>
          <w:sz w:val="22"/>
          <w:szCs w:val="22"/>
        </w:rPr>
        <w:t xml:space="preserve"> If consent is relied upon, such consent may be obtained through the minor</w:t>
      </w:r>
      <w:del w:id="1004" w:author="Bahar Toto" w:date="2026-06-15T14:19:00Z" w16du:dateUtc="2026-06-15T13:19:00Z">
        <w:r w:rsidR="00715A3E" w:rsidRPr="0041007A" w:rsidDel="00261412">
          <w:rPr>
            <w:rFonts w:asciiTheme="majorHAnsi" w:hAnsiTheme="majorHAnsi"/>
            <w:sz w:val="22"/>
            <w:szCs w:val="22"/>
          </w:rPr>
          <w:delText>’</w:delText>
        </w:r>
      </w:del>
      <w:ins w:id="1005" w:author="Bahar Toto" w:date="2026-06-15T14:19:00Z" w16du:dateUtc="2026-06-15T13:19:00Z">
        <w:r w:rsidR="00261412">
          <w:rPr>
            <w:rFonts w:asciiTheme="majorHAnsi" w:hAnsiTheme="majorHAnsi"/>
            <w:sz w:val="22"/>
            <w:szCs w:val="22"/>
          </w:rPr>
          <w:t>'</w:t>
        </w:r>
      </w:ins>
      <w:r w:rsidR="00715A3E" w:rsidRPr="0041007A">
        <w:rPr>
          <w:rFonts w:asciiTheme="majorHAnsi" w:hAnsiTheme="majorHAnsi"/>
          <w:sz w:val="22"/>
          <w:szCs w:val="22"/>
        </w:rPr>
        <w:t xml:space="preserve">s parent or legal guardian and must satisfy the requirements for valid consent under the </w:t>
      </w:r>
      <w:ins w:id="1006" w:author="Bahar Toto" w:date="2026-06-15T13:05:00Z" w16du:dateUtc="2026-06-15T12:05:00Z">
        <w:r w:rsidR="007154D8">
          <w:rPr>
            <w:rFonts w:asciiTheme="majorHAnsi" w:hAnsiTheme="majorHAnsi"/>
            <w:sz w:val="22"/>
            <w:szCs w:val="22"/>
          </w:rPr>
          <w:t xml:space="preserve">Data </w:t>
        </w:r>
      </w:ins>
      <w:ins w:id="1007" w:author="Bahar Toto" w:date="2026-06-15T14:53:00Z" w16du:dateUtc="2026-06-15T13:53:00Z">
        <w:r w:rsidR="00671D4A">
          <w:rPr>
            <w:rFonts w:asciiTheme="majorHAnsi" w:hAnsiTheme="majorHAnsi"/>
            <w:sz w:val="22"/>
            <w:szCs w:val="22"/>
          </w:rPr>
          <w:t xml:space="preserve">Privacy </w:t>
        </w:r>
      </w:ins>
      <w:ins w:id="1008" w:author="Bahar Toto" w:date="2026-06-15T13:05:00Z" w16du:dateUtc="2026-06-15T12:05:00Z">
        <w:r w:rsidR="007154D8">
          <w:rPr>
            <w:rFonts w:asciiTheme="majorHAnsi" w:hAnsiTheme="majorHAnsi"/>
            <w:sz w:val="22"/>
            <w:szCs w:val="22"/>
          </w:rPr>
          <w:t>Act</w:t>
        </w:r>
      </w:ins>
      <w:del w:id="1009" w:author="Bahar Toto" w:date="2026-06-15T13:05:00Z" w16du:dateUtc="2026-06-15T12:05:00Z">
        <w:r w:rsidR="00715A3E" w:rsidRPr="0041007A" w:rsidDel="007154D8">
          <w:rPr>
            <w:rFonts w:asciiTheme="majorHAnsi" w:hAnsiTheme="majorHAnsi"/>
            <w:sz w:val="22"/>
            <w:szCs w:val="22"/>
          </w:rPr>
          <w:delText>DPA</w:delText>
        </w:r>
      </w:del>
      <w:r w:rsidR="00715A3E" w:rsidRPr="0041007A">
        <w:rPr>
          <w:rFonts w:asciiTheme="majorHAnsi" w:hAnsiTheme="majorHAnsi"/>
          <w:sz w:val="22"/>
          <w:szCs w:val="22"/>
        </w:rPr>
        <w:t>.</w:t>
      </w:r>
    </w:p>
    <w:p w14:paraId="18CA02EE" w14:textId="77777777" w:rsidR="004A1A75" w:rsidRPr="0041007A" w:rsidRDefault="004A1A75" w:rsidP="004A1A75">
      <w:pPr>
        <w:spacing w:after="0" w:line="240" w:lineRule="auto"/>
        <w:jc w:val="both"/>
        <w:rPr>
          <w:rFonts w:asciiTheme="majorHAnsi" w:hAnsiTheme="majorHAnsi"/>
          <w:sz w:val="22"/>
          <w:szCs w:val="22"/>
        </w:rPr>
      </w:pPr>
    </w:p>
    <w:p w14:paraId="6ED392FF" w14:textId="2C75AE54" w:rsidR="00715A3E" w:rsidRPr="0041007A" w:rsidRDefault="00715A3E"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If the processing involves sensitive personal information (e.g., age), reliance on legitimate interests is not available as a lawful basis under the </w:t>
      </w:r>
      <w:ins w:id="1010" w:author="Bahar Toto" w:date="2026-06-15T13:05:00Z" w16du:dateUtc="2026-06-15T12:05:00Z">
        <w:r w:rsidR="007154D8">
          <w:rPr>
            <w:rFonts w:asciiTheme="majorHAnsi" w:hAnsiTheme="majorHAnsi"/>
            <w:sz w:val="22"/>
            <w:szCs w:val="22"/>
          </w:rPr>
          <w:t xml:space="preserve">Data </w:t>
        </w:r>
      </w:ins>
      <w:ins w:id="1011" w:author="Bahar Toto" w:date="2026-06-15T14:53:00Z" w16du:dateUtc="2026-06-15T13:53:00Z">
        <w:r w:rsidR="00671D4A">
          <w:rPr>
            <w:rFonts w:asciiTheme="majorHAnsi" w:hAnsiTheme="majorHAnsi"/>
            <w:sz w:val="22"/>
            <w:szCs w:val="22"/>
          </w:rPr>
          <w:t xml:space="preserve">Privacy </w:t>
        </w:r>
      </w:ins>
      <w:ins w:id="1012" w:author="Bahar Toto" w:date="2026-06-15T13:05:00Z" w16du:dateUtc="2026-06-15T12:05:00Z">
        <w:r w:rsidR="007154D8">
          <w:rPr>
            <w:rFonts w:asciiTheme="majorHAnsi" w:hAnsiTheme="majorHAnsi"/>
            <w:sz w:val="22"/>
            <w:szCs w:val="22"/>
          </w:rPr>
          <w:t>Act</w:t>
        </w:r>
      </w:ins>
      <w:del w:id="1013" w:author="Bahar Toto" w:date="2026-06-15T13:05:00Z" w16du:dateUtc="2026-06-15T12:05:00Z">
        <w:r w:rsidRPr="0041007A" w:rsidDel="007154D8">
          <w:rPr>
            <w:rFonts w:asciiTheme="majorHAnsi" w:hAnsiTheme="majorHAnsi"/>
            <w:sz w:val="22"/>
            <w:szCs w:val="22"/>
          </w:rPr>
          <w:delText>DPA</w:delText>
        </w:r>
      </w:del>
      <w:r w:rsidRPr="0041007A">
        <w:rPr>
          <w:rFonts w:asciiTheme="majorHAnsi" w:hAnsiTheme="majorHAnsi"/>
          <w:sz w:val="22"/>
          <w:szCs w:val="22"/>
        </w:rPr>
        <w:t>. In such cases, consent is therefore likely to be the most appropriate legal basis for processing</w:t>
      </w:r>
      <w:r w:rsidR="0003735E" w:rsidRPr="0041007A">
        <w:rPr>
          <w:rFonts w:asciiTheme="majorHAnsi" w:hAnsiTheme="majorHAnsi"/>
          <w:sz w:val="22"/>
          <w:szCs w:val="22"/>
        </w:rPr>
        <w:t>.</w:t>
      </w:r>
    </w:p>
    <w:p w14:paraId="449741FA" w14:textId="77777777" w:rsidR="004A1A75" w:rsidRPr="0041007A" w:rsidRDefault="004A1A75" w:rsidP="004A1A75">
      <w:pPr>
        <w:spacing w:after="0" w:line="240" w:lineRule="auto"/>
        <w:jc w:val="both"/>
        <w:rPr>
          <w:rFonts w:asciiTheme="majorHAnsi" w:hAnsiTheme="majorHAnsi"/>
          <w:sz w:val="22"/>
          <w:szCs w:val="22"/>
        </w:rPr>
      </w:pPr>
    </w:p>
    <w:p w14:paraId="2DF2B3B6" w14:textId="1B32C22C" w:rsidR="00E91145" w:rsidRDefault="00715A3E"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Separately, for SMS and MMS broadcast messaging, the </w:t>
      </w:r>
      <w:r w:rsidR="0003735E" w:rsidRPr="0041007A">
        <w:rPr>
          <w:rFonts w:asciiTheme="majorHAnsi" w:hAnsiTheme="majorHAnsi"/>
          <w:sz w:val="22"/>
          <w:szCs w:val="22"/>
        </w:rPr>
        <w:t>NTC</w:t>
      </w:r>
      <w:del w:id="1014" w:author="Bahar Toto" w:date="2026-06-15T14:19:00Z" w16du:dateUtc="2026-06-15T13:19:00Z">
        <w:r w:rsidR="0003735E" w:rsidRPr="0041007A" w:rsidDel="00261412">
          <w:rPr>
            <w:rFonts w:asciiTheme="majorHAnsi" w:hAnsiTheme="majorHAnsi"/>
            <w:sz w:val="22"/>
            <w:szCs w:val="22"/>
          </w:rPr>
          <w:delText>’</w:delText>
        </w:r>
      </w:del>
      <w:ins w:id="1015" w:author="Bahar Toto" w:date="2026-06-15T14:19:00Z" w16du:dateUtc="2026-06-15T13:19:00Z">
        <w:r w:rsidR="00261412">
          <w:rPr>
            <w:rFonts w:asciiTheme="majorHAnsi" w:hAnsiTheme="majorHAnsi"/>
            <w:sz w:val="22"/>
            <w:szCs w:val="22"/>
          </w:rPr>
          <w:t>'</w:t>
        </w:r>
      </w:ins>
      <w:r w:rsidR="0003735E" w:rsidRPr="0041007A">
        <w:rPr>
          <w:rFonts w:asciiTheme="majorHAnsi" w:hAnsiTheme="majorHAnsi"/>
          <w:sz w:val="22"/>
          <w:szCs w:val="22"/>
        </w:rPr>
        <w:t>s</w:t>
      </w:r>
      <w:r w:rsidRPr="0041007A">
        <w:rPr>
          <w:rFonts w:asciiTheme="majorHAnsi" w:hAnsiTheme="majorHAnsi"/>
          <w:sz w:val="22"/>
          <w:szCs w:val="22"/>
        </w:rPr>
        <w:t xml:space="preserve"> opt</w:t>
      </w:r>
      <w:r w:rsidRPr="0041007A">
        <w:rPr>
          <w:rFonts w:ascii="Cambria Math" w:hAnsi="Cambria Math" w:cs="Cambria Math"/>
          <w:sz w:val="22"/>
          <w:szCs w:val="22"/>
        </w:rPr>
        <w:t>‑</w:t>
      </w:r>
      <w:r w:rsidRPr="0041007A">
        <w:rPr>
          <w:rFonts w:asciiTheme="majorHAnsi" w:hAnsiTheme="majorHAnsi"/>
          <w:sz w:val="22"/>
          <w:szCs w:val="22"/>
        </w:rPr>
        <w:t>in requirements apply irrespective of the age of the recipient.</w:t>
      </w:r>
    </w:p>
    <w:p w14:paraId="077F412F" w14:textId="77777777" w:rsidR="00C03114" w:rsidRDefault="00C0311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rsidRPr="005642C1" w14:paraId="153B31FF" w14:textId="77777777" w:rsidTr="00050BF6">
        <w:tc>
          <w:tcPr>
            <w:tcW w:w="4508" w:type="dxa"/>
          </w:tcPr>
          <w:p w14:paraId="50E2C8B6" w14:textId="77777777" w:rsidR="00C03114" w:rsidRPr="005642C1" w:rsidRDefault="00C03114" w:rsidP="00050BF6">
            <w:r w:rsidRPr="005642C1">
              <w:t>Citation</w:t>
            </w:r>
            <w:r>
              <w:t>s</w:t>
            </w:r>
          </w:p>
        </w:tc>
        <w:tc>
          <w:tcPr>
            <w:tcW w:w="4508" w:type="dxa"/>
          </w:tcPr>
          <w:p w14:paraId="0D661010" w14:textId="23605357" w:rsidR="00261412" w:rsidRDefault="00261412" w:rsidP="00261412">
            <w:pPr>
              <w:rPr>
                <w:ins w:id="1016" w:author="Bahar Toto" w:date="2026-06-15T14:19:00Z" w16du:dateUtc="2026-06-15T13:19:00Z"/>
              </w:rPr>
            </w:pPr>
            <w:ins w:id="1017" w:author="Bahar Toto" w:date="2026-06-15T14:19:00Z" w16du:dateUtc="2026-06-15T13:19:00Z">
              <w:r w:rsidRPr="00185FBA">
                <w:t>Circular No. 202</w:t>
              </w:r>
            </w:ins>
            <w:ins w:id="1018" w:author="Bahar Toto" w:date="2026-06-15T14:21:00Z" w16du:dateUtc="2026-06-15T13:21:00Z">
              <w:r w:rsidR="00601882">
                <w:t>4-03</w:t>
              </w:r>
            </w:ins>
          </w:p>
          <w:p w14:paraId="39BBF9B9" w14:textId="77777777" w:rsidR="00C03114" w:rsidRDefault="00261412" w:rsidP="00261412">
            <w:pPr>
              <w:rPr>
                <w:ins w:id="1019" w:author="Bahar Toto" w:date="2026-06-15T14:19:00Z" w16du:dateUtc="2026-06-15T13:19:00Z"/>
              </w:rPr>
            </w:pPr>
            <w:ins w:id="1020" w:author="Bahar Toto" w:date="2026-06-15T14:19:00Z" w16du:dateUtc="2026-06-15T13:19:00Z">
              <w:r w:rsidRPr="00261412">
                <w:t>Section</w:t>
              </w:r>
              <w:r>
                <w:t>s 12 and</w:t>
              </w:r>
              <w:r w:rsidRPr="00261412">
                <w:t xml:space="preserve"> 13 of the Data Privacy Act </w:t>
              </w:r>
            </w:ins>
          </w:p>
          <w:p w14:paraId="273AC8EF" w14:textId="52F100DD" w:rsidR="00261412" w:rsidRPr="005642C1" w:rsidRDefault="00E628B8" w:rsidP="00261412">
            <w:ins w:id="1021" w:author="Bahar Toto" w:date="2026-06-15T14:19:00Z" w16du:dateUtc="2026-06-15T13:19:00Z">
              <w:r w:rsidRPr="00D55AF2">
                <w:t>Memorandum Circular 03-03-2005, as amended</w:t>
              </w:r>
            </w:ins>
          </w:p>
        </w:tc>
      </w:tr>
      <w:tr w:rsidR="00C03114" w:rsidRPr="005642C1" w:rsidDel="00E628B8" w14:paraId="15101084" w14:textId="59B231E4" w:rsidTr="00050BF6">
        <w:trPr>
          <w:del w:id="1022" w:author="Bahar Toto" w:date="2026-06-15T14:20:00Z"/>
        </w:trPr>
        <w:tc>
          <w:tcPr>
            <w:tcW w:w="4508" w:type="dxa"/>
          </w:tcPr>
          <w:p w14:paraId="1AF9CDD1" w14:textId="2201D7CE" w:rsidR="00C03114" w:rsidRPr="005642C1" w:rsidDel="00E628B8" w:rsidRDefault="00C03114" w:rsidP="00050BF6">
            <w:pPr>
              <w:rPr>
                <w:del w:id="1023" w:author="Bahar Toto" w:date="2026-06-15T14:20:00Z" w16du:dateUtc="2026-06-15T13:20:00Z"/>
              </w:rPr>
            </w:pPr>
            <w:del w:id="1024" w:author="Bahar Toto" w:date="2026-06-15T14:20:00Z" w16du:dateUtc="2026-06-15T13:20:00Z">
              <w:r w:rsidDel="00E628B8">
                <w:delText>National Privacy Commission Guidelines on Child-Oriented Transparency</w:delText>
              </w:r>
            </w:del>
          </w:p>
        </w:tc>
        <w:tc>
          <w:tcPr>
            <w:tcW w:w="4508" w:type="dxa"/>
          </w:tcPr>
          <w:p w14:paraId="7C599E05" w14:textId="53FE3132" w:rsidR="00C03114" w:rsidRPr="005642C1" w:rsidDel="00E628B8" w:rsidRDefault="00C03114" w:rsidP="00050BF6">
            <w:pPr>
              <w:rPr>
                <w:del w:id="1025" w:author="Bahar Toto" w:date="2026-06-15T14:20:00Z" w16du:dateUtc="2026-06-15T13:20:00Z"/>
              </w:rPr>
            </w:pPr>
            <w:del w:id="1026" w:author="Bahar Toto" w:date="2026-06-15T14:20:00Z" w16du:dateUtc="2026-06-15T13:20:00Z">
              <w:r w:rsidDel="00E628B8">
                <w:fldChar w:fldCharType="begin"/>
              </w:r>
              <w:r w:rsidDel="00E628B8">
                <w:delInstrText>HYPERLINK "https://privacy.gov.ph/wp-content/uploads/2024/12/Advisory-2024.12.17-Guidelines-on-Child-Oriented-Transparency-w-SGD.pdf"</w:delInstrText>
              </w:r>
              <w:r w:rsidDel="00E628B8">
                <w:fldChar w:fldCharType="separate"/>
              </w:r>
              <w:r w:rsidRPr="00042FE1" w:rsidDel="00E628B8">
                <w:rPr>
                  <w:rStyle w:val="Hyperlink"/>
                </w:rPr>
                <w:delText>National Privacy Commission Circular No. 2024-03</w:delText>
              </w:r>
              <w:r w:rsidDel="00E628B8">
                <w:fldChar w:fldCharType="end"/>
              </w:r>
            </w:del>
          </w:p>
        </w:tc>
      </w:tr>
      <w:tr w:rsidR="00C03114" w:rsidRPr="005642C1" w:rsidDel="00E628B8" w14:paraId="3CC2F781" w14:textId="4C481A23" w:rsidTr="00050BF6">
        <w:trPr>
          <w:del w:id="1027" w:author="Bahar Toto" w:date="2026-06-15T14:20:00Z"/>
        </w:trPr>
        <w:tc>
          <w:tcPr>
            <w:tcW w:w="4508" w:type="dxa"/>
          </w:tcPr>
          <w:p w14:paraId="2456649B" w14:textId="00137CDB" w:rsidR="00C03114" w:rsidRPr="005642C1" w:rsidDel="00E628B8" w:rsidRDefault="00C03114" w:rsidP="00050BF6">
            <w:pPr>
              <w:rPr>
                <w:del w:id="1028" w:author="Bahar Toto" w:date="2026-06-15T14:20:00Z" w16du:dateUtc="2026-06-15T13:20:00Z"/>
              </w:rPr>
            </w:pPr>
            <w:del w:id="1029" w:author="Bahar Toto" w:date="2026-06-15T14:20:00Z" w16du:dateUtc="2026-06-15T13:20:00Z">
              <w:r w:rsidRPr="005642C1" w:rsidDel="00E628B8">
                <w:delText xml:space="preserve">Data Privacy Act </w:delText>
              </w:r>
            </w:del>
          </w:p>
        </w:tc>
        <w:tc>
          <w:tcPr>
            <w:tcW w:w="4508" w:type="dxa"/>
          </w:tcPr>
          <w:p w14:paraId="215E612E" w14:textId="5A035105" w:rsidR="00C03114" w:rsidRPr="005642C1" w:rsidDel="00E628B8" w:rsidRDefault="00C03114" w:rsidP="00050BF6">
            <w:pPr>
              <w:rPr>
                <w:del w:id="1030" w:author="Bahar Toto" w:date="2026-06-15T14:20:00Z" w16du:dateUtc="2026-06-15T13:20:00Z"/>
              </w:rPr>
            </w:pPr>
            <w:del w:id="1031" w:author="Bahar Toto" w:date="2026-06-15T14:20:00Z" w16du:dateUtc="2026-06-15T13:20:00Z">
              <w:r w:rsidDel="00E628B8">
                <w:fldChar w:fldCharType="begin"/>
              </w:r>
              <w:r w:rsidDel="00E628B8">
                <w:delInstrText>HYPERLINK "https://privacy.gov.ph/data-privacy-act/"</w:delInstrText>
              </w:r>
              <w:r w:rsidDel="00E628B8">
                <w:fldChar w:fldCharType="separate"/>
              </w:r>
              <w:r w:rsidRPr="005642C1" w:rsidDel="00E628B8">
                <w:rPr>
                  <w:rStyle w:val="Hyperlink"/>
                </w:rPr>
                <w:delText>Section</w:delText>
              </w:r>
              <w:r w:rsidDel="00E628B8">
                <w:rPr>
                  <w:rStyle w:val="Hyperlink"/>
                </w:rPr>
                <w:delText xml:space="preserve">s 12 and 13 </w:delText>
              </w:r>
              <w:r w:rsidRPr="005642C1" w:rsidDel="00E628B8">
                <w:rPr>
                  <w:rStyle w:val="Hyperlink"/>
                </w:rPr>
                <w:delText>of the Data Privacy Act</w:delText>
              </w:r>
              <w:r w:rsidDel="00E628B8">
                <w:fldChar w:fldCharType="end"/>
              </w:r>
              <w:r w:rsidRPr="005642C1" w:rsidDel="00E628B8">
                <w:delText xml:space="preserve"> </w:delText>
              </w:r>
            </w:del>
          </w:p>
        </w:tc>
      </w:tr>
      <w:tr w:rsidR="00C03114" w:rsidRPr="00C03114" w:rsidDel="00E628B8" w14:paraId="16123AE8" w14:textId="16A12ACD" w:rsidTr="00C03114">
        <w:trPr>
          <w:del w:id="1032" w:author="Bahar Toto" w:date="2026-06-15T14:20:00Z"/>
        </w:trPr>
        <w:tc>
          <w:tcPr>
            <w:tcW w:w="4508" w:type="dxa"/>
          </w:tcPr>
          <w:p w14:paraId="301187C2" w14:textId="26275A5B" w:rsidR="00C03114" w:rsidRPr="00C03114" w:rsidDel="00E628B8" w:rsidRDefault="00C03114" w:rsidP="00050BF6">
            <w:pPr>
              <w:rPr>
                <w:del w:id="1033" w:author="Bahar Toto" w:date="2026-06-15T14:20:00Z" w16du:dateUtc="2026-06-15T13:20:00Z"/>
              </w:rPr>
            </w:pPr>
            <w:del w:id="1034" w:author="Bahar Toto" w:date="2026-06-15T14:20:00Z" w16du:dateUtc="2026-06-15T13:20:00Z">
              <w:r w:rsidRPr="00C03114" w:rsidDel="00E628B8">
                <w:delText>National Telecommunications Commission Rules and Regulations on Broadcasting Messages</w:delText>
              </w:r>
            </w:del>
          </w:p>
        </w:tc>
        <w:tc>
          <w:tcPr>
            <w:tcW w:w="4508" w:type="dxa"/>
          </w:tcPr>
          <w:p w14:paraId="2B91DE84" w14:textId="4B65ACC0" w:rsidR="00C03114" w:rsidRPr="00C03114" w:rsidDel="00E628B8" w:rsidRDefault="00C03114" w:rsidP="00050BF6">
            <w:pPr>
              <w:rPr>
                <w:del w:id="1035" w:author="Bahar Toto" w:date="2026-06-15T14:20:00Z" w16du:dateUtc="2026-06-15T13:20:00Z"/>
              </w:rPr>
            </w:pPr>
            <w:del w:id="1036" w:author="Bahar Toto" w:date="2026-06-15T14:20:00Z" w16du:dateUtc="2026-06-15T13:20:00Z">
              <w:r w:rsidDel="00E628B8">
                <w:fldChar w:fldCharType="begin"/>
              </w:r>
              <w:r w:rsidDel="00E628B8">
                <w:delInstrText>HYPERLINK "https://region7.ntc.gov.ph/wp-content/uploads/2024/01/MC_03-03-2005.pdf"</w:delInstrText>
              </w:r>
              <w:r w:rsidDel="00E628B8">
                <w:fldChar w:fldCharType="separate"/>
              </w:r>
              <w:r w:rsidRPr="00C03114" w:rsidDel="00E628B8">
                <w:rPr>
                  <w:rStyle w:val="Hyperlink"/>
                </w:rPr>
                <w:delText>National Telecommunications Commission Memorandum Circular 03-03-2005</w:delText>
              </w:r>
              <w:r w:rsidDel="00E628B8">
                <w:fldChar w:fldCharType="end"/>
              </w:r>
              <w:r w:rsidRPr="00C03114" w:rsidDel="00E628B8">
                <w:delText xml:space="preserve"> as amended by </w:delText>
              </w:r>
              <w:r w:rsidDel="00E628B8">
                <w:fldChar w:fldCharType="begin"/>
              </w:r>
              <w:r w:rsidDel="00E628B8">
                <w:delInstrText>HYPERLINK "https://region7.ntc.gov.ph/wp-content/uploads/2024/01/MC_03-03-2005A_Amendments_broadcast_messaging.pdf"</w:delInstrText>
              </w:r>
              <w:r w:rsidDel="00E628B8">
                <w:fldChar w:fldCharType="separate"/>
              </w:r>
              <w:r w:rsidRPr="00C03114" w:rsidDel="00E628B8">
                <w:rPr>
                  <w:rStyle w:val="Hyperlink"/>
                </w:rPr>
                <w:delText>Memorandum Circular No. 03-03-2005-A</w:delText>
              </w:r>
              <w:r w:rsidDel="00E628B8">
                <w:fldChar w:fldCharType="end"/>
              </w:r>
              <w:r w:rsidDel="00E628B8">
                <w:fldChar w:fldCharType="begin"/>
              </w:r>
              <w:r w:rsidDel="00E628B8">
                <w:delInstrText>HYPERLINK "https://region7.ntc.gov.ph/wp-content/uploads/2024/01/MC_04-07-2009.pdf"</w:delInstrText>
              </w:r>
              <w:r w:rsidDel="00E628B8">
                <w:fldChar w:fldCharType="separate"/>
              </w:r>
              <w:r w:rsidRPr="00C03114" w:rsidDel="00E628B8">
                <w:rPr>
                  <w:rStyle w:val="Hyperlink"/>
                </w:rPr>
                <w:delText>, Memorandum Circular No. 04-07-2009</w:delText>
              </w:r>
              <w:r w:rsidDel="00E628B8">
                <w:fldChar w:fldCharType="end"/>
              </w:r>
              <w:r w:rsidRPr="00C03114" w:rsidDel="00E628B8">
                <w:delText>, an</w:delText>
              </w:r>
              <w:r w:rsidDel="00E628B8">
                <w:delText xml:space="preserve">d </w:delText>
              </w:r>
              <w:r w:rsidDel="00E628B8">
                <w:fldChar w:fldCharType="begin"/>
              </w:r>
              <w:r w:rsidDel="00E628B8">
                <w:delInstrText>HYPERLINK "https://elibrary.judiciary.gov.ph/thebookshelf/showdocs/10/91581"</w:delInstrText>
              </w:r>
              <w:r w:rsidDel="00E628B8">
                <w:fldChar w:fldCharType="separate"/>
              </w:r>
              <w:r w:rsidRPr="00C03114" w:rsidDel="00E628B8">
                <w:rPr>
                  <w:rStyle w:val="Hyperlink"/>
                </w:rPr>
                <w:delText>Memorandum Circular No. 07-08-2018 </w:delText>
              </w:r>
              <w:r w:rsidDel="00E628B8">
                <w:fldChar w:fldCharType="end"/>
              </w:r>
            </w:del>
          </w:p>
        </w:tc>
      </w:tr>
    </w:tbl>
    <w:p w14:paraId="35EFF04F" w14:textId="77777777" w:rsidR="00C03114" w:rsidRPr="0041007A" w:rsidRDefault="00C03114" w:rsidP="004A1A75">
      <w:pPr>
        <w:spacing w:after="0" w:line="240" w:lineRule="auto"/>
        <w:jc w:val="both"/>
        <w:rPr>
          <w:rFonts w:asciiTheme="majorHAnsi" w:hAnsiTheme="majorHAnsi"/>
          <w:sz w:val="22"/>
          <w:szCs w:val="22"/>
        </w:rPr>
      </w:pPr>
    </w:p>
    <w:p w14:paraId="27BDDB32" w14:textId="77777777" w:rsidR="000C7E1B" w:rsidRPr="0041007A" w:rsidRDefault="000C7E1B" w:rsidP="004A1A75">
      <w:pPr>
        <w:spacing w:after="0" w:line="240" w:lineRule="auto"/>
        <w:jc w:val="both"/>
        <w:rPr>
          <w:rFonts w:asciiTheme="majorHAnsi" w:hAnsiTheme="majorHAnsi"/>
          <w:sz w:val="22"/>
          <w:szCs w:val="22"/>
        </w:rPr>
      </w:pPr>
    </w:p>
    <w:p w14:paraId="1090AD88" w14:textId="1EE07357" w:rsidR="0F04151F" w:rsidRPr="0041007A" w:rsidRDefault="0F04151F"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 xml:space="preserve">Are there any restrictions/prohibitions on personalized advertising to minors? Please include requirements from </w:t>
      </w:r>
      <w:proofErr w:type="spellStart"/>
      <w:proofErr w:type="gramStart"/>
      <w:r w:rsidRPr="0041007A">
        <w:rPr>
          <w:rFonts w:asciiTheme="majorHAnsi" w:hAnsiTheme="majorHAnsi"/>
          <w:b/>
          <w:bCs/>
          <w:i/>
          <w:iCs/>
        </w:rPr>
        <w:t>emarketing</w:t>
      </w:r>
      <w:proofErr w:type="spellEnd"/>
      <w:proofErr w:type="gramEnd"/>
      <w:r w:rsidRPr="0041007A">
        <w:rPr>
          <w:rFonts w:asciiTheme="majorHAnsi" w:hAnsiTheme="majorHAnsi"/>
          <w:b/>
          <w:bCs/>
          <w:i/>
          <w:iCs/>
        </w:rPr>
        <w:t xml:space="preserve">, telemarketing, and </w:t>
      </w:r>
      <w:proofErr w:type="spellStart"/>
      <w:r w:rsidRPr="0041007A">
        <w:rPr>
          <w:rFonts w:asciiTheme="majorHAnsi" w:hAnsiTheme="majorHAnsi"/>
          <w:b/>
          <w:bCs/>
          <w:i/>
          <w:iCs/>
        </w:rPr>
        <w:t>sms</w:t>
      </w:r>
      <w:proofErr w:type="spellEnd"/>
      <w:r w:rsidRPr="0041007A">
        <w:rPr>
          <w:rFonts w:asciiTheme="majorHAnsi" w:hAnsiTheme="majorHAnsi"/>
          <w:b/>
          <w:bCs/>
          <w:i/>
          <w:iCs/>
        </w:rPr>
        <w:t>/mms marketing laws)</w:t>
      </w:r>
    </w:p>
    <w:p w14:paraId="78264869" w14:textId="77777777" w:rsidR="004A1A75" w:rsidRPr="0041007A" w:rsidRDefault="004A1A75" w:rsidP="004A1A75">
      <w:pPr>
        <w:pStyle w:val="ListParagraph"/>
        <w:spacing w:after="0" w:line="240" w:lineRule="auto"/>
        <w:jc w:val="both"/>
        <w:rPr>
          <w:rFonts w:asciiTheme="majorHAnsi" w:hAnsiTheme="majorHAnsi"/>
          <w:b/>
          <w:bCs/>
          <w:i/>
          <w:iCs/>
        </w:rPr>
      </w:pPr>
    </w:p>
    <w:p w14:paraId="047CA81D" w14:textId="4D83580D" w:rsidR="00677498" w:rsidRPr="0041007A"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Philippine law does not </w:t>
      </w:r>
      <w:r w:rsidR="0003735E" w:rsidRPr="0041007A">
        <w:rPr>
          <w:rFonts w:asciiTheme="majorHAnsi" w:hAnsiTheme="majorHAnsi"/>
          <w:sz w:val="22"/>
          <w:szCs w:val="22"/>
        </w:rPr>
        <w:t>explicitly prohibit</w:t>
      </w:r>
      <w:r w:rsidRPr="0041007A">
        <w:rPr>
          <w:rFonts w:asciiTheme="majorHAnsi" w:hAnsiTheme="majorHAnsi"/>
          <w:sz w:val="22"/>
          <w:szCs w:val="22"/>
        </w:rPr>
        <w:t xml:space="preserve"> </w:t>
      </w:r>
      <w:ins w:id="1037" w:author="Bahar Toto" w:date="2026-06-15T14:20:00Z" w16du:dateUtc="2026-06-15T13:20:00Z">
        <w:r w:rsidR="00E628B8">
          <w:rPr>
            <w:rFonts w:asciiTheme="majorHAnsi" w:hAnsiTheme="majorHAnsi"/>
            <w:sz w:val="22"/>
            <w:szCs w:val="22"/>
          </w:rPr>
          <w:t>'</w:t>
        </w:r>
      </w:ins>
      <w:del w:id="1038" w:author="Bahar Toto" w:date="2026-06-15T14:20:00Z" w16du:dateUtc="2026-06-15T13:20:00Z">
        <w:r w:rsidRPr="0041007A" w:rsidDel="00E628B8">
          <w:rPr>
            <w:rFonts w:asciiTheme="majorHAnsi" w:hAnsiTheme="majorHAnsi"/>
            <w:sz w:val="22"/>
            <w:szCs w:val="22"/>
          </w:rPr>
          <w:delText>“</w:delText>
        </w:r>
      </w:del>
      <w:r w:rsidRPr="0041007A">
        <w:rPr>
          <w:rFonts w:asciiTheme="majorHAnsi" w:hAnsiTheme="majorHAnsi"/>
          <w:sz w:val="22"/>
          <w:szCs w:val="22"/>
        </w:rPr>
        <w:t>personalized advertising to minors,</w:t>
      </w:r>
      <w:ins w:id="1039" w:author="Bahar Toto" w:date="2026-06-15T14:20:00Z" w16du:dateUtc="2026-06-15T13:20:00Z">
        <w:r w:rsidR="00E628B8">
          <w:rPr>
            <w:rFonts w:asciiTheme="majorHAnsi" w:hAnsiTheme="majorHAnsi"/>
            <w:sz w:val="22"/>
            <w:szCs w:val="22"/>
          </w:rPr>
          <w:t>'</w:t>
        </w:r>
      </w:ins>
      <w:del w:id="1040" w:author="Bahar Toto" w:date="2026-06-15T14:20:00Z" w16du:dateUtc="2026-06-15T13:20:00Z">
        <w:r w:rsidRPr="0041007A" w:rsidDel="00E628B8">
          <w:rPr>
            <w:rFonts w:asciiTheme="majorHAnsi" w:hAnsiTheme="majorHAnsi"/>
            <w:sz w:val="22"/>
            <w:szCs w:val="22"/>
          </w:rPr>
          <w:delText>”</w:delText>
        </w:r>
      </w:del>
      <w:r w:rsidRPr="0041007A">
        <w:rPr>
          <w:rFonts w:asciiTheme="majorHAnsi" w:hAnsiTheme="majorHAnsi"/>
          <w:sz w:val="22"/>
          <w:szCs w:val="22"/>
        </w:rPr>
        <w:t xml:space="preserve"> but the </w:t>
      </w:r>
      <w:r w:rsidR="0003735E" w:rsidRPr="0041007A">
        <w:rPr>
          <w:rFonts w:asciiTheme="majorHAnsi" w:hAnsiTheme="majorHAnsi"/>
          <w:sz w:val="22"/>
          <w:szCs w:val="22"/>
        </w:rPr>
        <w:t>concept of</w:t>
      </w:r>
      <w:r w:rsidRPr="0041007A">
        <w:rPr>
          <w:rFonts w:asciiTheme="majorHAnsi" w:hAnsiTheme="majorHAnsi"/>
          <w:sz w:val="22"/>
          <w:szCs w:val="22"/>
        </w:rPr>
        <w:t xml:space="preserve"> </w:t>
      </w:r>
      <w:ins w:id="1041" w:author="Bahar Toto" w:date="2026-06-15T14:20:00Z" w16du:dateUtc="2026-06-15T13:20:00Z">
        <w:r w:rsidR="00E628B8">
          <w:rPr>
            <w:rFonts w:asciiTheme="majorHAnsi" w:hAnsiTheme="majorHAnsi"/>
            <w:sz w:val="22"/>
            <w:szCs w:val="22"/>
          </w:rPr>
          <w:t>'</w:t>
        </w:r>
      </w:ins>
      <w:del w:id="1042" w:author="Bahar Toto" w:date="2026-06-15T14:20:00Z" w16du:dateUtc="2026-06-15T13:20:00Z">
        <w:r w:rsidRPr="0041007A" w:rsidDel="00E628B8">
          <w:rPr>
            <w:rFonts w:asciiTheme="majorHAnsi" w:hAnsiTheme="majorHAnsi"/>
            <w:sz w:val="22"/>
            <w:szCs w:val="22"/>
          </w:rPr>
          <w:delText>“</w:delText>
        </w:r>
      </w:del>
      <w:r w:rsidRPr="0041007A">
        <w:rPr>
          <w:rFonts w:asciiTheme="majorHAnsi" w:hAnsiTheme="majorHAnsi"/>
          <w:sz w:val="22"/>
          <w:szCs w:val="22"/>
        </w:rPr>
        <w:t>profiling</w:t>
      </w:r>
      <w:del w:id="1043" w:author="Bahar Toto" w:date="2026-06-15T14:20:00Z" w16du:dateUtc="2026-06-15T13:20:00Z">
        <w:r w:rsidRPr="0041007A" w:rsidDel="00E628B8">
          <w:rPr>
            <w:rFonts w:asciiTheme="majorHAnsi" w:hAnsiTheme="majorHAnsi"/>
            <w:sz w:val="22"/>
            <w:szCs w:val="22"/>
          </w:rPr>
          <w:delText>”</w:delText>
        </w:r>
      </w:del>
      <w:ins w:id="1044" w:author="Bahar Toto" w:date="2026-06-15T14:20:00Z" w16du:dateUtc="2026-06-15T13:20:00Z">
        <w:r w:rsidR="00E628B8">
          <w:rPr>
            <w:rFonts w:asciiTheme="majorHAnsi" w:hAnsiTheme="majorHAnsi"/>
            <w:sz w:val="22"/>
            <w:szCs w:val="22"/>
          </w:rPr>
          <w:t>'</w:t>
        </w:r>
      </w:ins>
      <w:r w:rsidRPr="0041007A">
        <w:rPr>
          <w:rFonts w:asciiTheme="majorHAnsi" w:hAnsiTheme="majorHAnsi"/>
          <w:sz w:val="22"/>
          <w:szCs w:val="22"/>
        </w:rPr>
        <w:t xml:space="preserve"> </w:t>
      </w:r>
      <w:r w:rsidR="0003735E" w:rsidRPr="0041007A">
        <w:rPr>
          <w:rFonts w:asciiTheme="majorHAnsi" w:hAnsiTheme="majorHAnsi"/>
          <w:sz w:val="22"/>
          <w:szCs w:val="22"/>
        </w:rPr>
        <w:t xml:space="preserve">under the </w:t>
      </w:r>
      <w:ins w:id="1045" w:author="Bahar Toto" w:date="2026-06-15T13:05:00Z" w16du:dateUtc="2026-06-15T12:05:00Z">
        <w:r w:rsidR="007154D8">
          <w:rPr>
            <w:rFonts w:asciiTheme="majorHAnsi" w:hAnsiTheme="majorHAnsi"/>
            <w:sz w:val="22"/>
            <w:szCs w:val="22"/>
          </w:rPr>
          <w:t xml:space="preserve">Data </w:t>
        </w:r>
      </w:ins>
      <w:ins w:id="1046" w:author="Bahar Toto" w:date="2026-06-15T14:53:00Z" w16du:dateUtc="2026-06-15T13:53:00Z">
        <w:r w:rsidR="00671D4A">
          <w:rPr>
            <w:rFonts w:asciiTheme="majorHAnsi" w:hAnsiTheme="majorHAnsi"/>
            <w:sz w:val="22"/>
            <w:szCs w:val="22"/>
          </w:rPr>
          <w:t xml:space="preserve">Privacy </w:t>
        </w:r>
      </w:ins>
      <w:ins w:id="1047" w:author="Bahar Toto" w:date="2026-06-15T13:05:00Z" w16du:dateUtc="2026-06-15T12:05:00Z">
        <w:r w:rsidR="007154D8">
          <w:rPr>
            <w:rFonts w:asciiTheme="majorHAnsi" w:hAnsiTheme="majorHAnsi"/>
            <w:sz w:val="22"/>
            <w:szCs w:val="22"/>
          </w:rPr>
          <w:t xml:space="preserve">Act </w:t>
        </w:r>
      </w:ins>
      <w:del w:id="1048" w:author="Bahar Toto" w:date="2026-06-15T13:05:00Z" w16du:dateUtc="2026-06-15T12:05:00Z">
        <w:r w:rsidR="0003735E" w:rsidRPr="0041007A" w:rsidDel="007154D8">
          <w:rPr>
            <w:rFonts w:asciiTheme="majorHAnsi" w:hAnsiTheme="majorHAnsi"/>
            <w:sz w:val="22"/>
            <w:szCs w:val="22"/>
          </w:rPr>
          <w:delText>DPA</w:delText>
        </w:r>
        <w:r w:rsidRPr="0041007A" w:rsidDel="007154D8">
          <w:rPr>
            <w:rFonts w:asciiTheme="majorHAnsi" w:hAnsiTheme="majorHAnsi"/>
            <w:sz w:val="22"/>
            <w:szCs w:val="22"/>
          </w:rPr>
          <w:delText xml:space="preserve"> </w:delText>
        </w:r>
      </w:del>
      <w:r w:rsidRPr="0041007A">
        <w:rPr>
          <w:rFonts w:asciiTheme="majorHAnsi" w:hAnsiTheme="majorHAnsi"/>
          <w:sz w:val="22"/>
          <w:szCs w:val="22"/>
        </w:rPr>
        <w:t xml:space="preserve">triggers heightened transparency and supports the right to object. </w:t>
      </w:r>
    </w:p>
    <w:p w14:paraId="620B8B09" w14:textId="77777777" w:rsidR="0003735E" w:rsidRPr="0041007A" w:rsidRDefault="0003735E" w:rsidP="004A1A75">
      <w:pPr>
        <w:spacing w:after="0" w:line="240" w:lineRule="auto"/>
        <w:jc w:val="both"/>
        <w:rPr>
          <w:rFonts w:asciiTheme="majorHAnsi" w:hAnsiTheme="majorHAnsi"/>
          <w:sz w:val="22"/>
          <w:szCs w:val="22"/>
        </w:rPr>
      </w:pPr>
    </w:p>
    <w:p w14:paraId="28A5F72A" w14:textId="0D9730DD" w:rsidR="0035285C"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In child-facing contexts, </w:t>
      </w:r>
      <w:ins w:id="1049" w:author="Bahar Toto" w:date="2026-06-15T14:21:00Z">
        <w:r w:rsidR="008604C4" w:rsidRPr="008604C4">
          <w:rPr>
            <w:rFonts w:asciiTheme="majorHAnsi" w:hAnsiTheme="majorHAnsi"/>
            <w:sz w:val="22"/>
            <w:szCs w:val="22"/>
          </w:rPr>
          <w:t>Circular No. 2024-03</w:t>
        </w:r>
      </w:ins>
      <w:ins w:id="1050" w:author="Bahar Toto" w:date="2026-06-15T14:21:00Z" w16du:dateUtc="2026-06-15T13:21:00Z">
        <w:r w:rsidR="008604C4">
          <w:rPr>
            <w:rFonts w:asciiTheme="majorHAnsi" w:hAnsiTheme="majorHAnsi"/>
            <w:sz w:val="22"/>
            <w:szCs w:val="22"/>
          </w:rPr>
          <w:t xml:space="preserve"> </w:t>
        </w:r>
      </w:ins>
      <w:del w:id="1051" w:author="Bahar Toto" w:date="2026-06-15T14:20:00Z" w16du:dateUtc="2026-06-15T13:20:00Z">
        <w:r w:rsidR="0003735E" w:rsidRPr="0041007A" w:rsidDel="00E628B8">
          <w:rPr>
            <w:rFonts w:asciiTheme="majorHAnsi" w:hAnsiTheme="majorHAnsi"/>
            <w:sz w:val="22"/>
            <w:szCs w:val="22"/>
          </w:rPr>
          <w:delText>NPC guidance</w:delText>
        </w:r>
        <w:r w:rsidRPr="0041007A" w:rsidDel="00E628B8">
          <w:rPr>
            <w:rFonts w:asciiTheme="majorHAnsi" w:hAnsiTheme="majorHAnsi"/>
            <w:sz w:val="22"/>
            <w:szCs w:val="22"/>
          </w:rPr>
          <w:delText xml:space="preserve"> </w:delText>
        </w:r>
      </w:del>
      <w:r w:rsidRPr="0041007A">
        <w:rPr>
          <w:rFonts w:asciiTheme="majorHAnsi" w:hAnsiTheme="majorHAnsi"/>
          <w:sz w:val="22"/>
          <w:szCs w:val="22"/>
        </w:rPr>
        <w:t>pushes stronger safeguards and prohibits steering children into privacy-compromising choices</w:t>
      </w:r>
      <w:r w:rsidR="0003735E" w:rsidRPr="0041007A">
        <w:rPr>
          <w:rFonts w:asciiTheme="majorHAnsi" w:hAnsiTheme="majorHAnsi"/>
          <w:sz w:val="22"/>
          <w:szCs w:val="22"/>
        </w:rPr>
        <w:t xml:space="preserve"> </w:t>
      </w:r>
      <w:r w:rsidRPr="0041007A">
        <w:rPr>
          <w:rFonts w:asciiTheme="majorHAnsi" w:hAnsiTheme="majorHAnsi"/>
          <w:sz w:val="22"/>
          <w:szCs w:val="22"/>
        </w:rPr>
        <w:t>—</w:t>
      </w:r>
      <w:r w:rsidR="0003735E" w:rsidRPr="0041007A">
        <w:rPr>
          <w:rFonts w:asciiTheme="majorHAnsi" w:hAnsiTheme="majorHAnsi"/>
          <w:sz w:val="22"/>
          <w:szCs w:val="22"/>
        </w:rPr>
        <w:t xml:space="preserve"> </w:t>
      </w:r>
      <w:r w:rsidRPr="0041007A">
        <w:rPr>
          <w:rFonts w:asciiTheme="majorHAnsi" w:hAnsiTheme="majorHAnsi"/>
          <w:sz w:val="22"/>
          <w:szCs w:val="22"/>
        </w:rPr>
        <w:t xml:space="preserve">constraints that can significantly limit </w:t>
      </w:r>
      <w:proofErr w:type="spellStart"/>
      <w:r w:rsidRPr="0041007A">
        <w:rPr>
          <w:rFonts w:asciiTheme="majorHAnsi" w:hAnsiTheme="majorHAnsi"/>
          <w:sz w:val="22"/>
          <w:szCs w:val="22"/>
        </w:rPr>
        <w:t>behavioral</w:t>
      </w:r>
      <w:proofErr w:type="spellEnd"/>
      <w:r w:rsidRPr="0041007A">
        <w:rPr>
          <w:rFonts w:asciiTheme="majorHAnsi" w:hAnsiTheme="majorHAnsi"/>
          <w:sz w:val="22"/>
          <w:szCs w:val="22"/>
        </w:rPr>
        <w:t xml:space="preserve"> targeting.</w:t>
      </w:r>
    </w:p>
    <w:p w14:paraId="6C79E442" w14:textId="77777777" w:rsidR="00C03114" w:rsidRDefault="00C0311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rsidRPr="005642C1" w14:paraId="31A420FB" w14:textId="77777777" w:rsidTr="00050BF6">
        <w:tc>
          <w:tcPr>
            <w:tcW w:w="4508" w:type="dxa"/>
          </w:tcPr>
          <w:p w14:paraId="3100574D" w14:textId="3A758AB3" w:rsidR="00C03114" w:rsidRPr="005642C1" w:rsidRDefault="00C03114" w:rsidP="00050BF6">
            <w:r w:rsidRPr="005642C1">
              <w:t>Citation</w:t>
            </w:r>
          </w:p>
        </w:tc>
        <w:tc>
          <w:tcPr>
            <w:tcW w:w="4508" w:type="dxa"/>
          </w:tcPr>
          <w:p w14:paraId="7521ED93" w14:textId="2CA0AC75" w:rsidR="00C03114" w:rsidRPr="005642C1" w:rsidRDefault="008604C4" w:rsidP="00050BF6">
            <w:ins w:id="1052" w:author="Bahar Toto" w:date="2026-06-15T14:21:00Z">
              <w:r w:rsidRPr="008604C4">
                <w:t>Circular No. 2024-03</w:t>
              </w:r>
            </w:ins>
          </w:p>
        </w:tc>
      </w:tr>
      <w:tr w:rsidR="00C03114" w:rsidRPr="005642C1" w:rsidDel="008604C4" w14:paraId="3C1987A5" w14:textId="18051D3F" w:rsidTr="00050BF6">
        <w:trPr>
          <w:del w:id="1053" w:author="Bahar Toto" w:date="2026-06-15T14:22:00Z"/>
        </w:trPr>
        <w:tc>
          <w:tcPr>
            <w:tcW w:w="4508" w:type="dxa"/>
          </w:tcPr>
          <w:p w14:paraId="00920B57" w14:textId="1A90803D" w:rsidR="00C03114" w:rsidRPr="005642C1" w:rsidDel="008604C4" w:rsidRDefault="00C03114" w:rsidP="00050BF6">
            <w:pPr>
              <w:rPr>
                <w:del w:id="1054" w:author="Bahar Toto" w:date="2026-06-15T14:22:00Z" w16du:dateUtc="2026-06-15T13:22:00Z"/>
              </w:rPr>
            </w:pPr>
            <w:del w:id="1055" w:author="Bahar Toto" w:date="2026-06-15T14:22:00Z" w16du:dateUtc="2026-06-15T13:22:00Z">
              <w:r w:rsidDel="008604C4">
                <w:delText>National Privacy Commission Guidelines on Child-Oriented Transparency</w:delText>
              </w:r>
            </w:del>
          </w:p>
        </w:tc>
        <w:tc>
          <w:tcPr>
            <w:tcW w:w="4508" w:type="dxa"/>
          </w:tcPr>
          <w:p w14:paraId="7DC9A706" w14:textId="5F92A65D" w:rsidR="00C03114" w:rsidRPr="005642C1" w:rsidDel="008604C4" w:rsidRDefault="00C03114" w:rsidP="00050BF6">
            <w:pPr>
              <w:rPr>
                <w:del w:id="1056" w:author="Bahar Toto" w:date="2026-06-15T14:22:00Z" w16du:dateUtc="2026-06-15T13:22:00Z"/>
              </w:rPr>
            </w:pPr>
            <w:del w:id="1057" w:author="Bahar Toto" w:date="2026-06-15T14:22:00Z" w16du:dateUtc="2026-06-15T13:22:00Z">
              <w:r w:rsidDel="008604C4">
                <w:fldChar w:fldCharType="begin"/>
              </w:r>
              <w:r w:rsidDel="008604C4">
                <w:delInstrText>HYPERLINK "https://privacy.gov.ph/wp-content/uploads/2024/12/Advisory-2024.12.17-Guidelines-on-Child-Oriented-Transparency-w-SGD.pdf"</w:delInstrText>
              </w:r>
              <w:r w:rsidDel="008604C4">
                <w:fldChar w:fldCharType="separate"/>
              </w:r>
              <w:r w:rsidRPr="00042FE1" w:rsidDel="008604C4">
                <w:rPr>
                  <w:rStyle w:val="Hyperlink"/>
                </w:rPr>
                <w:delText>National Privacy Commission Circular No. 2024-03</w:delText>
              </w:r>
              <w:r w:rsidDel="008604C4">
                <w:fldChar w:fldCharType="end"/>
              </w:r>
            </w:del>
          </w:p>
        </w:tc>
      </w:tr>
    </w:tbl>
    <w:p w14:paraId="1D390EFA" w14:textId="77777777" w:rsidR="00C03114" w:rsidRPr="0041007A" w:rsidRDefault="00C03114" w:rsidP="004A1A75">
      <w:pPr>
        <w:spacing w:after="0" w:line="240" w:lineRule="auto"/>
        <w:jc w:val="both"/>
        <w:rPr>
          <w:rFonts w:asciiTheme="majorHAnsi" w:hAnsiTheme="majorHAnsi"/>
          <w:sz w:val="22"/>
          <w:szCs w:val="22"/>
        </w:rPr>
      </w:pPr>
    </w:p>
    <w:p w14:paraId="1F4C6EC6" w14:textId="77777777" w:rsidR="009B5462" w:rsidRPr="0041007A" w:rsidRDefault="009B5462" w:rsidP="004A1A75">
      <w:pPr>
        <w:spacing w:after="0" w:line="240" w:lineRule="auto"/>
        <w:jc w:val="both"/>
        <w:rPr>
          <w:rFonts w:asciiTheme="majorHAnsi" w:hAnsiTheme="majorHAnsi"/>
          <w:sz w:val="22"/>
          <w:szCs w:val="22"/>
        </w:rPr>
      </w:pPr>
    </w:p>
    <w:p w14:paraId="433764E9" w14:textId="0EE437D4" w:rsidR="00AC4B3A" w:rsidRPr="0041007A" w:rsidRDefault="5B474140"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When communicating with minors</w:t>
      </w:r>
      <w:r w:rsidR="45AA3763" w:rsidRPr="0041007A">
        <w:rPr>
          <w:rFonts w:asciiTheme="majorHAnsi" w:hAnsiTheme="majorHAnsi"/>
          <w:b/>
          <w:bCs/>
          <w:i/>
          <w:iCs/>
        </w:rPr>
        <w:t xml:space="preserve"> for direct marketing</w:t>
      </w:r>
      <w:r w:rsidRPr="0041007A">
        <w:rPr>
          <w:rFonts w:asciiTheme="majorHAnsi" w:hAnsiTheme="majorHAnsi"/>
          <w:b/>
          <w:bCs/>
          <w:i/>
          <w:iCs/>
        </w:rPr>
        <w:t xml:space="preserve">, </w:t>
      </w:r>
      <w:r w:rsidR="53A904D4" w:rsidRPr="0041007A">
        <w:rPr>
          <w:rFonts w:asciiTheme="majorHAnsi" w:hAnsiTheme="majorHAnsi"/>
          <w:b/>
          <w:bCs/>
          <w:i/>
          <w:iCs/>
        </w:rPr>
        <w:t>a</w:t>
      </w:r>
      <w:r w:rsidR="00E91145" w:rsidRPr="0041007A">
        <w:rPr>
          <w:rFonts w:asciiTheme="majorHAnsi" w:hAnsiTheme="majorHAnsi"/>
          <w:b/>
          <w:bCs/>
          <w:i/>
          <w:iCs/>
        </w:rPr>
        <w:t>re there any specific rights granted to minors or their</w:t>
      </w:r>
      <w:r w:rsidR="6E5B20C5" w:rsidRPr="0041007A">
        <w:rPr>
          <w:rFonts w:asciiTheme="majorHAnsi" w:hAnsiTheme="majorHAnsi"/>
          <w:b/>
          <w:bCs/>
          <w:i/>
          <w:iCs/>
        </w:rPr>
        <w:t xml:space="preserve"> </w:t>
      </w:r>
      <w:r w:rsidR="00E91145" w:rsidRPr="0041007A">
        <w:rPr>
          <w:rFonts w:asciiTheme="majorHAnsi" w:hAnsiTheme="majorHAnsi"/>
          <w:b/>
          <w:bCs/>
          <w:i/>
          <w:iCs/>
        </w:rPr>
        <w:t>guardians?</w:t>
      </w:r>
      <w:r w:rsidR="00DB7B06" w:rsidRPr="0041007A">
        <w:rPr>
          <w:rFonts w:asciiTheme="majorHAnsi" w:hAnsiTheme="majorHAnsi"/>
          <w:b/>
          <w:bCs/>
          <w:i/>
          <w:iCs/>
        </w:rPr>
        <w:t xml:space="preserve"> (Please include requirements from </w:t>
      </w:r>
      <w:proofErr w:type="spellStart"/>
      <w:proofErr w:type="gramStart"/>
      <w:r w:rsidR="00DB7B06" w:rsidRPr="0041007A">
        <w:rPr>
          <w:rFonts w:asciiTheme="majorHAnsi" w:hAnsiTheme="majorHAnsi"/>
          <w:b/>
          <w:bCs/>
          <w:i/>
          <w:iCs/>
        </w:rPr>
        <w:t>emarketing</w:t>
      </w:r>
      <w:proofErr w:type="spellEnd"/>
      <w:proofErr w:type="gramEnd"/>
      <w:r w:rsidR="00DB7B06" w:rsidRPr="0041007A">
        <w:rPr>
          <w:rFonts w:asciiTheme="majorHAnsi" w:hAnsiTheme="majorHAnsi"/>
          <w:b/>
          <w:bCs/>
          <w:i/>
          <w:iCs/>
        </w:rPr>
        <w:t xml:space="preserve">, telemarketing, and </w:t>
      </w:r>
      <w:proofErr w:type="spellStart"/>
      <w:r w:rsidR="00DB7B06" w:rsidRPr="0041007A">
        <w:rPr>
          <w:rFonts w:asciiTheme="majorHAnsi" w:hAnsiTheme="majorHAnsi"/>
          <w:b/>
          <w:bCs/>
          <w:i/>
          <w:iCs/>
        </w:rPr>
        <w:t>sms</w:t>
      </w:r>
      <w:proofErr w:type="spellEnd"/>
      <w:r w:rsidR="00DB7B06" w:rsidRPr="0041007A">
        <w:rPr>
          <w:rFonts w:asciiTheme="majorHAnsi" w:hAnsiTheme="majorHAnsi"/>
          <w:b/>
          <w:bCs/>
          <w:i/>
          <w:iCs/>
        </w:rPr>
        <w:t>/mms marketing laws)</w:t>
      </w:r>
    </w:p>
    <w:p w14:paraId="07479780" w14:textId="77777777" w:rsidR="004A1A75" w:rsidRPr="0041007A" w:rsidRDefault="004A1A75" w:rsidP="004A1A75">
      <w:pPr>
        <w:pStyle w:val="ListParagraph"/>
        <w:spacing w:after="0" w:line="240" w:lineRule="auto"/>
        <w:jc w:val="both"/>
        <w:rPr>
          <w:rFonts w:asciiTheme="majorHAnsi" w:hAnsiTheme="majorHAnsi"/>
          <w:b/>
          <w:bCs/>
          <w:i/>
          <w:iCs/>
        </w:rPr>
      </w:pPr>
    </w:p>
    <w:p w14:paraId="684BF438" w14:textId="0D6B16E6" w:rsidR="00677498" w:rsidRPr="0041007A"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The NPC expressly recognizes children as data subjects under the </w:t>
      </w:r>
      <w:ins w:id="1058" w:author="Bahar Toto" w:date="2026-06-15T13:05:00Z" w16du:dateUtc="2026-06-15T12:05:00Z">
        <w:r w:rsidR="007154D8">
          <w:rPr>
            <w:rFonts w:asciiTheme="majorHAnsi" w:hAnsiTheme="majorHAnsi"/>
            <w:sz w:val="22"/>
            <w:szCs w:val="22"/>
          </w:rPr>
          <w:t xml:space="preserve">Data </w:t>
        </w:r>
      </w:ins>
      <w:ins w:id="1059" w:author="Bahar Toto" w:date="2026-06-15T14:53:00Z" w16du:dateUtc="2026-06-15T13:53:00Z">
        <w:r w:rsidR="00671D4A">
          <w:rPr>
            <w:rFonts w:asciiTheme="majorHAnsi" w:hAnsiTheme="majorHAnsi"/>
            <w:sz w:val="22"/>
            <w:szCs w:val="22"/>
          </w:rPr>
          <w:t xml:space="preserve">Privacy </w:t>
        </w:r>
      </w:ins>
      <w:ins w:id="1060" w:author="Bahar Toto" w:date="2026-06-15T13:05:00Z" w16du:dateUtc="2026-06-15T12:05:00Z">
        <w:r w:rsidR="007154D8">
          <w:rPr>
            <w:rFonts w:asciiTheme="majorHAnsi" w:hAnsiTheme="majorHAnsi"/>
            <w:sz w:val="22"/>
            <w:szCs w:val="22"/>
          </w:rPr>
          <w:t>Act</w:t>
        </w:r>
      </w:ins>
      <w:del w:id="1061" w:author="Bahar Toto" w:date="2026-06-15T13:05:00Z" w16du:dateUtc="2026-06-15T12:05:00Z">
        <w:r w:rsidRPr="0041007A" w:rsidDel="007154D8">
          <w:rPr>
            <w:rFonts w:asciiTheme="majorHAnsi" w:hAnsiTheme="majorHAnsi"/>
            <w:sz w:val="22"/>
            <w:szCs w:val="22"/>
          </w:rPr>
          <w:delText>DPA</w:delText>
        </w:r>
      </w:del>
      <w:r w:rsidRPr="0041007A">
        <w:rPr>
          <w:rFonts w:asciiTheme="majorHAnsi" w:hAnsiTheme="majorHAnsi"/>
          <w:sz w:val="22"/>
          <w:szCs w:val="22"/>
        </w:rPr>
        <w:t>, and imposes child-oriented transparency expectations</w:t>
      </w:r>
      <w:r w:rsidR="0003735E" w:rsidRPr="0041007A">
        <w:rPr>
          <w:rFonts w:asciiTheme="majorHAnsi" w:hAnsiTheme="majorHAnsi"/>
          <w:sz w:val="22"/>
          <w:szCs w:val="22"/>
        </w:rPr>
        <w:t xml:space="preserve"> </w:t>
      </w:r>
      <w:r w:rsidRPr="0041007A">
        <w:rPr>
          <w:rFonts w:asciiTheme="majorHAnsi" w:hAnsiTheme="majorHAnsi"/>
          <w:sz w:val="22"/>
          <w:szCs w:val="22"/>
        </w:rPr>
        <w:t>in products/services intended for or likely accessed by children.</w:t>
      </w:r>
    </w:p>
    <w:p w14:paraId="6B8D181C" w14:textId="77777777" w:rsidR="004A1A75" w:rsidRPr="0041007A" w:rsidRDefault="004A1A75" w:rsidP="004A1A75">
      <w:pPr>
        <w:spacing w:after="0" w:line="240" w:lineRule="auto"/>
        <w:jc w:val="both"/>
        <w:rPr>
          <w:rFonts w:asciiTheme="majorHAnsi" w:hAnsiTheme="majorHAnsi"/>
          <w:sz w:val="22"/>
          <w:szCs w:val="22"/>
        </w:rPr>
      </w:pPr>
    </w:p>
    <w:p w14:paraId="024076E2" w14:textId="5E9C9C30" w:rsidR="004A1A75" w:rsidRPr="0041007A" w:rsidRDefault="00645917" w:rsidP="004A1A75">
      <w:pPr>
        <w:spacing w:after="0" w:line="240" w:lineRule="auto"/>
        <w:jc w:val="both"/>
        <w:rPr>
          <w:rFonts w:asciiTheme="majorHAnsi" w:hAnsiTheme="majorHAnsi"/>
          <w:sz w:val="22"/>
          <w:szCs w:val="22"/>
        </w:rPr>
      </w:pPr>
      <w:ins w:id="1062" w:author="Bahar Toto" w:date="2026-06-15T14:37:00Z">
        <w:r w:rsidRPr="00645917">
          <w:rPr>
            <w:rFonts w:asciiTheme="majorHAnsi" w:hAnsiTheme="majorHAnsi"/>
            <w:sz w:val="22"/>
            <w:szCs w:val="22"/>
          </w:rPr>
          <w:t>Circular No. 2024-03</w:t>
        </w:r>
      </w:ins>
      <w:ins w:id="1063" w:author="Bahar Toto" w:date="2026-06-15T14:37:00Z" w16du:dateUtc="2026-06-15T13:37:00Z">
        <w:r>
          <w:rPr>
            <w:rFonts w:asciiTheme="majorHAnsi" w:hAnsiTheme="majorHAnsi"/>
            <w:sz w:val="22"/>
            <w:szCs w:val="22"/>
          </w:rPr>
          <w:t xml:space="preserve"> </w:t>
        </w:r>
      </w:ins>
      <w:del w:id="1064" w:author="Bahar Toto" w:date="2026-06-15T14:37:00Z" w16du:dateUtc="2026-06-15T13:37:00Z">
        <w:r w:rsidR="00677498" w:rsidRPr="0041007A" w:rsidDel="00645917">
          <w:rPr>
            <w:rFonts w:asciiTheme="majorHAnsi" w:hAnsiTheme="majorHAnsi"/>
            <w:sz w:val="22"/>
            <w:szCs w:val="22"/>
          </w:rPr>
          <w:delText xml:space="preserve">NPC guidance </w:delText>
        </w:r>
      </w:del>
      <w:r w:rsidR="0003735E" w:rsidRPr="0041007A">
        <w:rPr>
          <w:rFonts w:asciiTheme="majorHAnsi" w:hAnsiTheme="majorHAnsi"/>
          <w:sz w:val="22"/>
          <w:szCs w:val="22"/>
        </w:rPr>
        <w:t xml:space="preserve">further </w:t>
      </w:r>
      <w:r w:rsidR="00677498" w:rsidRPr="0041007A">
        <w:rPr>
          <w:rFonts w:asciiTheme="majorHAnsi" w:hAnsiTheme="majorHAnsi"/>
          <w:sz w:val="22"/>
          <w:szCs w:val="22"/>
        </w:rPr>
        <w:t xml:space="preserve">indicates </w:t>
      </w:r>
      <w:ins w:id="1065" w:author="Bahar Toto" w:date="2026-06-15T14:37:00Z" w16du:dateUtc="2026-06-15T13:37:00Z">
        <w:r>
          <w:rPr>
            <w:rFonts w:asciiTheme="majorHAnsi" w:hAnsiTheme="majorHAnsi"/>
            <w:sz w:val="22"/>
            <w:szCs w:val="22"/>
          </w:rPr>
          <w:t xml:space="preserve">that </w:t>
        </w:r>
      </w:ins>
      <w:r w:rsidR="00677498" w:rsidRPr="0041007A">
        <w:rPr>
          <w:rFonts w:asciiTheme="majorHAnsi" w:hAnsiTheme="majorHAnsi"/>
          <w:sz w:val="22"/>
          <w:szCs w:val="22"/>
        </w:rPr>
        <w:t xml:space="preserve">parental/guardian involvement may be necessary in heightened-risk processing activities and that PICs must determine appropriate methods to secure and verify such involvement based on risk. </w:t>
      </w:r>
    </w:p>
    <w:p w14:paraId="62F7AAA6" w14:textId="77777777" w:rsidR="004A1A75" w:rsidRPr="0041007A" w:rsidRDefault="004A1A75" w:rsidP="004A1A75">
      <w:pPr>
        <w:spacing w:after="0" w:line="240" w:lineRule="auto"/>
        <w:jc w:val="both"/>
        <w:rPr>
          <w:rFonts w:asciiTheme="majorHAnsi" w:hAnsiTheme="majorHAnsi"/>
          <w:sz w:val="22"/>
          <w:szCs w:val="22"/>
        </w:rPr>
      </w:pPr>
    </w:p>
    <w:p w14:paraId="79195268" w14:textId="470A68FD" w:rsidR="004A1A75"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In case of notifiable data breaches affecting children, NPC guidance expects notifying both children and their parents/guardians (using age-appropriate language for children).</w:t>
      </w:r>
    </w:p>
    <w:p w14:paraId="5A43CE63" w14:textId="77777777" w:rsidR="00C03114" w:rsidRDefault="00C0311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rsidRPr="005642C1" w14:paraId="5A6EC3D2" w14:textId="77777777" w:rsidTr="00050BF6">
        <w:tc>
          <w:tcPr>
            <w:tcW w:w="4508" w:type="dxa"/>
          </w:tcPr>
          <w:p w14:paraId="3272FD4E" w14:textId="77777777" w:rsidR="00C03114" w:rsidRPr="005642C1" w:rsidRDefault="00C03114" w:rsidP="00050BF6">
            <w:r w:rsidRPr="005642C1">
              <w:t>Citation</w:t>
            </w:r>
          </w:p>
        </w:tc>
        <w:tc>
          <w:tcPr>
            <w:tcW w:w="4508" w:type="dxa"/>
          </w:tcPr>
          <w:p w14:paraId="006C6BC3" w14:textId="1AAC9DED" w:rsidR="00C03114" w:rsidRPr="005642C1" w:rsidRDefault="00645917" w:rsidP="00050BF6">
            <w:ins w:id="1066" w:author="Bahar Toto" w:date="2026-06-15T14:37:00Z">
              <w:r w:rsidRPr="00645917">
                <w:t>Circular No. 2024-03</w:t>
              </w:r>
            </w:ins>
          </w:p>
        </w:tc>
      </w:tr>
      <w:tr w:rsidR="00C03114" w:rsidRPr="005642C1" w:rsidDel="00645917" w14:paraId="40D9F41E" w14:textId="30A3D02E" w:rsidTr="00050BF6">
        <w:trPr>
          <w:del w:id="1067" w:author="Bahar Toto" w:date="2026-06-15T14:37:00Z"/>
        </w:trPr>
        <w:tc>
          <w:tcPr>
            <w:tcW w:w="4508" w:type="dxa"/>
          </w:tcPr>
          <w:p w14:paraId="665B4108" w14:textId="0F48B796" w:rsidR="00C03114" w:rsidRPr="005642C1" w:rsidDel="00645917" w:rsidRDefault="00C03114" w:rsidP="00C03114">
            <w:pPr>
              <w:jc w:val="both"/>
              <w:rPr>
                <w:del w:id="1068" w:author="Bahar Toto" w:date="2026-06-15T14:37:00Z" w16du:dateUtc="2026-06-15T13:37:00Z"/>
              </w:rPr>
            </w:pPr>
            <w:del w:id="1069" w:author="Bahar Toto" w:date="2026-06-15T14:37:00Z" w16du:dateUtc="2026-06-15T13:37:00Z">
              <w:r w:rsidDel="00645917">
                <w:delText>National Privacy Commission Guidelines on Child-Oriented Transparency</w:delText>
              </w:r>
            </w:del>
          </w:p>
        </w:tc>
        <w:tc>
          <w:tcPr>
            <w:tcW w:w="4508" w:type="dxa"/>
          </w:tcPr>
          <w:p w14:paraId="55DAAADE" w14:textId="4FB6BDFF" w:rsidR="00C03114" w:rsidRPr="005642C1" w:rsidDel="00645917" w:rsidRDefault="00C03114" w:rsidP="00C03114">
            <w:pPr>
              <w:jc w:val="both"/>
              <w:rPr>
                <w:del w:id="1070" w:author="Bahar Toto" w:date="2026-06-15T14:37:00Z" w16du:dateUtc="2026-06-15T13:37:00Z"/>
              </w:rPr>
            </w:pPr>
            <w:del w:id="1071" w:author="Bahar Toto" w:date="2026-06-15T14:37:00Z" w16du:dateUtc="2026-06-15T13:37:00Z">
              <w:r w:rsidDel="00645917">
                <w:fldChar w:fldCharType="begin"/>
              </w:r>
              <w:r w:rsidDel="00645917">
                <w:delInstrText>HYPERLINK "https://privacy.gov.ph/wp-content/uploads/2024/12/Advisory-2024.12.17-Guidelines-on-Child-Oriented-Transparency-w-SGD.pdf"</w:delInstrText>
              </w:r>
              <w:r w:rsidDel="00645917">
                <w:fldChar w:fldCharType="separate"/>
              </w:r>
              <w:r w:rsidRPr="00042FE1" w:rsidDel="00645917">
                <w:rPr>
                  <w:rStyle w:val="Hyperlink"/>
                </w:rPr>
                <w:delText>National Privacy Commission Circular No. 2024-03</w:delText>
              </w:r>
              <w:r w:rsidDel="00645917">
                <w:fldChar w:fldCharType="end"/>
              </w:r>
            </w:del>
          </w:p>
        </w:tc>
      </w:tr>
    </w:tbl>
    <w:p w14:paraId="31981539" w14:textId="77777777" w:rsidR="00C03114" w:rsidRPr="0041007A" w:rsidRDefault="00C03114" w:rsidP="004A1A75">
      <w:pPr>
        <w:spacing w:after="0" w:line="240" w:lineRule="auto"/>
        <w:jc w:val="both"/>
        <w:rPr>
          <w:rFonts w:asciiTheme="majorHAnsi" w:hAnsiTheme="majorHAnsi"/>
          <w:sz w:val="22"/>
          <w:szCs w:val="22"/>
        </w:rPr>
      </w:pPr>
    </w:p>
    <w:p w14:paraId="1609B932" w14:textId="77777777" w:rsidR="004A1A75" w:rsidRPr="0041007A" w:rsidRDefault="004A1A75" w:rsidP="004A1A75">
      <w:pPr>
        <w:spacing w:after="0" w:line="240" w:lineRule="auto"/>
        <w:jc w:val="both"/>
        <w:rPr>
          <w:rFonts w:asciiTheme="majorHAnsi" w:hAnsiTheme="majorHAnsi"/>
          <w:sz w:val="22"/>
          <w:szCs w:val="22"/>
        </w:rPr>
      </w:pPr>
    </w:p>
    <w:p w14:paraId="6E608A86" w14:textId="08AF244E" w:rsidR="0003735E" w:rsidRPr="0041007A" w:rsidRDefault="48D2F1D5" w:rsidP="004A1A75">
      <w:pPr>
        <w:pStyle w:val="ListParagraph"/>
        <w:numPr>
          <w:ilvl w:val="1"/>
          <w:numId w:val="5"/>
        </w:numPr>
        <w:spacing w:after="0" w:line="240" w:lineRule="auto"/>
        <w:jc w:val="both"/>
        <w:rPr>
          <w:rFonts w:asciiTheme="majorHAnsi" w:hAnsiTheme="majorHAnsi"/>
          <w:b/>
          <w:bCs/>
        </w:rPr>
      </w:pPr>
      <w:r w:rsidRPr="0041007A">
        <w:rPr>
          <w:rFonts w:asciiTheme="majorHAnsi" w:hAnsiTheme="majorHAnsi"/>
          <w:b/>
          <w:bCs/>
        </w:rPr>
        <w:t>Transparency Requirements</w:t>
      </w:r>
    </w:p>
    <w:p w14:paraId="1340DCB4" w14:textId="418A36AE" w:rsidR="00E91145" w:rsidRPr="0041007A" w:rsidRDefault="48D2F1D5" w:rsidP="004A1A75">
      <w:pPr>
        <w:pStyle w:val="ListParagraph"/>
        <w:spacing w:after="0" w:line="240" w:lineRule="auto"/>
        <w:jc w:val="both"/>
        <w:rPr>
          <w:rFonts w:asciiTheme="majorHAnsi" w:hAnsiTheme="majorHAnsi"/>
          <w:b/>
          <w:bCs/>
        </w:rPr>
      </w:pPr>
      <w:r w:rsidRPr="0041007A">
        <w:rPr>
          <w:rFonts w:asciiTheme="majorHAnsi" w:hAnsiTheme="majorHAnsi"/>
          <w:b/>
          <w:bCs/>
        </w:rPr>
        <w:t xml:space="preserve"> </w:t>
      </w:r>
    </w:p>
    <w:p w14:paraId="6A246F59" w14:textId="4A6E793D" w:rsidR="0003735E" w:rsidRPr="0041007A" w:rsidRDefault="48D2F1D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Is there a requirement to provide data subjects notice before sending direct marketing</w:t>
      </w:r>
      <w:r w:rsidR="6CEF21EA" w:rsidRPr="0041007A">
        <w:rPr>
          <w:rFonts w:asciiTheme="majorHAnsi" w:hAnsiTheme="majorHAnsi"/>
          <w:b/>
          <w:bCs/>
          <w:i/>
          <w:iCs/>
        </w:rPr>
        <w:t xml:space="preserve"> communications</w:t>
      </w:r>
      <w:r w:rsidRPr="0041007A">
        <w:rPr>
          <w:rFonts w:asciiTheme="majorHAnsi" w:hAnsiTheme="majorHAnsi"/>
          <w:b/>
          <w:bCs/>
          <w:i/>
          <w:iCs/>
        </w:rPr>
        <w:t xml:space="preserve">? (Please include notice requirements from </w:t>
      </w:r>
      <w:proofErr w:type="spellStart"/>
      <w:proofErr w:type="gramStart"/>
      <w:r w:rsidRPr="0041007A">
        <w:rPr>
          <w:rFonts w:asciiTheme="majorHAnsi" w:hAnsiTheme="majorHAnsi"/>
          <w:b/>
          <w:bCs/>
          <w:i/>
          <w:iCs/>
        </w:rPr>
        <w:t>emarketing</w:t>
      </w:r>
      <w:proofErr w:type="spellEnd"/>
      <w:proofErr w:type="gramEnd"/>
      <w:r w:rsidRPr="0041007A">
        <w:rPr>
          <w:rFonts w:asciiTheme="majorHAnsi" w:hAnsiTheme="majorHAnsi"/>
          <w:b/>
          <w:bCs/>
          <w:i/>
          <w:iCs/>
        </w:rPr>
        <w:t xml:space="preserve">, telemarketing, and </w:t>
      </w:r>
      <w:proofErr w:type="spellStart"/>
      <w:r w:rsidRPr="0041007A">
        <w:rPr>
          <w:rFonts w:asciiTheme="majorHAnsi" w:hAnsiTheme="majorHAnsi"/>
          <w:b/>
          <w:bCs/>
          <w:i/>
          <w:iCs/>
        </w:rPr>
        <w:t>sms</w:t>
      </w:r>
      <w:proofErr w:type="spellEnd"/>
      <w:r w:rsidRPr="0041007A">
        <w:rPr>
          <w:rFonts w:asciiTheme="majorHAnsi" w:hAnsiTheme="majorHAnsi"/>
          <w:b/>
          <w:bCs/>
          <w:i/>
          <w:iCs/>
        </w:rPr>
        <w:t>/mms marketing laws)</w:t>
      </w:r>
    </w:p>
    <w:p w14:paraId="7DEAF142" w14:textId="77777777" w:rsidR="004A1A75" w:rsidRPr="0041007A" w:rsidRDefault="004A1A75" w:rsidP="004A1A75">
      <w:pPr>
        <w:pStyle w:val="ListParagraph"/>
        <w:spacing w:after="0" w:line="240" w:lineRule="auto"/>
        <w:jc w:val="both"/>
        <w:rPr>
          <w:rFonts w:asciiTheme="majorHAnsi" w:hAnsiTheme="majorHAnsi"/>
          <w:b/>
          <w:bCs/>
          <w:i/>
          <w:iCs/>
        </w:rPr>
      </w:pPr>
    </w:p>
    <w:p w14:paraId="023DA4FA" w14:textId="66EFB636" w:rsidR="00677498" w:rsidRPr="0041007A"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Yes. The </w:t>
      </w:r>
      <w:ins w:id="1072" w:author="Bahar Toto" w:date="2026-06-15T13:05:00Z" w16du:dateUtc="2026-06-15T12:05:00Z">
        <w:r w:rsidR="007A69F0">
          <w:rPr>
            <w:rFonts w:asciiTheme="majorHAnsi" w:hAnsiTheme="majorHAnsi"/>
            <w:sz w:val="22"/>
            <w:szCs w:val="22"/>
          </w:rPr>
          <w:t xml:space="preserve">Data </w:t>
        </w:r>
      </w:ins>
      <w:ins w:id="1073" w:author="Bahar Toto" w:date="2026-06-15T14:53:00Z" w16du:dateUtc="2026-06-15T13:53:00Z">
        <w:r w:rsidR="00671D4A">
          <w:rPr>
            <w:rFonts w:asciiTheme="majorHAnsi" w:hAnsiTheme="majorHAnsi"/>
            <w:sz w:val="22"/>
            <w:szCs w:val="22"/>
          </w:rPr>
          <w:t xml:space="preserve">Privacy </w:t>
        </w:r>
      </w:ins>
      <w:ins w:id="1074" w:author="Bahar Toto" w:date="2026-06-15T13:05:00Z" w16du:dateUtc="2026-06-15T12:05:00Z">
        <w:r w:rsidR="007A69F0">
          <w:rPr>
            <w:rFonts w:asciiTheme="majorHAnsi" w:hAnsiTheme="majorHAnsi"/>
            <w:sz w:val="22"/>
            <w:szCs w:val="22"/>
          </w:rPr>
          <w:t xml:space="preserve">Act </w:t>
        </w:r>
      </w:ins>
      <w:del w:id="1075" w:author="Bahar Toto" w:date="2026-06-15T13:05:00Z" w16du:dateUtc="2026-06-15T12:05:00Z">
        <w:r w:rsidRPr="0041007A" w:rsidDel="007A69F0">
          <w:rPr>
            <w:rFonts w:asciiTheme="majorHAnsi" w:hAnsiTheme="majorHAnsi"/>
            <w:sz w:val="22"/>
            <w:szCs w:val="22"/>
          </w:rPr>
          <w:delText xml:space="preserve">DPA </w:delText>
        </w:r>
      </w:del>
      <w:r w:rsidRPr="0041007A">
        <w:rPr>
          <w:rFonts w:asciiTheme="majorHAnsi" w:hAnsiTheme="majorHAnsi"/>
          <w:sz w:val="22"/>
          <w:szCs w:val="22"/>
        </w:rPr>
        <w:t>gives data subjects the right to be furnished required information before their personal information is entered into the processing system (or at the next practical opportunity)</w:t>
      </w:r>
      <w:r w:rsidR="00B64A8B" w:rsidRPr="0041007A">
        <w:rPr>
          <w:rFonts w:asciiTheme="majorHAnsi" w:hAnsiTheme="majorHAnsi"/>
          <w:sz w:val="22"/>
          <w:szCs w:val="22"/>
        </w:rPr>
        <w:t xml:space="preserve"> via a privacy notice.</w:t>
      </w:r>
    </w:p>
    <w:p w14:paraId="770EC42C" w14:textId="77777777" w:rsidR="004A1A75" w:rsidRPr="0041007A" w:rsidRDefault="004A1A75" w:rsidP="004A1A75">
      <w:pPr>
        <w:spacing w:after="0" w:line="240" w:lineRule="auto"/>
        <w:jc w:val="both"/>
        <w:rPr>
          <w:rFonts w:asciiTheme="majorHAnsi" w:hAnsiTheme="majorHAnsi"/>
          <w:sz w:val="22"/>
          <w:szCs w:val="22"/>
        </w:rPr>
      </w:pPr>
    </w:p>
    <w:p w14:paraId="723AC35E" w14:textId="7607B029" w:rsidR="00A771DE"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For SMS/MMS broadcast messaging, </w:t>
      </w:r>
      <w:ins w:id="1076" w:author="Bahar Toto" w:date="2026-06-15T14:44:00Z" w16du:dateUtc="2026-06-15T13:44:00Z">
        <w:r w:rsidR="0064773B">
          <w:rPr>
            <w:rFonts w:asciiTheme="majorHAnsi" w:hAnsiTheme="majorHAnsi"/>
            <w:sz w:val="22"/>
            <w:szCs w:val="22"/>
          </w:rPr>
          <w:t xml:space="preserve">the </w:t>
        </w:r>
      </w:ins>
      <w:ins w:id="1077" w:author="Bahar Toto" w:date="2026-06-15T14:37:00Z">
        <w:r w:rsidR="00D67A21" w:rsidRPr="00D67A21">
          <w:rPr>
            <w:rFonts w:asciiTheme="majorHAnsi" w:hAnsiTheme="majorHAnsi"/>
            <w:sz w:val="22"/>
            <w:szCs w:val="22"/>
          </w:rPr>
          <w:t>Memorandum Circular 03-03-2005, as amended</w:t>
        </w:r>
      </w:ins>
      <w:ins w:id="1078" w:author="Bahar Toto" w:date="2026-06-15T14:37:00Z" w16du:dateUtc="2026-06-15T13:37:00Z">
        <w:r w:rsidR="00D67A21">
          <w:rPr>
            <w:rFonts w:asciiTheme="majorHAnsi" w:hAnsiTheme="majorHAnsi"/>
            <w:sz w:val="22"/>
            <w:szCs w:val="22"/>
          </w:rPr>
          <w:t xml:space="preserve">, </w:t>
        </w:r>
      </w:ins>
      <w:del w:id="1079" w:author="Bahar Toto" w:date="2026-06-15T14:37:00Z" w16du:dateUtc="2026-06-15T13:37:00Z">
        <w:r w:rsidRPr="0041007A" w:rsidDel="00D67A21">
          <w:rPr>
            <w:rFonts w:asciiTheme="majorHAnsi" w:hAnsiTheme="majorHAnsi"/>
            <w:sz w:val="22"/>
            <w:szCs w:val="22"/>
          </w:rPr>
          <w:delText xml:space="preserve">NTC rules </w:delText>
        </w:r>
      </w:del>
      <w:r w:rsidRPr="0041007A">
        <w:rPr>
          <w:rFonts w:asciiTheme="majorHAnsi" w:hAnsiTheme="majorHAnsi"/>
          <w:sz w:val="22"/>
          <w:szCs w:val="22"/>
        </w:rPr>
        <w:t>also require that broadcast messages display the</w:t>
      </w:r>
      <w:r w:rsidR="00B64A8B" w:rsidRPr="0041007A">
        <w:rPr>
          <w:rFonts w:asciiTheme="majorHAnsi" w:hAnsiTheme="majorHAnsi"/>
          <w:sz w:val="22"/>
          <w:szCs w:val="22"/>
        </w:rPr>
        <w:t xml:space="preserve"> </w:t>
      </w:r>
      <w:r w:rsidRPr="0041007A">
        <w:rPr>
          <w:rFonts w:asciiTheme="majorHAnsi" w:hAnsiTheme="majorHAnsi"/>
          <w:sz w:val="22"/>
          <w:szCs w:val="22"/>
        </w:rPr>
        <w:t>name</w:t>
      </w:r>
      <w:r w:rsidR="00B64A8B" w:rsidRPr="0041007A">
        <w:rPr>
          <w:rFonts w:asciiTheme="majorHAnsi" w:hAnsiTheme="majorHAnsi"/>
          <w:sz w:val="22"/>
          <w:szCs w:val="22"/>
        </w:rPr>
        <w:t xml:space="preserve"> of the </w:t>
      </w:r>
      <w:ins w:id="1080" w:author="Bahar Toto" w:date="2026-06-15T14:37:00Z" w16du:dateUtc="2026-06-15T13:37:00Z">
        <w:r w:rsidR="00D67A21">
          <w:rPr>
            <w:rFonts w:asciiTheme="majorHAnsi" w:hAnsiTheme="majorHAnsi"/>
            <w:sz w:val="22"/>
            <w:szCs w:val="22"/>
          </w:rPr>
          <w:t>p</w:t>
        </w:r>
      </w:ins>
      <w:del w:id="1081" w:author="Bahar Toto" w:date="2026-06-15T14:37:00Z" w16du:dateUtc="2026-06-15T13:37:00Z">
        <w:r w:rsidR="006631BE" w:rsidRPr="0041007A" w:rsidDel="00D67A21">
          <w:rPr>
            <w:rFonts w:asciiTheme="majorHAnsi" w:hAnsiTheme="majorHAnsi"/>
            <w:sz w:val="22"/>
            <w:szCs w:val="22"/>
          </w:rPr>
          <w:delText>P</w:delText>
        </w:r>
      </w:del>
      <w:r w:rsidR="006631BE" w:rsidRPr="0041007A">
        <w:rPr>
          <w:rFonts w:asciiTheme="majorHAnsi" w:hAnsiTheme="majorHAnsi"/>
          <w:sz w:val="22"/>
          <w:szCs w:val="22"/>
        </w:rPr>
        <w:t xml:space="preserve">ublic </w:t>
      </w:r>
      <w:del w:id="1082" w:author="Bahar Toto" w:date="2026-06-15T14:37:00Z" w16du:dateUtc="2026-06-15T13:37:00Z">
        <w:r w:rsidR="006631BE" w:rsidRPr="0041007A" w:rsidDel="00D67A21">
          <w:rPr>
            <w:rFonts w:asciiTheme="majorHAnsi" w:hAnsiTheme="majorHAnsi"/>
            <w:sz w:val="22"/>
            <w:szCs w:val="22"/>
          </w:rPr>
          <w:delText>T</w:delText>
        </w:r>
      </w:del>
      <w:ins w:id="1083" w:author="Bahar Toto" w:date="2026-06-15T14:37:00Z" w16du:dateUtc="2026-06-15T13:37:00Z">
        <w:r w:rsidR="00D67A21">
          <w:rPr>
            <w:rFonts w:asciiTheme="majorHAnsi" w:hAnsiTheme="majorHAnsi"/>
            <w:sz w:val="22"/>
            <w:szCs w:val="22"/>
          </w:rPr>
          <w:t>t</w:t>
        </w:r>
      </w:ins>
      <w:r w:rsidR="006631BE" w:rsidRPr="0041007A">
        <w:rPr>
          <w:rFonts w:asciiTheme="majorHAnsi" w:hAnsiTheme="majorHAnsi"/>
          <w:sz w:val="22"/>
          <w:szCs w:val="22"/>
        </w:rPr>
        <w:t xml:space="preserve">elecommunications </w:t>
      </w:r>
      <w:del w:id="1084" w:author="Bahar Toto" w:date="2026-06-15T14:37:00Z" w16du:dateUtc="2026-06-15T13:37:00Z">
        <w:r w:rsidR="006631BE" w:rsidRPr="0041007A" w:rsidDel="00D67A21">
          <w:rPr>
            <w:rFonts w:asciiTheme="majorHAnsi" w:hAnsiTheme="majorHAnsi"/>
            <w:sz w:val="22"/>
            <w:szCs w:val="22"/>
          </w:rPr>
          <w:delText>E</w:delText>
        </w:r>
      </w:del>
      <w:ins w:id="1085" w:author="Bahar Toto" w:date="2026-06-15T14:37:00Z" w16du:dateUtc="2026-06-15T13:37:00Z">
        <w:r w:rsidR="00D67A21">
          <w:rPr>
            <w:rFonts w:asciiTheme="majorHAnsi" w:hAnsiTheme="majorHAnsi"/>
            <w:sz w:val="22"/>
            <w:szCs w:val="22"/>
          </w:rPr>
          <w:t>e</w:t>
        </w:r>
      </w:ins>
      <w:r w:rsidR="006631BE" w:rsidRPr="0041007A">
        <w:rPr>
          <w:rFonts w:asciiTheme="majorHAnsi" w:hAnsiTheme="majorHAnsi"/>
          <w:sz w:val="22"/>
          <w:szCs w:val="22"/>
        </w:rPr>
        <w:t>ntity</w:t>
      </w:r>
      <w:r w:rsidRPr="0041007A">
        <w:rPr>
          <w:rFonts w:asciiTheme="majorHAnsi" w:hAnsiTheme="majorHAnsi"/>
          <w:sz w:val="22"/>
          <w:szCs w:val="22"/>
        </w:rPr>
        <w:t xml:space="preserve"> </w:t>
      </w:r>
      <w:r w:rsidRPr="0041007A">
        <w:rPr>
          <w:rFonts w:asciiTheme="majorHAnsi" w:hAnsiTheme="majorHAnsi"/>
          <w:sz w:val="22"/>
          <w:szCs w:val="22"/>
        </w:rPr>
        <w:lastRenderedPageBreak/>
        <w:t>(and</w:t>
      </w:r>
      <w:r w:rsidR="006631BE" w:rsidRPr="0041007A">
        <w:rPr>
          <w:rFonts w:asciiTheme="majorHAnsi" w:hAnsiTheme="majorHAnsi"/>
          <w:sz w:val="22"/>
          <w:szCs w:val="22"/>
        </w:rPr>
        <w:t xml:space="preserve"> the</w:t>
      </w:r>
      <w:r w:rsidRPr="0041007A">
        <w:rPr>
          <w:rFonts w:asciiTheme="majorHAnsi" w:hAnsiTheme="majorHAnsi"/>
          <w:sz w:val="22"/>
          <w:szCs w:val="22"/>
        </w:rPr>
        <w:t xml:space="preserve"> company name</w:t>
      </w:r>
      <w:r w:rsidR="006631BE" w:rsidRPr="0041007A">
        <w:rPr>
          <w:rFonts w:asciiTheme="majorHAnsi" w:hAnsiTheme="majorHAnsi"/>
          <w:sz w:val="22"/>
          <w:szCs w:val="22"/>
        </w:rPr>
        <w:t xml:space="preserve"> of the </w:t>
      </w:r>
      <w:ins w:id="1086" w:author="Bahar Toto" w:date="2026-06-15T14:37:00Z" w16du:dateUtc="2026-06-15T13:37:00Z">
        <w:r w:rsidR="00D67A21">
          <w:rPr>
            <w:rFonts w:asciiTheme="majorHAnsi" w:hAnsiTheme="majorHAnsi"/>
            <w:sz w:val="22"/>
            <w:szCs w:val="22"/>
          </w:rPr>
          <w:t>c</w:t>
        </w:r>
      </w:ins>
      <w:del w:id="1087" w:author="Bahar Toto" w:date="2026-06-15T14:37:00Z" w16du:dateUtc="2026-06-15T13:37:00Z">
        <w:r w:rsidR="006631BE" w:rsidRPr="0041007A" w:rsidDel="00D67A21">
          <w:rPr>
            <w:rFonts w:asciiTheme="majorHAnsi" w:hAnsiTheme="majorHAnsi"/>
            <w:sz w:val="22"/>
            <w:szCs w:val="22"/>
          </w:rPr>
          <w:delText>C</w:delText>
        </w:r>
      </w:del>
      <w:r w:rsidR="006631BE" w:rsidRPr="0041007A">
        <w:rPr>
          <w:rFonts w:asciiTheme="majorHAnsi" w:hAnsiTheme="majorHAnsi"/>
          <w:sz w:val="22"/>
          <w:szCs w:val="22"/>
        </w:rPr>
        <w:t xml:space="preserve">ontent </w:t>
      </w:r>
      <w:ins w:id="1088" w:author="Bahar Toto" w:date="2026-06-15T14:38:00Z" w16du:dateUtc="2026-06-15T13:38:00Z">
        <w:r w:rsidR="00D67A21">
          <w:rPr>
            <w:rFonts w:asciiTheme="majorHAnsi" w:hAnsiTheme="majorHAnsi"/>
            <w:sz w:val="22"/>
            <w:szCs w:val="22"/>
          </w:rPr>
          <w:t>p</w:t>
        </w:r>
      </w:ins>
      <w:del w:id="1089" w:author="Bahar Toto" w:date="2026-06-15T14:38:00Z" w16du:dateUtc="2026-06-15T13:38:00Z">
        <w:r w:rsidR="006631BE" w:rsidRPr="0041007A" w:rsidDel="00D67A21">
          <w:rPr>
            <w:rFonts w:asciiTheme="majorHAnsi" w:hAnsiTheme="majorHAnsi"/>
            <w:sz w:val="22"/>
            <w:szCs w:val="22"/>
          </w:rPr>
          <w:delText>P</w:delText>
        </w:r>
      </w:del>
      <w:r w:rsidR="006631BE" w:rsidRPr="0041007A">
        <w:rPr>
          <w:rFonts w:asciiTheme="majorHAnsi" w:hAnsiTheme="majorHAnsi"/>
          <w:sz w:val="22"/>
          <w:szCs w:val="22"/>
        </w:rPr>
        <w:t>rovider (CP),</w:t>
      </w:r>
      <w:r w:rsidRPr="0041007A">
        <w:rPr>
          <w:rFonts w:asciiTheme="majorHAnsi" w:hAnsiTheme="majorHAnsi"/>
          <w:sz w:val="22"/>
          <w:szCs w:val="22"/>
        </w:rPr>
        <w:t xml:space="preserve"> if CP-initiated), and include valid addresses/numbers and opt-out commands/messages.</w:t>
      </w:r>
    </w:p>
    <w:p w14:paraId="1AEB6242" w14:textId="77777777" w:rsidR="00C03114" w:rsidRDefault="00C0311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rsidRPr="00C03114" w14:paraId="71B136FD" w14:textId="77777777" w:rsidTr="00050BF6">
        <w:trPr>
          <w:trHeight w:val="300"/>
        </w:trPr>
        <w:tc>
          <w:tcPr>
            <w:tcW w:w="4508" w:type="dxa"/>
          </w:tcPr>
          <w:p w14:paraId="2CC7DE7B" w14:textId="77777777" w:rsidR="00C03114" w:rsidRPr="00C03114" w:rsidRDefault="00C03114" w:rsidP="00050BF6">
            <w:r w:rsidRPr="00C03114">
              <w:t xml:space="preserve">Citation </w:t>
            </w:r>
          </w:p>
        </w:tc>
        <w:tc>
          <w:tcPr>
            <w:tcW w:w="4508" w:type="dxa"/>
          </w:tcPr>
          <w:p w14:paraId="30042D46" w14:textId="77777777" w:rsidR="00C03114" w:rsidRDefault="00C03114" w:rsidP="00050BF6">
            <w:pPr>
              <w:rPr>
                <w:ins w:id="1090" w:author="Bahar Toto" w:date="2026-06-15T14:38:00Z" w16du:dateUtc="2026-06-15T13:38:00Z"/>
              </w:rPr>
            </w:pPr>
            <w:del w:id="1091" w:author="Bahar Toto" w:date="2026-06-15T14:38:00Z" w16du:dateUtc="2026-06-15T13:38:00Z">
              <w:r w:rsidDel="00D67A21">
                <w:fldChar w:fldCharType="begin"/>
              </w:r>
              <w:r w:rsidDel="00D67A21">
                <w:delInstrText>HYPERLINK "https://privacy.gov.ph/data-privacy-act/"</w:delInstrText>
              </w:r>
              <w:r w:rsidDel="00D67A21">
                <w:fldChar w:fldCharType="separate"/>
              </w:r>
              <w:r w:rsidRPr="00D67A21" w:rsidDel="00D67A21">
                <w:rPr>
                  <w:rPrChange w:id="1092" w:author="Bahar Toto" w:date="2026-06-15T14:38:00Z" w16du:dateUtc="2026-06-15T13:38:00Z">
                    <w:rPr>
                      <w:rStyle w:val="Hyperlink"/>
                    </w:rPr>
                  </w:rPrChange>
                </w:rPr>
                <w:delText>Section 16 of the Data Privacy Act</w:delText>
              </w:r>
              <w:r w:rsidDel="00D67A21">
                <w:fldChar w:fldCharType="end"/>
              </w:r>
            </w:del>
            <w:ins w:id="1093" w:author="Bahar Toto" w:date="2026-06-15T14:38:00Z" w16du:dateUtc="2026-06-15T13:38:00Z">
              <w:r w:rsidR="00D67A21" w:rsidRPr="00D67A21">
                <w:rPr>
                  <w:rPrChange w:id="1094" w:author="Bahar Toto" w:date="2026-06-15T14:38:00Z" w16du:dateUtc="2026-06-15T13:38:00Z">
                    <w:rPr>
                      <w:rStyle w:val="Hyperlink"/>
                    </w:rPr>
                  </w:rPrChange>
                </w:rPr>
                <w:t>Section 16 of the Data Privacy Act</w:t>
              </w:r>
            </w:ins>
            <w:r w:rsidRPr="00C03114">
              <w:t xml:space="preserve"> </w:t>
            </w:r>
          </w:p>
          <w:p w14:paraId="0AAEDF17" w14:textId="7B315C51" w:rsidR="00D67A21" w:rsidRPr="00C03114" w:rsidRDefault="00D67A21" w:rsidP="00050BF6">
            <w:ins w:id="1095" w:author="Bahar Toto" w:date="2026-06-15T14:38:00Z" w16du:dateUtc="2026-06-15T13:38:00Z">
              <w:r>
                <w:t xml:space="preserve">Section 3.5 of the </w:t>
              </w:r>
              <w:r w:rsidRPr="00D55AF2">
                <w:t>Memorandum Circular 03-03-2005, as amended</w:t>
              </w:r>
            </w:ins>
          </w:p>
        </w:tc>
      </w:tr>
      <w:tr w:rsidR="00C03114" w:rsidRPr="00C03114" w:rsidDel="00D67A21" w14:paraId="4DADF272" w14:textId="22B47BB5" w:rsidTr="00C03114">
        <w:trPr>
          <w:del w:id="1096" w:author="Bahar Toto" w:date="2026-06-15T14:38:00Z"/>
        </w:trPr>
        <w:tc>
          <w:tcPr>
            <w:tcW w:w="4508" w:type="dxa"/>
          </w:tcPr>
          <w:p w14:paraId="4EB68F1F" w14:textId="2C36B889" w:rsidR="00C03114" w:rsidRPr="00C03114" w:rsidDel="00D67A21" w:rsidRDefault="00C03114" w:rsidP="00050BF6">
            <w:pPr>
              <w:jc w:val="both"/>
              <w:rPr>
                <w:del w:id="1097" w:author="Bahar Toto" w:date="2026-06-15T14:38:00Z" w16du:dateUtc="2026-06-15T13:38:00Z"/>
              </w:rPr>
            </w:pPr>
            <w:del w:id="1098" w:author="Bahar Toto" w:date="2026-06-15T14:38:00Z" w16du:dateUtc="2026-06-15T13:38:00Z">
              <w:r w:rsidRPr="00C03114" w:rsidDel="00D67A21">
                <w:delText>National Telecommunications Commission Rules and Regulations on Broadcasting Messages</w:delText>
              </w:r>
            </w:del>
          </w:p>
        </w:tc>
        <w:tc>
          <w:tcPr>
            <w:tcW w:w="4508" w:type="dxa"/>
          </w:tcPr>
          <w:p w14:paraId="4C9D680F" w14:textId="76BF4484" w:rsidR="00C03114" w:rsidRPr="00C03114" w:rsidDel="00D67A21" w:rsidRDefault="00C03114" w:rsidP="00050BF6">
            <w:pPr>
              <w:jc w:val="both"/>
              <w:rPr>
                <w:del w:id="1099" w:author="Bahar Toto" w:date="2026-06-15T14:38:00Z" w16du:dateUtc="2026-06-15T13:38:00Z"/>
              </w:rPr>
            </w:pPr>
            <w:del w:id="1100" w:author="Bahar Toto" w:date="2026-06-15T14:38:00Z" w16du:dateUtc="2026-06-15T13:38:00Z">
              <w:r w:rsidDel="00D67A21">
                <w:fldChar w:fldCharType="begin"/>
              </w:r>
              <w:r w:rsidDel="00D67A21">
                <w:delInstrText>HYPERLINK "https://region7.ntc.gov.ph/wp-content/uploads/2024/01/MC_03-03-2005.pdf"</w:delInstrText>
              </w:r>
              <w:r w:rsidDel="00D67A21">
                <w:fldChar w:fldCharType="separate"/>
              </w:r>
              <w:r w:rsidRPr="00C03114" w:rsidDel="00D67A21">
                <w:rPr>
                  <w:rStyle w:val="Hyperlink"/>
                </w:rPr>
                <w:delText>Section 3.5 of the National Telecommunications Commission Memorandum Circular 03-03-2005</w:delText>
              </w:r>
              <w:r w:rsidDel="00D67A21">
                <w:fldChar w:fldCharType="end"/>
              </w:r>
              <w:r w:rsidRPr="00C03114" w:rsidDel="00D67A21">
                <w:delText xml:space="preserve"> as amended by </w:delText>
              </w:r>
              <w:r w:rsidDel="00D67A21">
                <w:fldChar w:fldCharType="begin"/>
              </w:r>
              <w:r w:rsidDel="00D67A21">
                <w:delInstrText>HYPERLINK "https://region7.ntc.gov.ph/wp-content/uploads/2024/01/MC_03-03-2005A_Amendments_broadcast_messaging.pdf"</w:delInstrText>
              </w:r>
              <w:r w:rsidDel="00D67A21">
                <w:fldChar w:fldCharType="separate"/>
              </w:r>
              <w:r w:rsidRPr="00C03114" w:rsidDel="00D67A21">
                <w:rPr>
                  <w:rStyle w:val="Hyperlink"/>
                </w:rPr>
                <w:delText>Memorandum Circular No. 03-03-2005-A</w:delText>
              </w:r>
              <w:r w:rsidDel="00D67A21">
                <w:fldChar w:fldCharType="end"/>
              </w:r>
              <w:r w:rsidDel="00D67A21">
                <w:fldChar w:fldCharType="begin"/>
              </w:r>
              <w:r w:rsidDel="00D67A21">
                <w:delInstrText>HYPERLINK "https://region7.ntc.gov.ph/wp-content/uploads/2024/01/MC_04-07-2009.pdf"</w:delInstrText>
              </w:r>
              <w:r w:rsidDel="00D67A21">
                <w:fldChar w:fldCharType="separate"/>
              </w:r>
              <w:r w:rsidRPr="00C03114" w:rsidDel="00D67A21">
                <w:rPr>
                  <w:rStyle w:val="Hyperlink"/>
                </w:rPr>
                <w:delText>, Memorandum Circular No. 04-07-2009</w:delText>
              </w:r>
              <w:r w:rsidDel="00D67A21">
                <w:fldChar w:fldCharType="end"/>
              </w:r>
              <w:r w:rsidRPr="00C03114" w:rsidDel="00D67A21">
                <w:delText xml:space="preserve">, and </w:delText>
              </w:r>
              <w:r w:rsidDel="00D67A21">
                <w:fldChar w:fldCharType="begin"/>
              </w:r>
              <w:r w:rsidDel="00D67A21">
                <w:delInstrText>HYPERLINK "https://elibrary.judiciary.gov.ph/thebookshelf/showdocs/10/91581"</w:delInstrText>
              </w:r>
              <w:r w:rsidDel="00D67A21">
                <w:fldChar w:fldCharType="separate"/>
              </w:r>
              <w:r w:rsidRPr="00C03114" w:rsidDel="00D67A21">
                <w:rPr>
                  <w:rStyle w:val="Hyperlink"/>
                </w:rPr>
                <w:delText>Memorandum Circular No. 07-08-2018 </w:delText>
              </w:r>
              <w:r w:rsidDel="00D67A21">
                <w:fldChar w:fldCharType="end"/>
              </w:r>
            </w:del>
          </w:p>
        </w:tc>
      </w:tr>
    </w:tbl>
    <w:p w14:paraId="583CBA67" w14:textId="77777777" w:rsidR="00C03114" w:rsidRPr="0041007A" w:rsidRDefault="00C03114" w:rsidP="004A1A75">
      <w:pPr>
        <w:spacing w:after="0" w:line="240" w:lineRule="auto"/>
        <w:jc w:val="both"/>
        <w:rPr>
          <w:rFonts w:asciiTheme="majorHAnsi" w:hAnsiTheme="majorHAnsi"/>
          <w:sz w:val="22"/>
          <w:szCs w:val="22"/>
          <w:lang w:val="en-US"/>
        </w:rPr>
      </w:pPr>
    </w:p>
    <w:p w14:paraId="65C1C5E0" w14:textId="77777777" w:rsidR="009B5462" w:rsidRPr="0041007A" w:rsidRDefault="009B5462" w:rsidP="004A1A75">
      <w:pPr>
        <w:spacing w:after="0" w:line="240" w:lineRule="auto"/>
        <w:jc w:val="both"/>
        <w:rPr>
          <w:rFonts w:asciiTheme="majorHAnsi" w:hAnsiTheme="majorHAnsi"/>
          <w:sz w:val="22"/>
          <w:szCs w:val="22"/>
          <w:shd w:val="clear" w:color="auto" w:fill="FFFFFF" w:themeFill="background1"/>
          <w:lang w:val="en-US"/>
        </w:rPr>
      </w:pPr>
    </w:p>
    <w:p w14:paraId="72BFA981" w14:textId="5BF87360" w:rsidR="006631BE" w:rsidRPr="0041007A" w:rsidRDefault="48D2F1D5" w:rsidP="004A1A75">
      <w:pPr>
        <w:pStyle w:val="ListParagraph"/>
        <w:numPr>
          <w:ilvl w:val="2"/>
          <w:numId w:val="5"/>
        </w:numPr>
        <w:spacing w:after="0" w:line="240" w:lineRule="auto"/>
        <w:jc w:val="both"/>
        <w:rPr>
          <w:rFonts w:asciiTheme="majorHAnsi" w:hAnsiTheme="majorHAnsi"/>
          <w:b/>
          <w:bCs/>
          <w:i/>
          <w:iCs/>
          <w:shd w:val="clear" w:color="auto" w:fill="FFFFFF" w:themeFill="background1"/>
        </w:rPr>
      </w:pPr>
      <w:r w:rsidRPr="0041007A">
        <w:rPr>
          <w:rFonts w:asciiTheme="majorHAnsi" w:hAnsiTheme="majorHAnsi"/>
          <w:b/>
          <w:bCs/>
          <w:i/>
          <w:iCs/>
          <w:shd w:val="clear" w:color="auto" w:fill="FFFFFF" w:themeFill="background1"/>
        </w:rPr>
        <w:t>What information must be provided? (e.g., right to opt out)</w:t>
      </w:r>
    </w:p>
    <w:p w14:paraId="00843E2C" w14:textId="77777777" w:rsidR="004604EE" w:rsidRPr="0041007A" w:rsidRDefault="004604EE" w:rsidP="004A1A75">
      <w:pPr>
        <w:pStyle w:val="ListParagraph"/>
        <w:spacing w:after="0" w:line="240" w:lineRule="auto"/>
        <w:ind w:left="1080"/>
        <w:jc w:val="both"/>
        <w:rPr>
          <w:rFonts w:asciiTheme="majorHAnsi" w:hAnsiTheme="majorHAnsi"/>
          <w:i/>
          <w:iCs/>
          <w:shd w:val="clear" w:color="auto" w:fill="FFFFFF" w:themeFill="background1"/>
        </w:rPr>
      </w:pPr>
    </w:p>
    <w:p w14:paraId="22C49981" w14:textId="793CA0F4" w:rsidR="00E64DD3" w:rsidRPr="0041007A" w:rsidRDefault="00792746" w:rsidP="004A1A75">
      <w:pPr>
        <w:spacing w:after="0" w:line="240" w:lineRule="auto"/>
        <w:contextualSpacing/>
        <w:jc w:val="both"/>
        <w:rPr>
          <w:rFonts w:asciiTheme="majorHAnsi" w:hAnsiTheme="majorHAnsi"/>
          <w:sz w:val="22"/>
          <w:szCs w:val="22"/>
          <w:shd w:val="clear" w:color="auto" w:fill="FFFFFF" w:themeFill="background1"/>
          <w:lang w:val="en-US"/>
        </w:rPr>
      </w:pPr>
      <w:r w:rsidRPr="0041007A">
        <w:rPr>
          <w:rFonts w:asciiTheme="majorHAnsi" w:hAnsiTheme="majorHAnsi"/>
          <w:sz w:val="22"/>
          <w:szCs w:val="22"/>
          <w:shd w:val="clear" w:color="auto" w:fill="FFFFFF" w:themeFill="background1"/>
        </w:rPr>
        <w:t>The following information must be provided to data subjects in a privacy notice:</w:t>
      </w:r>
    </w:p>
    <w:p w14:paraId="61F605B5" w14:textId="77777777" w:rsidR="009B5462" w:rsidRPr="0041007A" w:rsidRDefault="009B5462" w:rsidP="004A1A75">
      <w:pPr>
        <w:spacing w:after="0" w:line="240" w:lineRule="auto"/>
        <w:contextualSpacing/>
        <w:jc w:val="both"/>
        <w:rPr>
          <w:rFonts w:asciiTheme="majorHAnsi" w:hAnsiTheme="majorHAnsi"/>
          <w:sz w:val="22"/>
          <w:szCs w:val="22"/>
          <w:shd w:val="clear" w:color="auto" w:fill="FFFFFF" w:themeFill="background1"/>
        </w:rPr>
      </w:pPr>
    </w:p>
    <w:p w14:paraId="5839C050" w14:textId="0B37E318" w:rsidR="00E64DD3" w:rsidRPr="0041007A" w:rsidRDefault="00D67A21">
      <w:pPr>
        <w:pStyle w:val="ListParagraph"/>
        <w:numPr>
          <w:ilvl w:val="0"/>
          <w:numId w:val="19"/>
        </w:numPr>
        <w:spacing w:after="0" w:line="240" w:lineRule="auto"/>
        <w:jc w:val="both"/>
        <w:rPr>
          <w:rFonts w:asciiTheme="majorHAnsi" w:hAnsiTheme="majorHAnsi"/>
          <w:shd w:val="clear" w:color="auto" w:fill="FFFFFF" w:themeFill="background1"/>
        </w:rPr>
        <w:pPrChange w:id="1101" w:author="Bahar Toto" w:date="2026-06-15T14:38:00Z" w16du:dateUtc="2026-06-15T13:38:00Z">
          <w:pPr>
            <w:pStyle w:val="ListParagraph"/>
            <w:numPr>
              <w:numId w:val="13"/>
            </w:numPr>
            <w:spacing w:after="0" w:line="240" w:lineRule="auto"/>
            <w:ind w:hanging="360"/>
            <w:jc w:val="both"/>
          </w:pPr>
        </w:pPrChange>
      </w:pPr>
      <w:ins w:id="1102" w:author="Bahar Toto" w:date="2026-06-15T14:38:00Z" w16du:dateUtc="2026-06-15T13:38:00Z">
        <w:r>
          <w:rPr>
            <w:rFonts w:asciiTheme="majorHAnsi" w:hAnsiTheme="majorHAnsi"/>
            <w:shd w:val="clear" w:color="auto" w:fill="FFFFFF" w:themeFill="background1"/>
          </w:rPr>
          <w:t>d</w:t>
        </w:r>
      </w:ins>
      <w:del w:id="1103" w:author="Bahar Toto" w:date="2026-06-15T14:38:00Z" w16du:dateUtc="2026-06-15T13:38:00Z">
        <w:r w:rsidR="00E64DD3" w:rsidRPr="0041007A" w:rsidDel="00D67A21">
          <w:rPr>
            <w:rFonts w:asciiTheme="majorHAnsi" w:hAnsiTheme="majorHAnsi"/>
            <w:shd w:val="clear" w:color="auto" w:fill="FFFFFF" w:themeFill="background1"/>
          </w:rPr>
          <w:delText>D</w:delText>
        </w:r>
      </w:del>
      <w:r w:rsidR="00E64DD3" w:rsidRPr="0041007A">
        <w:rPr>
          <w:rFonts w:asciiTheme="majorHAnsi" w:hAnsiTheme="majorHAnsi"/>
          <w:shd w:val="clear" w:color="auto" w:fill="FFFFFF" w:themeFill="background1"/>
        </w:rPr>
        <w:t xml:space="preserve">escription of </w:t>
      </w:r>
      <w:proofErr w:type="gramStart"/>
      <w:r w:rsidR="00E64DD3" w:rsidRPr="0041007A">
        <w:rPr>
          <w:rFonts w:asciiTheme="majorHAnsi" w:hAnsiTheme="majorHAnsi"/>
          <w:shd w:val="clear" w:color="auto" w:fill="FFFFFF" w:themeFill="background1"/>
        </w:rPr>
        <w:t>the personal</w:t>
      </w:r>
      <w:proofErr w:type="gramEnd"/>
      <w:r w:rsidR="00E64DD3" w:rsidRPr="0041007A">
        <w:rPr>
          <w:rFonts w:asciiTheme="majorHAnsi" w:hAnsiTheme="majorHAnsi"/>
          <w:shd w:val="clear" w:color="auto" w:fill="FFFFFF" w:themeFill="background1"/>
        </w:rPr>
        <w:t xml:space="preserve"> data to be entered in </w:t>
      </w:r>
      <w:proofErr w:type="gramStart"/>
      <w:r w:rsidR="00E64DD3" w:rsidRPr="0041007A">
        <w:rPr>
          <w:rFonts w:asciiTheme="majorHAnsi" w:hAnsiTheme="majorHAnsi"/>
          <w:shd w:val="clear" w:color="auto" w:fill="FFFFFF" w:themeFill="background1"/>
        </w:rPr>
        <w:t>the custody</w:t>
      </w:r>
      <w:proofErr w:type="gramEnd"/>
      <w:r w:rsidR="00E64DD3" w:rsidRPr="0041007A">
        <w:rPr>
          <w:rFonts w:asciiTheme="majorHAnsi" w:hAnsiTheme="majorHAnsi"/>
          <w:shd w:val="clear" w:color="auto" w:fill="FFFFFF" w:themeFill="background1"/>
        </w:rPr>
        <w:t xml:space="preserve"> of the P</w:t>
      </w:r>
      <w:ins w:id="1104" w:author="Bahar Toto" w:date="2026-06-15T14:38:00Z" w16du:dateUtc="2026-06-15T13:38:00Z">
        <w:r>
          <w:rPr>
            <w:rFonts w:asciiTheme="majorHAnsi" w:hAnsiTheme="majorHAnsi"/>
            <w:shd w:val="clear" w:color="auto" w:fill="FFFFFF" w:themeFill="background1"/>
          </w:rPr>
          <w:t>IC</w:t>
        </w:r>
      </w:ins>
      <w:del w:id="1105" w:author="Bahar Toto" w:date="2026-06-15T14:38:00Z" w16du:dateUtc="2026-06-15T13:38:00Z">
        <w:r w:rsidR="00E64DD3" w:rsidRPr="0041007A" w:rsidDel="00D67A21">
          <w:rPr>
            <w:rFonts w:asciiTheme="majorHAnsi" w:hAnsiTheme="majorHAnsi"/>
            <w:shd w:val="clear" w:color="auto" w:fill="FFFFFF" w:themeFill="background1"/>
          </w:rPr>
          <w:delText>ersonal Information Controller</w:delText>
        </w:r>
      </w:del>
      <w:r w:rsidR="00E64DD3" w:rsidRPr="0041007A">
        <w:rPr>
          <w:rFonts w:asciiTheme="majorHAnsi" w:hAnsiTheme="majorHAnsi"/>
          <w:shd w:val="clear" w:color="auto" w:fill="FFFFFF" w:themeFill="background1"/>
        </w:rPr>
        <w:t xml:space="preserve">; </w:t>
      </w:r>
    </w:p>
    <w:p w14:paraId="3E831DF2" w14:textId="0E719E09" w:rsidR="00E64DD3" w:rsidRPr="0041007A" w:rsidRDefault="00D67A21">
      <w:pPr>
        <w:pStyle w:val="ListParagraph"/>
        <w:numPr>
          <w:ilvl w:val="0"/>
          <w:numId w:val="19"/>
        </w:numPr>
        <w:spacing w:after="0" w:line="240" w:lineRule="auto"/>
        <w:jc w:val="both"/>
        <w:rPr>
          <w:rFonts w:asciiTheme="majorHAnsi" w:hAnsiTheme="majorHAnsi"/>
          <w:shd w:val="clear" w:color="auto" w:fill="FFFFFF" w:themeFill="background1"/>
        </w:rPr>
        <w:pPrChange w:id="1106" w:author="Bahar Toto" w:date="2026-06-15T14:38:00Z" w16du:dateUtc="2026-06-15T13:38:00Z">
          <w:pPr>
            <w:pStyle w:val="ListParagraph"/>
            <w:numPr>
              <w:numId w:val="13"/>
            </w:numPr>
            <w:spacing w:after="0" w:line="240" w:lineRule="auto"/>
            <w:ind w:hanging="360"/>
            <w:jc w:val="both"/>
          </w:pPr>
        </w:pPrChange>
      </w:pPr>
      <w:ins w:id="1107" w:author="Bahar Toto" w:date="2026-06-15T14:38:00Z" w16du:dateUtc="2026-06-15T13:38:00Z">
        <w:r>
          <w:rPr>
            <w:rFonts w:asciiTheme="majorHAnsi" w:hAnsiTheme="majorHAnsi"/>
            <w:shd w:val="clear" w:color="auto" w:fill="FFFFFF" w:themeFill="background1"/>
          </w:rPr>
          <w:t>p</w:t>
        </w:r>
      </w:ins>
      <w:del w:id="1108" w:author="Bahar Toto" w:date="2026-06-15T14:38:00Z" w16du:dateUtc="2026-06-15T13:38:00Z">
        <w:r w:rsidR="00E64DD3" w:rsidRPr="0041007A" w:rsidDel="00D67A21">
          <w:rPr>
            <w:rFonts w:asciiTheme="majorHAnsi" w:hAnsiTheme="majorHAnsi"/>
            <w:shd w:val="clear" w:color="auto" w:fill="FFFFFF" w:themeFill="background1"/>
          </w:rPr>
          <w:delText>P</w:delText>
        </w:r>
      </w:del>
      <w:r w:rsidR="00E64DD3" w:rsidRPr="0041007A">
        <w:rPr>
          <w:rFonts w:asciiTheme="majorHAnsi" w:hAnsiTheme="majorHAnsi"/>
          <w:shd w:val="clear" w:color="auto" w:fill="FFFFFF" w:themeFill="background1"/>
        </w:rPr>
        <w:t>urposes for which they are being or will be processed</w:t>
      </w:r>
      <w:r w:rsidR="00792746" w:rsidRPr="0041007A">
        <w:rPr>
          <w:rFonts w:asciiTheme="majorHAnsi" w:hAnsiTheme="majorHAnsi"/>
          <w:shd w:val="clear" w:color="auto" w:fill="FFFFFF" w:themeFill="background1"/>
        </w:rPr>
        <w:t>;</w:t>
      </w:r>
    </w:p>
    <w:p w14:paraId="65514F1B" w14:textId="7FD7D481" w:rsidR="00E64DD3" w:rsidRPr="0041007A" w:rsidRDefault="00D67A21">
      <w:pPr>
        <w:pStyle w:val="ListParagraph"/>
        <w:numPr>
          <w:ilvl w:val="0"/>
          <w:numId w:val="19"/>
        </w:numPr>
        <w:spacing w:after="0" w:line="240" w:lineRule="auto"/>
        <w:jc w:val="both"/>
        <w:rPr>
          <w:rFonts w:asciiTheme="majorHAnsi" w:hAnsiTheme="majorHAnsi"/>
          <w:shd w:val="clear" w:color="auto" w:fill="FFFFFF" w:themeFill="background1"/>
        </w:rPr>
        <w:pPrChange w:id="1109" w:author="Bahar Toto" w:date="2026-06-15T14:38:00Z" w16du:dateUtc="2026-06-15T13:38:00Z">
          <w:pPr>
            <w:pStyle w:val="ListParagraph"/>
            <w:numPr>
              <w:numId w:val="13"/>
            </w:numPr>
            <w:spacing w:after="0" w:line="240" w:lineRule="auto"/>
            <w:ind w:hanging="360"/>
            <w:jc w:val="both"/>
          </w:pPr>
        </w:pPrChange>
      </w:pPr>
      <w:ins w:id="1110" w:author="Bahar Toto" w:date="2026-06-15T14:38:00Z" w16du:dateUtc="2026-06-15T13:38:00Z">
        <w:r>
          <w:rPr>
            <w:rFonts w:asciiTheme="majorHAnsi" w:hAnsiTheme="majorHAnsi"/>
            <w:shd w:val="clear" w:color="auto" w:fill="FFFFFF" w:themeFill="background1"/>
          </w:rPr>
          <w:t>l</w:t>
        </w:r>
      </w:ins>
      <w:del w:id="1111" w:author="Bahar Toto" w:date="2026-06-15T14:38:00Z" w16du:dateUtc="2026-06-15T13:38:00Z">
        <w:r w:rsidR="00792746" w:rsidRPr="0041007A" w:rsidDel="00D67A21">
          <w:rPr>
            <w:rFonts w:asciiTheme="majorHAnsi" w:hAnsiTheme="majorHAnsi"/>
            <w:shd w:val="clear" w:color="auto" w:fill="FFFFFF" w:themeFill="background1"/>
          </w:rPr>
          <w:delText>L</w:delText>
        </w:r>
      </w:del>
      <w:r w:rsidR="00792746" w:rsidRPr="0041007A">
        <w:rPr>
          <w:rFonts w:asciiTheme="majorHAnsi" w:hAnsiTheme="majorHAnsi"/>
          <w:shd w:val="clear" w:color="auto" w:fill="FFFFFF" w:themeFill="background1"/>
        </w:rPr>
        <w:t>egal basis for processing;</w:t>
      </w:r>
    </w:p>
    <w:p w14:paraId="03C8ED19" w14:textId="0A523951" w:rsidR="00E64DD3" w:rsidRPr="0041007A" w:rsidRDefault="00D67A21">
      <w:pPr>
        <w:pStyle w:val="ListParagraph"/>
        <w:numPr>
          <w:ilvl w:val="0"/>
          <w:numId w:val="19"/>
        </w:numPr>
        <w:spacing w:after="0" w:line="240" w:lineRule="auto"/>
        <w:jc w:val="both"/>
        <w:rPr>
          <w:rFonts w:asciiTheme="majorHAnsi" w:hAnsiTheme="majorHAnsi"/>
          <w:shd w:val="clear" w:color="auto" w:fill="FFFFFF" w:themeFill="background1"/>
        </w:rPr>
        <w:pPrChange w:id="1112" w:author="Bahar Toto" w:date="2026-06-15T14:38:00Z" w16du:dateUtc="2026-06-15T13:38:00Z">
          <w:pPr>
            <w:pStyle w:val="ListParagraph"/>
            <w:numPr>
              <w:numId w:val="13"/>
            </w:numPr>
            <w:spacing w:after="0" w:line="240" w:lineRule="auto"/>
            <w:ind w:hanging="360"/>
            <w:jc w:val="both"/>
          </w:pPr>
        </w:pPrChange>
      </w:pPr>
      <w:ins w:id="1113" w:author="Bahar Toto" w:date="2026-06-15T14:38:00Z" w16du:dateUtc="2026-06-15T13:38:00Z">
        <w:r>
          <w:rPr>
            <w:rFonts w:asciiTheme="majorHAnsi" w:hAnsiTheme="majorHAnsi"/>
            <w:shd w:val="clear" w:color="auto" w:fill="FFFFFF" w:themeFill="background1"/>
          </w:rPr>
          <w:t>s</w:t>
        </w:r>
      </w:ins>
      <w:del w:id="1114" w:author="Bahar Toto" w:date="2026-06-15T14:38:00Z" w16du:dateUtc="2026-06-15T13:38:00Z">
        <w:r w:rsidR="00E64DD3" w:rsidRPr="0041007A" w:rsidDel="00D67A21">
          <w:rPr>
            <w:rFonts w:asciiTheme="majorHAnsi" w:hAnsiTheme="majorHAnsi"/>
            <w:shd w:val="clear" w:color="auto" w:fill="FFFFFF" w:themeFill="background1"/>
          </w:rPr>
          <w:delText>S</w:delText>
        </w:r>
      </w:del>
      <w:r w:rsidR="00E64DD3" w:rsidRPr="0041007A">
        <w:rPr>
          <w:rFonts w:asciiTheme="majorHAnsi" w:hAnsiTheme="majorHAnsi"/>
          <w:shd w:val="clear" w:color="auto" w:fill="FFFFFF" w:themeFill="background1"/>
        </w:rPr>
        <w:t xml:space="preserve">cope and method of </w:t>
      </w:r>
      <w:proofErr w:type="gramStart"/>
      <w:r w:rsidR="00E64DD3" w:rsidRPr="0041007A">
        <w:rPr>
          <w:rFonts w:asciiTheme="majorHAnsi" w:hAnsiTheme="majorHAnsi"/>
          <w:shd w:val="clear" w:color="auto" w:fill="FFFFFF" w:themeFill="background1"/>
        </w:rPr>
        <w:t>the personal</w:t>
      </w:r>
      <w:proofErr w:type="gramEnd"/>
      <w:r w:rsidR="00E64DD3" w:rsidRPr="0041007A">
        <w:rPr>
          <w:rFonts w:asciiTheme="majorHAnsi" w:hAnsiTheme="majorHAnsi"/>
          <w:shd w:val="clear" w:color="auto" w:fill="FFFFFF" w:themeFill="background1"/>
        </w:rPr>
        <w:t xml:space="preserve"> data processing;</w:t>
      </w:r>
    </w:p>
    <w:p w14:paraId="082FA8D6" w14:textId="4E4D76C4" w:rsidR="00E64DD3" w:rsidRPr="0041007A" w:rsidRDefault="00D67A21">
      <w:pPr>
        <w:pStyle w:val="ListParagraph"/>
        <w:numPr>
          <w:ilvl w:val="0"/>
          <w:numId w:val="19"/>
        </w:numPr>
        <w:spacing w:after="0" w:line="240" w:lineRule="auto"/>
        <w:jc w:val="both"/>
        <w:rPr>
          <w:rFonts w:asciiTheme="majorHAnsi" w:hAnsiTheme="majorHAnsi"/>
          <w:shd w:val="clear" w:color="auto" w:fill="FFFFFF" w:themeFill="background1"/>
        </w:rPr>
        <w:pPrChange w:id="1115" w:author="Bahar Toto" w:date="2026-06-15T14:38:00Z" w16du:dateUtc="2026-06-15T13:38:00Z">
          <w:pPr>
            <w:pStyle w:val="ListParagraph"/>
            <w:numPr>
              <w:numId w:val="13"/>
            </w:numPr>
            <w:spacing w:after="0" w:line="240" w:lineRule="auto"/>
            <w:ind w:hanging="360"/>
            <w:jc w:val="both"/>
          </w:pPr>
        </w:pPrChange>
      </w:pPr>
      <w:ins w:id="1116" w:author="Bahar Toto" w:date="2026-06-15T14:38:00Z" w16du:dateUtc="2026-06-15T13:38:00Z">
        <w:r>
          <w:rPr>
            <w:rFonts w:asciiTheme="majorHAnsi" w:hAnsiTheme="majorHAnsi"/>
            <w:shd w:val="clear" w:color="auto" w:fill="FFFFFF" w:themeFill="background1"/>
          </w:rPr>
          <w:t>t</w:t>
        </w:r>
      </w:ins>
      <w:del w:id="1117" w:author="Bahar Toto" w:date="2026-06-15T14:38:00Z" w16du:dateUtc="2026-06-15T13:38:00Z">
        <w:r w:rsidR="00E64DD3" w:rsidRPr="0041007A" w:rsidDel="00D67A21">
          <w:rPr>
            <w:rFonts w:asciiTheme="majorHAnsi" w:hAnsiTheme="majorHAnsi"/>
            <w:shd w:val="clear" w:color="auto" w:fill="FFFFFF" w:themeFill="background1"/>
          </w:rPr>
          <w:delText>T</w:delText>
        </w:r>
      </w:del>
      <w:r w:rsidR="00E64DD3" w:rsidRPr="0041007A">
        <w:rPr>
          <w:rFonts w:asciiTheme="majorHAnsi" w:hAnsiTheme="majorHAnsi"/>
          <w:shd w:val="clear" w:color="auto" w:fill="FFFFFF" w:themeFill="background1"/>
        </w:rPr>
        <w:t>he recipients or classes of recipients to whom the personal data are or may be disclosed;</w:t>
      </w:r>
    </w:p>
    <w:p w14:paraId="0AEE1997" w14:textId="386AAD0E" w:rsidR="00E64DD3" w:rsidRPr="0041007A" w:rsidRDefault="00E64DD3">
      <w:pPr>
        <w:pStyle w:val="ListParagraph"/>
        <w:numPr>
          <w:ilvl w:val="0"/>
          <w:numId w:val="19"/>
        </w:numPr>
        <w:spacing w:after="0" w:line="240" w:lineRule="auto"/>
        <w:jc w:val="both"/>
        <w:rPr>
          <w:rFonts w:asciiTheme="majorHAnsi" w:hAnsiTheme="majorHAnsi"/>
          <w:shd w:val="clear" w:color="auto" w:fill="FFFFFF" w:themeFill="background1"/>
        </w:rPr>
        <w:pPrChange w:id="1118" w:author="Bahar Toto" w:date="2026-06-15T14:38:00Z" w16du:dateUtc="2026-06-15T13:38:00Z">
          <w:pPr>
            <w:pStyle w:val="ListParagraph"/>
            <w:numPr>
              <w:numId w:val="13"/>
            </w:numPr>
            <w:spacing w:after="0" w:line="240" w:lineRule="auto"/>
            <w:ind w:hanging="360"/>
            <w:jc w:val="both"/>
          </w:pPr>
        </w:pPrChange>
      </w:pPr>
      <w:del w:id="1119" w:author="Bahar Toto" w:date="2026-06-15T14:38:00Z" w16du:dateUtc="2026-06-15T13:38:00Z">
        <w:r w:rsidRPr="0041007A" w:rsidDel="00D67A21">
          <w:rPr>
            <w:rFonts w:asciiTheme="majorHAnsi" w:hAnsiTheme="majorHAnsi"/>
            <w:shd w:val="clear" w:color="auto" w:fill="FFFFFF" w:themeFill="background1"/>
          </w:rPr>
          <w:delText>M</w:delText>
        </w:r>
      </w:del>
      <w:ins w:id="1120" w:author="Bahar Toto" w:date="2026-06-15T14:38:00Z" w16du:dateUtc="2026-06-15T13:38:00Z">
        <w:r w:rsidR="00D67A21">
          <w:rPr>
            <w:rFonts w:asciiTheme="majorHAnsi" w:hAnsiTheme="majorHAnsi"/>
            <w:shd w:val="clear" w:color="auto" w:fill="FFFFFF" w:themeFill="background1"/>
          </w:rPr>
          <w:t>m</w:t>
        </w:r>
      </w:ins>
      <w:r w:rsidRPr="0041007A">
        <w:rPr>
          <w:rFonts w:asciiTheme="majorHAnsi" w:hAnsiTheme="majorHAnsi"/>
          <w:shd w:val="clear" w:color="auto" w:fill="FFFFFF" w:themeFill="background1"/>
        </w:rPr>
        <w:t>ethods utilized for automated access, if the same is allowed by the data subject, and the extent to which such access is authorized, including meaningful information about the logic involved, as well as the significance and the envisaged consequences of such processing for the data subject;</w:t>
      </w:r>
    </w:p>
    <w:p w14:paraId="2479BF9E" w14:textId="4B2378A4" w:rsidR="00E64DD3" w:rsidRPr="0041007A" w:rsidRDefault="00D67A21">
      <w:pPr>
        <w:pStyle w:val="ListParagraph"/>
        <w:numPr>
          <w:ilvl w:val="0"/>
          <w:numId w:val="19"/>
        </w:numPr>
        <w:spacing w:after="0" w:line="240" w:lineRule="auto"/>
        <w:jc w:val="both"/>
        <w:rPr>
          <w:rFonts w:asciiTheme="majorHAnsi" w:hAnsiTheme="majorHAnsi"/>
          <w:shd w:val="clear" w:color="auto" w:fill="FFFFFF" w:themeFill="background1"/>
        </w:rPr>
        <w:pPrChange w:id="1121" w:author="Bahar Toto" w:date="2026-06-15T14:38:00Z" w16du:dateUtc="2026-06-15T13:38:00Z">
          <w:pPr>
            <w:pStyle w:val="ListParagraph"/>
            <w:numPr>
              <w:numId w:val="13"/>
            </w:numPr>
            <w:spacing w:after="0" w:line="240" w:lineRule="auto"/>
            <w:ind w:hanging="360"/>
            <w:jc w:val="both"/>
          </w:pPr>
        </w:pPrChange>
      </w:pPr>
      <w:ins w:id="1122" w:author="Bahar Toto" w:date="2026-06-15T14:38:00Z" w16du:dateUtc="2026-06-15T13:38:00Z">
        <w:r>
          <w:rPr>
            <w:rFonts w:asciiTheme="majorHAnsi" w:hAnsiTheme="majorHAnsi"/>
            <w:shd w:val="clear" w:color="auto" w:fill="FFFFFF" w:themeFill="background1"/>
          </w:rPr>
          <w:t>t</w:t>
        </w:r>
      </w:ins>
      <w:del w:id="1123" w:author="Bahar Toto" w:date="2026-06-15T14:38:00Z" w16du:dateUtc="2026-06-15T13:38:00Z">
        <w:r w:rsidR="00E64DD3" w:rsidRPr="0041007A" w:rsidDel="00D67A21">
          <w:rPr>
            <w:rFonts w:asciiTheme="majorHAnsi" w:hAnsiTheme="majorHAnsi"/>
            <w:shd w:val="clear" w:color="auto" w:fill="FFFFFF" w:themeFill="background1"/>
          </w:rPr>
          <w:delText>T</w:delText>
        </w:r>
      </w:del>
      <w:r w:rsidR="00E64DD3" w:rsidRPr="0041007A">
        <w:rPr>
          <w:rFonts w:asciiTheme="majorHAnsi" w:hAnsiTheme="majorHAnsi"/>
          <w:shd w:val="clear" w:color="auto" w:fill="FFFFFF" w:themeFill="background1"/>
        </w:rPr>
        <w:t>he identity and contact details of the personal information controller or its representative;</w:t>
      </w:r>
    </w:p>
    <w:p w14:paraId="2AF1B330" w14:textId="70D0AE66" w:rsidR="00E64DD3" w:rsidRPr="0041007A" w:rsidRDefault="00D67A21">
      <w:pPr>
        <w:pStyle w:val="ListParagraph"/>
        <w:numPr>
          <w:ilvl w:val="0"/>
          <w:numId w:val="19"/>
        </w:numPr>
        <w:spacing w:after="0" w:line="240" w:lineRule="auto"/>
        <w:jc w:val="both"/>
        <w:rPr>
          <w:rFonts w:asciiTheme="majorHAnsi" w:hAnsiTheme="majorHAnsi"/>
          <w:shd w:val="clear" w:color="auto" w:fill="FFFFFF" w:themeFill="background1"/>
        </w:rPr>
        <w:pPrChange w:id="1124" w:author="Bahar Toto" w:date="2026-06-15T14:38:00Z" w16du:dateUtc="2026-06-15T13:38:00Z">
          <w:pPr>
            <w:pStyle w:val="ListParagraph"/>
            <w:numPr>
              <w:numId w:val="13"/>
            </w:numPr>
            <w:spacing w:after="0" w:line="240" w:lineRule="auto"/>
            <w:ind w:hanging="360"/>
            <w:jc w:val="both"/>
          </w:pPr>
        </w:pPrChange>
      </w:pPr>
      <w:ins w:id="1125" w:author="Bahar Toto" w:date="2026-06-15T14:38:00Z" w16du:dateUtc="2026-06-15T13:38:00Z">
        <w:r>
          <w:rPr>
            <w:rFonts w:asciiTheme="majorHAnsi" w:hAnsiTheme="majorHAnsi"/>
            <w:shd w:val="clear" w:color="auto" w:fill="FFFFFF" w:themeFill="background1"/>
          </w:rPr>
          <w:t>t</w:t>
        </w:r>
      </w:ins>
      <w:del w:id="1126" w:author="Bahar Toto" w:date="2026-06-15T14:38:00Z" w16du:dateUtc="2026-06-15T13:38:00Z">
        <w:r w:rsidR="00E64DD3" w:rsidRPr="0041007A" w:rsidDel="00D67A21">
          <w:rPr>
            <w:rFonts w:asciiTheme="majorHAnsi" w:hAnsiTheme="majorHAnsi"/>
            <w:shd w:val="clear" w:color="auto" w:fill="FFFFFF" w:themeFill="background1"/>
          </w:rPr>
          <w:delText>T</w:delText>
        </w:r>
      </w:del>
      <w:r w:rsidR="00E64DD3" w:rsidRPr="0041007A">
        <w:rPr>
          <w:rFonts w:asciiTheme="majorHAnsi" w:hAnsiTheme="majorHAnsi"/>
          <w:shd w:val="clear" w:color="auto" w:fill="FFFFFF" w:themeFill="background1"/>
        </w:rPr>
        <w:t>he period for which the information will be stored; and</w:t>
      </w:r>
    </w:p>
    <w:p w14:paraId="1EAF1955" w14:textId="4757B619" w:rsidR="00E64DD3" w:rsidRPr="0041007A" w:rsidRDefault="00E64DD3">
      <w:pPr>
        <w:pStyle w:val="ListParagraph"/>
        <w:numPr>
          <w:ilvl w:val="0"/>
          <w:numId w:val="19"/>
        </w:numPr>
        <w:spacing w:after="0" w:line="240" w:lineRule="auto"/>
        <w:jc w:val="both"/>
        <w:rPr>
          <w:rFonts w:asciiTheme="majorHAnsi" w:hAnsiTheme="majorHAnsi"/>
          <w:shd w:val="clear" w:color="auto" w:fill="FFFFFF" w:themeFill="background1"/>
        </w:rPr>
        <w:pPrChange w:id="1127" w:author="Bahar Toto" w:date="2026-06-15T14:38:00Z" w16du:dateUtc="2026-06-15T13:38:00Z">
          <w:pPr>
            <w:pStyle w:val="ListParagraph"/>
            <w:numPr>
              <w:numId w:val="13"/>
            </w:numPr>
            <w:spacing w:after="0" w:line="240" w:lineRule="auto"/>
            <w:ind w:hanging="360"/>
            <w:jc w:val="both"/>
          </w:pPr>
        </w:pPrChange>
      </w:pPr>
      <w:del w:id="1128" w:author="Bahar Toto" w:date="2026-06-15T14:38:00Z" w16du:dateUtc="2026-06-15T13:38:00Z">
        <w:r w:rsidRPr="0041007A" w:rsidDel="00D67A21">
          <w:rPr>
            <w:rFonts w:asciiTheme="majorHAnsi" w:hAnsiTheme="majorHAnsi"/>
            <w:shd w:val="clear" w:color="auto" w:fill="FFFFFF" w:themeFill="background1"/>
          </w:rPr>
          <w:delText>T</w:delText>
        </w:r>
      </w:del>
      <w:ins w:id="1129" w:author="Bahar Toto" w:date="2026-06-15T14:38:00Z" w16du:dateUtc="2026-06-15T13:38:00Z">
        <w:r w:rsidR="00D67A21">
          <w:rPr>
            <w:rFonts w:asciiTheme="majorHAnsi" w:hAnsiTheme="majorHAnsi"/>
            <w:shd w:val="clear" w:color="auto" w:fill="FFFFFF" w:themeFill="background1"/>
          </w:rPr>
          <w:t>t</w:t>
        </w:r>
      </w:ins>
      <w:r w:rsidRPr="0041007A">
        <w:rPr>
          <w:rFonts w:asciiTheme="majorHAnsi" w:hAnsiTheme="majorHAnsi"/>
          <w:shd w:val="clear" w:color="auto" w:fill="FFFFFF" w:themeFill="background1"/>
        </w:rPr>
        <w:t xml:space="preserve">he existence of their rights as data subjects, including the right to access, correction, and object to the processing, as well as the right to lodge a complaint before the </w:t>
      </w:r>
      <w:r w:rsidR="00792746" w:rsidRPr="0041007A">
        <w:rPr>
          <w:rFonts w:asciiTheme="majorHAnsi" w:hAnsiTheme="majorHAnsi"/>
          <w:shd w:val="clear" w:color="auto" w:fill="FFFFFF" w:themeFill="background1"/>
        </w:rPr>
        <w:t>NPC.</w:t>
      </w:r>
    </w:p>
    <w:p w14:paraId="3EE8E173" w14:textId="77777777" w:rsidR="39B320CC" w:rsidRPr="0041007A" w:rsidRDefault="39B320CC" w:rsidP="004A1A75">
      <w:pPr>
        <w:spacing w:after="0" w:line="240" w:lineRule="auto"/>
        <w:jc w:val="both"/>
        <w:rPr>
          <w:rFonts w:asciiTheme="majorHAnsi" w:hAnsiTheme="majorHAnsi"/>
          <w:sz w:val="22"/>
          <w:szCs w:val="22"/>
        </w:rPr>
      </w:pPr>
    </w:p>
    <w:p w14:paraId="5A4F95BA" w14:textId="3A358542" w:rsidR="00677498"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Under </w:t>
      </w:r>
      <w:ins w:id="1130" w:author="Bahar Toto" w:date="2026-06-15T14:44:00Z" w16du:dateUtc="2026-06-15T13:44:00Z">
        <w:r w:rsidR="0064773B">
          <w:rPr>
            <w:rFonts w:asciiTheme="majorHAnsi" w:hAnsiTheme="majorHAnsi"/>
            <w:sz w:val="22"/>
            <w:szCs w:val="22"/>
          </w:rPr>
          <w:t xml:space="preserve">the </w:t>
        </w:r>
      </w:ins>
      <w:ins w:id="1131" w:author="Bahar Toto" w:date="2026-06-15T14:39:00Z">
        <w:r w:rsidR="00D67A21" w:rsidRPr="00D67A21">
          <w:rPr>
            <w:rFonts w:asciiTheme="majorHAnsi" w:hAnsiTheme="majorHAnsi"/>
            <w:sz w:val="22"/>
            <w:szCs w:val="22"/>
          </w:rPr>
          <w:t>Memorandum Circular 03-03-2005, as amended</w:t>
        </w:r>
      </w:ins>
      <w:ins w:id="1132" w:author="Bahar Toto" w:date="2026-06-15T14:39:00Z" w16du:dateUtc="2026-06-15T13:39:00Z">
        <w:r w:rsidR="00D67A21">
          <w:rPr>
            <w:rFonts w:asciiTheme="majorHAnsi" w:hAnsiTheme="majorHAnsi"/>
            <w:sz w:val="22"/>
            <w:szCs w:val="22"/>
          </w:rPr>
          <w:t xml:space="preserve">, particularly under the </w:t>
        </w:r>
      </w:ins>
      <w:r w:rsidRPr="0041007A">
        <w:rPr>
          <w:rFonts w:asciiTheme="majorHAnsi" w:hAnsiTheme="majorHAnsi"/>
          <w:sz w:val="22"/>
          <w:szCs w:val="22"/>
        </w:rPr>
        <w:t>NTC broadcast messaging rules, recipients must have a mechanism to request cessation and must be provided commands/messages to opt out.</w:t>
      </w:r>
    </w:p>
    <w:p w14:paraId="7B22E6D9" w14:textId="77777777" w:rsidR="008A5A44" w:rsidRDefault="008A5A4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C03114" w14:paraId="755069C8" w14:textId="77777777" w:rsidTr="00050BF6">
        <w:trPr>
          <w:trHeight w:val="300"/>
        </w:trPr>
        <w:tc>
          <w:tcPr>
            <w:tcW w:w="4508" w:type="dxa"/>
          </w:tcPr>
          <w:p w14:paraId="2D781FCD" w14:textId="77777777" w:rsidR="008A5A44" w:rsidRPr="00C03114" w:rsidRDefault="008A5A44" w:rsidP="00050BF6">
            <w:r w:rsidRPr="00C03114">
              <w:t xml:space="preserve">Citation </w:t>
            </w:r>
          </w:p>
        </w:tc>
        <w:tc>
          <w:tcPr>
            <w:tcW w:w="4508" w:type="dxa"/>
          </w:tcPr>
          <w:p w14:paraId="76A62DEB" w14:textId="77777777" w:rsidR="008A5A44" w:rsidRDefault="008A5A44" w:rsidP="00050BF6">
            <w:pPr>
              <w:rPr>
                <w:ins w:id="1133" w:author="Bahar Toto" w:date="2026-06-15T14:39:00Z" w16du:dateUtc="2026-06-15T13:39:00Z"/>
              </w:rPr>
            </w:pPr>
            <w:del w:id="1134" w:author="Bahar Toto" w:date="2026-06-15T14:39:00Z" w16du:dateUtc="2026-06-15T13:39:00Z">
              <w:r w:rsidDel="00D67A21">
                <w:fldChar w:fldCharType="begin"/>
              </w:r>
              <w:r w:rsidDel="00D67A21">
                <w:delInstrText>HYPERLINK "https://privacy.gov.ph/data-privacy-act/"</w:delInstrText>
              </w:r>
              <w:r w:rsidDel="00D67A21">
                <w:fldChar w:fldCharType="separate"/>
              </w:r>
              <w:r w:rsidRPr="00D67A21" w:rsidDel="00D67A21">
                <w:rPr>
                  <w:rPrChange w:id="1135" w:author="Bahar Toto" w:date="2026-06-15T14:39:00Z" w16du:dateUtc="2026-06-15T13:39:00Z">
                    <w:rPr>
                      <w:rStyle w:val="Hyperlink"/>
                    </w:rPr>
                  </w:rPrChange>
                </w:rPr>
                <w:delText>Section 16 of the Data Privacy Act</w:delText>
              </w:r>
              <w:r w:rsidDel="00D67A21">
                <w:fldChar w:fldCharType="end"/>
              </w:r>
            </w:del>
            <w:ins w:id="1136" w:author="Bahar Toto" w:date="2026-06-15T14:39:00Z" w16du:dateUtc="2026-06-15T13:39:00Z">
              <w:r w:rsidR="00D67A21" w:rsidRPr="00D67A21">
                <w:rPr>
                  <w:rPrChange w:id="1137" w:author="Bahar Toto" w:date="2026-06-15T14:39:00Z" w16du:dateUtc="2026-06-15T13:39:00Z">
                    <w:rPr>
                      <w:rStyle w:val="Hyperlink"/>
                    </w:rPr>
                  </w:rPrChange>
                </w:rPr>
                <w:t>Section 16 of the Data Privacy Act</w:t>
              </w:r>
            </w:ins>
            <w:r w:rsidRPr="00C03114">
              <w:t xml:space="preserve"> </w:t>
            </w:r>
          </w:p>
          <w:p w14:paraId="7468D8C1" w14:textId="0D0CA172" w:rsidR="00D67A21" w:rsidRPr="00C03114" w:rsidRDefault="00D67A21" w:rsidP="00050BF6">
            <w:ins w:id="1138" w:author="Bahar Toto" w:date="2026-06-15T14:39:00Z" w16du:dateUtc="2026-06-15T13:39:00Z">
              <w:r>
                <w:t xml:space="preserve">Section 3.4 and 3.6 of the </w:t>
              </w:r>
              <w:r w:rsidRPr="00D55AF2">
                <w:t>Memorandum Circular 03-03-2005, as amended</w:t>
              </w:r>
            </w:ins>
          </w:p>
        </w:tc>
      </w:tr>
      <w:tr w:rsidR="008A5A44" w:rsidRPr="00C03114" w:rsidDel="00D67A21" w14:paraId="5AA737DA" w14:textId="72226801" w:rsidTr="00050BF6">
        <w:trPr>
          <w:del w:id="1139" w:author="Bahar Toto" w:date="2026-06-15T14:39:00Z"/>
        </w:trPr>
        <w:tc>
          <w:tcPr>
            <w:tcW w:w="4508" w:type="dxa"/>
          </w:tcPr>
          <w:p w14:paraId="28F71FA9" w14:textId="713E9651" w:rsidR="008A5A44" w:rsidRPr="00C03114" w:rsidDel="00D67A21" w:rsidRDefault="008A5A44" w:rsidP="00050BF6">
            <w:pPr>
              <w:jc w:val="both"/>
              <w:rPr>
                <w:del w:id="1140" w:author="Bahar Toto" w:date="2026-06-15T14:39:00Z" w16du:dateUtc="2026-06-15T13:39:00Z"/>
              </w:rPr>
            </w:pPr>
            <w:del w:id="1141" w:author="Bahar Toto" w:date="2026-06-15T14:39:00Z" w16du:dateUtc="2026-06-15T13:39:00Z">
              <w:r w:rsidRPr="00C03114" w:rsidDel="00D67A21">
                <w:delText>National Telecommunications Commission Rules and Regulations on Broadcasting Messages</w:delText>
              </w:r>
            </w:del>
          </w:p>
        </w:tc>
        <w:tc>
          <w:tcPr>
            <w:tcW w:w="4508" w:type="dxa"/>
          </w:tcPr>
          <w:p w14:paraId="2B864F91" w14:textId="1CF15A50" w:rsidR="008A5A44" w:rsidRPr="00C03114" w:rsidDel="00D67A21" w:rsidRDefault="008A5A44" w:rsidP="00050BF6">
            <w:pPr>
              <w:jc w:val="both"/>
              <w:rPr>
                <w:del w:id="1142" w:author="Bahar Toto" w:date="2026-06-15T14:39:00Z" w16du:dateUtc="2026-06-15T13:39:00Z"/>
              </w:rPr>
            </w:pPr>
            <w:del w:id="1143" w:author="Bahar Toto" w:date="2026-06-15T14:39:00Z" w16du:dateUtc="2026-06-15T13:39:00Z">
              <w:r w:rsidDel="00D67A21">
                <w:fldChar w:fldCharType="begin"/>
              </w:r>
              <w:r w:rsidDel="00D67A21">
                <w:delInstrText>HYPERLINK "https://region7.ntc.gov.ph/wp-content/uploads/2024/01/MC_03-03-2005.pdf"</w:delInstrText>
              </w:r>
              <w:r w:rsidDel="00D67A21">
                <w:fldChar w:fldCharType="separate"/>
              </w:r>
              <w:r w:rsidRPr="00C03114" w:rsidDel="00D67A21">
                <w:rPr>
                  <w:rStyle w:val="Hyperlink"/>
                </w:rPr>
                <w:delText>Section 3.</w:delText>
              </w:r>
              <w:r w:rsidDel="00D67A21">
                <w:rPr>
                  <w:rStyle w:val="Hyperlink"/>
                </w:rPr>
                <w:delText>4 and 3.6</w:delText>
              </w:r>
              <w:r w:rsidRPr="00C03114" w:rsidDel="00D67A21">
                <w:rPr>
                  <w:rStyle w:val="Hyperlink"/>
                </w:rPr>
                <w:delText xml:space="preserve"> of the National Telecommunications Commission Memorandum Circular 03-03-2005</w:delText>
              </w:r>
              <w:r w:rsidDel="00D67A21">
                <w:fldChar w:fldCharType="end"/>
              </w:r>
              <w:r w:rsidRPr="00C03114" w:rsidDel="00D67A21">
                <w:delText xml:space="preserve"> as amended by </w:delText>
              </w:r>
              <w:r w:rsidDel="00D67A21">
                <w:fldChar w:fldCharType="begin"/>
              </w:r>
              <w:r w:rsidDel="00D67A21">
                <w:delInstrText>HYPERLINK "https://region7.ntc.gov.ph/wp-content/uploads/2024/01/MC_03-03-2005A_Amendments_broadcast_messaging.pdf"</w:delInstrText>
              </w:r>
              <w:r w:rsidDel="00D67A21">
                <w:fldChar w:fldCharType="separate"/>
              </w:r>
              <w:r w:rsidRPr="00C03114" w:rsidDel="00D67A21">
                <w:rPr>
                  <w:rStyle w:val="Hyperlink"/>
                </w:rPr>
                <w:delText>Memorandum Circular No. 03-03-2005-A</w:delText>
              </w:r>
              <w:r w:rsidDel="00D67A21">
                <w:fldChar w:fldCharType="end"/>
              </w:r>
              <w:r w:rsidDel="00D67A21">
                <w:fldChar w:fldCharType="begin"/>
              </w:r>
              <w:r w:rsidDel="00D67A21">
                <w:delInstrText>HYPERLINK "https://region7.ntc.gov.ph/wp-content/uploads/2024/01/MC_04-07-2009.pdf"</w:delInstrText>
              </w:r>
              <w:r w:rsidDel="00D67A21">
                <w:fldChar w:fldCharType="separate"/>
              </w:r>
              <w:r w:rsidRPr="00C03114" w:rsidDel="00D67A21">
                <w:rPr>
                  <w:rStyle w:val="Hyperlink"/>
                </w:rPr>
                <w:delText>, Memorandum Circular No. 04-07-2009</w:delText>
              </w:r>
              <w:r w:rsidDel="00D67A21">
                <w:fldChar w:fldCharType="end"/>
              </w:r>
              <w:r w:rsidRPr="00C03114" w:rsidDel="00D67A21">
                <w:delText xml:space="preserve">, and </w:delText>
              </w:r>
              <w:r w:rsidDel="00D67A21">
                <w:fldChar w:fldCharType="begin"/>
              </w:r>
              <w:r w:rsidDel="00D67A21">
                <w:delInstrText>HYPERLINK "https://elibrary.judiciary.gov.ph/thebookshelf/showdocs/10/91581"</w:delInstrText>
              </w:r>
              <w:r w:rsidDel="00D67A21">
                <w:fldChar w:fldCharType="separate"/>
              </w:r>
              <w:r w:rsidRPr="00C03114" w:rsidDel="00D67A21">
                <w:rPr>
                  <w:rStyle w:val="Hyperlink"/>
                </w:rPr>
                <w:delText>Memorandum Circular No. 07-08-2018 </w:delText>
              </w:r>
              <w:r w:rsidDel="00D67A21">
                <w:fldChar w:fldCharType="end"/>
              </w:r>
            </w:del>
          </w:p>
        </w:tc>
      </w:tr>
    </w:tbl>
    <w:p w14:paraId="45AA3320" w14:textId="77777777" w:rsidR="008A5A44" w:rsidRPr="0041007A" w:rsidRDefault="008A5A44" w:rsidP="004A1A75">
      <w:pPr>
        <w:spacing w:after="0" w:line="240" w:lineRule="auto"/>
        <w:jc w:val="both"/>
        <w:rPr>
          <w:rFonts w:asciiTheme="majorHAnsi" w:hAnsiTheme="majorHAnsi"/>
          <w:sz w:val="22"/>
          <w:szCs w:val="22"/>
        </w:rPr>
      </w:pPr>
    </w:p>
    <w:p w14:paraId="766766AF" w14:textId="77777777" w:rsidR="004A1A75" w:rsidRPr="0041007A" w:rsidRDefault="004A1A75" w:rsidP="004A1A75">
      <w:pPr>
        <w:spacing w:after="0" w:line="240" w:lineRule="auto"/>
        <w:jc w:val="both"/>
        <w:rPr>
          <w:rFonts w:asciiTheme="majorHAnsi" w:hAnsiTheme="majorHAnsi"/>
          <w:sz w:val="22"/>
          <w:szCs w:val="22"/>
        </w:rPr>
      </w:pPr>
    </w:p>
    <w:p w14:paraId="6E759A95" w14:textId="1972EDB1" w:rsidR="006631BE" w:rsidRPr="0041007A" w:rsidRDefault="48D2F1D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Is there a</w:t>
      </w:r>
      <w:r w:rsidR="733CF7A2" w:rsidRPr="0041007A">
        <w:rPr>
          <w:rFonts w:asciiTheme="majorHAnsi" w:hAnsiTheme="majorHAnsi"/>
          <w:b/>
          <w:bCs/>
          <w:i/>
          <w:iCs/>
        </w:rPr>
        <w:t>n express</w:t>
      </w:r>
      <w:r w:rsidRPr="0041007A">
        <w:rPr>
          <w:rFonts w:asciiTheme="majorHAnsi" w:hAnsiTheme="majorHAnsi"/>
          <w:b/>
          <w:bCs/>
          <w:i/>
          <w:iCs/>
        </w:rPr>
        <w:t xml:space="preserve"> requirement to notify data subjects that the </w:t>
      </w:r>
      <w:r w:rsidR="51E8BF76" w:rsidRPr="0041007A">
        <w:rPr>
          <w:rFonts w:asciiTheme="majorHAnsi" w:hAnsiTheme="majorHAnsi"/>
          <w:b/>
          <w:bCs/>
          <w:i/>
          <w:iCs/>
        </w:rPr>
        <w:t xml:space="preserve">call or the </w:t>
      </w:r>
      <w:proofErr w:type="spellStart"/>
      <w:r w:rsidRPr="0041007A">
        <w:rPr>
          <w:rFonts w:asciiTheme="majorHAnsi" w:hAnsiTheme="majorHAnsi"/>
          <w:b/>
          <w:bCs/>
          <w:i/>
          <w:iCs/>
        </w:rPr>
        <w:t>sms</w:t>
      </w:r>
      <w:proofErr w:type="spellEnd"/>
      <w:r w:rsidRPr="0041007A">
        <w:rPr>
          <w:rFonts w:asciiTheme="majorHAnsi" w:hAnsiTheme="majorHAnsi"/>
          <w:b/>
          <w:bCs/>
          <w:i/>
          <w:iCs/>
        </w:rPr>
        <w:t xml:space="preserve">/mms is an automated </w:t>
      </w:r>
      <w:r w:rsidR="6A90BF0E" w:rsidRPr="0041007A">
        <w:rPr>
          <w:rFonts w:asciiTheme="majorHAnsi" w:hAnsiTheme="majorHAnsi"/>
          <w:b/>
          <w:bCs/>
          <w:i/>
          <w:iCs/>
        </w:rPr>
        <w:t>communication</w:t>
      </w:r>
      <w:r w:rsidRPr="0041007A">
        <w:rPr>
          <w:rFonts w:asciiTheme="majorHAnsi" w:hAnsiTheme="majorHAnsi"/>
          <w:b/>
          <w:bCs/>
          <w:i/>
          <w:iCs/>
        </w:rPr>
        <w:t>?</w:t>
      </w:r>
    </w:p>
    <w:p w14:paraId="2EEAF6AB" w14:textId="77777777" w:rsidR="004A1A75" w:rsidRPr="0041007A" w:rsidRDefault="004A1A75" w:rsidP="004A1A75">
      <w:pPr>
        <w:pStyle w:val="ListParagraph"/>
        <w:spacing w:after="0" w:line="240" w:lineRule="auto"/>
        <w:jc w:val="both"/>
        <w:rPr>
          <w:rFonts w:asciiTheme="majorHAnsi" w:hAnsiTheme="majorHAnsi"/>
          <w:b/>
          <w:bCs/>
          <w:i/>
          <w:iCs/>
        </w:rPr>
      </w:pPr>
    </w:p>
    <w:p w14:paraId="7351CECB" w14:textId="52C01708" w:rsidR="004D739A" w:rsidRPr="0041007A" w:rsidRDefault="006631BE" w:rsidP="004A1A75">
      <w:pPr>
        <w:spacing w:after="0" w:line="240" w:lineRule="auto"/>
        <w:jc w:val="both"/>
        <w:rPr>
          <w:rFonts w:asciiTheme="majorHAnsi" w:hAnsiTheme="majorHAnsi"/>
          <w:sz w:val="22"/>
          <w:szCs w:val="22"/>
        </w:rPr>
      </w:pPr>
      <w:r w:rsidRPr="0041007A">
        <w:rPr>
          <w:rFonts w:asciiTheme="majorHAnsi" w:hAnsiTheme="majorHAnsi"/>
          <w:sz w:val="22"/>
          <w:szCs w:val="22"/>
        </w:rPr>
        <w:t>There is no such express requirement under Philippine law.</w:t>
      </w:r>
    </w:p>
    <w:tbl>
      <w:tblPr>
        <w:tblStyle w:val="TableGrid"/>
        <w:tblW w:w="0" w:type="auto"/>
        <w:tblLook w:val="04A0" w:firstRow="1" w:lastRow="0" w:firstColumn="1" w:lastColumn="0" w:noHBand="0" w:noVBand="1"/>
      </w:tblPr>
      <w:tblGrid>
        <w:gridCol w:w="4508"/>
        <w:gridCol w:w="4508"/>
      </w:tblGrid>
      <w:tr w:rsidR="00CA132B" w:rsidRPr="00C03114" w14:paraId="262A7854" w14:textId="77777777" w:rsidTr="007A7533">
        <w:trPr>
          <w:trHeight w:val="300"/>
          <w:ins w:id="1144" w:author="Bahar Toto" w:date="2026-06-15T14:40:00Z"/>
        </w:trPr>
        <w:tc>
          <w:tcPr>
            <w:tcW w:w="4508" w:type="dxa"/>
          </w:tcPr>
          <w:p w14:paraId="006D36F8" w14:textId="77777777" w:rsidR="00CA132B" w:rsidRPr="00C03114" w:rsidRDefault="00CA132B" w:rsidP="007A7533">
            <w:pPr>
              <w:rPr>
                <w:ins w:id="1145" w:author="Bahar Toto" w:date="2026-06-15T14:40:00Z" w16du:dateUtc="2026-06-15T13:40:00Z"/>
              </w:rPr>
            </w:pPr>
            <w:ins w:id="1146" w:author="Bahar Toto" w:date="2026-06-15T14:40:00Z" w16du:dateUtc="2026-06-15T13:40:00Z">
              <w:r w:rsidRPr="00C03114">
                <w:t xml:space="preserve">Citation </w:t>
              </w:r>
            </w:ins>
          </w:p>
        </w:tc>
        <w:tc>
          <w:tcPr>
            <w:tcW w:w="4508" w:type="dxa"/>
          </w:tcPr>
          <w:p w14:paraId="240D1D51" w14:textId="599AB136" w:rsidR="00CA132B" w:rsidRPr="00C03114" w:rsidRDefault="00CA132B" w:rsidP="007A7533">
            <w:pPr>
              <w:rPr>
                <w:ins w:id="1147" w:author="Bahar Toto" w:date="2026-06-15T14:40:00Z" w16du:dateUtc="2026-06-15T13:40:00Z"/>
              </w:rPr>
            </w:pPr>
            <w:ins w:id="1148" w:author="Bahar Toto" w:date="2026-06-15T14:40:00Z" w16du:dateUtc="2026-06-15T13:40:00Z">
              <w:r>
                <w:t>Not applicable.</w:t>
              </w:r>
            </w:ins>
          </w:p>
        </w:tc>
      </w:tr>
    </w:tbl>
    <w:p w14:paraId="2AEC0B70" w14:textId="77777777" w:rsidR="39B320CC" w:rsidRPr="0041007A" w:rsidDel="000A6DE2" w:rsidRDefault="39B320CC" w:rsidP="004A1A75">
      <w:pPr>
        <w:spacing w:after="0" w:line="240" w:lineRule="auto"/>
        <w:jc w:val="both"/>
        <w:rPr>
          <w:del w:id="1149" w:author="Bahar Toto" w:date="2026-06-15T14:41:00Z" w16du:dateUtc="2026-06-15T13:41:00Z"/>
          <w:rFonts w:asciiTheme="majorHAnsi" w:hAnsiTheme="majorHAnsi"/>
          <w:sz w:val="22"/>
          <w:szCs w:val="22"/>
        </w:rPr>
      </w:pPr>
    </w:p>
    <w:p w14:paraId="67568D51" w14:textId="5DDA6705" w:rsidR="48D2F1D5" w:rsidRPr="005971D0" w:rsidRDefault="005971D0">
      <w:pPr>
        <w:spacing w:after="0" w:line="240" w:lineRule="auto"/>
        <w:jc w:val="both"/>
        <w:rPr>
          <w:rFonts w:asciiTheme="majorHAnsi" w:hAnsiTheme="majorHAnsi"/>
          <w:b/>
          <w:bCs/>
          <w:i/>
          <w:iCs/>
          <w:rPrChange w:id="1150" w:author="Bahar Toto" w:date="2026-06-15T14:43:00Z" w16du:dateUtc="2026-06-15T13:43:00Z">
            <w:rPr/>
          </w:rPrChange>
        </w:rPr>
        <w:pPrChange w:id="1151" w:author="Bahar Toto" w:date="2026-06-15T14:43:00Z" w16du:dateUtc="2026-06-15T13:43:00Z">
          <w:pPr>
            <w:pStyle w:val="ListParagraph"/>
            <w:numPr>
              <w:ilvl w:val="2"/>
              <w:numId w:val="6"/>
            </w:numPr>
            <w:spacing w:after="0" w:line="240" w:lineRule="auto"/>
            <w:ind w:left="1080" w:hanging="720"/>
            <w:jc w:val="both"/>
          </w:pPr>
        </w:pPrChange>
      </w:pPr>
      <w:ins w:id="1152" w:author="Bahar Toto" w:date="2026-06-15T14:42:00Z" w16du:dateUtc="2026-06-15T13:42:00Z">
        <w:r w:rsidRPr="005971D0">
          <w:rPr>
            <w:rFonts w:asciiTheme="majorHAnsi" w:hAnsiTheme="majorHAnsi"/>
            <w:b/>
            <w:bCs/>
            <w:i/>
            <w:iCs/>
            <w:rPrChange w:id="1153" w:author="Bahar Toto" w:date="2026-06-15T14:43:00Z" w16du:dateUtc="2026-06-15T13:43:00Z">
              <w:rPr/>
            </w:rPrChange>
          </w:rPr>
          <w:t>4.4.</w:t>
        </w:r>
      </w:ins>
      <w:ins w:id="1154" w:author="Bahar Toto" w:date="2026-06-15T14:43:00Z" w16du:dateUtc="2026-06-15T13:43:00Z">
        <w:r>
          <w:rPr>
            <w:rFonts w:asciiTheme="majorHAnsi" w:hAnsiTheme="majorHAnsi"/>
            <w:b/>
            <w:bCs/>
            <w:i/>
            <w:iCs/>
          </w:rPr>
          <w:t xml:space="preserve">4. </w:t>
        </w:r>
      </w:ins>
      <w:r w:rsidR="48D2F1D5" w:rsidRPr="005971D0">
        <w:rPr>
          <w:rFonts w:asciiTheme="majorHAnsi" w:hAnsiTheme="majorHAnsi"/>
          <w:b/>
          <w:bCs/>
          <w:i/>
          <w:iCs/>
          <w:rPrChange w:id="1155" w:author="Bahar Toto" w:date="2026-06-15T14:43:00Z" w16du:dateUtc="2026-06-15T13:43:00Z">
            <w:rPr/>
          </w:rPrChange>
        </w:rPr>
        <w:t>In what format must the information be provided?</w:t>
      </w:r>
    </w:p>
    <w:p w14:paraId="060CCC1D" w14:textId="77777777" w:rsidR="004A1A75" w:rsidRPr="0041007A" w:rsidRDefault="004A1A75" w:rsidP="004A1A75">
      <w:pPr>
        <w:pStyle w:val="ListParagraph"/>
        <w:spacing w:after="0" w:line="240" w:lineRule="auto"/>
        <w:ind w:left="1080"/>
        <w:jc w:val="both"/>
        <w:rPr>
          <w:rFonts w:asciiTheme="majorHAnsi" w:hAnsiTheme="majorHAnsi"/>
          <w:b/>
          <w:bCs/>
          <w:i/>
          <w:iCs/>
        </w:rPr>
      </w:pPr>
    </w:p>
    <w:p w14:paraId="3C87338B" w14:textId="1E2C5A6A" w:rsidR="00A029B5" w:rsidRDefault="006631BE" w:rsidP="004A1A75">
      <w:pPr>
        <w:spacing w:after="0" w:line="240" w:lineRule="auto"/>
        <w:ind w:left="360"/>
        <w:jc w:val="both"/>
        <w:rPr>
          <w:ins w:id="1156" w:author="Bahar Toto" w:date="2026-06-15T14:40:00Z" w16du:dateUtc="2026-06-15T13:40:00Z"/>
          <w:rFonts w:asciiTheme="majorHAnsi" w:hAnsiTheme="majorHAnsi"/>
          <w:sz w:val="22"/>
          <w:szCs w:val="22"/>
        </w:rPr>
      </w:pPr>
      <w:r w:rsidRPr="0041007A">
        <w:rPr>
          <w:rFonts w:asciiTheme="majorHAnsi" w:hAnsiTheme="majorHAnsi"/>
          <w:sz w:val="22"/>
          <w:szCs w:val="22"/>
        </w:rPr>
        <w:t>Not applicable.</w:t>
      </w:r>
    </w:p>
    <w:tbl>
      <w:tblPr>
        <w:tblStyle w:val="TableGrid"/>
        <w:tblW w:w="0" w:type="auto"/>
        <w:tblLook w:val="04A0" w:firstRow="1" w:lastRow="0" w:firstColumn="1" w:lastColumn="0" w:noHBand="0" w:noVBand="1"/>
      </w:tblPr>
      <w:tblGrid>
        <w:gridCol w:w="4508"/>
        <w:gridCol w:w="4508"/>
      </w:tblGrid>
      <w:tr w:rsidR="00CA132B" w:rsidRPr="00C03114" w14:paraId="1547736D" w14:textId="77777777" w:rsidTr="007A7533">
        <w:trPr>
          <w:trHeight w:val="300"/>
          <w:ins w:id="1157" w:author="Bahar Toto" w:date="2026-06-15T14:40:00Z"/>
        </w:trPr>
        <w:tc>
          <w:tcPr>
            <w:tcW w:w="4508" w:type="dxa"/>
          </w:tcPr>
          <w:p w14:paraId="041CF86C" w14:textId="77777777" w:rsidR="00CA132B" w:rsidRPr="00C03114" w:rsidRDefault="00CA132B" w:rsidP="007A7533">
            <w:pPr>
              <w:rPr>
                <w:ins w:id="1158" w:author="Bahar Toto" w:date="2026-06-15T14:40:00Z" w16du:dateUtc="2026-06-15T13:40:00Z"/>
              </w:rPr>
            </w:pPr>
            <w:ins w:id="1159" w:author="Bahar Toto" w:date="2026-06-15T14:40:00Z" w16du:dateUtc="2026-06-15T13:40:00Z">
              <w:r w:rsidRPr="00C03114">
                <w:t xml:space="preserve">Citation </w:t>
              </w:r>
            </w:ins>
          </w:p>
        </w:tc>
        <w:tc>
          <w:tcPr>
            <w:tcW w:w="4508" w:type="dxa"/>
          </w:tcPr>
          <w:p w14:paraId="66BDAA9F" w14:textId="7CE63627" w:rsidR="00CA132B" w:rsidRPr="00C03114" w:rsidRDefault="00CA132B" w:rsidP="007A7533">
            <w:pPr>
              <w:rPr>
                <w:ins w:id="1160" w:author="Bahar Toto" w:date="2026-06-15T14:40:00Z" w16du:dateUtc="2026-06-15T13:40:00Z"/>
              </w:rPr>
            </w:pPr>
            <w:ins w:id="1161" w:author="Bahar Toto" w:date="2026-06-15T14:40:00Z" w16du:dateUtc="2026-06-15T13:40:00Z">
              <w:r>
                <w:t>Not applicable.</w:t>
              </w:r>
            </w:ins>
          </w:p>
        </w:tc>
      </w:tr>
    </w:tbl>
    <w:p w14:paraId="31C04D90" w14:textId="77777777" w:rsidR="00CA132B" w:rsidRPr="0041007A" w:rsidDel="00CA132B" w:rsidRDefault="00CA132B">
      <w:pPr>
        <w:spacing w:after="0" w:line="240" w:lineRule="auto"/>
        <w:jc w:val="both"/>
        <w:rPr>
          <w:del w:id="1162" w:author="Bahar Toto" w:date="2026-06-15T14:40:00Z" w16du:dateUtc="2026-06-15T13:40:00Z"/>
          <w:rFonts w:asciiTheme="majorHAnsi" w:hAnsiTheme="majorHAnsi"/>
          <w:sz w:val="22"/>
          <w:szCs w:val="22"/>
        </w:rPr>
        <w:pPrChange w:id="1163" w:author="Bahar Toto" w:date="2026-06-15T14:40:00Z" w16du:dateUtc="2026-06-15T13:40:00Z">
          <w:pPr>
            <w:spacing w:after="0" w:line="240" w:lineRule="auto"/>
            <w:ind w:left="360"/>
            <w:jc w:val="both"/>
          </w:pPr>
        </w:pPrChange>
      </w:pPr>
    </w:p>
    <w:p w14:paraId="49222D3C" w14:textId="77777777" w:rsidR="39B320CC" w:rsidRPr="00CA132B" w:rsidRDefault="39B320CC">
      <w:pPr>
        <w:spacing w:after="0" w:line="240" w:lineRule="auto"/>
        <w:jc w:val="both"/>
        <w:rPr>
          <w:rFonts w:asciiTheme="majorHAnsi" w:hAnsiTheme="majorHAnsi"/>
          <w:rPrChange w:id="1164" w:author="Bahar Toto" w:date="2026-06-15T14:40:00Z" w16du:dateUtc="2026-06-15T13:40:00Z">
            <w:rPr/>
          </w:rPrChange>
        </w:rPr>
        <w:pPrChange w:id="1165" w:author="Bahar Toto" w:date="2026-06-15T14:40:00Z" w16du:dateUtc="2026-06-15T13:40:00Z">
          <w:pPr>
            <w:pStyle w:val="ListParagraph"/>
            <w:spacing w:after="0" w:line="240" w:lineRule="auto"/>
            <w:jc w:val="both"/>
          </w:pPr>
        </w:pPrChange>
      </w:pPr>
    </w:p>
    <w:p w14:paraId="68D06A91" w14:textId="1E8565F4" w:rsidR="006B7780" w:rsidRPr="005971D0" w:rsidRDefault="005971D0">
      <w:pPr>
        <w:spacing w:after="0" w:line="240" w:lineRule="auto"/>
        <w:jc w:val="both"/>
        <w:rPr>
          <w:rFonts w:asciiTheme="majorHAnsi" w:hAnsiTheme="majorHAnsi"/>
          <w:b/>
          <w:bCs/>
          <w:i/>
          <w:iCs/>
          <w:rPrChange w:id="1166" w:author="Bahar Toto" w:date="2026-06-15T14:43:00Z" w16du:dateUtc="2026-06-15T13:43:00Z">
            <w:rPr/>
          </w:rPrChange>
        </w:rPr>
        <w:pPrChange w:id="1167" w:author="Bahar Toto" w:date="2026-06-15T14:43:00Z" w16du:dateUtc="2026-06-15T13:43:00Z">
          <w:pPr>
            <w:pStyle w:val="ListParagraph"/>
            <w:numPr>
              <w:ilvl w:val="2"/>
              <w:numId w:val="6"/>
            </w:numPr>
            <w:spacing w:after="0" w:line="240" w:lineRule="auto"/>
            <w:ind w:left="1080" w:hanging="720"/>
            <w:jc w:val="both"/>
          </w:pPr>
        </w:pPrChange>
      </w:pPr>
      <w:ins w:id="1168" w:author="Bahar Toto" w:date="2026-06-15T14:43:00Z" w16du:dateUtc="2026-06-15T13:43:00Z">
        <w:r>
          <w:rPr>
            <w:rFonts w:asciiTheme="majorHAnsi" w:hAnsiTheme="majorHAnsi"/>
            <w:b/>
            <w:bCs/>
            <w:i/>
            <w:iCs/>
          </w:rPr>
          <w:t xml:space="preserve">4.4.5. </w:t>
        </w:r>
      </w:ins>
      <w:r w:rsidR="48D2F1D5" w:rsidRPr="005971D0">
        <w:rPr>
          <w:rFonts w:asciiTheme="majorHAnsi" w:hAnsiTheme="majorHAnsi"/>
          <w:b/>
          <w:bCs/>
          <w:i/>
          <w:iCs/>
          <w:rPrChange w:id="1169" w:author="Bahar Toto" w:date="2026-06-15T14:43:00Z" w16du:dateUtc="2026-06-15T13:43:00Z">
            <w:rPr/>
          </w:rPrChange>
        </w:rPr>
        <w:t>Are push notifications permitted for direct marketing?</w:t>
      </w:r>
    </w:p>
    <w:p w14:paraId="5CFFA029" w14:textId="77777777" w:rsidR="004A1A75" w:rsidRPr="0041007A" w:rsidRDefault="004A1A75" w:rsidP="004A1A75">
      <w:pPr>
        <w:pStyle w:val="ListParagraph"/>
        <w:spacing w:after="0" w:line="240" w:lineRule="auto"/>
        <w:ind w:left="1080"/>
        <w:jc w:val="both"/>
        <w:rPr>
          <w:rFonts w:asciiTheme="majorHAnsi" w:hAnsiTheme="majorHAnsi"/>
          <w:b/>
          <w:bCs/>
          <w:i/>
          <w:iCs/>
        </w:rPr>
      </w:pPr>
    </w:p>
    <w:p w14:paraId="0D76AF35" w14:textId="025CB39E" w:rsidR="00677498" w:rsidRPr="0041007A" w:rsidRDefault="00677498" w:rsidP="004A1A75">
      <w:pPr>
        <w:spacing w:after="0" w:line="240" w:lineRule="auto"/>
        <w:ind w:left="360"/>
        <w:jc w:val="both"/>
        <w:rPr>
          <w:rFonts w:asciiTheme="majorHAnsi" w:hAnsiTheme="majorHAnsi"/>
          <w:sz w:val="22"/>
          <w:szCs w:val="22"/>
        </w:rPr>
      </w:pPr>
      <w:r w:rsidRPr="0041007A">
        <w:rPr>
          <w:rFonts w:asciiTheme="majorHAnsi" w:hAnsiTheme="majorHAnsi"/>
          <w:sz w:val="22"/>
          <w:szCs w:val="22"/>
        </w:rPr>
        <w:t xml:space="preserve">Yes, </w:t>
      </w:r>
      <w:r w:rsidR="00D90D67" w:rsidRPr="0041007A">
        <w:rPr>
          <w:rFonts w:asciiTheme="majorHAnsi" w:hAnsiTheme="majorHAnsi"/>
          <w:sz w:val="22"/>
          <w:szCs w:val="22"/>
        </w:rPr>
        <w:t xml:space="preserve">subject to compliance with the requirements under the </w:t>
      </w:r>
      <w:ins w:id="1170" w:author="Bahar Toto" w:date="2026-06-15T13:05:00Z" w16du:dateUtc="2026-06-15T12:05:00Z">
        <w:r w:rsidR="007A69F0">
          <w:rPr>
            <w:rFonts w:asciiTheme="majorHAnsi" w:hAnsiTheme="majorHAnsi"/>
            <w:sz w:val="22"/>
            <w:szCs w:val="22"/>
          </w:rPr>
          <w:t xml:space="preserve">Data </w:t>
        </w:r>
      </w:ins>
      <w:ins w:id="1171" w:author="Bahar Toto" w:date="2026-06-15T14:53:00Z" w16du:dateUtc="2026-06-15T13:53:00Z">
        <w:r w:rsidR="00671D4A">
          <w:rPr>
            <w:rFonts w:asciiTheme="majorHAnsi" w:hAnsiTheme="majorHAnsi"/>
            <w:sz w:val="22"/>
            <w:szCs w:val="22"/>
          </w:rPr>
          <w:t xml:space="preserve">Privacy </w:t>
        </w:r>
      </w:ins>
      <w:ins w:id="1172" w:author="Bahar Toto" w:date="2026-06-15T13:05:00Z" w16du:dateUtc="2026-06-15T12:05:00Z">
        <w:r w:rsidR="007A69F0">
          <w:rPr>
            <w:rFonts w:asciiTheme="majorHAnsi" w:hAnsiTheme="majorHAnsi"/>
            <w:sz w:val="22"/>
            <w:szCs w:val="22"/>
          </w:rPr>
          <w:t xml:space="preserve">Act </w:t>
        </w:r>
      </w:ins>
      <w:del w:id="1173" w:author="Bahar Toto" w:date="2026-06-15T13:05:00Z" w16du:dateUtc="2026-06-15T12:05:00Z">
        <w:r w:rsidR="00D90D67" w:rsidRPr="007A69F0" w:rsidDel="007A69F0">
          <w:rPr>
            <w:rFonts w:asciiTheme="majorHAnsi" w:hAnsiTheme="majorHAnsi"/>
            <w:sz w:val="22"/>
            <w:szCs w:val="22"/>
          </w:rPr>
          <w:delText>DPA</w:delText>
        </w:r>
        <w:r w:rsidR="00D058CF" w:rsidRPr="0041007A" w:rsidDel="007A69F0">
          <w:rPr>
            <w:rFonts w:asciiTheme="majorHAnsi" w:hAnsiTheme="majorHAnsi"/>
            <w:sz w:val="22"/>
            <w:szCs w:val="22"/>
          </w:rPr>
          <w:delText xml:space="preserve"> </w:delText>
        </w:r>
      </w:del>
      <w:r w:rsidR="00D058CF" w:rsidRPr="0041007A">
        <w:rPr>
          <w:rFonts w:asciiTheme="majorHAnsi" w:hAnsiTheme="majorHAnsi"/>
          <w:sz w:val="22"/>
          <w:szCs w:val="22"/>
        </w:rPr>
        <w:t>for direct marketing.</w:t>
      </w:r>
    </w:p>
    <w:p w14:paraId="612D5D3E" w14:textId="77777777" w:rsidR="004A1A75" w:rsidRPr="0041007A" w:rsidRDefault="004A1A75" w:rsidP="004A1A75">
      <w:pPr>
        <w:spacing w:after="0" w:line="240" w:lineRule="auto"/>
        <w:ind w:left="360"/>
        <w:jc w:val="both"/>
        <w:rPr>
          <w:rFonts w:asciiTheme="majorHAnsi" w:hAnsiTheme="majorHAnsi"/>
          <w:sz w:val="22"/>
          <w:szCs w:val="22"/>
        </w:rPr>
      </w:pPr>
    </w:p>
    <w:p w14:paraId="66A813AC" w14:textId="46100C52" w:rsidR="39B320CC" w:rsidRDefault="00D90D67" w:rsidP="004A1A75">
      <w:pPr>
        <w:spacing w:after="0" w:line="240" w:lineRule="auto"/>
        <w:ind w:left="360"/>
        <w:jc w:val="both"/>
        <w:rPr>
          <w:rFonts w:asciiTheme="majorHAnsi" w:hAnsiTheme="majorHAnsi"/>
          <w:sz w:val="22"/>
          <w:szCs w:val="22"/>
        </w:rPr>
      </w:pPr>
      <w:r w:rsidRPr="0041007A">
        <w:rPr>
          <w:rFonts w:asciiTheme="majorHAnsi" w:hAnsiTheme="majorHAnsi"/>
          <w:sz w:val="22"/>
          <w:szCs w:val="22"/>
        </w:rPr>
        <w:t>Additionally, i</w:t>
      </w:r>
      <w:r w:rsidR="00677498" w:rsidRPr="0041007A">
        <w:rPr>
          <w:rFonts w:asciiTheme="majorHAnsi" w:hAnsiTheme="majorHAnsi"/>
          <w:sz w:val="22"/>
          <w:szCs w:val="22"/>
        </w:rPr>
        <w:t xml:space="preserve">f push notifications are effectively </w:t>
      </w:r>
      <w:ins w:id="1174" w:author="Bahar Toto" w:date="2026-06-15T14:43:00Z" w16du:dateUtc="2026-06-15T13:43:00Z">
        <w:r w:rsidR="0064773B">
          <w:rPr>
            <w:rFonts w:asciiTheme="majorHAnsi" w:hAnsiTheme="majorHAnsi"/>
            <w:sz w:val="22"/>
            <w:szCs w:val="22"/>
          </w:rPr>
          <w:t>'</w:t>
        </w:r>
      </w:ins>
      <w:del w:id="1175" w:author="Bahar Toto" w:date="2026-06-15T14:43:00Z" w16du:dateUtc="2026-06-15T13:43:00Z">
        <w:r w:rsidR="00677498" w:rsidRPr="0041007A" w:rsidDel="0064773B">
          <w:rPr>
            <w:rFonts w:asciiTheme="majorHAnsi" w:hAnsiTheme="majorHAnsi"/>
            <w:sz w:val="22"/>
            <w:szCs w:val="22"/>
          </w:rPr>
          <w:delText>“</w:delText>
        </w:r>
      </w:del>
      <w:r w:rsidR="00677498" w:rsidRPr="0041007A">
        <w:rPr>
          <w:rFonts w:asciiTheme="majorHAnsi" w:hAnsiTheme="majorHAnsi"/>
          <w:sz w:val="22"/>
          <w:szCs w:val="22"/>
        </w:rPr>
        <w:t>push messages</w:t>
      </w:r>
      <w:ins w:id="1176" w:author="Bahar Toto" w:date="2026-06-15T14:43:00Z" w16du:dateUtc="2026-06-15T13:43:00Z">
        <w:r w:rsidR="0064773B">
          <w:rPr>
            <w:rFonts w:asciiTheme="majorHAnsi" w:hAnsiTheme="majorHAnsi"/>
            <w:sz w:val="22"/>
            <w:szCs w:val="22"/>
          </w:rPr>
          <w:t>'</w:t>
        </w:r>
      </w:ins>
      <w:del w:id="1177" w:author="Bahar Toto" w:date="2026-06-15T14:43:00Z" w16du:dateUtc="2026-06-15T13:43:00Z">
        <w:r w:rsidR="00677498" w:rsidRPr="0041007A" w:rsidDel="0064773B">
          <w:rPr>
            <w:rFonts w:asciiTheme="majorHAnsi" w:hAnsiTheme="majorHAnsi"/>
            <w:sz w:val="22"/>
            <w:szCs w:val="22"/>
          </w:rPr>
          <w:delText>”</w:delText>
        </w:r>
      </w:del>
      <w:r w:rsidR="00677498" w:rsidRPr="0041007A">
        <w:rPr>
          <w:rFonts w:asciiTheme="majorHAnsi" w:hAnsiTheme="majorHAnsi"/>
          <w:sz w:val="22"/>
          <w:szCs w:val="22"/>
        </w:rPr>
        <w:t xml:space="preserve"> </w:t>
      </w:r>
      <w:r w:rsidRPr="0041007A">
        <w:rPr>
          <w:rFonts w:asciiTheme="majorHAnsi" w:hAnsiTheme="majorHAnsi"/>
          <w:sz w:val="22"/>
          <w:szCs w:val="22"/>
        </w:rPr>
        <w:t>from a telecommunications standpoint</w:t>
      </w:r>
      <w:r w:rsidR="00677498" w:rsidRPr="0041007A">
        <w:rPr>
          <w:rFonts w:asciiTheme="majorHAnsi" w:hAnsiTheme="majorHAnsi"/>
          <w:sz w:val="22"/>
          <w:szCs w:val="22"/>
        </w:rPr>
        <w:t xml:space="preserve">, </w:t>
      </w:r>
      <w:ins w:id="1178" w:author="Bahar Toto" w:date="2026-06-15T14:44:00Z" w16du:dateUtc="2026-06-15T13:44:00Z">
        <w:r w:rsidR="0064773B">
          <w:rPr>
            <w:rFonts w:asciiTheme="majorHAnsi" w:hAnsiTheme="majorHAnsi"/>
            <w:sz w:val="22"/>
            <w:szCs w:val="22"/>
          </w:rPr>
          <w:t xml:space="preserve">the </w:t>
        </w:r>
        <w:r w:rsidR="0064773B" w:rsidRPr="00D67A21">
          <w:rPr>
            <w:rFonts w:asciiTheme="majorHAnsi" w:hAnsiTheme="majorHAnsi"/>
            <w:sz w:val="22"/>
            <w:szCs w:val="22"/>
          </w:rPr>
          <w:t>Memorandum Circular 03-03-2005, as amended</w:t>
        </w:r>
        <w:r w:rsidR="0064773B">
          <w:rPr>
            <w:rFonts w:asciiTheme="majorHAnsi" w:hAnsiTheme="majorHAnsi"/>
            <w:sz w:val="22"/>
            <w:szCs w:val="22"/>
          </w:rPr>
          <w:t xml:space="preserve">, particularly </w:t>
        </w:r>
      </w:ins>
      <w:r w:rsidRPr="0041007A">
        <w:rPr>
          <w:rFonts w:asciiTheme="majorHAnsi" w:hAnsiTheme="majorHAnsi"/>
          <w:sz w:val="22"/>
          <w:szCs w:val="22"/>
        </w:rPr>
        <w:t xml:space="preserve">the </w:t>
      </w:r>
      <w:r w:rsidR="00677498" w:rsidRPr="0041007A">
        <w:rPr>
          <w:rFonts w:asciiTheme="majorHAnsi" w:hAnsiTheme="majorHAnsi"/>
          <w:sz w:val="22"/>
          <w:szCs w:val="22"/>
        </w:rPr>
        <w:t>NTC</w:t>
      </w:r>
      <w:ins w:id="1179" w:author="Bahar Toto" w:date="2026-06-15T14:44:00Z" w16du:dateUtc="2026-06-15T13:44:00Z">
        <w:r w:rsidR="0064773B">
          <w:rPr>
            <w:rFonts w:asciiTheme="majorHAnsi" w:hAnsiTheme="majorHAnsi"/>
            <w:sz w:val="22"/>
            <w:szCs w:val="22"/>
          </w:rPr>
          <w:t>'</w:t>
        </w:r>
      </w:ins>
      <w:del w:id="1180" w:author="Bahar Toto" w:date="2026-06-15T14:44:00Z" w16du:dateUtc="2026-06-15T13:44:00Z">
        <w:r w:rsidR="00677498" w:rsidRPr="0041007A" w:rsidDel="0064773B">
          <w:rPr>
            <w:rFonts w:asciiTheme="majorHAnsi" w:hAnsiTheme="majorHAnsi"/>
            <w:sz w:val="22"/>
            <w:szCs w:val="22"/>
          </w:rPr>
          <w:delText>’</w:delText>
        </w:r>
      </w:del>
      <w:r w:rsidR="00677498" w:rsidRPr="0041007A">
        <w:rPr>
          <w:rFonts w:asciiTheme="majorHAnsi" w:hAnsiTheme="majorHAnsi"/>
          <w:sz w:val="22"/>
          <w:szCs w:val="22"/>
        </w:rPr>
        <w:t xml:space="preserve">s broadcast/push messaging rules </w:t>
      </w:r>
      <w:r w:rsidRPr="0041007A">
        <w:rPr>
          <w:rFonts w:asciiTheme="majorHAnsi" w:hAnsiTheme="majorHAnsi"/>
          <w:sz w:val="22"/>
          <w:szCs w:val="22"/>
        </w:rPr>
        <w:t>will</w:t>
      </w:r>
      <w:r w:rsidR="00677498" w:rsidRPr="0041007A">
        <w:rPr>
          <w:rFonts w:asciiTheme="majorHAnsi" w:hAnsiTheme="majorHAnsi"/>
          <w:sz w:val="22"/>
          <w:szCs w:val="22"/>
        </w:rPr>
        <w:t xml:space="preserve"> also apply.</w:t>
      </w:r>
    </w:p>
    <w:p w14:paraId="5F99090D" w14:textId="77777777" w:rsidR="008A5A44" w:rsidRDefault="008A5A44" w:rsidP="004A1A75">
      <w:pPr>
        <w:spacing w:after="0" w:line="240" w:lineRule="auto"/>
        <w:ind w:left="360"/>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5642C1" w14:paraId="3C9C10A2" w14:textId="77777777" w:rsidTr="008A5A44">
        <w:tc>
          <w:tcPr>
            <w:tcW w:w="4508" w:type="dxa"/>
          </w:tcPr>
          <w:p w14:paraId="5213C3EF" w14:textId="77777777" w:rsidR="008A5A44" w:rsidRPr="005642C1" w:rsidRDefault="008A5A44" w:rsidP="00050BF6">
            <w:r w:rsidRPr="005642C1">
              <w:t>Citation</w:t>
            </w:r>
            <w:r>
              <w:t>s</w:t>
            </w:r>
          </w:p>
        </w:tc>
        <w:tc>
          <w:tcPr>
            <w:tcW w:w="4508" w:type="dxa"/>
          </w:tcPr>
          <w:p w14:paraId="08FED7BC" w14:textId="54A0A193" w:rsidR="0064773B" w:rsidRDefault="0064773B" w:rsidP="00050BF6">
            <w:pPr>
              <w:rPr>
                <w:ins w:id="1181" w:author="Bahar Toto" w:date="2026-06-15T14:44:00Z" w16du:dateUtc="2026-06-15T13:44:00Z"/>
                <w:rFonts w:asciiTheme="majorHAnsi" w:hAnsiTheme="majorHAnsi"/>
              </w:rPr>
            </w:pPr>
            <w:ins w:id="1182" w:author="Bahar Toto" w:date="2026-06-15T14:44:00Z" w16du:dateUtc="2026-06-15T13:44:00Z">
              <w:r w:rsidRPr="0064773B">
                <w:rPr>
                  <w:rPrChange w:id="1183" w:author="Bahar Toto" w:date="2026-06-15T14:44:00Z" w16du:dateUtc="2026-06-15T13:44:00Z">
                    <w:rPr>
                      <w:rStyle w:val="Hyperlink"/>
                    </w:rPr>
                  </w:rPrChange>
                </w:rPr>
                <w:t>Sections 12 and 13 of the Data Privacy Act</w:t>
              </w:r>
              <w:r w:rsidRPr="005642C1">
                <w:t xml:space="preserve"> </w:t>
              </w:r>
            </w:ins>
          </w:p>
          <w:p w14:paraId="5B508F73" w14:textId="53C044DE" w:rsidR="008A5A44" w:rsidRPr="005642C1" w:rsidRDefault="0064773B" w:rsidP="00050BF6">
            <w:ins w:id="1184" w:author="Bahar Toto" w:date="2026-06-15T14:44:00Z" w16du:dateUtc="2026-06-15T13:44:00Z">
              <w:r w:rsidRPr="00D67A21">
                <w:rPr>
                  <w:rFonts w:asciiTheme="majorHAnsi" w:hAnsiTheme="majorHAnsi"/>
                </w:rPr>
                <w:t>Memorandum Circular 03-03-2005, as amended</w:t>
              </w:r>
            </w:ins>
          </w:p>
        </w:tc>
      </w:tr>
      <w:tr w:rsidR="008A5A44" w:rsidRPr="005642C1" w:rsidDel="0064773B" w14:paraId="4F145C62" w14:textId="2AE5C82E" w:rsidTr="008A5A44">
        <w:trPr>
          <w:del w:id="1185" w:author="Bahar Toto" w:date="2026-06-15T14:45:00Z"/>
        </w:trPr>
        <w:tc>
          <w:tcPr>
            <w:tcW w:w="4508" w:type="dxa"/>
          </w:tcPr>
          <w:p w14:paraId="4A36F93B" w14:textId="6D412DD0" w:rsidR="008A5A44" w:rsidRPr="005642C1" w:rsidDel="0064773B" w:rsidRDefault="008A5A44" w:rsidP="008A5A44">
            <w:pPr>
              <w:tabs>
                <w:tab w:val="left" w:pos="3563"/>
              </w:tabs>
              <w:rPr>
                <w:del w:id="1186" w:author="Bahar Toto" w:date="2026-06-15T14:45:00Z" w16du:dateUtc="2026-06-15T13:45:00Z"/>
              </w:rPr>
            </w:pPr>
            <w:del w:id="1187" w:author="Bahar Toto" w:date="2026-06-15T14:45:00Z" w16du:dateUtc="2026-06-15T13:45:00Z">
              <w:r w:rsidRPr="005642C1" w:rsidDel="0064773B">
                <w:delText xml:space="preserve">Data Privacy Act </w:delText>
              </w:r>
              <w:r w:rsidDel="0064773B">
                <w:tab/>
              </w:r>
            </w:del>
          </w:p>
        </w:tc>
        <w:tc>
          <w:tcPr>
            <w:tcW w:w="4508" w:type="dxa"/>
          </w:tcPr>
          <w:p w14:paraId="3A04393B" w14:textId="242B443E" w:rsidR="008A5A44" w:rsidRPr="005642C1" w:rsidDel="0064773B" w:rsidRDefault="008A5A44" w:rsidP="00050BF6">
            <w:pPr>
              <w:rPr>
                <w:del w:id="1188" w:author="Bahar Toto" w:date="2026-06-15T14:45:00Z" w16du:dateUtc="2026-06-15T13:45:00Z"/>
              </w:rPr>
            </w:pPr>
            <w:del w:id="1189" w:author="Bahar Toto" w:date="2026-06-15T14:45:00Z" w16du:dateUtc="2026-06-15T13:45:00Z">
              <w:r w:rsidDel="0064773B">
                <w:fldChar w:fldCharType="begin"/>
              </w:r>
              <w:r w:rsidDel="0064773B">
                <w:delInstrText>HYPERLINK "https://privacy.gov.ph/data-privacy-act/"</w:delInstrText>
              </w:r>
              <w:r w:rsidDel="0064773B">
                <w:fldChar w:fldCharType="separate"/>
              </w:r>
              <w:r w:rsidRPr="005642C1" w:rsidDel="0064773B">
                <w:rPr>
                  <w:rStyle w:val="Hyperlink"/>
                </w:rPr>
                <w:delText>Sections 12 and 13 of the Data Privacy Act</w:delText>
              </w:r>
              <w:r w:rsidDel="0064773B">
                <w:fldChar w:fldCharType="end"/>
              </w:r>
              <w:r w:rsidRPr="005642C1" w:rsidDel="0064773B">
                <w:delText xml:space="preserve"> </w:delText>
              </w:r>
            </w:del>
          </w:p>
        </w:tc>
      </w:tr>
      <w:tr w:rsidR="008A5A44" w:rsidRPr="005642C1" w:rsidDel="0064773B" w14:paraId="6B94D0D7" w14:textId="3EA6B229" w:rsidTr="008A5A44">
        <w:trPr>
          <w:del w:id="1190" w:author="Bahar Toto" w:date="2026-06-15T14:45:00Z"/>
        </w:trPr>
        <w:tc>
          <w:tcPr>
            <w:tcW w:w="4508" w:type="dxa"/>
          </w:tcPr>
          <w:p w14:paraId="75F2EB23" w14:textId="6801BE82" w:rsidR="008A5A44" w:rsidRPr="005642C1" w:rsidDel="0064773B" w:rsidRDefault="008A5A44" w:rsidP="008A5A44">
            <w:pPr>
              <w:tabs>
                <w:tab w:val="left" w:pos="3563"/>
              </w:tabs>
              <w:rPr>
                <w:del w:id="1191" w:author="Bahar Toto" w:date="2026-06-15T14:45:00Z" w16du:dateUtc="2026-06-15T13:45:00Z"/>
              </w:rPr>
            </w:pPr>
            <w:del w:id="1192" w:author="Bahar Toto" w:date="2026-06-15T14:45:00Z" w16du:dateUtc="2026-06-15T13:45:00Z">
              <w:r w:rsidRPr="00C03114" w:rsidDel="0064773B">
                <w:delText>National Telecommunications Commission Rules and Regulations on Broadcasting Messages</w:delText>
              </w:r>
            </w:del>
          </w:p>
        </w:tc>
        <w:tc>
          <w:tcPr>
            <w:tcW w:w="4508" w:type="dxa"/>
          </w:tcPr>
          <w:p w14:paraId="03338C2A" w14:textId="479873FE" w:rsidR="008A5A44" w:rsidRPr="005642C1" w:rsidDel="0064773B" w:rsidRDefault="008A5A44" w:rsidP="00050BF6">
            <w:pPr>
              <w:rPr>
                <w:del w:id="1193" w:author="Bahar Toto" w:date="2026-06-15T14:45:00Z" w16du:dateUtc="2026-06-15T13:45:00Z"/>
              </w:rPr>
            </w:pPr>
            <w:del w:id="1194" w:author="Bahar Toto" w:date="2026-06-15T14:45:00Z" w16du:dateUtc="2026-06-15T13:45:00Z">
              <w:r w:rsidDel="0064773B">
                <w:fldChar w:fldCharType="begin"/>
              </w:r>
              <w:r w:rsidDel="0064773B">
                <w:delInstrText>HYPERLINK "https://region7.ntc.gov.ph/wp-content/uploads/2024/01/MC_03-03-2005.pdf"</w:delInstrText>
              </w:r>
              <w:r w:rsidDel="0064773B">
                <w:fldChar w:fldCharType="separate"/>
              </w:r>
              <w:r w:rsidRPr="00C03114" w:rsidDel="0064773B">
                <w:rPr>
                  <w:rStyle w:val="Hyperlink"/>
                </w:rPr>
                <w:delText xml:space="preserve"> National Telecommunications Commission Memorandum Circular 03-03-2005</w:delText>
              </w:r>
              <w:r w:rsidDel="0064773B">
                <w:fldChar w:fldCharType="end"/>
              </w:r>
              <w:r w:rsidRPr="00C03114" w:rsidDel="0064773B">
                <w:delText xml:space="preserve"> as amended by </w:delText>
              </w:r>
              <w:r w:rsidDel="0064773B">
                <w:fldChar w:fldCharType="begin"/>
              </w:r>
              <w:r w:rsidDel="0064773B">
                <w:delInstrText>HYPERLINK "https://region7.ntc.gov.ph/wp-content/uploads/2024/01/MC_03-03-2005A_Amendments_broadcast_messaging.pdf"</w:delInstrText>
              </w:r>
              <w:r w:rsidDel="0064773B">
                <w:fldChar w:fldCharType="separate"/>
              </w:r>
              <w:r w:rsidRPr="00C03114" w:rsidDel="0064773B">
                <w:rPr>
                  <w:rStyle w:val="Hyperlink"/>
                </w:rPr>
                <w:delText>Memorandum Circular No. 03-03-2005-A</w:delText>
              </w:r>
              <w:r w:rsidDel="0064773B">
                <w:fldChar w:fldCharType="end"/>
              </w:r>
              <w:r w:rsidDel="0064773B">
                <w:fldChar w:fldCharType="begin"/>
              </w:r>
              <w:r w:rsidDel="0064773B">
                <w:delInstrText>HYPERLINK "https://region7.ntc.gov.ph/wp-content/uploads/2024/01/MC_04-07-2009.pdf"</w:delInstrText>
              </w:r>
              <w:r w:rsidDel="0064773B">
                <w:fldChar w:fldCharType="separate"/>
              </w:r>
              <w:r w:rsidRPr="00C03114" w:rsidDel="0064773B">
                <w:rPr>
                  <w:rStyle w:val="Hyperlink"/>
                </w:rPr>
                <w:delText>, Memorandum Circular No. 04-07-2009</w:delText>
              </w:r>
              <w:r w:rsidDel="0064773B">
                <w:fldChar w:fldCharType="end"/>
              </w:r>
              <w:r w:rsidRPr="00C03114" w:rsidDel="0064773B">
                <w:delText xml:space="preserve">, and </w:delText>
              </w:r>
              <w:r w:rsidDel="0064773B">
                <w:fldChar w:fldCharType="begin"/>
              </w:r>
              <w:r w:rsidDel="0064773B">
                <w:delInstrText>HYPERLINK "https://elibrary.judiciary.gov.ph/thebookshelf/showdocs/10/91581"</w:delInstrText>
              </w:r>
              <w:r w:rsidDel="0064773B">
                <w:fldChar w:fldCharType="separate"/>
              </w:r>
              <w:r w:rsidRPr="00C03114" w:rsidDel="0064773B">
                <w:rPr>
                  <w:rStyle w:val="Hyperlink"/>
                </w:rPr>
                <w:delText>Memorandum Circular No. 07-08-2018 </w:delText>
              </w:r>
              <w:r w:rsidDel="0064773B">
                <w:fldChar w:fldCharType="end"/>
              </w:r>
            </w:del>
          </w:p>
        </w:tc>
      </w:tr>
    </w:tbl>
    <w:p w14:paraId="67CD827C" w14:textId="77777777" w:rsidR="008A5A44" w:rsidRPr="0041007A" w:rsidRDefault="008A5A44" w:rsidP="004A1A75">
      <w:pPr>
        <w:spacing w:after="0" w:line="240" w:lineRule="auto"/>
        <w:ind w:left="360"/>
        <w:jc w:val="both"/>
        <w:rPr>
          <w:rFonts w:asciiTheme="majorHAnsi" w:hAnsiTheme="majorHAnsi"/>
          <w:sz w:val="22"/>
          <w:szCs w:val="22"/>
        </w:rPr>
      </w:pPr>
    </w:p>
    <w:p w14:paraId="6B14FFD0" w14:textId="77777777" w:rsidR="004A1A75" w:rsidRPr="0041007A" w:rsidRDefault="004A1A75" w:rsidP="004A1A75">
      <w:pPr>
        <w:spacing w:after="0" w:line="240" w:lineRule="auto"/>
        <w:ind w:left="360"/>
        <w:jc w:val="both"/>
        <w:rPr>
          <w:rFonts w:asciiTheme="majorHAnsi" w:hAnsiTheme="majorHAnsi"/>
          <w:sz w:val="22"/>
          <w:szCs w:val="22"/>
        </w:rPr>
      </w:pPr>
    </w:p>
    <w:p w14:paraId="01D80638" w14:textId="09AA7897" w:rsidR="39B320CC" w:rsidRPr="005971D0" w:rsidRDefault="0064773B">
      <w:pPr>
        <w:spacing w:after="0" w:line="240" w:lineRule="auto"/>
        <w:jc w:val="both"/>
        <w:rPr>
          <w:rFonts w:asciiTheme="majorHAnsi" w:hAnsiTheme="majorHAnsi"/>
          <w:b/>
          <w:bCs/>
          <w:i/>
          <w:iCs/>
          <w:rPrChange w:id="1195" w:author="Bahar Toto" w:date="2026-06-15T14:43:00Z" w16du:dateUtc="2026-06-15T13:43:00Z">
            <w:rPr/>
          </w:rPrChange>
        </w:rPr>
        <w:pPrChange w:id="1196" w:author="Bahar Toto" w:date="2026-06-15T14:43:00Z" w16du:dateUtc="2026-06-15T13:43:00Z">
          <w:pPr>
            <w:pStyle w:val="ListParagraph"/>
            <w:numPr>
              <w:ilvl w:val="2"/>
              <w:numId w:val="6"/>
            </w:numPr>
            <w:spacing w:after="0" w:line="240" w:lineRule="auto"/>
            <w:ind w:left="1080" w:hanging="720"/>
            <w:jc w:val="both"/>
          </w:pPr>
        </w:pPrChange>
      </w:pPr>
      <w:ins w:id="1197" w:author="Bahar Toto" w:date="2026-06-15T14:43:00Z" w16du:dateUtc="2026-06-15T13:43:00Z">
        <w:r>
          <w:rPr>
            <w:rFonts w:asciiTheme="majorHAnsi" w:hAnsiTheme="majorHAnsi"/>
            <w:b/>
            <w:bCs/>
            <w:i/>
            <w:iCs/>
          </w:rPr>
          <w:t xml:space="preserve">4.4.6. </w:t>
        </w:r>
      </w:ins>
      <w:r w:rsidR="48D2F1D5" w:rsidRPr="005971D0">
        <w:rPr>
          <w:rFonts w:asciiTheme="majorHAnsi" w:hAnsiTheme="majorHAnsi"/>
          <w:b/>
          <w:bCs/>
          <w:i/>
          <w:iCs/>
          <w:rPrChange w:id="1198" w:author="Bahar Toto" w:date="2026-06-15T14:43:00Z" w16du:dateUtc="2026-06-15T13:43:00Z">
            <w:rPr/>
          </w:rPrChange>
        </w:rPr>
        <w:t>Are there any exemptions to the above obligations?</w:t>
      </w:r>
    </w:p>
    <w:p w14:paraId="5C881043" w14:textId="77777777" w:rsidR="004A1A75" w:rsidRPr="0041007A" w:rsidRDefault="004A1A75" w:rsidP="004A1A75">
      <w:pPr>
        <w:pStyle w:val="ListParagraph"/>
        <w:spacing w:after="0" w:line="240" w:lineRule="auto"/>
        <w:ind w:left="1080"/>
        <w:jc w:val="both"/>
        <w:rPr>
          <w:rFonts w:asciiTheme="majorHAnsi" w:hAnsiTheme="majorHAnsi"/>
          <w:b/>
          <w:bCs/>
          <w:i/>
          <w:iCs/>
        </w:rPr>
      </w:pPr>
    </w:p>
    <w:p w14:paraId="34F49CEB" w14:textId="1121104E" w:rsidR="00677498" w:rsidRPr="0041007A" w:rsidRDefault="00677498" w:rsidP="004A1A75">
      <w:pPr>
        <w:spacing w:after="0" w:line="240" w:lineRule="auto"/>
        <w:ind w:left="360"/>
        <w:jc w:val="both"/>
        <w:rPr>
          <w:rFonts w:asciiTheme="majorHAnsi" w:hAnsiTheme="majorHAnsi"/>
          <w:sz w:val="22"/>
          <w:szCs w:val="22"/>
        </w:rPr>
      </w:pPr>
      <w:r w:rsidRPr="0041007A">
        <w:rPr>
          <w:rFonts w:asciiTheme="majorHAnsi" w:hAnsiTheme="majorHAnsi"/>
          <w:sz w:val="22"/>
          <w:szCs w:val="22"/>
        </w:rPr>
        <w:t xml:space="preserve">Under the </w:t>
      </w:r>
      <w:ins w:id="1199" w:author="Bahar Toto" w:date="2026-06-15T13:05:00Z" w16du:dateUtc="2026-06-15T12:05:00Z">
        <w:r w:rsidR="007A69F0">
          <w:rPr>
            <w:rFonts w:asciiTheme="majorHAnsi" w:hAnsiTheme="majorHAnsi"/>
            <w:sz w:val="22"/>
            <w:szCs w:val="22"/>
          </w:rPr>
          <w:t xml:space="preserve">Data </w:t>
        </w:r>
      </w:ins>
      <w:ins w:id="1200" w:author="Bahar Toto" w:date="2026-06-15T14:53:00Z" w16du:dateUtc="2026-06-15T13:53:00Z">
        <w:r w:rsidR="00671D4A">
          <w:rPr>
            <w:rFonts w:asciiTheme="majorHAnsi" w:hAnsiTheme="majorHAnsi"/>
            <w:sz w:val="22"/>
            <w:szCs w:val="22"/>
          </w:rPr>
          <w:t xml:space="preserve">Privacy </w:t>
        </w:r>
      </w:ins>
      <w:ins w:id="1201" w:author="Bahar Toto" w:date="2026-06-15T13:05:00Z" w16du:dateUtc="2026-06-15T12:05:00Z">
        <w:r w:rsidR="007A69F0">
          <w:rPr>
            <w:rFonts w:asciiTheme="majorHAnsi" w:hAnsiTheme="majorHAnsi"/>
            <w:sz w:val="22"/>
            <w:szCs w:val="22"/>
          </w:rPr>
          <w:t>Act</w:t>
        </w:r>
      </w:ins>
      <w:del w:id="1202" w:author="Bahar Toto" w:date="2026-06-15T13:05:00Z" w16du:dateUtc="2026-06-15T12:05:00Z">
        <w:r w:rsidRPr="0041007A" w:rsidDel="007A69F0">
          <w:rPr>
            <w:rFonts w:asciiTheme="majorHAnsi" w:hAnsiTheme="majorHAnsi"/>
            <w:sz w:val="22"/>
            <w:szCs w:val="22"/>
          </w:rPr>
          <w:delText>DPA</w:delText>
        </w:r>
      </w:del>
      <w:r w:rsidRPr="0041007A">
        <w:rPr>
          <w:rFonts w:asciiTheme="majorHAnsi" w:hAnsiTheme="majorHAnsi"/>
          <w:sz w:val="22"/>
          <w:szCs w:val="22"/>
        </w:rPr>
        <w:t xml:space="preserve">, certain information/processing categories are outside scope (e.g., some government position-related information; journalistic/artistic/literary/research purposes; and public authority functions), and certain data subject rights may be inapplicable in narrow contexts (research meeting conditions; investigations for liabilities). </w:t>
      </w:r>
    </w:p>
    <w:p w14:paraId="625440B8" w14:textId="77777777" w:rsidR="004A1A75" w:rsidRPr="0041007A" w:rsidRDefault="004A1A75" w:rsidP="004A1A75">
      <w:pPr>
        <w:spacing w:after="0" w:line="240" w:lineRule="auto"/>
        <w:jc w:val="both"/>
        <w:rPr>
          <w:rFonts w:asciiTheme="majorHAnsi" w:hAnsiTheme="majorHAnsi"/>
          <w:sz w:val="22"/>
          <w:szCs w:val="22"/>
        </w:rPr>
      </w:pPr>
    </w:p>
    <w:p w14:paraId="087E2B2C" w14:textId="37029236" w:rsidR="00792746" w:rsidRDefault="00677498" w:rsidP="004A1A75">
      <w:pPr>
        <w:spacing w:after="0" w:line="240" w:lineRule="auto"/>
        <w:ind w:left="360"/>
        <w:jc w:val="both"/>
        <w:rPr>
          <w:rFonts w:asciiTheme="majorHAnsi" w:hAnsiTheme="majorHAnsi"/>
          <w:sz w:val="22"/>
          <w:szCs w:val="22"/>
        </w:rPr>
      </w:pPr>
      <w:r w:rsidRPr="0041007A">
        <w:rPr>
          <w:rFonts w:asciiTheme="majorHAnsi" w:hAnsiTheme="majorHAnsi"/>
          <w:sz w:val="22"/>
          <w:szCs w:val="22"/>
        </w:rPr>
        <w:t xml:space="preserve">For NTC broadcast messaging, emergency/distress/public service messages and certain advisories are </w:t>
      </w:r>
      <w:r w:rsidR="00D058CF" w:rsidRPr="0041007A">
        <w:rPr>
          <w:rFonts w:asciiTheme="majorHAnsi" w:hAnsiTheme="majorHAnsi"/>
          <w:sz w:val="22"/>
          <w:szCs w:val="22"/>
        </w:rPr>
        <w:t>out of scope</w:t>
      </w:r>
      <w:r w:rsidRPr="0041007A">
        <w:rPr>
          <w:rFonts w:asciiTheme="majorHAnsi" w:hAnsiTheme="majorHAnsi"/>
          <w:sz w:val="22"/>
          <w:szCs w:val="22"/>
        </w:rPr>
        <w:t xml:space="preserve">, and timing restrictions have an exception for paid subscription services. </w:t>
      </w:r>
    </w:p>
    <w:p w14:paraId="191744BF" w14:textId="77777777" w:rsidR="008A5A44" w:rsidRDefault="008A5A44" w:rsidP="004A1A75">
      <w:pPr>
        <w:spacing w:after="0" w:line="240" w:lineRule="auto"/>
        <w:ind w:left="360"/>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C60E44" w14:paraId="66A01D68" w14:textId="77777777" w:rsidTr="00050BF6">
        <w:tc>
          <w:tcPr>
            <w:tcW w:w="4508" w:type="dxa"/>
          </w:tcPr>
          <w:p w14:paraId="07D1FD76" w14:textId="77777777" w:rsidR="008A5A44" w:rsidRPr="00C60E44" w:rsidRDefault="008A5A44" w:rsidP="00050BF6">
            <w:r w:rsidRPr="00C60E44">
              <w:t>Citation</w:t>
            </w:r>
            <w:r>
              <w:t xml:space="preserve">s </w:t>
            </w:r>
          </w:p>
        </w:tc>
        <w:tc>
          <w:tcPr>
            <w:tcW w:w="4508" w:type="dxa"/>
          </w:tcPr>
          <w:p w14:paraId="33D41A6A" w14:textId="66830DCB" w:rsidR="0064773B" w:rsidRDefault="0064773B" w:rsidP="00050BF6">
            <w:pPr>
              <w:rPr>
                <w:ins w:id="1203" w:author="Bahar Toto" w:date="2026-06-15T14:45:00Z" w16du:dateUtc="2026-06-15T13:45:00Z"/>
              </w:rPr>
            </w:pPr>
            <w:ins w:id="1204" w:author="Bahar Toto" w:date="2026-06-15T14:45:00Z" w16du:dateUtc="2026-06-15T13:45:00Z">
              <w:r w:rsidRPr="0064773B">
                <w:rPr>
                  <w:rPrChange w:id="1205" w:author="Bahar Toto" w:date="2026-06-15T14:45:00Z" w16du:dateUtc="2026-06-15T13:45:00Z">
                    <w:rPr>
                      <w:rStyle w:val="Hyperlink"/>
                    </w:rPr>
                  </w:rPrChange>
                </w:rPr>
                <w:t>Chapter 1, Section 4 and Chapter 3, Section 11 (f) of the Data Privacy Act</w:t>
              </w:r>
              <w:r w:rsidRPr="00C60E44">
                <w:t xml:space="preserve"> </w:t>
              </w:r>
            </w:ins>
          </w:p>
          <w:p w14:paraId="1DF54D38" w14:textId="24111802" w:rsidR="008A5A44" w:rsidRPr="00C60E44" w:rsidRDefault="0064773B" w:rsidP="00050BF6">
            <w:ins w:id="1206" w:author="Bahar Toto" w:date="2026-06-15T14:45:00Z" w16du:dateUtc="2026-06-15T13:45:00Z">
              <w:r>
                <w:t xml:space="preserve">Section 1.3 of the </w:t>
              </w:r>
              <w:r w:rsidRPr="00D67A21">
                <w:rPr>
                  <w:rFonts w:asciiTheme="majorHAnsi" w:hAnsiTheme="majorHAnsi"/>
                </w:rPr>
                <w:t>Memorandum Circular 03-03-2005, as amended</w:t>
              </w:r>
            </w:ins>
          </w:p>
        </w:tc>
      </w:tr>
      <w:tr w:rsidR="008A5A44" w:rsidRPr="00C60E44" w:rsidDel="0064773B" w14:paraId="439C41C4" w14:textId="1E932E5B" w:rsidTr="00050BF6">
        <w:trPr>
          <w:del w:id="1207" w:author="Bahar Toto" w:date="2026-06-15T14:45:00Z"/>
        </w:trPr>
        <w:tc>
          <w:tcPr>
            <w:tcW w:w="4508" w:type="dxa"/>
          </w:tcPr>
          <w:p w14:paraId="2795043C" w14:textId="151B8CFD" w:rsidR="008A5A44" w:rsidRPr="00C60E44" w:rsidDel="0064773B" w:rsidRDefault="008A5A44" w:rsidP="00050BF6">
            <w:pPr>
              <w:rPr>
                <w:del w:id="1208" w:author="Bahar Toto" w:date="2026-06-15T14:45:00Z" w16du:dateUtc="2026-06-15T13:45:00Z"/>
              </w:rPr>
            </w:pPr>
            <w:del w:id="1209" w:author="Bahar Toto" w:date="2026-06-15T14:45:00Z" w16du:dateUtc="2026-06-15T13:45:00Z">
              <w:r w:rsidRPr="00C60E44" w:rsidDel="0064773B">
                <w:delText xml:space="preserve">Data Privacy Act </w:delText>
              </w:r>
            </w:del>
          </w:p>
        </w:tc>
        <w:tc>
          <w:tcPr>
            <w:tcW w:w="4508" w:type="dxa"/>
          </w:tcPr>
          <w:p w14:paraId="1AD04964" w14:textId="59FEC9DE" w:rsidR="008A5A44" w:rsidRPr="00C60E44" w:rsidDel="0064773B" w:rsidRDefault="008A5A44" w:rsidP="00050BF6">
            <w:pPr>
              <w:jc w:val="both"/>
              <w:rPr>
                <w:del w:id="1210" w:author="Bahar Toto" w:date="2026-06-15T14:45:00Z" w16du:dateUtc="2026-06-15T13:45:00Z"/>
              </w:rPr>
            </w:pPr>
            <w:del w:id="1211" w:author="Bahar Toto" w:date="2026-06-15T14:45:00Z" w16du:dateUtc="2026-06-15T13:45:00Z">
              <w:r w:rsidDel="0064773B">
                <w:fldChar w:fldCharType="begin"/>
              </w:r>
              <w:r w:rsidDel="0064773B">
                <w:delInstrText>HYPERLINK "https://privacy.gov.ph/data-privacy-act/"</w:delInstrText>
              </w:r>
              <w:r w:rsidDel="0064773B">
                <w:fldChar w:fldCharType="separate"/>
              </w:r>
              <w:r w:rsidRPr="00C60E44" w:rsidDel="0064773B">
                <w:rPr>
                  <w:rStyle w:val="Hyperlink"/>
                </w:rPr>
                <w:delText xml:space="preserve">Chapter 1, Section </w:delText>
              </w:r>
              <w:r w:rsidDel="0064773B">
                <w:rPr>
                  <w:rStyle w:val="Hyperlink"/>
                </w:rPr>
                <w:delText>4 and Chapter 3, Section 11 (f)</w:delText>
              </w:r>
              <w:r w:rsidRPr="00C60E44" w:rsidDel="0064773B">
                <w:rPr>
                  <w:rStyle w:val="Hyperlink"/>
                </w:rPr>
                <w:delText xml:space="preserve"> of the Data Privacy Act</w:delText>
              </w:r>
              <w:r w:rsidDel="0064773B">
                <w:fldChar w:fldCharType="end"/>
              </w:r>
              <w:r w:rsidRPr="00C60E44" w:rsidDel="0064773B">
                <w:delText xml:space="preserve"> </w:delText>
              </w:r>
            </w:del>
          </w:p>
        </w:tc>
      </w:tr>
      <w:tr w:rsidR="008A5A44" w:rsidRPr="00C60E44" w:rsidDel="0064773B" w14:paraId="19D766B4" w14:textId="71C60484" w:rsidTr="00050BF6">
        <w:trPr>
          <w:del w:id="1212" w:author="Bahar Toto" w:date="2026-06-15T14:45:00Z"/>
        </w:trPr>
        <w:tc>
          <w:tcPr>
            <w:tcW w:w="4508" w:type="dxa"/>
          </w:tcPr>
          <w:p w14:paraId="5C93DE22" w14:textId="59B3AD2A" w:rsidR="008A5A44" w:rsidRPr="00C60E44" w:rsidDel="0064773B" w:rsidRDefault="008A5A44" w:rsidP="00050BF6">
            <w:pPr>
              <w:rPr>
                <w:del w:id="1213" w:author="Bahar Toto" w:date="2026-06-15T14:45:00Z" w16du:dateUtc="2026-06-15T13:45:00Z"/>
              </w:rPr>
            </w:pPr>
            <w:del w:id="1214" w:author="Bahar Toto" w:date="2026-06-15T14:45:00Z" w16du:dateUtc="2026-06-15T13:45:00Z">
              <w:r w:rsidRPr="00C60E44" w:rsidDel="0064773B">
                <w:lastRenderedPageBreak/>
                <w:delText xml:space="preserve">Telecommunications laws </w:delText>
              </w:r>
            </w:del>
          </w:p>
        </w:tc>
        <w:tc>
          <w:tcPr>
            <w:tcW w:w="4508" w:type="dxa"/>
          </w:tcPr>
          <w:p w14:paraId="2FBDA7B4" w14:textId="588497F2" w:rsidR="008A5A44" w:rsidRPr="00C60E44" w:rsidDel="0064773B" w:rsidRDefault="008A5A44" w:rsidP="00050BF6">
            <w:pPr>
              <w:jc w:val="both"/>
              <w:rPr>
                <w:del w:id="1215" w:author="Bahar Toto" w:date="2026-06-15T14:45:00Z" w16du:dateUtc="2026-06-15T13:45:00Z"/>
              </w:rPr>
            </w:pPr>
            <w:del w:id="1216" w:author="Bahar Toto" w:date="2026-06-15T14:45:00Z" w16du:dateUtc="2026-06-15T13:45:00Z">
              <w:r w:rsidDel="0064773B">
                <w:fldChar w:fldCharType="begin"/>
              </w:r>
              <w:r w:rsidDel="0064773B">
                <w:delInstrText>HYPERLINK "https://region7.ntc.gov.ph/wp-content/uploads/2024/01/MC_03-03-2005.pdf"</w:delInstrText>
              </w:r>
              <w:r w:rsidDel="0064773B">
                <w:fldChar w:fldCharType="separate"/>
              </w:r>
              <w:r w:rsidDel="0064773B">
                <w:rPr>
                  <w:rStyle w:val="Hyperlink"/>
                </w:rPr>
                <w:delText>Section 1.3 of the Natio</w:delText>
              </w:r>
              <w:r w:rsidRPr="00C60E44" w:rsidDel="0064773B">
                <w:rPr>
                  <w:rStyle w:val="Hyperlink"/>
                </w:rPr>
                <w:delText>nal Telecommunications Commission Memorandum Circular No. 03-03-2005</w:delText>
              </w:r>
              <w:r w:rsidDel="0064773B">
                <w:fldChar w:fldCharType="end"/>
              </w:r>
              <w:r w:rsidRPr="00C60E44" w:rsidDel="0064773B">
                <w:delText xml:space="preserve"> as amended by </w:delText>
              </w:r>
              <w:r w:rsidDel="0064773B">
                <w:fldChar w:fldCharType="begin"/>
              </w:r>
              <w:r w:rsidDel="0064773B">
                <w:delInstrText>HYPERLINK "https://region7.ntc.gov.ph/wp-content/uploads/2024/01/MC_03-03-2005A_Amendments_broadcast_messaging.pdf"</w:delInstrText>
              </w:r>
              <w:r w:rsidDel="0064773B">
                <w:fldChar w:fldCharType="separate"/>
              </w:r>
              <w:r w:rsidRPr="00C60E44" w:rsidDel="0064773B">
                <w:rPr>
                  <w:rStyle w:val="Hyperlink"/>
                </w:rPr>
                <w:delText>Memorandum Circular No. 03-03-2005-A</w:delText>
              </w:r>
              <w:r w:rsidDel="0064773B">
                <w:fldChar w:fldCharType="end"/>
              </w:r>
              <w:r w:rsidDel="0064773B">
                <w:fldChar w:fldCharType="begin"/>
              </w:r>
              <w:r w:rsidDel="0064773B">
                <w:delInstrText>HYPERLINK "https://region7.ntc.gov.ph/wp-content/uploads/2024/01/MC_04-07-2009.pdf"</w:delInstrText>
              </w:r>
              <w:r w:rsidDel="0064773B">
                <w:fldChar w:fldCharType="separate"/>
              </w:r>
              <w:r w:rsidRPr="00C60E44" w:rsidDel="0064773B">
                <w:rPr>
                  <w:rStyle w:val="Hyperlink"/>
                </w:rPr>
                <w:delText>, Memorandum Circular No. 04-07-2009</w:delText>
              </w:r>
              <w:r w:rsidDel="0064773B">
                <w:fldChar w:fldCharType="end"/>
              </w:r>
              <w:r w:rsidRPr="00C60E44" w:rsidDel="0064773B">
                <w:delText>, and </w:delText>
              </w:r>
              <w:r w:rsidDel="0064773B">
                <w:fldChar w:fldCharType="begin"/>
              </w:r>
              <w:r w:rsidDel="0064773B">
                <w:delInstrText>HYPERLINK "https://elibrary.judiciary.gov.ph/thebookshelf/showdocs/10/91581"</w:delInstrText>
              </w:r>
              <w:r w:rsidDel="0064773B">
                <w:fldChar w:fldCharType="separate"/>
              </w:r>
              <w:r w:rsidRPr="00C60E44" w:rsidDel="0064773B">
                <w:rPr>
                  <w:rStyle w:val="Hyperlink"/>
                </w:rPr>
                <w:delText>Memorandum Circular No. 07-08-2018 </w:delText>
              </w:r>
              <w:r w:rsidDel="0064773B">
                <w:fldChar w:fldCharType="end"/>
              </w:r>
            </w:del>
          </w:p>
        </w:tc>
      </w:tr>
    </w:tbl>
    <w:p w14:paraId="383C994D" w14:textId="77777777" w:rsidR="008A5A44" w:rsidRPr="0041007A" w:rsidRDefault="008A5A44" w:rsidP="004A1A75">
      <w:pPr>
        <w:spacing w:after="0" w:line="240" w:lineRule="auto"/>
        <w:ind w:left="360"/>
        <w:jc w:val="both"/>
        <w:rPr>
          <w:rFonts w:asciiTheme="majorHAnsi" w:hAnsiTheme="majorHAnsi"/>
          <w:sz w:val="22"/>
          <w:szCs w:val="22"/>
        </w:rPr>
      </w:pPr>
    </w:p>
    <w:p w14:paraId="21BA3670" w14:textId="77777777" w:rsidR="004A1A75" w:rsidRPr="0041007A" w:rsidRDefault="004A1A75" w:rsidP="004A1A75">
      <w:pPr>
        <w:spacing w:after="0" w:line="240" w:lineRule="auto"/>
        <w:jc w:val="both"/>
        <w:rPr>
          <w:rFonts w:asciiTheme="majorHAnsi" w:hAnsiTheme="majorHAnsi"/>
          <w:sz w:val="22"/>
          <w:szCs w:val="22"/>
        </w:rPr>
      </w:pPr>
    </w:p>
    <w:p w14:paraId="5AB0D5CD" w14:textId="0B9CC214" w:rsidR="00E91145" w:rsidRPr="0041007A" w:rsidRDefault="610BF351" w:rsidP="004A1A75">
      <w:pPr>
        <w:pStyle w:val="ListParagraph"/>
        <w:numPr>
          <w:ilvl w:val="1"/>
          <w:numId w:val="5"/>
        </w:numPr>
        <w:spacing w:after="0" w:line="240" w:lineRule="auto"/>
        <w:jc w:val="both"/>
        <w:rPr>
          <w:rFonts w:asciiTheme="majorHAnsi" w:hAnsiTheme="majorHAnsi"/>
          <w:b/>
          <w:bCs/>
        </w:rPr>
      </w:pPr>
      <w:r w:rsidRPr="0041007A">
        <w:rPr>
          <w:rFonts w:asciiTheme="majorHAnsi" w:hAnsiTheme="majorHAnsi"/>
          <w:b/>
          <w:bCs/>
        </w:rPr>
        <w:t xml:space="preserve">Social media marketing </w:t>
      </w:r>
    </w:p>
    <w:p w14:paraId="11267680" w14:textId="77777777" w:rsidR="00D058CF" w:rsidRPr="0041007A" w:rsidRDefault="00D058CF" w:rsidP="004A1A75">
      <w:pPr>
        <w:pStyle w:val="ListParagraph"/>
        <w:spacing w:after="0" w:line="240" w:lineRule="auto"/>
        <w:jc w:val="both"/>
        <w:rPr>
          <w:rFonts w:asciiTheme="majorHAnsi" w:hAnsiTheme="majorHAnsi"/>
          <w:b/>
          <w:bCs/>
        </w:rPr>
      </w:pPr>
    </w:p>
    <w:p w14:paraId="4D06F8DB" w14:textId="6D32D42B" w:rsidR="00E91145" w:rsidRPr="0041007A" w:rsidRDefault="2FE2F379"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 xml:space="preserve">Are there any </w:t>
      </w:r>
      <w:r w:rsidR="5EFAAD16" w:rsidRPr="0041007A">
        <w:rPr>
          <w:rFonts w:asciiTheme="majorHAnsi" w:hAnsiTheme="majorHAnsi"/>
          <w:b/>
          <w:bCs/>
          <w:i/>
          <w:iCs/>
        </w:rPr>
        <w:t xml:space="preserve">specific </w:t>
      </w:r>
      <w:r w:rsidRPr="0041007A">
        <w:rPr>
          <w:rFonts w:asciiTheme="majorHAnsi" w:hAnsiTheme="majorHAnsi"/>
          <w:b/>
          <w:bCs/>
          <w:i/>
          <w:iCs/>
        </w:rPr>
        <w:t>laws on social media marketing or viral marketing</w:t>
      </w:r>
      <w:r w:rsidR="00E91145" w:rsidRPr="0041007A">
        <w:rPr>
          <w:rFonts w:asciiTheme="majorHAnsi" w:hAnsiTheme="majorHAnsi"/>
          <w:b/>
          <w:bCs/>
          <w:i/>
          <w:iCs/>
        </w:rPr>
        <w:t>?</w:t>
      </w:r>
    </w:p>
    <w:p w14:paraId="14660D61" w14:textId="77777777" w:rsidR="004A1A75" w:rsidRPr="0041007A" w:rsidRDefault="004A1A75" w:rsidP="004A1A75">
      <w:pPr>
        <w:pStyle w:val="ListParagraph"/>
        <w:spacing w:after="0" w:line="240" w:lineRule="auto"/>
        <w:jc w:val="both"/>
        <w:rPr>
          <w:rFonts w:asciiTheme="majorHAnsi" w:hAnsiTheme="majorHAnsi"/>
          <w:b/>
          <w:bCs/>
        </w:rPr>
      </w:pPr>
    </w:p>
    <w:p w14:paraId="7A75C98D" w14:textId="6EEE98C4" w:rsidR="004D739A" w:rsidRDefault="00D058CF" w:rsidP="004A1A75">
      <w:pPr>
        <w:spacing w:after="0" w:line="240" w:lineRule="auto"/>
        <w:jc w:val="both"/>
        <w:rPr>
          <w:ins w:id="1217" w:author="Bahar Toto" w:date="2026-06-15T14:46:00Z" w16du:dateUtc="2026-06-15T13:46:00Z"/>
          <w:rFonts w:asciiTheme="majorHAnsi" w:hAnsiTheme="majorHAnsi"/>
          <w:sz w:val="22"/>
          <w:szCs w:val="22"/>
        </w:rPr>
      </w:pPr>
      <w:r w:rsidRPr="0041007A">
        <w:rPr>
          <w:rFonts w:asciiTheme="majorHAnsi" w:hAnsiTheme="majorHAnsi"/>
          <w:sz w:val="22"/>
          <w:szCs w:val="22"/>
        </w:rPr>
        <w:t>None. There is currently no specific law on social media marketing or viral marketing in the Philippines.</w:t>
      </w:r>
    </w:p>
    <w:tbl>
      <w:tblPr>
        <w:tblStyle w:val="TableGrid"/>
        <w:tblW w:w="0" w:type="auto"/>
        <w:tblLook w:val="04A0" w:firstRow="1" w:lastRow="0" w:firstColumn="1" w:lastColumn="0" w:noHBand="0" w:noVBand="1"/>
      </w:tblPr>
      <w:tblGrid>
        <w:gridCol w:w="4508"/>
        <w:gridCol w:w="4508"/>
      </w:tblGrid>
      <w:tr w:rsidR="0064773B" w:rsidRPr="00C03114" w14:paraId="451CB87A" w14:textId="77777777" w:rsidTr="007A7533">
        <w:trPr>
          <w:trHeight w:val="300"/>
          <w:ins w:id="1218" w:author="Bahar Toto" w:date="2026-06-15T14:46:00Z"/>
        </w:trPr>
        <w:tc>
          <w:tcPr>
            <w:tcW w:w="4508" w:type="dxa"/>
          </w:tcPr>
          <w:p w14:paraId="2C0F363B" w14:textId="77777777" w:rsidR="0064773B" w:rsidRPr="00C03114" w:rsidRDefault="0064773B" w:rsidP="007A7533">
            <w:pPr>
              <w:rPr>
                <w:ins w:id="1219" w:author="Bahar Toto" w:date="2026-06-15T14:46:00Z" w16du:dateUtc="2026-06-15T13:46:00Z"/>
              </w:rPr>
            </w:pPr>
            <w:ins w:id="1220" w:author="Bahar Toto" w:date="2026-06-15T14:46:00Z" w16du:dateUtc="2026-06-15T13:46:00Z">
              <w:r w:rsidRPr="00C03114">
                <w:t xml:space="preserve">Citation </w:t>
              </w:r>
            </w:ins>
          </w:p>
        </w:tc>
        <w:tc>
          <w:tcPr>
            <w:tcW w:w="4508" w:type="dxa"/>
          </w:tcPr>
          <w:p w14:paraId="5EA0424F" w14:textId="77777777" w:rsidR="0064773B" w:rsidRPr="00C03114" w:rsidRDefault="0064773B" w:rsidP="007A7533">
            <w:pPr>
              <w:rPr>
                <w:ins w:id="1221" w:author="Bahar Toto" w:date="2026-06-15T14:46:00Z" w16du:dateUtc="2026-06-15T13:46:00Z"/>
              </w:rPr>
            </w:pPr>
            <w:ins w:id="1222" w:author="Bahar Toto" w:date="2026-06-15T14:46:00Z" w16du:dateUtc="2026-06-15T13:46:00Z">
              <w:r>
                <w:t>Not applicable.</w:t>
              </w:r>
            </w:ins>
          </w:p>
        </w:tc>
      </w:tr>
    </w:tbl>
    <w:p w14:paraId="29AFF233" w14:textId="77777777" w:rsidR="0064773B" w:rsidRPr="0041007A" w:rsidRDefault="0064773B" w:rsidP="004A1A75">
      <w:pPr>
        <w:spacing w:after="0" w:line="240" w:lineRule="auto"/>
        <w:jc w:val="both"/>
        <w:rPr>
          <w:rFonts w:asciiTheme="majorHAnsi" w:hAnsiTheme="majorHAnsi"/>
          <w:sz w:val="22"/>
          <w:szCs w:val="22"/>
        </w:rPr>
      </w:pPr>
    </w:p>
    <w:p w14:paraId="01B86FB0" w14:textId="77777777" w:rsidR="00E91145" w:rsidRPr="0041007A" w:rsidRDefault="00E91145" w:rsidP="004A1A75">
      <w:pPr>
        <w:spacing w:after="0" w:line="240" w:lineRule="auto"/>
        <w:jc w:val="both"/>
        <w:rPr>
          <w:rFonts w:asciiTheme="majorHAnsi" w:hAnsiTheme="majorHAnsi"/>
          <w:sz w:val="22"/>
          <w:szCs w:val="22"/>
        </w:rPr>
      </w:pPr>
    </w:p>
    <w:p w14:paraId="1BA16584" w14:textId="765D4A8F" w:rsidR="00E91145" w:rsidRPr="0041007A" w:rsidRDefault="00E9114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If yes, wh</w:t>
      </w:r>
      <w:r w:rsidR="00A14150" w:rsidRPr="0041007A">
        <w:rPr>
          <w:rFonts w:asciiTheme="majorHAnsi" w:hAnsiTheme="majorHAnsi"/>
          <w:b/>
          <w:bCs/>
          <w:i/>
          <w:iCs/>
        </w:rPr>
        <w:t>at</w:t>
      </w:r>
      <w:r w:rsidRPr="0041007A">
        <w:rPr>
          <w:rFonts w:asciiTheme="majorHAnsi" w:hAnsiTheme="majorHAnsi"/>
          <w:b/>
          <w:bCs/>
          <w:i/>
          <w:iCs/>
        </w:rPr>
        <w:t xml:space="preserve"> legal bases </w:t>
      </w:r>
      <w:r w:rsidR="00A14150" w:rsidRPr="0041007A">
        <w:rPr>
          <w:rFonts w:asciiTheme="majorHAnsi" w:hAnsiTheme="majorHAnsi"/>
          <w:b/>
          <w:bCs/>
          <w:i/>
          <w:iCs/>
        </w:rPr>
        <w:t>are</w:t>
      </w:r>
      <w:r w:rsidRPr="0041007A">
        <w:rPr>
          <w:rFonts w:asciiTheme="majorHAnsi" w:hAnsiTheme="majorHAnsi"/>
          <w:b/>
          <w:bCs/>
          <w:i/>
          <w:iCs/>
        </w:rPr>
        <w:t xml:space="preserve"> available for such marketing?</w:t>
      </w:r>
    </w:p>
    <w:p w14:paraId="7DBDD33A" w14:textId="77777777" w:rsidR="004A1A75" w:rsidRPr="0041007A" w:rsidRDefault="004A1A75" w:rsidP="004A1A75">
      <w:pPr>
        <w:pStyle w:val="ListParagraph"/>
        <w:spacing w:after="0" w:line="240" w:lineRule="auto"/>
        <w:jc w:val="both"/>
        <w:rPr>
          <w:rFonts w:asciiTheme="majorHAnsi" w:hAnsiTheme="majorHAnsi"/>
          <w:b/>
          <w:bCs/>
          <w:i/>
          <w:iCs/>
        </w:rPr>
      </w:pPr>
    </w:p>
    <w:p w14:paraId="2D51886B" w14:textId="6020B3F6" w:rsidR="004D739A" w:rsidRDefault="00D058CF" w:rsidP="004A1A75">
      <w:pPr>
        <w:spacing w:after="0" w:line="240" w:lineRule="auto"/>
        <w:jc w:val="both"/>
        <w:rPr>
          <w:ins w:id="1223" w:author="Bahar Toto" w:date="2026-06-15T14:46:00Z" w16du:dateUtc="2026-06-15T13:46:00Z"/>
          <w:rFonts w:asciiTheme="majorHAnsi" w:hAnsiTheme="majorHAnsi"/>
          <w:sz w:val="22"/>
          <w:szCs w:val="22"/>
        </w:rPr>
      </w:pPr>
      <w:r w:rsidRPr="0041007A">
        <w:rPr>
          <w:rFonts w:asciiTheme="majorHAnsi" w:hAnsiTheme="majorHAnsi"/>
          <w:sz w:val="22"/>
          <w:szCs w:val="22"/>
        </w:rPr>
        <w:t>Not applicable.</w:t>
      </w:r>
    </w:p>
    <w:tbl>
      <w:tblPr>
        <w:tblStyle w:val="TableGrid"/>
        <w:tblW w:w="0" w:type="auto"/>
        <w:tblLook w:val="04A0" w:firstRow="1" w:lastRow="0" w:firstColumn="1" w:lastColumn="0" w:noHBand="0" w:noVBand="1"/>
      </w:tblPr>
      <w:tblGrid>
        <w:gridCol w:w="4508"/>
        <w:gridCol w:w="4508"/>
      </w:tblGrid>
      <w:tr w:rsidR="0064773B" w:rsidRPr="00C03114" w14:paraId="71D4930D" w14:textId="77777777" w:rsidTr="007A7533">
        <w:trPr>
          <w:trHeight w:val="300"/>
          <w:ins w:id="1224" w:author="Bahar Toto" w:date="2026-06-15T14:46:00Z"/>
        </w:trPr>
        <w:tc>
          <w:tcPr>
            <w:tcW w:w="4508" w:type="dxa"/>
          </w:tcPr>
          <w:p w14:paraId="5D35EBBE" w14:textId="77777777" w:rsidR="0064773B" w:rsidRPr="00C03114" w:rsidRDefault="0064773B" w:rsidP="007A7533">
            <w:pPr>
              <w:rPr>
                <w:ins w:id="1225" w:author="Bahar Toto" w:date="2026-06-15T14:46:00Z" w16du:dateUtc="2026-06-15T13:46:00Z"/>
              </w:rPr>
            </w:pPr>
            <w:ins w:id="1226" w:author="Bahar Toto" w:date="2026-06-15T14:46:00Z" w16du:dateUtc="2026-06-15T13:46:00Z">
              <w:r w:rsidRPr="00C03114">
                <w:t xml:space="preserve">Citation </w:t>
              </w:r>
            </w:ins>
          </w:p>
        </w:tc>
        <w:tc>
          <w:tcPr>
            <w:tcW w:w="4508" w:type="dxa"/>
          </w:tcPr>
          <w:p w14:paraId="78A1CA23" w14:textId="77777777" w:rsidR="0064773B" w:rsidRPr="00C03114" w:rsidRDefault="0064773B" w:rsidP="007A7533">
            <w:pPr>
              <w:rPr>
                <w:ins w:id="1227" w:author="Bahar Toto" w:date="2026-06-15T14:46:00Z" w16du:dateUtc="2026-06-15T13:46:00Z"/>
              </w:rPr>
            </w:pPr>
            <w:ins w:id="1228" w:author="Bahar Toto" w:date="2026-06-15T14:46:00Z" w16du:dateUtc="2026-06-15T13:46:00Z">
              <w:r>
                <w:t>Not applicable.</w:t>
              </w:r>
            </w:ins>
          </w:p>
        </w:tc>
      </w:tr>
    </w:tbl>
    <w:p w14:paraId="41AB48E5" w14:textId="0E552BF9" w:rsidR="0064773B" w:rsidRPr="0041007A" w:rsidDel="00AA70AE" w:rsidRDefault="0064773B" w:rsidP="004A1A75">
      <w:pPr>
        <w:spacing w:after="0" w:line="240" w:lineRule="auto"/>
        <w:jc w:val="both"/>
        <w:rPr>
          <w:del w:id="1229" w:author="Bahar Toto" w:date="2026-06-15T14:46:00Z" w16du:dateUtc="2026-06-15T13:46:00Z"/>
          <w:rFonts w:asciiTheme="majorHAnsi" w:hAnsiTheme="majorHAnsi"/>
          <w:sz w:val="22"/>
          <w:szCs w:val="22"/>
          <w:lang w:val="en-US"/>
        </w:rPr>
      </w:pPr>
    </w:p>
    <w:p w14:paraId="6CFAC701" w14:textId="77777777" w:rsidR="00E91145" w:rsidRPr="0041007A" w:rsidRDefault="00E91145" w:rsidP="004A1A75">
      <w:pPr>
        <w:spacing w:after="0" w:line="240" w:lineRule="auto"/>
        <w:jc w:val="both"/>
        <w:rPr>
          <w:rFonts w:asciiTheme="majorHAnsi" w:hAnsiTheme="majorHAnsi"/>
          <w:sz w:val="22"/>
          <w:szCs w:val="22"/>
        </w:rPr>
      </w:pPr>
    </w:p>
    <w:p w14:paraId="6BB15A69" w14:textId="64609C39" w:rsidR="00E91145" w:rsidRPr="0041007A" w:rsidRDefault="322EFA68"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 xml:space="preserve">Are there any </w:t>
      </w:r>
      <w:r w:rsidR="77675704" w:rsidRPr="0041007A">
        <w:rPr>
          <w:rFonts w:asciiTheme="majorHAnsi" w:hAnsiTheme="majorHAnsi"/>
          <w:b/>
          <w:bCs/>
          <w:i/>
          <w:iCs/>
        </w:rPr>
        <w:t>restriction</w:t>
      </w:r>
      <w:r w:rsidRPr="0041007A">
        <w:rPr>
          <w:rFonts w:asciiTheme="majorHAnsi" w:hAnsiTheme="majorHAnsi"/>
          <w:b/>
          <w:bCs/>
          <w:i/>
          <w:iCs/>
        </w:rPr>
        <w:t>s on</w:t>
      </w:r>
      <w:r w:rsidR="00E91145" w:rsidRPr="0041007A">
        <w:rPr>
          <w:rFonts w:asciiTheme="majorHAnsi" w:hAnsiTheme="majorHAnsi"/>
          <w:b/>
          <w:bCs/>
          <w:i/>
          <w:iCs/>
        </w:rPr>
        <w:t xml:space="preserve"> behavioral/personalized advertising via social media?</w:t>
      </w:r>
    </w:p>
    <w:p w14:paraId="410E8066" w14:textId="77777777" w:rsidR="004A1A75" w:rsidRPr="0041007A" w:rsidRDefault="004A1A75" w:rsidP="004A1A75">
      <w:pPr>
        <w:pStyle w:val="ListParagraph"/>
        <w:spacing w:after="0" w:line="240" w:lineRule="auto"/>
        <w:jc w:val="both"/>
        <w:rPr>
          <w:rFonts w:asciiTheme="majorHAnsi" w:hAnsiTheme="majorHAnsi"/>
        </w:rPr>
      </w:pPr>
    </w:p>
    <w:p w14:paraId="49D9F5D8" w14:textId="1CB864B9" w:rsidR="00D058CF" w:rsidRDefault="00D058CF" w:rsidP="004A1A75">
      <w:pPr>
        <w:spacing w:after="0" w:line="240" w:lineRule="auto"/>
        <w:jc w:val="both"/>
        <w:rPr>
          <w:ins w:id="1230" w:author="Bahar Toto" w:date="2026-06-15T14:46:00Z" w16du:dateUtc="2026-06-15T13:46:00Z"/>
          <w:rFonts w:asciiTheme="majorHAnsi" w:hAnsiTheme="majorHAnsi"/>
          <w:sz w:val="22"/>
          <w:szCs w:val="22"/>
        </w:rPr>
      </w:pPr>
      <w:r w:rsidRPr="0041007A">
        <w:rPr>
          <w:rFonts w:asciiTheme="majorHAnsi" w:hAnsiTheme="majorHAnsi"/>
          <w:sz w:val="22"/>
          <w:szCs w:val="22"/>
        </w:rPr>
        <w:t>No</w:t>
      </w:r>
      <w:ins w:id="1231" w:author="Bahar Toto" w:date="2026-06-15T14:46:00Z" w16du:dateUtc="2026-06-15T13:46:00Z">
        <w:r w:rsidR="00AA70AE">
          <w:rPr>
            <w:rFonts w:asciiTheme="majorHAnsi" w:hAnsiTheme="majorHAnsi"/>
            <w:sz w:val="22"/>
            <w:szCs w:val="22"/>
          </w:rPr>
          <w:t>.</w:t>
        </w:r>
      </w:ins>
      <w:del w:id="1232" w:author="Bahar Toto" w:date="2026-06-15T14:46:00Z" w16du:dateUtc="2026-06-15T13:46:00Z">
        <w:r w:rsidRPr="0041007A" w:rsidDel="00AA70AE">
          <w:rPr>
            <w:rFonts w:asciiTheme="majorHAnsi" w:hAnsiTheme="majorHAnsi"/>
            <w:sz w:val="22"/>
            <w:szCs w:val="22"/>
          </w:rPr>
          <w:delText>t applicable.</w:delText>
        </w:r>
      </w:del>
    </w:p>
    <w:tbl>
      <w:tblPr>
        <w:tblStyle w:val="TableGrid"/>
        <w:tblW w:w="0" w:type="auto"/>
        <w:tblLook w:val="04A0" w:firstRow="1" w:lastRow="0" w:firstColumn="1" w:lastColumn="0" w:noHBand="0" w:noVBand="1"/>
      </w:tblPr>
      <w:tblGrid>
        <w:gridCol w:w="4508"/>
        <w:gridCol w:w="4508"/>
      </w:tblGrid>
      <w:tr w:rsidR="00AA70AE" w:rsidRPr="00C03114" w14:paraId="2BA51432" w14:textId="77777777" w:rsidTr="007A7533">
        <w:trPr>
          <w:trHeight w:val="300"/>
          <w:ins w:id="1233" w:author="Bahar Toto" w:date="2026-06-15T14:46:00Z"/>
        </w:trPr>
        <w:tc>
          <w:tcPr>
            <w:tcW w:w="4508" w:type="dxa"/>
          </w:tcPr>
          <w:p w14:paraId="62868B82" w14:textId="77777777" w:rsidR="00AA70AE" w:rsidRPr="00C03114" w:rsidRDefault="00AA70AE" w:rsidP="007A7533">
            <w:pPr>
              <w:rPr>
                <w:ins w:id="1234" w:author="Bahar Toto" w:date="2026-06-15T14:46:00Z" w16du:dateUtc="2026-06-15T13:46:00Z"/>
              </w:rPr>
            </w:pPr>
            <w:ins w:id="1235" w:author="Bahar Toto" w:date="2026-06-15T14:46:00Z" w16du:dateUtc="2026-06-15T13:46:00Z">
              <w:r w:rsidRPr="00C03114">
                <w:t xml:space="preserve">Citation </w:t>
              </w:r>
            </w:ins>
          </w:p>
        </w:tc>
        <w:tc>
          <w:tcPr>
            <w:tcW w:w="4508" w:type="dxa"/>
          </w:tcPr>
          <w:p w14:paraId="5EA2EE84" w14:textId="77777777" w:rsidR="00AA70AE" w:rsidRPr="00C03114" w:rsidRDefault="00AA70AE" w:rsidP="007A7533">
            <w:pPr>
              <w:rPr>
                <w:ins w:id="1236" w:author="Bahar Toto" w:date="2026-06-15T14:46:00Z" w16du:dateUtc="2026-06-15T13:46:00Z"/>
              </w:rPr>
            </w:pPr>
            <w:ins w:id="1237" w:author="Bahar Toto" w:date="2026-06-15T14:46:00Z" w16du:dateUtc="2026-06-15T13:46:00Z">
              <w:r>
                <w:t>Not applicable.</w:t>
              </w:r>
            </w:ins>
          </w:p>
        </w:tc>
      </w:tr>
    </w:tbl>
    <w:p w14:paraId="5B91FF60" w14:textId="77777777" w:rsidR="00AA70AE" w:rsidRPr="0041007A" w:rsidRDefault="00AA70AE" w:rsidP="004A1A75">
      <w:pPr>
        <w:spacing w:after="0" w:line="240" w:lineRule="auto"/>
        <w:jc w:val="both"/>
        <w:rPr>
          <w:rFonts w:asciiTheme="majorHAnsi" w:hAnsiTheme="majorHAnsi"/>
          <w:sz w:val="22"/>
          <w:szCs w:val="22"/>
        </w:rPr>
      </w:pPr>
    </w:p>
    <w:p w14:paraId="1CCBC488" w14:textId="77777777" w:rsidR="00D058CF" w:rsidRPr="0041007A" w:rsidRDefault="00D058CF" w:rsidP="004A1A75">
      <w:pPr>
        <w:spacing w:after="0" w:line="240" w:lineRule="auto"/>
        <w:jc w:val="both"/>
        <w:rPr>
          <w:rFonts w:asciiTheme="majorHAnsi" w:hAnsiTheme="majorHAnsi"/>
          <w:sz w:val="22"/>
          <w:szCs w:val="22"/>
        </w:rPr>
      </w:pPr>
    </w:p>
    <w:p w14:paraId="5C2555C9" w14:textId="64B7581C" w:rsidR="00195280" w:rsidRPr="0041007A" w:rsidRDefault="00195280" w:rsidP="004A1A75">
      <w:pPr>
        <w:pStyle w:val="ListParagraph"/>
        <w:numPr>
          <w:ilvl w:val="1"/>
          <w:numId w:val="5"/>
        </w:numPr>
        <w:spacing w:after="0" w:line="240" w:lineRule="auto"/>
        <w:jc w:val="both"/>
        <w:rPr>
          <w:rFonts w:asciiTheme="majorHAnsi" w:hAnsiTheme="majorHAnsi"/>
          <w:b/>
          <w:bCs/>
        </w:rPr>
      </w:pPr>
      <w:r w:rsidRPr="0041007A">
        <w:rPr>
          <w:rFonts w:asciiTheme="majorHAnsi" w:hAnsiTheme="majorHAnsi"/>
          <w:b/>
          <w:bCs/>
        </w:rPr>
        <w:t>Autom</w:t>
      </w:r>
      <w:r w:rsidR="00632C8E" w:rsidRPr="0041007A">
        <w:rPr>
          <w:rFonts w:asciiTheme="majorHAnsi" w:hAnsiTheme="majorHAnsi"/>
          <w:b/>
          <w:bCs/>
        </w:rPr>
        <w:t>ated calls and messages</w:t>
      </w:r>
    </w:p>
    <w:p w14:paraId="58D0FE44" w14:textId="77777777" w:rsidR="004A1A75" w:rsidRPr="0041007A" w:rsidRDefault="004A1A75" w:rsidP="004A1A75">
      <w:pPr>
        <w:pStyle w:val="ListParagraph"/>
        <w:spacing w:after="0" w:line="240" w:lineRule="auto"/>
        <w:jc w:val="both"/>
        <w:rPr>
          <w:rFonts w:asciiTheme="majorHAnsi" w:hAnsiTheme="majorHAnsi"/>
          <w:b/>
          <w:bCs/>
        </w:rPr>
      </w:pPr>
    </w:p>
    <w:p w14:paraId="66B9FB98" w14:textId="01F6B518" w:rsidR="00EA3755" w:rsidRPr="0041007A" w:rsidRDefault="00EA375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Are automated calls permitted for telemarketing?</w:t>
      </w:r>
      <w:r w:rsidR="11E094F5" w:rsidRPr="0041007A">
        <w:rPr>
          <w:rFonts w:asciiTheme="majorHAnsi" w:hAnsiTheme="majorHAnsi"/>
          <w:b/>
          <w:bCs/>
          <w:i/>
          <w:iCs/>
        </w:rPr>
        <w:t xml:space="preserve"> If yes, which are the legal bases available?</w:t>
      </w:r>
    </w:p>
    <w:p w14:paraId="52116FB1" w14:textId="77777777" w:rsidR="004A1A75" w:rsidRPr="0041007A" w:rsidRDefault="004A1A75" w:rsidP="004A1A75">
      <w:pPr>
        <w:pStyle w:val="ListParagraph"/>
        <w:spacing w:after="0" w:line="240" w:lineRule="auto"/>
        <w:jc w:val="both"/>
        <w:rPr>
          <w:rFonts w:asciiTheme="majorHAnsi" w:hAnsiTheme="majorHAnsi"/>
          <w:b/>
          <w:bCs/>
          <w:i/>
          <w:iCs/>
        </w:rPr>
      </w:pPr>
    </w:p>
    <w:p w14:paraId="4D13D4CB" w14:textId="28D1C787" w:rsidR="008047D7" w:rsidRDefault="00082B27"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Yes, it is permitted, subject to compliance with the above-mentioned requirements under the </w:t>
      </w:r>
      <w:ins w:id="1238" w:author="Bahar Toto" w:date="2026-06-15T13:05:00Z" w16du:dateUtc="2026-06-15T12:05:00Z">
        <w:r w:rsidR="007A69F0">
          <w:rPr>
            <w:rFonts w:asciiTheme="majorHAnsi" w:hAnsiTheme="majorHAnsi"/>
            <w:sz w:val="22"/>
            <w:szCs w:val="22"/>
          </w:rPr>
          <w:t xml:space="preserve">Data </w:t>
        </w:r>
      </w:ins>
      <w:ins w:id="1239" w:author="Bahar Toto" w:date="2026-06-15T14:53:00Z" w16du:dateUtc="2026-06-15T13:53:00Z">
        <w:r w:rsidR="00671D4A">
          <w:rPr>
            <w:rFonts w:asciiTheme="majorHAnsi" w:hAnsiTheme="majorHAnsi"/>
            <w:sz w:val="22"/>
            <w:szCs w:val="22"/>
          </w:rPr>
          <w:t xml:space="preserve">Privacy </w:t>
        </w:r>
      </w:ins>
      <w:ins w:id="1240" w:author="Bahar Toto" w:date="2026-06-15T13:05:00Z" w16du:dateUtc="2026-06-15T12:05:00Z">
        <w:r w:rsidR="007A69F0">
          <w:rPr>
            <w:rFonts w:asciiTheme="majorHAnsi" w:hAnsiTheme="majorHAnsi"/>
            <w:sz w:val="22"/>
            <w:szCs w:val="22"/>
          </w:rPr>
          <w:t xml:space="preserve">Act </w:t>
        </w:r>
      </w:ins>
      <w:del w:id="1241" w:author="Bahar Toto" w:date="2026-06-15T13:05:00Z" w16du:dateUtc="2026-06-15T12:05:00Z">
        <w:r w:rsidRPr="0041007A" w:rsidDel="007A69F0">
          <w:rPr>
            <w:rFonts w:asciiTheme="majorHAnsi" w:hAnsiTheme="majorHAnsi"/>
            <w:sz w:val="22"/>
            <w:szCs w:val="22"/>
          </w:rPr>
          <w:delText xml:space="preserve">DPA </w:delText>
        </w:r>
      </w:del>
      <w:r w:rsidRPr="0041007A">
        <w:rPr>
          <w:rFonts w:asciiTheme="majorHAnsi" w:hAnsiTheme="majorHAnsi"/>
          <w:sz w:val="22"/>
          <w:szCs w:val="22"/>
        </w:rPr>
        <w:t>for direct marketing.</w:t>
      </w:r>
    </w:p>
    <w:tbl>
      <w:tblPr>
        <w:tblStyle w:val="TableGrid"/>
        <w:tblW w:w="0" w:type="auto"/>
        <w:tblLook w:val="04A0" w:firstRow="1" w:lastRow="0" w:firstColumn="1" w:lastColumn="0" w:noHBand="0" w:noVBand="1"/>
      </w:tblPr>
      <w:tblGrid>
        <w:gridCol w:w="4508"/>
        <w:gridCol w:w="4508"/>
      </w:tblGrid>
      <w:tr w:rsidR="00AA70AE" w:rsidRPr="005642C1" w14:paraId="151E1F94" w14:textId="77777777" w:rsidTr="00050BF6">
        <w:tc>
          <w:tcPr>
            <w:tcW w:w="4508" w:type="dxa"/>
          </w:tcPr>
          <w:p w14:paraId="4B857096" w14:textId="77777777" w:rsidR="00AA70AE" w:rsidRPr="005642C1" w:rsidRDefault="00AA70AE" w:rsidP="00AA70AE">
            <w:r w:rsidRPr="005642C1">
              <w:t>Citation</w:t>
            </w:r>
            <w:r>
              <w:t>s</w:t>
            </w:r>
          </w:p>
        </w:tc>
        <w:tc>
          <w:tcPr>
            <w:tcW w:w="4508" w:type="dxa"/>
          </w:tcPr>
          <w:p w14:paraId="593D060E" w14:textId="24058904" w:rsidR="00AA70AE" w:rsidRPr="005642C1" w:rsidRDefault="00AA70AE" w:rsidP="00AA70AE">
            <w:ins w:id="1242" w:author="Bahar Toto" w:date="2026-06-15T14:46:00Z" w16du:dateUtc="2026-06-15T13:46:00Z">
              <w:r w:rsidRPr="00AA70AE">
                <w:rPr>
                  <w:rPrChange w:id="1243" w:author="Bahar Toto" w:date="2026-06-15T14:46:00Z" w16du:dateUtc="2026-06-15T13:46:00Z">
                    <w:rPr>
                      <w:rStyle w:val="Hyperlink"/>
                    </w:rPr>
                  </w:rPrChange>
                </w:rPr>
                <w:t>Sections 12 and 13 of the Data Privacy Act</w:t>
              </w:r>
              <w:r w:rsidRPr="005642C1">
                <w:t xml:space="preserve"> </w:t>
              </w:r>
            </w:ins>
          </w:p>
        </w:tc>
      </w:tr>
      <w:tr w:rsidR="00AA70AE" w:rsidRPr="005642C1" w:rsidDel="00AA70AE" w14:paraId="4D766494" w14:textId="0E2F8E65" w:rsidTr="00050BF6">
        <w:trPr>
          <w:del w:id="1244" w:author="Bahar Toto" w:date="2026-06-15T14:46:00Z"/>
        </w:trPr>
        <w:tc>
          <w:tcPr>
            <w:tcW w:w="4508" w:type="dxa"/>
          </w:tcPr>
          <w:p w14:paraId="3FAE3819" w14:textId="312EC671" w:rsidR="00AA70AE" w:rsidRPr="005642C1" w:rsidDel="00AA70AE" w:rsidRDefault="00AA70AE" w:rsidP="00AA70AE">
            <w:pPr>
              <w:tabs>
                <w:tab w:val="left" w:pos="3563"/>
              </w:tabs>
              <w:rPr>
                <w:del w:id="1245" w:author="Bahar Toto" w:date="2026-06-15T14:46:00Z" w16du:dateUtc="2026-06-15T13:46:00Z"/>
              </w:rPr>
            </w:pPr>
            <w:del w:id="1246" w:author="Bahar Toto" w:date="2026-06-15T14:46:00Z" w16du:dateUtc="2026-06-15T13:46:00Z">
              <w:r w:rsidRPr="005642C1" w:rsidDel="00AA70AE">
                <w:delText xml:space="preserve">Data Privacy Act </w:delText>
              </w:r>
              <w:r w:rsidDel="00AA70AE">
                <w:tab/>
              </w:r>
            </w:del>
          </w:p>
        </w:tc>
        <w:tc>
          <w:tcPr>
            <w:tcW w:w="4508" w:type="dxa"/>
          </w:tcPr>
          <w:p w14:paraId="19AAEDED" w14:textId="6AD5266A" w:rsidR="00AA70AE" w:rsidRPr="005642C1" w:rsidDel="00AA70AE" w:rsidRDefault="00AA70AE" w:rsidP="00AA70AE">
            <w:pPr>
              <w:rPr>
                <w:del w:id="1247" w:author="Bahar Toto" w:date="2026-06-15T14:46:00Z" w16du:dateUtc="2026-06-15T13:46:00Z"/>
              </w:rPr>
            </w:pPr>
            <w:del w:id="1248" w:author="Bahar Toto" w:date="2026-06-15T14:46:00Z" w16du:dateUtc="2026-06-15T13:46:00Z">
              <w:r w:rsidDel="00AA70AE">
                <w:fldChar w:fldCharType="begin"/>
              </w:r>
              <w:r w:rsidDel="00AA70AE">
                <w:delInstrText>HYPERLINK "https://privacy.gov.ph/data-privacy-act/"</w:delInstrText>
              </w:r>
              <w:r w:rsidDel="00AA70AE">
                <w:fldChar w:fldCharType="separate"/>
              </w:r>
              <w:r w:rsidRPr="005642C1" w:rsidDel="00AA70AE">
                <w:rPr>
                  <w:rStyle w:val="Hyperlink"/>
                </w:rPr>
                <w:delText>Sections 12 and 13 of the Data Privacy Act</w:delText>
              </w:r>
              <w:r w:rsidDel="00AA70AE">
                <w:fldChar w:fldCharType="end"/>
              </w:r>
              <w:r w:rsidRPr="005642C1" w:rsidDel="00AA70AE">
                <w:delText xml:space="preserve"> </w:delText>
              </w:r>
            </w:del>
          </w:p>
        </w:tc>
      </w:tr>
    </w:tbl>
    <w:p w14:paraId="2E087544" w14:textId="77777777" w:rsidR="008A5A44" w:rsidRPr="0041007A" w:rsidRDefault="008A5A44" w:rsidP="004A1A75">
      <w:pPr>
        <w:spacing w:after="0" w:line="240" w:lineRule="auto"/>
        <w:jc w:val="both"/>
        <w:rPr>
          <w:rFonts w:asciiTheme="majorHAnsi" w:hAnsiTheme="majorHAnsi"/>
          <w:sz w:val="22"/>
          <w:szCs w:val="22"/>
          <w:lang w:val="en-US"/>
        </w:rPr>
      </w:pPr>
    </w:p>
    <w:p w14:paraId="6F07B435" w14:textId="1B2344BD" w:rsidR="00EA3755" w:rsidRPr="0041007A" w:rsidRDefault="00EA3755" w:rsidP="004A1A75">
      <w:pPr>
        <w:spacing w:after="0" w:line="240" w:lineRule="auto"/>
        <w:jc w:val="both"/>
        <w:rPr>
          <w:rFonts w:asciiTheme="majorHAnsi" w:hAnsiTheme="majorHAnsi"/>
          <w:sz w:val="22"/>
          <w:szCs w:val="22"/>
        </w:rPr>
      </w:pPr>
    </w:p>
    <w:p w14:paraId="5A17FAC8" w14:textId="789F231D" w:rsidR="008047D7" w:rsidRPr="0041007A" w:rsidRDefault="00EA375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 xml:space="preserve">Are automated texts permitted for </w:t>
      </w:r>
      <w:proofErr w:type="spellStart"/>
      <w:r w:rsidRPr="0041007A">
        <w:rPr>
          <w:rFonts w:asciiTheme="majorHAnsi" w:hAnsiTheme="majorHAnsi"/>
          <w:b/>
          <w:bCs/>
          <w:i/>
          <w:iCs/>
        </w:rPr>
        <w:t>sms</w:t>
      </w:r>
      <w:proofErr w:type="spellEnd"/>
      <w:r w:rsidRPr="0041007A">
        <w:rPr>
          <w:rFonts w:asciiTheme="majorHAnsi" w:hAnsiTheme="majorHAnsi"/>
          <w:b/>
          <w:bCs/>
          <w:i/>
          <w:iCs/>
        </w:rPr>
        <w:t>/mms marketing?</w:t>
      </w:r>
      <w:r w:rsidR="01F81AA1" w:rsidRPr="0041007A">
        <w:rPr>
          <w:rFonts w:asciiTheme="majorHAnsi" w:hAnsiTheme="majorHAnsi"/>
          <w:b/>
          <w:bCs/>
          <w:i/>
          <w:iCs/>
        </w:rPr>
        <w:t xml:space="preserve"> If yes, which are the legal bases available?</w:t>
      </w:r>
      <w:r w:rsidR="008047D7" w:rsidRPr="0041007A">
        <w:rPr>
          <w:rFonts w:asciiTheme="majorHAnsi" w:hAnsiTheme="majorHAnsi"/>
          <w:b/>
          <w:bCs/>
          <w:i/>
          <w:iCs/>
        </w:rPr>
        <w:t xml:space="preserve"> </w:t>
      </w:r>
    </w:p>
    <w:p w14:paraId="44046B8F" w14:textId="77777777" w:rsidR="004A1A75" w:rsidRPr="0041007A" w:rsidRDefault="004A1A75" w:rsidP="004A1A75">
      <w:pPr>
        <w:pStyle w:val="ListParagraph"/>
        <w:spacing w:after="0" w:line="240" w:lineRule="auto"/>
        <w:jc w:val="both"/>
        <w:rPr>
          <w:rFonts w:asciiTheme="majorHAnsi" w:hAnsiTheme="majorHAnsi"/>
        </w:rPr>
      </w:pPr>
    </w:p>
    <w:p w14:paraId="13C70852" w14:textId="789DEE82" w:rsidR="008047D7" w:rsidRDefault="00082B27"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Yes, it is permitted, subject to compliance with the above-mentioned requirements under the </w:t>
      </w:r>
      <w:ins w:id="1249" w:author="Bahar Toto" w:date="2026-06-15T13:06:00Z" w16du:dateUtc="2026-06-15T12:06:00Z">
        <w:r w:rsidR="007A69F0">
          <w:rPr>
            <w:rFonts w:asciiTheme="majorHAnsi" w:hAnsiTheme="majorHAnsi"/>
            <w:sz w:val="22"/>
            <w:szCs w:val="22"/>
          </w:rPr>
          <w:t xml:space="preserve">Data </w:t>
        </w:r>
      </w:ins>
      <w:ins w:id="1250" w:author="Bahar Toto" w:date="2026-06-15T14:53:00Z" w16du:dateUtc="2026-06-15T13:53:00Z">
        <w:r w:rsidR="00671D4A">
          <w:rPr>
            <w:rFonts w:asciiTheme="majorHAnsi" w:hAnsiTheme="majorHAnsi"/>
            <w:sz w:val="22"/>
            <w:szCs w:val="22"/>
          </w:rPr>
          <w:t xml:space="preserve">Privacy </w:t>
        </w:r>
      </w:ins>
      <w:ins w:id="1251" w:author="Bahar Toto" w:date="2026-06-15T13:06:00Z" w16du:dateUtc="2026-06-15T12:06:00Z">
        <w:r w:rsidR="007A69F0">
          <w:rPr>
            <w:rFonts w:asciiTheme="majorHAnsi" w:hAnsiTheme="majorHAnsi"/>
            <w:sz w:val="22"/>
            <w:szCs w:val="22"/>
          </w:rPr>
          <w:t xml:space="preserve">Act </w:t>
        </w:r>
      </w:ins>
      <w:del w:id="1252" w:author="Bahar Toto" w:date="2026-06-15T13:06:00Z" w16du:dateUtc="2026-06-15T12:06:00Z">
        <w:r w:rsidRPr="0041007A" w:rsidDel="007A69F0">
          <w:rPr>
            <w:rFonts w:asciiTheme="majorHAnsi" w:hAnsiTheme="majorHAnsi"/>
            <w:sz w:val="22"/>
            <w:szCs w:val="22"/>
          </w:rPr>
          <w:delText xml:space="preserve">DPA </w:delText>
        </w:r>
      </w:del>
      <w:r w:rsidRPr="0041007A">
        <w:rPr>
          <w:rFonts w:asciiTheme="majorHAnsi" w:hAnsiTheme="majorHAnsi"/>
          <w:sz w:val="22"/>
          <w:szCs w:val="22"/>
        </w:rPr>
        <w:t>for direct marketing, as well as NTC regulations on broadcast/push messaging.</w:t>
      </w:r>
    </w:p>
    <w:p w14:paraId="0153C81A" w14:textId="77777777" w:rsidR="008A5A44" w:rsidRDefault="008A5A4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AA70AE" w:rsidRPr="005642C1" w14:paraId="6DAF9889" w14:textId="77777777" w:rsidTr="00050BF6">
        <w:tc>
          <w:tcPr>
            <w:tcW w:w="4508" w:type="dxa"/>
          </w:tcPr>
          <w:p w14:paraId="10A2549D" w14:textId="77777777" w:rsidR="00AA70AE" w:rsidRPr="005642C1" w:rsidRDefault="00AA70AE" w:rsidP="00AA70AE">
            <w:r w:rsidRPr="005642C1">
              <w:t>Citation</w:t>
            </w:r>
            <w:r>
              <w:t>s</w:t>
            </w:r>
          </w:p>
        </w:tc>
        <w:tc>
          <w:tcPr>
            <w:tcW w:w="4508" w:type="dxa"/>
          </w:tcPr>
          <w:p w14:paraId="6D49A78A" w14:textId="77777777" w:rsidR="00AA70AE" w:rsidRDefault="00AA70AE" w:rsidP="00AA70AE">
            <w:pPr>
              <w:rPr>
                <w:ins w:id="1253" w:author="Bahar Toto" w:date="2026-06-15T14:47:00Z" w16du:dateUtc="2026-06-15T13:47:00Z"/>
              </w:rPr>
            </w:pPr>
            <w:ins w:id="1254" w:author="Bahar Toto" w:date="2026-06-15T14:46:00Z" w16du:dateUtc="2026-06-15T13:46:00Z">
              <w:r w:rsidRPr="007A7533">
                <w:t>Sections 12 and 13 of the Data Privacy Act</w:t>
              </w:r>
              <w:r w:rsidRPr="005642C1">
                <w:t xml:space="preserve"> </w:t>
              </w:r>
            </w:ins>
          </w:p>
          <w:p w14:paraId="3E94CE00" w14:textId="705DE863" w:rsidR="00AA70AE" w:rsidRPr="005642C1" w:rsidRDefault="00AA70AE" w:rsidP="00AA70AE">
            <w:ins w:id="1255" w:author="Bahar Toto" w:date="2026-06-15T14:47:00Z" w16du:dateUtc="2026-06-15T13:47:00Z">
              <w:r w:rsidRPr="00D67A21">
                <w:rPr>
                  <w:rFonts w:asciiTheme="majorHAnsi" w:hAnsiTheme="majorHAnsi"/>
                </w:rPr>
                <w:t>Memorandum Circular 03-03-2005, as amended</w:t>
              </w:r>
            </w:ins>
          </w:p>
        </w:tc>
      </w:tr>
      <w:tr w:rsidR="00AA70AE" w:rsidRPr="005642C1" w:rsidDel="00AA70AE" w14:paraId="3C7E139C" w14:textId="44C4ED6A" w:rsidTr="00050BF6">
        <w:trPr>
          <w:del w:id="1256" w:author="Bahar Toto" w:date="2026-06-15T14:47:00Z"/>
        </w:trPr>
        <w:tc>
          <w:tcPr>
            <w:tcW w:w="4508" w:type="dxa"/>
          </w:tcPr>
          <w:p w14:paraId="047BA500" w14:textId="7B241398" w:rsidR="00AA70AE" w:rsidRPr="005642C1" w:rsidDel="00AA70AE" w:rsidRDefault="00AA70AE" w:rsidP="00AA70AE">
            <w:pPr>
              <w:tabs>
                <w:tab w:val="left" w:pos="3563"/>
              </w:tabs>
              <w:rPr>
                <w:del w:id="1257" w:author="Bahar Toto" w:date="2026-06-15T14:47:00Z" w16du:dateUtc="2026-06-15T13:47:00Z"/>
              </w:rPr>
            </w:pPr>
            <w:del w:id="1258" w:author="Bahar Toto" w:date="2026-06-15T14:47:00Z" w16du:dateUtc="2026-06-15T13:47:00Z">
              <w:r w:rsidRPr="005642C1" w:rsidDel="00AA70AE">
                <w:delText xml:space="preserve">Data Privacy Act </w:delText>
              </w:r>
              <w:r w:rsidDel="00AA70AE">
                <w:tab/>
              </w:r>
            </w:del>
          </w:p>
        </w:tc>
        <w:tc>
          <w:tcPr>
            <w:tcW w:w="4508" w:type="dxa"/>
          </w:tcPr>
          <w:p w14:paraId="1675B3C4" w14:textId="7980297F" w:rsidR="00AA70AE" w:rsidRPr="005642C1" w:rsidDel="00AA70AE" w:rsidRDefault="00AA70AE" w:rsidP="00AA70AE">
            <w:pPr>
              <w:rPr>
                <w:del w:id="1259" w:author="Bahar Toto" w:date="2026-06-15T14:47:00Z" w16du:dateUtc="2026-06-15T13:47:00Z"/>
              </w:rPr>
            </w:pPr>
            <w:del w:id="1260" w:author="Bahar Toto" w:date="2026-06-15T14:47:00Z" w16du:dateUtc="2026-06-15T13:47:00Z">
              <w:r w:rsidDel="00AA70AE">
                <w:fldChar w:fldCharType="begin"/>
              </w:r>
              <w:r w:rsidDel="00AA70AE">
                <w:delInstrText>HYPERLINK "https://privacy.gov.ph/data-privacy-act/"</w:delInstrText>
              </w:r>
              <w:r w:rsidDel="00AA70AE">
                <w:fldChar w:fldCharType="separate"/>
              </w:r>
              <w:r w:rsidRPr="005642C1" w:rsidDel="00AA70AE">
                <w:rPr>
                  <w:rStyle w:val="Hyperlink"/>
                </w:rPr>
                <w:delText>Sections 12 and 13 of the Data Privacy Act</w:delText>
              </w:r>
              <w:r w:rsidDel="00AA70AE">
                <w:fldChar w:fldCharType="end"/>
              </w:r>
              <w:r w:rsidRPr="005642C1" w:rsidDel="00AA70AE">
                <w:delText xml:space="preserve"> </w:delText>
              </w:r>
            </w:del>
          </w:p>
        </w:tc>
      </w:tr>
      <w:tr w:rsidR="00AA70AE" w:rsidRPr="005642C1" w:rsidDel="00AA70AE" w14:paraId="2F3F43E9" w14:textId="65ACDA5F" w:rsidTr="008A5A44">
        <w:trPr>
          <w:del w:id="1261" w:author="Bahar Toto" w:date="2026-06-15T14:47:00Z"/>
        </w:trPr>
        <w:tc>
          <w:tcPr>
            <w:tcW w:w="4508" w:type="dxa"/>
          </w:tcPr>
          <w:p w14:paraId="32DE57AC" w14:textId="6CDB8B12" w:rsidR="00AA70AE" w:rsidRPr="005642C1" w:rsidDel="00AA70AE" w:rsidRDefault="00AA70AE" w:rsidP="00AA70AE">
            <w:pPr>
              <w:tabs>
                <w:tab w:val="left" w:pos="3563"/>
              </w:tabs>
              <w:rPr>
                <w:del w:id="1262" w:author="Bahar Toto" w:date="2026-06-15T14:47:00Z" w16du:dateUtc="2026-06-15T13:47:00Z"/>
              </w:rPr>
            </w:pPr>
            <w:del w:id="1263" w:author="Bahar Toto" w:date="2026-06-15T14:47:00Z" w16du:dateUtc="2026-06-15T13:47:00Z">
              <w:r w:rsidRPr="00C03114" w:rsidDel="00AA70AE">
                <w:lastRenderedPageBreak/>
                <w:delText>National Telecommunications Commission Rules and Regulations on Broadcasting Messages</w:delText>
              </w:r>
            </w:del>
          </w:p>
        </w:tc>
        <w:tc>
          <w:tcPr>
            <w:tcW w:w="4508" w:type="dxa"/>
          </w:tcPr>
          <w:p w14:paraId="16D61DBB" w14:textId="543DE5FC" w:rsidR="00AA70AE" w:rsidRPr="005642C1" w:rsidDel="00AA70AE" w:rsidRDefault="00AA70AE" w:rsidP="00AA70AE">
            <w:pPr>
              <w:rPr>
                <w:del w:id="1264" w:author="Bahar Toto" w:date="2026-06-15T14:47:00Z" w16du:dateUtc="2026-06-15T13:47:00Z"/>
              </w:rPr>
            </w:pPr>
            <w:del w:id="1265" w:author="Bahar Toto" w:date="2026-06-15T14:47:00Z" w16du:dateUtc="2026-06-15T13:47:00Z">
              <w:r w:rsidDel="00AA70AE">
                <w:fldChar w:fldCharType="begin"/>
              </w:r>
              <w:r w:rsidDel="00AA70AE">
                <w:delInstrText>HYPERLINK "https://region7.ntc.gov.ph/wp-content/uploads/2024/01/MC_03-03-2005.pdf"</w:delInstrText>
              </w:r>
              <w:r w:rsidDel="00AA70AE">
                <w:fldChar w:fldCharType="separate"/>
              </w:r>
              <w:r w:rsidRPr="00C03114" w:rsidDel="00AA70AE">
                <w:rPr>
                  <w:rStyle w:val="Hyperlink"/>
                </w:rPr>
                <w:delText xml:space="preserve"> National Telecommunications Commission Memorandum Circular 03-03-2005</w:delText>
              </w:r>
              <w:r w:rsidDel="00AA70AE">
                <w:fldChar w:fldCharType="end"/>
              </w:r>
              <w:r w:rsidRPr="00C03114" w:rsidDel="00AA70AE">
                <w:delText xml:space="preserve"> as amended by </w:delText>
              </w:r>
              <w:r w:rsidDel="00AA70AE">
                <w:fldChar w:fldCharType="begin"/>
              </w:r>
              <w:r w:rsidDel="00AA70AE">
                <w:delInstrText>HYPERLINK "https://region7.ntc.gov.ph/wp-content/uploads/2024/01/MC_03-03-2005A_Amendments_broadcast_messaging.pdf"</w:delInstrText>
              </w:r>
              <w:r w:rsidDel="00AA70AE">
                <w:fldChar w:fldCharType="separate"/>
              </w:r>
              <w:r w:rsidRPr="00C03114" w:rsidDel="00AA70AE">
                <w:rPr>
                  <w:rStyle w:val="Hyperlink"/>
                </w:rPr>
                <w:delText>Memorandum Circular No. 03-03-2005-A</w:delText>
              </w:r>
              <w:r w:rsidDel="00AA70AE">
                <w:fldChar w:fldCharType="end"/>
              </w:r>
              <w:r w:rsidDel="00AA70AE">
                <w:fldChar w:fldCharType="begin"/>
              </w:r>
              <w:r w:rsidDel="00AA70AE">
                <w:delInstrText>HYPERLINK "https://region7.ntc.gov.ph/wp-content/uploads/2024/01/MC_04-07-2009.pdf"</w:delInstrText>
              </w:r>
              <w:r w:rsidDel="00AA70AE">
                <w:fldChar w:fldCharType="separate"/>
              </w:r>
              <w:r w:rsidRPr="00C03114" w:rsidDel="00AA70AE">
                <w:rPr>
                  <w:rStyle w:val="Hyperlink"/>
                </w:rPr>
                <w:delText>, Memorandum Circular No. 04-07-2009</w:delText>
              </w:r>
              <w:r w:rsidDel="00AA70AE">
                <w:fldChar w:fldCharType="end"/>
              </w:r>
              <w:r w:rsidRPr="00C03114" w:rsidDel="00AA70AE">
                <w:delText xml:space="preserve">, and </w:delText>
              </w:r>
              <w:r w:rsidDel="00AA70AE">
                <w:fldChar w:fldCharType="begin"/>
              </w:r>
              <w:r w:rsidDel="00AA70AE">
                <w:delInstrText>HYPERLINK "https://elibrary.judiciary.gov.ph/thebookshelf/showdocs/10/91581"</w:delInstrText>
              </w:r>
              <w:r w:rsidDel="00AA70AE">
                <w:fldChar w:fldCharType="separate"/>
              </w:r>
              <w:r w:rsidRPr="00C03114" w:rsidDel="00AA70AE">
                <w:rPr>
                  <w:rStyle w:val="Hyperlink"/>
                </w:rPr>
                <w:delText>Memorandum Circular No. 07-08-2018 </w:delText>
              </w:r>
              <w:r w:rsidDel="00AA70AE">
                <w:fldChar w:fldCharType="end"/>
              </w:r>
            </w:del>
          </w:p>
        </w:tc>
      </w:tr>
    </w:tbl>
    <w:p w14:paraId="05F7DB3D" w14:textId="77777777" w:rsidR="008A5A44" w:rsidRPr="0041007A" w:rsidRDefault="008A5A44" w:rsidP="004A1A75">
      <w:pPr>
        <w:spacing w:after="0" w:line="240" w:lineRule="auto"/>
        <w:jc w:val="both"/>
        <w:rPr>
          <w:rFonts w:asciiTheme="majorHAnsi" w:hAnsiTheme="majorHAnsi"/>
          <w:sz w:val="22"/>
          <w:szCs w:val="22"/>
          <w:lang w:val="en-US"/>
        </w:rPr>
      </w:pPr>
    </w:p>
    <w:p w14:paraId="43A0A014" w14:textId="33118F3D" w:rsidR="00632C8E" w:rsidRPr="0041007A" w:rsidRDefault="00632C8E" w:rsidP="004A1A75">
      <w:pPr>
        <w:spacing w:after="0" w:line="240" w:lineRule="auto"/>
        <w:jc w:val="both"/>
        <w:rPr>
          <w:rFonts w:asciiTheme="majorHAnsi" w:hAnsiTheme="majorHAnsi"/>
          <w:sz w:val="22"/>
          <w:szCs w:val="22"/>
        </w:rPr>
      </w:pPr>
    </w:p>
    <w:p w14:paraId="4ABEF3FF" w14:textId="6105E6CB" w:rsidR="00C6098A" w:rsidRPr="0041007A" w:rsidRDefault="33657B0F" w:rsidP="004A1A75">
      <w:pPr>
        <w:pStyle w:val="ListParagraph"/>
        <w:numPr>
          <w:ilvl w:val="1"/>
          <w:numId w:val="14"/>
        </w:numPr>
        <w:spacing w:after="0" w:line="240" w:lineRule="auto"/>
        <w:jc w:val="both"/>
        <w:rPr>
          <w:rFonts w:asciiTheme="majorHAnsi" w:hAnsiTheme="majorHAnsi"/>
          <w:b/>
          <w:bCs/>
        </w:rPr>
      </w:pPr>
      <w:r w:rsidRPr="0041007A">
        <w:rPr>
          <w:rFonts w:asciiTheme="majorHAnsi" w:hAnsiTheme="majorHAnsi"/>
          <w:b/>
          <w:bCs/>
        </w:rPr>
        <w:t>Cold calls</w:t>
      </w:r>
      <w:r w:rsidR="72F6F4E8" w:rsidRPr="0041007A">
        <w:rPr>
          <w:rFonts w:asciiTheme="majorHAnsi" w:hAnsiTheme="majorHAnsi"/>
          <w:b/>
          <w:bCs/>
        </w:rPr>
        <w:t>/Prospec</w:t>
      </w:r>
      <w:r w:rsidR="368E98C6" w:rsidRPr="0041007A">
        <w:rPr>
          <w:rFonts w:asciiTheme="majorHAnsi" w:hAnsiTheme="majorHAnsi"/>
          <w:b/>
          <w:bCs/>
        </w:rPr>
        <w:t>tion</w:t>
      </w:r>
    </w:p>
    <w:p w14:paraId="48E05411" w14:textId="77777777" w:rsidR="004A1A75" w:rsidRPr="0041007A" w:rsidRDefault="004A1A75" w:rsidP="004A1A75">
      <w:pPr>
        <w:pStyle w:val="ListParagraph"/>
        <w:spacing w:after="0" w:line="240" w:lineRule="auto"/>
        <w:jc w:val="both"/>
        <w:rPr>
          <w:rFonts w:asciiTheme="majorHAnsi" w:hAnsiTheme="majorHAnsi"/>
          <w:b/>
          <w:bCs/>
        </w:rPr>
      </w:pPr>
    </w:p>
    <w:p w14:paraId="19D1292B" w14:textId="0000E020" w:rsidR="00F15C41" w:rsidRPr="0041007A" w:rsidRDefault="00F15C41" w:rsidP="004A1A75">
      <w:pPr>
        <w:pStyle w:val="ListParagraph"/>
        <w:numPr>
          <w:ilvl w:val="2"/>
          <w:numId w:val="14"/>
        </w:numPr>
        <w:spacing w:after="0" w:line="240" w:lineRule="auto"/>
        <w:jc w:val="both"/>
        <w:rPr>
          <w:rFonts w:asciiTheme="majorHAnsi" w:hAnsiTheme="majorHAnsi"/>
          <w:b/>
          <w:bCs/>
          <w:i/>
          <w:iCs/>
        </w:rPr>
      </w:pPr>
      <w:r w:rsidRPr="0041007A">
        <w:rPr>
          <w:rFonts w:asciiTheme="majorHAnsi" w:hAnsiTheme="majorHAnsi"/>
          <w:b/>
          <w:bCs/>
          <w:i/>
          <w:iCs/>
        </w:rPr>
        <w:t>Are cold calls for telemarketing permitted?</w:t>
      </w:r>
      <w:r w:rsidR="612F3734" w:rsidRPr="0041007A">
        <w:rPr>
          <w:rFonts w:asciiTheme="majorHAnsi" w:hAnsiTheme="majorHAnsi"/>
          <w:b/>
          <w:bCs/>
          <w:i/>
          <w:iCs/>
        </w:rPr>
        <w:t xml:space="preserve"> If yes, which are the legal bases available?</w:t>
      </w:r>
    </w:p>
    <w:p w14:paraId="24541230" w14:textId="77777777" w:rsidR="004A1A75" w:rsidRPr="0041007A" w:rsidRDefault="004A1A75" w:rsidP="004A1A75">
      <w:pPr>
        <w:pStyle w:val="ListParagraph"/>
        <w:spacing w:after="0" w:line="240" w:lineRule="auto"/>
        <w:jc w:val="both"/>
        <w:rPr>
          <w:rFonts w:asciiTheme="majorHAnsi" w:hAnsiTheme="majorHAnsi"/>
        </w:rPr>
      </w:pPr>
    </w:p>
    <w:p w14:paraId="2A61624E" w14:textId="1066A39E" w:rsidR="007472CA" w:rsidRDefault="007472CA"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Yes, cold calls for telemarketing purposes are permitted, </w:t>
      </w:r>
      <w:r w:rsidR="00EF7B8B" w:rsidRPr="0041007A">
        <w:rPr>
          <w:rFonts w:asciiTheme="majorHAnsi" w:hAnsiTheme="majorHAnsi"/>
          <w:sz w:val="22"/>
          <w:szCs w:val="22"/>
        </w:rPr>
        <w:t xml:space="preserve">subject to the same legal </w:t>
      </w:r>
      <w:proofErr w:type="gramStart"/>
      <w:r w:rsidR="00EF7B8B" w:rsidRPr="0041007A">
        <w:rPr>
          <w:rFonts w:asciiTheme="majorHAnsi" w:hAnsiTheme="majorHAnsi"/>
          <w:sz w:val="22"/>
          <w:szCs w:val="22"/>
        </w:rPr>
        <w:t>bases</w:t>
      </w:r>
      <w:proofErr w:type="gramEnd"/>
      <w:r w:rsidR="00EF7B8B" w:rsidRPr="0041007A">
        <w:rPr>
          <w:rFonts w:asciiTheme="majorHAnsi" w:hAnsiTheme="majorHAnsi"/>
          <w:sz w:val="22"/>
          <w:szCs w:val="22"/>
        </w:rPr>
        <w:t xml:space="preserve"> considerations discussed above.</w:t>
      </w:r>
    </w:p>
    <w:tbl>
      <w:tblPr>
        <w:tblStyle w:val="TableGrid"/>
        <w:tblW w:w="0" w:type="auto"/>
        <w:tblLook w:val="04A0" w:firstRow="1" w:lastRow="0" w:firstColumn="1" w:lastColumn="0" w:noHBand="0" w:noVBand="1"/>
      </w:tblPr>
      <w:tblGrid>
        <w:gridCol w:w="4508"/>
        <w:gridCol w:w="4508"/>
      </w:tblGrid>
      <w:tr w:rsidR="00AA70AE" w:rsidRPr="005642C1" w14:paraId="7AC18F90" w14:textId="77777777" w:rsidTr="00050BF6">
        <w:tc>
          <w:tcPr>
            <w:tcW w:w="4508" w:type="dxa"/>
          </w:tcPr>
          <w:p w14:paraId="5808BED6" w14:textId="77777777" w:rsidR="00AA70AE" w:rsidRPr="005642C1" w:rsidRDefault="00AA70AE" w:rsidP="00AA70AE">
            <w:r w:rsidRPr="005642C1">
              <w:t>Citation</w:t>
            </w:r>
            <w:r>
              <w:t>s</w:t>
            </w:r>
          </w:p>
        </w:tc>
        <w:tc>
          <w:tcPr>
            <w:tcW w:w="4508" w:type="dxa"/>
          </w:tcPr>
          <w:p w14:paraId="39745C02" w14:textId="77777777" w:rsidR="00AA70AE" w:rsidRDefault="00AA70AE" w:rsidP="00AA70AE">
            <w:pPr>
              <w:rPr>
                <w:ins w:id="1266" w:author="Bahar Toto" w:date="2026-06-15T14:47:00Z" w16du:dateUtc="2026-06-15T13:47:00Z"/>
              </w:rPr>
            </w:pPr>
            <w:ins w:id="1267" w:author="Bahar Toto" w:date="2026-06-15T14:47:00Z" w16du:dateUtc="2026-06-15T13:47:00Z">
              <w:r w:rsidRPr="00AA70AE">
                <w:rPr>
                  <w:rPrChange w:id="1268" w:author="Bahar Toto" w:date="2026-06-15T14:47:00Z" w16du:dateUtc="2026-06-15T13:47:00Z">
                    <w:rPr>
                      <w:rStyle w:val="Hyperlink"/>
                    </w:rPr>
                  </w:rPrChange>
                </w:rPr>
                <w:t>Sections 12 and 13 of the Data Privacy Act</w:t>
              </w:r>
              <w:r w:rsidRPr="005642C1">
                <w:t xml:space="preserve"> </w:t>
              </w:r>
            </w:ins>
          </w:p>
          <w:p w14:paraId="628DF374" w14:textId="2D81125C" w:rsidR="00AA70AE" w:rsidRPr="005642C1" w:rsidRDefault="00AA70AE" w:rsidP="00AA70AE">
            <w:ins w:id="1269" w:author="Bahar Toto" w:date="2026-06-15T14:47:00Z" w16du:dateUtc="2026-06-15T13:47:00Z">
              <w:r w:rsidRPr="00467730">
                <w:t>Advisory Opinion No. 2018-050</w:t>
              </w:r>
            </w:ins>
          </w:p>
        </w:tc>
      </w:tr>
      <w:tr w:rsidR="00AA70AE" w:rsidRPr="005642C1" w:rsidDel="00AA70AE" w14:paraId="4D444462" w14:textId="2C8C973A" w:rsidTr="00050BF6">
        <w:trPr>
          <w:del w:id="1270" w:author="Bahar Toto" w:date="2026-06-15T14:47:00Z"/>
        </w:trPr>
        <w:tc>
          <w:tcPr>
            <w:tcW w:w="4508" w:type="dxa"/>
          </w:tcPr>
          <w:p w14:paraId="6EAD9320" w14:textId="2F869B50" w:rsidR="00AA70AE" w:rsidRPr="005642C1" w:rsidDel="00AA70AE" w:rsidRDefault="00AA70AE" w:rsidP="00AA70AE">
            <w:pPr>
              <w:rPr>
                <w:del w:id="1271" w:author="Bahar Toto" w:date="2026-06-15T14:47:00Z" w16du:dateUtc="2026-06-15T13:47:00Z"/>
              </w:rPr>
            </w:pPr>
            <w:del w:id="1272" w:author="Bahar Toto" w:date="2026-06-15T14:47:00Z" w16du:dateUtc="2026-06-15T13:47:00Z">
              <w:r w:rsidRPr="005642C1" w:rsidDel="00AA70AE">
                <w:delText xml:space="preserve">Data Privacy Act </w:delText>
              </w:r>
            </w:del>
          </w:p>
        </w:tc>
        <w:tc>
          <w:tcPr>
            <w:tcW w:w="4508" w:type="dxa"/>
          </w:tcPr>
          <w:p w14:paraId="13F230BB" w14:textId="375E0257" w:rsidR="00AA70AE" w:rsidRPr="005642C1" w:rsidDel="00AA70AE" w:rsidRDefault="00AA70AE" w:rsidP="00AA70AE">
            <w:pPr>
              <w:rPr>
                <w:del w:id="1273" w:author="Bahar Toto" w:date="2026-06-15T14:47:00Z" w16du:dateUtc="2026-06-15T13:47:00Z"/>
              </w:rPr>
            </w:pPr>
            <w:del w:id="1274" w:author="Bahar Toto" w:date="2026-06-15T14:47:00Z" w16du:dateUtc="2026-06-15T13:47:00Z">
              <w:r w:rsidDel="00AA70AE">
                <w:fldChar w:fldCharType="begin"/>
              </w:r>
              <w:r w:rsidDel="00AA70AE">
                <w:delInstrText>HYPERLINK "https://privacy.gov.ph/data-privacy-act/"</w:delInstrText>
              </w:r>
              <w:r w:rsidDel="00AA70AE">
                <w:fldChar w:fldCharType="separate"/>
              </w:r>
              <w:r w:rsidRPr="005642C1" w:rsidDel="00AA70AE">
                <w:rPr>
                  <w:rStyle w:val="Hyperlink"/>
                </w:rPr>
                <w:delText>Sections 12 and 13 of the Data Privacy Act</w:delText>
              </w:r>
              <w:r w:rsidDel="00AA70AE">
                <w:fldChar w:fldCharType="end"/>
              </w:r>
              <w:r w:rsidRPr="005642C1" w:rsidDel="00AA70AE">
                <w:delText xml:space="preserve"> </w:delText>
              </w:r>
            </w:del>
          </w:p>
        </w:tc>
      </w:tr>
      <w:tr w:rsidR="00AA70AE" w:rsidRPr="008A5A44" w:rsidDel="00AA70AE" w14:paraId="1A510215" w14:textId="633F555E" w:rsidTr="00470628">
        <w:trPr>
          <w:del w:id="1275" w:author="Bahar Toto" w:date="2026-06-15T14:47:00Z"/>
        </w:trPr>
        <w:tc>
          <w:tcPr>
            <w:tcW w:w="4508" w:type="dxa"/>
          </w:tcPr>
          <w:p w14:paraId="1BDF1465" w14:textId="11B30076" w:rsidR="00AA70AE" w:rsidRPr="005642C1" w:rsidDel="00AA70AE" w:rsidRDefault="00AA70AE" w:rsidP="00AA70AE">
            <w:pPr>
              <w:rPr>
                <w:del w:id="1276" w:author="Bahar Toto" w:date="2026-06-15T14:47:00Z" w16du:dateUtc="2026-06-15T13:47:00Z"/>
              </w:rPr>
            </w:pPr>
            <w:del w:id="1277" w:author="Bahar Toto" w:date="2026-06-15T14:47:00Z" w16du:dateUtc="2026-06-15T13:47:00Z">
              <w:r w:rsidDel="00AA70AE">
                <w:delText>National Privacy Commission Advisory Opinion on Cold Calls and Emails</w:delText>
              </w:r>
            </w:del>
          </w:p>
        </w:tc>
        <w:tc>
          <w:tcPr>
            <w:tcW w:w="4508" w:type="dxa"/>
          </w:tcPr>
          <w:p w14:paraId="581E37D6" w14:textId="0765B0E1" w:rsidR="00AA70AE" w:rsidRPr="008A5A44" w:rsidDel="00AA70AE" w:rsidRDefault="00AA70AE" w:rsidP="00AA70AE">
            <w:pPr>
              <w:rPr>
                <w:del w:id="1278" w:author="Bahar Toto" w:date="2026-06-15T14:47:00Z" w16du:dateUtc="2026-06-15T13:47:00Z"/>
              </w:rPr>
            </w:pPr>
            <w:del w:id="1279" w:author="Bahar Toto" w:date="2026-06-15T14:47:00Z" w16du:dateUtc="2026-06-15T13:47:00Z">
              <w:r w:rsidDel="00AA70AE">
                <w:fldChar w:fldCharType="begin"/>
              </w:r>
              <w:r w:rsidDel="00AA70AE">
                <w:delInstrText>HYPERLINK "https://privacy.gov.ph/wp-content/uploads/2022/08/AONo_2018-050.pdf"</w:delInstrText>
              </w:r>
              <w:r w:rsidDel="00AA70AE">
                <w:fldChar w:fldCharType="separate"/>
              </w:r>
              <w:r w:rsidRPr="008A5A44" w:rsidDel="00AA70AE">
                <w:rPr>
                  <w:rStyle w:val="Hyperlink"/>
                </w:rPr>
                <w:delText>National Privacy Commission Advisory Opinion No. 2018-050</w:delText>
              </w:r>
              <w:r w:rsidDel="00AA70AE">
                <w:fldChar w:fldCharType="end"/>
              </w:r>
            </w:del>
          </w:p>
        </w:tc>
      </w:tr>
    </w:tbl>
    <w:p w14:paraId="399F146B" w14:textId="77777777" w:rsidR="008A5A44" w:rsidRPr="0041007A" w:rsidRDefault="008A5A44" w:rsidP="004A1A75">
      <w:pPr>
        <w:spacing w:after="0" w:line="240" w:lineRule="auto"/>
        <w:jc w:val="both"/>
        <w:rPr>
          <w:rFonts w:asciiTheme="majorHAnsi" w:hAnsiTheme="majorHAnsi"/>
          <w:sz w:val="22"/>
          <w:szCs w:val="22"/>
        </w:rPr>
      </w:pPr>
    </w:p>
    <w:p w14:paraId="381FD575" w14:textId="77777777" w:rsidR="00F15C41" w:rsidRPr="0041007A" w:rsidRDefault="00F15C41" w:rsidP="004A1A75">
      <w:pPr>
        <w:spacing w:after="0" w:line="240" w:lineRule="auto"/>
        <w:jc w:val="both"/>
        <w:rPr>
          <w:rFonts w:asciiTheme="majorHAnsi" w:hAnsiTheme="majorHAnsi"/>
          <w:b/>
          <w:bCs/>
          <w:i/>
          <w:iCs/>
          <w:sz w:val="22"/>
          <w:szCs w:val="22"/>
          <w:lang w:val="en-US"/>
        </w:rPr>
      </w:pPr>
    </w:p>
    <w:p w14:paraId="57CBD209" w14:textId="68AA130C" w:rsidR="00F15C41" w:rsidRPr="0041007A" w:rsidRDefault="00F15C41" w:rsidP="004A1A75">
      <w:pPr>
        <w:pStyle w:val="ListParagraph"/>
        <w:numPr>
          <w:ilvl w:val="2"/>
          <w:numId w:val="14"/>
        </w:numPr>
        <w:spacing w:after="0" w:line="240" w:lineRule="auto"/>
        <w:jc w:val="both"/>
        <w:rPr>
          <w:rFonts w:asciiTheme="majorHAnsi" w:hAnsiTheme="majorHAnsi"/>
          <w:b/>
          <w:bCs/>
          <w:i/>
          <w:iCs/>
        </w:rPr>
      </w:pPr>
      <w:r w:rsidRPr="0041007A">
        <w:rPr>
          <w:rFonts w:asciiTheme="majorHAnsi" w:hAnsiTheme="majorHAnsi"/>
          <w:b/>
          <w:bCs/>
          <w:i/>
          <w:iCs/>
        </w:rPr>
        <w:t>Is it permissible to make cold calls to obtain consent for future telemarketing?</w:t>
      </w:r>
      <w:r w:rsidR="15517D83" w:rsidRPr="0041007A">
        <w:rPr>
          <w:rFonts w:asciiTheme="majorHAnsi" w:hAnsiTheme="majorHAnsi"/>
          <w:b/>
          <w:bCs/>
          <w:i/>
          <w:iCs/>
        </w:rPr>
        <w:t xml:space="preserve"> If yes, what are the conditions for executing such calls?</w:t>
      </w:r>
    </w:p>
    <w:p w14:paraId="743F20AB" w14:textId="77777777" w:rsidR="004A1A75" w:rsidRPr="0041007A" w:rsidRDefault="004A1A75" w:rsidP="004A1A75">
      <w:pPr>
        <w:pStyle w:val="ListParagraph"/>
        <w:spacing w:after="0" w:line="240" w:lineRule="auto"/>
        <w:jc w:val="both"/>
        <w:rPr>
          <w:rFonts w:asciiTheme="majorHAnsi" w:hAnsiTheme="majorHAnsi"/>
        </w:rPr>
      </w:pPr>
    </w:p>
    <w:p w14:paraId="786411CD" w14:textId="6F2E833E" w:rsidR="00257D40" w:rsidRDefault="00EF7B8B" w:rsidP="004A1A75">
      <w:pPr>
        <w:spacing w:after="0" w:line="240" w:lineRule="auto"/>
        <w:jc w:val="both"/>
        <w:rPr>
          <w:rFonts w:asciiTheme="majorHAnsi" w:hAnsiTheme="majorHAnsi"/>
          <w:sz w:val="22"/>
          <w:szCs w:val="22"/>
        </w:rPr>
      </w:pPr>
      <w:r w:rsidRPr="0041007A">
        <w:rPr>
          <w:rFonts w:asciiTheme="majorHAnsi" w:hAnsiTheme="majorHAnsi"/>
          <w:sz w:val="22"/>
          <w:szCs w:val="22"/>
        </w:rPr>
        <w:t>Yes, although t</w:t>
      </w:r>
      <w:r w:rsidR="00677498" w:rsidRPr="0041007A">
        <w:rPr>
          <w:rFonts w:asciiTheme="majorHAnsi" w:hAnsiTheme="majorHAnsi"/>
          <w:sz w:val="22"/>
          <w:szCs w:val="22"/>
        </w:rPr>
        <w:t>he caller must still have a lawful basis for processing the called party’s personal data to place the call in the first place</w:t>
      </w:r>
      <w:r w:rsidRPr="0041007A">
        <w:rPr>
          <w:rFonts w:asciiTheme="majorHAnsi" w:hAnsiTheme="majorHAnsi"/>
          <w:sz w:val="22"/>
          <w:szCs w:val="22"/>
        </w:rPr>
        <w:t xml:space="preserve"> – usually </w:t>
      </w:r>
      <w:proofErr w:type="gramStart"/>
      <w:r w:rsidRPr="0041007A">
        <w:rPr>
          <w:rFonts w:asciiTheme="majorHAnsi" w:hAnsiTheme="majorHAnsi"/>
          <w:sz w:val="22"/>
          <w:szCs w:val="22"/>
        </w:rPr>
        <w:t>on the basis of</w:t>
      </w:r>
      <w:proofErr w:type="gramEnd"/>
      <w:r w:rsidRPr="0041007A">
        <w:rPr>
          <w:rFonts w:asciiTheme="majorHAnsi" w:hAnsiTheme="majorHAnsi"/>
          <w:sz w:val="22"/>
          <w:szCs w:val="22"/>
        </w:rPr>
        <w:t xml:space="preserve"> legitimate interests.</w:t>
      </w:r>
    </w:p>
    <w:p w14:paraId="58477DF4" w14:textId="77777777" w:rsidR="008A5A44" w:rsidRDefault="008A5A4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AA70AE" w:rsidRPr="005642C1" w14:paraId="4CDA2656" w14:textId="77777777" w:rsidTr="00050BF6">
        <w:tc>
          <w:tcPr>
            <w:tcW w:w="4508" w:type="dxa"/>
          </w:tcPr>
          <w:p w14:paraId="120B7D89" w14:textId="77777777" w:rsidR="00AA70AE" w:rsidRPr="005642C1" w:rsidRDefault="00AA70AE" w:rsidP="00AA70AE">
            <w:r w:rsidRPr="005642C1">
              <w:t>Citation</w:t>
            </w:r>
            <w:r>
              <w:t>s</w:t>
            </w:r>
          </w:p>
        </w:tc>
        <w:tc>
          <w:tcPr>
            <w:tcW w:w="4508" w:type="dxa"/>
          </w:tcPr>
          <w:p w14:paraId="06C10C7B" w14:textId="77777777" w:rsidR="00AA70AE" w:rsidRDefault="00AA70AE" w:rsidP="00AA70AE">
            <w:pPr>
              <w:rPr>
                <w:ins w:id="1280" w:author="Bahar Toto" w:date="2026-06-15T14:47:00Z" w16du:dateUtc="2026-06-15T13:47:00Z"/>
              </w:rPr>
            </w:pPr>
            <w:ins w:id="1281" w:author="Bahar Toto" w:date="2026-06-15T14:47:00Z" w16du:dateUtc="2026-06-15T13:47:00Z">
              <w:r w:rsidRPr="007A7533">
                <w:t>Sections 12 and 13 of the Data Privacy Act</w:t>
              </w:r>
              <w:r w:rsidRPr="005642C1">
                <w:t xml:space="preserve"> </w:t>
              </w:r>
            </w:ins>
          </w:p>
          <w:p w14:paraId="5DDB9B1A" w14:textId="3708831B" w:rsidR="00AA70AE" w:rsidRPr="005642C1" w:rsidRDefault="00AA70AE" w:rsidP="00AA70AE">
            <w:ins w:id="1282" w:author="Bahar Toto" w:date="2026-06-15T14:47:00Z" w16du:dateUtc="2026-06-15T13:47:00Z">
              <w:r w:rsidRPr="00467730">
                <w:t>Advisory Opinion No. 2018-050</w:t>
              </w:r>
            </w:ins>
          </w:p>
        </w:tc>
      </w:tr>
      <w:tr w:rsidR="00AA70AE" w:rsidRPr="005642C1" w:rsidDel="00AA70AE" w14:paraId="06741C1E" w14:textId="09954DAD" w:rsidTr="00050BF6">
        <w:trPr>
          <w:del w:id="1283" w:author="Bahar Toto" w:date="2026-06-15T14:47:00Z"/>
        </w:trPr>
        <w:tc>
          <w:tcPr>
            <w:tcW w:w="4508" w:type="dxa"/>
          </w:tcPr>
          <w:p w14:paraId="67FD8EAD" w14:textId="4E9B0C7C" w:rsidR="00AA70AE" w:rsidRPr="005642C1" w:rsidDel="00AA70AE" w:rsidRDefault="00AA70AE" w:rsidP="00AA70AE">
            <w:pPr>
              <w:rPr>
                <w:del w:id="1284" w:author="Bahar Toto" w:date="2026-06-15T14:47:00Z" w16du:dateUtc="2026-06-15T13:47:00Z"/>
              </w:rPr>
            </w:pPr>
            <w:del w:id="1285" w:author="Bahar Toto" w:date="2026-06-15T14:47:00Z" w16du:dateUtc="2026-06-15T13:47:00Z">
              <w:r w:rsidRPr="005642C1" w:rsidDel="00AA70AE">
                <w:delText xml:space="preserve">Data Privacy Act </w:delText>
              </w:r>
            </w:del>
          </w:p>
        </w:tc>
        <w:tc>
          <w:tcPr>
            <w:tcW w:w="4508" w:type="dxa"/>
          </w:tcPr>
          <w:p w14:paraId="05577019" w14:textId="17D9621A" w:rsidR="00AA70AE" w:rsidRPr="005642C1" w:rsidDel="00AA70AE" w:rsidRDefault="00AA70AE" w:rsidP="00AA70AE">
            <w:pPr>
              <w:rPr>
                <w:del w:id="1286" w:author="Bahar Toto" w:date="2026-06-15T14:47:00Z" w16du:dateUtc="2026-06-15T13:47:00Z"/>
              </w:rPr>
            </w:pPr>
            <w:del w:id="1287" w:author="Bahar Toto" w:date="2026-06-15T14:47:00Z" w16du:dateUtc="2026-06-15T13:47:00Z">
              <w:r w:rsidDel="00AA70AE">
                <w:fldChar w:fldCharType="begin"/>
              </w:r>
              <w:r w:rsidDel="00AA70AE">
                <w:delInstrText>HYPERLINK "https://privacy.gov.ph/data-privacy-act/"</w:delInstrText>
              </w:r>
              <w:r w:rsidDel="00AA70AE">
                <w:fldChar w:fldCharType="separate"/>
              </w:r>
              <w:r w:rsidRPr="005642C1" w:rsidDel="00AA70AE">
                <w:rPr>
                  <w:rStyle w:val="Hyperlink"/>
                </w:rPr>
                <w:delText>Sections 12 and 13 of the Data Privacy Act</w:delText>
              </w:r>
              <w:r w:rsidDel="00AA70AE">
                <w:fldChar w:fldCharType="end"/>
              </w:r>
              <w:r w:rsidRPr="005642C1" w:rsidDel="00AA70AE">
                <w:delText xml:space="preserve"> </w:delText>
              </w:r>
            </w:del>
          </w:p>
        </w:tc>
      </w:tr>
      <w:tr w:rsidR="00AA70AE" w:rsidRPr="005642C1" w:rsidDel="00AA70AE" w14:paraId="1A187D71" w14:textId="732CBAB7" w:rsidTr="00050BF6">
        <w:trPr>
          <w:del w:id="1288" w:author="Bahar Toto" w:date="2026-06-15T14:47:00Z"/>
        </w:trPr>
        <w:tc>
          <w:tcPr>
            <w:tcW w:w="4508" w:type="dxa"/>
          </w:tcPr>
          <w:p w14:paraId="45ABAEF5" w14:textId="64D76F23" w:rsidR="00AA70AE" w:rsidRPr="005642C1" w:rsidDel="00AA70AE" w:rsidRDefault="00AA70AE" w:rsidP="00AA70AE">
            <w:pPr>
              <w:rPr>
                <w:del w:id="1289" w:author="Bahar Toto" w:date="2026-06-15T14:47:00Z" w16du:dateUtc="2026-06-15T13:47:00Z"/>
              </w:rPr>
            </w:pPr>
            <w:del w:id="1290" w:author="Bahar Toto" w:date="2026-06-15T14:47:00Z" w16du:dateUtc="2026-06-15T13:47:00Z">
              <w:r w:rsidDel="00AA70AE">
                <w:delText>National Privacy Commission Advisory Opinion on Cold Calls and Emails</w:delText>
              </w:r>
            </w:del>
          </w:p>
        </w:tc>
        <w:tc>
          <w:tcPr>
            <w:tcW w:w="4508" w:type="dxa"/>
          </w:tcPr>
          <w:p w14:paraId="6663B4B5" w14:textId="60DF5780" w:rsidR="00AA70AE" w:rsidRPr="008A5A44" w:rsidDel="00AA70AE" w:rsidRDefault="00AA70AE" w:rsidP="00AA70AE">
            <w:pPr>
              <w:rPr>
                <w:del w:id="1291" w:author="Bahar Toto" w:date="2026-06-15T14:47:00Z" w16du:dateUtc="2026-06-15T13:47:00Z"/>
              </w:rPr>
            </w:pPr>
            <w:del w:id="1292" w:author="Bahar Toto" w:date="2026-06-15T14:47:00Z" w16du:dateUtc="2026-06-15T13:47:00Z">
              <w:r w:rsidDel="00AA70AE">
                <w:fldChar w:fldCharType="begin"/>
              </w:r>
              <w:r w:rsidDel="00AA70AE">
                <w:delInstrText>HYPERLINK "https://privacy.gov.ph/wp-content/uploads/2022/08/AONo_2018-050.pdf"</w:delInstrText>
              </w:r>
              <w:r w:rsidDel="00AA70AE">
                <w:fldChar w:fldCharType="separate"/>
              </w:r>
              <w:r w:rsidRPr="008A5A44" w:rsidDel="00AA70AE">
                <w:rPr>
                  <w:rStyle w:val="Hyperlink"/>
                </w:rPr>
                <w:delText>National Privacy Commission Advisory Opinion No. 2018-050</w:delText>
              </w:r>
              <w:r w:rsidDel="00AA70AE">
                <w:fldChar w:fldCharType="end"/>
              </w:r>
            </w:del>
          </w:p>
        </w:tc>
      </w:tr>
    </w:tbl>
    <w:p w14:paraId="2D723943" w14:textId="77777777" w:rsidR="008A5A44" w:rsidRPr="0041007A" w:rsidRDefault="008A5A44" w:rsidP="004A1A75">
      <w:pPr>
        <w:spacing w:after="0" w:line="240" w:lineRule="auto"/>
        <w:jc w:val="both"/>
        <w:rPr>
          <w:rFonts w:asciiTheme="majorHAnsi" w:hAnsiTheme="majorHAnsi"/>
          <w:sz w:val="22"/>
          <w:szCs w:val="22"/>
        </w:rPr>
      </w:pPr>
    </w:p>
    <w:p w14:paraId="1ED5C133" w14:textId="77777777" w:rsidR="00EF7B8B" w:rsidRPr="0041007A" w:rsidRDefault="00EF7B8B" w:rsidP="004A1A75">
      <w:pPr>
        <w:spacing w:after="0" w:line="240" w:lineRule="auto"/>
        <w:jc w:val="both"/>
        <w:rPr>
          <w:rFonts w:asciiTheme="majorHAnsi" w:hAnsiTheme="majorHAnsi"/>
          <w:sz w:val="22"/>
          <w:szCs w:val="22"/>
        </w:rPr>
      </w:pPr>
    </w:p>
    <w:p w14:paraId="5851575C" w14:textId="6381E568" w:rsidR="64F277F0" w:rsidRPr="0041007A" w:rsidRDefault="64F277F0" w:rsidP="004A1A75">
      <w:pPr>
        <w:pStyle w:val="ListParagraph"/>
        <w:numPr>
          <w:ilvl w:val="1"/>
          <w:numId w:val="14"/>
        </w:numPr>
        <w:spacing w:after="0" w:line="240" w:lineRule="auto"/>
        <w:jc w:val="both"/>
        <w:rPr>
          <w:rFonts w:asciiTheme="majorHAnsi" w:hAnsiTheme="majorHAnsi"/>
          <w:b/>
          <w:bCs/>
        </w:rPr>
      </w:pPr>
      <w:r w:rsidRPr="0041007A">
        <w:rPr>
          <w:rFonts w:asciiTheme="majorHAnsi" w:hAnsiTheme="majorHAnsi"/>
          <w:b/>
          <w:bCs/>
        </w:rPr>
        <w:t>Call and message timing</w:t>
      </w:r>
      <w:r w:rsidR="3591E98B" w:rsidRPr="0041007A">
        <w:rPr>
          <w:rFonts w:asciiTheme="majorHAnsi" w:hAnsiTheme="majorHAnsi"/>
          <w:b/>
          <w:bCs/>
        </w:rPr>
        <w:t xml:space="preserve"> restrictions</w:t>
      </w:r>
    </w:p>
    <w:p w14:paraId="37AC2E88" w14:textId="77777777" w:rsidR="004A1A75" w:rsidRPr="0041007A" w:rsidRDefault="004A1A75" w:rsidP="004A1A75">
      <w:pPr>
        <w:pStyle w:val="ListParagraph"/>
        <w:spacing w:after="0" w:line="240" w:lineRule="auto"/>
        <w:jc w:val="both"/>
        <w:rPr>
          <w:rFonts w:asciiTheme="majorHAnsi" w:hAnsiTheme="majorHAnsi"/>
          <w:b/>
          <w:bCs/>
        </w:rPr>
      </w:pPr>
    </w:p>
    <w:p w14:paraId="6C6F39C5" w14:textId="5BF71061" w:rsidR="64F277F0" w:rsidRPr="0041007A" w:rsidRDefault="64F277F0" w:rsidP="004A1A75">
      <w:pPr>
        <w:pStyle w:val="ListParagraph"/>
        <w:numPr>
          <w:ilvl w:val="2"/>
          <w:numId w:val="14"/>
        </w:numPr>
        <w:spacing w:after="0" w:line="240" w:lineRule="auto"/>
        <w:jc w:val="both"/>
        <w:rPr>
          <w:rFonts w:asciiTheme="majorHAnsi" w:hAnsiTheme="majorHAnsi"/>
          <w:b/>
          <w:bCs/>
          <w:i/>
          <w:iCs/>
        </w:rPr>
      </w:pPr>
      <w:r w:rsidRPr="0041007A">
        <w:rPr>
          <w:rFonts w:asciiTheme="majorHAnsi" w:hAnsiTheme="majorHAnsi"/>
          <w:b/>
          <w:bCs/>
          <w:i/>
          <w:iCs/>
        </w:rPr>
        <w:t xml:space="preserve">Are there restrictions on the time of the day within which </w:t>
      </w:r>
      <w:r w:rsidR="77804B28" w:rsidRPr="0041007A">
        <w:rPr>
          <w:rFonts w:asciiTheme="majorHAnsi" w:hAnsiTheme="majorHAnsi"/>
          <w:b/>
          <w:bCs/>
          <w:i/>
          <w:iCs/>
        </w:rPr>
        <w:t xml:space="preserve">direct </w:t>
      </w:r>
      <w:r w:rsidRPr="0041007A">
        <w:rPr>
          <w:rFonts w:asciiTheme="majorHAnsi" w:hAnsiTheme="majorHAnsi"/>
          <w:b/>
          <w:bCs/>
          <w:i/>
          <w:iCs/>
        </w:rPr>
        <w:t xml:space="preserve">marketing </w:t>
      </w:r>
      <w:r w:rsidR="25B0D816" w:rsidRPr="0041007A">
        <w:rPr>
          <w:rFonts w:asciiTheme="majorHAnsi" w:hAnsiTheme="majorHAnsi"/>
          <w:b/>
          <w:bCs/>
          <w:i/>
          <w:iCs/>
        </w:rPr>
        <w:t>messages can be sent</w:t>
      </w:r>
      <w:r w:rsidRPr="0041007A">
        <w:rPr>
          <w:rFonts w:asciiTheme="majorHAnsi" w:hAnsiTheme="majorHAnsi"/>
          <w:b/>
          <w:bCs/>
          <w:i/>
          <w:iCs/>
        </w:rPr>
        <w:t>?</w:t>
      </w:r>
      <w:r w:rsidR="2A96D50B" w:rsidRPr="0041007A">
        <w:rPr>
          <w:rFonts w:asciiTheme="majorHAnsi" w:hAnsiTheme="majorHAnsi"/>
          <w:b/>
          <w:bCs/>
          <w:i/>
          <w:iCs/>
        </w:rPr>
        <w:t xml:space="preserve"> (Please include telemarketing and </w:t>
      </w:r>
      <w:proofErr w:type="spellStart"/>
      <w:r w:rsidR="2A96D50B" w:rsidRPr="0041007A">
        <w:rPr>
          <w:rFonts w:asciiTheme="majorHAnsi" w:hAnsiTheme="majorHAnsi"/>
          <w:b/>
          <w:bCs/>
          <w:i/>
          <w:iCs/>
        </w:rPr>
        <w:t>sms</w:t>
      </w:r>
      <w:proofErr w:type="spellEnd"/>
      <w:r w:rsidR="2A96D50B" w:rsidRPr="0041007A">
        <w:rPr>
          <w:rFonts w:asciiTheme="majorHAnsi" w:hAnsiTheme="majorHAnsi"/>
          <w:b/>
          <w:bCs/>
          <w:i/>
          <w:iCs/>
        </w:rPr>
        <w:t>/marketing restrictions, as applicable)</w:t>
      </w:r>
    </w:p>
    <w:p w14:paraId="61F3AB14" w14:textId="77777777" w:rsidR="004A1A75" w:rsidRPr="0041007A" w:rsidRDefault="004A1A75" w:rsidP="004A1A75">
      <w:pPr>
        <w:pStyle w:val="ListParagraph"/>
        <w:spacing w:after="0" w:line="240" w:lineRule="auto"/>
        <w:jc w:val="both"/>
        <w:rPr>
          <w:rFonts w:asciiTheme="majorHAnsi" w:hAnsiTheme="majorHAnsi"/>
          <w:i/>
          <w:iCs/>
        </w:rPr>
      </w:pPr>
    </w:p>
    <w:p w14:paraId="6437A38C" w14:textId="3612BD97" w:rsidR="004A1A75" w:rsidRPr="0041007A" w:rsidRDefault="00666C84"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For SMS/MMS broadcast/push messaging, the NTC prohibits sending broadcast/push messages between 9:00 PM and 7:00 AM (except </w:t>
      </w:r>
      <w:ins w:id="1293" w:author="Bahar Toto" w:date="2026-06-15T14:54:00Z" w16du:dateUtc="2026-06-15T13:54:00Z">
        <w:r w:rsidR="00671D4A">
          <w:rPr>
            <w:rFonts w:asciiTheme="majorHAnsi" w:hAnsiTheme="majorHAnsi"/>
            <w:sz w:val="22"/>
            <w:szCs w:val="22"/>
          </w:rPr>
          <w:t xml:space="preserve">for </w:t>
        </w:r>
      </w:ins>
      <w:r w:rsidRPr="0041007A">
        <w:rPr>
          <w:rFonts w:asciiTheme="majorHAnsi" w:hAnsiTheme="majorHAnsi"/>
          <w:sz w:val="22"/>
          <w:szCs w:val="22"/>
        </w:rPr>
        <w:t xml:space="preserve">paid subscription services). </w:t>
      </w:r>
    </w:p>
    <w:p w14:paraId="122F5300" w14:textId="77777777" w:rsidR="004A1A75" w:rsidRPr="0041007A" w:rsidRDefault="004A1A75" w:rsidP="004A1A75">
      <w:pPr>
        <w:spacing w:after="0" w:line="240" w:lineRule="auto"/>
        <w:jc w:val="both"/>
        <w:rPr>
          <w:rFonts w:asciiTheme="majorHAnsi" w:hAnsiTheme="majorHAnsi"/>
          <w:sz w:val="22"/>
          <w:szCs w:val="22"/>
        </w:rPr>
      </w:pPr>
    </w:p>
    <w:p w14:paraId="3D3B9487" w14:textId="7262D235" w:rsidR="000F40D3" w:rsidRDefault="000F40D3"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Conversely, there </w:t>
      </w:r>
      <w:del w:id="1294" w:author="Bahar Toto" w:date="2026-06-15T14:54:00Z" w16du:dateUtc="2026-06-15T13:54:00Z">
        <w:r w:rsidRPr="0041007A" w:rsidDel="00671D4A">
          <w:rPr>
            <w:rFonts w:asciiTheme="majorHAnsi" w:hAnsiTheme="majorHAnsi"/>
            <w:sz w:val="22"/>
            <w:szCs w:val="22"/>
          </w:rPr>
          <w:delText xml:space="preserve">is </w:delText>
        </w:r>
      </w:del>
      <w:ins w:id="1295" w:author="Bahar Toto" w:date="2026-06-15T14:54:00Z" w16du:dateUtc="2026-06-15T13:54:00Z">
        <w:r w:rsidR="00671D4A">
          <w:rPr>
            <w:rFonts w:asciiTheme="majorHAnsi" w:hAnsiTheme="majorHAnsi"/>
            <w:sz w:val="22"/>
            <w:szCs w:val="22"/>
          </w:rPr>
          <w:t>are</w:t>
        </w:r>
        <w:r w:rsidR="00671D4A" w:rsidRPr="0041007A">
          <w:rPr>
            <w:rFonts w:asciiTheme="majorHAnsi" w:hAnsiTheme="majorHAnsi"/>
            <w:sz w:val="22"/>
            <w:szCs w:val="22"/>
          </w:rPr>
          <w:t xml:space="preserve"> </w:t>
        </w:r>
      </w:ins>
      <w:r w:rsidRPr="0041007A">
        <w:rPr>
          <w:rFonts w:asciiTheme="majorHAnsi" w:hAnsiTheme="majorHAnsi"/>
          <w:sz w:val="22"/>
          <w:szCs w:val="22"/>
        </w:rPr>
        <w:t xml:space="preserve">no specific restrictions for other types of direct marketing messages, although </w:t>
      </w:r>
      <w:r w:rsidR="004A1A75" w:rsidRPr="0041007A">
        <w:rPr>
          <w:rFonts w:asciiTheme="majorHAnsi" w:hAnsiTheme="majorHAnsi"/>
          <w:sz w:val="22"/>
          <w:szCs w:val="22"/>
        </w:rPr>
        <w:t xml:space="preserve">its transmission is nevertheless subject to the general requirements under the </w:t>
      </w:r>
      <w:ins w:id="1296" w:author="Bahar Toto" w:date="2026-06-15T13:06:00Z" w16du:dateUtc="2026-06-15T12:06:00Z">
        <w:r w:rsidR="007A69F0">
          <w:rPr>
            <w:rFonts w:asciiTheme="majorHAnsi" w:hAnsiTheme="majorHAnsi"/>
            <w:sz w:val="22"/>
            <w:szCs w:val="22"/>
          </w:rPr>
          <w:t xml:space="preserve">Data </w:t>
        </w:r>
      </w:ins>
      <w:ins w:id="1297" w:author="Bahar Toto" w:date="2026-06-15T14:53:00Z" w16du:dateUtc="2026-06-15T13:53:00Z">
        <w:r w:rsidR="00671D4A">
          <w:rPr>
            <w:rFonts w:asciiTheme="majorHAnsi" w:hAnsiTheme="majorHAnsi"/>
            <w:sz w:val="22"/>
            <w:szCs w:val="22"/>
          </w:rPr>
          <w:t xml:space="preserve">Privacy </w:t>
        </w:r>
      </w:ins>
      <w:ins w:id="1298" w:author="Bahar Toto" w:date="2026-06-15T13:06:00Z" w16du:dateUtc="2026-06-15T12:06:00Z">
        <w:r w:rsidR="007A69F0">
          <w:rPr>
            <w:rFonts w:asciiTheme="majorHAnsi" w:hAnsiTheme="majorHAnsi"/>
            <w:sz w:val="22"/>
            <w:szCs w:val="22"/>
          </w:rPr>
          <w:t>Act</w:t>
        </w:r>
      </w:ins>
      <w:del w:id="1299" w:author="Bahar Toto" w:date="2026-06-15T13:06:00Z" w16du:dateUtc="2026-06-15T12:06:00Z">
        <w:r w:rsidR="004A1A75" w:rsidRPr="0041007A" w:rsidDel="007A69F0">
          <w:rPr>
            <w:rFonts w:asciiTheme="majorHAnsi" w:hAnsiTheme="majorHAnsi"/>
            <w:sz w:val="22"/>
            <w:szCs w:val="22"/>
          </w:rPr>
          <w:delText>DPA</w:delText>
        </w:r>
      </w:del>
      <w:r w:rsidR="004A1A75" w:rsidRPr="0041007A">
        <w:rPr>
          <w:rFonts w:asciiTheme="majorHAnsi" w:hAnsiTheme="majorHAnsi"/>
          <w:sz w:val="22"/>
          <w:szCs w:val="22"/>
        </w:rPr>
        <w:t>.</w:t>
      </w:r>
    </w:p>
    <w:p w14:paraId="60988EC9" w14:textId="77777777" w:rsidR="008A5A44" w:rsidRDefault="008A5A4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AA70AE" w:rsidRPr="005642C1" w14:paraId="0E2D1C8D" w14:textId="77777777" w:rsidTr="00050BF6">
        <w:tc>
          <w:tcPr>
            <w:tcW w:w="4508" w:type="dxa"/>
          </w:tcPr>
          <w:p w14:paraId="075409E9" w14:textId="77777777" w:rsidR="00AA70AE" w:rsidRPr="005642C1" w:rsidRDefault="00AA70AE" w:rsidP="00AA70AE">
            <w:r w:rsidRPr="005642C1">
              <w:t>Citation</w:t>
            </w:r>
            <w:r>
              <w:t>s</w:t>
            </w:r>
          </w:p>
        </w:tc>
        <w:tc>
          <w:tcPr>
            <w:tcW w:w="4508" w:type="dxa"/>
          </w:tcPr>
          <w:p w14:paraId="3BEB6E8A" w14:textId="77777777" w:rsidR="00AA70AE" w:rsidRDefault="00AA70AE" w:rsidP="00AA70AE">
            <w:pPr>
              <w:rPr>
                <w:ins w:id="1300" w:author="Bahar Toto" w:date="2026-06-15T14:48:00Z" w16du:dateUtc="2026-06-15T13:48:00Z"/>
                <w:rFonts w:asciiTheme="majorHAnsi" w:hAnsiTheme="majorHAnsi"/>
              </w:rPr>
            </w:pPr>
            <w:ins w:id="1301" w:author="Bahar Toto" w:date="2026-06-15T14:48:00Z" w16du:dateUtc="2026-06-15T13:48:00Z">
              <w:r w:rsidRPr="00D67A21">
                <w:rPr>
                  <w:rFonts w:asciiTheme="majorHAnsi" w:hAnsiTheme="majorHAnsi"/>
                </w:rPr>
                <w:t>Memorandum Circular 03-03-2005, as amended</w:t>
              </w:r>
            </w:ins>
          </w:p>
          <w:p w14:paraId="3E0CDAA7" w14:textId="51FC6C5D" w:rsidR="00AA70AE" w:rsidRPr="005642C1" w:rsidRDefault="00AA70AE" w:rsidP="00AA70AE">
            <w:ins w:id="1302" w:author="Bahar Toto" w:date="2026-06-15T14:48:00Z" w16du:dateUtc="2026-06-15T13:48:00Z">
              <w:r>
                <w:t>The Data Privacy Act</w:t>
              </w:r>
            </w:ins>
          </w:p>
        </w:tc>
      </w:tr>
      <w:tr w:rsidR="008A5A44" w:rsidRPr="005642C1" w:rsidDel="00AA70AE" w14:paraId="52F65BD7" w14:textId="70301DCE" w:rsidTr="00050BF6">
        <w:trPr>
          <w:del w:id="1303" w:author="Bahar Toto" w:date="2026-06-15T14:48:00Z"/>
        </w:trPr>
        <w:tc>
          <w:tcPr>
            <w:tcW w:w="4508" w:type="dxa"/>
          </w:tcPr>
          <w:p w14:paraId="0F065426" w14:textId="583950AA" w:rsidR="008A5A44" w:rsidRPr="005642C1" w:rsidDel="00AA70AE" w:rsidRDefault="008A5A44" w:rsidP="00050BF6">
            <w:pPr>
              <w:tabs>
                <w:tab w:val="left" w:pos="3563"/>
              </w:tabs>
              <w:rPr>
                <w:del w:id="1304" w:author="Bahar Toto" w:date="2026-06-15T14:48:00Z" w16du:dateUtc="2026-06-15T13:48:00Z"/>
              </w:rPr>
            </w:pPr>
            <w:del w:id="1305" w:author="Bahar Toto" w:date="2026-06-15T14:48:00Z" w16du:dateUtc="2026-06-15T13:48:00Z">
              <w:r w:rsidRPr="00C03114" w:rsidDel="00AA70AE">
                <w:delText>National Telecommunications Commission Rules and Regulations on Broadcasting Messages</w:delText>
              </w:r>
            </w:del>
          </w:p>
        </w:tc>
        <w:tc>
          <w:tcPr>
            <w:tcW w:w="4508" w:type="dxa"/>
          </w:tcPr>
          <w:p w14:paraId="00D6FEB7" w14:textId="3BE235A0" w:rsidR="008A5A44" w:rsidRPr="005642C1" w:rsidDel="00AA70AE" w:rsidRDefault="008A5A44" w:rsidP="00050BF6">
            <w:pPr>
              <w:rPr>
                <w:del w:id="1306" w:author="Bahar Toto" w:date="2026-06-15T14:48:00Z" w16du:dateUtc="2026-06-15T13:48:00Z"/>
              </w:rPr>
            </w:pPr>
            <w:del w:id="1307" w:author="Bahar Toto" w:date="2026-06-15T14:48:00Z" w16du:dateUtc="2026-06-15T13:48:00Z">
              <w:r w:rsidDel="00AA70AE">
                <w:fldChar w:fldCharType="begin"/>
              </w:r>
              <w:r w:rsidDel="00AA70AE">
                <w:delInstrText>HYPERLINK "https://region7.ntc.gov.ph/wp-content/uploads/2024/01/MC_03-03-2005.pdf"</w:delInstrText>
              </w:r>
              <w:r w:rsidDel="00AA70AE">
                <w:fldChar w:fldCharType="separate"/>
              </w:r>
              <w:r w:rsidRPr="00C03114" w:rsidDel="00AA70AE">
                <w:rPr>
                  <w:rStyle w:val="Hyperlink"/>
                </w:rPr>
                <w:delText xml:space="preserve"> National Telecommunications Commission Memorandum Circular 03-03-2005</w:delText>
              </w:r>
              <w:r w:rsidDel="00AA70AE">
                <w:fldChar w:fldCharType="end"/>
              </w:r>
              <w:r w:rsidRPr="00C03114" w:rsidDel="00AA70AE">
                <w:delText xml:space="preserve"> as amended by </w:delText>
              </w:r>
              <w:r w:rsidDel="00AA70AE">
                <w:fldChar w:fldCharType="begin"/>
              </w:r>
              <w:r w:rsidDel="00AA70AE">
                <w:delInstrText>HYPERLINK "https://region7.ntc.gov.ph/wp-content/uploads/2024/01/MC_03-03-2005A_Amendments_broadcast_messaging.pdf"</w:delInstrText>
              </w:r>
              <w:r w:rsidDel="00AA70AE">
                <w:fldChar w:fldCharType="separate"/>
              </w:r>
              <w:r w:rsidRPr="00C03114" w:rsidDel="00AA70AE">
                <w:rPr>
                  <w:rStyle w:val="Hyperlink"/>
                </w:rPr>
                <w:delText>Memorandum Circular No. 03-</w:delText>
              </w:r>
              <w:r w:rsidRPr="00C03114" w:rsidDel="00AA70AE">
                <w:rPr>
                  <w:rStyle w:val="Hyperlink"/>
                </w:rPr>
                <w:lastRenderedPageBreak/>
                <w:delText>03-2005-A</w:delText>
              </w:r>
              <w:r w:rsidDel="00AA70AE">
                <w:fldChar w:fldCharType="end"/>
              </w:r>
              <w:r w:rsidDel="00AA70AE">
                <w:fldChar w:fldCharType="begin"/>
              </w:r>
              <w:r w:rsidDel="00AA70AE">
                <w:delInstrText>HYPERLINK "https://region7.ntc.gov.ph/wp-content/uploads/2024/01/MC_04-07-2009.pdf"</w:delInstrText>
              </w:r>
              <w:r w:rsidDel="00AA70AE">
                <w:fldChar w:fldCharType="separate"/>
              </w:r>
              <w:r w:rsidRPr="00C03114" w:rsidDel="00AA70AE">
                <w:rPr>
                  <w:rStyle w:val="Hyperlink"/>
                </w:rPr>
                <w:delText>, Memorandum Circular No. 04-07-2009</w:delText>
              </w:r>
              <w:r w:rsidDel="00AA70AE">
                <w:fldChar w:fldCharType="end"/>
              </w:r>
              <w:r w:rsidRPr="00C03114" w:rsidDel="00AA70AE">
                <w:delText xml:space="preserve">, and </w:delText>
              </w:r>
              <w:r w:rsidDel="00AA70AE">
                <w:fldChar w:fldCharType="begin"/>
              </w:r>
              <w:r w:rsidDel="00AA70AE">
                <w:delInstrText>HYPERLINK "https://elibrary.judiciary.gov.ph/thebookshelf/showdocs/10/91581"</w:delInstrText>
              </w:r>
              <w:r w:rsidDel="00AA70AE">
                <w:fldChar w:fldCharType="separate"/>
              </w:r>
              <w:r w:rsidRPr="00C03114" w:rsidDel="00AA70AE">
                <w:rPr>
                  <w:rStyle w:val="Hyperlink"/>
                </w:rPr>
                <w:delText>Memorandum Circular No. 07-08-2018 </w:delText>
              </w:r>
              <w:r w:rsidDel="00AA70AE">
                <w:fldChar w:fldCharType="end"/>
              </w:r>
            </w:del>
          </w:p>
        </w:tc>
      </w:tr>
      <w:tr w:rsidR="008A5A44" w:rsidRPr="005642C1" w:rsidDel="00AA70AE" w14:paraId="6A8CEB79" w14:textId="39C8BD64" w:rsidTr="00050BF6">
        <w:trPr>
          <w:del w:id="1308" w:author="Bahar Toto" w:date="2026-06-15T14:48:00Z"/>
        </w:trPr>
        <w:tc>
          <w:tcPr>
            <w:tcW w:w="4508" w:type="dxa"/>
          </w:tcPr>
          <w:p w14:paraId="3E0D223A" w14:textId="36CD2CE8" w:rsidR="008A5A44" w:rsidRPr="00C03114" w:rsidDel="00AA70AE" w:rsidRDefault="008A5A44" w:rsidP="00050BF6">
            <w:pPr>
              <w:tabs>
                <w:tab w:val="left" w:pos="3563"/>
              </w:tabs>
              <w:rPr>
                <w:del w:id="1309" w:author="Bahar Toto" w:date="2026-06-15T14:48:00Z" w16du:dateUtc="2026-06-15T13:48:00Z"/>
              </w:rPr>
            </w:pPr>
            <w:del w:id="1310" w:author="Bahar Toto" w:date="2026-06-15T14:48:00Z" w16du:dateUtc="2026-06-15T13:48:00Z">
              <w:r w:rsidRPr="005642C1" w:rsidDel="00AA70AE">
                <w:lastRenderedPageBreak/>
                <w:delText>Data Privacy Act</w:delText>
              </w:r>
            </w:del>
          </w:p>
        </w:tc>
        <w:tc>
          <w:tcPr>
            <w:tcW w:w="4508" w:type="dxa"/>
          </w:tcPr>
          <w:p w14:paraId="18E6D52D" w14:textId="7A9824CD" w:rsidR="008A5A44" w:rsidRPr="00C03114" w:rsidDel="00AA70AE" w:rsidRDefault="008A5A44" w:rsidP="00050BF6">
            <w:pPr>
              <w:rPr>
                <w:del w:id="1311" w:author="Bahar Toto" w:date="2026-06-15T14:48:00Z" w16du:dateUtc="2026-06-15T13:48:00Z"/>
              </w:rPr>
            </w:pPr>
            <w:del w:id="1312" w:author="Bahar Toto" w:date="2026-06-15T14:48:00Z" w16du:dateUtc="2026-06-15T13:48:00Z">
              <w:r w:rsidDel="00AA70AE">
                <w:fldChar w:fldCharType="begin"/>
              </w:r>
              <w:r w:rsidDel="00AA70AE">
                <w:delInstrText>HYPERLINK "https://privacy.gov.ph/data-privacy-act/"</w:delInstrText>
              </w:r>
              <w:r w:rsidDel="00AA70AE">
                <w:fldChar w:fldCharType="separate"/>
              </w:r>
              <w:r w:rsidRPr="005642C1" w:rsidDel="00AA70AE">
                <w:rPr>
                  <w:rStyle w:val="Hyperlink"/>
                </w:rPr>
                <w:delText xml:space="preserve"> Data Privacy Act</w:delText>
              </w:r>
              <w:r w:rsidDel="00AA70AE">
                <w:fldChar w:fldCharType="end"/>
              </w:r>
            </w:del>
          </w:p>
        </w:tc>
      </w:tr>
    </w:tbl>
    <w:p w14:paraId="49E8E989" w14:textId="77777777" w:rsidR="008A5A44" w:rsidRPr="0041007A" w:rsidRDefault="008A5A44" w:rsidP="004A1A75">
      <w:pPr>
        <w:spacing w:after="0" w:line="240" w:lineRule="auto"/>
        <w:jc w:val="both"/>
        <w:rPr>
          <w:rFonts w:asciiTheme="majorHAnsi" w:hAnsiTheme="majorHAnsi"/>
          <w:sz w:val="22"/>
          <w:szCs w:val="22"/>
        </w:rPr>
      </w:pPr>
    </w:p>
    <w:p w14:paraId="4EF91050" w14:textId="77777777" w:rsidR="39B320CC" w:rsidRPr="0041007A" w:rsidRDefault="39B320CC" w:rsidP="004A1A75">
      <w:pPr>
        <w:spacing w:after="0" w:line="240" w:lineRule="auto"/>
        <w:jc w:val="both"/>
        <w:rPr>
          <w:rFonts w:asciiTheme="majorHAnsi" w:hAnsiTheme="majorHAnsi"/>
          <w:sz w:val="22"/>
          <w:szCs w:val="22"/>
        </w:rPr>
      </w:pPr>
    </w:p>
    <w:p w14:paraId="76FA02A1" w14:textId="3F56C441" w:rsidR="64F277F0" w:rsidRPr="0041007A" w:rsidRDefault="64F277F0" w:rsidP="004A1A75">
      <w:pPr>
        <w:pStyle w:val="ListParagraph"/>
        <w:numPr>
          <w:ilvl w:val="2"/>
          <w:numId w:val="14"/>
        </w:numPr>
        <w:spacing w:after="0" w:line="240" w:lineRule="auto"/>
        <w:jc w:val="both"/>
        <w:rPr>
          <w:rFonts w:asciiTheme="majorHAnsi" w:hAnsiTheme="majorHAnsi"/>
          <w:b/>
          <w:bCs/>
          <w:i/>
          <w:iCs/>
        </w:rPr>
      </w:pPr>
      <w:r w:rsidRPr="0041007A">
        <w:rPr>
          <w:rFonts w:asciiTheme="majorHAnsi" w:hAnsiTheme="majorHAnsi"/>
          <w:b/>
          <w:bCs/>
          <w:i/>
          <w:iCs/>
        </w:rPr>
        <w:t xml:space="preserve">Are there any general exceptions? </w:t>
      </w:r>
    </w:p>
    <w:p w14:paraId="4668D8ED" w14:textId="77777777" w:rsidR="004A1A75" w:rsidRPr="0041007A" w:rsidRDefault="004A1A75" w:rsidP="004A1A75">
      <w:pPr>
        <w:pStyle w:val="ListParagraph"/>
        <w:spacing w:after="0" w:line="240" w:lineRule="auto"/>
        <w:jc w:val="both"/>
        <w:rPr>
          <w:rFonts w:asciiTheme="majorHAnsi" w:hAnsiTheme="majorHAnsi"/>
          <w:b/>
          <w:bCs/>
          <w:i/>
          <w:iCs/>
        </w:rPr>
      </w:pPr>
    </w:p>
    <w:p w14:paraId="50C8F48D" w14:textId="052F20FE" w:rsidR="004A1A75" w:rsidRPr="0041007A" w:rsidRDefault="00666C84"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For broadcast/push SMS/MMS, the NTC time restriction does not apply to paid subscription services. </w:t>
      </w:r>
    </w:p>
    <w:p w14:paraId="41971526" w14:textId="77777777" w:rsidR="004A1A75" w:rsidRPr="0041007A" w:rsidRDefault="004A1A75" w:rsidP="004A1A75">
      <w:pPr>
        <w:spacing w:after="0" w:line="240" w:lineRule="auto"/>
        <w:jc w:val="both"/>
        <w:rPr>
          <w:rFonts w:asciiTheme="majorHAnsi" w:hAnsiTheme="majorHAnsi"/>
          <w:sz w:val="22"/>
          <w:szCs w:val="22"/>
        </w:rPr>
      </w:pPr>
    </w:p>
    <w:p w14:paraId="21D025A3" w14:textId="1DD510E2" w:rsidR="00911D12" w:rsidRPr="00AA70AE" w:rsidRDefault="00AA70AE">
      <w:pPr>
        <w:rPr>
          <w:rFonts w:asciiTheme="majorHAnsi" w:hAnsiTheme="majorHAnsi"/>
          <w:rPrChange w:id="1313" w:author="Bahar Toto" w:date="2026-06-15T14:49:00Z" w16du:dateUtc="2026-06-15T13:49:00Z">
            <w:rPr>
              <w:rFonts w:asciiTheme="majorHAnsi" w:hAnsiTheme="majorHAnsi"/>
              <w:sz w:val="22"/>
              <w:szCs w:val="22"/>
            </w:rPr>
          </w:rPrChange>
        </w:rPr>
        <w:pPrChange w:id="1314" w:author="Bahar Toto" w:date="2026-06-15T14:49:00Z" w16du:dateUtc="2026-06-15T13:49:00Z">
          <w:pPr>
            <w:spacing w:after="0" w:line="240" w:lineRule="auto"/>
            <w:jc w:val="both"/>
          </w:pPr>
        </w:pPrChange>
      </w:pPr>
      <w:ins w:id="1315" w:author="Bahar Toto" w:date="2026-06-15T14:49:00Z" w16du:dateUtc="2026-06-15T13:49:00Z">
        <w:r w:rsidRPr="00D67A21">
          <w:rPr>
            <w:rFonts w:asciiTheme="majorHAnsi" w:hAnsiTheme="majorHAnsi"/>
            <w:sz w:val="22"/>
            <w:szCs w:val="22"/>
          </w:rPr>
          <w:t>Memorandum Circular 03-03-2005, as amended</w:t>
        </w:r>
        <w:r>
          <w:rPr>
            <w:rFonts w:asciiTheme="majorHAnsi" w:hAnsiTheme="majorHAnsi"/>
          </w:rPr>
          <w:t xml:space="preserve">, </w:t>
        </w:r>
      </w:ins>
      <w:del w:id="1316" w:author="Bahar Toto" w:date="2026-06-15T14:49:00Z" w16du:dateUtc="2026-06-15T13:49:00Z">
        <w:r w:rsidR="00666C84" w:rsidRPr="0041007A" w:rsidDel="00AA70AE">
          <w:rPr>
            <w:rFonts w:asciiTheme="majorHAnsi" w:hAnsiTheme="majorHAnsi"/>
            <w:sz w:val="22"/>
            <w:szCs w:val="22"/>
          </w:rPr>
          <w:delText xml:space="preserve">The NTC circular </w:delText>
        </w:r>
      </w:del>
      <w:r w:rsidR="00666C84" w:rsidRPr="0041007A">
        <w:rPr>
          <w:rFonts w:asciiTheme="majorHAnsi" w:hAnsiTheme="majorHAnsi"/>
          <w:sz w:val="22"/>
          <w:szCs w:val="22"/>
        </w:rPr>
        <w:t>also excludes emergency/distress/public service information messages and certain advisories from coverage.</w:t>
      </w:r>
    </w:p>
    <w:p w14:paraId="7D256A9D" w14:textId="77777777" w:rsidR="008A5A44" w:rsidRDefault="008A5A4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AA70AE" w:rsidRPr="005642C1" w14:paraId="29F635D6" w14:textId="77777777" w:rsidTr="00050BF6">
        <w:tc>
          <w:tcPr>
            <w:tcW w:w="4508" w:type="dxa"/>
          </w:tcPr>
          <w:p w14:paraId="2C2893CA" w14:textId="77777777" w:rsidR="00AA70AE" w:rsidRPr="005642C1" w:rsidRDefault="00AA70AE" w:rsidP="00AA70AE">
            <w:r w:rsidRPr="005642C1">
              <w:t>Citation</w:t>
            </w:r>
            <w:r>
              <w:t>s</w:t>
            </w:r>
          </w:p>
        </w:tc>
        <w:tc>
          <w:tcPr>
            <w:tcW w:w="4508" w:type="dxa"/>
          </w:tcPr>
          <w:p w14:paraId="70CD64DC" w14:textId="77777777" w:rsidR="00AA70AE" w:rsidRDefault="00AA70AE" w:rsidP="00AA70AE">
            <w:pPr>
              <w:rPr>
                <w:ins w:id="1317" w:author="Bahar Toto" w:date="2026-06-15T14:48:00Z" w16du:dateUtc="2026-06-15T13:48:00Z"/>
                <w:rFonts w:asciiTheme="majorHAnsi" w:hAnsiTheme="majorHAnsi"/>
              </w:rPr>
            </w:pPr>
            <w:ins w:id="1318" w:author="Bahar Toto" w:date="2026-06-15T14:48:00Z" w16du:dateUtc="2026-06-15T13:48:00Z">
              <w:r w:rsidRPr="00D67A21">
                <w:rPr>
                  <w:rFonts w:asciiTheme="majorHAnsi" w:hAnsiTheme="majorHAnsi"/>
                </w:rPr>
                <w:t>Memorandum Circular 03-03-2005, as amended</w:t>
              </w:r>
            </w:ins>
          </w:p>
          <w:p w14:paraId="2BBA6D0C" w14:textId="12A34FF3" w:rsidR="00AA70AE" w:rsidRPr="005642C1" w:rsidRDefault="00AA70AE" w:rsidP="00AA70AE">
            <w:ins w:id="1319" w:author="Bahar Toto" w:date="2026-06-15T14:48:00Z" w16du:dateUtc="2026-06-15T13:48:00Z">
              <w:r>
                <w:t>The Data Privacy Act</w:t>
              </w:r>
            </w:ins>
          </w:p>
        </w:tc>
      </w:tr>
      <w:tr w:rsidR="00AA70AE" w:rsidRPr="005642C1" w:rsidDel="00AA70AE" w14:paraId="68222640" w14:textId="19468D98" w:rsidTr="00050BF6">
        <w:trPr>
          <w:del w:id="1320" w:author="Bahar Toto" w:date="2026-06-15T14:49:00Z"/>
        </w:trPr>
        <w:tc>
          <w:tcPr>
            <w:tcW w:w="4508" w:type="dxa"/>
          </w:tcPr>
          <w:p w14:paraId="657C095D" w14:textId="19B1E805" w:rsidR="00AA70AE" w:rsidRPr="005642C1" w:rsidDel="00AA70AE" w:rsidRDefault="00AA70AE" w:rsidP="00AA70AE">
            <w:pPr>
              <w:tabs>
                <w:tab w:val="left" w:pos="3563"/>
              </w:tabs>
              <w:rPr>
                <w:del w:id="1321" w:author="Bahar Toto" w:date="2026-06-15T14:49:00Z" w16du:dateUtc="2026-06-15T13:49:00Z"/>
              </w:rPr>
            </w:pPr>
            <w:del w:id="1322" w:author="Bahar Toto" w:date="2026-06-15T14:49:00Z" w16du:dateUtc="2026-06-15T13:49:00Z">
              <w:r w:rsidRPr="00C03114" w:rsidDel="00AA70AE">
                <w:delText>National Telecommunications Commission Rules and Regulations on Broadcasting Messages</w:delText>
              </w:r>
            </w:del>
          </w:p>
        </w:tc>
        <w:tc>
          <w:tcPr>
            <w:tcW w:w="4508" w:type="dxa"/>
          </w:tcPr>
          <w:p w14:paraId="62801E95" w14:textId="2640A6AA" w:rsidR="00AA70AE" w:rsidRPr="005642C1" w:rsidDel="00AA70AE" w:rsidRDefault="00AA70AE" w:rsidP="00AA70AE">
            <w:pPr>
              <w:rPr>
                <w:del w:id="1323" w:author="Bahar Toto" w:date="2026-06-15T14:49:00Z" w16du:dateUtc="2026-06-15T13:49:00Z"/>
              </w:rPr>
            </w:pPr>
            <w:del w:id="1324" w:author="Bahar Toto" w:date="2026-06-15T14:49:00Z" w16du:dateUtc="2026-06-15T13:49:00Z">
              <w:r w:rsidDel="00AA70AE">
                <w:fldChar w:fldCharType="begin"/>
              </w:r>
              <w:r w:rsidDel="00AA70AE">
                <w:delInstrText>HYPERLINK "https://region7.ntc.gov.ph/wp-content/uploads/2024/01/MC_03-03-2005.pdf"</w:delInstrText>
              </w:r>
              <w:r w:rsidDel="00AA70AE">
                <w:fldChar w:fldCharType="separate"/>
              </w:r>
              <w:r w:rsidRPr="00C03114" w:rsidDel="00AA70AE">
                <w:rPr>
                  <w:rStyle w:val="Hyperlink"/>
                </w:rPr>
                <w:delText xml:space="preserve"> National Telecommunications Commission Memorandum Circular 03-03-2005</w:delText>
              </w:r>
              <w:r w:rsidDel="00AA70AE">
                <w:fldChar w:fldCharType="end"/>
              </w:r>
              <w:r w:rsidRPr="00C03114" w:rsidDel="00AA70AE">
                <w:delText xml:space="preserve"> as amended by </w:delText>
              </w:r>
              <w:r w:rsidDel="00AA70AE">
                <w:fldChar w:fldCharType="begin"/>
              </w:r>
              <w:r w:rsidDel="00AA70AE">
                <w:delInstrText>HYPERLINK "https://region7.ntc.gov.ph/wp-content/uploads/2024/01/MC_03-03-2005A_Amendments_broadcast_messaging.pdf"</w:delInstrText>
              </w:r>
              <w:r w:rsidDel="00AA70AE">
                <w:fldChar w:fldCharType="separate"/>
              </w:r>
              <w:r w:rsidRPr="00C03114" w:rsidDel="00AA70AE">
                <w:rPr>
                  <w:rStyle w:val="Hyperlink"/>
                </w:rPr>
                <w:delText>Memorandum Circular No. 03-03-2005-A</w:delText>
              </w:r>
              <w:r w:rsidDel="00AA70AE">
                <w:fldChar w:fldCharType="end"/>
              </w:r>
              <w:r w:rsidDel="00AA70AE">
                <w:fldChar w:fldCharType="begin"/>
              </w:r>
              <w:r w:rsidDel="00AA70AE">
                <w:delInstrText>HYPERLINK "https://region7.ntc.gov.ph/wp-content/uploads/2024/01/MC_04-07-2009.pdf"</w:delInstrText>
              </w:r>
              <w:r w:rsidDel="00AA70AE">
                <w:fldChar w:fldCharType="separate"/>
              </w:r>
              <w:r w:rsidRPr="00C03114" w:rsidDel="00AA70AE">
                <w:rPr>
                  <w:rStyle w:val="Hyperlink"/>
                </w:rPr>
                <w:delText>, Memorandum Circular No. 04-07-2009</w:delText>
              </w:r>
              <w:r w:rsidDel="00AA70AE">
                <w:fldChar w:fldCharType="end"/>
              </w:r>
              <w:r w:rsidRPr="00C03114" w:rsidDel="00AA70AE">
                <w:delText xml:space="preserve">, and </w:delText>
              </w:r>
              <w:r w:rsidDel="00AA70AE">
                <w:fldChar w:fldCharType="begin"/>
              </w:r>
              <w:r w:rsidDel="00AA70AE">
                <w:delInstrText>HYPERLINK "https://elibrary.judiciary.gov.ph/thebookshelf/showdocs/10/91581"</w:delInstrText>
              </w:r>
              <w:r w:rsidDel="00AA70AE">
                <w:fldChar w:fldCharType="separate"/>
              </w:r>
              <w:r w:rsidRPr="00C03114" w:rsidDel="00AA70AE">
                <w:rPr>
                  <w:rStyle w:val="Hyperlink"/>
                </w:rPr>
                <w:delText>Memorandum Circular No. 07-08-2018 </w:delText>
              </w:r>
              <w:r w:rsidDel="00AA70AE">
                <w:fldChar w:fldCharType="end"/>
              </w:r>
            </w:del>
          </w:p>
        </w:tc>
      </w:tr>
      <w:tr w:rsidR="00AA70AE" w:rsidRPr="005642C1" w:rsidDel="00AA70AE" w14:paraId="3895D0EC" w14:textId="3549F8F4" w:rsidTr="00050BF6">
        <w:trPr>
          <w:del w:id="1325" w:author="Bahar Toto" w:date="2026-06-15T14:49:00Z"/>
        </w:trPr>
        <w:tc>
          <w:tcPr>
            <w:tcW w:w="4508" w:type="dxa"/>
          </w:tcPr>
          <w:p w14:paraId="01224337" w14:textId="5E4DF232" w:rsidR="00AA70AE" w:rsidRPr="00C03114" w:rsidDel="00AA70AE" w:rsidRDefault="00AA70AE" w:rsidP="00AA70AE">
            <w:pPr>
              <w:tabs>
                <w:tab w:val="left" w:pos="3563"/>
              </w:tabs>
              <w:rPr>
                <w:del w:id="1326" w:author="Bahar Toto" w:date="2026-06-15T14:49:00Z" w16du:dateUtc="2026-06-15T13:49:00Z"/>
              </w:rPr>
            </w:pPr>
            <w:del w:id="1327" w:author="Bahar Toto" w:date="2026-06-15T14:49:00Z" w16du:dateUtc="2026-06-15T13:49:00Z">
              <w:r w:rsidRPr="005642C1" w:rsidDel="00AA70AE">
                <w:delText>Data Privacy Act</w:delText>
              </w:r>
            </w:del>
          </w:p>
        </w:tc>
        <w:tc>
          <w:tcPr>
            <w:tcW w:w="4508" w:type="dxa"/>
          </w:tcPr>
          <w:p w14:paraId="1A793FEB" w14:textId="44A2D173" w:rsidR="00AA70AE" w:rsidRPr="00C03114" w:rsidDel="00AA70AE" w:rsidRDefault="00AA70AE" w:rsidP="00AA70AE">
            <w:pPr>
              <w:rPr>
                <w:del w:id="1328" w:author="Bahar Toto" w:date="2026-06-15T14:49:00Z" w16du:dateUtc="2026-06-15T13:49:00Z"/>
              </w:rPr>
            </w:pPr>
            <w:del w:id="1329" w:author="Bahar Toto" w:date="2026-06-15T14:49:00Z" w16du:dateUtc="2026-06-15T13:49:00Z">
              <w:r w:rsidDel="00AA70AE">
                <w:fldChar w:fldCharType="begin"/>
              </w:r>
              <w:r w:rsidDel="00AA70AE">
                <w:delInstrText>HYPERLINK "https://privacy.gov.ph/data-privacy-act/"</w:delInstrText>
              </w:r>
              <w:r w:rsidDel="00AA70AE">
                <w:fldChar w:fldCharType="separate"/>
              </w:r>
              <w:r w:rsidRPr="005642C1" w:rsidDel="00AA70AE">
                <w:rPr>
                  <w:rStyle w:val="Hyperlink"/>
                </w:rPr>
                <w:delText xml:space="preserve"> Data Privacy Act</w:delText>
              </w:r>
              <w:r w:rsidDel="00AA70AE">
                <w:fldChar w:fldCharType="end"/>
              </w:r>
            </w:del>
          </w:p>
        </w:tc>
      </w:tr>
    </w:tbl>
    <w:p w14:paraId="587218A7" w14:textId="77777777" w:rsidR="008A5A44" w:rsidRPr="0041007A" w:rsidRDefault="008A5A44" w:rsidP="004A1A75">
      <w:pPr>
        <w:spacing w:after="0" w:line="240" w:lineRule="auto"/>
        <w:jc w:val="both"/>
        <w:rPr>
          <w:rFonts w:asciiTheme="majorHAnsi" w:hAnsiTheme="majorHAnsi"/>
          <w:sz w:val="22"/>
          <w:szCs w:val="22"/>
          <w:lang w:val="en-US"/>
        </w:rPr>
      </w:pPr>
    </w:p>
    <w:p w14:paraId="353DB6DB" w14:textId="7A76B5C5" w:rsidR="39B320CC" w:rsidRPr="0041007A" w:rsidRDefault="39B320CC" w:rsidP="004A1A75">
      <w:pPr>
        <w:spacing w:after="0" w:line="240" w:lineRule="auto"/>
        <w:jc w:val="both"/>
        <w:rPr>
          <w:rFonts w:asciiTheme="majorHAnsi" w:hAnsiTheme="majorHAnsi"/>
          <w:sz w:val="22"/>
          <w:szCs w:val="22"/>
        </w:rPr>
      </w:pPr>
    </w:p>
    <w:p w14:paraId="2814F283" w14:textId="46A85000" w:rsidR="004A1A75" w:rsidRPr="0041007A" w:rsidRDefault="64F277F0" w:rsidP="004A1A75">
      <w:pPr>
        <w:pStyle w:val="ListParagraph"/>
        <w:numPr>
          <w:ilvl w:val="1"/>
          <w:numId w:val="14"/>
        </w:numPr>
        <w:spacing w:after="0" w:line="240" w:lineRule="auto"/>
        <w:jc w:val="both"/>
        <w:rPr>
          <w:rFonts w:asciiTheme="majorHAnsi" w:hAnsiTheme="majorHAnsi"/>
          <w:b/>
          <w:bCs/>
        </w:rPr>
      </w:pPr>
      <w:r w:rsidRPr="0041007A">
        <w:rPr>
          <w:rFonts w:asciiTheme="majorHAnsi" w:hAnsiTheme="majorHAnsi"/>
          <w:b/>
          <w:bCs/>
        </w:rPr>
        <w:t>Human intervention</w:t>
      </w:r>
    </w:p>
    <w:p w14:paraId="45B463B8" w14:textId="19388361" w:rsidR="39B320CC" w:rsidRPr="0041007A" w:rsidRDefault="64F277F0" w:rsidP="004A1A75">
      <w:pPr>
        <w:pStyle w:val="ListParagraph"/>
        <w:spacing w:after="0" w:line="240" w:lineRule="auto"/>
        <w:jc w:val="both"/>
        <w:rPr>
          <w:rFonts w:asciiTheme="majorHAnsi" w:hAnsiTheme="majorHAnsi"/>
          <w:b/>
          <w:bCs/>
        </w:rPr>
      </w:pPr>
      <w:r w:rsidRPr="0041007A">
        <w:rPr>
          <w:rFonts w:asciiTheme="majorHAnsi" w:hAnsiTheme="majorHAnsi"/>
          <w:b/>
          <w:bCs/>
        </w:rPr>
        <w:t xml:space="preserve"> </w:t>
      </w:r>
    </w:p>
    <w:p w14:paraId="18B56E7F" w14:textId="685F928D" w:rsidR="004A1A75" w:rsidRPr="0041007A" w:rsidRDefault="64F277F0" w:rsidP="004A1A75">
      <w:pPr>
        <w:pStyle w:val="ListParagraph"/>
        <w:numPr>
          <w:ilvl w:val="2"/>
          <w:numId w:val="14"/>
        </w:numPr>
        <w:spacing w:after="0" w:line="240" w:lineRule="auto"/>
        <w:jc w:val="both"/>
        <w:rPr>
          <w:rFonts w:asciiTheme="majorHAnsi" w:hAnsiTheme="majorHAnsi"/>
          <w:b/>
          <w:bCs/>
          <w:i/>
          <w:iCs/>
        </w:rPr>
      </w:pPr>
      <w:r w:rsidRPr="0041007A">
        <w:rPr>
          <w:rFonts w:asciiTheme="majorHAnsi" w:hAnsiTheme="majorHAnsi"/>
          <w:b/>
          <w:bCs/>
          <w:i/>
          <w:iCs/>
        </w:rPr>
        <w:t xml:space="preserve">Is there a right to </w:t>
      </w:r>
      <w:r w:rsidR="337874F4" w:rsidRPr="0041007A">
        <w:rPr>
          <w:rFonts w:asciiTheme="majorHAnsi" w:hAnsiTheme="majorHAnsi"/>
          <w:b/>
          <w:bCs/>
          <w:i/>
          <w:iCs/>
        </w:rPr>
        <w:t>communicate</w:t>
      </w:r>
      <w:r w:rsidRPr="0041007A">
        <w:rPr>
          <w:rFonts w:asciiTheme="majorHAnsi" w:hAnsiTheme="majorHAnsi"/>
          <w:b/>
          <w:bCs/>
          <w:i/>
          <w:iCs/>
        </w:rPr>
        <w:t xml:space="preserve"> to a human </w:t>
      </w:r>
      <w:r w:rsidR="17C4D186" w:rsidRPr="0041007A">
        <w:rPr>
          <w:rFonts w:asciiTheme="majorHAnsi" w:hAnsiTheme="majorHAnsi"/>
          <w:b/>
          <w:bCs/>
          <w:i/>
          <w:iCs/>
        </w:rPr>
        <w:t>when receiving an</w:t>
      </w:r>
      <w:r w:rsidRPr="0041007A">
        <w:rPr>
          <w:rFonts w:asciiTheme="majorHAnsi" w:hAnsiTheme="majorHAnsi"/>
          <w:b/>
          <w:bCs/>
          <w:i/>
          <w:iCs/>
        </w:rPr>
        <w:t xml:space="preserve"> </w:t>
      </w:r>
      <w:r w:rsidR="3CB6EED5" w:rsidRPr="0041007A">
        <w:rPr>
          <w:rFonts w:asciiTheme="majorHAnsi" w:hAnsiTheme="majorHAnsi"/>
          <w:b/>
          <w:bCs/>
          <w:i/>
          <w:iCs/>
        </w:rPr>
        <w:t xml:space="preserve">automated </w:t>
      </w:r>
      <w:r w:rsidRPr="0041007A">
        <w:rPr>
          <w:rFonts w:asciiTheme="majorHAnsi" w:hAnsiTheme="majorHAnsi"/>
          <w:b/>
          <w:bCs/>
          <w:i/>
          <w:iCs/>
        </w:rPr>
        <w:t>marketing</w:t>
      </w:r>
      <w:r w:rsidR="30EBEC8C" w:rsidRPr="0041007A">
        <w:rPr>
          <w:rFonts w:asciiTheme="majorHAnsi" w:hAnsiTheme="majorHAnsi"/>
          <w:b/>
          <w:bCs/>
          <w:i/>
          <w:iCs/>
        </w:rPr>
        <w:t xml:space="preserve"> message via call or text</w:t>
      </w:r>
      <w:r w:rsidRPr="0041007A">
        <w:rPr>
          <w:rFonts w:asciiTheme="majorHAnsi" w:hAnsiTheme="majorHAnsi"/>
          <w:b/>
          <w:bCs/>
          <w:i/>
          <w:iCs/>
        </w:rPr>
        <w:t>?</w:t>
      </w:r>
    </w:p>
    <w:p w14:paraId="75C02BDC" w14:textId="77777777" w:rsidR="004A1A75" w:rsidRPr="0041007A" w:rsidRDefault="004A1A75" w:rsidP="004A1A75">
      <w:pPr>
        <w:pStyle w:val="ListParagraph"/>
        <w:spacing w:after="0" w:line="240" w:lineRule="auto"/>
        <w:jc w:val="both"/>
        <w:rPr>
          <w:rFonts w:asciiTheme="majorHAnsi" w:hAnsiTheme="majorHAnsi"/>
          <w:b/>
          <w:bCs/>
          <w:i/>
          <w:iCs/>
        </w:rPr>
      </w:pPr>
    </w:p>
    <w:p w14:paraId="6418F4E8" w14:textId="15CDB420" w:rsidR="39B320CC" w:rsidRDefault="004A1A75" w:rsidP="004A1A75">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 xml:space="preserve">The </w:t>
      </w:r>
      <w:ins w:id="1330" w:author="Bahar Toto" w:date="2026-06-15T13:06:00Z" w16du:dateUtc="2026-06-15T12:06:00Z">
        <w:r w:rsidR="007A69F0">
          <w:rPr>
            <w:rFonts w:asciiTheme="majorHAnsi" w:hAnsiTheme="majorHAnsi"/>
            <w:sz w:val="22"/>
            <w:szCs w:val="22"/>
          </w:rPr>
          <w:t xml:space="preserve">Data </w:t>
        </w:r>
      </w:ins>
      <w:ins w:id="1331" w:author="Bahar Toto" w:date="2026-06-15T14:49:00Z" w16du:dateUtc="2026-06-15T13:49:00Z">
        <w:r w:rsidR="00AA70AE">
          <w:rPr>
            <w:rFonts w:asciiTheme="majorHAnsi" w:hAnsiTheme="majorHAnsi"/>
            <w:sz w:val="22"/>
            <w:szCs w:val="22"/>
          </w:rPr>
          <w:t>Privacy</w:t>
        </w:r>
      </w:ins>
      <w:ins w:id="1332" w:author="Bahar Toto" w:date="2026-06-15T13:06:00Z" w16du:dateUtc="2026-06-15T12:06:00Z">
        <w:r w:rsidR="007A69F0">
          <w:rPr>
            <w:rFonts w:asciiTheme="majorHAnsi" w:hAnsiTheme="majorHAnsi"/>
            <w:sz w:val="22"/>
            <w:szCs w:val="22"/>
          </w:rPr>
          <w:t xml:space="preserve"> Act </w:t>
        </w:r>
      </w:ins>
      <w:del w:id="1333" w:author="Bahar Toto" w:date="2026-06-15T13:06:00Z" w16du:dateUtc="2026-06-15T12:06:00Z">
        <w:r w:rsidRPr="0041007A" w:rsidDel="007A69F0">
          <w:rPr>
            <w:rFonts w:asciiTheme="majorHAnsi" w:hAnsiTheme="majorHAnsi"/>
            <w:sz w:val="22"/>
            <w:szCs w:val="22"/>
            <w:lang w:val="en-US"/>
          </w:rPr>
          <w:delText xml:space="preserve">DPA </w:delText>
        </w:r>
      </w:del>
      <w:r w:rsidRPr="0041007A">
        <w:rPr>
          <w:rFonts w:asciiTheme="majorHAnsi" w:hAnsiTheme="majorHAnsi"/>
          <w:sz w:val="22"/>
          <w:szCs w:val="22"/>
          <w:lang w:val="en-US"/>
        </w:rPr>
        <w:t>does not provide a</w:t>
      </w:r>
      <w:r w:rsidR="00666C84" w:rsidRPr="0041007A">
        <w:rPr>
          <w:rFonts w:asciiTheme="majorHAnsi" w:hAnsiTheme="majorHAnsi"/>
          <w:sz w:val="22"/>
          <w:szCs w:val="22"/>
          <w:lang w:val="en-US"/>
        </w:rPr>
        <w:t xml:space="preserve"> </w:t>
      </w:r>
      <w:del w:id="1334" w:author="Bahar Toto" w:date="2026-06-15T14:54:00Z" w16du:dateUtc="2026-06-15T13:54:00Z">
        <w:r w:rsidR="00666C84" w:rsidRPr="0041007A" w:rsidDel="00671D4A">
          <w:rPr>
            <w:rFonts w:asciiTheme="majorHAnsi" w:hAnsiTheme="majorHAnsi"/>
            <w:sz w:val="22"/>
            <w:szCs w:val="22"/>
            <w:lang w:val="en-US"/>
          </w:rPr>
          <w:delText>“</w:delText>
        </w:r>
      </w:del>
      <w:ins w:id="1335" w:author="Bahar Toto" w:date="2026-06-15T14:54:00Z" w16du:dateUtc="2026-06-15T13:54:00Z">
        <w:r w:rsidR="00671D4A">
          <w:rPr>
            <w:rFonts w:asciiTheme="majorHAnsi" w:hAnsiTheme="majorHAnsi"/>
            <w:sz w:val="22"/>
            <w:szCs w:val="22"/>
            <w:lang w:val="en-US"/>
          </w:rPr>
          <w:t>'</w:t>
        </w:r>
      </w:ins>
      <w:r w:rsidR="00666C84" w:rsidRPr="0041007A">
        <w:rPr>
          <w:rFonts w:asciiTheme="majorHAnsi" w:hAnsiTheme="majorHAnsi"/>
          <w:sz w:val="22"/>
          <w:szCs w:val="22"/>
          <w:lang w:val="en-US"/>
        </w:rPr>
        <w:t>right to human intervention</w:t>
      </w:r>
      <w:del w:id="1336" w:author="Bahar Toto" w:date="2026-06-15T14:54:00Z" w16du:dateUtc="2026-06-15T13:54:00Z">
        <w:r w:rsidR="00666C84" w:rsidRPr="0041007A" w:rsidDel="00671D4A">
          <w:rPr>
            <w:rFonts w:asciiTheme="majorHAnsi" w:hAnsiTheme="majorHAnsi"/>
            <w:sz w:val="22"/>
            <w:szCs w:val="22"/>
            <w:lang w:val="en-US"/>
          </w:rPr>
          <w:delText>”</w:delText>
        </w:r>
      </w:del>
      <w:ins w:id="1337" w:author="Bahar Toto" w:date="2026-06-15T14:54:00Z" w16du:dateUtc="2026-06-15T13:54:00Z">
        <w:r w:rsidR="00671D4A">
          <w:rPr>
            <w:rFonts w:asciiTheme="majorHAnsi" w:hAnsiTheme="majorHAnsi"/>
            <w:sz w:val="22"/>
            <w:szCs w:val="22"/>
            <w:lang w:val="en-US"/>
          </w:rPr>
          <w:t>'</w:t>
        </w:r>
      </w:ins>
      <w:r w:rsidR="00666C84" w:rsidRPr="0041007A">
        <w:rPr>
          <w:rFonts w:asciiTheme="majorHAnsi" w:hAnsiTheme="majorHAnsi"/>
          <w:sz w:val="22"/>
          <w:szCs w:val="22"/>
          <w:lang w:val="en-US"/>
        </w:rPr>
        <w:t xml:space="preserve"> for automated marketing messages; instead, it provides</w:t>
      </w:r>
      <w:r w:rsidRPr="0041007A">
        <w:rPr>
          <w:rFonts w:asciiTheme="majorHAnsi" w:hAnsiTheme="majorHAnsi"/>
          <w:sz w:val="22"/>
          <w:szCs w:val="22"/>
          <w:lang w:val="en-US"/>
        </w:rPr>
        <w:t xml:space="preserve"> data subjects with</w:t>
      </w:r>
      <w:r w:rsidR="00666C84" w:rsidRPr="0041007A">
        <w:rPr>
          <w:rFonts w:asciiTheme="majorHAnsi" w:hAnsiTheme="majorHAnsi"/>
          <w:sz w:val="22"/>
          <w:szCs w:val="22"/>
          <w:lang w:val="en-US"/>
        </w:rPr>
        <w:t xml:space="preserve"> rights to be informed, to object (</w:t>
      </w:r>
      <w:proofErr w:type="gramStart"/>
      <w:r w:rsidR="00666C84" w:rsidRPr="0041007A">
        <w:rPr>
          <w:rFonts w:asciiTheme="majorHAnsi" w:hAnsiTheme="majorHAnsi"/>
          <w:sz w:val="22"/>
          <w:szCs w:val="22"/>
          <w:lang w:val="en-US"/>
        </w:rPr>
        <w:t>including to</w:t>
      </w:r>
      <w:proofErr w:type="gramEnd"/>
      <w:r w:rsidR="00666C84" w:rsidRPr="0041007A">
        <w:rPr>
          <w:rFonts w:asciiTheme="majorHAnsi" w:hAnsiTheme="majorHAnsi"/>
          <w:sz w:val="22"/>
          <w:szCs w:val="22"/>
          <w:lang w:val="en-US"/>
        </w:rPr>
        <w:t xml:space="preserve"> direct marketing and profiling), and to access relevant information about automated processes in specified decisioning contexts.</w:t>
      </w:r>
    </w:p>
    <w:p w14:paraId="38212967" w14:textId="77777777" w:rsidR="008A5A44" w:rsidRDefault="008A5A44" w:rsidP="004A1A75">
      <w:pPr>
        <w:spacing w:after="0" w:line="240" w:lineRule="auto"/>
        <w:jc w:val="both"/>
        <w:rPr>
          <w:rFonts w:asciiTheme="majorHAnsi" w:hAnsiTheme="majorHAnsi"/>
          <w:sz w:val="22"/>
          <w:szCs w:val="22"/>
          <w:lang w:val="en-US"/>
        </w:rPr>
      </w:pPr>
    </w:p>
    <w:tbl>
      <w:tblPr>
        <w:tblStyle w:val="TableGrid"/>
        <w:tblW w:w="0" w:type="auto"/>
        <w:tblLook w:val="04A0" w:firstRow="1" w:lastRow="0" w:firstColumn="1" w:lastColumn="0" w:noHBand="0" w:noVBand="1"/>
      </w:tblPr>
      <w:tblGrid>
        <w:gridCol w:w="4508"/>
        <w:gridCol w:w="4508"/>
      </w:tblGrid>
      <w:tr w:rsidR="008A5A44" w:rsidRPr="005642C1" w14:paraId="75E29CCA" w14:textId="77777777" w:rsidTr="00050BF6">
        <w:tc>
          <w:tcPr>
            <w:tcW w:w="4508" w:type="dxa"/>
          </w:tcPr>
          <w:p w14:paraId="1F8551CA" w14:textId="05D29B1D" w:rsidR="008A5A44" w:rsidRPr="005642C1" w:rsidRDefault="008A5A44" w:rsidP="00050BF6">
            <w:r w:rsidRPr="005642C1">
              <w:t>Citation</w:t>
            </w:r>
          </w:p>
        </w:tc>
        <w:tc>
          <w:tcPr>
            <w:tcW w:w="4508" w:type="dxa"/>
          </w:tcPr>
          <w:p w14:paraId="589F6495" w14:textId="5C25FF09" w:rsidR="008A5A44" w:rsidRPr="005642C1" w:rsidRDefault="00671D4A" w:rsidP="00050BF6">
            <w:ins w:id="1338" w:author="Bahar Toto" w:date="2026-06-15T14:55:00Z" w16du:dateUtc="2026-06-15T13:55:00Z">
              <w:r w:rsidRPr="00671D4A">
                <w:t>Section 16 of the Data Privacy Act</w:t>
              </w:r>
            </w:ins>
          </w:p>
        </w:tc>
      </w:tr>
      <w:tr w:rsidR="008A5A44" w:rsidRPr="005642C1" w:rsidDel="00671D4A" w14:paraId="7D6AD0A1" w14:textId="165F4ED8" w:rsidTr="00050BF6">
        <w:trPr>
          <w:del w:id="1339" w:author="Bahar Toto" w:date="2026-06-15T14:55:00Z"/>
        </w:trPr>
        <w:tc>
          <w:tcPr>
            <w:tcW w:w="4508" w:type="dxa"/>
          </w:tcPr>
          <w:p w14:paraId="40786044" w14:textId="556B9825" w:rsidR="008A5A44" w:rsidRPr="00C03114" w:rsidDel="00671D4A" w:rsidRDefault="008A5A44" w:rsidP="00050BF6">
            <w:pPr>
              <w:tabs>
                <w:tab w:val="left" w:pos="3563"/>
              </w:tabs>
              <w:rPr>
                <w:del w:id="1340" w:author="Bahar Toto" w:date="2026-06-15T14:55:00Z" w16du:dateUtc="2026-06-15T13:55:00Z"/>
              </w:rPr>
            </w:pPr>
            <w:del w:id="1341" w:author="Bahar Toto" w:date="2026-06-15T14:55:00Z" w16du:dateUtc="2026-06-15T13:55:00Z">
              <w:r w:rsidRPr="005642C1" w:rsidDel="00671D4A">
                <w:delText>Data Privacy Act</w:delText>
              </w:r>
            </w:del>
          </w:p>
        </w:tc>
        <w:tc>
          <w:tcPr>
            <w:tcW w:w="4508" w:type="dxa"/>
          </w:tcPr>
          <w:p w14:paraId="6511F82D" w14:textId="1BB8AA05" w:rsidR="008A5A44" w:rsidRPr="00C03114" w:rsidDel="00671D4A" w:rsidRDefault="008A5A44" w:rsidP="00050BF6">
            <w:pPr>
              <w:rPr>
                <w:del w:id="1342" w:author="Bahar Toto" w:date="2026-06-15T14:55:00Z" w16du:dateUtc="2026-06-15T13:55:00Z"/>
              </w:rPr>
            </w:pPr>
            <w:del w:id="1343" w:author="Bahar Toto" w:date="2026-06-15T14:55:00Z" w16du:dateUtc="2026-06-15T13:55:00Z">
              <w:r w:rsidDel="00671D4A">
                <w:fldChar w:fldCharType="begin"/>
              </w:r>
              <w:r w:rsidDel="00671D4A">
                <w:delInstrText>HYPERLINK "https://privacy.gov.ph/data-privacy-act/"</w:delInstrText>
              </w:r>
              <w:r w:rsidDel="00671D4A">
                <w:fldChar w:fldCharType="separate"/>
              </w:r>
              <w:r w:rsidRPr="005642C1" w:rsidDel="00671D4A">
                <w:rPr>
                  <w:rStyle w:val="Hyperlink"/>
                </w:rPr>
                <w:delText xml:space="preserve"> </w:delText>
              </w:r>
              <w:r w:rsidDel="00671D4A">
                <w:rPr>
                  <w:rStyle w:val="Hyperlink"/>
                </w:rPr>
                <w:delText>Section 16 of the Da</w:delText>
              </w:r>
              <w:r w:rsidRPr="005642C1" w:rsidDel="00671D4A">
                <w:rPr>
                  <w:rStyle w:val="Hyperlink"/>
                </w:rPr>
                <w:delText>ta Privacy Act</w:delText>
              </w:r>
              <w:r w:rsidDel="00671D4A">
                <w:fldChar w:fldCharType="end"/>
              </w:r>
            </w:del>
          </w:p>
        </w:tc>
      </w:tr>
    </w:tbl>
    <w:p w14:paraId="4B9B4A7C" w14:textId="77777777" w:rsidR="008A5A44" w:rsidRPr="0041007A" w:rsidRDefault="008A5A44" w:rsidP="004A1A75">
      <w:pPr>
        <w:spacing w:after="0" w:line="240" w:lineRule="auto"/>
        <w:jc w:val="both"/>
        <w:rPr>
          <w:rFonts w:asciiTheme="majorHAnsi" w:hAnsiTheme="majorHAnsi"/>
          <w:sz w:val="22"/>
          <w:szCs w:val="22"/>
          <w:lang w:val="en-US"/>
        </w:rPr>
      </w:pPr>
    </w:p>
    <w:p w14:paraId="16BF4B5B" w14:textId="77777777" w:rsidR="0067325E" w:rsidRPr="0041007A" w:rsidRDefault="0067325E" w:rsidP="004A1A75">
      <w:pPr>
        <w:spacing w:after="0" w:line="240" w:lineRule="auto"/>
        <w:jc w:val="both"/>
        <w:rPr>
          <w:rFonts w:asciiTheme="majorHAnsi" w:hAnsiTheme="majorHAnsi"/>
          <w:sz w:val="22"/>
          <w:szCs w:val="22"/>
          <w:lang w:val="en-US"/>
        </w:rPr>
      </w:pPr>
    </w:p>
    <w:p w14:paraId="406F39D4" w14:textId="0D37419D" w:rsidR="64F277F0" w:rsidRPr="0041007A" w:rsidRDefault="64F277F0" w:rsidP="004A1A75">
      <w:pPr>
        <w:pStyle w:val="ListParagraph"/>
        <w:numPr>
          <w:ilvl w:val="2"/>
          <w:numId w:val="14"/>
        </w:numPr>
        <w:spacing w:after="0" w:line="240" w:lineRule="auto"/>
        <w:jc w:val="both"/>
        <w:rPr>
          <w:rFonts w:asciiTheme="majorHAnsi" w:hAnsiTheme="majorHAnsi"/>
          <w:b/>
          <w:bCs/>
          <w:i/>
          <w:iCs/>
        </w:rPr>
      </w:pPr>
      <w:r w:rsidRPr="0041007A">
        <w:rPr>
          <w:rFonts w:asciiTheme="majorHAnsi" w:hAnsiTheme="majorHAnsi"/>
          <w:b/>
          <w:bCs/>
          <w:i/>
          <w:iCs/>
        </w:rPr>
        <w:t>Are there any general exceptions?</w:t>
      </w:r>
    </w:p>
    <w:p w14:paraId="38FE4203" w14:textId="77777777" w:rsidR="004A1A75" w:rsidRPr="0041007A" w:rsidRDefault="004A1A75" w:rsidP="004A1A75">
      <w:pPr>
        <w:pStyle w:val="ListParagraph"/>
        <w:spacing w:after="0" w:line="240" w:lineRule="auto"/>
        <w:jc w:val="both"/>
        <w:rPr>
          <w:rFonts w:asciiTheme="majorHAnsi" w:hAnsiTheme="majorHAnsi"/>
          <w:b/>
          <w:bCs/>
          <w:i/>
          <w:iCs/>
        </w:rPr>
      </w:pPr>
    </w:p>
    <w:p w14:paraId="50211F76" w14:textId="7B610ECF" w:rsidR="0067325E" w:rsidRDefault="00666C84"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The relevant </w:t>
      </w:r>
      <w:ins w:id="1344" w:author="Bahar Toto" w:date="2026-06-15T14:55:00Z" w16du:dateUtc="2026-06-15T13:55:00Z">
        <w:r w:rsidR="00671D4A">
          <w:rPr>
            <w:rFonts w:asciiTheme="majorHAnsi" w:hAnsiTheme="majorHAnsi"/>
            <w:sz w:val="22"/>
            <w:szCs w:val="22"/>
          </w:rPr>
          <w:t>'</w:t>
        </w:r>
      </w:ins>
      <w:del w:id="1345" w:author="Bahar Toto" w:date="2026-06-15T14:55:00Z" w16du:dateUtc="2026-06-15T13:55:00Z">
        <w:r w:rsidRPr="0041007A" w:rsidDel="00671D4A">
          <w:rPr>
            <w:rFonts w:asciiTheme="majorHAnsi" w:hAnsiTheme="majorHAnsi"/>
            <w:sz w:val="22"/>
            <w:szCs w:val="22"/>
          </w:rPr>
          <w:delText>“</w:delText>
        </w:r>
      </w:del>
      <w:r w:rsidRPr="0041007A">
        <w:rPr>
          <w:rFonts w:asciiTheme="majorHAnsi" w:hAnsiTheme="majorHAnsi"/>
          <w:sz w:val="22"/>
          <w:szCs w:val="22"/>
        </w:rPr>
        <w:t>exceptions</w:t>
      </w:r>
      <w:del w:id="1346" w:author="Bahar Toto" w:date="2026-06-15T14:55:00Z" w16du:dateUtc="2026-06-15T13:55:00Z">
        <w:r w:rsidRPr="0041007A" w:rsidDel="00671D4A">
          <w:rPr>
            <w:rFonts w:asciiTheme="majorHAnsi" w:hAnsiTheme="majorHAnsi"/>
            <w:sz w:val="22"/>
            <w:szCs w:val="22"/>
          </w:rPr>
          <w:delText>”</w:delText>
        </w:r>
      </w:del>
      <w:ins w:id="1347" w:author="Bahar Toto" w:date="2026-06-15T14:55:00Z" w16du:dateUtc="2026-06-15T13:55:00Z">
        <w:r w:rsidR="00671D4A">
          <w:rPr>
            <w:rFonts w:asciiTheme="majorHAnsi" w:hAnsiTheme="majorHAnsi"/>
            <w:sz w:val="22"/>
            <w:szCs w:val="22"/>
          </w:rPr>
          <w:t>'</w:t>
        </w:r>
      </w:ins>
      <w:r w:rsidRPr="0041007A">
        <w:rPr>
          <w:rFonts w:asciiTheme="majorHAnsi" w:hAnsiTheme="majorHAnsi"/>
          <w:sz w:val="22"/>
          <w:szCs w:val="22"/>
        </w:rPr>
        <w:t xml:space="preserve"> in the </w:t>
      </w:r>
      <w:ins w:id="1348" w:author="Bahar Toto" w:date="2026-06-15T13:06:00Z" w16du:dateUtc="2026-06-15T12:06:00Z">
        <w:r w:rsidR="007A69F0">
          <w:rPr>
            <w:rFonts w:asciiTheme="majorHAnsi" w:hAnsiTheme="majorHAnsi"/>
            <w:sz w:val="22"/>
            <w:szCs w:val="22"/>
          </w:rPr>
          <w:t xml:space="preserve">Data </w:t>
        </w:r>
      </w:ins>
      <w:ins w:id="1349" w:author="Bahar Toto" w:date="2026-06-15T14:54:00Z" w16du:dateUtc="2026-06-15T13:54:00Z">
        <w:r w:rsidR="00671D4A">
          <w:rPr>
            <w:rFonts w:asciiTheme="majorHAnsi" w:hAnsiTheme="majorHAnsi"/>
            <w:sz w:val="22"/>
            <w:szCs w:val="22"/>
          </w:rPr>
          <w:t xml:space="preserve">Privacy </w:t>
        </w:r>
      </w:ins>
      <w:ins w:id="1350" w:author="Bahar Toto" w:date="2026-06-15T13:06:00Z" w16du:dateUtc="2026-06-15T12:06:00Z">
        <w:r w:rsidR="007A69F0">
          <w:rPr>
            <w:rFonts w:asciiTheme="majorHAnsi" w:hAnsiTheme="majorHAnsi"/>
            <w:sz w:val="22"/>
            <w:szCs w:val="22"/>
          </w:rPr>
          <w:t xml:space="preserve">Act </w:t>
        </w:r>
      </w:ins>
      <w:del w:id="1351" w:author="Bahar Toto" w:date="2026-06-15T13:06:00Z" w16du:dateUtc="2026-06-15T12:06:00Z">
        <w:r w:rsidRPr="0041007A" w:rsidDel="007A69F0">
          <w:rPr>
            <w:rFonts w:asciiTheme="majorHAnsi" w:hAnsiTheme="majorHAnsi"/>
            <w:sz w:val="22"/>
            <w:szCs w:val="22"/>
          </w:rPr>
          <w:delText>DPA</w:delText>
        </w:r>
        <w:r w:rsidR="004A1A75" w:rsidRPr="0041007A" w:rsidDel="007A69F0">
          <w:rPr>
            <w:rFonts w:asciiTheme="majorHAnsi" w:hAnsiTheme="majorHAnsi"/>
            <w:sz w:val="22"/>
            <w:szCs w:val="22"/>
          </w:rPr>
          <w:delText xml:space="preserve"> </w:delText>
        </w:r>
        <w:r w:rsidRPr="0041007A" w:rsidDel="007A69F0">
          <w:rPr>
            <w:rFonts w:asciiTheme="majorHAnsi" w:hAnsiTheme="majorHAnsi"/>
            <w:sz w:val="22"/>
            <w:szCs w:val="22"/>
          </w:rPr>
          <w:delText xml:space="preserve"> </w:delText>
        </w:r>
      </w:del>
      <w:r w:rsidRPr="0041007A">
        <w:rPr>
          <w:rFonts w:asciiTheme="majorHAnsi" w:hAnsiTheme="majorHAnsi"/>
          <w:sz w:val="22"/>
          <w:szCs w:val="22"/>
        </w:rPr>
        <w:t xml:space="preserve">relate to when the PIC may continue processing despite an objection (e.g., subpoena, certain obvious contractual/employment purposes, legal obligation), rather than an exception to a </w:t>
      </w:r>
      <w:del w:id="1352" w:author="Bahar Toto" w:date="2026-06-15T14:55:00Z" w16du:dateUtc="2026-06-15T13:55:00Z">
        <w:r w:rsidRPr="0041007A" w:rsidDel="00671D4A">
          <w:rPr>
            <w:rFonts w:asciiTheme="majorHAnsi" w:hAnsiTheme="majorHAnsi"/>
            <w:sz w:val="22"/>
            <w:szCs w:val="22"/>
          </w:rPr>
          <w:delText>“</w:delText>
        </w:r>
      </w:del>
      <w:ins w:id="1353" w:author="Bahar Toto" w:date="2026-06-15T14:55:00Z" w16du:dateUtc="2026-06-15T13:55:00Z">
        <w:r w:rsidR="00671D4A">
          <w:rPr>
            <w:rFonts w:asciiTheme="majorHAnsi" w:hAnsiTheme="majorHAnsi"/>
            <w:sz w:val="22"/>
            <w:szCs w:val="22"/>
          </w:rPr>
          <w:t>'</w:t>
        </w:r>
      </w:ins>
      <w:r w:rsidRPr="0041007A">
        <w:rPr>
          <w:rFonts w:asciiTheme="majorHAnsi" w:hAnsiTheme="majorHAnsi"/>
          <w:sz w:val="22"/>
          <w:szCs w:val="22"/>
        </w:rPr>
        <w:t>human intervention</w:t>
      </w:r>
      <w:del w:id="1354" w:author="Bahar Toto" w:date="2026-06-15T14:55:00Z" w16du:dateUtc="2026-06-15T13:55:00Z">
        <w:r w:rsidRPr="0041007A" w:rsidDel="00671D4A">
          <w:rPr>
            <w:rFonts w:asciiTheme="majorHAnsi" w:hAnsiTheme="majorHAnsi"/>
            <w:sz w:val="22"/>
            <w:szCs w:val="22"/>
          </w:rPr>
          <w:delText>”</w:delText>
        </w:r>
      </w:del>
      <w:ins w:id="1355" w:author="Bahar Toto" w:date="2026-06-15T14:55:00Z" w16du:dateUtc="2026-06-15T13:55:00Z">
        <w:r w:rsidR="00671D4A">
          <w:rPr>
            <w:rFonts w:asciiTheme="majorHAnsi" w:hAnsiTheme="majorHAnsi"/>
            <w:sz w:val="22"/>
            <w:szCs w:val="22"/>
          </w:rPr>
          <w:t>'</w:t>
        </w:r>
      </w:ins>
      <w:r w:rsidRPr="0041007A">
        <w:rPr>
          <w:rFonts w:asciiTheme="majorHAnsi" w:hAnsiTheme="majorHAnsi"/>
          <w:sz w:val="22"/>
          <w:szCs w:val="22"/>
        </w:rPr>
        <w:t xml:space="preserve"> right.</w:t>
      </w:r>
    </w:p>
    <w:p w14:paraId="030D67CB" w14:textId="77777777" w:rsidR="008A5A44" w:rsidRDefault="008A5A4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671D4A" w:rsidRPr="005642C1" w14:paraId="293E6C67" w14:textId="77777777" w:rsidTr="00050BF6">
        <w:tc>
          <w:tcPr>
            <w:tcW w:w="4508" w:type="dxa"/>
          </w:tcPr>
          <w:p w14:paraId="61A6D23A" w14:textId="77777777" w:rsidR="00671D4A" w:rsidRPr="005642C1" w:rsidRDefault="00671D4A" w:rsidP="00671D4A">
            <w:r w:rsidRPr="005642C1">
              <w:t>Citation</w:t>
            </w:r>
          </w:p>
        </w:tc>
        <w:tc>
          <w:tcPr>
            <w:tcW w:w="4508" w:type="dxa"/>
          </w:tcPr>
          <w:p w14:paraId="57DBE072" w14:textId="2135AA2C" w:rsidR="00671D4A" w:rsidRPr="005642C1" w:rsidRDefault="00671D4A" w:rsidP="00671D4A">
            <w:ins w:id="1356" w:author="Bahar Toto" w:date="2026-06-15T14:55:00Z" w16du:dateUtc="2026-06-15T13:55:00Z">
              <w:r w:rsidRPr="00671D4A">
                <w:t>Section 16 of the Data Privacy Act</w:t>
              </w:r>
            </w:ins>
          </w:p>
        </w:tc>
      </w:tr>
      <w:tr w:rsidR="00671D4A" w:rsidRPr="005642C1" w:rsidDel="00671D4A" w14:paraId="33D86EBF" w14:textId="71837447" w:rsidTr="00050BF6">
        <w:trPr>
          <w:del w:id="1357" w:author="Bahar Toto" w:date="2026-06-15T14:55:00Z"/>
        </w:trPr>
        <w:tc>
          <w:tcPr>
            <w:tcW w:w="4508" w:type="dxa"/>
          </w:tcPr>
          <w:p w14:paraId="5AD16FFA" w14:textId="333257BF" w:rsidR="00671D4A" w:rsidRPr="00C03114" w:rsidDel="00671D4A" w:rsidRDefault="00671D4A" w:rsidP="00671D4A">
            <w:pPr>
              <w:tabs>
                <w:tab w:val="left" w:pos="3563"/>
              </w:tabs>
              <w:rPr>
                <w:del w:id="1358" w:author="Bahar Toto" w:date="2026-06-15T14:55:00Z" w16du:dateUtc="2026-06-15T13:55:00Z"/>
              </w:rPr>
            </w:pPr>
            <w:del w:id="1359" w:author="Bahar Toto" w:date="2026-06-15T14:55:00Z" w16du:dateUtc="2026-06-15T13:55:00Z">
              <w:r w:rsidRPr="005642C1" w:rsidDel="00671D4A">
                <w:delText>Data Privacy Act</w:delText>
              </w:r>
            </w:del>
          </w:p>
        </w:tc>
        <w:tc>
          <w:tcPr>
            <w:tcW w:w="4508" w:type="dxa"/>
          </w:tcPr>
          <w:p w14:paraId="2FC1AB61" w14:textId="70FB3DEC" w:rsidR="00671D4A" w:rsidRPr="00C03114" w:rsidDel="00671D4A" w:rsidRDefault="00671D4A" w:rsidP="00671D4A">
            <w:pPr>
              <w:rPr>
                <w:del w:id="1360" w:author="Bahar Toto" w:date="2026-06-15T14:55:00Z" w16du:dateUtc="2026-06-15T13:55:00Z"/>
              </w:rPr>
            </w:pPr>
            <w:del w:id="1361" w:author="Bahar Toto" w:date="2026-06-15T14:55:00Z" w16du:dateUtc="2026-06-15T13:55:00Z">
              <w:r w:rsidDel="00671D4A">
                <w:fldChar w:fldCharType="begin"/>
              </w:r>
              <w:r w:rsidDel="00671D4A">
                <w:delInstrText>HYPERLINK "https://privacy.gov.ph/data-privacy-act/"</w:delInstrText>
              </w:r>
              <w:r w:rsidDel="00671D4A">
                <w:fldChar w:fldCharType="separate"/>
              </w:r>
              <w:r w:rsidRPr="005642C1" w:rsidDel="00671D4A">
                <w:rPr>
                  <w:rStyle w:val="Hyperlink"/>
                </w:rPr>
                <w:delText xml:space="preserve"> </w:delText>
              </w:r>
              <w:r w:rsidDel="00671D4A">
                <w:rPr>
                  <w:rStyle w:val="Hyperlink"/>
                </w:rPr>
                <w:delText>Section 16 of the Da</w:delText>
              </w:r>
              <w:r w:rsidRPr="005642C1" w:rsidDel="00671D4A">
                <w:rPr>
                  <w:rStyle w:val="Hyperlink"/>
                </w:rPr>
                <w:delText>ta Privacy Act</w:delText>
              </w:r>
              <w:r w:rsidDel="00671D4A">
                <w:fldChar w:fldCharType="end"/>
              </w:r>
            </w:del>
          </w:p>
        </w:tc>
      </w:tr>
    </w:tbl>
    <w:p w14:paraId="04E1B343" w14:textId="77777777" w:rsidR="008A5A44" w:rsidRPr="0041007A" w:rsidRDefault="008A5A44" w:rsidP="004A1A75">
      <w:pPr>
        <w:spacing w:after="0" w:line="240" w:lineRule="auto"/>
        <w:jc w:val="both"/>
        <w:rPr>
          <w:sz w:val="22"/>
          <w:szCs w:val="22"/>
        </w:rPr>
      </w:pPr>
    </w:p>
    <w:p w14:paraId="63AD24CF" w14:textId="77777777" w:rsidR="004A1A75" w:rsidRPr="0041007A" w:rsidRDefault="004A1A75" w:rsidP="004A1A75">
      <w:pPr>
        <w:spacing w:after="0" w:line="240" w:lineRule="auto"/>
        <w:jc w:val="both"/>
        <w:rPr>
          <w:sz w:val="22"/>
          <w:szCs w:val="22"/>
        </w:rPr>
      </w:pPr>
    </w:p>
    <w:p w14:paraId="40495EB5" w14:textId="65EEA4A2" w:rsidR="00E91145" w:rsidRPr="0041007A" w:rsidRDefault="00E91145" w:rsidP="00731838">
      <w:pPr>
        <w:pStyle w:val="ListParagraph"/>
        <w:numPr>
          <w:ilvl w:val="0"/>
          <w:numId w:val="14"/>
        </w:numPr>
        <w:spacing w:after="0" w:line="240" w:lineRule="auto"/>
        <w:jc w:val="both"/>
        <w:rPr>
          <w:rFonts w:asciiTheme="majorHAnsi" w:hAnsiTheme="majorHAnsi"/>
          <w:b/>
          <w:bCs/>
        </w:rPr>
      </w:pPr>
      <w:r w:rsidRPr="0041007A">
        <w:rPr>
          <w:rFonts w:asciiTheme="majorHAnsi" w:hAnsiTheme="majorHAnsi"/>
          <w:b/>
          <w:bCs/>
        </w:rPr>
        <w:t xml:space="preserve">B2B </w:t>
      </w:r>
    </w:p>
    <w:p w14:paraId="792D9D0B" w14:textId="77777777" w:rsidR="004A1A75" w:rsidRPr="0041007A" w:rsidRDefault="004A1A75" w:rsidP="00731838">
      <w:pPr>
        <w:pStyle w:val="ListParagraph"/>
        <w:spacing w:after="0" w:line="240" w:lineRule="auto"/>
        <w:ind w:left="600"/>
        <w:jc w:val="both"/>
        <w:rPr>
          <w:rFonts w:asciiTheme="majorHAnsi" w:hAnsiTheme="majorHAnsi"/>
          <w:b/>
          <w:bCs/>
        </w:rPr>
      </w:pPr>
    </w:p>
    <w:p w14:paraId="0641ABAE" w14:textId="648312D9" w:rsidR="004A1A75" w:rsidRPr="0041007A" w:rsidRDefault="00E91145" w:rsidP="00731838">
      <w:pPr>
        <w:spacing w:after="0" w:line="240" w:lineRule="auto"/>
        <w:jc w:val="both"/>
        <w:rPr>
          <w:rFonts w:asciiTheme="majorHAnsi" w:hAnsiTheme="majorHAnsi"/>
          <w:b/>
          <w:bCs/>
          <w:sz w:val="22"/>
          <w:szCs w:val="22"/>
        </w:rPr>
      </w:pPr>
      <w:r w:rsidRPr="0041007A">
        <w:rPr>
          <w:rFonts w:asciiTheme="majorHAnsi" w:hAnsiTheme="majorHAnsi"/>
          <w:b/>
          <w:bCs/>
          <w:sz w:val="22"/>
          <w:szCs w:val="22"/>
        </w:rPr>
        <w:t>5.1. Lawful processing</w:t>
      </w:r>
    </w:p>
    <w:p w14:paraId="1EE24B81" w14:textId="77777777" w:rsidR="00731838" w:rsidRPr="0041007A" w:rsidRDefault="00731838" w:rsidP="00731838">
      <w:pPr>
        <w:spacing w:after="0" w:line="240" w:lineRule="auto"/>
        <w:jc w:val="both"/>
        <w:rPr>
          <w:rFonts w:asciiTheme="majorHAnsi" w:hAnsiTheme="majorHAnsi"/>
          <w:b/>
          <w:bCs/>
          <w:sz w:val="22"/>
          <w:szCs w:val="22"/>
        </w:rPr>
      </w:pPr>
    </w:p>
    <w:p w14:paraId="572FD8F8" w14:textId="3FE45FED" w:rsidR="004A1A75" w:rsidRPr="0041007A" w:rsidRDefault="00295FE0" w:rsidP="00731838">
      <w:pPr>
        <w:spacing w:after="0" w:line="240" w:lineRule="auto"/>
        <w:jc w:val="both"/>
        <w:rPr>
          <w:rFonts w:asciiTheme="majorHAnsi" w:hAnsiTheme="majorHAnsi"/>
          <w:b/>
          <w:bCs/>
          <w:i/>
          <w:iCs/>
          <w:sz w:val="22"/>
          <w:szCs w:val="22"/>
        </w:rPr>
      </w:pPr>
      <w:r w:rsidRPr="0041007A">
        <w:rPr>
          <w:rFonts w:asciiTheme="majorHAnsi" w:hAnsiTheme="majorHAnsi"/>
          <w:b/>
          <w:bCs/>
          <w:i/>
          <w:iCs/>
          <w:sz w:val="22"/>
          <w:szCs w:val="22"/>
        </w:rPr>
        <w:t xml:space="preserve">5.1.1. </w:t>
      </w:r>
      <w:r w:rsidR="09EA8F64" w:rsidRPr="0041007A">
        <w:rPr>
          <w:rFonts w:asciiTheme="majorHAnsi" w:hAnsiTheme="majorHAnsi"/>
          <w:b/>
          <w:bCs/>
          <w:i/>
          <w:iCs/>
          <w:sz w:val="22"/>
          <w:szCs w:val="22"/>
        </w:rPr>
        <w:t>Do</w:t>
      </w:r>
      <w:r w:rsidR="3DCD2B31" w:rsidRPr="0041007A">
        <w:rPr>
          <w:rFonts w:asciiTheme="majorHAnsi" w:hAnsiTheme="majorHAnsi"/>
          <w:b/>
          <w:bCs/>
          <w:i/>
          <w:iCs/>
          <w:sz w:val="22"/>
          <w:szCs w:val="22"/>
        </w:rPr>
        <w:t>es</w:t>
      </w:r>
      <w:r w:rsidR="55328337" w:rsidRPr="0041007A">
        <w:rPr>
          <w:rFonts w:asciiTheme="majorHAnsi" w:hAnsiTheme="majorHAnsi"/>
          <w:b/>
          <w:bCs/>
          <w:i/>
          <w:iCs/>
          <w:sz w:val="22"/>
          <w:szCs w:val="22"/>
        </w:rPr>
        <w:t xml:space="preserve"> the applicable law</w:t>
      </w:r>
      <w:r w:rsidR="77F7B3B4" w:rsidRPr="0041007A">
        <w:rPr>
          <w:rFonts w:asciiTheme="majorHAnsi" w:hAnsiTheme="majorHAnsi"/>
          <w:b/>
          <w:bCs/>
          <w:i/>
          <w:iCs/>
          <w:sz w:val="22"/>
          <w:szCs w:val="22"/>
        </w:rPr>
        <w:t xml:space="preserve"> </w:t>
      </w:r>
      <w:r w:rsidR="5AA9A5A5" w:rsidRPr="0041007A">
        <w:rPr>
          <w:rFonts w:asciiTheme="majorHAnsi" w:hAnsiTheme="majorHAnsi"/>
          <w:b/>
          <w:bCs/>
          <w:i/>
          <w:iCs/>
          <w:sz w:val="22"/>
          <w:szCs w:val="22"/>
        </w:rPr>
        <w:t>make a distinction</w:t>
      </w:r>
      <w:r w:rsidR="77F7B3B4" w:rsidRPr="0041007A">
        <w:rPr>
          <w:rFonts w:asciiTheme="majorHAnsi" w:hAnsiTheme="majorHAnsi"/>
          <w:b/>
          <w:bCs/>
          <w:i/>
          <w:iCs/>
          <w:sz w:val="22"/>
          <w:szCs w:val="22"/>
        </w:rPr>
        <w:t xml:space="preserve"> between B2C marketing and B2B marketing</w:t>
      </w:r>
      <w:r w:rsidR="006E5275" w:rsidRPr="0041007A">
        <w:rPr>
          <w:rFonts w:asciiTheme="majorHAnsi" w:hAnsiTheme="majorHAnsi"/>
          <w:b/>
          <w:bCs/>
          <w:i/>
          <w:iCs/>
          <w:sz w:val="22"/>
          <w:szCs w:val="22"/>
        </w:rPr>
        <w:t>?</w:t>
      </w:r>
      <w:r w:rsidR="6933A7FE" w:rsidRPr="0041007A">
        <w:rPr>
          <w:rFonts w:asciiTheme="majorHAnsi" w:hAnsiTheme="majorHAnsi"/>
          <w:b/>
          <w:bCs/>
          <w:i/>
          <w:iCs/>
          <w:sz w:val="22"/>
          <w:szCs w:val="22"/>
        </w:rPr>
        <w:t xml:space="preserve"> </w:t>
      </w:r>
      <w:r w:rsidR="006E5275" w:rsidRPr="0041007A">
        <w:rPr>
          <w:rFonts w:asciiTheme="majorHAnsi" w:hAnsiTheme="majorHAnsi"/>
          <w:b/>
          <w:bCs/>
          <w:i/>
          <w:iCs/>
          <w:sz w:val="22"/>
          <w:szCs w:val="22"/>
        </w:rPr>
        <w:t>(</w:t>
      </w:r>
      <w:r w:rsidR="00002DCA" w:rsidRPr="0041007A">
        <w:rPr>
          <w:rFonts w:asciiTheme="majorHAnsi" w:hAnsiTheme="majorHAnsi"/>
          <w:b/>
          <w:bCs/>
          <w:i/>
          <w:iCs/>
          <w:sz w:val="22"/>
          <w:szCs w:val="22"/>
        </w:rPr>
        <w:t xml:space="preserve">Please include whether </w:t>
      </w:r>
      <w:r w:rsidR="00023460" w:rsidRPr="0041007A">
        <w:rPr>
          <w:rFonts w:asciiTheme="majorHAnsi" w:hAnsiTheme="majorHAnsi"/>
          <w:b/>
          <w:bCs/>
          <w:i/>
          <w:iCs/>
          <w:sz w:val="22"/>
          <w:szCs w:val="22"/>
        </w:rPr>
        <w:t xml:space="preserve">B2B marketing is limited to generic company email/number or employee specific </w:t>
      </w:r>
      <w:r w:rsidR="00A85C7E" w:rsidRPr="0041007A">
        <w:rPr>
          <w:rFonts w:asciiTheme="majorHAnsi" w:hAnsiTheme="majorHAnsi"/>
          <w:b/>
          <w:bCs/>
          <w:i/>
          <w:iCs/>
          <w:sz w:val="22"/>
          <w:szCs w:val="22"/>
        </w:rPr>
        <w:t>emails/numbers)</w:t>
      </w:r>
    </w:p>
    <w:p w14:paraId="0114B6F3" w14:textId="77777777" w:rsidR="00731838" w:rsidRPr="0041007A" w:rsidRDefault="00731838" w:rsidP="00731838">
      <w:pPr>
        <w:spacing w:after="0" w:line="240" w:lineRule="auto"/>
        <w:jc w:val="both"/>
        <w:rPr>
          <w:rFonts w:asciiTheme="majorHAnsi" w:hAnsiTheme="majorHAnsi"/>
          <w:b/>
          <w:bCs/>
          <w:i/>
          <w:iCs/>
          <w:sz w:val="22"/>
          <w:szCs w:val="22"/>
        </w:rPr>
      </w:pPr>
    </w:p>
    <w:p w14:paraId="439879D0" w14:textId="379C43CE" w:rsidR="00666C84" w:rsidRPr="0041007A" w:rsidRDefault="00666C84"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 xml:space="preserve">The </w:t>
      </w:r>
      <w:ins w:id="1362" w:author="Bahar Toto" w:date="2026-06-15T13:06:00Z" w16du:dateUtc="2026-06-15T12:06:00Z">
        <w:r w:rsidR="007A69F0">
          <w:rPr>
            <w:rFonts w:asciiTheme="majorHAnsi" w:hAnsiTheme="majorHAnsi"/>
            <w:sz w:val="22"/>
            <w:szCs w:val="22"/>
          </w:rPr>
          <w:t xml:space="preserve">Data </w:t>
        </w:r>
      </w:ins>
      <w:ins w:id="1363" w:author="Bahar Toto" w:date="2026-06-15T14:54:00Z" w16du:dateUtc="2026-06-15T13:54:00Z">
        <w:r w:rsidR="00671D4A">
          <w:rPr>
            <w:rFonts w:asciiTheme="majorHAnsi" w:hAnsiTheme="majorHAnsi"/>
            <w:sz w:val="22"/>
            <w:szCs w:val="22"/>
          </w:rPr>
          <w:t xml:space="preserve">Privacy </w:t>
        </w:r>
      </w:ins>
      <w:ins w:id="1364" w:author="Bahar Toto" w:date="2026-06-15T13:06:00Z" w16du:dateUtc="2026-06-15T12:06:00Z">
        <w:r w:rsidR="007A69F0">
          <w:rPr>
            <w:rFonts w:asciiTheme="majorHAnsi" w:hAnsiTheme="majorHAnsi"/>
            <w:sz w:val="22"/>
            <w:szCs w:val="22"/>
          </w:rPr>
          <w:t xml:space="preserve">Act </w:t>
        </w:r>
      </w:ins>
      <w:del w:id="1365" w:author="Bahar Toto" w:date="2026-06-15T13:06:00Z" w16du:dateUtc="2026-06-15T12:06:00Z">
        <w:r w:rsidRPr="0041007A" w:rsidDel="007A69F0">
          <w:rPr>
            <w:rFonts w:asciiTheme="majorHAnsi" w:hAnsiTheme="majorHAnsi"/>
            <w:sz w:val="22"/>
            <w:szCs w:val="22"/>
            <w:lang w:val="en-US"/>
          </w:rPr>
          <w:delText xml:space="preserve">DPA </w:delText>
        </w:r>
      </w:del>
      <w:r w:rsidRPr="0041007A">
        <w:rPr>
          <w:rFonts w:asciiTheme="majorHAnsi" w:hAnsiTheme="majorHAnsi"/>
          <w:sz w:val="22"/>
          <w:szCs w:val="22"/>
          <w:lang w:val="en-US"/>
        </w:rPr>
        <w:t xml:space="preserve">is not framed as a B2C/B2B regime; it applies to </w:t>
      </w:r>
      <w:ins w:id="1366" w:author="Bahar Toto" w:date="2026-06-15T14:55:00Z" w16du:dateUtc="2026-06-15T13:55:00Z">
        <w:r w:rsidR="00671D4A">
          <w:rPr>
            <w:rFonts w:asciiTheme="majorHAnsi" w:hAnsiTheme="majorHAnsi"/>
            <w:sz w:val="22"/>
            <w:szCs w:val="22"/>
            <w:lang w:val="en-US"/>
          </w:rPr>
          <w:t>'</w:t>
        </w:r>
      </w:ins>
      <w:del w:id="1367" w:author="Bahar Toto" w:date="2026-06-15T14:55:00Z" w16du:dateUtc="2026-06-15T13:55:00Z">
        <w:r w:rsidRPr="0041007A" w:rsidDel="00671D4A">
          <w:rPr>
            <w:rFonts w:asciiTheme="majorHAnsi" w:hAnsiTheme="majorHAnsi"/>
            <w:sz w:val="22"/>
            <w:szCs w:val="22"/>
            <w:lang w:val="en-US"/>
          </w:rPr>
          <w:delText>“</w:delText>
        </w:r>
      </w:del>
      <w:r w:rsidRPr="0041007A">
        <w:rPr>
          <w:rFonts w:asciiTheme="majorHAnsi" w:hAnsiTheme="majorHAnsi"/>
          <w:sz w:val="22"/>
          <w:szCs w:val="22"/>
          <w:lang w:val="en-US"/>
        </w:rPr>
        <w:t>personal information</w:t>
      </w:r>
      <w:del w:id="1368" w:author="Bahar Toto" w:date="2026-06-15T14:55:00Z" w16du:dateUtc="2026-06-15T13:55:00Z">
        <w:r w:rsidRPr="0041007A" w:rsidDel="00671D4A">
          <w:rPr>
            <w:rFonts w:asciiTheme="majorHAnsi" w:hAnsiTheme="majorHAnsi"/>
            <w:sz w:val="22"/>
            <w:szCs w:val="22"/>
            <w:lang w:val="en-US"/>
          </w:rPr>
          <w:delText>”</w:delText>
        </w:r>
      </w:del>
      <w:ins w:id="1369" w:author="Bahar Toto" w:date="2026-06-15T14:55:00Z" w16du:dateUtc="2026-06-15T13:55:00Z">
        <w:r w:rsidR="00671D4A">
          <w:rPr>
            <w:rFonts w:asciiTheme="majorHAnsi" w:hAnsiTheme="majorHAnsi"/>
            <w:sz w:val="22"/>
            <w:szCs w:val="22"/>
            <w:lang w:val="en-US"/>
          </w:rPr>
          <w:t>'</w:t>
        </w:r>
      </w:ins>
      <w:r w:rsidRPr="0041007A">
        <w:rPr>
          <w:rFonts w:asciiTheme="majorHAnsi" w:hAnsiTheme="majorHAnsi"/>
          <w:sz w:val="22"/>
          <w:szCs w:val="22"/>
          <w:lang w:val="en-US"/>
        </w:rPr>
        <w:t xml:space="preserve"> of individuals. Therefore, marketing to a generic corporate contact point (e.g., </w:t>
      </w:r>
      <w:del w:id="1370" w:author="Bahar Toto" w:date="2026-06-15T14:55:00Z" w16du:dateUtc="2026-06-15T13:55:00Z">
        <w:r w:rsidRPr="0041007A" w:rsidDel="00671D4A">
          <w:rPr>
            <w:rFonts w:asciiTheme="majorHAnsi" w:hAnsiTheme="majorHAnsi"/>
            <w:sz w:val="22"/>
            <w:szCs w:val="22"/>
            <w:lang w:val="en-US"/>
          </w:rPr>
          <w:delText>“</w:delText>
        </w:r>
      </w:del>
      <w:ins w:id="1371" w:author="Bahar Toto" w:date="2026-06-15T14:55:00Z" w16du:dateUtc="2026-06-15T13:55:00Z">
        <w:r w:rsidR="00671D4A">
          <w:rPr>
            <w:rFonts w:asciiTheme="majorHAnsi" w:hAnsiTheme="majorHAnsi"/>
            <w:sz w:val="22"/>
            <w:szCs w:val="22"/>
            <w:lang w:val="en-US"/>
          </w:rPr>
          <w:t>'</w:t>
        </w:r>
      </w:ins>
      <w:r w:rsidRPr="0041007A">
        <w:rPr>
          <w:rFonts w:asciiTheme="majorHAnsi" w:hAnsiTheme="majorHAnsi"/>
          <w:sz w:val="22"/>
          <w:szCs w:val="22"/>
          <w:lang w:val="en-US"/>
        </w:rPr>
        <w:t>info@company.com</w:t>
      </w:r>
      <w:del w:id="1372" w:author="Bahar Toto" w:date="2026-06-15T14:55:00Z" w16du:dateUtc="2026-06-15T13:55:00Z">
        <w:r w:rsidRPr="0041007A" w:rsidDel="00671D4A">
          <w:rPr>
            <w:rFonts w:asciiTheme="majorHAnsi" w:hAnsiTheme="majorHAnsi"/>
            <w:sz w:val="22"/>
            <w:szCs w:val="22"/>
            <w:lang w:val="en-US"/>
          </w:rPr>
          <w:delText>”</w:delText>
        </w:r>
      </w:del>
      <w:ins w:id="1373" w:author="Bahar Toto" w:date="2026-06-15T14:55:00Z" w16du:dateUtc="2026-06-15T13:55:00Z">
        <w:r w:rsidR="00671D4A">
          <w:rPr>
            <w:rFonts w:asciiTheme="majorHAnsi" w:hAnsiTheme="majorHAnsi"/>
            <w:sz w:val="22"/>
            <w:szCs w:val="22"/>
            <w:lang w:val="en-US"/>
          </w:rPr>
          <w:t>'</w:t>
        </w:r>
      </w:ins>
      <w:r w:rsidRPr="0041007A">
        <w:rPr>
          <w:rFonts w:asciiTheme="majorHAnsi" w:hAnsiTheme="majorHAnsi"/>
          <w:sz w:val="22"/>
          <w:szCs w:val="22"/>
          <w:lang w:val="en-US"/>
        </w:rPr>
        <w:t xml:space="preserve"> or a main trunkline not tied to an individual) may fall outside the </w:t>
      </w:r>
      <w:ins w:id="1374" w:author="Bahar Toto" w:date="2026-06-15T13:06:00Z" w16du:dateUtc="2026-06-15T12:06:00Z">
        <w:r w:rsidR="007A69F0">
          <w:rPr>
            <w:rFonts w:asciiTheme="majorHAnsi" w:hAnsiTheme="majorHAnsi"/>
            <w:sz w:val="22"/>
            <w:szCs w:val="22"/>
          </w:rPr>
          <w:t xml:space="preserve">Data </w:t>
        </w:r>
      </w:ins>
      <w:ins w:id="1375" w:author="Bahar Toto" w:date="2026-06-15T14:54:00Z" w16du:dateUtc="2026-06-15T13:54:00Z">
        <w:r w:rsidR="00671D4A">
          <w:rPr>
            <w:rFonts w:asciiTheme="majorHAnsi" w:hAnsiTheme="majorHAnsi"/>
            <w:sz w:val="22"/>
            <w:szCs w:val="22"/>
          </w:rPr>
          <w:t xml:space="preserve">Privacy </w:t>
        </w:r>
      </w:ins>
      <w:ins w:id="1376" w:author="Bahar Toto" w:date="2026-06-15T13:06:00Z" w16du:dateUtc="2026-06-15T12:06:00Z">
        <w:r w:rsidR="007A69F0">
          <w:rPr>
            <w:rFonts w:asciiTheme="majorHAnsi" w:hAnsiTheme="majorHAnsi"/>
            <w:sz w:val="22"/>
            <w:szCs w:val="22"/>
          </w:rPr>
          <w:t xml:space="preserve">Act </w:t>
        </w:r>
      </w:ins>
      <w:del w:id="1377" w:author="Bahar Toto" w:date="2026-06-15T13:06:00Z" w16du:dateUtc="2026-06-15T12:06:00Z">
        <w:r w:rsidRPr="0041007A" w:rsidDel="007A69F0">
          <w:rPr>
            <w:rFonts w:asciiTheme="majorHAnsi" w:hAnsiTheme="majorHAnsi"/>
            <w:sz w:val="22"/>
            <w:szCs w:val="22"/>
            <w:lang w:val="en-US"/>
          </w:rPr>
          <w:delText xml:space="preserve">DPA </w:delText>
        </w:r>
      </w:del>
      <w:r w:rsidRPr="0041007A">
        <w:rPr>
          <w:rFonts w:asciiTheme="majorHAnsi" w:hAnsiTheme="majorHAnsi"/>
          <w:sz w:val="22"/>
          <w:szCs w:val="22"/>
          <w:lang w:val="en-US"/>
        </w:rPr>
        <w:t xml:space="preserve">if it does not identify an individual, whereas employee-specific emails/numbers are </w:t>
      </w:r>
      <w:r w:rsidR="00207B1F" w:rsidRPr="0041007A">
        <w:rPr>
          <w:rFonts w:asciiTheme="majorHAnsi" w:hAnsiTheme="majorHAnsi"/>
          <w:sz w:val="22"/>
          <w:szCs w:val="22"/>
          <w:lang w:val="en-US"/>
        </w:rPr>
        <w:t xml:space="preserve">considered </w:t>
      </w:r>
      <w:r w:rsidRPr="0041007A">
        <w:rPr>
          <w:rFonts w:asciiTheme="majorHAnsi" w:hAnsiTheme="majorHAnsi"/>
          <w:sz w:val="22"/>
          <w:szCs w:val="22"/>
          <w:lang w:val="en-US"/>
        </w:rPr>
        <w:t xml:space="preserve">personal information and </w:t>
      </w:r>
      <w:r w:rsidR="00207B1F" w:rsidRPr="0041007A">
        <w:rPr>
          <w:rFonts w:asciiTheme="majorHAnsi" w:hAnsiTheme="majorHAnsi"/>
          <w:sz w:val="22"/>
          <w:szCs w:val="22"/>
          <w:lang w:val="en-US"/>
        </w:rPr>
        <w:t xml:space="preserve">would trigger the application of the </w:t>
      </w:r>
      <w:ins w:id="1378" w:author="Bahar Toto" w:date="2026-06-15T13:06:00Z" w16du:dateUtc="2026-06-15T12:06:00Z">
        <w:r w:rsidR="007A69F0">
          <w:rPr>
            <w:rFonts w:asciiTheme="majorHAnsi" w:hAnsiTheme="majorHAnsi"/>
            <w:sz w:val="22"/>
            <w:szCs w:val="22"/>
          </w:rPr>
          <w:t xml:space="preserve">Data </w:t>
        </w:r>
      </w:ins>
      <w:ins w:id="1379" w:author="Bahar Toto" w:date="2026-06-15T14:54:00Z" w16du:dateUtc="2026-06-15T13:54:00Z">
        <w:r w:rsidR="00671D4A">
          <w:rPr>
            <w:rFonts w:asciiTheme="majorHAnsi" w:hAnsiTheme="majorHAnsi"/>
            <w:sz w:val="22"/>
            <w:szCs w:val="22"/>
          </w:rPr>
          <w:t xml:space="preserve">Privacy </w:t>
        </w:r>
      </w:ins>
      <w:ins w:id="1380" w:author="Bahar Toto" w:date="2026-06-15T13:06:00Z" w16du:dateUtc="2026-06-15T12:06:00Z">
        <w:r w:rsidR="007A69F0">
          <w:rPr>
            <w:rFonts w:asciiTheme="majorHAnsi" w:hAnsiTheme="majorHAnsi"/>
            <w:sz w:val="22"/>
            <w:szCs w:val="22"/>
          </w:rPr>
          <w:t>Act</w:t>
        </w:r>
      </w:ins>
      <w:del w:id="1381" w:author="Bahar Toto" w:date="2026-06-15T13:06:00Z" w16du:dateUtc="2026-06-15T12:06:00Z">
        <w:r w:rsidR="00207B1F" w:rsidRPr="0041007A" w:rsidDel="007A69F0">
          <w:rPr>
            <w:rFonts w:asciiTheme="majorHAnsi" w:hAnsiTheme="majorHAnsi"/>
            <w:sz w:val="22"/>
            <w:szCs w:val="22"/>
            <w:lang w:val="en-US"/>
          </w:rPr>
          <w:delText>DPA</w:delText>
        </w:r>
      </w:del>
      <w:r w:rsidR="00207B1F" w:rsidRPr="0041007A">
        <w:rPr>
          <w:rFonts w:asciiTheme="majorHAnsi" w:hAnsiTheme="majorHAnsi"/>
          <w:sz w:val="22"/>
          <w:szCs w:val="22"/>
          <w:lang w:val="en-US"/>
        </w:rPr>
        <w:t>.</w:t>
      </w:r>
    </w:p>
    <w:p w14:paraId="320D4284" w14:textId="77777777" w:rsidR="00731838" w:rsidRPr="0041007A" w:rsidRDefault="00731838" w:rsidP="00731838">
      <w:pPr>
        <w:spacing w:after="0" w:line="240" w:lineRule="auto"/>
        <w:jc w:val="both"/>
        <w:rPr>
          <w:rFonts w:asciiTheme="majorHAnsi" w:hAnsiTheme="majorHAnsi"/>
          <w:sz w:val="22"/>
          <w:szCs w:val="22"/>
          <w:lang w:val="en-US"/>
        </w:rPr>
      </w:pPr>
    </w:p>
    <w:p w14:paraId="19DAB0BF" w14:textId="2D70DA1B" w:rsidR="00A85C7E" w:rsidRDefault="00207B1F"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 xml:space="preserve">Separately, </w:t>
      </w:r>
      <w:ins w:id="1382" w:author="Bahar Toto" w:date="2026-06-15T14:56:00Z" w16du:dateUtc="2026-06-15T13:56:00Z">
        <w:r w:rsidR="00671D4A">
          <w:rPr>
            <w:rFonts w:asciiTheme="majorHAnsi" w:hAnsiTheme="majorHAnsi"/>
            <w:sz w:val="22"/>
            <w:szCs w:val="22"/>
            <w:lang w:val="en-US"/>
          </w:rPr>
          <w:t xml:space="preserve">the </w:t>
        </w:r>
        <w:r w:rsidR="00671D4A" w:rsidRPr="00D67A21">
          <w:rPr>
            <w:rFonts w:asciiTheme="majorHAnsi" w:hAnsiTheme="majorHAnsi"/>
            <w:sz w:val="22"/>
            <w:szCs w:val="22"/>
          </w:rPr>
          <w:t>Memorandum Circular 03-03-2005, as amended</w:t>
        </w:r>
        <w:r w:rsidR="00671D4A">
          <w:rPr>
            <w:rFonts w:asciiTheme="majorHAnsi" w:hAnsiTheme="majorHAnsi"/>
            <w:sz w:val="22"/>
            <w:szCs w:val="22"/>
          </w:rPr>
          <w:t xml:space="preserve">, particularly, under the </w:t>
        </w:r>
      </w:ins>
      <w:r w:rsidRPr="0041007A">
        <w:rPr>
          <w:rFonts w:asciiTheme="majorHAnsi" w:hAnsiTheme="majorHAnsi"/>
          <w:sz w:val="22"/>
          <w:szCs w:val="22"/>
          <w:lang w:val="en-US"/>
        </w:rPr>
        <w:t>NTC</w:t>
      </w:r>
      <w:r w:rsidR="00666C84" w:rsidRPr="0041007A">
        <w:rPr>
          <w:rFonts w:asciiTheme="majorHAnsi" w:hAnsiTheme="majorHAnsi"/>
          <w:sz w:val="22"/>
          <w:szCs w:val="22"/>
          <w:lang w:val="en-US"/>
        </w:rPr>
        <w:t xml:space="preserve"> broadcast/push messaging rules apply to </w:t>
      </w:r>
      <w:del w:id="1383" w:author="Bahar Toto" w:date="2026-06-15T14:55:00Z" w16du:dateUtc="2026-06-15T13:55:00Z">
        <w:r w:rsidR="00666C84" w:rsidRPr="0041007A" w:rsidDel="00671D4A">
          <w:rPr>
            <w:rFonts w:asciiTheme="majorHAnsi" w:hAnsiTheme="majorHAnsi"/>
            <w:sz w:val="22"/>
            <w:szCs w:val="22"/>
            <w:lang w:val="en-US"/>
          </w:rPr>
          <w:delText>“</w:delText>
        </w:r>
      </w:del>
      <w:ins w:id="1384" w:author="Bahar Toto" w:date="2026-06-15T14:55:00Z" w16du:dateUtc="2026-06-15T13:55:00Z">
        <w:r w:rsidR="00671D4A">
          <w:rPr>
            <w:rFonts w:asciiTheme="majorHAnsi" w:hAnsiTheme="majorHAnsi"/>
            <w:sz w:val="22"/>
            <w:szCs w:val="22"/>
            <w:lang w:val="en-US"/>
          </w:rPr>
          <w:t>'</w:t>
        </w:r>
      </w:ins>
      <w:r w:rsidR="00666C84" w:rsidRPr="0041007A">
        <w:rPr>
          <w:rFonts w:asciiTheme="majorHAnsi" w:hAnsiTheme="majorHAnsi"/>
          <w:sz w:val="22"/>
          <w:szCs w:val="22"/>
          <w:lang w:val="en-US"/>
        </w:rPr>
        <w:t>subscribers/recipients</w:t>
      </w:r>
      <w:del w:id="1385" w:author="Bahar Toto" w:date="2026-06-15T14:56:00Z" w16du:dateUtc="2026-06-15T13:56:00Z">
        <w:r w:rsidR="00666C84" w:rsidRPr="0041007A" w:rsidDel="00671D4A">
          <w:rPr>
            <w:rFonts w:asciiTheme="majorHAnsi" w:hAnsiTheme="majorHAnsi"/>
            <w:sz w:val="22"/>
            <w:szCs w:val="22"/>
            <w:lang w:val="en-US"/>
          </w:rPr>
          <w:delText>”</w:delText>
        </w:r>
      </w:del>
      <w:ins w:id="1386" w:author="Bahar Toto" w:date="2026-06-15T14:56:00Z" w16du:dateUtc="2026-06-15T13:56:00Z">
        <w:r w:rsidR="00671D4A">
          <w:rPr>
            <w:rFonts w:asciiTheme="majorHAnsi" w:hAnsiTheme="majorHAnsi"/>
            <w:sz w:val="22"/>
            <w:szCs w:val="22"/>
            <w:lang w:val="en-US"/>
          </w:rPr>
          <w:t>'</w:t>
        </w:r>
      </w:ins>
      <w:r w:rsidR="00666C84" w:rsidRPr="0041007A">
        <w:rPr>
          <w:rFonts w:asciiTheme="majorHAnsi" w:hAnsiTheme="majorHAnsi"/>
          <w:sz w:val="22"/>
          <w:szCs w:val="22"/>
          <w:lang w:val="en-US"/>
        </w:rPr>
        <w:t xml:space="preserve"> and do not distinguish B2B/B2C.</w:t>
      </w:r>
    </w:p>
    <w:p w14:paraId="6F9B48A8" w14:textId="77777777" w:rsidR="00692A09" w:rsidRDefault="00692A09" w:rsidP="00731838">
      <w:pPr>
        <w:spacing w:after="0" w:line="240" w:lineRule="auto"/>
        <w:jc w:val="both"/>
        <w:rPr>
          <w:rFonts w:asciiTheme="majorHAnsi" w:hAnsiTheme="majorHAnsi"/>
          <w:sz w:val="22"/>
          <w:szCs w:val="22"/>
          <w:lang w:val="en-US"/>
        </w:rPr>
      </w:pPr>
    </w:p>
    <w:tbl>
      <w:tblPr>
        <w:tblStyle w:val="TableGrid"/>
        <w:tblW w:w="0" w:type="auto"/>
        <w:tblLook w:val="04A0" w:firstRow="1" w:lastRow="0" w:firstColumn="1" w:lastColumn="0" w:noHBand="0" w:noVBand="1"/>
      </w:tblPr>
      <w:tblGrid>
        <w:gridCol w:w="4508"/>
        <w:gridCol w:w="4508"/>
      </w:tblGrid>
      <w:tr w:rsidR="00692A09" w:rsidRPr="005642C1" w14:paraId="724F2F31" w14:textId="77777777" w:rsidTr="00050BF6">
        <w:tc>
          <w:tcPr>
            <w:tcW w:w="4508" w:type="dxa"/>
          </w:tcPr>
          <w:p w14:paraId="6318C265" w14:textId="77777777" w:rsidR="00692A09" w:rsidRPr="005642C1" w:rsidRDefault="00692A09" w:rsidP="00050BF6">
            <w:r w:rsidRPr="005642C1">
              <w:t>Citation</w:t>
            </w:r>
            <w:r>
              <w:t>s</w:t>
            </w:r>
          </w:p>
        </w:tc>
        <w:tc>
          <w:tcPr>
            <w:tcW w:w="4508" w:type="dxa"/>
          </w:tcPr>
          <w:p w14:paraId="3B407095" w14:textId="77777777" w:rsidR="00692A09" w:rsidRDefault="00671D4A" w:rsidP="00050BF6">
            <w:pPr>
              <w:rPr>
                <w:ins w:id="1387" w:author="Bahar Toto" w:date="2026-06-15T14:56:00Z" w16du:dateUtc="2026-06-15T13:56:00Z"/>
                <w:rFonts w:asciiTheme="majorHAnsi" w:hAnsiTheme="majorHAnsi"/>
              </w:rPr>
            </w:pPr>
            <w:ins w:id="1388" w:author="Bahar Toto" w:date="2026-06-15T14:56:00Z" w16du:dateUtc="2026-06-15T13:56:00Z">
              <w:r>
                <w:rPr>
                  <w:rFonts w:asciiTheme="majorHAnsi" w:hAnsiTheme="majorHAnsi"/>
                  <w:lang w:val="en-US"/>
                </w:rPr>
                <w:t>T</w:t>
              </w:r>
              <w:r w:rsidRPr="0041007A">
                <w:rPr>
                  <w:rFonts w:asciiTheme="majorHAnsi" w:hAnsiTheme="majorHAnsi"/>
                  <w:lang w:val="en-US"/>
                </w:rPr>
                <w:t xml:space="preserve">he </w:t>
              </w:r>
              <w:r>
                <w:rPr>
                  <w:rFonts w:asciiTheme="majorHAnsi" w:hAnsiTheme="majorHAnsi"/>
                </w:rPr>
                <w:t>Data Privacy Act</w:t>
              </w:r>
            </w:ins>
          </w:p>
          <w:p w14:paraId="47E68A29" w14:textId="04E23F6F" w:rsidR="00671D4A" w:rsidRPr="00671D4A" w:rsidRDefault="00671D4A" w:rsidP="00050BF6">
            <w:pPr>
              <w:rPr>
                <w:rFonts w:asciiTheme="majorHAnsi" w:hAnsiTheme="majorHAnsi"/>
                <w:rPrChange w:id="1389" w:author="Bahar Toto" w:date="2026-06-15T14:56:00Z" w16du:dateUtc="2026-06-15T13:56:00Z">
                  <w:rPr/>
                </w:rPrChange>
              </w:rPr>
            </w:pPr>
            <w:ins w:id="1390" w:author="Bahar Toto" w:date="2026-06-15T14:56:00Z" w16du:dateUtc="2026-06-15T13:56:00Z">
              <w:r w:rsidRPr="00D67A21">
                <w:rPr>
                  <w:rFonts w:asciiTheme="majorHAnsi" w:hAnsiTheme="majorHAnsi"/>
                </w:rPr>
                <w:t>Memorandum Circular 03-03-2005, as amended</w:t>
              </w:r>
            </w:ins>
          </w:p>
        </w:tc>
      </w:tr>
      <w:tr w:rsidR="00470628" w:rsidRPr="005642C1" w:rsidDel="00671D4A" w14:paraId="3231871F" w14:textId="29A660C2" w:rsidTr="00050BF6">
        <w:trPr>
          <w:del w:id="1391" w:author="Bahar Toto" w:date="2026-06-15T14:56:00Z"/>
        </w:trPr>
        <w:tc>
          <w:tcPr>
            <w:tcW w:w="4508" w:type="dxa"/>
          </w:tcPr>
          <w:p w14:paraId="1F09C53A" w14:textId="1383995F" w:rsidR="00470628" w:rsidRPr="005642C1" w:rsidDel="00671D4A" w:rsidRDefault="00470628" w:rsidP="00470628">
            <w:pPr>
              <w:rPr>
                <w:del w:id="1392" w:author="Bahar Toto" w:date="2026-06-15T14:56:00Z" w16du:dateUtc="2026-06-15T13:56:00Z"/>
              </w:rPr>
            </w:pPr>
            <w:del w:id="1393" w:author="Bahar Toto" w:date="2026-06-15T14:56:00Z" w16du:dateUtc="2026-06-15T13:56:00Z">
              <w:r w:rsidRPr="005642C1" w:rsidDel="00671D4A">
                <w:delText>Data Privacy Act</w:delText>
              </w:r>
            </w:del>
          </w:p>
        </w:tc>
        <w:tc>
          <w:tcPr>
            <w:tcW w:w="4508" w:type="dxa"/>
          </w:tcPr>
          <w:p w14:paraId="54E00BCC" w14:textId="3CA539C7" w:rsidR="00470628" w:rsidRPr="005642C1" w:rsidDel="00671D4A" w:rsidRDefault="00470628" w:rsidP="00470628">
            <w:pPr>
              <w:rPr>
                <w:del w:id="1394" w:author="Bahar Toto" w:date="2026-06-15T14:56:00Z" w16du:dateUtc="2026-06-15T13:56:00Z"/>
              </w:rPr>
            </w:pPr>
            <w:del w:id="1395" w:author="Bahar Toto" w:date="2026-06-15T14:56:00Z" w16du:dateUtc="2026-06-15T13:56:00Z">
              <w:r w:rsidDel="00671D4A">
                <w:fldChar w:fldCharType="begin"/>
              </w:r>
              <w:r w:rsidDel="00671D4A">
                <w:delInstrText>HYPERLINK "https://privacy.gov.ph/data-privacy-act/"</w:delInstrText>
              </w:r>
              <w:r w:rsidDel="00671D4A">
                <w:fldChar w:fldCharType="separate"/>
              </w:r>
              <w:r w:rsidDel="00671D4A">
                <w:rPr>
                  <w:rStyle w:val="Hyperlink"/>
                </w:rPr>
                <w:delText xml:space="preserve"> Da</w:delText>
              </w:r>
              <w:r w:rsidRPr="005642C1" w:rsidDel="00671D4A">
                <w:rPr>
                  <w:rStyle w:val="Hyperlink"/>
                </w:rPr>
                <w:delText>ta Privacy Act</w:delText>
              </w:r>
              <w:r w:rsidDel="00671D4A">
                <w:fldChar w:fldCharType="end"/>
              </w:r>
            </w:del>
          </w:p>
        </w:tc>
      </w:tr>
      <w:tr w:rsidR="00470628" w:rsidRPr="005642C1" w:rsidDel="00671D4A" w14:paraId="2ACB1647" w14:textId="55C7E675" w:rsidTr="00050BF6">
        <w:trPr>
          <w:del w:id="1396" w:author="Bahar Toto" w:date="2026-06-15T14:56:00Z"/>
        </w:trPr>
        <w:tc>
          <w:tcPr>
            <w:tcW w:w="4508" w:type="dxa"/>
          </w:tcPr>
          <w:p w14:paraId="62D26502" w14:textId="5A2AD91D" w:rsidR="00470628" w:rsidRPr="005642C1" w:rsidDel="00671D4A" w:rsidRDefault="00470628" w:rsidP="00470628">
            <w:pPr>
              <w:tabs>
                <w:tab w:val="left" w:pos="3563"/>
              </w:tabs>
              <w:rPr>
                <w:del w:id="1397" w:author="Bahar Toto" w:date="2026-06-15T14:56:00Z" w16du:dateUtc="2026-06-15T13:56:00Z"/>
              </w:rPr>
            </w:pPr>
            <w:del w:id="1398" w:author="Bahar Toto" w:date="2026-06-15T14:56:00Z" w16du:dateUtc="2026-06-15T13:56:00Z">
              <w:r w:rsidRPr="00C03114" w:rsidDel="00671D4A">
                <w:delText>National Telecommunications Commission Rules and Regulations on Broadcasting Messages</w:delText>
              </w:r>
            </w:del>
          </w:p>
        </w:tc>
        <w:tc>
          <w:tcPr>
            <w:tcW w:w="4508" w:type="dxa"/>
          </w:tcPr>
          <w:p w14:paraId="3C79E175" w14:textId="0EC5CFF7" w:rsidR="00470628" w:rsidRPr="005642C1" w:rsidDel="00671D4A" w:rsidRDefault="00470628" w:rsidP="00470628">
            <w:pPr>
              <w:rPr>
                <w:del w:id="1399" w:author="Bahar Toto" w:date="2026-06-15T14:56:00Z" w16du:dateUtc="2026-06-15T13:56:00Z"/>
              </w:rPr>
            </w:pPr>
            <w:del w:id="1400" w:author="Bahar Toto" w:date="2026-06-15T14:56:00Z" w16du:dateUtc="2026-06-15T13:56:00Z">
              <w:r w:rsidDel="00671D4A">
                <w:fldChar w:fldCharType="begin"/>
              </w:r>
              <w:r w:rsidDel="00671D4A">
                <w:delInstrText>HYPERLINK "https://region7.ntc.gov.ph/wp-content/uploads/2024/01/MC_03-03-2005.pdf"</w:delInstrText>
              </w:r>
              <w:r w:rsidDel="00671D4A">
                <w:fldChar w:fldCharType="separate"/>
              </w:r>
              <w:r w:rsidRPr="00C03114" w:rsidDel="00671D4A">
                <w:rPr>
                  <w:rStyle w:val="Hyperlink"/>
                </w:rPr>
                <w:delText xml:space="preserve"> National Telecommunications Commission Memorandum Circular 03-03-2005</w:delText>
              </w:r>
              <w:r w:rsidDel="00671D4A">
                <w:fldChar w:fldCharType="end"/>
              </w:r>
              <w:r w:rsidRPr="00C03114" w:rsidDel="00671D4A">
                <w:delText xml:space="preserve"> as amended by </w:delText>
              </w:r>
              <w:r w:rsidDel="00671D4A">
                <w:fldChar w:fldCharType="begin"/>
              </w:r>
              <w:r w:rsidDel="00671D4A">
                <w:delInstrText>HYPERLINK "https://region7.ntc.gov.ph/wp-content/uploads/2024/01/MC_03-03-2005A_Amendments_broadcast_messaging.pdf"</w:delInstrText>
              </w:r>
              <w:r w:rsidDel="00671D4A">
                <w:fldChar w:fldCharType="separate"/>
              </w:r>
              <w:r w:rsidRPr="00C03114" w:rsidDel="00671D4A">
                <w:rPr>
                  <w:rStyle w:val="Hyperlink"/>
                </w:rPr>
                <w:delText>Memorandum Circular No. 03-03-2005-A</w:delText>
              </w:r>
              <w:r w:rsidDel="00671D4A">
                <w:fldChar w:fldCharType="end"/>
              </w:r>
              <w:r w:rsidDel="00671D4A">
                <w:fldChar w:fldCharType="begin"/>
              </w:r>
              <w:r w:rsidDel="00671D4A">
                <w:delInstrText>HYPERLINK "https://region7.ntc.gov.ph/wp-content/uploads/2024/01/MC_04-07-2009.pdf"</w:delInstrText>
              </w:r>
              <w:r w:rsidDel="00671D4A">
                <w:fldChar w:fldCharType="separate"/>
              </w:r>
              <w:r w:rsidRPr="00C03114" w:rsidDel="00671D4A">
                <w:rPr>
                  <w:rStyle w:val="Hyperlink"/>
                </w:rPr>
                <w:delText>, Memorandum Circular No. 04-07-2009</w:delText>
              </w:r>
              <w:r w:rsidDel="00671D4A">
                <w:fldChar w:fldCharType="end"/>
              </w:r>
              <w:r w:rsidRPr="00C03114" w:rsidDel="00671D4A">
                <w:delText xml:space="preserve">, and </w:delText>
              </w:r>
              <w:r w:rsidDel="00671D4A">
                <w:fldChar w:fldCharType="begin"/>
              </w:r>
              <w:r w:rsidDel="00671D4A">
                <w:delInstrText>HYPERLINK "https://elibrary.judiciary.gov.ph/thebookshelf/showdocs/10/91581"</w:delInstrText>
              </w:r>
              <w:r w:rsidDel="00671D4A">
                <w:fldChar w:fldCharType="separate"/>
              </w:r>
              <w:r w:rsidRPr="00C03114" w:rsidDel="00671D4A">
                <w:rPr>
                  <w:rStyle w:val="Hyperlink"/>
                </w:rPr>
                <w:delText>Memorandum Circular No. 07-08-2018 </w:delText>
              </w:r>
              <w:r w:rsidDel="00671D4A">
                <w:fldChar w:fldCharType="end"/>
              </w:r>
            </w:del>
          </w:p>
        </w:tc>
      </w:tr>
    </w:tbl>
    <w:p w14:paraId="1FBE503C" w14:textId="77777777" w:rsidR="00692A09" w:rsidRPr="0041007A" w:rsidRDefault="00692A09" w:rsidP="00731838">
      <w:pPr>
        <w:spacing w:after="0" w:line="240" w:lineRule="auto"/>
        <w:jc w:val="both"/>
        <w:rPr>
          <w:rFonts w:asciiTheme="majorHAnsi" w:hAnsiTheme="majorHAnsi"/>
          <w:sz w:val="22"/>
          <w:szCs w:val="22"/>
          <w:lang w:val="en-US"/>
        </w:rPr>
      </w:pPr>
    </w:p>
    <w:p w14:paraId="1E3BC875" w14:textId="77777777" w:rsidR="00731838" w:rsidRPr="0041007A" w:rsidRDefault="00731838" w:rsidP="00731838">
      <w:pPr>
        <w:spacing w:after="0" w:line="240" w:lineRule="auto"/>
        <w:jc w:val="both"/>
        <w:rPr>
          <w:rFonts w:asciiTheme="majorHAnsi" w:hAnsiTheme="majorHAnsi"/>
          <w:sz w:val="22"/>
          <w:szCs w:val="22"/>
          <w:lang w:val="en-US"/>
        </w:rPr>
      </w:pPr>
    </w:p>
    <w:p w14:paraId="3B152B5A" w14:textId="0C87F660" w:rsidR="00505DC8" w:rsidRPr="0041007A" w:rsidRDefault="006E5275" w:rsidP="00731838">
      <w:pPr>
        <w:spacing w:after="0" w:line="240" w:lineRule="auto"/>
        <w:jc w:val="both"/>
        <w:rPr>
          <w:rFonts w:asciiTheme="majorHAnsi" w:hAnsiTheme="majorHAnsi"/>
          <w:b/>
          <w:bCs/>
          <w:i/>
          <w:iCs/>
          <w:sz w:val="22"/>
          <w:szCs w:val="22"/>
        </w:rPr>
      </w:pPr>
      <w:r w:rsidRPr="0041007A">
        <w:rPr>
          <w:rFonts w:asciiTheme="majorHAnsi" w:hAnsiTheme="majorHAnsi"/>
          <w:b/>
          <w:bCs/>
          <w:i/>
          <w:iCs/>
          <w:sz w:val="22"/>
          <w:szCs w:val="22"/>
        </w:rPr>
        <w:t xml:space="preserve">5.1.2. </w:t>
      </w:r>
      <w:r w:rsidR="321F39CA" w:rsidRPr="0041007A">
        <w:rPr>
          <w:rFonts w:asciiTheme="majorHAnsi" w:hAnsiTheme="majorHAnsi"/>
          <w:b/>
          <w:bCs/>
          <w:i/>
          <w:iCs/>
          <w:sz w:val="22"/>
          <w:szCs w:val="22"/>
        </w:rPr>
        <w:t xml:space="preserve">What </w:t>
      </w:r>
      <w:proofErr w:type="gramStart"/>
      <w:r w:rsidR="321F39CA" w:rsidRPr="0041007A">
        <w:rPr>
          <w:rFonts w:asciiTheme="majorHAnsi" w:hAnsiTheme="majorHAnsi"/>
          <w:b/>
          <w:bCs/>
          <w:i/>
          <w:iCs/>
          <w:sz w:val="22"/>
          <w:szCs w:val="22"/>
        </w:rPr>
        <w:t>are</w:t>
      </w:r>
      <w:proofErr w:type="gramEnd"/>
      <w:r w:rsidR="321F39CA" w:rsidRPr="0041007A">
        <w:rPr>
          <w:rFonts w:asciiTheme="majorHAnsi" w:hAnsiTheme="majorHAnsi"/>
          <w:b/>
          <w:bCs/>
          <w:i/>
          <w:iCs/>
          <w:sz w:val="22"/>
          <w:szCs w:val="22"/>
        </w:rPr>
        <w:t xml:space="preserve"> the available legal basis</w:t>
      </w:r>
      <w:r w:rsidR="00E91145" w:rsidRPr="0041007A">
        <w:rPr>
          <w:rFonts w:asciiTheme="majorHAnsi" w:hAnsiTheme="majorHAnsi"/>
          <w:b/>
          <w:bCs/>
          <w:i/>
          <w:iCs/>
          <w:sz w:val="22"/>
          <w:szCs w:val="22"/>
        </w:rPr>
        <w:t xml:space="preserve"> for B2B </w:t>
      </w:r>
      <w:proofErr w:type="spellStart"/>
      <w:r w:rsidR="00505DC8" w:rsidRPr="0041007A">
        <w:rPr>
          <w:rFonts w:asciiTheme="majorHAnsi" w:hAnsiTheme="majorHAnsi"/>
          <w:b/>
          <w:bCs/>
          <w:i/>
          <w:iCs/>
          <w:sz w:val="22"/>
          <w:szCs w:val="22"/>
        </w:rPr>
        <w:t>e</w:t>
      </w:r>
      <w:r w:rsidR="00E91145" w:rsidRPr="0041007A">
        <w:rPr>
          <w:rFonts w:asciiTheme="majorHAnsi" w:hAnsiTheme="majorHAnsi"/>
          <w:b/>
          <w:bCs/>
          <w:i/>
          <w:iCs/>
          <w:sz w:val="22"/>
          <w:szCs w:val="22"/>
        </w:rPr>
        <w:t>marketing</w:t>
      </w:r>
      <w:proofErr w:type="spellEnd"/>
      <w:r w:rsidR="00E91145" w:rsidRPr="0041007A">
        <w:rPr>
          <w:rFonts w:asciiTheme="majorHAnsi" w:hAnsiTheme="majorHAnsi"/>
          <w:b/>
          <w:bCs/>
          <w:i/>
          <w:iCs/>
          <w:sz w:val="22"/>
          <w:szCs w:val="22"/>
        </w:rPr>
        <w:t>?</w:t>
      </w:r>
    </w:p>
    <w:p w14:paraId="09E6C197" w14:textId="77777777" w:rsidR="00731838" w:rsidRPr="0041007A" w:rsidRDefault="00731838" w:rsidP="00731838">
      <w:pPr>
        <w:spacing w:after="0" w:line="240" w:lineRule="auto"/>
        <w:jc w:val="both"/>
        <w:rPr>
          <w:rFonts w:asciiTheme="majorHAnsi" w:hAnsiTheme="majorHAnsi"/>
          <w:b/>
          <w:bCs/>
          <w:i/>
          <w:iCs/>
          <w:sz w:val="22"/>
          <w:szCs w:val="22"/>
        </w:rPr>
      </w:pPr>
    </w:p>
    <w:p w14:paraId="63DC7A5A" w14:textId="43B6C9D3" w:rsidR="0067325E" w:rsidRDefault="00207B1F" w:rsidP="00731838">
      <w:pPr>
        <w:spacing w:after="0" w:line="240" w:lineRule="auto"/>
        <w:jc w:val="both"/>
        <w:rPr>
          <w:rFonts w:asciiTheme="majorHAnsi" w:hAnsiTheme="majorHAnsi"/>
          <w:sz w:val="22"/>
          <w:szCs w:val="22"/>
        </w:rPr>
      </w:pPr>
      <w:r w:rsidRPr="0041007A">
        <w:rPr>
          <w:rFonts w:asciiTheme="majorHAnsi" w:hAnsiTheme="majorHAnsi"/>
          <w:sz w:val="22"/>
          <w:szCs w:val="22"/>
        </w:rPr>
        <w:t>To the extent that B2B e-marketing involves the processing of</w:t>
      </w:r>
      <w:r w:rsidR="00666C84" w:rsidRPr="0041007A">
        <w:rPr>
          <w:rFonts w:asciiTheme="majorHAnsi" w:hAnsiTheme="majorHAnsi"/>
          <w:sz w:val="22"/>
          <w:szCs w:val="22"/>
        </w:rPr>
        <w:t xml:space="preserve"> personal information, the same</w:t>
      </w:r>
      <w:r w:rsidRPr="0041007A">
        <w:rPr>
          <w:rFonts w:asciiTheme="majorHAnsi" w:hAnsiTheme="majorHAnsi"/>
          <w:sz w:val="22"/>
          <w:szCs w:val="22"/>
        </w:rPr>
        <w:t xml:space="preserve"> legal basis considerations discussed above likewise apply here.</w:t>
      </w:r>
    </w:p>
    <w:tbl>
      <w:tblPr>
        <w:tblStyle w:val="TableGrid"/>
        <w:tblW w:w="0" w:type="auto"/>
        <w:tblLook w:val="04A0" w:firstRow="1" w:lastRow="0" w:firstColumn="1" w:lastColumn="0" w:noHBand="0" w:noVBand="1"/>
      </w:tblPr>
      <w:tblGrid>
        <w:gridCol w:w="4508"/>
        <w:gridCol w:w="4508"/>
      </w:tblGrid>
      <w:tr w:rsidR="00692A09" w:rsidRPr="005642C1" w14:paraId="37BDC4B1" w14:textId="77777777" w:rsidTr="00050BF6">
        <w:tc>
          <w:tcPr>
            <w:tcW w:w="4508" w:type="dxa"/>
          </w:tcPr>
          <w:p w14:paraId="4C224E9F" w14:textId="77777777" w:rsidR="00692A09" w:rsidRPr="005642C1" w:rsidRDefault="00692A09" w:rsidP="00050BF6">
            <w:r w:rsidRPr="005642C1">
              <w:t>Citation</w:t>
            </w:r>
            <w:r>
              <w:t>s</w:t>
            </w:r>
          </w:p>
        </w:tc>
        <w:tc>
          <w:tcPr>
            <w:tcW w:w="4508" w:type="dxa"/>
          </w:tcPr>
          <w:p w14:paraId="5B2F1176" w14:textId="0C3AEF10" w:rsidR="00692A09" w:rsidRPr="005642C1" w:rsidRDefault="00F065E6" w:rsidP="00050BF6">
            <w:ins w:id="1401" w:author="Bahar Toto" w:date="2026-06-15T14:57:00Z" w16du:dateUtc="2026-06-15T13:57:00Z">
              <w:r>
                <w:fldChar w:fldCharType="begin"/>
              </w:r>
              <w:r>
                <w:instrText>HYPERLINK "https://privacy.gov.ph/data-privacy-act/"</w:instrText>
              </w:r>
              <w:r>
                <w:fldChar w:fldCharType="separate"/>
              </w:r>
              <w:r w:rsidRPr="005642C1">
                <w:rPr>
                  <w:rStyle w:val="Hyperlink"/>
                </w:rPr>
                <w:t>Sections 12 and 13 of the Data Privacy Act</w:t>
              </w:r>
              <w:r>
                <w:fldChar w:fldCharType="end"/>
              </w:r>
              <w:r w:rsidRPr="005642C1">
                <w:t xml:space="preserve"> </w:t>
              </w:r>
            </w:ins>
          </w:p>
        </w:tc>
      </w:tr>
      <w:tr w:rsidR="00692A09" w:rsidRPr="005642C1" w:rsidDel="00F065E6" w14:paraId="76A4D8B0" w14:textId="52E95E3F" w:rsidTr="00050BF6">
        <w:trPr>
          <w:del w:id="1402" w:author="Bahar Toto" w:date="2026-06-15T14:57:00Z"/>
        </w:trPr>
        <w:tc>
          <w:tcPr>
            <w:tcW w:w="4508" w:type="dxa"/>
          </w:tcPr>
          <w:p w14:paraId="062F9890" w14:textId="1118475F" w:rsidR="00692A09" w:rsidRPr="005642C1" w:rsidDel="00F065E6" w:rsidRDefault="00692A09" w:rsidP="00050BF6">
            <w:pPr>
              <w:rPr>
                <w:del w:id="1403" w:author="Bahar Toto" w:date="2026-06-15T14:57:00Z" w16du:dateUtc="2026-06-15T13:57:00Z"/>
              </w:rPr>
            </w:pPr>
            <w:del w:id="1404" w:author="Bahar Toto" w:date="2026-06-15T14:57:00Z" w16du:dateUtc="2026-06-15T13:57:00Z">
              <w:r w:rsidRPr="005642C1" w:rsidDel="00F065E6">
                <w:delText xml:space="preserve">Data Privacy Act </w:delText>
              </w:r>
            </w:del>
          </w:p>
        </w:tc>
        <w:tc>
          <w:tcPr>
            <w:tcW w:w="4508" w:type="dxa"/>
          </w:tcPr>
          <w:p w14:paraId="6AFC931E" w14:textId="2F2FAC15" w:rsidR="00692A09" w:rsidRPr="005642C1" w:rsidDel="00F065E6" w:rsidRDefault="00692A09" w:rsidP="00050BF6">
            <w:pPr>
              <w:rPr>
                <w:del w:id="1405" w:author="Bahar Toto" w:date="2026-06-15T14:57:00Z" w16du:dateUtc="2026-06-15T13:57:00Z"/>
              </w:rPr>
            </w:pPr>
            <w:del w:id="1406" w:author="Bahar Toto" w:date="2026-06-15T14:57:00Z" w16du:dateUtc="2026-06-15T13:57:00Z">
              <w:r w:rsidDel="00F065E6">
                <w:fldChar w:fldCharType="begin"/>
              </w:r>
              <w:r w:rsidDel="00F065E6">
                <w:delInstrText>HYPERLINK "https://privacy.gov.ph/data-privacy-act/"</w:delInstrText>
              </w:r>
              <w:r w:rsidDel="00F065E6">
                <w:fldChar w:fldCharType="separate"/>
              </w:r>
              <w:r w:rsidRPr="005642C1" w:rsidDel="00F065E6">
                <w:rPr>
                  <w:rStyle w:val="Hyperlink"/>
                </w:rPr>
                <w:delText>Sections 12 and 13 of the Data Privacy Act</w:delText>
              </w:r>
              <w:r w:rsidDel="00F065E6">
                <w:fldChar w:fldCharType="end"/>
              </w:r>
              <w:r w:rsidRPr="005642C1" w:rsidDel="00F065E6">
                <w:delText xml:space="preserve"> </w:delText>
              </w:r>
            </w:del>
          </w:p>
        </w:tc>
      </w:tr>
    </w:tbl>
    <w:p w14:paraId="5D4C1DDB" w14:textId="77777777" w:rsidR="00692A09" w:rsidRPr="0041007A" w:rsidRDefault="00692A09" w:rsidP="00731838">
      <w:pPr>
        <w:spacing w:after="0" w:line="240" w:lineRule="auto"/>
        <w:jc w:val="both"/>
        <w:rPr>
          <w:rFonts w:asciiTheme="majorHAnsi" w:hAnsiTheme="majorHAnsi"/>
          <w:sz w:val="22"/>
          <w:szCs w:val="22"/>
        </w:rPr>
      </w:pPr>
    </w:p>
    <w:p w14:paraId="0DB61B25" w14:textId="77777777" w:rsidR="0013497B" w:rsidRPr="0041007A" w:rsidRDefault="0013497B" w:rsidP="00731838">
      <w:pPr>
        <w:spacing w:after="0" w:line="240" w:lineRule="auto"/>
        <w:jc w:val="both"/>
        <w:rPr>
          <w:rFonts w:asciiTheme="majorHAnsi" w:hAnsiTheme="majorHAnsi"/>
          <w:b/>
          <w:bCs/>
          <w:sz w:val="22"/>
          <w:szCs w:val="22"/>
        </w:rPr>
      </w:pPr>
    </w:p>
    <w:p w14:paraId="5AE87CD9" w14:textId="13F793A4" w:rsidR="0094221A" w:rsidRPr="0041007A" w:rsidRDefault="00295FE0" w:rsidP="00731838">
      <w:pPr>
        <w:spacing w:after="0" w:line="240" w:lineRule="auto"/>
        <w:jc w:val="both"/>
        <w:rPr>
          <w:rFonts w:asciiTheme="majorHAnsi" w:hAnsiTheme="majorHAnsi"/>
          <w:b/>
          <w:bCs/>
          <w:i/>
          <w:iCs/>
          <w:sz w:val="22"/>
          <w:szCs w:val="22"/>
        </w:rPr>
      </w:pPr>
      <w:r w:rsidRPr="0041007A">
        <w:rPr>
          <w:rFonts w:asciiTheme="majorHAnsi" w:hAnsiTheme="majorHAnsi"/>
          <w:b/>
          <w:bCs/>
          <w:i/>
          <w:iCs/>
          <w:sz w:val="22"/>
          <w:szCs w:val="22"/>
        </w:rPr>
        <w:t xml:space="preserve">5.1.3. </w:t>
      </w:r>
      <w:r w:rsidR="5DEF1D64" w:rsidRPr="0041007A">
        <w:rPr>
          <w:rFonts w:asciiTheme="majorHAnsi" w:hAnsiTheme="majorHAnsi"/>
          <w:b/>
          <w:bCs/>
          <w:i/>
          <w:iCs/>
          <w:sz w:val="22"/>
          <w:szCs w:val="22"/>
        </w:rPr>
        <w:t xml:space="preserve"> </w:t>
      </w:r>
      <w:r w:rsidR="00C572DA" w:rsidRPr="0041007A">
        <w:rPr>
          <w:rFonts w:asciiTheme="majorHAnsi" w:hAnsiTheme="majorHAnsi"/>
          <w:b/>
          <w:bCs/>
          <w:i/>
          <w:iCs/>
          <w:sz w:val="22"/>
          <w:szCs w:val="22"/>
        </w:rPr>
        <w:t>W</w:t>
      </w:r>
      <w:r w:rsidR="5DEF1D64" w:rsidRPr="0041007A">
        <w:rPr>
          <w:rFonts w:asciiTheme="majorHAnsi" w:hAnsiTheme="majorHAnsi"/>
          <w:b/>
          <w:bCs/>
          <w:i/>
          <w:iCs/>
          <w:sz w:val="22"/>
          <w:szCs w:val="22"/>
        </w:rPr>
        <w:t xml:space="preserve">hat </w:t>
      </w:r>
      <w:proofErr w:type="gramStart"/>
      <w:r w:rsidR="5DEF1D64" w:rsidRPr="0041007A">
        <w:rPr>
          <w:rFonts w:asciiTheme="majorHAnsi" w:hAnsiTheme="majorHAnsi"/>
          <w:b/>
          <w:bCs/>
          <w:i/>
          <w:iCs/>
          <w:sz w:val="22"/>
          <w:szCs w:val="22"/>
        </w:rPr>
        <w:t>are</w:t>
      </w:r>
      <w:proofErr w:type="gramEnd"/>
      <w:r w:rsidR="5DEF1D64" w:rsidRPr="0041007A">
        <w:rPr>
          <w:rFonts w:asciiTheme="majorHAnsi" w:hAnsiTheme="majorHAnsi"/>
          <w:b/>
          <w:bCs/>
          <w:i/>
          <w:iCs/>
          <w:sz w:val="22"/>
          <w:szCs w:val="22"/>
        </w:rPr>
        <w:t xml:space="preserve"> the available legal basis</w:t>
      </w:r>
      <w:r w:rsidRPr="0041007A">
        <w:rPr>
          <w:rFonts w:asciiTheme="majorHAnsi" w:hAnsiTheme="majorHAnsi"/>
          <w:b/>
          <w:bCs/>
          <w:i/>
          <w:iCs/>
          <w:sz w:val="22"/>
          <w:szCs w:val="22"/>
        </w:rPr>
        <w:t xml:space="preserve"> for B2B telemarketing? </w:t>
      </w:r>
    </w:p>
    <w:p w14:paraId="59A0FE10" w14:textId="77777777" w:rsidR="00731838" w:rsidRPr="0041007A" w:rsidRDefault="00731838" w:rsidP="00731838">
      <w:pPr>
        <w:spacing w:after="0" w:line="240" w:lineRule="auto"/>
        <w:jc w:val="both"/>
        <w:rPr>
          <w:rFonts w:asciiTheme="majorHAnsi" w:hAnsiTheme="majorHAnsi"/>
          <w:b/>
          <w:bCs/>
          <w:i/>
          <w:iCs/>
          <w:sz w:val="22"/>
          <w:szCs w:val="22"/>
        </w:rPr>
      </w:pPr>
    </w:p>
    <w:p w14:paraId="1E3F421C" w14:textId="6C6D620C" w:rsidR="00521EFF" w:rsidRDefault="00207B1F" w:rsidP="00731838">
      <w:pPr>
        <w:spacing w:after="0" w:line="240" w:lineRule="auto"/>
        <w:jc w:val="both"/>
        <w:rPr>
          <w:rFonts w:asciiTheme="majorHAnsi" w:hAnsiTheme="majorHAnsi"/>
          <w:sz w:val="22"/>
          <w:szCs w:val="22"/>
        </w:rPr>
      </w:pPr>
      <w:r w:rsidRPr="0041007A">
        <w:rPr>
          <w:rFonts w:asciiTheme="majorHAnsi" w:hAnsiTheme="majorHAnsi"/>
          <w:sz w:val="22"/>
          <w:szCs w:val="22"/>
        </w:rPr>
        <w:t>To the extent that B2B telemarketing involves the processing of personal information, the same legal basis considerations discussed above likewise apply here.</w:t>
      </w:r>
    </w:p>
    <w:p w14:paraId="4F585EEF" w14:textId="77777777" w:rsidR="00692A09" w:rsidRDefault="00692A09" w:rsidP="00731838">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692A09" w:rsidRPr="005642C1" w14:paraId="7BE96D35" w14:textId="77777777" w:rsidTr="00050BF6">
        <w:tc>
          <w:tcPr>
            <w:tcW w:w="4508" w:type="dxa"/>
          </w:tcPr>
          <w:p w14:paraId="30779B07" w14:textId="77777777" w:rsidR="00692A09" w:rsidRPr="005642C1" w:rsidRDefault="00692A09" w:rsidP="00050BF6">
            <w:r w:rsidRPr="005642C1">
              <w:t>Citation</w:t>
            </w:r>
            <w:r>
              <w:t>s</w:t>
            </w:r>
          </w:p>
        </w:tc>
        <w:tc>
          <w:tcPr>
            <w:tcW w:w="4508" w:type="dxa"/>
          </w:tcPr>
          <w:p w14:paraId="77831C81" w14:textId="764100D3" w:rsidR="00692A09" w:rsidRPr="005642C1" w:rsidRDefault="00F065E6" w:rsidP="00050BF6">
            <w:ins w:id="1407" w:author="Bahar Toto" w:date="2026-06-15T14:57:00Z" w16du:dateUtc="2026-06-15T13:57:00Z">
              <w:r>
                <w:fldChar w:fldCharType="begin"/>
              </w:r>
              <w:r>
                <w:instrText>HYPERLINK "https://privacy.gov.ph/data-privacy-act/"</w:instrText>
              </w:r>
              <w:r>
                <w:fldChar w:fldCharType="separate"/>
              </w:r>
              <w:r w:rsidRPr="005642C1">
                <w:rPr>
                  <w:rStyle w:val="Hyperlink"/>
                </w:rPr>
                <w:t>Sections 12 and 13 of the Data Privacy Act</w:t>
              </w:r>
              <w:r>
                <w:fldChar w:fldCharType="end"/>
              </w:r>
              <w:r w:rsidRPr="005642C1">
                <w:t xml:space="preserve"> </w:t>
              </w:r>
            </w:ins>
          </w:p>
        </w:tc>
      </w:tr>
      <w:tr w:rsidR="00692A09" w:rsidRPr="005642C1" w:rsidDel="00F065E6" w14:paraId="4E25B6DA" w14:textId="39917182" w:rsidTr="00050BF6">
        <w:trPr>
          <w:del w:id="1408" w:author="Bahar Toto" w:date="2026-06-15T14:57:00Z"/>
        </w:trPr>
        <w:tc>
          <w:tcPr>
            <w:tcW w:w="4508" w:type="dxa"/>
          </w:tcPr>
          <w:p w14:paraId="450F7D45" w14:textId="6D964665" w:rsidR="00692A09" w:rsidRPr="005642C1" w:rsidDel="00F065E6" w:rsidRDefault="00692A09" w:rsidP="00050BF6">
            <w:pPr>
              <w:rPr>
                <w:del w:id="1409" w:author="Bahar Toto" w:date="2026-06-15T14:57:00Z" w16du:dateUtc="2026-06-15T13:57:00Z"/>
              </w:rPr>
            </w:pPr>
            <w:del w:id="1410" w:author="Bahar Toto" w:date="2026-06-15T14:57:00Z" w16du:dateUtc="2026-06-15T13:57:00Z">
              <w:r w:rsidRPr="005642C1" w:rsidDel="00F065E6">
                <w:delText xml:space="preserve">Data Privacy Act </w:delText>
              </w:r>
            </w:del>
          </w:p>
        </w:tc>
        <w:tc>
          <w:tcPr>
            <w:tcW w:w="4508" w:type="dxa"/>
          </w:tcPr>
          <w:p w14:paraId="7E459302" w14:textId="50FDF449" w:rsidR="00692A09" w:rsidRPr="005642C1" w:rsidDel="00F065E6" w:rsidRDefault="00692A09" w:rsidP="00050BF6">
            <w:pPr>
              <w:rPr>
                <w:del w:id="1411" w:author="Bahar Toto" w:date="2026-06-15T14:57:00Z" w16du:dateUtc="2026-06-15T13:57:00Z"/>
              </w:rPr>
            </w:pPr>
            <w:del w:id="1412" w:author="Bahar Toto" w:date="2026-06-15T14:57:00Z" w16du:dateUtc="2026-06-15T13:57:00Z">
              <w:r w:rsidDel="00F065E6">
                <w:fldChar w:fldCharType="begin"/>
              </w:r>
              <w:r w:rsidDel="00F065E6">
                <w:delInstrText>HYPERLINK "https://privacy.gov.ph/data-privacy-act/"</w:delInstrText>
              </w:r>
              <w:r w:rsidDel="00F065E6">
                <w:fldChar w:fldCharType="separate"/>
              </w:r>
              <w:r w:rsidRPr="005642C1" w:rsidDel="00F065E6">
                <w:rPr>
                  <w:rStyle w:val="Hyperlink"/>
                </w:rPr>
                <w:delText>Sections 12 and 13 of the Data Privacy Act</w:delText>
              </w:r>
              <w:r w:rsidDel="00F065E6">
                <w:fldChar w:fldCharType="end"/>
              </w:r>
              <w:r w:rsidRPr="005642C1" w:rsidDel="00F065E6">
                <w:delText xml:space="preserve"> </w:delText>
              </w:r>
            </w:del>
          </w:p>
        </w:tc>
      </w:tr>
    </w:tbl>
    <w:p w14:paraId="619872C3" w14:textId="77777777" w:rsidR="00692A09" w:rsidRPr="0041007A" w:rsidRDefault="00692A09" w:rsidP="00731838">
      <w:pPr>
        <w:spacing w:after="0" w:line="240" w:lineRule="auto"/>
        <w:jc w:val="both"/>
        <w:rPr>
          <w:rFonts w:asciiTheme="majorHAnsi" w:hAnsiTheme="majorHAnsi"/>
          <w:sz w:val="22"/>
          <w:szCs w:val="22"/>
        </w:rPr>
      </w:pPr>
    </w:p>
    <w:p w14:paraId="53C70D6C" w14:textId="22D7879D" w:rsidR="00295FE0" w:rsidRPr="0041007A" w:rsidRDefault="00295FE0" w:rsidP="00731838">
      <w:pPr>
        <w:spacing w:after="0" w:line="240" w:lineRule="auto"/>
        <w:jc w:val="both"/>
        <w:rPr>
          <w:rFonts w:asciiTheme="majorHAnsi" w:hAnsiTheme="majorHAnsi"/>
          <w:sz w:val="22"/>
          <w:szCs w:val="22"/>
        </w:rPr>
      </w:pPr>
    </w:p>
    <w:p w14:paraId="63BD122E" w14:textId="3E63AC01" w:rsidR="00E91145" w:rsidRPr="0041007A" w:rsidRDefault="00E91145" w:rsidP="00731838">
      <w:pPr>
        <w:pStyle w:val="ListParagraph"/>
        <w:numPr>
          <w:ilvl w:val="1"/>
          <w:numId w:val="17"/>
        </w:numPr>
        <w:spacing w:after="0" w:line="240" w:lineRule="auto"/>
        <w:jc w:val="both"/>
        <w:rPr>
          <w:rFonts w:asciiTheme="majorHAnsi" w:hAnsiTheme="majorHAnsi"/>
          <w:b/>
          <w:bCs/>
        </w:rPr>
      </w:pPr>
      <w:r w:rsidRPr="0041007A">
        <w:rPr>
          <w:rFonts w:asciiTheme="majorHAnsi" w:hAnsiTheme="majorHAnsi"/>
          <w:b/>
          <w:bCs/>
        </w:rPr>
        <w:t>Consent</w:t>
      </w:r>
    </w:p>
    <w:p w14:paraId="72D7083B" w14:textId="77777777" w:rsidR="00731838" w:rsidRPr="0041007A" w:rsidRDefault="00731838" w:rsidP="00731838">
      <w:pPr>
        <w:pStyle w:val="ListParagraph"/>
        <w:spacing w:after="0" w:line="240" w:lineRule="auto"/>
        <w:jc w:val="both"/>
        <w:rPr>
          <w:rFonts w:asciiTheme="majorHAnsi" w:hAnsiTheme="majorHAnsi"/>
          <w:b/>
          <w:bCs/>
        </w:rPr>
      </w:pPr>
    </w:p>
    <w:p w14:paraId="676F5942" w14:textId="03D33D1A" w:rsidR="00E91145" w:rsidRPr="0041007A" w:rsidRDefault="005E1172" w:rsidP="00731838">
      <w:pPr>
        <w:pStyle w:val="ListParagraph"/>
        <w:numPr>
          <w:ilvl w:val="2"/>
          <w:numId w:val="17"/>
        </w:numPr>
        <w:spacing w:after="0" w:line="240" w:lineRule="auto"/>
        <w:jc w:val="both"/>
        <w:rPr>
          <w:rFonts w:asciiTheme="majorHAnsi" w:hAnsiTheme="majorHAnsi"/>
          <w:b/>
          <w:bCs/>
          <w:i/>
          <w:iCs/>
        </w:rPr>
      </w:pPr>
      <w:r w:rsidRPr="0041007A">
        <w:rPr>
          <w:rFonts w:asciiTheme="majorHAnsi" w:hAnsiTheme="majorHAnsi"/>
          <w:b/>
          <w:bCs/>
          <w:i/>
          <w:iCs/>
        </w:rPr>
        <w:t>Are the</w:t>
      </w:r>
      <w:r w:rsidR="003F5CDA" w:rsidRPr="0041007A">
        <w:rPr>
          <w:rFonts w:asciiTheme="majorHAnsi" w:hAnsiTheme="majorHAnsi"/>
          <w:b/>
          <w:bCs/>
          <w:i/>
          <w:iCs/>
        </w:rPr>
        <w:t xml:space="preserve"> consent</w:t>
      </w:r>
      <w:r w:rsidRPr="0041007A">
        <w:rPr>
          <w:rFonts w:asciiTheme="majorHAnsi" w:hAnsiTheme="majorHAnsi"/>
          <w:b/>
          <w:bCs/>
          <w:i/>
          <w:iCs/>
        </w:rPr>
        <w:t xml:space="preserve"> requirements for</w:t>
      </w:r>
      <w:r w:rsidR="003F5CDA" w:rsidRPr="0041007A">
        <w:rPr>
          <w:rFonts w:asciiTheme="majorHAnsi" w:hAnsiTheme="majorHAnsi"/>
          <w:b/>
          <w:bCs/>
          <w:i/>
          <w:iCs/>
        </w:rPr>
        <w:t xml:space="preserve"> </w:t>
      </w:r>
      <w:r w:rsidRPr="0041007A">
        <w:rPr>
          <w:rFonts w:asciiTheme="majorHAnsi" w:hAnsiTheme="majorHAnsi"/>
          <w:b/>
          <w:bCs/>
          <w:i/>
          <w:iCs/>
        </w:rPr>
        <w:t xml:space="preserve">B2B marketing </w:t>
      </w:r>
      <w:r w:rsidR="00B81B22" w:rsidRPr="0041007A">
        <w:rPr>
          <w:rFonts w:asciiTheme="majorHAnsi" w:hAnsiTheme="majorHAnsi"/>
          <w:b/>
          <w:bCs/>
          <w:i/>
          <w:iCs/>
        </w:rPr>
        <w:t>the same</w:t>
      </w:r>
      <w:r w:rsidRPr="0041007A">
        <w:rPr>
          <w:rFonts w:asciiTheme="majorHAnsi" w:hAnsiTheme="majorHAnsi"/>
          <w:b/>
          <w:bCs/>
          <w:i/>
          <w:iCs/>
        </w:rPr>
        <w:t xml:space="preserve"> as </w:t>
      </w:r>
      <w:r w:rsidR="0023666A" w:rsidRPr="0041007A">
        <w:rPr>
          <w:rFonts w:asciiTheme="majorHAnsi" w:hAnsiTheme="majorHAnsi"/>
          <w:b/>
          <w:bCs/>
          <w:i/>
          <w:iCs/>
        </w:rPr>
        <w:t xml:space="preserve">for </w:t>
      </w:r>
      <w:r w:rsidRPr="0041007A">
        <w:rPr>
          <w:rFonts w:asciiTheme="majorHAnsi" w:hAnsiTheme="majorHAnsi"/>
          <w:b/>
          <w:bCs/>
          <w:i/>
          <w:iCs/>
        </w:rPr>
        <w:t>B2</w:t>
      </w:r>
      <w:r w:rsidR="003F5CDA" w:rsidRPr="0041007A">
        <w:rPr>
          <w:rFonts w:asciiTheme="majorHAnsi" w:hAnsiTheme="majorHAnsi"/>
          <w:b/>
          <w:bCs/>
          <w:i/>
          <w:iCs/>
        </w:rPr>
        <w:t>C</w:t>
      </w:r>
      <w:r w:rsidRPr="0041007A">
        <w:rPr>
          <w:rFonts w:asciiTheme="majorHAnsi" w:hAnsiTheme="majorHAnsi"/>
          <w:b/>
          <w:bCs/>
          <w:i/>
          <w:iCs/>
        </w:rPr>
        <w:t xml:space="preserve"> marketing</w:t>
      </w:r>
      <w:r w:rsidR="00E91145" w:rsidRPr="0041007A">
        <w:rPr>
          <w:rFonts w:asciiTheme="majorHAnsi" w:hAnsiTheme="majorHAnsi"/>
          <w:b/>
          <w:bCs/>
          <w:i/>
          <w:iCs/>
        </w:rPr>
        <w:t>?</w:t>
      </w:r>
      <w:r w:rsidR="0093517F" w:rsidRPr="0041007A">
        <w:rPr>
          <w:rFonts w:asciiTheme="majorHAnsi" w:hAnsiTheme="majorHAnsi"/>
          <w:b/>
          <w:bCs/>
          <w:i/>
          <w:iCs/>
        </w:rPr>
        <w:t xml:space="preserve"> (Please include requirements from </w:t>
      </w:r>
      <w:proofErr w:type="spellStart"/>
      <w:r w:rsidR="0093517F" w:rsidRPr="0041007A">
        <w:rPr>
          <w:rFonts w:asciiTheme="majorHAnsi" w:hAnsiTheme="majorHAnsi"/>
          <w:b/>
          <w:bCs/>
          <w:i/>
          <w:iCs/>
        </w:rPr>
        <w:t>emarketing</w:t>
      </w:r>
      <w:proofErr w:type="spellEnd"/>
      <w:r w:rsidR="0093517F" w:rsidRPr="0041007A">
        <w:rPr>
          <w:rFonts w:asciiTheme="majorHAnsi" w:hAnsiTheme="majorHAnsi"/>
          <w:b/>
          <w:bCs/>
          <w:i/>
          <w:iCs/>
        </w:rPr>
        <w:t xml:space="preserve">, telemarketing, and </w:t>
      </w:r>
      <w:proofErr w:type="spellStart"/>
      <w:r w:rsidR="0093517F" w:rsidRPr="0041007A">
        <w:rPr>
          <w:rFonts w:asciiTheme="majorHAnsi" w:hAnsiTheme="majorHAnsi"/>
          <w:b/>
          <w:bCs/>
          <w:i/>
          <w:iCs/>
        </w:rPr>
        <w:t>sms</w:t>
      </w:r>
      <w:proofErr w:type="spellEnd"/>
      <w:r w:rsidR="0093517F" w:rsidRPr="0041007A">
        <w:rPr>
          <w:rFonts w:asciiTheme="majorHAnsi" w:hAnsiTheme="majorHAnsi"/>
          <w:b/>
          <w:bCs/>
          <w:i/>
          <w:iCs/>
        </w:rPr>
        <w:t>/mms marketing laws</w:t>
      </w:r>
      <w:r w:rsidR="0023666A" w:rsidRPr="0041007A">
        <w:rPr>
          <w:rFonts w:asciiTheme="majorHAnsi" w:hAnsiTheme="majorHAnsi"/>
          <w:b/>
          <w:bCs/>
          <w:i/>
          <w:iCs/>
        </w:rPr>
        <w:t>, as applicable</w:t>
      </w:r>
      <w:r w:rsidR="0093517F" w:rsidRPr="0041007A">
        <w:rPr>
          <w:rFonts w:asciiTheme="majorHAnsi" w:hAnsiTheme="majorHAnsi"/>
          <w:b/>
          <w:bCs/>
          <w:i/>
          <w:iCs/>
        </w:rPr>
        <w:t>)</w:t>
      </w:r>
    </w:p>
    <w:p w14:paraId="608A4C40" w14:textId="77777777" w:rsidR="00731838" w:rsidRPr="0041007A" w:rsidRDefault="00731838" w:rsidP="00731838">
      <w:pPr>
        <w:pStyle w:val="ListParagraph"/>
        <w:spacing w:after="0" w:line="240" w:lineRule="auto"/>
        <w:jc w:val="both"/>
        <w:rPr>
          <w:rFonts w:asciiTheme="majorHAnsi" w:hAnsiTheme="majorHAnsi"/>
          <w:b/>
          <w:bCs/>
          <w:i/>
          <w:iCs/>
        </w:rPr>
      </w:pPr>
    </w:p>
    <w:p w14:paraId="6B9C45D2" w14:textId="475F1D2A" w:rsidR="00E91145" w:rsidRDefault="00731838" w:rsidP="00731838">
      <w:pPr>
        <w:spacing w:after="0" w:line="240" w:lineRule="auto"/>
        <w:jc w:val="both"/>
        <w:rPr>
          <w:rFonts w:asciiTheme="majorHAnsi" w:hAnsiTheme="majorHAnsi"/>
          <w:sz w:val="22"/>
          <w:szCs w:val="22"/>
        </w:rPr>
      </w:pPr>
      <w:r w:rsidRPr="0041007A">
        <w:rPr>
          <w:rFonts w:asciiTheme="majorHAnsi" w:hAnsiTheme="majorHAnsi"/>
          <w:sz w:val="22"/>
          <w:szCs w:val="22"/>
        </w:rPr>
        <w:lastRenderedPageBreak/>
        <w:t>Yes.</w:t>
      </w:r>
    </w:p>
    <w:p w14:paraId="0F961912" w14:textId="77777777" w:rsidR="00692A09" w:rsidRDefault="00692A09" w:rsidP="00731838">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692A09" w:rsidRPr="00042FE1" w14:paraId="1761448F" w14:textId="77777777" w:rsidTr="00050BF6">
        <w:tc>
          <w:tcPr>
            <w:tcW w:w="4508" w:type="dxa"/>
          </w:tcPr>
          <w:p w14:paraId="1FAD7423" w14:textId="77777777" w:rsidR="00692A09" w:rsidRPr="00042FE1" w:rsidRDefault="00692A09" w:rsidP="00050BF6">
            <w:r w:rsidRPr="00042FE1">
              <w:t xml:space="preserve">Citation </w:t>
            </w:r>
          </w:p>
        </w:tc>
        <w:tc>
          <w:tcPr>
            <w:tcW w:w="4508" w:type="dxa"/>
          </w:tcPr>
          <w:p w14:paraId="5C4D2A6B" w14:textId="00420278" w:rsidR="00692A09" w:rsidRPr="00042FE1" w:rsidRDefault="00F065E6" w:rsidP="00050BF6">
            <w:ins w:id="1413" w:author="Bahar Toto" w:date="2026-06-15T14:57:00Z" w16du:dateUtc="2026-06-15T13:57:00Z">
              <w:r>
                <w:fldChar w:fldCharType="begin"/>
              </w:r>
              <w:r>
                <w:instrText>HYPERLINK "https://privacy.gov.ph/data-privacy-act/"</w:instrText>
              </w:r>
              <w:r>
                <w:fldChar w:fldCharType="separate"/>
              </w:r>
              <w:r w:rsidRPr="00042FE1">
                <w:rPr>
                  <w:rStyle w:val="Hyperlink"/>
                </w:rPr>
                <w:t>Chapter 1, Section 3(b) of the Data Privacy Act</w:t>
              </w:r>
              <w:r>
                <w:fldChar w:fldCharType="end"/>
              </w:r>
            </w:ins>
          </w:p>
        </w:tc>
      </w:tr>
      <w:tr w:rsidR="00692A09" w:rsidRPr="00042FE1" w:rsidDel="00F065E6" w14:paraId="73744954" w14:textId="30004D9F" w:rsidTr="00050BF6">
        <w:trPr>
          <w:del w:id="1414" w:author="Bahar Toto" w:date="2026-06-15T14:57:00Z"/>
        </w:trPr>
        <w:tc>
          <w:tcPr>
            <w:tcW w:w="4508" w:type="dxa"/>
          </w:tcPr>
          <w:p w14:paraId="098FD4D4" w14:textId="6D6DA1AD" w:rsidR="00692A09" w:rsidRPr="00042FE1" w:rsidDel="00F065E6" w:rsidRDefault="00692A09" w:rsidP="00050BF6">
            <w:pPr>
              <w:rPr>
                <w:del w:id="1415" w:author="Bahar Toto" w:date="2026-06-15T14:57:00Z" w16du:dateUtc="2026-06-15T13:57:00Z"/>
              </w:rPr>
            </w:pPr>
            <w:del w:id="1416" w:author="Bahar Toto" w:date="2026-06-15T14:57:00Z" w16du:dateUtc="2026-06-15T13:57:00Z">
              <w:r w:rsidRPr="00042FE1" w:rsidDel="00F065E6">
                <w:delText>Data Privacy Act</w:delText>
              </w:r>
            </w:del>
          </w:p>
        </w:tc>
        <w:tc>
          <w:tcPr>
            <w:tcW w:w="4508" w:type="dxa"/>
          </w:tcPr>
          <w:p w14:paraId="6DE4894D" w14:textId="03E62AB0" w:rsidR="00692A09" w:rsidRPr="00042FE1" w:rsidDel="00F065E6" w:rsidRDefault="00692A09" w:rsidP="00050BF6">
            <w:pPr>
              <w:rPr>
                <w:del w:id="1417" w:author="Bahar Toto" w:date="2026-06-15T14:57:00Z" w16du:dateUtc="2026-06-15T13:57:00Z"/>
              </w:rPr>
            </w:pPr>
            <w:del w:id="1418" w:author="Bahar Toto" w:date="2026-06-15T14:57:00Z" w16du:dateUtc="2026-06-15T13:57:00Z">
              <w:r w:rsidDel="00F065E6">
                <w:fldChar w:fldCharType="begin"/>
              </w:r>
              <w:r w:rsidDel="00F065E6">
                <w:delInstrText>HYPERLINK "https://privacy.gov.ph/data-privacy-act/"</w:delInstrText>
              </w:r>
              <w:r w:rsidDel="00F065E6">
                <w:fldChar w:fldCharType="separate"/>
              </w:r>
              <w:r w:rsidRPr="00042FE1" w:rsidDel="00F065E6">
                <w:rPr>
                  <w:rStyle w:val="Hyperlink"/>
                </w:rPr>
                <w:delText>Chapter 1, Section 3(b) of the Data Privacy Act</w:delText>
              </w:r>
              <w:r w:rsidDel="00F065E6">
                <w:fldChar w:fldCharType="end"/>
              </w:r>
            </w:del>
          </w:p>
        </w:tc>
      </w:tr>
    </w:tbl>
    <w:p w14:paraId="6BBF29A4" w14:textId="77777777" w:rsidR="00692A09" w:rsidRPr="0041007A" w:rsidRDefault="00692A09" w:rsidP="00731838">
      <w:pPr>
        <w:spacing w:after="0" w:line="240" w:lineRule="auto"/>
        <w:jc w:val="both"/>
        <w:rPr>
          <w:rFonts w:asciiTheme="majorHAnsi" w:hAnsiTheme="majorHAnsi"/>
          <w:sz w:val="22"/>
          <w:szCs w:val="22"/>
        </w:rPr>
      </w:pPr>
    </w:p>
    <w:p w14:paraId="614A618D" w14:textId="77777777" w:rsidR="00731838" w:rsidRPr="0041007A" w:rsidRDefault="00731838" w:rsidP="00731838">
      <w:pPr>
        <w:spacing w:after="0" w:line="240" w:lineRule="auto"/>
        <w:jc w:val="both"/>
        <w:rPr>
          <w:rFonts w:asciiTheme="majorHAnsi" w:hAnsiTheme="majorHAnsi"/>
          <w:sz w:val="22"/>
          <w:szCs w:val="22"/>
        </w:rPr>
      </w:pPr>
    </w:p>
    <w:p w14:paraId="68502EDC" w14:textId="64D91F0C" w:rsidR="00B81B22" w:rsidRPr="0041007A" w:rsidRDefault="00B81B22" w:rsidP="00731838">
      <w:pPr>
        <w:pStyle w:val="ListParagraph"/>
        <w:numPr>
          <w:ilvl w:val="2"/>
          <w:numId w:val="17"/>
        </w:numPr>
        <w:spacing w:after="0" w:line="240" w:lineRule="auto"/>
        <w:jc w:val="both"/>
        <w:rPr>
          <w:rFonts w:asciiTheme="majorHAnsi" w:hAnsiTheme="majorHAnsi"/>
          <w:b/>
          <w:bCs/>
          <w:i/>
          <w:iCs/>
        </w:rPr>
      </w:pPr>
      <w:r w:rsidRPr="0041007A">
        <w:rPr>
          <w:rFonts w:asciiTheme="majorHAnsi" w:hAnsiTheme="majorHAnsi"/>
          <w:b/>
          <w:bCs/>
          <w:i/>
          <w:iCs/>
        </w:rPr>
        <w:t xml:space="preserve">Are there any consent requirements specific to B2B marketing under the </w:t>
      </w:r>
      <w:r w:rsidR="0093517F" w:rsidRPr="0041007A">
        <w:rPr>
          <w:rFonts w:asciiTheme="majorHAnsi" w:hAnsiTheme="majorHAnsi"/>
          <w:b/>
          <w:bCs/>
          <w:i/>
          <w:iCs/>
        </w:rPr>
        <w:t xml:space="preserve">laws? (Please include requirements from </w:t>
      </w:r>
      <w:proofErr w:type="spellStart"/>
      <w:r w:rsidR="0093517F" w:rsidRPr="0041007A">
        <w:rPr>
          <w:rFonts w:asciiTheme="majorHAnsi" w:hAnsiTheme="majorHAnsi"/>
          <w:b/>
          <w:bCs/>
          <w:i/>
          <w:iCs/>
        </w:rPr>
        <w:t>emarketing</w:t>
      </w:r>
      <w:proofErr w:type="spellEnd"/>
      <w:r w:rsidR="0093517F" w:rsidRPr="0041007A">
        <w:rPr>
          <w:rFonts w:asciiTheme="majorHAnsi" w:hAnsiTheme="majorHAnsi"/>
          <w:b/>
          <w:bCs/>
          <w:i/>
          <w:iCs/>
        </w:rPr>
        <w:t xml:space="preserve">, telemarketing, and </w:t>
      </w:r>
      <w:proofErr w:type="spellStart"/>
      <w:r w:rsidR="0093517F" w:rsidRPr="0041007A">
        <w:rPr>
          <w:rFonts w:asciiTheme="majorHAnsi" w:hAnsiTheme="majorHAnsi"/>
          <w:b/>
          <w:bCs/>
          <w:i/>
          <w:iCs/>
        </w:rPr>
        <w:t>sms</w:t>
      </w:r>
      <w:proofErr w:type="spellEnd"/>
      <w:r w:rsidR="0093517F" w:rsidRPr="0041007A">
        <w:rPr>
          <w:rFonts w:asciiTheme="majorHAnsi" w:hAnsiTheme="majorHAnsi"/>
          <w:b/>
          <w:bCs/>
          <w:i/>
          <w:iCs/>
        </w:rPr>
        <w:t>/mms marketing laws</w:t>
      </w:r>
      <w:r w:rsidR="00D179AF" w:rsidRPr="0041007A">
        <w:rPr>
          <w:rFonts w:asciiTheme="majorHAnsi" w:hAnsiTheme="majorHAnsi"/>
          <w:b/>
          <w:bCs/>
          <w:i/>
          <w:iCs/>
        </w:rPr>
        <w:t>, as applicable</w:t>
      </w:r>
      <w:r w:rsidR="0093517F" w:rsidRPr="0041007A">
        <w:rPr>
          <w:rFonts w:asciiTheme="majorHAnsi" w:hAnsiTheme="majorHAnsi"/>
          <w:b/>
          <w:bCs/>
          <w:i/>
          <w:iCs/>
        </w:rPr>
        <w:t>)</w:t>
      </w:r>
    </w:p>
    <w:p w14:paraId="31F97DF4" w14:textId="77777777" w:rsidR="00731838" w:rsidRPr="0041007A" w:rsidRDefault="00731838" w:rsidP="00731838">
      <w:pPr>
        <w:pStyle w:val="ListParagraph"/>
        <w:spacing w:after="0" w:line="240" w:lineRule="auto"/>
        <w:jc w:val="both"/>
        <w:rPr>
          <w:rFonts w:asciiTheme="majorHAnsi" w:hAnsiTheme="majorHAnsi"/>
          <w:b/>
          <w:bCs/>
          <w:i/>
          <w:iCs/>
        </w:rPr>
      </w:pPr>
    </w:p>
    <w:p w14:paraId="021AB172" w14:textId="3726EB57" w:rsidR="00731838" w:rsidRDefault="00731838" w:rsidP="00731838">
      <w:pPr>
        <w:spacing w:after="0" w:line="240" w:lineRule="auto"/>
        <w:jc w:val="both"/>
        <w:rPr>
          <w:rFonts w:asciiTheme="majorHAnsi" w:hAnsiTheme="majorHAnsi"/>
          <w:sz w:val="22"/>
          <w:szCs w:val="22"/>
        </w:rPr>
      </w:pPr>
      <w:r w:rsidRPr="0041007A">
        <w:rPr>
          <w:rFonts w:asciiTheme="majorHAnsi" w:hAnsiTheme="majorHAnsi"/>
          <w:sz w:val="22"/>
          <w:szCs w:val="22"/>
        </w:rPr>
        <w:t>None.</w:t>
      </w:r>
    </w:p>
    <w:tbl>
      <w:tblPr>
        <w:tblStyle w:val="TableGrid"/>
        <w:tblW w:w="0" w:type="auto"/>
        <w:tblLook w:val="04A0" w:firstRow="1" w:lastRow="0" w:firstColumn="1" w:lastColumn="0" w:noHBand="0" w:noVBand="1"/>
      </w:tblPr>
      <w:tblGrid>
        <w:gridCol w:w="4508"/>
        <w:gridCol w:w="4508"/>
      </w:tblGrid>
      <w:tr w:rsidR="00692A09" w:rsidRPr="00042FE1" w14:paraId="25213C91" w14:textId="77777777" w:rsidTr="00050BF6">
        <w:tc>
          <w:tcPr>
            <w:tcW w:w="4508" w:type="dxa"/>
          </w:tcPr>
          <w:p w14:paraId="3BA1A102" w14:textId="77777777" w:rsidR="00692A09" w:rsidRPr="00042FE1" w:rsidRDefault="00692A09" w:rsidP="00050BF6">
            <w:r w:rsidRPr="00042FE1">
              <w:t xml:space="preserve">Citation </w:t>
            </w:r>
          </w:p>
        </w:tc>
        <w:tc>
          <w:tcPr>
            <w:tcW w:w="4508" w:type="dxa"/>
          </w:tcPr>
          <w:p w14:paraId="42AA94F4" w14:textId="22920DF4" w:rsidR="00692A09" w:rsidRPr="00042FE1" w:rsidRDefault="00692A09" w:rsidP="00050BF6">
            <w:del w:id="1419" w:author="Bahar Toto" w:date="2026-06-15T14:57:00Z" w16du:dateUtc="2026-06-15T13:57:00Z">
              <w:r w:rsidDel="00F065E6">
                <w:delText xml:space="preserve">None. </w:delText>
              </w:r>
            </w:del>
            <w:ins w:id="1420" w:author="Bahar Toto" w:date="2026-06-15T14:57:00Z" w16du:dateUtc="2026-06-15T13:57:00Z">
              <w:r w:rsidR="00F065E6">
                <w:t>Not applicable.</w:t>
              </w:r>
            </w:ins>
          </w:p>
        </w:tc>
      </w:tr>
    </w:tbl>
    <w:p w14:paraId="34BC8CAE" w14:textId="77777777" w:rsidR="00692A09" w:rsidRPr="0041007A" w:rsidRDefault="00692A09" w:rsidP="00731838">
      <w:pPr>
        <w:spacing w:after="0" w:line="240" w:lineRule="auto"/>
        <w:jc w:val="both"/>
        <w:rPr>
          <w:rFonts w:asciiTheme="majorHAnsi" w:hAnsiTheme="majorHAnsi"/>
          <w:sz w:val="22"/>
          <w:szCs w:val="22"/>
        </w:rPr>
      </w:pPr>
    </w:p>
    <w:p w14:paraId="253A0FA5" w14:textId="77777777" w:rsidR="00731838" w:rsidRPr="0041007A" w:rsidDel="005E1172" w:rsidRDefault="00731838" w:rsidP="00731838">
      <w:pPr>
        <w:spacing w:after="0" w:line="240" w:lineRule="auto"/>
        <w:jc w:val="both"/>
        <w:rPr>
          <w:rFonts w:asciiTheme="majorHAnsi" w:hAnsiTheme="majorHAnsi"/>
          <w:sz w:val="22"/>
          <w:szCs w:val="22"/>
        </w:rPr>
      </w:pPr>
    </w:p>
    <w:p w14:paraId="2D59D0C3" w14:textId="6A3362B5" w:rsidR="000E58E2" w:rsidRPr="0041007A" w:rsidRDefault="000E58E2" w:rsidP="00731838">
      <w:pPr>
        <w:pStyle w:val="ListParagraph"/>
        <w:numPr>
          <w:ilvl w:val="1"/>
          <w:numId w:val="17"/>
        </w:numPr>
        <w:spacing w:after="0" w:line="240" w:lineRule="auto"/>
        <w:jc w:val="both"/>
        <w:rPr>
          <w:rFonts w:asciiTheme="majorHAnsi" w:hAnsiTheme="majorHAnsi"/>
          <w:b/>
          <w:bCs/>
        </w:rPr>
      </w:pPr>
      <w:r w:rsidRPr="0041007A">
        <w:rPr>
          <w:rFonts w:asciiTheme="majorHAnsi" w:hAnsiTheme="majorHAnsi"/>
          <w:b/>
          <w:bCs/>
        </w:rPr>
        <w:t>Automated calls and messages</w:t>
      </w:r>
    </w:p>
    <w:p w14:paraId="525D8E92" w14:textId="77777777" w:rsidR="00731838" w:rsidRPr="0041007A" w:rsidRDefault="00731838" w:rsidP="00731838">
      <w:pPr>
        <w:pStyle w:val="ListParagraph"/>
        <w:spacing w:after="0" w:line="240" w:lineRule="auto"/>
        <w:jc w:val="both"/>
        <w:rPr>
          <w:rFonts w:asciiTheme="majorHAnsi" w:hAnsiTheme="majorHAnsi"/>
          <w:b/>
          <w:bCs/>
        </w:rPr>
      </w:pPr>
    </w:p>
    <w:p w14:paraId="1BAAFE0E" w14:textId="63F9DB62" w:rsidR="000E58E2" w:rsidRPr="0041007A" w:rsidRDefault="000E58E2" w:rsidP="00731838">
      <w:pPr>
        <w:pStyle w:val="ListParagraph"/>
        <w:numPr>
          <w:ilvl w:val="2"/>
          <w:numId w:val="17"/>
        </w:numPr>
        <w:spacing w:after="0" w:line="240" w:lineRule="auto"/>
        <w:jc w:val="both"/>
        <w:rPr>
          <w:rFonts w:asciiTheme="majorHAnsi" w:hAnsiTheme="majorHAnsi"/>
          <w:b/>
          <w:bCs/>
          <w:i/>
          <w:iCs/>
        </w:rPr>
      </w:pPr>
      <w:r w:rsidRPr="0041007A">
        <w:rPr>
          <w:rFonts w:asciiTheme="majorHAnsi" w:hAnsiTheme="majorHAnsi"/>
          <w:b/>
          <w:bCs/>
          <w:i/>
          <w:iCs/>
        </w:rPr>
        <w:t>Are automated calls permitted for B2B telemarketing? (Please include the legal bases available for automated calls)</w:t>
      </w:r>
    </w:p>
    <w:p w14:paraId="527EC289" w14:textId="77777777" w:rsidR="00731838" w:rsidRPr="0041007A" w:rsidRDefault="00731838" w:rsidP="00731838">
      <w:pPr>
        <w:pStyle w:val="ListParagraph"/>
        <w:spacing w:after="0" w:line="240" w:lineRule="auto"/>
        <w:jc w:val="both"/>
        <w:rPr>
          <w:rFonts w:asciiTheme="majorHAnsi" w:hAnsiTheme="majorHAnsi"/>
          <w:b/>
          <w:bCs/>
          <w:i/>
          <w:iCs/>
        </w:rPr>
      </w:pPr>
    </w:p>
    <w:p w14:paraId="23067EDF" w14:textId="5658A890" w:rsidR="00470628" w:rsidRDefault="00731838" w:rsidP="00470628">
      <w:pPr>
        <w:spacing w:after="0" w:line="240" w:lineRule="auto"/>
        <w:jc w:val="both"/>
        <w:rPr>
          <w:rFonts w:asciiTheme="majorHAnsi" w:hAnsiTheme="majorHAnsi"/>
          <w:sz w:val="22"/>
          <w:szCs w:val="22"/>
        </w:rPr>
      </w:pPr>
      <w:r w:rsidRPr="0041007A">
        <w:rPr>
          <w:rFonts w:asciiTheme="majorHAnsi" w:hAnsiTheme="majorHAnsi"/>
          <w:sz w:val="22"/>
          <w:szCs w:val="22"/>
        </w:rPr>
        <w:t xml:space="preserve">Yes, it is permitted, subject to compliance with the above-mentioned requirements under the </w:t>
      </w:r>
      <w:ins w:id="1421" w:author="Bahar Toto" w:date="2026-06-15T13:06:00Z" w16du:dateUtc="2026-06-15T12:06:00Z">
        <w:r w:rsidR="007A69F0">
          <w:rPr>
            <w:rFonts w:asciiTheme="majorHAnsi" w:hAnsiTheme="majorHAnsi"/>
            <w:sz w:val="22"/>
            <w:szCs w:val="22"/>
          </w:rPr>
          <w:t xml:space="preserve">Data </w:t>
        </w:r>
      </w:ins>
      <w:ins w:id="1422" w:author="Bahar Toto" w:date="2026-06-15T14:54:00Z" w16du:dateUtc="2026-06-15T13:54:00Z">
        <w:r w:rsidR="00671D4A">
          <w:rPr>
            <w:rFonts w:asciiTheme="majorHAnsi" w:hAnsiTheme="majorHAnsi"/>
            <w:sz w:val="22"/>
            <w:szCs w:val="22"/>
          </w:rPr>
          <w:t xml:space="preserve">Privacy </w:t>
        </w:r>
      </w:ins>
      <w:ins w:id="1423" w:author="Bahar Toto" w:date="2026-06-15T13:06:00Z" w16du:dateUtc="2026-06-15T12:06:00Z">
        <w:r w:rsidR="007A69F0">
          <w:rPr>
            <w:rFonts w:asciiTheme="majorHAnsi" w:hAnsiTheme="majorHAnsi"/>
            <w:sz w:val="22"/>
            <w:szCs w:val="22"/>
          </w:rPr>
          <w:t xml:space="preserve">Act </w:t>
        </w:r>
      </w:ins>
      <w:del w:id="1424" w:author="Bahar Toto" w:date="2026-06-15T13:06:00Z" w16du:dateUtc="2026-06-15T12:06:00Z">
        <w:r w:rsidRPr="0041007A" w:rsidDel="007A69F0">
          <w:rPr>
            <w:rFonts w:asciiTheme="majorHAnsi" w:hAnsiTheme="majorHAnsi"/>
            <w:sz w:val="22"/>
            <w:szCs w:val="22"/>
          </w:rPr>
          <w:delText xml:space="preserve">DPA </w:delText>
        </w:r>
      </w:del>
      <w:r w:rsidRPr="0041007A">
        <w:rPr>
          <w:rFonts w:asciiTheme="majorHAnsi" w:hAnsiTheme="majorHAnsi"/>
          <w:sz w:val="22"/>
          <w:szCs w:val="22"/>
        </w:rPr>
        <w:t>for direct marketing.</w:t>
      </w:r>
    </w:p>
    <w:p w14:paraId="3C7D809F" w14:textId="77777777" w:rsidR="00470628" w:rsidRDefault="00470628" w:rsidP="00470628">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470628" w:rsidRPr="005642C1" w14:paraId="00D7C541" w14:textId="77777777" w:rsidTr="00050BF6">
        <w:tc>
          <w:tcPr>
            <w:tcW w:w="4508" w:type="dxa"/>
          </w:tcPr>
          <w:p w14:paraId="4B3DFC50" w14:textId="77777777" w:rsidR="00470628" w:rsidRPr="005642C1" w:rsidRDefault="00470628" w:rsidP="00050BF6">
            <w:r w:rsidRPr="005642C1">
              <w:t>Citation</w:t>
            </w:r>
            <w:r>
              <w:t>s</w:t>
            </w:r>
          </w:p>
        </w:tc>
        <w:tc>
          <w:tcPr>
            <w:tcW w:w="4508" w:type="dxa"/>
          </w:tcPr>
          <w:p w14:paraId="240577F5" w14:textId="0C258A61" w:rsidR="00470628" w:rsidRPr="005642C1" w:rsidRDefault="00F065E6" w:rsidP="00050BF6">
            <w:ins w:id="1425" w:author="Bahar Toto" w:date="2026-06-15T14:57:00Z" w16du:dateUtc="2026-06-15T13:57:00Z">
              <w:r w:rsidRPr="00F065E6">
                <w:rPr>
                  <w:rPrChange w:id="1426" w:author="Bahar Toto" w:date="2026-06-15T14:57:00Z" w16du:dateUtc="2026-06-15T13:57:00Z">
                    <w:rPr>
                      <w:rStyle w:val="Hyperlink"/>
                    </w:rPr>
                  </w:rPrChange>
                </w:rPr>
                <w:t>Sections 12 and 13 of the Data Privacy Act</w:t>
              </w:r>
              <w:r w:rsidRPr="005642C1">
                <w:t xml:space="preserve"> </w:t>
              </w:r>
            </w:ins>
          </w:p>
        </w:tc>
      </w:tr>
      <w:tr w:rsidR="00470628" w:rsidRPr="005642C1" w:rsidDel="00F065E6" w14:paraId="72717096" w14:textId="0F4675B7" w:rsidTr="00050BF6">
        <w:trPr>
          <w:del w:id="1427" w:author="Bahar Toto" w:date="2026-06-15T14:57:00Z"/>
        </w:trPr>
        <w:tc>
          <w:tcPr>
            <w:tcW w:w="4508" w:type="dxa"/>
          </w:tcPr>
          <w:p w14:paraId="70B6FA85" w14:textId="724FA353" w:rsidR="00470628" w:rsidRPr="005642C1" w:rsidDel="00F065E6" w:rsidRDefault="00470628" w:rsidP="00050BF6">
            <w:pPr>
              <w:rPr>
                <w:del w:id="1428" w:author="Bahar Toto" w:date="2026-06-15T14:57:00Z" w16du:dateUtc="2026-06-15T13:57:00Z"/>
              </w:rPr>
            </w:pPr>
            <w:del w:id="1429" w:author="Bahar Toto" w:date="2026-06-15T14:57:00Z" w16du:dateUtc="2026-06-15T13:57:00Z">
              <w:r w:rsidRPr="005642C1" w:rsidDel="00F065E6">
                <w:delText xml:space="preserve">Data Privacy Act </w:delText>
              </w:r>
            </w:del>
          </w:p>
        </w:tc>
        <w:tc>
          <w:tcPr>
            <w:tcW w:w="4508" w:type="dxa"/>
          </w:tcPr>
          <w:p w14:paraId="36B5AB17" w14:textId="57D7DD02" w:rsidR="00470628" w:rsidRPr="005642C1" w:rsidDel="00F065E6" w:rsidRDefault="00470628" w:rsidP="00050BF6">
            <w:pPr>
              <w:rPr>
                <w:del w:id="1430" w:author="Bahar Toto" w:date="2026-06-15T14:57:00Z" w16du:dateUtc="2026-06-15T13:57:00Z"/>
              </w:rPr>
            </w:pPr>
            <w:del w:id="1431" w:author="Bahar Toto" w:date="2026-06-15T14:57:00Z" w16du:dateUtc="2026-06-15T13:57:00Z">
              <w:r w:rsidDel="00F065E6">
                <w:fldChar w:fldCharType="begin"/>
              </w:r>
              <w:r w:rsidDel="00F065E6">
                <w:delInstrText>HYPERLINK "https://privacy.gov.ph/data-privacy-act/"</w:delInstrText>
              </w:r>
              <w:r w:rsidDel="00F065E6">
                <w:fldChar w:fldCharType="separate"/>
              </w:r>
              <w:r w:rsidRPr="005642C1" w:rsidDel="00F065E6">
                <w:rPr>
                  <w:rStyle w:val="Hyperlink"/>
                </w:rPr>
                <w:delText>Sections 12 and 13 of the Data Privacy Act</w:delText>
              </w:r>
              <w:r w:rsidDel="00F065E6">
                <w:fldChar w:fldCharType="end"/>
              </w:r>
              <w:r w:rsidRPr="005642C1" w:rsidDel="00F065E6">
                <w:delText xml:space="preserve"> </w:delText>
              </w:r>
            </w:del>
          </w:p>
        </w:tc>
      </w:tr>
    </w:tbl>
    <w:p w14:paraId="7953E85F" w14:textId="77777777" w:rsidR="00470628" w:rsidRPr="0041007A" w:rsidRDefault="00470628" w:rsidP="00731838">
      <w:pPr>
        <w:spacing w:after="0" w:line="240" w:lineRule="auto"/>
        <w:jc w:val="both"/>
        <w:rPr>
          <w:rFonts w:asciiTheme="majorHAnsi" w:hAnsiTheme="majorHAnsi"/>
          <w:sz w:val="22"/>
          <w:szCs w:val="22"/>
        </w:rPr>
      </w:pPr>
    </w:p>
    <w:p w14:paraId="52267D8C" w14:textId="77777777" w:rsidR="00731838" w:rsidRPr="0041007A" w:rsidRDefault="00731838" w:rsidP="00731838">
      <w:pPr>
        <w:spacing w:after="0" w:line="240" w:lineRule="auto"/>
        <w:jc w:val="both"/>
        <w:rPr>
          <w:rFonts w:asciiTheme="majorHAnsi" w:hAnsiTheme="majorHAnsi"/>
          <w:sz w:val="22"/>
          <w:szCs w:val="22"/>
          <w:lang w:val="en-US"/>
        </w:rPr>
      </w:pPr>
    </w:p>
    <w:p w14:paraId="67AFABCD" w14:textId="2ED43A62" w:rsidR="000E58E2" w:rsidRPr="0041007A" w:rsidRDefault="000E58E2" w:rsidP="00731838">
      <w:pPr>
        <w:pStyle w:val="ListParagraph"/>
        <w:numPr>
          <w:ilvl w:val="2"/>
          <w:numId w:val="17"/>
        </w:numPr>
        <w:spacing w:after="0" w:line="240" w:lineRule="auto"/>
        <w:jc w:val="both"/>
        <w:rPr>
          <w:rFonts w:asciiTheme="majorHAnsi" w:hAnsiTheme="majorHAnsi"/>
          <w:b/>
          <w:bCs/>
          <w:i/>
          <w:iCs/>
        </w:rPr>
      </w:pPr>
      <w:r w:rsidRPr="0041007A">
        <w:rPr>
          <w:rFonts w:asciiTheme="majorHAnsi" w:hAnsiTheme="majorHAnsi"/>
          <w:b/>
          <w:bCs/>
          <w:i/>
          <w:iCs/>
        </w:rPr>
        <w:t xml:space="preserve">Are automated texts permitted for B2B </w:t>
      </w:r>
      <w:proofErr w:type="spellStart"/>
      <w:r w:rsidRPr="0041007A">
        <w:rPr>
          <w:rFonts w:asciiTheme="majorHAnsi" w:hAnsiTheme="majorHAnsi"/>
          <w:b/>
          <w:bCs/>
          <w:i/>
          <w:iCs/>
        </w:rPr>
        <w:t>sms</w:t>
      </w:r>
      <w:proofErr w:type="spellEnd"/>
      <w:r w:rsidRPr="0041007A">
        <w:rPr>
          <w:rFonts w:asciiTheme="majorHAnsi" w:hAnsiTheme="majorHAnsi"/>
          <w:b/>
          <w:bCs/>
          <w:i/>
          <w:iCs/>
        </w:rPr>
        <w:t>/mms marketing? (Please include the legal bases available for automated messages)</w:t>
      </w:r>
    </w:p>
    <w:p w14:paraId="287F184E" w14:textId="77777777" w:rsidR="00731838" w:rsidRPr="0041007A" w:rsidRDefault="00731838" w:rsidP="00731838">
      <w:pPr>
        <w:pStyle w:val="ListParagraph"/>
        <w:spacing w:after="0" w:line="240" w:lineRule="auto"/>
        <w:jc w:val="both"/>
        <w:rPr>
          <w:rFonts w:asciiTheme="majorHAnsi" w:hAnsiTheme="majorHAnsi"/>
          <w:b/>
          <w:bCs/>
          <w:i/>
          <w:iCs/>
        </w:rPr>
      </w:pPr>
    </w:p>
    <w:p w14:paraId="5413FB2D" w14:textId="6757B666" w:rsidR="00DC4269" w:rsidRDefault="00731838" w:rsidP="00731838">
      <w:pPr>
        <w:spacing w:after="0" w:line="240" w:lineRule="auto"/>
        <w:jc w:val="both"/>
        <w:rPr>
          <w:rFonts w:asciiTheme="majorHAnsi" w:hAnsiTheme="majorHAnsi"/>
          <w:sz w:val="22"/>
          <w:szCs w:val="22"/>
        </w:rPr>
      </w:pPr>
      <w:r w:rsidRPr="0041007A">
        <w:rPr>
          <w:rFonts w:asciiTheme="majorHAnsi" w:hAnsiTheme="majorHAnsi"/>
          <w:sz w:val="22"/>
          <w:szCs w:val="22"/>
        </w:rPr>
        <w:t xml:space="preserve">Yes, it is permitted, subject to compliance with the above-mentioned requirements under the </w:t>
      </w:r>
      <w:ins w:id="1432" w:author="Bahar Toto" w:date="2026-06-15T13:06:00Z" w16du:dateUtc="2026-06-15T12:06:00Z">
        <w:r w:rsidR="007A69F0">
          <w:rPr>
            <w:rFonts w:asciiTheme="majorHAnsi" w:hAnsiTheme="majorHAnsi"/>
            <w:sz w:val="22"/>
            <w:szCs w:val="22"/>
          </w:rPr>
          <w:t xml:space="preserve">Data </w:t>
        </w:r>
      </w:ins>
      <w:ins w:id="1433" w:author="Bahar Toto" w:date="2026-06-15T14:54:00Z" w16du:dateUtc="2026-06-15T13:54:00Z">
        <w:r w:rsidR="00671D4A">
          <w:rPr>
            <w:rFonts w:asciiTheme="majorHAnsi" w:hAnsiTheme="majorHAnsi"/>
            <w:sz w:val="22"/>
            <w:szCs w:val="22"/>
          </w:rPr>
          <w:t xml:space="preserve">Privacy </w:t>
        </w:r>
      </w:ins>
      <w:ins w:id="1434" w:author="Bahar Toto" w:date="2026-06-15T13:06:00Z" w16du:dateUtc="2026-06-15T12:06:00Z">
        <w:r w:rsidR="007A69F0">
          <w:rPr>
            <w:rFonts w:asciiTheme="majorHAnsi" w:hAnsiTheme="majorHAnsi"/>
            <w:sz w:val="22"/>
            <w:szCs w:val="22"/>
          </w:rPr>
          <w:t xml:space="preserve">Act </w:t>
        </w:r>
      </w:ins>
      <w:del w:id="1435" w:author="Bahar Toto" w:date="2026-06-15T13:06:00Z" w16du:dateUtc="2026-06-15T12:06:00Z">
        <w:r w:rsidRPr="0041007A" w:rsidDel="007A69F0">
          <w:rPr>
            <w:rFonts w:asciiTheme="majorHAnsi" w:hAnsiTheme="majorHAnsi"/>
            <w:sz w:val="22"/>
            <w:szCs w:val="22"/>
          </w:rPr>
          <w:delText xml:space="preserve">DPA </w:delText>
        </w:r>
      </w:del>
      <w:r w:rsidRPr="0041007A">
        <w:rPr>
          <w:rFonts w:asciiTheme="majorHAnsi" w:hAnsiTheme="majorHAnsi"/>
          <w:sz w:val="22"/>
          <w:szCs w:val="22"/>
        </w:rPr>
        <w:t xml:space="preserve">for direct marketing, as well as </w:t>
      </w:r>
      <w:ins w:id="1436" w:author="Bahar Toto" w:date="2026-06-15T15:12:00Z" w16du:dateUtc="2026-06-15T14:12:00Z">
        <w:r w:rsidR="002D4E5C">
          <w:rPr>
            <w:rFonts w:asciiTheme="majorHAnsi" w:hAnsiTheme="majorHAnsi"/>
            <w:sz w:val="22"/>
            <w:szCs w:val="22"/>
          </w:rPr>
          <w:t xml:space="preserve">the </w:t>
        </w:r>
        <w:r w:rsidR="002D4E5C" w:rsidRPr="00D67A21">
          <w:rPr>
            <w:rFonts w:asciiTheme="majorHAnsi" w:hAnsiTheme="majorHAnsi"/>
            <w:sz w:val="22"/>
            <w:szCs w:val="22"/>
          </w:rPr>
          <w:t>Memorandum Circular 03-03-2005, as amended</w:t>
        </w:r>
        <w:r w:rsidR="002D4E5C">
          <w:rPr>
            <w:rFonts w:asciiTheme="majorHAnsi" w:hAnsiTheme="majorHAnsi"/>
            <w:sz w:val="22"/>
            <w:szCs w:val="22"/>
          </w:rPr>
          <w:t xml:space="preserve"> </w:t>
        </w:r>
      </w:ins>
      <w:del w:id="1437" w:author="Bahar Toto" w:date="2026-06-15T15:12:00Z" w16du:dateUtc="2026-06-15T14:12:00Z">
        <w:r w:rsidRPr="0041007A" w:rsidDel="002D4E5C">
          <w:rPr>
            <w:rFonts w:asciiTheme="majorHAnsi" w:hAnsiTheme="majorHAnsi"/>
            <w:sz w:val="22"/>
            <w:szCs w:val="22"/>
          </w:rPr>
          <w:delText xml:space="preserve">NTC regulations </w:delText>
        </w:r>
      </w:del>
      <w:r w:rsidRPr="0041007A">
        <w:rPr>
          <w:rFonts w:asciiTheme="majorHAnsi" w:hAnsiTheme="majorHAnsi"/>
          <w:sz w:val="22"/>
          <w:szCs w:val="22"/>
        </w:rPr>
        <w:t>on broadcast/push messaging.</w:t>
      </w:r>
    </w:p>
    <w:tbl>
      <w:tblPr>
        <w:tblStyle w:val="TableGrid"/>
        <w:tblW w:w="0" w:type="auto"/>
        <w:tblLook w:val="04A0" w:firstRow="1" w:lastRow="0" w:firstColumn="1" w:lastColumn="0" w:noHBand="0" w:noVBand="1"/>
      </w:tblPr>
      <w:tblGrid>
        <w:gridCol w:w="4508"/>
        <w:gridCol w:w="4508"/>
      </w:tblGrid>
      <w:tr w:rsidR="00692A09" w:rsidRPr="005642C1" w14:paraId="6D2A17D9" w14:textId="77777777" w:rsidTr="00050BF6">
        <w:tc>
          <w:tcPr>
            <w:tcW w:w="4508" w:type="dxa"/>
          </w:tcPr>
          <w:p w14:paraId="57465D8F" w14:textId="77777777" w:rsidR="00692A09" w:rsidRPr="005642C1" w:rsidRDefault="00692A09" w:rsidP="00050BF6">
            <w:r w:rsidRPr="005642C1">
              <w:t>Citation</w:t>
            </w:r>
            <w:r>
              <w:t>s</w:t>
            </w:r>
          </w:p>
        </w:tc>
        <w:tc>
          <w:tcPr>
            <w:tcW w:w="4508" w:type="dxa"/>
          </w:tcPr>
          <w:p w14:paraId="1DAF552D" w14:textId="77777777" w:rsidR="00692A09" w:rsidRDefault="00F065E6" w:rsidP="00050BF6">
            <w:pPr>
              <w:rPr>
                <w:ins w:id="1438" w:author="Bahar Toto" w:date="2026-06-15T14:57:00Z" w16du:dateUtc="2026-06-15T13:57:00Z"/>
              </w:rPr>
            </w:pPr>
            <w:ins w:id="1439" w:author="Bahar Toto" w:date="2026-06-15T14:57:00Z" w16du:dateUtc="2026-06-15T13:57:00Z">
              <w:r>
                <w:fldChar w:fldCharType="begin"/>
              </w:r>
              <w:r>
                <w:instrText>HYPERLINK "https://privacy.gov.ph/data-privacy-act/"</w:instrText>
              </w:r>
              <w:r>
                <w:fldChar w:fldCharType="separate"/>
              </w:r>
              <w:r w:rsidRPr="005642C1">
                <w:rPr>
                  <w:rStyle w:val="Hyperlink"/>
                </w:rPr>
                <w:t>Sections 12 and 13 of the Data Privacy Act</w:t>
              </w:r>
              <w:r>
                <w:fldChar w:fldCharType="end"/>
              </w:r>
              <w:r w:rsidRPr="005642C1">
                <w:t xml:space="preserve"> </w:t>
              </w:r>
            </w:ins>
          </w:p>
          <w:p w14:paraId="41802C23" w14:textId="1488A8A5" w:rsidR="00F065E6" w:rsidRPr="005642C1" w:rsidRDefault="00F065E6" w:rsidP="00050BF6">
            <w:ins w:id="1440" w:author="Bahar Toto" w:date="2026-06-15T14:58:00Z" w16du:dateUtc="2026-06-15T13:58:00Z">
              <w:r w:rsidRPr="00D67A21">
                <w:rPr>
                  <w:rFonts w:asciiTheme="majorHAnsi" w:hAnsiTheme="majorHAnsi"/>
                </w:rPr>
                <w:t>Memorandum Circular 03-03-2005, as amended</w:t>
              </w:r>
            </w:ins>
          </w:p>
        </w:tc>
      </w:tr>
      <w:tr w:rsidR="00692A09" w:rsidRPr="005642C1" w:rsidDel="00F065E6" w14:paraId="023C1B0B" w14:textId="323A0F88" w:rsidTr="00050BF6">
        <w:trPr>
          <w:del w:id="1441" w:author="Bahar Toto" w:date="2026-06-15T14:58:00Z"/>
        </w:trPr>
        <w:tc>
          <w:tcPr>
            <w:tcW w:w="4508" w:type="dxa"/>
          </w:tcPr>
          <w:p w14:paraId="02E1D792" w14:textId="0A7C0852" w:rsidR="00692A09" w:rsidRPr="005642C1" w:rsidDel="00F065E6" w:rsidRDefault="00692A09" w:rsidP="00050BF6">
            <w:pPr>
              <w:rPr>
                <w:del w:id="1442" w:author="Bahar Toto" w:date="2026-06-15T14:58:00Z" w16du:dateUtc="2026-06-15T13:58:00Z"/>
              </w:rPr>
            </w:pPr>
            <w:del w:id="1443" w:author="Bahar Toto" w:date="2026-06-15T14:58:00Z" w16du:dateUtc="2026-06-15T13:58:00Z">
              <w:r w:rsidRPr="005642C1" w:rsidDel="00F065E6">
                <w:delText xml:space="preserve">Data Privacy Act </w:delText>
              </w:r>
            </w:del>
          </w:p>
        </w:tc>
        <w:tc>
          <w:tcPr>
            <w:tcW w:w="4508" w:type="dxa"/>
          </w:tcPr>
          <w:p w14:paraId="2D17B9B5" w14:textId="3847B6BC" w:rsidR="00692A09" w:rsidRPr="005642C1" w:rsidDel="00F065E6" w:rsidRDefault="00692A09" w:rsidP="00050BF6">
            <w:pPr>
              <w:rPr>
                <w:del w:id="1444" w:author="Bahar Toto" w:date="2026-06-15T14:58:00Z" w16du:dateUtc="2026-06-15T13:58:00Z"/>
              </w:rPr>
            </w:pPr>
            <w:del w:id="1445" w:author="Bahar Toto" w:date="2026-06-15T14:58:00Z" w16du:dateUtc="2026-06-15T13:58:00Z">
              <w:r w:rsidDel="00F065E6">
                <w:fldChar w:fldCharType="begin"/>
              </w:r>
              <w:r w:rsidDel="00F065E6">
                <w:delInstrText>HYPERLINK "https://privacy.gov.ph/data-privacy-act/"</w:delInstrText>
              </w:r>
              <w:r w:rsidDel="00F065E6">
                <w:fldChar w:fldCharType="separate"/>
              </w:r>
              <w:r w:rsidRPr="005642C1" w:rsidDel="00F065E6">
                <w:rPr>
                  <w:rStyle w:val="Hyperlink"/>
                </w:rPr>
                <w:delText>Sections 12 and 13 of the Data Privacy Act</w:delText>
              </w:r>
              <w:r w:rsidDel="00F065E6">
                <w:fldChar w:fldCharType="end"/>
              </w:r>
              <w:r w:rsidRPr="005642C1" w:rsidDel="00F065E6">
                <w:delText xml:space="preserve"> </w:delText>
              </w:r>
            </w:del>
          </w:p>
        </w:tc>
      </w:tr>
      <w:tr w:rsidR="00470628" w:rsidRPr="005642C1" w:rsidDel="00F065E6" w14:paraId="6B91F3C4" w14:textId="343C519F" w:rsidTr="00050BF6">
        <w:trPr>
          <w:del w:id="1446" w:author="Bahar Toto" w:date="2026-06-15T14:58:00Z"/>
        </w:trPr>
        <w:tc>
          <w:tcPr>
            <w:tcW w:w="4508" w:type="dxa"/>
          </w:tcPr>
          <w:p w14:paraId="03B07211" w14:textId="61A2036C" w:rsidR="00470628" w:rsidRPr="005642C1" w:rsidDel="00F065E6" w:rsidRDefault="00470628" w:rsidP="00050BF6">
            <w:pPr>
              <w:tabs>
                <w:tab w:val="left" w:pos="3563"/>
              </w:tabs>
              <w:rPr>
                <w:del w:id="1447" w:author="Bahar Toto" w:date="2026-06-15T14:58:00Z" w16du:dateUtc="2026-06-15T13:58:00Z"/>
              </w:rPr>
            </w:pPr>
            <w:del w:id="1448" w:author="Bahar Toto" w:date="2026-06-15T14:58:00Z" w16du:dateUtc="2026-06-15T13:58:00Z">
              <w:r w:rsidRPr="00C03114" w:rsidDel="00F065E6">
                <w:delText>National Telecommunications Commission Rules and Regulations on Broadcasting Messages</w:delText>
              </w:r>
            </w:del>
          </w:p>
        </w:tc>
        <w:tc>
          <w:tcPr>
            <w:tcW w:w="4508" w:type="dxa"/>
          </w:tcPr>
          <w:p w14:paraId="2314AF33" w14:textId="6D320D7C" w:rsidR="00470628" w:rsidRPr="005642C1" w:rsidDel="00F065E6" w:rsidRDefault="00470628" w:rsidP="00050BF6">
            <w:pPr>
              <w:rPr>
                <w:del w:id="1449" w:author="Bahar Toto" w:date="2026-06-15T14:58:00Z" w16du:dateUtc="2026-06-15T13:58:00Z"/>
              </w:rPr>
            </w:pPr>
            <w:del w:id="1450" w:author="Bahar Toto" w:date="2026-06-15T14:58:00Z" w16du:dateUtc="2026-06-15T13:58:00Z">
              <w:r w:rsidDel="00F065E6">
                <w:fldChar w:fldCharType="begin"/>
              </w:r>
              <w:r w:rsidDel="00F065E6">
                <w:delInstrText>HYPERLINK "https://region7.ntc.gov.ph/wp-content/uploads/2024/01/MC_03-03-2005.pdf"</w:delInstrText>
              </w:r>
              <w:r w:rsidDel="00F065E6">
                <w:fldChar w:fldCharType="separate"/>
              </w:r>
              <w:r w:rsidRPr="00C03114" w:rsidDel="00F065E6">
                <w:rPr>
                  <w:rStyle w:val="Hyperlink"/>
                </w:rPr>
                <w:delText xml:space="preserve"> National Telecommunications Commission Memorandum Circular 03-03-2005</w:delText>
              </w:r>
              <w:r w:rsidDel="00F065E6">
                <w:fldChar w:fldCharType="end"/>
              </w:r>
              <w:r w:rsidRPr="00C03114" w:rsidDel="00F065E6">
                <w:delText xml:space="preserve"> as amended by </w:delText>
              </w:r>
              <w:r w:rsidDel="00F065E6">
                <w:fldChar w:fldCharType="begin"/>
              </w:r>
              <w:r w:rsidDel="00F065E6">
                <w:delInstrText>HYPERLINK "https://region7.ntc.gov.ph/wp-content/uploads/2024/01/MC_03-03-2005A_Amendments_broadcast_messaging.pdf"</w:delInstrText>
              </w:r>
              <w:r w:rsidDel="00F065E6">
                <w:fldChar w:fldCharType="separate"/>
              </w:r>
              <w:r w:rsidRPr="00C03114" w:rsidDel="00F065E6">
                <w:rPr>
                  <w:rStyle w:val="Hyperlink"/>
                </w:rPr>
                <w:delText>Memorandum Circular No. 03-03-2005-A</w:delText>
              </w:r>
              <w:r w:rsidDel="00F065E6">
                <w:fldChar w:fldCharType="end"/>
              </w:r>
              <w:r w:rsidDel="00F065E6">
                <w:fldChar w:fldCharType="begin"/>
              </w:r>
              <w:r w:rsidDel="00F065E6">
                <w:delInstrText>HYPERLINK "https://region7.ntc.gov.ph/wp-content/uploads/2024/01/MC_04-07-2009.pdf"</w:delInstrText>
              </w:r>
              <w:r w:rsidDel="00F065E6">
                <w:fldChar w:fldCharType="separate"/>
              </w:r>
              <w:r w:rsidRPr="00C03114" w:rsidDel="00F065E6">
                <w:rPr>
                  <w:rStyle w:val="Hyperlink"/>
                </w:rPr>
                <w:delText>, Memorandum Circular No. 04-07-2009</w:delText>
              </w:r>
              <w:r w:rsidDel="00F065E6">
                <w:fldChar w:fldCharType="end"/>
              </w:r>
              <w:r w:rsidRPr="00C03114" w:rsidDel="00F065E6">
                <w:delText xml:space="preserve">, and </w:delText>
              </w:r>
              <w:r w:rsidDel="00F065E6">
                <w:fldChar w:fldCharType="begin"/>
              </w:r>
              <w:r w:rsidDel="00F065E6">
                <w:delInstrText>HYPERLINK "https://elibrary.judiciary.gov.ph/thebookshelf/showdocs/10/91581"</w:delInstrText>
              </w:r>
              <w:r w:rsidDel="00F065E6">
                <w:fldChar w:fldCharType="separate"/>
              </w:r>
              <w:r w:rsidRPr="00C03114" w:rsidDel="00F065E6">
                <w:rPr>
                  <w:rStyle w:val="Hyperlink"/>
                </w:rPr>
                <w:delText>Memorandum Circular No. 07-08-2018 </w:delText>
              </w:r>
              <w:r w:rsidDel="00F065E6">
                <w:fldChar w:fldCharType="end"/>
              </w:r>
            </w:del>
          </w:p>
        </w:tc>
      </w:tr>
    </w:tbl>
    <w:p w14:paraId="5941A7E7" w14:textId="77777777" w:rsidR="00470628" w:rsidRPr="0041007A" w:rsidRDefault="00470628" w:rsidP="00470628">
      <w:pPr>
        <w:spacing w:after="0" w:line="240" w:lineRule="auto"/>
        <w:jc w:val="both"/>
        <w:rPr>
          <w:rFonts w:asciiTheme="majorHAnsi" w:hAnsiTheme="majorHAnsi"/>
          <w:sz w:val="22"/>
          <w:szCs w:val="22"/>
          <w:lang w:val="en-US"/>
        </w:rPr>
      </w:pPr>
    </w:p>
    <w:p w14:paraId="52210194" w14:textId="77777777" w:rsidR="00692A09" w:rsidRPr="0041007A" w:rsidRDefault="00692A09" w:rsidP="00731838">
      <w:pPr>
        <w:spacing w:after="0" w:line="240" w:lineRule="auto"/>
        <w:jc w:val="both"/>
        <w:rPr>
          <w:rFonts w:asciiTheme="majorHAnsi" w:hAnsiTheme="majorHAnsi"/>
          <w:sz w:val="22"/>
          <w:szCs w:val="22"/>
        </w:rPr>
      </w:pPr>
    </w:p>
    <w:p w14:paraId="2067C10F" w14:textId="69AA9650" w:rsidR="000E58E2" w:rsidRPr="0041007A" w:rsidRDefault="000E58E2" w:rsidP="00731838">
      <w:pPr>
        <w:spacing w:after="0" w:line="240" w:lineRule="auto"/>
        <w:jc w:val="both"/>
        <w:rPr>
          <w:rFonts w:asciiTheme="majorHAnsi" w:hAnsiTheme="majorHAnsi"/>
          <w:sz w:val="22"/>
          <w:szCs w:val="22"/>
        </w:rPr>
      </w:pPr>
    </w:p>
    <w:p w14:paraId="1C6E6C23" w14:textId="6B298E5C" w:rsidR="009E36B5" w:rsidRPr="0041007A" w:rsidRDefault="009E36B5" w:rsidP="00731838">
      <w:pPr>
        <w:pStyle w:val="ListParagraph"/>
        <w:numPr>
          <w:ilvl w:val="1"/>
          <w:numId w:val="17"/>
        </w:numPr>
        <w:spacing w:after="0" w:line="240" w:lineRule="auto"/>
        <w:jc w:val="both"/>
        <w:rPr>
          <w:rFonts w:asciiTheme="majorHAnsi" w:hAnsiTheme="majorHAnsi"/>
          <w:b/>
          <w:bCs/>
        </w:rPr>
      </w:pPr>
      <w:r w:rsidRPr="0041007A">
        <w:rPr>
          <w:rFonts w:asciiTheme="majorHAnsi" w:hAnsiTheme="majorHAnsi"/>
          <w:b/>
          <w:bCs/>
        </w:rPr>
        <w:t>Cold calls</w:t>
      </w:r>
      <w:r w:rsidR="530D857D" w:rsidRPr="0041007A">
        <w:rPr>
          <w:rFonts w:asciiTheme="majorHAnsi" w:hAnsiTheme="majorHAnsi"/>
          <w:b/>
          <w:bCs/>
        </w:rPr>
        <w:t>/Prospecting</w:t>
      </w:r>
    </w:p>
    <w:p w14:paraId="287D54C3" w14:textId="77777777" w:rsidR="00731838" w:rsidRPr="0041007A" w:rsidRDefault="00731838" w:rsidP="00731838">
      <w:pPr>
        <w:pStyle w:val="ListParagraph"/>
        <w:spacing w:after="0" w:line="240" w:lineRule="auto"/>
        <w:jc w:val="both"/>
        <w:rPr>
          <w:rFonts w:asciiTheme="majorHAnsi" w:hAnsiTheme="majorHAnsi"/>
          <w:b/>
          <w:bCs/>
        </w:rPr>
      </w:pPr>
    </w:p>
    <w:p w14:paraId="533732E9" w14:textId="1F11CA5E" w:rsidR="009E36B5" w:rsidRPr="0041007A" w:rsidRDefault="009E36B5" w:rsidP="00731838">
      <w:pPr>
        <w:pStyle w:val="ListParagraph"/>
        <w:numPr>
          <w:ilvl w:val="2"/>
          <w:numId w:val="17"/>
        </w:numPr>
        <w:spacing w:after="0" w:line="240" w:lineRule="auto"/>
        <w:jc w:val="both"/>
        <w:rPr>
          <w:rFonts w:asciiTheme="majorHAnsi" w:hAnsiTheme="majorHAnsi"/>
          <w:b/>
          <w:bCs/>
          <w:i/>
          <w:iCs/>
        </w:rPr>
      </w:pPr>
      <w:r w:rsidRPr="0041007A">
        <w:rPr>
          <w:rFonts w:asciiTheme="majorHAnsi" w:hAnsiTheme="majorHAnsi"/>
          <w:b/>
          <w:bCs/>
          <w:i/>
          <w:iCs/>
        </w:rPr>
        <w:t>Are cold calls for B2B telemarketing permitted? (Please include the legal bases available for making cold calls)</w:t>
      </w:r>
    </w:p>
    <w:p w14:paraId="142308B5" w14:textId="77777777" w:rsidR="00731838" w:rsidRPr="0041007A" w:rsidRDefault="00731838" w:rsidP="00731838">
      <w:pPr>
        <w:pStyle w:val="ListParagraph"/>
        <w:spacing w:after="0" w:line="240" w:lineRule="auto"/>
        <w:jc w:val="both"/>
        <w:rPr>
          <w:rFonts w:asciiTheme="majorHAnsi" w:hAnsiTheme="majorHAnsi"/>
          <w:i/>
          <w:iCs/>
        </w:rPr>
      </w:pPr>
    </w:p>
    <w:p w14:paraId="2AE21E91" w14:textId="6B1471B3" w:rsidR="00731838" w:rsidRDefault="00731838" w:rsidP="00731838">
      <w:pPr>
        <w:spacing w:after="0" w:line="240" w:lineRule="auto"/>
        <w:jc w:val="both"/>
        <w:rPr>
          <w:rFonts w:asciiTheme="majorHAnsi" w:hAnsiTheme="majorHAnsi"/>
          <w:sz w:val="22"/>
          <w:szCs w:val="22"/>
        </w:rPr>
      </w:pPr>
      <w:r w:rsidRPr="0041007A">
        <w:rPr>
          <w:rFonts w:asciiTheme="majorHAnsi" w:hAnsiTheme="majorHAnsi"/>
          <w:sz w:val="22"/>
          <w:szCs w:val="22"/>
        </w:rPr>
        <w:t xml:space="preserve">Yes, cold calls for B2B telemarketing purposes are permitted, subject to the same legal </w:t>
      </w:r>
      <w:del w:id="1451" w:author="Bahar Toto" w:date="2026-06-15T15:12:00Z" w16du:dateUtc="2026-06-15T14:12:00Z">
        <w:r w:rsidRPr="0041007A" w:rsidDel="002D4E5C">
          <w:rPr>
            <w:rFonts w:asciiTheme="majorHAnsi" w:hAnsiTheme="majorHAnsi"/>
            <w:sz w:val="22"/>
            <w:szCs w:val="22"/>
          </w:rPr>
          <w:delText xml:space="preserve">bases </w:delText>
        </w:r>
      </w:del>
      <w:ins w:id="1452" w:author="Bahar Toto" w:date="2026-06-15T15:12:00Z" w16du:dateUtc="2026-06-15T14:12:00Z">
        <w:r w:rsidR="002D4E5C">
          <w:rPr>
            <w:rFonts w:asciiTheme="majorHAnsi" w:hAnsiTheme="majorHAnsi"/>
            <w:sz w:val="22"/>
            <w:szCs w:val="22"/>
          </w:rPr>
          <w:t>basis</w:t>
        </w:r>
        <w:r w:rsidR="002D4E5C" w:rsidRPr="0041007A">
          <w:rPr>
            <w:rFonts w:asciiTheme="majorHAnsi" w:hAnsiTheme="majorHAnsi"/>
            <w:sz w:val="22"/>
            <w:szCs w:val="22"/>
          </w:rPr>
          <w:t xml:space="preserve"> </w:t>
        </w:r>
      </w:ins>
      <w:r w:rsidRPr="0041007A">
        <w:rPr>
          <w:rFonts w:asciiTheme="majorHAnsi" w:hAnsiTheme="majorHAnsi"/>
          <w:sz w:val="22"/>
          <w:szCs w:val="22"/>
        </w:rPr>
        <w:t>considerations discussed above.</w:t>
      </w:r>
    </w:p>
    <w:p w14:paraId="3F309408" w14:textId="77777777" w:rsidR="00692A09" w:rsidRDefault="00692A09" w:rsidP="00731838">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692A09" w:rsidRPr="005642C1" w14:paraId="087F8056" w14:textId="77777777" w:rsidTr="00050BF6">
        <w:tc>
          <w:tcPr>
            <w:tcW w:w="4508" w:type="dxa"/>
          </w:tcPr>
          <w:p w14:paraId="0DE5E02B" w14:textId="77777777" w:rsidR="00692A09" w:rsidRPr="005642C1" w:rsidRDefault="00692A09" w:rsidP="00050BF6">
            <w:r w:rsidRPr="005642C1">
              <w:t>Citation</w:t>
            </w:r>
            <w:r>
              <w:t>s</w:t>
            </w:r>
          </w:p>
        </w:tc>
        <w:tc>
          <w:tcPr>
            <w:tcW w:w="4508" w:type="dxa"/>
          </w:tcPr>
          <w:p w14:paraId="4CBC5655" w14:textId="77777777" w:rsidR="00692A09" w:rsidRDefault="00F065E6" w:rsidP="00050BF6">
            <w:pPr>
              <w:rPr>
                <w:ins w:id="1453" w:author="Bahar Toto" w:date="2026-06-15T14:58:00Z" w16du:dateUtc="2026-06-15T13:58:00Z"/>
              </w:rPr>
            </w:pPr>
            <w:ins w:id="1454" w:author="Bahar Toto" w:date="2026-06-15T14:58:00Z" w16du:dateUtc="2026-06-15T13:58:00Z">
              <w:r>
                <w:fldChar w:fldCharType="begin"/>
              </w:r>
              <w:r>
                <w:instrText>HYPERLINK "https://privacy.gov.ph/data-privacy-act/"</w:instrText>
              </w:r>
              <w:r>
                <w:fldChar w:fldCharType="separate"/>
              </w:r>
              <w:r w:rsidRPr="005642C1">
                <w:rPr>
                  <w:rStyle w:val="Hyperlink"/>
                </w:rPr>
                <w:t>Sections 12 and 13 of the Data Privacy Act</w:t>
              </w:r>
              <w:r>
                <w:fldChar w:fldCharType="end"/>
              </w:r>
            </w:ins>
          </w:p>
          <w:p w14:paraId="46D585EC" w14:textId="2E621EDB" w:rsidR="00F065E6" w:rsidRPr="005642C1" w:rsidRDefault="00F065E6" w:rsidP="00050BF6">
            <w:ins w:id="1455" w:author="Bahar Toto" w:date="2026-06-15T14:58:00Z" w16du:dateUtc="2026-06-15T13:58:00Z">
              <w:r w:rsidRPr="00467730">
                <w:t>Advisory Opinion No. 2018-050</w:t>
              </w:r>
            </w:ins>
          </w:p>
        </w:tc>
      </w:tr>
      <w:tr w:rsidR="00692A09" w:rsidRPr="005642C1" w:rsidDel="00F065E6" w14:paraId="2DBC482B" w14:textId="4F25AE2C" w:rsidTr="00050BF6">
        <w:trPr>
          <w:del w:id="1456" w:author="Bahar Toto" w:date="2026-06-15T14:58:00Z"/>
        </w:trPr>
        <w:tc>
          <w:tcPr>
            <w:tcW w:w="4508" w:type="dxa"/>
          </w:tcPr>
          <w:p w14:paraId="1E6B0F4D" w14:textId="20E56A65" w:rsidR="00692A09" w:rsidRPr="005642C1" w:rsidDel="00F065E6" w:rsidRDefault="00692A09" w:rsidP="00050BF6">
            <w:pPr>
              <w:rPr>
                <w:del w:id="1457" w:author="Bahar Toto" w:date="2026-06-15T14:58:00Z" w16du:dateUtc="2026-06-15T13:58:00Z"/>
              </w:rPr>
            </w:pPr>
            <w:del w:id="1458" w:author="Bahar Toto" w:date="2026-06-15T14:58:00Z" w16du:dateUtc="2026-06-15T13:58:00Z">
              <w:r w:rsidRPr="005642C1" w:rsidDel="00F065E6">
                <w:delText xml:space="preserve">Data Privacy Act </w:delText>
              </w:r>
            </w:del>
          </w:p>
        </w:tc>
        <w:tc>
          <w:tcPr>
            <w:tcW w:w="4508" w:type="dxa"/>
          </w:tcPr>
          <w:p w14:paraId="0C36CF53" w14:textId="53CBDE8D" w:rsidR="00692A09" w:rsidRPr="005642C1" w:rsidDel="00F065E6" w:rsidRDefault="00692A09" w:rsidP="00050BF6">
            <w:pPr>
              <w:rPr>
                <w:del w:id="1459" w:author="Bahar Toto" w:date="2026-06-15T14:58:00Z" w16du:dateUtc="2026-06-15T13:58:00Z"/>
              </w:rPr>
            </w:pPr>
            <w:del w:id="1460" w:author="Bahar Toto" w:date="2026-06-15T14:58:00Z" w16du:dateUtc="2026-06-15T13:58:00Z">
              <w:r w:rsidDel="00F065E6">
                <w:fldChar w:fldCharType="begin"/>
              </w:r>
              <w:r w:rsidDel="00F065E6">
                <w:delInstrText>HYPERLINK "https://privacy.gov.ph/data-privacy-act/"</w:delInstrText>
              </w:r>
              <w:r w:rsidDel="00F065E6">
                <w:fldChar w:fldCharType="separate"/>
              </w:r>
              <w:r w:rsidRPr="005642C1" w:rsidDel="00F065E6">
                <w:rPr>
                  <w:rStyle w:val="Hyperlink"/>
                </w:rPr>
                <w:delText>Sections 12 and 13 of the Data Privacy Act</w:delText>
              </w:r>
              <w:r w:rsidDel="00F065E6">
                <w:fldChar w:fldCharType="end"/>
              </w:r>
              <w:r w:rsidRPr="005642C1" w:rsidDel="00F065E6">
                <w:delText xml:space="preserve"> </w:delText>
              </w:r>
            </w:del>
          </w:p>
        </w:tc>
      </w:tr>
      <w:tr w:rsidR="00692A09" w:rsidRPr="005642C1" w:rsidDel="00F065E6" w14:paraId="56FEA06E" w14:textId="688E6279" w:rsidTr="00050BF6">
        <w:trPr>
          <w:del w:id="1461" w:author="Bahar Toto" w:date="2026-06-15T14:58:00Z"/>
        </w:trPr>
        <w:tc>
          <w:tcPr>
            <w:tcW w:w="4508" w:type="dxa"/>
          </w:tcPr>
          <w:p w14:paraId="12FFFA5D" w14:textId="1F5B354E" w:rsidR="00692A09" w:rsidRPr="005642C1" w:rsidDel="00F065E6" w:rsidRDefault="00692A09" w:rsidP="00050BF6">
            <w:pPr>
              <w:rPr>
                <w:del w:id="1462" w:author="Bahar Toto" w:date="2026-06-15T14:58:00Z" w16du:dateUtc="2026-06-15T13:58:00Z"/>
              </w:rPr>
            </w:pPr>
            <w:del w:id="1463" w:author="Bahar Toto" w:date="2026-06-15T14:58:00Z" w16du:dateUtc="2026-06-15T13:58:00Z">
              <w:r w:rsidDel="00F065E6">
                <w:delText>National Privacy Commission Advisory Opinion on Cold Calls and Emails</w:delText>
              </w:r>
            </w:del>
          </w:p>
        </w:tc>
        <w:tc>
          <w:tcPr>
            <w:tcW w:w="4508" w:type="dxa"/>
          </w:tcPr>
          <w:p w14:paraId="013485D3" w14:textId="761040AF" w:rsidR="00692A09" w:rsidRPr="008A5A44" w:rsidDel="00F065E6" w:rsidRDefault="00692A09" w:rsidP="00050BF6">
            <w:pPr>
              <w:rPr>
                <w:del w:id="1464" w:author="Bahar Toto" w:date="2026-06-15T14:58:00Z" w16du:dateUtc="2026-06-15T13:58:00Z"/>
              </w:rPr>
            </w:pPr>
            <w:del w:id="1465" w:author="Bahar Toto" w:date="2026-06-15T14:58:00Z" w16du:dateUtc="2026-06-15T13:58:00Z">
              <w:r w:rsidDel="00F065E6">
                <w:fldChar w:fldCharType="begin"/>
              </w:r>
              <w:r w:rsidDel="00F065E6">
                <w:delInstrText>HYPERLINK "https://privacy.gov.ph/wp-content/uploads/2022/08/AONo_2018-050.pdf"</w:delInstrText>
              </w:r>
              <w:r w:rsidDel="00F065E6">
                <w:fldChar w:fldCharType="separate"/>
              </w:r>
              <w:r w:rsidRPr="008A5A44" w:rsidDel="00F065E6">
                <w:rPr>
                  <w:rStyle w:val="Hyperlink"/>
                </w:rPr>
                <w:delText>National Privacy Commission Advisory Opinion No. 2018-050</w:delText>
              </w:r>
              <w:r w:rsidDel="00F065E6">
                <w:fldChar w:fldCharType="end"/>
              </w:r>
            </w:del>
          </w:p>
        </w:tc>
      </w:tr>
    </w:tbl>
    <w:p w14:paraId="015D7F52" w14:textId="77777777" w:rsidR="00692A09" w:rsidRPr="0041007A" w:rsidRDefault="00692A09" w:rsidP="00692A09">
      <w:pPr>
        <w:spacing w:after="0" w:line="240" w:lineRule="auto"/>
        <w:jc w:val="both"/>
        <w:rPr>
          <w:rFonts w:asciiTheme="majorHAnsi" w:hAnsiTheme="majorHAnsi"/>
          <w:sz w:val="22"/>
          <w:szCs w:val="22"/>
        </w:rPr>
      </w:pPr>
    </w:p>
    <w:p w14:paraId="37C4A475" w14:textId="77777777" w:rsidR="00692A09" w:rsidRPr="0041007A" w:rsidRDefault="00692A09" w:rsidP="00731838">
      <w:pPr>
        <w:spacing w:after="0" w:line="240" w:lineRule="auto"/>
        <w:jc w:val="both"/>
        <w:rPr>
          <w:rFonts w:asciiTheme="majorHAnsi" w:hAnsiTheme="majorHAnsi"/>
          <w:sz w:val="22"/>
          <w:szCs w:val="22"/>
        </w:rPr>
      </w:pPr>
    </w:p>
    <w:p w14:paraId="78250D75" w14:textId="77777777" w:rsidR="009E36B5" w:rsidRPr="0041007A" w:rsidRDefault="009E36B5" w:rsidP="00731838">
      <w:pPr>
        <w:spacing w:after="0" w:line="240" w:lineRule="auto"/>
        <w:jc w:val="both"/>
        <w:rPr>
          <w:rFonts w:asciiTheme="majorHAnsi" w:hAnsiTheme="majorHAnsi"/>
          <w:sz w:val="22"/>
          <w:szCs w:val="22"/>
        </w:rPr>
      </w:pPr>
    </w:p>
    <w:p w14:paraId="40822755" w14:textId="77B9199C" w:rsidR="009E36B5" w:rsidRPr="0041007A" w:rsidRDefault="009E36B5" w:rsidP="00731838">
      <w:pPr>
        <w:pStyle w:val="ListParagraph"/>
        <w:numPr>
          <w:ilvl w:val="2"/>
          <w:numId w:val="17"/>
        </w:numPr>
        <w:spacing w:after="0" w:line="240" w:lineRule="auto"/>
        <w:jc w:val="both"/>
        <w:rPr>
          <w:rFonts w:asciiTheme="majorHAnsi" w:hAnsiTheme="majorHAnsi"/>
          <w:b/>
          <w:bCs/>
          <w:i/>
          <w:iCs/>
        </w:rPr>
      </w:pPr>
      <w:r w:rsidRPr="0041007A">
        <w:rPr>
          <w:rFonts w:asciiTheme="majorHAnsi" w:hAnsiTheme="majorHAnsi"/>
          <w:b/>
          <w:bCs/>
          <w:i/>
          <w:iCs/>
        </w:rPr>
        <w:t>Is it permissible to make cold calls to obtain consent for future B2B telemarketing?</w:t>
      </w:r>
      <w:r w:rsidR="580171C3" w:rsidRPr="0041007A">
        <w:rPr>
          <w:rFonts w:asciiTheme="majorHAnsi" w:hAnsiTheme="majorHAnsi"/>
          <w:b/>
          <w:bCs/>
          <w:i/>
          <w:iCs/>
        </w:rPr>
        <w:t xml:space="preserve"> If yes, what are the conditions </w:t>
      </w:r>
      <w:proofErr w:type="gramStart"/>
      <w:r w:rsidR="580171C3" w:rsidRPr="0041007A">
        <w:rPr>
          <w:rFonts w:asciiTheme="majorHAnsi" w:hAnsiTheme="majorHAnsi"/>
          <w:b/>
          <w:bCs/>
          <w:i/>
          <w:iCs/>
        </w:rPr>
        <w:t>to execute</w:t>
      </w:r>
      <w:proofErr w:type="gramEnd"/>
      <w:r w:rsidR="580171C3" w:rsidRPr="0041007A">
        <w:rPr>
          <w:rFonts w:asciiTheme="majorHAnsi" w:hAnsiTheme="majorHAnsi"/>
          <w:b/>
          <w:bCs/>
          <w:i/>
          <w:iCs/>
        </w:rPr>
        <w:t xml:space="preserve"> such calls?</w:t>
      </w:r>
    </w:p>
    <w:p w14:paraId="28CDBC2F" w14:textId="77777777" w:rsidR="00731838" w:rsidRPr="0041007A" w:rsidRDefault="00731838" w:rsidP="00731838">
      <w:pPr>
        <w:pStyle w:val="ListParagraph"/>
        <w:spacing w:after="0" w:line="240" w:lineRule="auto"/>
        <w:jc w:val="both"/>
        <w:rPr>
          <w:rFonts w:asciiTheme="majorHAnsi" w:hAnsiTheme="majorHAnsi"/>
        </w:rPr>
      </w:pPr>
    </w:p>
    <w:p w14:paraId="43ACB87F" w14:textId="79D50059" w:rsidR="0061455C" w:rsidRDefault="00731838" w:rsidP="00731838">
      <w:pPr>
        <w:spacing w:after="0" w:line="240" w:lineRule="auto"/>
        <w:jc w:val="both"/>
        <w:rPr>
          <w:rFonts w:asciiTheme="majorHAnsi" w:hAnsiTheme="majorHAnsi"/>
          <w:sz w:val="22"/>
          <w:szCs w:val="22"/>
        </w:rPr>
      </w:pPr>
      <w:r w:rsidRPr="0041007A">
        <w:rPr>
          <w:rFonts w:asciiTheme="majorHAnsi" w:hAnsiTheme="majorHAnsi"/>
          <w:sz w:val="22"/>
          <w:szCs w:val="22"/>
        </w:rPr>
        <w:t>Yes, although the caller must still have a lawful basis for processing the called party</w:t>
      </w:r>
      <w:ins w:id="1466" w:author="Bahar Toto" w:date="2026-06-15T14:58:00Z" w16du:dateUtc="2026-06-15T13:58:00Z">
        <w:r w:rsidR="00F065E6">
          <w:rPr>
            <w:rFonts w:asciiTheme="majorHAnsi" w:hAnsiTheme="majorHAnsi"/>
            <w:sz w:val="22"/>
            <w:szCs w:val="22"/>
          </w:rPr>
          <w:t>'</w:t>
        </w:r>
      </w:ins>
      <w:del w:id="1467" w:author="Bahar Toto" w:date="2026-06-15T14:58:00Z" w16du:dateUtc="2026-06-15T13:58:00Z">
        <w:r w:rsidRPr="0041007A" w:rsidDel="00F065E6">
          <w:rPr>
            <w:rFonts w:asciiTheme="majorHAnsi" w:hAnsiTheme="majorHAnsi"/>
            <w:sz w:val="22"/>
            <w:szCs w:val="22"/>
          </w:rPr>
          <w:delText>’</w:delText>
        </w:r>
      </w:del>
      <w:r w:rsidRPr="0041007A">
        <w:rPr>
          <w:rFonts w:asciiTheme="majorHAnsi" w:hAnsiTheme="majorHAnsi"/>
          <w:sz w:val="22"/>
          <w:szCs w:val="22"/>
        </w:rPr>
        <w:t xml:space="preserve">s personal data to place the call in the first place – usually </w:t>
      </w:r>
      <w:proofErr w:type="gramStart"/>
      <w:r w:rsidRPr="0041007A">
        <w:rPr>
          <w:rFonts w:asciiTheme="majorHAnsi" w:hAnsiTheme="majorHAnsi"/>
          <w:sz w:val="22"/>
          <w:szCs w:val="22"/>
        </w:rPr>
        <w:t>on the basis of</w:t>
      </w:r>
      <w:proofErr w:type="gramEnd"/>
      <w:r w:rsidRPr="0041007A">
        <w:rPr>
          <w:rFonts w:asciiTheme="majorHAnsi" w:hAnsiTheme="majorHAnsi"/>
          <w:sz w:val="22"/>
          <w:szCs w:val="22"/>
        </w:rPr>
        <w:t xml:space="preserve"> legitimate interests.</w:t>
      </w:r>
    </w:p>
    <w:p w14:paraId="6928EFC8" w14:textId="77777777" w:rsidR="00692A09" w:rsidRDefault="00692A09" w:rsidP="00731838">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692A09" w:rsidRPr="005642C1" w14:paraId="2D33138F" w14:textId="77777777" w:rsidTr="00050BF6">
        <w:tc>
          <w:tcPr>
            <w:tcW w:w="4508" w:type="dxa"/>
          </w:tcPr>
          <w:p w14:paraId="78563297" w14:textId="77777777" w:rsidR="00692A09" w:rsidRPr="005642C1" w:rsidRDefault="00692A09" w:rsidP="00050BF6">
            <w:r w:rsidRPr="005642C1">
              <w:t>Citation</w:t>
            </w:r>
            <w:r>
              <w:t>s</w:t>
            </w:r>
          </w:p>
        </w:tc>
        <w:tc>
          <w:tcPr>
            <w:tcW w:w="4508" w:type="dxa"/>
          </w:tcPr>
          <w:p w14:paraId="0E3567C0" w14:textId="77777777" w:rsidR="00F065E6" w:rsidRDefault="00F065E6" w:rsidP="00F065E6">
            <w:pPr>
              <w:rPr>
                <w:ins w:id="1468" w:author="Bahar Toto" w:date="2026-06-15T14:58:00Z" w16du:dateUtc="2026-06-15T13:58:00Z"/>
              </w:rPr>
            </w:pPr>
            <w:ins w:id="1469" w:author="Bahar Toto" w:date="2026-06-15T14:58:00Z" w16du:dateUtc="2026-06-15T13:58:00Z">
              <w:r>
                <w:fldChar w:fldCharType="begin"/>
              </w:r>
              <w:r>
                <w:instrText>HYPERLINK "https://privacy.gov.ph/data-privacy-act/"</w:instrText>
              </w:r>
              <w:r>
                <w:fldChar w:fldCharType="separate"/>
              </w:r>
              <w:r w:rsidRPr="005642C1">
                <w:rPr>
                  <w:rStyle w:val="Hyperlink"/>
                </w:rPr>
                <w:t>Sections 12 and 13 of the Data Privacy Act</w:t>
              </w:r>
              <w:r>
                <w:fldChar w:fldCharType="end"/>
              </w:r>
            </w:ins>
          </w:p>
          <w:p w14:paraId="1DDFC91D" w14:textId="31D9E906" w:rsidR="00692A09" w:rsidRPr="005642C1" w:rsidRDefault="00F065E6" w:rsidP="00F065E6">
            <w:ins w:id="1470" w:author="Bahar Toto" w:date="2026-06-15T14:58:00Z" w16du:dateUtc="2026-06-15T13:58:00Z">
              <w:r w:rsidRPr="00467730">
                <w:t>Advisory Opinion No. 2018-050</w:t>
              </w:r>
            </w:ins>
          </w:p>
        </w:tc>
      </w:tr>
      <w:tr w:rsidR="00692A09" w:rsidRPr="005642C1" w:rsidDel="00F065E6" w14:paraId="37128F8E" w14:textId="4CD58578" w:rsidTr="00050BF6">
        <w:trPr>
          <w:del w:id="1471" w:author="Bahar Toto" w:date="2026-06-15T14:59:00Z"/>
        </w:trPr>
        <w:tc>
          <w:tcPr>
            <w:tcW w:w="4508" w:type="dxa"/>
          </w:tcPr>
          <w:p w14:paraId="1B822D5E" w14:textId="0707E4EE" w:rsidR="00692A09" w:rsidRPr="005642C1" w:rsidDel="00F065E6" w:rsidRDefault="00692A09" w:rsidP="00050BF6">
            <w:pPr>
              <w:rPr>
                <w:del w:id="1472" w:author="Bahar Toto" w:date="2026-06-15T14:59:00Z" w16du:dateUtc="2026-06-15T13:59:00Z"/>
              </w:rPr>
            </w:pPr>
            <w:del w:id="1473" w:author="Bahar Toto" w:date="2026-06-15T14:59:00Z" w16du:dateUtc="2026-06-15T13:59:00Z">
              <w:r w:rsidRPr="005642C1" w:rsidDel="00F065E6">
                <w:delText xml:space="preserve">Data Privacy Act </w:delText>
              </w:r>
            </w:del>
          </w:p>
        </w:tc>
        <w:tc>
          <w:tcPr>
            <w:tcW w:w="4508" w:type="dxa"/>
          </w:tcPr>
          <w:p w14:paraId="6C132F82" w14:textId="70F6F302" w:rsidR="00692A09" w:rsidRPr="005642C1" w:rsidDel="00F065E6" w:rsidRDefault="00692A09" w:rsidP="00050BF6">
            <w:pPr>
              <w:rPr>
                <w:del w:id="1474" w:author="Bahar Toto" w:date="2026-06-15T14:59:00Z" w16du:dateUtc="2026-06-15T13:59:00Z"/>
              </w:rPr>
            </w:pPr>
            <w:del w:id="1475" w:author="Bahar Toto" w:date="2026-06-15T14:59:00Z" w16du:dateUtc="2026-06-15T13:59:00Z">
              <w:r w:rsidDel="00F065E6">
                <w:fldChar w:fldCharType="begin"/>
              </w:r>
              <w:r w:rsidDel="00F065E6">
                <w:delInstrText>HYPERLINK "https://privacy.gov.ph/data-privacy-act/"</w:delInstrText>
              </w:r>
              <w:r w:rsidDel="00F065E6">
                <w:fldChar w:fldCharType="separate"/>
              </w:r>
              <w:r w:rsidRPr="005642C1" w:rsidDel="00F065E6">
                <w:rPr>
                  <w:rStyle w:val="Hyperlink"/>
                </w:rPr>
                <w:delText>Sections 12 and 13 of the Data Privacy Act</w:delText>
              </w:r>
              <w:r w:rsidDel="00F065E6">
                <w:fldChar w:fldCharType="end"/>
              </w:r>
              <w:r w:rsidRPr="005642C1" w:rsidDel="00F065E6">
                <w:delText xml:space="preserve"> </w:delText>
              </w:r>
            </w:del>
          </w:p>
        </w:tc>
      </w:tr>
      <w:tr w:rsidR="00692A09" w:rsidRPr="005642C1" w:rsidDel="00F065E6" w14:paraId="037F7A93" w14:textId="3B3FCA1C" w:rsidTr="00050BF6">
        <w:trPr>
          <w:del w:id="1476" w:author="Bahar Toto" w:date="2026-06-15T14:59:00Z"/>
        </w:trPr>
        <w:tc>
          <w:tcPr>
            <w:tcW w:w="4508" w:type="dxa"/>
          </w:tcPr>
          <w:p w14:paraId="5E1A01D7" w14:textId="393E5396" w:rsidR="00692A09" w:rsidRPr="005642C1" w:rsidDel="00F065E6" w:rsidRDefault="00692A09" w:rsidP="00050BF6">
            <w:pPr>
              <w:rPr>
                <w:del w:id="1477" w:author="Bahar Toto" w:date="2026-06-15T14:59:00Z" w16du:dateUtc="2026-06-15T13:59:00Z"/>
              </w:rPr>
            </w:pPr>
            <w:del w:id="1478" w:author="Bahar Toto" w:date="2026-06-15T14:59:00Z" w16du:dateUtc="2026-06-15T13:59:00Z">
              <w:r w:rsidDel="00F065E6">
                <w:delText>National Privacy Commission Advisory Opinion on Cold Calls and Emails</w:delText>
              </w:r>
            </w:del>
          </w:p>
        </w:tc>
        <w:tc>
          <w:tcPr>
            <w:tcW w:w="4508" w:type="dxa"/>
          </w:tcPr>
          <w:p w14:paraId="26C58B58" w14:textId="75FE6399" w:rsidR="00692A09" w:rsidRPr="008A5A44" w:rsidDel="00F065E6" w:rsidRDefault="00692A09" w:rsidP="00050BF6">
            <w:pPr>
              <w:rPr>
                <w:del w:id="1479" w:author="Bahar Toto" w:date="2026-06-15T14:59:00Z" w16du:dateUtc="2026-06-15T13:59:00Z"/>
              </w:rPr>
            </w:pPr>
            <w:del w:id="1480" w:author="Bahar Toto" w:date="2026-06-15T14:59:00Z" w16du:dateUtc="2026-06-15T13:59:00Z">
              <w:r w:rsidDel="00F065E6">
                <w:fldChar w:fldCharType="begin"/>
              </w:r>
              <w:r w:rsidDel="00F065E6">
                <w:delInstrText>HYPERLINK "https://privacy.gov.ph/wp-content/uploads/2022/08/AONo_2018-050.pdf"</w:delInstrText>
              </w:r>
              <w:r w:rsidDel="00F065E6">
                <w:fldChar w:fldCharType="separate"/>
              </w:r>
              <w:r w:rsidRPr="008A5A44" w:rsidDel="00F065E6">
                <w:rPr>
                  <w:rStyle w:val="Hyperlink"/>
                </w:rPr>
                <w:delText>National Privacy Commission Advisory Opinion No. 2018-050</w:delText>
              </w:r>
              <w:r w:rsidDel="00F065E6">
                <w:fldChar w:fldCharType="end"/>
              </w:r>
            </w:del>
          </w:p>
        </w:tc>
      </w:tr>
    </w:tbl>
    <w:p w14:paraId="70E0BA41" w14:textId="77777777" w:rsidR="00692A09" w:rsidRPr="0041007A" w:rsidRDefault="00692A09" w:rsidP="00731838">
      <w:pPr>
        <w:spacing w:after="0" w:line="240" w:lineRule="auto"/>
        <w:jc w:val="both"/>
        <w:rPr>
          <w:rFonts w:asciiTheme="majorHAnsi" w:hAnsiTheme="majorHAnsi"/>
          <w:sz w:val="22"/>
          <w:szCs w:val="22"/>
          <w:lang w:val="en-US"/>
        </w:rPr>
      </w:pPr>
    </w:p>
    <w:p w14:paraId="6F732DEA" w14:textId="77777777" w:rsidR="009E36B5" w:rsidRPr="0041007A" w:rsidRDefault="009E36B5" w:rsidP="00731838">
      <w:pPr>
        <w:spacing w:after="0" w:line="240" w:lineRule="auto"/>
        <w:jc w:val="both"/>
        <w:rPr>
          <w:sz w:val="22"/>
          <w:szCs w:val="22"/>
        </w:rPr>
      </w:pPr>
    </w:p>
    <w:p w14:paraId="13FAFAB8" w14:textId="3B1D146D" w:rsidR="00E91145" w:rsidRPr="0041007A" w:rsidRDefault="64AF4EF9" w:rsidP="00731838">
      <w:pPr>
        <w:pStyle w:val="ListParagraph"/>
        <w:numPr>
          <w:ilvl w:val="1"/>
          <w:numId w:val="11"/>
        </w:numPr>
        <w:spacing w:after="0" w:line="240" w:lineRule="auto"/>
        <w:jc w:val="both"/>
        <w:rPr>
          <w:b/>
          <w:bCs/>
        </w:rPr>
      </w:pPr>
      <w:proofErr w:type="spellStart"/>
      <w:r w:rsidRPr="0041007A">
        <w:rPr>
          <w:b/>
          <w:bCs/>
        </w:rPr>
        <w:t>Opt</w:t>
      </w:r>
      <w:proofErr w:type="spellEnd"/>
      <w:r w:rsidRPr="0041007A">
        <w:rPr>
          <w:b/>
          <w:bCs/>
        </w:rPr>
        <w:t xml:space="preserve"> out Lists</w:t>
      </w:r>
    </w:p>
    <w:p w14:paraId="724E2638" w14:textId="77777777" w:rsidR="00731838" w:rsidRPr="0041007A" w:rsidRDefault="00731838" w:rsidP="00731838">
      <w:pPr>
        <w:pStyle w:val="ListParagraph"/>
        <w:spacing w:after="0" w:line="240" w:lineRule="auto"/>
        <w:jc w:val="both"/>
        <w:rPr>
          <w:b/>
          <w:bCs/>
        </w:rPr>
      </w:pPr>
    </w:p>
    <w:p w14:paraId="1E712788" w14:textId="34AC5603" w:rsidR="00E91145" w:rsidRPr="0041007A" w:rsidRDefault="00E91145" w:rsidP="00731838">
      <w:pPr>
        <w:pStyle w:val="ListParagraph"/>
        <w:numPr>
          <w:ilvl w:val="2"/>
          <w:numId w:val="11"/>
        </w:numPr>
        <w:spacing w:after="0" w:line="240" w:lineRule="auto"/>
        <w:jc w:val="both"/>
        <w:rPr>
          <w:b/>
          <w:bCs/>
          <w:i/>
          <w:iCs/>
        </w:rPr>
      </w:pPr>
      <w:r w:rsidRPr="0041007A">
        <w:rPr>
          <w:b/>
          <w:bCs/>
          <w:i/>
          <w:iCs/>
        </w:rPr>
        <w:t xml:space="preserve">Are there any national opt-out lists for </w:t>
      </w:r>
      <w:proofErr w:type="spellStart"/>
      <w:proofErr w:type="gramStart"/>
      <w:r w:rsidRPr="0041007A">
        <w:rPr>
          <w:b/>
          <w:bCs/>
          <w:i/>
          <w:iCs/>
        </w:rPr>
        <w:t>emarketing</w:t>
      </w:r>
      <w:proofErr w:type="spellEnd"/>
      <w:proofErr w:type="gramEnd"/>
      <w:r w:rsidR="2F2A1805" w:rsidRPr="0041007A">
        <w:rPr>
          <w:b/>
          <w:bCs/>
          <w:i/>
          <w:iCs/>
        </w:rPr>
        <w:t xml:space="preserve"> or any other relevant lists? </w:t>
      </w:r>
      <w:r w:rsidRPr="0041007A">
        <w:rPr>
          <w:b/>
          <w:bCs/>
          <w:i/>
          <w:iCs/>
        </w:rPr>
        <w:t>(</w:t>
      </w:r>
      <w:r w:rsidR="54206288" w:rsidRPr="0041007A">
        <w:rPr>
          <w:b/>
          <w:bCs/>
          <w:i/>
          <w:iCs/>
        </w:rPr>
        <w:t>I</w:t>
      </w:r>
      <w:r w:rsidRPr="0041007A">
        <w:rPr>
          <w:b/>
          <w:bCs/>
          <w:i/>
          <w:iCs/>
        </w:rPr>
        <w:t>f yes</w:t>
      </w:r>
      <w:r w:rsidR="07A02864" w:rsidRPr="0041007A">
        <w:rPr>
          <w:b/>
          <w:bCs/>
          <w:i/>
          <w:iCs/>
        </w:rPr>
        <w:t>,</w:t>
      </w:r>
      <w:r w:rsidRPr="0041007A">
        <w:rPr>
          <w:b/>
          <w:bCs/>
          <w:i/>
          <w:iCs/>
        </w:rPr>
        <w:t xml:space="preserve"> please provide the link)</w:t>
      </w:r>
    </w:p>
    <w:p w14:paraId="7950D08D" w14:textId="77777777" w:rsidR="00731838" w:rsidRPr="0041007A" w:rsidRDefault="00731838" w:rsidP="00731838">
      <w:pPr>
        <w:pStyle w:val="ListParagraph"/>
        <w:spacing w:after="0" w:line="240" w:lineRule="auto"/>
        <w:jc w:val="both"/>
        <w:rPr>
          <w:b/>
          <w:bCs/>
          <w:i/>
          <w:iCs/>
        </w:rPr>
      </w:pPr>
    </w:p>
    <w:p w14:paraId="29BED3FB" w14:textId="2C1A3FA2" w:rsidR="00CF654C" w:rsidRDefault="00650C13" w:rsidP="00731838">
      <w:pPr>
        <w:spacing w:after="0" w:line="240" w:lineRule="auto"/>
        <w:jc w:val="both"/>
        <w:rPr>
          <w:ins w:id="1481" w:author="Bahar Toto" w:date="2026-06-15T14:59:00Z" w16du:dateUtc="2026-06-15T13:59:00Z"/>
          <w:sz w:val="22"/>
          <w:szCs w:val="22"/>
        </w:rPr>
      </w:pPr>
      <w:r w:rsidRPr="0041007A">
        <w:rPr>
          <w:sz w:val="22"/>
          <w:szCs w:val="22"/>
        </w:rPr>
        <w:t>None.</w:t>
      </w:r>
    </w:p>
    <w:tbl>
      <w:tblPr>
        <w:tblStyle w:val="TableGrid"/>
        <w:tblW w:w="0" w:type="auto"/>
        <w:tblLook w:val="04A0" w:firstRow="1" w:lastRow="0" w:firstColumn="1" w:lastColumn="0" w:noHBand="0" w:noVBand="1"/>
      </w:tblPr>
      <w:tblGrid>
        <w:gridCol w:w="4508"/>
        <w:gridCol w:w="4508"/>
      </w:tblGrid>
      <w:tr w:rsidR="00F065E6" w:rsidRPr="00042FE1" w14:paraId="03029D47" w14:textId="77777777" w:rsidTr="007A7533">
        <w:trPr>
          <w:ins w:id="1482" w:author="Bahar Toto" w:date="2026-06-15T14:59:00Z"/>
        </w:trPr>
        <w:tc>
          <w:tcPr>
            <w:tcW w:w="4508" w:type="dxa"/>
          </w:tcPr>
          <w:p w14:paraId="6F14C58B" w14:textId="77777777" w:rsidR="00F065E6" w:rsidRPr="00042FE1" w:rsidRDefault="00F065E6" w:rsidP="007A7533">
            <w:pPr>
              <w:rPr>
                <w:ins w:id="1483" w:author="Bahar Toto" w:date="2026-06-15T14:59:00Z" w16du:dateUtc="2026-06-15T13:59:00Z"/>
              </w:rPr>
            </w:pPr>
            <w:ins w:id="1484" w:author="Bahar Toto" w:date="2026-06-15T14:59:00Z" w16du:dateUtc="2026-06-15T13:59:00Z">
              <w:r w:rsidRPr="00042FE1">
                <w:t xml:space="preserve">Citation </w:t>
              </w:r>
            </w:ins>
          </w:p>
        </w:tc>
        <w:tc>
          <w:tcPr>
            <w:tcW w:w="4508" w:type="dxa"/>
          </w:tcPr>
          <w:p w14:paraId="0AEB615B" w14:textId="77777777" w:rsidR="00F065E6" w:rsidRPr="00042FE1" w:rsidRDefault="00F065E6" w:rsidP="007A7533">
            <w:pPr>
              <w:rPr>
                <w:ins w:id="1485" w:author="Bahar Toto" w:date="2026-06-15T14:59:00Z" w16du:dateUtc="2026-06-15T13:59:00Z"/>
              </w:rPr>
            </w:pPr>
            <w:ins w:id="1486" w:author="Bahar Toto" w:date="2026-06-15T14:59:00Z" w16du:dateUtc="2026-06-15T13:59:00Z">
              <w:r>
                <w:t>Not applicable.</w:t>
              </w:r>
            </w:ins>
          </w:p>
        </w:tc>
      </w:tr>
    </w:tbl>
    <w:p w14:paraId="7955E3E5" w14:textId="2E8F399C" w:rsidR="00F065E6" w:rsidRPr="0041007A" w:rsidDel="00F065E6" w:rsidRDefault="00F065E6" w:rsidP="00731838">
      <w:pPr>
        <w:spacing w:after="0" w:line="240" w:lineRule="auto"/>
        <w:jc w:val="both"/>
        <w:rPr>
          <w:del w:id="1487" w:author="Bahar Toto" w:date="2026-06-15T14:59:00Z" w16du:dateUtc="2026-06-15T13:59:00Z"/>
          <w:sz w:val="22"/>
          <w:szCs w:val="22"/>
        </w:rPr>
      </w:pPr>
    </w:p>
    <w:p w14:paraId="5935F75E" w14:textId="77777777" w:rsidR="00406589" w:rsidRPr="0041007A" w:rsidRDefault="00406589" w:rsidP="00731838">
      <w:pPr>
        <w:pStyle w:val="ListParagraph"/>
        <w:spacing w:after="0" w:line="240" w:lineRule="auto"/>
        <w:jc w:val="both"/>
        <w:rPr>
          <w:i/>
          <w:iCs/>
        </w:rPr>
      </w:pPr>
    </w:p>
    <w:p w14:paraId="6EB5F1CB" w14:textId="55E62146" w:rsidR="00406589" w:rsidRPr="0041007A" w:rsidRDefault="00406589" w:rsidP="00731838">
      <w:pPr>
        <w:pStyle w:val="ListParagraph"/>
        <w:numPr>
          <w:ilvl w:val="2"/>
          <w:numId w:val="11"/>
        </w:numPr>
        <w:spacing w:after="0" w:line="240" w:lineRule="auto"/>
        <w:jc w:val="both"/>
        <w:rPr>
          <w:b/>
          <w:bCs/>
          <w:i/>
          <w:iCs/>
        </w:rPr>
      </w:pPr>
      <w:r w:rsidRPr="0041007A">
        <w:rPr>
          <w:b/>
          <w:bCs/>
          <w:i/>
          <w:iCs/>
        </w:rPr>
        <w:t>Are there any national opt-out lists for telemarketing</w:t>
      </w:r>
      <w:r w:rsidR="09BCE82E" w:rsidRPr="0041007A">
        <w:rPr>
          <w:b/>
          <w:bCs/>
          <w:i/>
          <w:iCs/>
        </w:rPr>
        <w:t xml:space="preserve"> or any other relevant lists, such as a Reassigned Numbers list?</w:t>
      </w:r>
      <w:r w:rsidRPr="0041007A">
        <w:rPr>
          <w:b/>
          <w:bCs/>
          <w:i/>
          <w:iCs/>
        </w:rPr>
        <w:t xml:space="preserve"> (</w:t>
      </w:r>
      <w:r w:rsidR="23067ED3" w:rsidRPr="0041007A">
        <w:rPr>
          <w:b/>
          <w:bCs/>
          <w:i/>
          <w:iCs/>
        </w:rPr>
        <w:t>I</w:t>
      </w:r>
      <w:r w:rsidRPr="0041007A">
        <w:rPr>
          <w:b/>
          <w:bCs/>
          <w:i/>
          <w:iCs/>
        </w:rPr>
        <w:t>f yes</w:t>
      </w:r>
      <w:r w:rsidR="175E2D0C" w:rsidRPr="0041007A">
        <w:rPr>
          <w:b/>
          <w:bCs/>
          <w:i/>
          <w:iCs/>
        </w:rPr>
        <w:t>,</w:t>
      </w:r>
      <w:r w:rsidRPr="0041007A">
        <w:rPr>
          <w:b/>
          <w:bCs/>
          <w:i/>
          <w:iCs/>
        </w:rPr>
        <w:t xml:space="preserve"> please provide the link)</w:t>
      </w:r>
    </w:p>
    <w:p w14:paraId="21837350" w14:textId="77777777" w:rsidR="00731838" w:rsidRPr="0041007A" w:rsidRDefault="00731838" w:rsidP="00731838">
      <w:pPr>
        <w:pStyle w:val="ListParagraph"/>
        <w:spacing w:after="0" w:line="240" w:lineRule="auto"/>
        <w:jc w:val="both"/>
        <w:rPr>
          <w:b/>
          <w:bCs/>
          <w:i/>
          <w:iCs/>
        </w:rPr>
      </w:pPr>
    </w:p>
    <w:p w14:paraId="1B7921AA" w14:textId="7A00EA75" w:rsidR="00CF654C" w:rsidRDefault="00650C13" w:rsidP="00731838">
      <w:pPr>
        <w:spacing w:after="0" w:line="240" w:lineRule="auto"/>
        <w:jc w:val="both"/>
        <w:rPr>
          <w:ins w:id="1488" w:author="Bahar Toto" w:date="2026-06-15T14:59:00Z" w16du:dateUtc="2026-06-15T13:59:00Z"/>
          <w:sz w:val="22"/>
          <w:szCs w:val="22"/>
        </w:rPr>
      </w:pPr>
      <w:r w:rsidRPr="0041007A">
        <w:rPr>
          <w:sz w:val="22"/>
          <w:szCs w:val="22"/>
        </w:rPr>
        <w:t>None.</w:t>
      </w:r>
    </w:p>
    <w:tbl>
      <w:tblPr>
        <w:tblStyle w:val="TableGrid"/>
        <w:tblW w:w="0" w:type="auto"/>
        <w:tblLook w:val="04A0" w:firstRow="1" w:lastRow="0" w:firstColumn="1" w:lastColumn="0" w:noHBand="0" w:noVBand="1"/>
      </w:tblPr>
      <w:tblGrid>
        <w:gridCol w:w="4508"/>
        <w:gridCol w:w="4508"/>
      </w:tblGrid>
      <w:tr w:rsidR="00F065E6" w:rsidRPr="00042FE1" w14:paraId="3EB14338" w14:textId="77777777" w:rsidTr="007A7533">
        <w:trPr>
          <w:ins w:id="1489" w:author="Bahar Toto" w:date="2026-06-15T14:59:00Z"/>
        </w:trPr>
        <w:tc>
          <w:tcPr>
            <w:tcW w:w="4508" w:type="dxa"/>
          </w:tcPr>
          <w:p w14:paraId="6A93ABCD" w14:textId="77777777" w:rsidR="00F065E6" w:rsidRPr="00042FE1" w:rsidRDefault="00F065E6" w:rsidP="007A7533">
            <w:pPr>
              <w:rPr>
                <w:ins w:id="1490" w:author="Bahar Toto" w:date="2026-06-15T14:59:00Z" w16du:dateUtc="2026-06-15T13:59:00Z"/>
              </w:rPr>
            </w:pPr>
            <w:ins w:id="1491" w:author="Bahar Toto" w:date="2026-06-15T14:59:00Z" w16du:dateUtc="2026-06-15T13:59:00Z">
              <w:r w:rsidRPr="00042FE1">
                <w:t xml:space="preserve">Citation </w:t>
              </w:r>
            </w:ins>
          </w:p>
        </w:tc>
        <w:tc>
          <w:tcPr>
            <w:tcW w:w="4508" w:type="dxa"/>
          </w:tcPr>
          <w:p w14:paraId="3E32D20E" w14:textId="77777777" w:rsidR="00F065E6" w:rsidRPr="00042FE1" w:rsidRDefault="00F065E6" w:rsidP="007A7533">
            <w:pPr>
              <w:rPr>
                <w:ins w:id="1492" w:author="Bahar Toto" w:date="2026-06-15T14:59:00Z" w16du:dateUtc="2026-06-15T13:59:00Z"/>
              </w:rPr>
            </w:pPr>
            <w:ins w:id="1493" w:author="Bahar Toto" w:date="2026-06-15T14:59:00Z" w16du:dateUtc="2026-06-15T13:59:00Z">
              <w:r>
                <w:t>Not applicable.</w:t>
              </w:r>
            </w:ins>
          </w:p>
        </w:tc>
      </w:tr>
    </w:tbl>
    <w:p w14:paraId="49F22C20" w14:textId="77777777" w:rsidR="00F065E6" w:rsidRPr="0041007A" w:rsidRDefault="00F065E6" w:rsidP="00731838">
      <w:pPr>
        <w:spacing w:after="0" w:line="240" w:lineRule="auto"/>
        <w:jc w:val="both"/>
        <w:rPr>
          <w:i/>
          <w:iCs/>
          <w:sz w:val="22"/>
          <w:szCs w:val="22"/>
        </w:rPr>
      </w:pPr>
    </w:p>
    <w:p w14:paraId="717D8ADA" w14:textId="77777777" w:rsidR="00406589" w:rsidRPr="0041007A" w:rsidRDefault="00406589" w:rsidP="00731838">
      <w:pPr>
        <w:pStyle w:val="ListParagraph"/>
        <w:spacing w:after="0" w:line="240" w:lineRule="auto"/>
        <w:jc w:val="both"/>
        <w:rPr>
          <w:i/>
          <w:iCs/>
        </w:rPr>
      </w:pPr>
    </w:p>
    <w:p w14:paraId="67B8A2A1" w14:textId="5E9EF04A" w:rsidR="00406589" w:rsidRPr="0041007A" w:rsidRDefault="00406589" w:rsidP="00731838">
      <w:pPr>
        <w:pStyle w:val="ListParagraph"/>
        <w:numPr>
          <w:ilvl w:val="2"/>
          <w:numId w:val="11"/>
        </w:numPr>
        <w:spacing w:after="0" w:line="240" w:lineRule="auto"/>
        <w:jc w:val="both"/>
        <w:rPr>
          <w:b/>
          <w:bCs/>
          <w:i/>
          <w:iCs/>
        </w:rPr>
      </w:pPr>
      <w:r w:rsidRPr="0041007A">
        <w:rPr>
          <w:b/>
          <w:bCs/>
          <w:i/>
          <w:iCs/>
        </w:rPr>
        <w:t xml:space="preserve">Are there any national opt-out lists for </w:t>
      </w:r>
      <w:proofErr w:type="spellStart"/>
      <w:r w:rsidRPr="0041007A">
        <w:rPr>
          <w:b/>
          <w:bCs/>
          <w:i/>
          <w:iCs/>
        </w:rPr>
        <w:t>sms</w:t>
      </w:r>
      <w:proofErr w:type="spellEnd"/>
      <w:r w:rsidRPr="0041007A">
        <w:rPr>
          <w:b/>
          <w:bCs/>
          <w:i/>
          <w:iCs/>
        </w:rPr>
        <w:t>/mms marketing</w:t>
      </w:r>
      <w:r w:rsidR="464EA0A4" w:rsidRPr="0041007A">
        <w:rPr>
          <w:b/>
          <w:bCs/>
          <w:i/>
          <w:iCs/>
        </w:rPr>
        <w:t xml:space="preserve"> or any other relevant lists, such as a Reassigned Numbers list?</w:t>
      </w:r>
      <w:r w:rsidRPr="0041007A">
        <w:rPr>
          <w:b/>
          <w:bCs/>
          <w:i/>
          <w:iCs/>
        </w:rPr>
        <w:t xml:space="preserve"> (</w:t>
      </w:r>
      <w:r w:rsidR="05EFB8E7" w:rsidRPr="0041007A">
        <w:rPr>
          <w:b/>
          <w:bCs/>
          <w:i/>
          <w:iCs/>
        </w:rPr>
        <w:t>I</w:t>
      </w:r>
      <w:r w:rsidRPr="0041007A">
        <w:rPr>
          <w:b/>
          <w:bCs/>
          <w:i/>
          <w:iCs/>
        </w:rPr>
        <w:t>f yes</w:t>
      </w:r>
      <w:r w:rsidR="09370EB5" w:rsidRPr="0041007A">
        <w:rPr>
          <w:b/>
          <w:bCs/>
          <w:i/>
          <w:iCs/>
        </w:rPr>
        <w:t>,</w:t>
      </w:r>
      <w:r w:rsidRPr="0041007A">
        <w:rPr>
          <w:b/>
          <w:bCs/>
          <w:i/>
          <w:iCs/>
        </w:rPr>
        <w:t xml:space="preserve"> please provide the link)</w:t>
      </w:r>
    </w:p>
    <w:p w14:paraId="481EC63E" w14:textId="77777777" w:rsidR="00731838" w:rsidRPr="0041007A" w:rsidRDefault="00731838" w:rsidP="00731838">
      <w:pPr>
        <w:pStyle w:val="ListParagraph"/>
        <w:spacing w:after="0" w:line="240" w:lineRule="auto"/>
        <w:jc w:val="both"/>
        <w:rPr>
          <w:b/>
          <w:bCs/>
          <w:i/>
          <w:iCs/>
        </w:rPr>
      </w:pPr>
    </w:p>
    <w:p w14:paraId="5C38D5D8" w14:textId="0E58E09D" w:rsidR="00731838" w:rsidRDefault="00650C13" w:rsidP="00731838">
      <w:pPr>
        <w:spacing w:after="0" w:line="240" w:lineRule="auto"/>
        <w:jc w:val="both"/>
        <w:rPr>
          <w:ins w:id="1494" w:author="Bahar Toto" w:date="2026-06-15T14:59:00Z" w16du:dateUtc="2026-06-15T13:59:00Z"/>
          <w:sz w:val="22"/>
          <w:szCs w:val="22"/>
        </w:rPr>
      </w:pPr>
      <w:r w:rsidRPr="0041007A">
        <w:rPr>
          <w:sz w:val="22"/>
          <w:szCs w:val="22"/>
        </w:rPr>
        <w:t>None.</w:t>
      </w:r>
    </w:p>
    <w:tbl>
      <w:tblPr>
        <w:tblStyle w:val="TableGrid"/>
        <w:tblW w:w="0" w:type="auto"/>
        <w:tblLook w:val="04A0" w:firstRow="1" w:lastRow="0" w:firstColumn="1" w:lastColumn="0" w:noHBand="0" w:noVBand="1"/>
      </w:tblPr>
      <w:tblGrid>
        <w:gridCol w:w="4508"/>
        <w:gridCol w:w="4508"/>
      </w:tblGrid>
      <w:tr w:rsidR="00F065E6" w:rsidRPr="00042FE1" w14:paraId="13EFDE1A" w14:textId="77777777" w:rsidTr="007A7533">
        <w:trPr>
          <w:ins w:id="1495" w:author="Bahar Toto" w:date="2026-06-15T14:59:00Z"/>
        </w:trPr>
        <w:tc>
          <w:tcPr>
            <w:tcW w:w="4508" w:type="dxa"/>
          </w:tcPr>
          <w:p w14:paraId="3AAF0579" w14:textId="77777777" w:rsidR="00F065E6" w:rsidRPr="00042FE1" w:rsidRDefault="00F065E6" w:rsidP="007A7533">
            <w:pPr>
              <w:rPr>
                <w:ins w:id="1496" w:author="Bahar Toto" w:date="2026-06-15T14:59:00Z" w16du:dateUtc="2026-06-15T13:59:00Z"/>
              </w:rPr>
            </w:pPr>
            <w:ins w:id="1497" w:author="Bahar Toto" w:date="2026-06-15T14:59:00Z" w16du:dateUtc="2026-06-15T13:59:00Z">
              <w:r w:rsidRPr="00042FE1">
                <w:t xml:space="preserve">Citation </w:t>
              </w:r>
            </w:ins>
          </w:p>
        </w:tc>
        <w:tc>
          <w:tcPr>
            <w:tcW w:w="4508" w:type="dxa"/>
          </w:tcPr>
          <w:p w14:paraId="6771CDC5" w14:textId="77777777" w:rsidR="00F065E6" w:rsidRPr="00042FE1" w:rsidRDefault="00F065E6" w:rsidP="007A7533">
            <w:pPr>
              <w:rPr>
                <w:ins w:id="1498" w:author="Bahar Toto" w:date="2026-06-15T14:59:00Z" w16du:dateUtc="2026-06-15T13:59:00Z"/>
              </w:rPr>
            </w:pPr>
            <w:ins w:id="1499" w:author="Bahar Toto" w:date="2026-06-15T14:59:00Z" w16du:dateUtc="2026-06-15T13:59:00Z">
              <w:r>
                <w:t>Not applicable.</w:t>
              </w:r>
            </w:ins>
          </w:p>
        </w:tc>
      </w:tr>
    </w:tbl>
    <w:p w14:paraId="23266C39" w14:textId="77777777" w:rsidR="00F065E6" w:rsidRPr="0041007A" w:rsidRDefault="00F065E6" w:rsidP="00731838">
      <w:pPr>
        <w:spacing w:after="0" w:line="240" w:lineRule="auto"/>
        <w:jc w:val="both"/>
        <w:rPr>
          <w:sz w:val="22"/>
          <w:szCs w:val="22"/>
        </w:rPr>
      </w:pPr>
    </w:p>
    <w:p w14:paraId="59F35AEA" w14:textId="77777777" w:rsidR="00731838" w:rsidRPr="0041007A" w:rsidRDefault="00731838" w:rsidP="00731838">
      <w:pPr>
        <w:spacing w:after="0" w:line="240" w:lineRule="auto"/>
        <w:jc w:val="both"/>
        <w:rPr>
          <w:sz w:val="22"/>
          <w:szCs w:val="22"/>
        </w:rPr>
      </w:pPr>
    </w:p>
    <w:p w14:paraId="1041320F" w14:textId="75429D5B" w:rsidR="2414965E" w:rsidRPr="0041007A" w:rsidRDefault="2414965E" w:rsidP="00731838">
      <w:pPr>
        <w:pStyle w:val="ListParagraph"/>
        <w:numPr>
          <w:ilvl w:val="2"/>
          <w:numId w:val="11"/>
        </w:numPr>
        <w:spacing w:after="0" w:line="240" w:lineRule="auto"/>
        <w:jc w:val="both"/>
        <w:rPr>
          <w:b/>
          <w:bCs/>
          <w:i/>
          <w:iCs/>
        </w:rPr>
      </w:pPr>
      <w:r w:rsidRPr="0041007A">
        <w:rPr>
          <w:b/>
          <w:bCs/>
          <w:i/>
          <w:iCs/>
        </w:rPr>
        <w:t xml:space="preserve">Is </w:t>
      </w:r>
      <w:r w:rsidR="232479E1" w:rsidRPr="0041007A">
        <w:rPr>
          <w:b/>
          <w:bCs/>
          <w:i/>
          <w:iCs/>
        </w:rPr>
        <w:t xml:space="preserve">there a fee for </w:t>
      </w:r>
      <w:r w:rsidR="66EBA42F" w:rsidRPr="0041007A">
        <w:rPr>
          <w:b/>
          <w:bCs/>
          <w:i/>
          <w:iCs/>
        </w:rPr>
        <w:t>access</w:t>
      </w:r>
      <w:r w:rsidR="02B239CB" w:rsidRPr="0041007A">
        <w:rPr>
          <w:b/>
          <w:bCs/>
          <w:i/>
          <w:iCs/>
        </w:rPr>
        <w:t>ing</w:t>
      </w:r>
      <w:r w:rsidR="66EBA42F" w:rsidRPr="0041007A">
        <w:rPr>
          <w:b/>
          <w:bCs/>
          <w:i/>
          <w:iCs/>
        </w:rPr>
        <w:t xml:space="preserve"> </w:t>
      </w:r>
      <w:r w:rsidR="2A8B170A" w:rsidRPr="0041007A">
        <w:rPr>
          <w:b/>
          <w:bCs/>
          <w:i/>
          <w:iCs/>
        </w:rPr>
        <w:t xml:space="preserve">or using </w:t>
      </w:r>
      <w:r w:rsidRPr="0041007A">
        <w:rPr>
          <w:b/>
          <w:bCs/>
          <w:i/>
          <w:iCs/>
        </w:rPr>
        <w:t>the list?</w:t>
      </w:r>
    </w:p>
    <w:p w14:paraId="4D4E3189" w14:textId="77777777" w:rsidR="00731838" w:rsidRPr="0041007A" w:rsidRDefault="00731838" w:rsidP="00731838">
      <w:pPr>
        <w:pStyle w:val="ListParagraph"/>
        <w:spacing w:after="0" w:line="240" w:lineRule="auto"/>
        <w:jc w:val="both"/>
        <w:rPr>
          <w:b/>
          <w:bCs/>
          <w:i/>
          <w:iCs/>
        </w:rPr>
      </w:pPr>
    </w:p>
    <w:p w14:paraId="1B27B00B" w14:textId="51CBC2B1" w:rsidR="00E91145" w:rsidRDefault="00D21E11" w:rsidP="00731838">
      <w:pPr>
        <w:spacing w:after="0" w:line="240" w:lineRule="auto"/>
        <w:jc w:val="both"/>
        <w:rPr>
          <w:ins w:id="1500" w:author="Bahar Toto" w:date="2026-06-15T14:59:00Z" w16du:dateUtc="2026-06-15T13:59:00Z"/>
          <w:sz w:val="22"/>
          <w:szCs w:val="22"/>
        </w:rPr>
      </w:pPr>
      <w:r w:rsidRPr="0041007A">
        <w:rPr>
          <w:sz w:val="22"/>
          <w:szCs w:val="22"/>
        </w:rPr>
        <w:t xml:space="preserve">Not </w:t>
      </w:r>
      <w:r w:rsidR="0055722F" w:rsidRPr="0041007A">
        <w:rPr>
          <w:sz w:val="22"/>
          <w:szCs w:val="22"/>
        </w:rPr>
        <w:t xml:space="preserve">applicable. </w:t>
      </w:r>
    </w:p>
    <w:tbl>
      <w:tblPr>
        <w:tblStyle w:val="TableGrid"/>
        <w:tblW w:w="0" w:type="auto"/>
        <w:tblLook w:val="04A0" w:firstRow="1" w:lastRow="0" w:firstColumn="1" w:lastColumn="0" w:noHBand="0" w:noVBand="1"/>
      </w:tblPr>
      <w:tblGrid>
        <w:gridCol w:w="4508"/>
        <w:gridCol w:w="4508"/>
      </w:tblGrid>
      <w:tr w:rsidR="00F065E6" w:rsidRPr="00042FE1" w14:paraId="4F66D84C" w14:textId="77777777" w:rsidTr="007A7533">
        <w:trPr>
          <w:ins w:id="1501" w:author="Bahar Toto" w:date="2026-06-15T14:59:00Z"/>
        </w:trPr>
        <w:tc>
          <w:tcPr>
            <w:tcW w:w="4508" w:type="dxa"/>
          </w:tcPr>
          <w:p w14:paraId="435CCBCE" w14:textId="77777777" w:rsidR="00F065E6" w:rsidRPr="00042FE1" w:rsidRDefault="00F065E6" w:rsidP="007A7533">
            <w:pPr>
              <w:rPr>
                <w:ins w:id="1502" w:author="Bahar Toto" w:date="2026-06-15T14:59:00Z" w16du:dateUtc="2026-06-15T13:59:00Z"/>
              </w:rPr>
            </w:pPr>
            <w:ins w:id="1503" w:author="Bahar Toto" w:date="2026-06-15T14:59:00Z" w16du:dateUtc="2026-06-15T13:59:00Z">
              <w:r w:rsidRPr="00042FE1">
                <w:lastRenderedPageBreak/>
                <w:t xml:space="preserve">Citation </w:t>
              </w:r>
            </w:ins>
          </w:p>
        </w:tc>
        <w:tc>
          <w:tcPr>
            <w:tcW w:w="4508" w:type="dxa"/>
          </w:tcPr>
          <w:p w14:paraId="5A0365D7" w14:textId="77777777" w:rsidR="00F065E6" w:rsidRPr="00042FE1" w:rsidRDefault="00F065E6" w:rsidP="007A7533">
            <w:pPr>
              <w:rPr>
                <w:ins w:id="1504" w:author="Bahar Toto" w:date="2026-06-15T14:59:00Z" w16du:dateUtc="2026-06-15T13:59:00Z"/>
              </w:rPr>
            </w:pPr>
            <w:ins w:id="1505" w:author="Bahar Toto" w:date="2026-06-15T14:59:00Z" w16du:dateUtc="2026-06-15T13:59:00Z">
              <w:r>
                <w:t>Not applicable.</w:t>
              </w:r>
            </w:ins>
          </w:p>
        </w:tc>
      </w:tr>
    </w:tbl>
    <w:p w14:paraId="7C2F7307" w14:textId="77777777" w:rsidR="00F065E6" w:rsidRPr="0041007A" w:rsidRDefault="00F065E6" w:rsidP="00731838">
      <w:pPr>
        <w:spacing w:after="0" w:line="240" w:lineRule="auto"/>
        <w:jc w:val="both"/>
        <w:rPr>
          <w:sz w:val="22"/>
          <w:szCs w:val="22"/>
        </w:rPr>
      </w:pPr>
    </w:p>
    <w:p w14:paraId="0A19BF63" w14:textId="77777777" w:rsidR="00731838" w:rsidRPr="0041007A" w:rsidRDefault="00731838" w:rsidP="00731838">
      <w:pPr>
        <w:spacing w:after="0" w:line="240" w:lineRule="auto"/>
        <w:jc w:val="both"/>
        <w:rPr>
          <w:rFonts w:asciiTheme="majorHAnsi" w:hAnsiTheme="majorHAnsi"/>
          <w:sz w:val="22"/>
          <w:szCs w:val="22"/>
        </w:rPr>
      </w:pPr>
    </w:p>
    <w:p w14:paraId="7BFC193A" w14:textId="28DC320C" w:rsidR="00731838" w:rsidRPr="0041007A" w:rsidRDefault="00E91145" w:rsidP="00731838">
      <w:pPr>
        <w:pStyle w:val="ListParagraph"/>
        <w:numPr>
          <w:ilvl w:val="0"/>
          <w:numId w:val="11"/>
        </w:numPr>
        <w:spacing w:after="0" w:line="240" w:lineRule="auto"/>
        <w:jc w:val="both"/>
        <w:rPr>
          <w:rFonts w:asciiTheme="majorHAnsi" w:hAnsiTheme="majorHAnsi"/>
          <w:b/>
          <w:bCs/>
        </w:rPr>
      </w:pPr>
      <w:r w:rsidRPr="0041007A">
        <w:rPr>
          <w:rFonts w:asciiTheme="majorHAnsi" w:hAnsiTheme="majorHAnsi"/>
          <w:b/>
          <w:bCs/>
        </w:rPr>
        <w:t>Enforcement</w:t>
      </w:r>
    </w:p>
    <w:p w14:paraId="120AE36F" w14:textId="77777777" w:rsidR="00731838" w:rsidRPr="0041007A" w:rsidRDefault="00731838" w:rsidP="00731838">
      <w:pPr>
        <w:pStyle w:val="ListParagraph"/>
        <w:spacing w:after="0" w:line="240" w:lineRule="auto"/>
        <w:ind w:left="600"/>
        <w:jc w:val="both"/>
        <w:rPr>
          <w:rFonts w:asciiTheme="majorHAnsi" w:hAnsiTheme="majorHAnsi"/>
          <w:b/>
          <w:bCs/>
        </w:rPr>
      </w:pPr>
    </w:p>
    <w:p w14:paraId="61B9D8F4" w14:textId="09CACCB4" w:rsidR="00731838" w:rsidRPr="0041007A" w:rsidRDefault="0DA071FC" w:rsidP="00731838">
      <w:pPr>
        <w:spacing w:after="0" w:line="240" w:lineRule="auto"/>
        <w:jc w:val="both"/>
        <w:rPr>
          <w:rFonts w:asciiTheme="majorHAnsi" w:hAnsiTheme="majorHAnsi"/>
          <w:b/>
          <w:bCs/>
          <w:sz w:val="22"/>
          <w:szCs w:val="22"/>
        </w:rPr>
      </w:pPr>
      <w:r w:rsidRPr="0041007A">
        <w:rPr>
          <w:rFonts w:asciiTheme="majorHAnsi" w:hAnsiTheme="majorHAnsi"/>
          <w:b/>
          <w:bCs/>
          <w:sz w:val="22"/>
          <w:szCs w:val="22"/>
        </w:rPr>
        <w:t>7</w:t>
      </w:r>
      <w:r w:rsidR="00E91145" w:rsidRPr="0041007A">
        <w:rPr>
          <w:rFonts w:asciiTheme="majorHAnsi" w:hAnsiTheme="majorHAnsi"/>
          <w:b/>
          <w:bCs/>
          <w:sz w:val="22"/>
          <w:szCs w:val="22"/>
        </w:rPr>
        <w:t>.1. Civil liability</w:t>
      </w:r>
    </w:p>
    <w:p w14:paraId="781E2804" w14:textId="77777777" w:rsidR="00731838" w:rsidRPr="0041007A" w:rsidRDefault="00731838" w:rsidP="00731838">
      <w:pPr>
        <w:spacing w:after="0" w:line="240" w:lineRule="auto"/>
        <w:jc w:val="both"/>
        <w:rPr>
          <w:rFonts w:asciiTheme="majorHAnsi" w:hAnsiTheme="majorHAnsi"/>
          <w:b/>
          <w:bCs/>
          <w:sz w:val="22"/>
          <w:szCs w:val="22"/>
        </w:rPr>
      </w:pPr>
    </w:p>
    <w:p w14:paraId="461000FA" w14:textId="5EA29F98" w:rsidR="00731838" w:rsidRPr="0041007A" w:rsidRDefault="021BF3F4" w:rsidP="00731838">
      <w:pPr>
        <w:spacing w:after="0" w:line="240" w:lineRule="auto"/>
        <w:jc w:val="both"/>
        <w:rPr>
          <w:rFonts w:asciiTheme="majorHAnsi" w:hAnsiTheme="majorHAnsi"/>
          <w:b/>
          <w:bCs/>
          <w:i/>
          <w:iCs/>
          <w:sz w:val="22"/>
          <w:szCs w:val="22"/>
          <w:lang w:val="en-US"/>
        </w:rPr>
      </w:pPr>
      <w:r w:rsidRPr="0041007A">
        <w:rPr>
          <w:rFonts w:asciiTheme="majorHAnsi" w:hAnsiTheme="majorHAnsi"/>
          <w:b/>
          <w:bCs/>
          <w:i/>
          <w:iCs/>
          <w:sz w:val="22"/>
          <w:szCs w:val="22"/>
          <w:lang w:val="en-US"/>
        </w:rPr>
        <w:t xml:space="preserve">7.1.1. </w:t>
      </w:r>
      <w:r w:rsidR="00E91145" w:rsidRPr="0041007A">
        <w:rPr>
          <w:rFonts w:asciiTheme="majorHAnsi" w:hAnsiTheme="majorHAnsi"/>
          <w:b/>
          <w:bCs/>
          <w:i/>
          <w:iCs/>
          <w:sz w:val="22"/>
          <w:szCs w:val="22"/>
          <w:lang w:val="en-US"/>
        </w:rPr>
        <w:t>Do the laws provide for civil liability?</w:t>
      </w:r>
    </w:p>
    <w:p w14:paraId="5F4418E0" w14:textId="77777777" w:rsidR="00731838" w:rsidRPr="0041007A" w:rsidRDefault="00731838" w:rsidP="00731838">
      <w:pPr>
        <w:spacing w:after="0" w:line="240" w:lineRule="auto"/>
        <w:jc w:val="both"/>
        <w:rPr>
          <w:rFonts w:asciiTheme="majorHAnsi" w:hAnsiTheme="majorHAnsi"/>
          <w:b/>
          <w:bCs/>
          <w:i/>
          <w:iCs/>
          <w:sz w:val="22"/>
          <w:szCs w:val="22"/>
          <w:lang w:val="en-US"/>
        </w:rPr>
      </w:pPr>
    </w:p>
    <w:p w14:paraId="58054C49" w14:textId="402C3FE4" w:rsidR="00666C84" w:rsidRPr="0041007A" w:rsidRDefault="00666C84"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 xml:space="preserve">Yes. The </w:t>
      </w:r>
      <w:ins w:id="1506" w:author="Bahar Toto" w:date="2026-06-15T13:06:00Z" w16du:dateUtc="2026-06-15T12:06:00Z">
        <w:r w:rsidR="007A69F0">
          <w:rPr>
            <w:rFonts w:asciiTheme="majorHAnsi" w:hAnsiTheme="majorHAnsi"/>
            <w:sz w:val="22"/>
            <w:szCs w:val="22"/>
          </w:rPr>
          <w:t xml:space="preserve">Data </w:t>
        </w:r>
      </w:ins>
      <w:ins w:id="1507" w:author="Bahar Toto" w:date="2026-06-15T14:54:00Z" w16du:dateUtc="2026-06-15T13:54:00Z">
        <w:r w:rsidR="00671D4A">
          <w:rPr>
            <w:rFonts w:asciiTheme="majorHAnsi" w:hAnsiTheme="majorHAnsi"/>
            <w:sz w:val="22"/>
            <w:szCs w:val="22"/>
          </w:rPr>
          <w:t xml:space="preserve">Privacy </w:t>
        </w:r>
      </w:ins>
      <w:ins w:id="1508" w:author="Bahar Toto" w:date="2026-06-15T13:06:00Z" w16du:dateUtc="2026-06-15T12:06:00Z">
        <w:r w:rsidR="007A69F0">
          <w:rPr>
            <w:rFonts w:asciiTheme="majorHAnsi" w:hAnsiTheme="majorHAnsi"/>
            <w:sz w:val="22"/>
            <w:szCs w:val="22"/>
          </w:rPr>
          <w:t xml:space="preserve">Act </w:t>
        </w:r>
      </w:ins>
      <w:del w:id="1509" w:author="Bahar Toto" w:date="2026-06-15T13:06:00Z" w16du:dateUtc="2026-06-15T12:06:00Z">
        <w:r w:rsidRPr="0041007A" w:rsidDel="007A69F0">
          <w:rPr>
            <w:rFonts w:asciiTheme="majorHAnsi" w:hAnsiTheme="majorHAnsi"/>
            <w:sz w:val="22"/>
            <w:szCs w:val="22"/>
            <w:lang w:val="en-US"/>
          </w:rPr>
          <w:delText xml:space="preserve">DPA </w:delText>
        </w:r>
      </w:del>
      <w:r w:rsidRPr="0041007A">
        <w:rPr>
          <w:rFonts w:asciiTheme="majorHAnsi" w:hAnsiTheme="majorHAnsi"/>
          <w:sz w:val="22"/>
          <w:szCs w:val="22"/>
          <w:lang w:val="en-US"/>
        </w:rPr>
        <w:t xml:space="preserve">expressly gives data subjects the right to be indemnified for damages sustained due to </w:t>
      </w:r>
      <w:r w:rsidR="00731838" w:rsidRPr="0041007A">
        <w:rPr>
          <w:rFonts w:asciiTheme="majorHAnsi" w:hAnsiTheme="majorHAnsi"/>
          <w:sz w:val="22"/>
          <w:szCs w:val="22"/>
          <w:lang w:val="en-US"/>
        </w:rPr>
        <w:t>an infringement of their data privacy rights.</w:t>
      </w:r>
    </w:p>
    <w:p w14:paraId="5E132C53" w14:textId="77777777" w:rsidR="00731838" w:rsidRPr="0041007A" w:rsidRDefault="00731838" w:rsidP="00731838">
      <w:pPr>
        <w:spacing w:after="0" w:line="240" w:lineRule="auto"/>
        <w:jc w:val="both"/>
        <w:rPr>
          <w:rFonts w:asciiTheme="majorHAnsi" w:hAnsiTheme="majorHAnsi"/>
          <w:sz w:val="22"/>
          <w:szCs w:val="22"/>
          <w:lang w:val="en-US"/>
        </w:rPr>
      </w:pPr>
    </w:p>
    <w:p w14:paraId="3B970957" w14:textId="639083B6" w:rsidR="00BB6717" w:rsidRDefault="00666C84"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 xml:space="preserve">The </w:t>
      </w:r>
      <w:ins w:id="1510" w:author="Bahar Toto" w:date="2026-06-15T13:06:00Z" w16du:dateUtc="2026-06-15T12:06:00Z">
        <w:r w:rsidR="007A69F0">
          <w:rPr>
            <w:rFonts w:asciiTheme="majorHAnsi" w:hAnsiTheme="majorHAnsi"/>
            <w:sz w:val="22"/>
            <w:szCs w:val="22"/>
          </w:rPr>
          <w:t xml:space="preserve">Data </w:t>
        </w:r>
      </w:ins>
      <w:ins w:id="1511" w:author="Bahar Toto" w:date="2026-06-15T14:54:00Z" w16du:dateUtc="2026-06-15T13:54:00Z">
        <w:r w:rsidR="00671D4A">
          <w:rPr>
            <w:rFonts w:asciiTheme="majorHAnsi" w:hAnsiTheme="majorHAnsi"/>
            <w:sz w:val="22"/>
            <w:szCs w:val="22"/>
          </w:rPr>
          <w:t xml:space="preserve">Privacy </w:t>
        </w:r>
      </w:ins>
      <w:ins w:id="1512" w:author="Bahar Toto" w:date="2026-06-15T13:06:00Z" w16du:dateUtc="2026-06-15T12:06:00Z">
        <w:r w:rsidR="007A69F0">
          <w:rPr>
            <w:rFonts w:asciiTheme="majorHAnsi" w:hAnsiTheme="majorHAnsi"/>
            <w:sz w:val="22"/>
            <w:szCs w:val="22"/>
          </w:rPr>
          <w:t xml:space="preserve">Act </w:t>
        </w:r>
      </w:ins>
      <w:del w:id="1513" w:author="Bahar Toto" w:date="2026-06-15T13:06:00Z" w16du:dateUtc="2026-06-15T12:06:00Z">
        <w:r w:rsidRPr="0041007A" w:rsidDel="007A69F0">
          <w:rPr>
            <w:rFonts w:asciiTheme="majorHAnsi" w:hAnsiTheme="majorHAnsi"/>
            <w:sz w:val="22"/>
            <w:szCs w:val="22"/>
            <w:lang w:val="en-US"/>
          </w:rPr>
          <w:delText xml:space="preserve">DPA </w:delText>
        </w:r>
      </w:del>
      <w:r w:rsidRPr="0041007A">
        <w:rPr>
          <w:rFonts w:asciiTheme="majorHAnsi" w:hAnsiTheme="majorHAnsi"/>
          <w:sz w:val="22"/>
          <w:szCs w:val="22"/>
          <w:lang w:val="en-US"/>
        </w:rPr>
        <w:t xml:space="preserve">also provides that restitution for aggrieved parties is governed by the </w:t>
      </w:r>
      <w:ins w:id="1514" w:author="Bahar Toto" w:date="2026-06-15T15:13:00Z" w16du:dateUtc="2026-06-15T14:13:00Z">
        <w:r w:rsidR="005C6C0B">
          <w:rPr>
            <w:rFonts w:asciiTheme="majorHAnsi" w:hAnsiTheme="majorHAnsi"/>
            <w:sz w:val="22"/>
            <w:szCs w:val="22"/>
            <w:lang w:val="en-US"/>
          </w:rPr>
          <w:fldChar w:fldCharType="begin"/>
        </w:r>
        <w:r w:rsidR="005C6C0B">
          <w:rPr>
            <w:rFonts w:asciiTheme="majorHAnsi" w:hAnsiTheme="majorHAnsi"/>
            <w:sz w:val="22"/>
            <w:szCs w:val="22"/>
            <w:lang w:val="en-US"/>
          </w:rPr>
          <w:instrText>HYPERLINK "https://lawphil.net/statutes/repacts/ra1949/ra_386_1949.html"</w:instrText>
        </w:r>
        <w:r w:rsidR="005C6C0B">
          <w:rPr>
            <w:rFonts w:asciiTheme="majorHAnsi" w:hAnsiTheme="majorHAnsi"/>
            <w:sz w:val="22"/>
            <w:szCs w:val="22"/>
            <w:lang w:val="en-US"/>
          </w:rPr>
        </w:r>
        <w:r w:rsidR="005C6C0B">
          <w:rPr>
            <w:rFonts w:asciiTheme="majorHAnsi" w:hAnsiTheme="majorHAnsi"/>
            <w:sz w:val="22"/>
            <w:szCs w:val="22"/>
            <w:lang w:val="en-US"/>
          </w:rPr>
          <w:fldChar w:fldCharType="separate"/>
        </w:r>
        <w:r w:rsidR="005C6C0B">
          <w:rPr>
            <w:rStyle w:val="Hyperlink"/>
            <w:rFonts w:asciiTheme="majorHAnsi" w:hAnsiTheme="majorHAnsi"/>
            <w:sz w:val="22"/>
            <w:szCs w:val="22"/>
            <w:lang w:val="en-US"/>
          </w:rPr>
          <w:t>Civil Code of the Philippines Republic Act No. 386</w:t>
        </w:r>
        <w:r w:rsidR="005C6C0B">
          <w:rPr>
            <w:rFonts w:asciiTheme="majorHAnsi" w:hAnsiTheme="majorHAnsi"/>
            <w:sz w:val="22"/>
            <w:szCs w:val="22"/>
            <w:lang w:val="en-US"/>
          </w:rPr>
          <w:fldChar w:fldCharType="end"/>
        </w:r>
        <w:r w:rsidR="005C6C0B">
          <w:rPr>
            <w:rFonts w:asciiTheme="majorHAnsi" w:hAnsiTheme="majorHAnsi"/>
            <w:sz w:val="22"/>
            <w:szCs w:val="22"/>
            <w:lang w:val="en-US"/>
          </w:rPr>
          <w:t xml:space="preserve"> (the Civil Code)</w:t>
        </w:r>
      </w:ins>
      <w:r w:rsidRPr="0041007A">
        <w:rPr>
          <w:rFonts w:asciiTheme="majorHAnsi" w:hAnsiTheme="majorHAnsi"/>
          <w:sz w:val="22"/>
          <w:szCs w:val="22"/>
          <w:lang w:val="en-US"/>
        </w:rPr>
        <w:t>, supporting civil recovery alongside penal provisions.</w:t>
      </w:r>
    </w:p>
    <w:p w14:paraId="0F1C7334" w14:textId="77777777" w:rsidR="00692A09" w:rsidRDefault="00692A09" w:rsidP="00731838">
      <w:pPr>
        <w:spacing w:after="0" w:line="240" w:lineRule="auto"/>
        <w:jc w:val="both"/>
        <w:rPr>
          <w:rFonts w:asciiTheme="majorHAnsi" w:hAnsiTheme="majorHAnsi"/>
          <w:sz w:val="22"/>
          <w:szCs w:val="22"/>
          <w:lang w:val="en-US"/>
        </w:rPr>
      </w:pPr>
    </w:p>
    <w:tbl>
      <w:tblPr>
        <w:tblStyle w:val="TableGrid"/>
        <w:tblW w:w="0" w:type="auto"/>
        <w:tblLook w:val="04A0" w:firstRow="1" w:lastRow="0" w:firstColumn="1" w:lastColumn="0" w:noHBand="0" w:noVBand="1"/>
      </w:tblPr>
      <w:tblGrid>
        <w:gridCol w:w="4508"/>
        <w:gridCol w:w="4508"/>
      </w:tblGrid>
      <w:tr w:rsidR="00F065E6" w:rsidRPr="00692A09" w14:paraId="333F2864" w14:textId="77777777" w:rsidTr="00050BF6">
        <w:tc>
          <w:tcPr>
            <w:tcW w:w="4508" w:type="dxa"/>
          </w:tcPr>
          <w:p w14:paraId="480D779F" w14:textId="77777777" w:rsidR="00F065E6" w:rsidRPr="00692A09" w:rsidRDefault="00F065E6" w:rsidP="00F065E6">
            <w:r w:rsidRPr="00692A09">
              <w:t xml:space="preserve">Citation </w:t>
            </w:r>
          </w:p>
        </w:tc>
        <w:tc>
          <w:tcPr>
            <w:tcW w:w="4508" w:type="dxa"/>
          </w:tcPr>
          <w:p w14:paraId="47B2D917" w14:textId="53CF5845" w:rsidR="00F065E6" w:rsidRPr="00692A09" w:rsidRDefault="00F065E6" w:rsidP="00F065E6">
            <w:ins w:id="1515" w:author="Bahar Toto" w:date="2026-06-15T14:59:00Z" w16du:dateUtc="2026-06-15T13:59:00Z">
              <w:r w:rsidRPr="00F065E6">
                <w:rPr>
                  <w:rPrChange w:id="1516" w:author="Bahar Toto" w:date="2026-06-15T14:59:00Z" w16du:dateUtc="2026-06-15T13:59:00Z">
                    <w:rPr>
                      <w:rStyle w:val="Hyperlink"/>
                    </w:rPr>
                  </w:rPrChange>
                </w:rPr>
                <w:t>Chapter VIII, Section 37 of the Data Privacy Act</w:t>
              </w:r>
              <w:r w:rsidRPr="00692A09">
                <w:t xml:space="preserve"> </w:t>
              </w:r>
            </w:ins>
          </w:p>
        </w:tc>
      </w:tr>
      <w:tr w:rsidR="00F065E6" w:rsidRPr="00692A09" w:rsidDel="00F065E6" w14:paraId="192C050C" w14:textId="0C62EF51" w:rsidTr="00050BF6">
        <w:trPr>
          <w:del w:id="1517" w:author="Bahar Toto" w:date="2026-06-15T14:59:00Z"/>
        </w:trPr>
        <w:tc>
          <w:tcPr>
            <w:tcW w:w="4508" w:type="dxa"/>
          </w:tcPr>
          <w:p w14:paraId="18FD406C" w14:textId="1DB1F777" w:rsidR="00F065E6" w:rsidRPr="00692A09" w:rsidDel="00F065E6" w:rsidRDefault="00F065E6" w:rsidP="00F065E6">
            <w:pPr>
              <w:rPr>
                <w:del w:id="1518" w:author="Bahar Toto" w:date="2026-06-15T14:59:00Z" w16du:dateUtc="2026-06-15T13:59:00Z"/>
              </w:rPr>
            </w:pPr>
            <w:del w:id="1519" w:author="Bahar Toto" w:date="2026-06-15T14:59:00Z" w16du:dateUtc="2026-06-15T13:59:00Z">
              <w:r w:rsidRPr="00692A09" w:rsidDel="00F065E6">
                <w:delText xml:space="preserve">Civil Liability under the Data Privacy Act </w:delText>
              </w:r>
            </w:del>
          </w:p>
        </w:tc>
        <w:tc>
          <w:tcPr>
            <w:tcW w:w="4508" w:type="dxa"/>
          </w:tcPr>
          <w:p w14:paraId="469D3CA3" w14:textId="67824A22" w:rsidR="00F065E6" w:rsidRPr="00692A09" w:rsidDel="00F065E6" w:rsidRDefault="00F065E6" w:rsidP="00F065E6">
            <w:pPr>
              <w:rPr>
                <w:del w:id="1520" w:author="Bahar Toto" w:date="2026-06-15T14:59:00Z" w16du:dateUtc="2026-06-15T13:59:00Z"/>
              </w:rPr>
            </w:pPr>
            <w:del w:id="1521" w:author="Bahar Toto" w:date="2026-06-15T14:59:00Z" w16du:dateUtc="2026-06-15T13:59:00Z">
              <w:r w:rsidDel="00F065E6">
                <w:fldChar w:fldCharType="begin"/>
              </w:r>
              <w:r w:rsidDel="00F065E6">
                <w:delInstrText>HYPERLINK "https://privacy.gov.ph/data-privacy-act/"</w:delInstrText>
              </w:r>
              <w:r w:rsidDel="00F065E6">
                <w:fldChar w:fldCharType="separate"/>
              </w:r>
              <w:r w:rsidRPr="00692A09" w:rsidDel="00F065E6">
                <w:rPr>
                  <w:rStyle w:val="Hyperlink"/>
                </w:rPr>
                <w:delText>Chapter VIII, Section 37 of the Data Privacy Act</w:delText>
              </w:r>
              <w:r w:rsidDel="00F065E6">
                <w:fldChar w:fldCharType="end"/>
              </w:r>
              <w:r w:rsidRPr="00692A09" w:rsidDel="00F065E6">
                <w:delText xml:space="preserve"> </w:delText>
              </w:r>
            </w:del>
          </w:p>
        </w:tc>
      </w:tr>
    </w:tbl>
    <w:p w14:paraId="28866CED" w14:textId="77777777" w:rsidR="00692A09" w:rsidRPr="0041007A" w:rsidRDefault="00692A09" w:rsidP="00731838">
      <w:pPr>
        <w:spacing w:after="0" w:line="240" w:lineRule="auto"/>
        <w:jc w:val="both"/>
        <w:rPr>
          <w:rFonts w:asciiTheme="majorHAnsi" w:hAnsiTheme="majorHAnsi"/>
          <w:sz w:val="22"/>
          <w:szCs w:val="22"/>
          <w:lang w:val="en-US"/>
        </w:rPr>
      </w:pPr>
    </w:p>
    <w:p w14:paraId="28FB115F" w14:textId="245A07A0" w:rsidR="64BD6FC4" w:rsidRPr="0041007A" w:rsidRDefault="64BD6FC4" w:rsidP="00731838">
      <w:pPr>
        <w:spacing w:after="0" w:line="240" w:lineRule="auto"/>
        <w:jc w:val="both"/>
        <w:rPr>
          <w:rFonts w:asciiTheme="majorHAnsi" w:hAnsiTheme="majorHAnsi"/>
          <w:sz w:val="22"/>
          <w:szCs w:val="22"/>
        </w:rPr>
      </w:pPr>
    </w:p>
    <w:p w14:paraId="406574B2" w14:textId="14B3DFCF" w:rsidR="00731838" w:rsidRPr="0041007A" w:rsidRDefault="3C522087" w:rsidP="00731838">
      <w:pPr>
        <w:spacing w:after="0" w:line="240" w:lineRule="auto"/>
        <w:jc w:val="both"/>
        <w:rPr>
          <w:rFonts w:asciiTheme="majorHAnsi" w:hAnsiTheme="majorHAnsi"/>
          <w:b/>
          <w:bCs/>
          <w:i/>
          <w:iCs/>
          <w:sz w:val="22"/>
          <w:szCs w:val="22"/>
        </w:rPr>
      </w:pPr>
      <w:r w:rsidRPr="0041007A">
        <w:rPr>
          <w:rFonts w:asciiTheme="majorHAnsi" w:hAnsiTheme="majorHAnsi"/>
          <w:b/>
          <w:bCs/>
          <w:i/>
          <w:iCs/>
          <w:sz w:val="22"/>
          <w:szCs w:val="22"/>
        </w:rPr>
        <w:t xml:space="preserve">7.1.2. </w:t>
      </w:r>
      <w:r w:rsidR="00E91145" w:rsidRPr="0041007A">
        <w:rPr>
          <w:rFonts w:asciiTheme="majorHAnsi" w:hAnsiTheme="majorHAnsi"/>
          <w:b/>
          <w:bCs/>
          <w:i/>
          <w:iCs/>
          <w:sz w:val="22"/>
          <w:szCs w:val="22"/>
        </w:rPr>
        <w:t>What monetary penalties are available under the law(s)?</w:t>
      </w:r>
      <w:r w:rsidR="0160BC3C" w:rsidRPr="0041007A">
        <w:rPr>
          <w:rFonts w:asciiTheme="majorHAnsi" w:hAnsiTheme="majorHAnsi"/>
          <w:b/>
          <w:bCs/>
          <w:i/>
          <w:iCs/>
          <w:sz w:val="22"/>
          <w:szCs w:val="22"/>
        </w:rPr>
        <w:t xml:space="preserve"> (Please describe the violations and the respective penalty schemes</w:t>
      </w:r>
      <w:r w:rsidR="50DBCB5D" w:rsidRPr="0041007A">
        <w:rPr>
          <w:rFonts w:asciiTheme="majorHAnsi" w:hAnsiTheme="majorHAnsi"/>
          <w:b/>
          <w:bCs/>
          <w:i/>
          <w:iCs/>
          <w:sz w:val="22"/>
          <w:szCs w:val="22"/>
        </w:rPr>
        <w:t>, as applicable</w:t>
      </w:r>
      <w:r w:rsidR="0160BC3C" w:rsidRPr="0041007A">
        <w:rPr>
          <w:rFonts w:asciiTheme="majorHAnsi" w:hAnsiTheme="majorHAnsi"/>
          <w:b/>
          <w:bCs/>
          <w:i/>
          <w:iCs/>
          <w:sz w:val="22"/>
          <w:szCs w:val="22"/>
        </w:rPr>
        <w:t>)</w:t>
      </w:r>
    </w:p>
    <w:p w14:paraId="0FDE2F20" w14:textId="77777777" w:rsidR="00731838" w:rsidRPr="0041007A" w:rsidRDefault="00731838" w:rsidP="00731838">
      <w:pPr>
        <w:spacing w:after="0" w:line="240" w:lineRule="auto"/>
        <w:jc w:val="both"/>
        <w:rPr>
          <w:rFonts w:asciiTheme="majorHAnsi" w:hAnsiTheme="majorHAnsi"/>
          <w:b/>
          <w:bCs/>
          <w:i/>
          <w:iCs/>
          <w:sz w:val="22"/>
          <w:szCs w:val="22"/>
        </w:rPr>
      </w:pPr>
    </w:p>
    <w:p w14:paraId="6EE2886C" w14:textId="77777777" w:rsidR="001F41DD" w:rsidRPr="0041007A" w:rsidRDefault="001F41DD" w:rsidP="00731838">
      <w:pPr>
        <w:spacing w:after="0" w:line="240" w:lineRule="auto"/>
        <w:jc w:val="both"/>
        <w:rPr>
          <w:rFonts w:asciiTheme="majorHAnsi" w:hAnsiTheme="majorHAnsi"/>
          <w:sz w:val="22"/>
          <w:szCs w:val="22"/>
        </w:rPr>
      </w:pPr>
      <w:r w:rsidRPr="0041007A">
        <w:rPr>
          <w:rFonts w:asciiTheme="majorHAnsi" w:hAnsiTheme="majorHAnsi"/>
          <w:sz w:val="22"/>
          <w:szCs w:val="22"/>
        </w:rPr>
        <w:t>The monetary penalties available under Philippine laws applicable to e</w:t>
      </w:r>
      <w:r w:rsidRPr="0041007A">
        <w:rPr>
          <w:rFonts w:ascii="Cambria Math" w:hAnsi="Cambria Math" w:cs="Cambria Math"/>
          <w:sz w:val="22"/>
          <w:szCs w:val="22"/>
        </w:rPr>
        <w:t>‑</w:t>
      </w:r>
      <w:r w:rsidRPr="0041007A">
        <w:rPr>
          <w:rFonts w:asciiTheme="majorHAnsi" w:hAnsiTheme="majorHAnsi"/>
          <w:sz w:val="22"/>
          <w:szCs w:val="22"/>
        </w:rPr>
        <w:t>marketing and related activities include the following:</w:t>
      </w:r>
    </w:p>
    <w:p w14:paraId="19C1D1BB" w14:textId="77777777" w:rsidR="00731838" w:rsidRPr="0041007A" w:rsidRDefault="00731838" w:rsidP="00731838">
      <w:pPr>
        <w:spacing w:after="0" w:line="240" w:lineRule="auto"/>
        <w:jc w:val="both"/>
        <w:rPr>
          <w:rFonts w:asciiTheme="majorHAnsi" w:hAnsiTheme="majorHAnsi"/>
          <w:sz w:val="22"/>
          <w:szCs w:val="22"/>
        </w:rPr>
      </w:pPr>
    </w:p>
    <w:p w14:paraId="0398998A" w14:textId="21DFB964" w:rsidR="001F41DD" w:rsidRPr="0041007A" w:rsidRDefault="001F41DD" w:rsidP="00731838">
      <w:pPr>
        <w:spacing w:after="0" w:line="240" w:lineRule="auto"/>
        <w:jc w:val="both"/>
        <w:rPr>
          <w:rFonts w:asciiTheme="majorHAnsi" w:hAnsiTheme="majorHAnsi"/>
          <w:sz w:val="22"/>
          <w:szCs w:val="22"/>
        </w:rPr>
      </w:pPr>
      <w:r w:rsidRPr="0041007A">
        <w:rPr>
          <w:rFonts w:asciiTheme="majorHAnsi" w:hAnsiTheme="majorHAnsi"/>
          <w:sz w:val="22"/>
          <w:szCs w:val="22"/>
        </w:rPr>
        <w:t xml:space="preserve">Under the </w:t>
      </w:r>
      <w:ins w:id="1522" w:author="Bahar Toto" w:date="2026-06-15T13:06:00Z" w16du:dateUtc="2026-06-15T12:06:00Z">
        <w:r w:rsidR="007A69F0">
          <w:rPr>
            <w:rFonts w:asciiTheme="majorHAnsi" w:hAnsiTheme="majorHAnsi"/>
            <w:sz w:val="22"/>
            <w:szCs w:val="22"/>
          </w:rPr>
          <w:t xml:space="preserve">Data </w:t>
        </w:r>
      </w:ins>
      <w:ins w:id="1523" w:author="Bahar Toto" w:date="2026-06-15T14:54:00Z" w16du:dateUtc="2026-06-15T13:54:00Z">
        <w:r w:rsidR="00671D4A">
          <w:rPr>
            <w:rFonts w:asciiTheme="majorHAnsi" w:hAnsiTheme="majorHAnsi"/>
            <w:sz w:val="22"/>
            <w:szCs w:val="22"/>
          </w:rPr>
          <w:t xml:space="preserve">Privacy </w:t>
        </w:r>
      </w:ins>
      <w:ins w:id="1524" w:author="Bahar Toto" w:date="2026-06-15T13:06:00Z" w16du:dateUtc="2026-06-15T12:06:00Z">
        <w:r w:rsidR="007A69F0">
          <w:rPr>
            <w:rFonts w:asciiTheme="majorHAnsi" w:hAnsiTheme="majorHAnsi"/>
            <w:sz w:val="22"/>
            <w:szCs w:val="22"/>
          </w:rPr>
          <w:t>Act</w:t>
        </w:r>
      </w:ins>
      <w:del w:id="1525" w:author="Bahar Toto" w:date="2026-06-15T13:06:00Z" w16du:dateUtc="2026-06-15T12:06:00Z">
        <w:r w:rsidR="00731838" w:rsidRPr="0041007A" w:rsidDel="007A69F0">
          <w:rPr>
            <w:rFonts w:asciiTheme="majorHAnsi" w:hAnsiTheme="majorHAnsi"/>
            <w:sz w:val="22"/>
            <w:szCs w:val="22"/>
          </w:rPr>
          <w:delText>DPA</w:delText>
        </w:r>
      </w:del>
      <w:r w:rsidRPr="0041007A">
        <w:rPr>
          <w:rFonts w:asciiTheme="majorHAnsi" w:hAnsiTheme="majorHAnsi"/>
          <w:sz w:val="22"/>
          <w:szCs w:val="22"/>
        </w:rPr>
        <w:t xml:space="preserve">, criminal fines may be imposed for various violations, including unauthorised processing of personal information, access due to negligence, processing for unauthorised purposes, unauthorised access or intentional breach, malicious disclosure, and unauthorised disclosure. These fines range from PHP 500,000 (approximately </w:t>
      </w:r>
      <w:del w:id="1526" w:author="Bahar Toto" w:date="2026-06-15T15:11:00Z" w16du:dateUtc="2026-06-15T14:11:00Z">
        <w:r w:rsidRPr="0041007A" w:rsidDel="00444863">
          <w:rPr>
            <w:rFonts w:asciiTheme="majorHAnsi" w:hAnsiTheme="majorHAnsi"/>
            <w:sz w:val="22"/>
            <w:szCs w:val="22"/>
          </w:rPr>
          <w:delText xml:space="preserve">USD </w:delText>
        </w:r>
      </w:del>
      <w:ins w:id="1527" w:author="Bahar Toto" w:date="2026-06-15T15:11:00Z" w16du:dateUtc="2026-06-15T14:11:00Z">
        <w:r w:rsidR="00444863">
          <w:rPr>
            <w:rFonts w:asciiTheme="majorHAnsi" w:hAnsiTheme="majorHAnsi"/>
            <w:sz w:val="22"/>
            <w:szCs w:val="22"/>
          </w:rPr>
          <w:t>$</w:t>
        </w:r>
      </w:ins>
      <w:r w:rsidRPr="0041007A">
        <w:rPr>
          <w:rFonts w:asciiTheme="majorHAnsi" w:hAnsiTheme="majorHAnsi"/>
          <w:sz w:val="22"/>
          <w:szCs w:val="22"/>
        </w:rPr>
        <w:t xml:space="preserve">8,500) to PHP 2,000,000 (approximately </w:t>
      </w:r>
      <w:del w:id="1528" w:author="Bahar Toto" w:date="2026-06-15T15:11:00Z" w16du:dateUtc="2026-06-15T14:11:00Z">
        <w:r w:rsidRPr="0041007A" w:rsidDel="00444863">
          <w:rPr>
            <w:rFonts w:asciiTheme="majorHAnsi" w:hAnsiTheme="majorHAnsi"/>
            <w:sz w:val="22"/>
            <w:szCs w:val="22"/>
          </w:rPr>
          <w:delText xml:space="preserve">USD </w:delText>
        </w:r>
      </w:del>
      <w:ins w:id="1529" w:author="Bahar Toto" w:date="2026-06-15T15:11:00Z" w16du:dateUtc="2026-06-15T14:11:00Z">
        <w:r w:rsidR="00444863">
          <w:rPr>
            <w:rFonts w:asciiTheme="majorHAnsi" w:hAnsiTheme="majorHAnsi"/>
            <w:sz w:val="22"/>
            <w:szCs w:val="22"/>
          </w:rPr>
          <w:t>$</w:t>
        </w:r>
      </w:ins>
      <w:r w:rsidRPr="0041007A">
        <w:rPr>
          <w:rFonts w:asciiTheme="majorHAnsi" w:hAnsiTheme="majorHAnsi"/>
          <w:sz w:val="22"/>
          <w:szCs w:val="22"/>
        </w:rPr>
        <w:t xml:space="preserve">35,000) per offence. Where a combination or series of such acts is committed, fines of up to PHP 5,000,000 (approximately </w:t>
      </w:r>
      <w:del w:id="1530" w:author="Bahar Toto" w:date="2026-06-15T15:11:00Z" w16du:dateUtc="2026-06-15T14:11:00Z">
        <w:r w:rsidRPr="0041007A" w:rsidDel="00444863">
          <w:rPr>
            <w:rFonts w:asciiTheme="majorHAnsi" w:hAnsiTheme="majorHAnsi"/>
            <w:sz w:val="22"/>
            <w:szCs w:val="22"/>
          </w:rPr>
          <w:delText xml:space="preserve">USD </w:delText>
        </w:r>
      </w:del>
      <w:ins w:id="1531" w:author="Bahar Toto" w:date="2026-06-15T15:11:00Z" w16du:dateUtc="2026-06-15T14:11:00Z">
        <w:r w:rsidR="00444863">
          <w:rPr>
            <w:rFonts w:asciiTheme="majorHAnsi" w:hAnsiTheme="majorHAnsi"/>
            <w:sz w:val="22"/>
            <w:szCs w:val="22"/>
          </w:rPr>
          <w:t>$</w:t>
        </w:r>
      </w:ins>
      <w:r w:rsidRPr="0041007A">
        <w:rPr>
          <w:rFonts w:asciiTheme="majorHAnsi" w:hAnsiTheme="majorHAnsi"/>
          <w:sz w:val="22"/>
          <w:szCs w:val="22"/>
        </w:rPr>
        <w:t xml:space="preserve">85,000) may be imposed. In addition, the </w:t>
      </w:r>
      <w:del w:id="1532" w:author="Bahar Toto" w:date="2026-06-15T15:16:00Z" w16du:dateUtc="2026-06-15T14:16:00Z">
        <w:r w:rsidRPr="0041007A" w:rsidDel="00F82274">
          <w:rPr>
            <w:rFonts w:asciiTheme="majorHAnsi" w:hAnsiTheme="majorHAnsi"/>
            <w:sz w:val="22"/>
            <w:szCs w:val="22"/>
          </w:rPr>
          <w:delText>National Privacy Commission</w:delText>
        </w:r>
      </w:del>
      <w:ins w:id="1533" w:author="Bahar Toto" w:date="2026-06-15T15:16:00Z" w16du:dateUtc="2026-06-15T14:16:00Z">
        <w:r w:rsidR="00F82274">
          <w:rPr>
            <w:rFonts w:asciiTheme="majorHAnsi" w:hAnsiTheme="majorHAnsi"/>
            <w:sz w:val="22"/>
            <w:szCs w:val="22"/>
          </w:rPr>
          <w:t>NPC</w:t>
        </w:r>
      </w:ins>
      <w:r w:rsidRPr="0041007A">
        <w:rPr>
          <w:rFonts w:asciiTheme="majorHAnsi" w:hAnsiTheme="majorHAnsi"/>
          <w:sz w:val="22"/>
          <w:szCs w:val="22"/>
        </w:rPr>
        <w:t xml:space="preserve"> may impose administrative fines of up to PHP 5,000,000 (approximately </w:t>
      </w:r>
      <w:del w:id="1534" w:author="Bahar Toto" w:date="2026-06-15T15:11:00Z" w16du:dateUtc="2026-06-15T14:11:00Z">
        <w:r w:rsidRPr="0041007A" w:rsidDel="00444863">
          <w:rPr>
            <w:rFonts w:asciiTheme="majorHAnsi" w:hAnsiTheme="majorHAnsi"/>
            <w:sz w:val="22"/>
            <w:szCs w:val="22"/>
          </w:rPr>
          <w:delText xml:space="preserve">USD </w:delText>
        </w:r>
      </w:del>
      <w:ins w:id="1535" w:author="Bahar Toto" w:date="2026-06-15T15:11:00Z" w16du:dateUtc="2026-06-15T14:11:00Z">
        <w:r w:rsidR="00444863">
          <w:rPr>
            <w:rFonts w:asciiTheme="majorHAnsi" w:hAnsiTheme="majorHAnsi"/>
            <w:sz w:val="22"/>
            <w:szCs w:val="22"/>
          </w:rPr>
          <w:t>$</w:t>
        </w:r>
      </w:ins>
      <w:r w:rsidRPr="0041007A">
        <w:rPr>
          <w:rFonts w:asciiTheme="majorHAnsi" w:hAnsiTheme="majorHAnsi"/>
          <w:sz w:val="22"/>
          <w:szCs w:val="22"/>
        </w:rPr>
        <w:t>86,000) per violation.</w:t>
      </w:r>
      <w:r w:rsidR="00731838" w:rsidRPr="0041007A">
        <w:rPr>
          <w:rFonts w:asciiTheme="majorHAnsi" w:hAnsiTheme="majorHAnsi"/>
          <w:sz w:val="22"/>
          <w:szCs w:val="22"/>
        </w:rPr>
        <w:br/>
      </w:r>
    </w:p>
    <w:p w14:paraId="1046F1D1" w14:textId="270AB1F0" w:rsidR="001F41DD" w:rsidRPr="0041007A" w:rsidRDefault="001F41DD" w:rsidP="00731838">
      <w:pPr>
        <w:spacing w:after="0" w:line="240" w:lineRule="auto"/>
        <w:jc w:val="both"/>
        <w:rPr>
          <w:rFonts w:asciiTheme="majorHAnsi" w:hAnsiTheme="majorHAnsi"/>
          <w:sz w:val="22"/>
          <w:szCs w:val="22"/>
        </w:rPr>
      </w:pPr>
      <w:r w:rsidRPr="0041007A">
        <w:rPr>
          <w:rFonts w:asciiTheme="majorHAnsi" w:hAnsiTheme="majorHAnsi"/>
          <w:sz w:val="22"/>
          <w:szCs w:val="22"/>
        </w:rPr>
        <w:t>On the other hand, violations of the Consumer Act</w:t>
      </w:r>
      <w:del w:id="1536" w:author="Bahar Toto" w:date="2026-06-15T15:16:00Z" w16du:dateUtc="2026-06-15T14:16:00Z">
        <w:r w:rsidRPr="0041007A" w:rsidDel="00F82274">
          <w:rPr>
            <w:rFonts w:asciiTheme="majorHAnsi" w:hAnsiTheme="majorHAnsi"/>
            <w:sz w:val="22"/>
            <w:szCs w:val="22"/>
          </w:rPr>
          <w:delText xml:space="preserve"> of the Philippines</w:delText>
        </w:r>
      </w:del>
      <w:r w:rsidRPr="0041007A">
        <w:rPr>
          <w:rFonts w:asciiTheme="majorHAnsi" w:hAnsiTheme="majorHAnsi"/>
          <w:sz w:val="22"/>
          <w:szCs w:val="22"/>
        </w:rPr>
        <w:t xml:space="preserve">, particularly its Rules on the Regulation of Sales Acts and Practices, may result in monetary penalties ranging from PHP 500 (approximately </w:t>
      </w:r>
      <w:del w:id="1537" w:author="Bahar Toto" w:date="2026-06-15T15:11:00Z" w16du:dateUtc="2026-06-15T14:11:00Z">
        <w:r w:rsidRPr="0041007A" w:rsidDel="00444863">
          <w:rPr>
            <w:rFonts w:asciiTheme="majorHAnsi" w:hAnsiTheme="majorHAnsi"/>
            <w:sz w:val="22"/>
            <w:szCs w:val="22"/>
          </w:rPr>
          <w:delText xml:space="preserve">USD </w:delText>
        </w:r>
      </w:del>
      <w:ins w:id="1538" w:author="Bahar Toto" w:date="2026-06-15T15:11:00Z" w16du:dateUtc="2026-06-15T14:11:00Z">
        <w:r w:rsidR="00444863">
          <w:rPr>
            <w:rFonts w:asciiTheme="majorHAnsi" w:hAnsiTheme="majorHAnsi"/>
            <w:sz w:val="22"/>
            <w:szCs w:val="22"/>
          </w:rPr>
          <w:t>$</w:t>
        </w:r>
      </w:ins>
      <w:r w:rsidRPr="0041007A">
        <w:rPr>
          <w:rFonts w:asciiTheme="majorHAnsi" w:hAnsiTheme="majorHAnsi"/>
          <w:sz w:val="22"/>
          <w:szCs w:val="22"/>
        </w:rPr>
        <w:t xml:space="preserve">10) to PHP 10,000 (approximately </w:t>
      </w:r>
      <w:del w:id="1539" w:author="Bahar Toto" w:date="2026-06-15T15:11:00Z" w16du:dateUtc="2026-06-15T14:11:00Z">
        <w:r w:rsidRPr="0041007A" w:rsidDel="00444863">
          <w:rPr>
            <w:rFonts w:asciiTheme="majorHAnsi" w:hAnsiTheme="majorHAnsi"/>
            <w:sz w:val="22"/>
            <w:szCs w:val="22"/>
          </w:rPr>
          <w:delText xml:space="preserve">USD </w:delText>
        </w:r>
      </w:del>
      <w:ins w:id="1540" w:author="Bahar Toto" w:date="2026-06-15T15:11:00Z" w16du:dateUtc="2026-06-15T14:11:00Z">
        <w:r w:rsidR="00444863">
          <w:rPr>
            <w:rFonts w:asciiTheme="majorHAnsi" w:hAnsiTheme="majorHAnsi"/>
            <w:sz w:val="22"/>
            <w:szCs w:val="22"/>
          </w:rPr>
          <w:t>$</w:t>
        </w:r>
      </w:ins>
      <w:r w:rsidRPr="0041007A">
        <w:rPr>
          <w:rFonts w:asciiTheme="majorHAnsi" w:hAnsiTheme="majorHAnsi"/>
          <w:sz w:val="22"/>
          <w:szCs w:val="22"/>
        </w:rPr>
        <w:t>180).</w:t>
      </w:r>
    </w:p>
    <w:p w14:paraId="05FA28D7" w14:textId="77777777" w:rsidR="00731838" w:rsidRPr="0041007A" w:rsidRDefault="00731838" w:rsidP="00731838">
      <w:pPr>
        <w:spacing w:after="0" w:line="240" w:lineRule="auto"/>
        <w:jc w:val="both"/>
        <w:rPr>
          <w:rFonts w:asciiTheme="majorHAnsi" w:hAnsiTheme="majorHAnsi"/>
          <w:sz w:val="22"/>
          <w:szCs w:val="22"/>
        </w:rPr>
      </w:pPr>
    </w:p>
    <w:p w14:paraId="454AF489" w14:textId="51FBD56E" w:rsidR="00E91145" w:rsidRDefault="001F41DD" w:rsidP="00731838">
      <w:pPr>
        <w:spacing w:after="0" w:line="240" w:lineRule="auto"/>
        <w:jc w:val="both"/>
        <w:rPr>
          <w:rFonts w:asciiTheme="majorHAnsi" w:hAnsiTheme="majorHAnsi"/>
          <w:sz w:val="22"/>
          <w:szCs w:val="22"/>
        </w:rPr>
      </w:pPr>
      <w:r w:rsidRPr="0041007A">
        <w:rPr>
          <w:rFonts w:asciiTheme="majorHAnsi" w:hAnsiTheme="majorHAnsi"/>
          <w:sz w:val="22"/>
          <w:szCs w:val="22"/>
        </w:rPr>
        <w:t xml:space="preserve">Finally, under </w:t>
      </w:r>
      <w:del w:id="1541" w:author="Bahar Toto" w:date="2026-06-15T15:17:00Z" w16du:dateUtc="2026-06-15T14:17:00Z">
        <w:r w:rsidR="00731838" w:rsidRPr="0041007A" w:rsidDel="00515F04">
          <w:rPr>
            <w:rFonts w:asciiTheme="majorHAnsi" w:hAnsiTheme="majorHAnsi"/>
            <w:sz w:val="22"/>
            <w:szCs w:val="22"/>
          </w:rPr>
          <w:delText>NTC</w:delText>
        </w:r>
        <w:r w:rsidRPr="0041007A" w:rsidDel="00515F04">
          <w:rPr>
            <w:rFonts w:asciiTheme="majorHAnsi" w:hAnsiTheme="majorHAnsi"/>
            <w:sz w:val="22"/>
            <w:szCs w:val="22"/>
          </w:rPr>
          <w:delText xml:space="preserve"> Memorandum Circular No. 03</w:delText>
        </w:r>
        <w:r w:rsidRPr="0041007A" w:rsidDel="00515F04">
          <w:rPr>
            <w:rFonts w:ascii="Cambria Math" w:hAnsi="Cambria Math" w:cs="Cambria Math"/>
            <w:sz w:val="22"/>
            <w:szCs w:val="22"/>
          </w:rPr>
          <w:delText>‑</w:delText>
        </w:r>
        <w:r w:rsidRPr="0041007A" w:rsidDel="00515F04">
          <w:rPr>
            <w:rFonts w:asciiTheme="majorHAnsi" w:hAnsiTheme="majorHAnsi"/>
            <w:sz w:val="22"/>
            <w:szCs w:val="22"/>
          </w:rPr>
          <w:delText>03</w:delText>
        </w:r>
        <w:r w:rsidRPr="0041007A" w:rsidDel="00515F04">
          <w:rPr>
            <w:rFonts w:ascii="Cambria Math" w:hAnsi="Cambria Math" w:cs="Cambria Math"/>
            <w:sz w:val="22"/>
            <w:szCs w:val="22"/>
          </w:rPr>
          <w:delText>‑</w:delText>
        </w:r>
        <w:r w:rsidRPr="0041007A" w:rsidDel="00515F04">
          <w:rPr>
            <w:rFonts w:asciiTheme="majorHAnsi" w:hAnsiTheme="majorHAnsi"/>
            <w:sz w:val="22"/>
            <w:szCs w:val="22"/>
          </w:rPr>
          <w:delText>2005</w:delText>
        </w:r>
      </w:del>
      <w:ins w:id="1542" w:author="Bahar Toto" w:date="2026-06-15T15:17:00Z" w16du:dateUtc="2026-06-15T14:17:00Z">
        <w:r w:rsidR="00515F04">
          <w:rPr>
            <w:rFonts w:asciiTheme="majorHAnsi" w:hAnsiTheme="majorHAnsi"/>
            <w:sz w:val="22"/>
            <w:szCs w:val="22"/>
          </w:rPr>
          <w:t xml:space="preserve">the </w:t>
        </w:r>
        <w:r w:rsidR="00515F04" w:rsidRPr="00D67A21">
          <w:rPr>
            <w:rFonts w:asciiTheme="majorHAnsi" w:hAnsiTheme="majorHAnsi"/>
            <w:sz w:val="22"/>
            <w:szCs w:val="22"/>
          </w:rPr>
          <w:t>Memorandum Circular 03-03-2005, as amended</w:t>
        </w:r>
      </w:ins>
      <w:r w:rsidRPr="0041007A">
        <w:rPr>
          <w:rFonts w:asciiTheme="majorHAnsi" w:hAnsiTheme="majorHAnsi"/>
          <w:sz w:val="22"/>
          <w:szCs w:val="22"/>
        </w:rPr>
        <w:t xml:space="preserve">, violations of the rules on broadcast or push messaging may result in a fine of PHP 200 (approx. </w:t>
      </w:r>
      <w:del w:id="1543" w:author="Bahar Toto" w:date="2026-06-15T15:11:00Z" w16du:dateUtc="2026-06-15T14:11:00Z">
        <w:r w:rsidRPr="0041007A" w:rsidDel="00444863">
          <w:rPr>
            <w:rFonts w:asciiTheme="majorHAnsi" w:hAnsiTheme="majorHAnsi"/>
            <w:sz w:val="22"/>
            <w:szCs w:val="22"/>
          </w:rPr>
          <w:delText xml:space="preserve">USD </w:delText>
        </w:r>
      </w:del>
      <w:ins w:id="1544" w:author="Bahar Toto" w:date="2026-06-15T15:11:00Z" w16du:dateUtc="2026-06-15T14:11:00Z">
        <w:r w:rsidR="00444863">
          <w:rPr>
            <w:rFonts w:asciiTheme="majorHAnsi" w:hAnsiTheme="majorHAnsi"/>
            <w:sz w:val="22"/>
            <w:szCs w:val="22"/>
          </w:rPr>
          <w:t>$</w:t>
        </w:r>
      </w:ins>
      <w:r w:rsidRPr="0041007A">
        <w:rPr>
          <w:rFonts w:asciiTheme="majorHAnsi" w:hAnsiTheme="majorHAnsi"/>
          <w:sz w:val="22"/>
          <w:szCs w:val="22"/>
        </w:rPr>
        <w:t>4) per violation per day, for each day that the violation continues.</w:t>
      </w:r>
    </w:p>
    <w:p w14:paraId="44CFDFE3" w14:textId="77777777" w:rsidR="00692A09" w:rsidRDefault="00692A09" w:rsidP="00731838">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692A09" w:rsidRPr="00692A09" w14:paraId="4028E1B2" w14:textId="77777777" w:rsidTr="00692A09">
        <w:tc>
          <w:tcPr>
            <w:tcW w:w="4508" w:type="dxa"/>
          </w:tcPr>
          <w:p w14:paraId="08446895" w14:textId="08E0D069" w:rsidR="00692A09" w:rsidRPr="00692A09" w:rsidRDefault="00692A09" w:rsidP="00050BF6">
            <w:r w:rsidRPr="00692A09">
              <w:t>Citation</w:t>
            </w:r>
            <w:r>
              <w:t>s</w:t>
            </w:r>
          </w:p>
        </w:tc>
        <w:tc>
          <w:tcPr>
            <w:tcW w:w="4508" w:type="dxa"/>
          </w:tcPr>
          <w:p w14:paraId="705D237B" w14:textId="77777777" w:rsidR="00692A09" w:rsidRDefault="00515F04" w:rsidP="00050BF6">
            <w:pPr>
              <w:rPr>
                <w:ins w:id="1545" w:author="Bahar Toto" w:date="2026-06-15T15:17:00Z" w16du:dateUtc="2026-06-15T14:17:00Z"/>
              </w:rPr>
            </w:pPr>
            <w:ins w:id="1546" w:author="Bahar Toto" w:date="2026-06-15T15:17:00Z" w16du:dateUtc="2026-06-15T14:17:00Z">
              <w:r w:rsidRPr="00515F04">
                <w:rPr>
                  <w:rPrChange w:id="1547" w:author="Bahar Toto" w:date="2026-06-15T15:17:00Z" w16du:dateUtc="2026-06-15T14:17:00Z">
                    <w:rPr>
                      <w:rStyle w:val="Hyperlink"/>
                    </w:rPr>
                  </w:rPrChange>
                </w:rPr>
                <w:t>Chapter VIII, Sections 25 to 33 of the Data Privacy Act</w:t>
              </w:r>
              <w:r w:rsidRPr="00692A09">
                <w:t xml:space="preserve"> </w:t>
              </w:r>
            </w:ins>
          </w:p>
          <w:p w14:paraId="198AACEC" w14:textId="77777777" w:rsidR="00515F04" w:rsidRDefault="00515F04" w:rsidP="00050BF6">
            <w:pPr>
              <w:rPr>
                <w:ins w:id="1548" w:author="Bahar Toto" w:date="2026-06-15T15:17:00Z" w16du:dateUtc="2026-06-15T14:17:00Z"/>
              </w:rPr>
            </w:pPr>
            <w:ins w:id="1549" w:author="Bahar Toto" w:date="2026-06-15T15:17:00Z" w16du:dateUtc="2026-06-15T14:17:00Z">
              <w:r w:rsidRPr="00515F04">
                <w:rPr>
                  <w:rPrChange w:id="1550" w:author="Bahar Toto" w:date="2026-06-15T15:17:00Z" w16du:dateUtc="2026-06-15T14:17:00Z">
                    <w:rPr>
                      <w:rStyle w:val="Hyperlink"/>
                    </w:rPr>
                  </w:rPrChange>
                </w:rPr>
                <w:t>Title III, Chapter 1, Article 60 of the Consumer Act</w:t>
              </w:r>
              <w:r w:rsidRPr="00692A09">
                <w:t xml:space="preserve"> </w:t>
              </w:r>
            </w:ins>
          </w:p>
          <w:p w14:paraId="436CCE08" w14:textId="46B99413" w:rsidR="00515F04" w:rsidRPr="00692A09" w:rsidRDefault="0015252A" w:rsidP="00050BF6">
            <w:ins w:id="1551" w:author="Bahar Toto" w:date="2026-06-15T15:17:00Z" w16du:dateUtc="2026-06-15T14:17:00Z">
              <w:r>
                <w:t>Me</w:t>
              </w:r>
            </w:ins>
            <w:ins w:id="1552" w:author="Bahar Toto" w:date="2026-06-15T15:18:00Z" w16du:dateUtc="2026-06-15T14:18:00Z">
              <w:r>
                <w:t>m</w:t>
              </w:r>
            </w:ins>
            <w:ins w:id="1553" w:author="Bahar Toto" w:date="2026-06-15T15:17:00Z">
              <w:r w:rsidR="00515F04" w:rsidRPr="00515F04">
                <w:t>orandum Circular 03-03-2005, as amended</w:t>
              </w:r>
            </w:ins>
          </w:p>
        </w:tc>
      </w:tr>
      <w:tr w:rsidR="00692A09" w:rsidRPr="00692A09" w:rsidDel="0015252A" w14:paraId="315F7E91" w14:textId="43F2DEEE" w:rsidTr="00692A09">
        <w:trPr>
          <w:del w:id="1554" w:author="Bahar Toto" w:date="2026-06-15T15:18:00Z"/>
        </w:trPr>
        <w:tc>
          <w:tcPr>
            <w:tcW w:w="4508" w:type="dxa"/>
          </w:tcPr>
          <w:p w14:paraId="7B674CDE" w14:textId="35A32805" w:rsidR="00692A09" w:rsidRPr="00692A09" w:rsidDel="0015252A" w:rsidRDefault="00692A09" w:rsidP="00050BF6">
            <w:pPr>
              <w:rPr>
                <w:del w:id="1555" w:author="Bahar Toto" w:date="2026-06-15T15:18:00Z" w16du:dateUtc="2026-06-15T14:18:00Z"/>
              </w:rPr>
            </w:pPr>
            <w:del w:id="1556" w:author="Bahar Toto" w:date="2026-06-15T15:18:00Z" w16du:dateUtc="2026-06-15T14:18:00Z">
              <w:r w:rsidRPr="00692A09" w:rsidDel="0015252A">
                <w:lastRenderedPageBreak/>
                <w:delText xml:space="preserve">Monetary Penalties under the Data Privacy Act </w:delText>
              </w:r>
            </w:del>
          </w:p>
        </w:tc>
        <w:tc>
          <w:tcPr>
            <w:tcW w:w="4508" w:type="dxa"/>
          </w:tcPr>
          <w:p w14:paraId="44FCCD5F" w14:textId="1C27F51B" w:rsidR="00692A09" w:rsidRPr="00692A09" w:rsidDel="0015252A" w:rsidRDefault="00692A09" w:rsidP="00692A09">
            <w:pPr>
              <w:jc w:val="both"/>
              <w:rPr>
                <w:del w:id="1557" w:author="Bahar Toto" w:date="2026-06-15T15:18:00Z" w16du:dateUtc="2026-06-15T14:18:00Z"/>
              </w:rPr>
            </w:pPr>
            <w:del w:id="1558" w:author="Bahar Toto" w:date="2026-06-15T15:18:00Z" w16du:dateUtc="2026-06-15T14:18:00Z">
              <w:r w:rsidDel="0015252A">
                <w:fldChar w:fldCharType="begin"/>
              </w:r>
              <w:r w:rsidDel="0015252A">
                <w:delInstrText>HYPERLINK "https://privacy.gov.ph/data-privacy-act/"</w:delInstrText>
              </w:r>
              <w:r w:rsidDel="0015252A">
                <w:fldChar w:fldCharType="separate"/>
              </w:r>
              <w:r w:rsidRPr="00692A09" w:rsidDel="0015252A">
                <w:rPr>
                  <w:rStyle w:val="Hyperlink"/>
                </w:rPr>
                <w:delText>Chapter VIII, Sections 25 to 33 of the Data Privacy Act</w:delText>
              </w:r>
              <w:r w:rsidDel="0015252A">
                <w:fldChar w:fldCharType="end"/>
              </w:r>
              <w:r w:rsidRPr="00692A09" w:rsidDel="0015252A">
                <w:delText xml:space="preserve"> </w:delText>
              </w:r>
            </w:del>
          </w:p>
        </w:tc>
      </w:tr>
      <w:tr w:rsidR="00692A09" w:rsidRPr="00692A09" w:rsidDel="0015252A" w14:paraId="71712AF0" w14:textId="16B510BF" w:rsidTr="00692A09">
        <w:trPr>
          <w:del w:id="1559" w:author="Bahar Toto" w:date="2026-06-15T15:18:00Z"/>
        </w:trPr>
        <w:tc>
          <w:tcPr>
            <w:tcW w:w="4508" w:type="dxa"/>
          </w:tcPr>
          <w:p w14:paraId="37875E56" w14:textId="79599878" w:rsidR="00692A09" w:rsidRPr="00692A09" w:rsidDel="0015252A" w:rsidRDefault="00692A09" w:rsidP="00050BF6">
            <w:pPr>
              <w:rPr>
                <w:del w:id="1560" w:author="Bahar Toto" w:date="2026-06-15T15:18:00Z" w16du:dateUtc="2026-06-15T14:18:00Z"/>
              </w:rPr>
            </w:pPr>
            <w:del w:id="1561" w:author="Bahar Toto" w:date="2026-06-15T15:18:00Z" w16du:dateUtc="2026-06-15T14:18:00Z">
              <w:r w:rsidRPr="00692A09" w:rsidDel="0015252A">
                <w:delText>Monetary Penalties under the Consumer Act</w:delText>
              </w:r>
            </w:del>
          </w:p>
        </w:tc>
        <w:tc>
          <w:tcPr>
            <w:tcW w:w="4508" w:type="dxa"/>
          </w:tcPr>
          <w:p w14:paraId="5F3AE507" w14:textId="6695AA59" w:rsidR="00692A09" w:rsidRPr="00692A09" w:rsidDel="0015252A" w:rsidRDefault="00692A09" w:rsidP="00692A09">
            <w:pPr>
              <w:jc w:val="both"/>
              <w:rPr>
                <w:del w:id="1562" w:author="Bahar Toto" w:date="2026-06-15T15:18:00Z" w16du:dateUtc="2026-06-15T14:18:00Z"/>
              </w:rPr>
            </w:pPr>
            <w:del w:id="1563" w:author="Bahar Toto" w:date="2026-06-15T15:18:00Z" w16du:dateUtc="2026-06-15T14:18:00Z">
              <w:r w:rsidDel="0015252A">
                <w:fldChar w:fldCharType="begin"/>
              </w:r>
              <w:r w:rsidDel="0015252A">
                <w:delInstrText>HYPERLINK "https://www.officialgazette.gov.ph/1992/04/13/republic-act-no-7394-s-1992/"</w:delInstrText>
              </w:r>
              <w:r w:rsidDel="0015252A">
                <w:fldChar w:fldCharType="separate"/>
              </w:r>
              <w:r w:rsidRPr="00692A09" w:rsidDel="0015252A">
                <w:rPr>
                  <w:rStyle w:val="Hyperlink"/>
                </w:rPr>
                <w:delText>Title III, Chapter 1, Article 60 of the Consumer Act</w:delText>
              </w:r>
              <w:r w:rsidDel="0015252A">
                <w:fldChar w:fldCharType="end"/>
              </w:r>
              <w:r w:rsidRPr="00692A09" w:rsidDel="0015252A">
                <w:delText xml:space="preserve"> </w:delText>
              </w:r>
            </w:del>
          </w:p>
        </w:tc>
      </w:tr>
      <w:tr w:rsidR="00692A09" w:rsidRPr="00692A09" w:rsidDel="0015252A" w14:paraId="6390B07F" w14:textId="36210B8F" w:rsidTr="00692A09">
        <w:trPr>
          <w:del w:id="1564" w:author="Bahar Toto" w:date="2026-06-15T15:18:00Z"/>
        </w:trPr>
        <w:tc>
          <w:tcPr>
            <w:tcW w:w="4508" w:type="dxa"/>
          </w:tcPr>
          <w:p w14:paraId="3B92D0E8" w14:textId="0BBDF0D1" w:rsidR="00692A09" w:rsidRPr="00692A09" w:rsidDel="0015252A" w:rsidRDefault="00692A09" w:rsidP="00050BF6">
            <w:pPr>
              <w:rPr>
                <w:del w:id="1565" w:author="Bahar Toto" w:date="2026-06-15T15:18:00Z" w16du:dateUtc="2026-06-15T14:18:00Z"/>
              </w:rPr>
            </w:pPr>
            <w:del w:id="1566" w:author="Bahar Toto" w:date="2026-06-15T15:18:00Z" w16du:dateUtc="2026-06-15T14:18:00Z">
              <w:r w:rsidRPr="00692A09" w:rsidDel="0015252A">
                <w:delText xml:space="preserve">Monetary Penalties under National Telecommunications Commission Memorandum Circulars </w:delText>
              </w:r>
            </w:del>
          </w:p>
        </w:tc>
        <w:tc>
          <w:tcPr>
            <w:tcW w:w="4508" w:type="dxa"/>
          </w:tcPr>
          <w:p w14:paraId="0A651985" w14:textId="639A6BA9" w:rsidR="00692A09" w:rsidRPr="00692A09" w:rsidDel="0015252A" w:rsidRDefault="00692A09" w:rsidP="00692A09">
            <w:pPr>
              <w:jc w:val="both"/>
              <w:rPr>
                <w:del w:id="1567" w:author="Bahar Toto" w:date="2026-06-15T15:18:00Z" w16du:dateUtc="2026-06-15T14:18:00Z"/>
              </w:rPr>
            </w:pPr>
            <w:del w:id="1568" w:author="Bahar Toto" w:date="2026-06-15T15:18:00Z" w16du:dateUtc="2026-06-15T14:18:00Z">
              <w:r w:rsidDel="0015252A">
                <w:fldChar w:fldCharType="begin"/>
              </w:r>
              <w:r w:rsidDel="0015252A">
                <w:delInstrText>HYPERLINK "https://region7.ntc.gov.ph/wp-content/uploads/2024/01/MC_03-03-2005.pdf"</w:delInstrText>
              </w:r>
              <w:r w:rsidDel="0015252A">
                <w:fldChar w:fldCharType="separate"/>
              </w:r>
              <w:r w:rsidRPr="00692A09" w:rsidDel="0015252A">
                <w:rPr>
                  <w:rStyle w:val="Hyperlink"/>
                </w:rPr>
                <w:delText>National Telecommunications Commission Memorandum Circular 03-03-2005</w:delText>
              </w:r>
              <w:r w:rsidDel="0015252A">
                <w:fldChar w:fldCharType="end"/>
              </w:r>
              <w:r w:rsidRPr="00692A09" w:rsidDel="0015252A">
                <w:delText>, as amended by </w:delText>
              </w:r>
              <w:r w:rsidDel="0015252A">
                <w:fldChar w:fldCharType="begin"/>
              </w:r>
              <w:r w:rsidDel="0015252A">
                <w:delInstrText>HYPERLINK "https://region7.ntc.gov.ph/wp-content/uploads/2024/01/MC_03-03-2005A_Amendments_broadcast_messaging.pdf"</w:delInstrText>
              </w:r>
              <w:r w:rsidDel="0015252A">
                <w:fldChar w:fldCharType="separate"/>
              </w:r>
              <w:r w:rsidRPr="00692A09" w:rsidDel="0015252A">
                <w:rPr>
                  <w:rStyle w:val="Hyperlink"/>
                </w:rPr>
                <w:delText>Memorandum Circular No. 03-03-2005-A</w:delText>
              </w:r>
              <w:r w:rsidDel="0015252A">
                <w:fldChar w:fldCharType="end"/>
              </w:r>
              <w:r w:rsidDel="0015252A">
                <w:fldChar w:fldCharType="begin"/>
              </w:r>
              <w:r w:rsidDel="0015252A">
                <w:delInstrText>HYPERLINK "https://region7.ntc.gov.ph/wp-content/uploads/2024/01/MC_04-07-2009.pdf"</w:delInstrText>
              </w:r>
              <w:r w:rsidDel="0015252A">
                <w:fldChar w:fldCharType="separate"/>
              </w:r>
              <w:r w:rsidRPr="00692A09" w:rsidDel="0015252A">
                <w:rPr>
                  <w:rStyle w:val="Hyperlink"/>
                </w:rPr>
                <w:delText>, Memorandum Circular No. 04-07-2009</w:delText>
              </w:r>
              <w:r w:rsidDel="0015252A">
                <w:fldChar w:fldCharType="end"/>
              </w:r>
              <w:r w:rsidRPr="00692A09" w:rsidDel="0015252A">
                <w:delText>, and </w:delText>
              </w:r>
              <w:r w:rsidDel="0015252A">
                <w:fldChar w:fldCharType="begin"/>
              </w:r>
              <w:r w:rsidDel="0015252A">
                <w:delInstrText>HYPERLINK "https://elibrary.judiciary.gov.ph/thebookshelf/showdocs/10/91581"</w:delInstrText>
              </w:r>
              <w:r w:rsidDel="0015252A">
                <w:fldChar w:fldCharType="separate"/>
              </w:r>
              <w:r w:rsidRPr="00692A09" w:rsidDel="0015252A">
                <w:rPr>
                  <w:rStyle w:val="Hyperlink"/>
                </w:rPr>
                <w:delText>Memorandum Circular No. 07-08-2018 </w:delText>
              </w:r>
              <w:r w:rsidDel="0015252A">
                <w:fldChar w:fldCharType="end"/>
              </w:r>
            </w:del>
          </w:p>
        </w:tc>
      </w:tr>
    </w:tbl>
    <w:p w14:paraId="4DEC9607" w14:textId="77777777" w:rsidR="00692A09" w:rsidRPr="0041007A" w:rsidRDefault="00692A09" w:rsidP="00731838">
      <w:pPr>
        <w:spacing w:after="0" w:line="240" w:lineRule="auto"/>
        <w:jc w:val="both"/>
        <w:rPr>
          <w:rFonts w:asciiTheme="majorHAnsi" w:hAnsiTheme="majorHAnsi"/>
          <w:sz w:val="22"/>
          <w:szCs w:val="22"/>
        </w:rPr>
      </w:pPr>
    </w:p>
    <w:p w14:paraId="5CAFBF2A" w14:textId="77777777" w:rsidR="00731838" w:rsidRPr="0041007A" w:rsidRDefault="00731838" w:rsidP="00731838">
      <w:pPr>
        <w:spacing w:after="0" w:line="240" w:lineRule="auto"/>
        <w:jc w:val="both"/>
        <w:rPr>
          <w:rFonts w:asciiTheme="majorHAnsi" w:hAnsiTheme="majorHAnsi"/>
          <w:sz w:val="22"/>
          <w:szCs w:val="22"/>
          <w:lang w:val="en-US"/>
        </w:rPr>
      </w:pPr>
    </w:p>
    <w:p w14:paraId="67940E00" w14:textId="31212E03" w:rsidR="00E91145" w:rsidRPr="0041007A" w:rsidRDefault="00E91145" w:rsidP="00731838">
      <w:pPr>
        <w:pStyle w:val="ListParagraph"/>
        <w:numPr>
          <w:ilvl w:val="1"/>
          <w:numId w:val="11"/>
        </w:numPr>
        <w:spacing w:after="0" w:line="240" w:lineRule="auto"/>
        <w:jc w:val="both"/>
        <w:rPr>
          <w:rFonts w:asciiTheme="majorHAnsi" w:hAnsiTheme="majorHAnsi"/>
          <w:b/>
          <w:bCs/>
        </w:rPr>
      </w:pPr>
      <w:r w:rsidRPr="0041007A">
        <w:rPr>
          <w:rFonts w:asciiTheme="majorHAnsi" w:hAnsiTheme="majorHAnsi"/>
          <w:b/>
          <w:bCs/>
        </w:rPr>
        <w:t>Criminal liability</w:t>
      </w:r>
    </w:p>
    <w:p w14:paraId="617DC5FC" w14:textId="77777777" w:rsidR="00731838" w:rsidRPr="0041007A" w:rsidRDefault="00731838" w:rsidP="00731838">
      <w:pPr>
        <w:pStyle w:val="ListParagraph"/>
        <w:spacing w:after="0" w:line="240" w:lineRule="auto"/>
        <w:jc w:val="both"/>
        <w:rPr>
          <w:rFonts w:asciiTheme="majorHAnsi" w:hAnsiTheme="majorHAnsi"/>
          <w:b/>
          <w:bCs/>
        </w:rPr>
      </w:pPr>
    </w:p>
    <w:p w14:paraId="35E9F4DC" w14:textId="58A927F2" w:rsidR="00E91145" w:rsidRPr="0041007A" w:rsidRDefault="00E91145" w:rsidP="00731838">
      <w:pPr>
        <w:pStyle w:val="ListParagraph"/>
        <w:numPr>
          <w:ilvl w:val="2"/>
          <w:numId w:val="11"/>
        </w:numPr>
        <w:spacing w:after="0" w:line="240" w:lineRule="auto"/>
        <w:jc w:val="both"/>
        <w:rPr>
          <w:rFonts w:asciiTheme="majorHAnsi" w:hAnsiTheme="majorHAnsi"/>
          <w:b/>
          <w:bCs/>
        </w:rPr>
      </w:pPr>
      <w:r w:rsidRPr="0041007A">
        <w:rPr>
          <w:rFonts w:asciiTheme="majorHAnsi" w:hAnsiTheme="majorHAnsi"/>
          <w:b/>
          <w:bCs/>
        </w:rPr>
        <w:t>Do the laws provide for criminal liability?</w:t>
      </w:r>
    </w:p>
    <w:p w14:paraId="50E768B7" w14:textId="77777777" w:rsidR="00731838" w:rsidRPr="0041007A" w:rsidRDefault="00731838" w:rsidP="00731838">
      <w:pPr>
        <w:pStyle w:val="ListParagraph"/>
        <w:spacing w:after="0" w:line="240" w:lineRule="auto"/>
        <w:jc w:val="both"/>
        <w:rPr>
          <w:rFonts w:asciiTheme="majorHAnsi" w:hAnsiTheme="majorHAnsi"/>
          <w:b/>
          <w:bCs/>
        </w:rPr>
      </w:pPr>
    </w:p>
    <w:p w14:paraId="3613A8D0" w14:textId="77777777" w:rsidR="00CC601B" w:rsidRPr="0041007A" w:rsidRDefault="00CC601B"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Yes. Philippine law provides for criminal liability for violations of certain laws applicable to e</w:t>
      </w:r>
      <w:r w:rsidRPr="0041007A">
        <w:rPr>
          <w:rFonts w:ascii="Cambria Math" w:hAnsi="Cambria Math" w:cs="Cambria Math"/>
          <w:sz w:val="22"/>
          <w:szCs w:val="22"/>
          <w:lang w:val="en-US"/>
        </w:rPr>
        <w:t>‑</w:t>
      </w:r>
      <w:r w:rsidRPr="0041007A">
        <w:rPr>
          <w:rFonts w:asciiTheme="majorHAnsi" w:hAnsiTheme="majorHAnsi"/>
          <w:sz w:val="22"/>
          <w:szCs w:val="22"/>
          <w:lang w:val="en-US"/>
        </w:rPr>
        <w:t>marketing and related activities.</w:t>
      </w:r>
    </w:p>
    <w:p w14:paraId="0781A6E0" w14:textId="77777777" w:rsidR="00731838" w:rsidRPr="0041007A" w:rsidRDefault="00731838" w:rsidP="00731838">
      <w:pPr>
        <w:spacing w:after="0" w:line="240" w:lineRule="auto"/>
        <w:jc w:val="both"/>
        <w:rPr>
          <w:rFonts w:asciiTheme="majorHAnsi" w:hAnsiTheme="majorHAnsi"/>
          <w:sz w:val="22"/>
          <w:szCs w:val="22"/>
          <w:lang w:val="en-US"/>
        </w:rPr>
      </w:pPr>
    </w:p>
    <w:p w14:paraId="2B3FF74D" w14:textId="44DBB072" w:rsidR="00CC601B" w:rsidRDefault="00CC601B"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 xml:space="preserve">Under the </w:t>
      </w:r>
      <w:ins w:id="1569" w:author="Bahar Toto" w:date="2026-06-15T13:06:00Z" w16du:dateUtc="2026-06-15T12:06:00Z">
        <w:r w:rsidR="007A69F0">
          <w:rPr>
            <w:rFonts w:asciiTheme="majorHAnsi" w:hAnsiTheme="majorHAnsi"/>
            <w:sz w:val="22"/>
            <w:szCs w:val="22"/>
          </w:rPr>
          <w:t xml:space="preserve">Data </w:t>
        </w:r>
      </w:ins>
      <w:ins w:id="1570" w:author="Bahar Toto" w:date="2026-06-15T14:54:00Z" w16du:dateUtc="2026-06-15T13:54:00Z">
        <w:r w:rsidR="00671D4A">
          <w:rPr>
            <w:rFonts w:asciiTheme="majorHAnsi" w:hAnsiTheme="majorHAnsi"/>
            <w:sz w:val="22"/>
            <w:szCs w:val="22"/>
          </w:rPr>
          <w:t xml:space="preserve">Privacy </w:t>
        </w:r>
      </w:ins>
      <w:ins w:id="1571" w:author="Bahar Toto" w:date="2026-06-15T13:06:00Z" w16du:dateUtc="2026-06-15T12:06:00Z">
        <w:r w:rsidR="007A69F0">
          <w:rPr>
            <w:rFonts w:asciiTheme="majorHAnsi" w:hAnsiTheme="majorHAnsi"/>
            <w:sz w:val="22"/>
            <w:szCs w:val="22"/>
          </w:rPr>
          <w:t>Act</w:t>
        </w:r>
      </w:ins>
      <w:del w:id="1572" w:author="Bahar Toto" w:date="2026-06-15T13:06:00Z" w16du:dateUtc="2026-06-15T12:06:00Z">
        <w:r w:rsidR="00731838" w:rsidRPr="0041007A" w:rsidDel="007A69F0">
          <w:rPr>
            <w:rFonts w:asciiTheme="majorHAnsi" w:hAnsiTheme="majorHAnsi"/>
            <w:sz w:val="22"/>
            <w:szCs w:val="22"/>
            <w:lang w:val="en-US"/>
          </w:rPr>
          <w:delText>DPA</w:delText>
        </w:r>
      </w:del>
      <w:r w:rsidRPr="0041007A">
        <w:rPr>
          <w:rFonts w:asciiTheme="majorHAnsi" w:hAnsiTheme="majorHAnsi"/>
          <w:sz w:val="22"/>
          <w:szCs w:val="22"/>
          <w:lang w:val="en-US"/>
        </w:rPr>
        <w:t xml:space="preserve">, criminal penalties may be imposed for various violations, with prescribed terms of imprisonment of up to seven </w:t>
      </w:r>
      <w:del w:id="1573" w:author="Bahar Toto" w:date="2026-06-15T15:18:00Z" w16du:dateUtc="2026-06-15T14:18:00Z">
        <w:r w:rsidRPr="0041007A" w:rsidDel="0015252A">
          <w:rPr>
            <w:rFonts w:asciiTheme="majorHAnsi" w:hAnsiTheme="majorHAnsi"/>
            <w:sz w:val="22"/>
            <w:szCs w:val="22"/>
            <w:lang w:val="en-US"/>
          </w:rPr>
          <w:delText xml:space="preserve">(7) </w:delText>
        </w:r>
      </w:del>
      <w:r w:rsidRPr="0041007A">
        <w:rPr>
          <w:rFonts w:asciiTheme="majorHAnsi" w:hAnsiTheme="majorHAnsi"/>
          <w:sz w:val="22"/>
          <w:szCs w:val="22"/>
          <w:lang w:val="en-US"/>
        </w:rPr>
        <w:t>years, depending on the nature and gravity of the offence.</w:t>
      </w:r>
    </w:p>
    <w:p w14:paraId="094E3577" w14:textId="77777777" w:rsidR="002C2C09" w:rsidRPr="0041007A" w:rsidRDefault="002C2C09" w:rsidP="00731838">
      <w:pPr>
        <w:spacing w:after="0" w:line="240" w:lineRule="auto"/>
        <w:jc w:val="both"/>
        <w:rPr>
          <w:rFonts w:asciiTheme="majorHAnsi" w:hAnsiTheme="majorHAnsi"/>
          <w:sz w:val="22"/>
          <w:szCs w:val="22"/>
          <w:lang w:val="en-US"/>
        </w:rPr>
      </w:pPr>
    </w:p>
    <w:p w14:paraId="04B91801" w14:textId="27326A38" w:rsidR="00CC601B" w:rsidRPr="0041007A" w:rsidRDefault="00CC601B"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Violations of the Consumer Act</w:t>
      </w:r>
      <w:del w:id="1574" w:author="Bahar Toto" w:date="2026-06-15T15:18:00Z" w16du:dateUtc="2026-06-15T14:18:00Z">
        <w:r w:rsidRPr="0041007A" w:rsidDel="0015252A">
          <w:rPr>
            <w:rFonts w:asciiTheme="majorHAnsi" w:hAnsiTheme="majorHAnsi"/>
            <w:sz w:val="22"/>
            <w:szCs w:val="22"/>
            <w:lang w:val="en-US"/>
          </w:rPr>
          <w:delText xml:space="preserve"> of the Philippines</w:delText>
        </w:r>
      </w:del>
      <w:r w:rsidRPr="0041007A">
        <w:rPr>
          <w:rFonts w:asciiTheme="majorHAnsi" w:hAnsiTheme="majorHAnsi"/>
          <w:sz w:val="22"/>
          <w:szCs w:val="22"/>
          <w:lang w:val="en-US"/>
        </w:rPr>
        <w:t xml:space="preserve">, particularly its Rules on the Regulation of Sales Acts and Practices, may likewise give rise to criminal liability, with penalties including imprisonment of not less than five </w:t>
      </w:r>
      <w:del w:id="1575" w:author="Bahar Toto" w:date="2026-06-15T15:18:00Z" w16du:dateUtc="2026-06-15T14:18:00Z">
        <w:r w:rsidRPr="0041007A" w:rsidDel="0015252A">
          <w:rPr>
            <w:rFonts w:asciiTheme="majorHAnsi" w:hAnsiTheme="majorHAnsi"/>
            <w:sz w:val="22"/>
            <w:szCs w:val="22"/>
            <w:lang w:val="en-US"/>
          </w:rPr>
          <w:delText xml:space="preserve">(5) </w:delText>
        </w:r>
      </w:del>
      <w:r w:rsidRPr="0041007A">
        <w:rPr>
          <w:rFonts w:asciiTheme="majorHAnsi" w:hAnsiTheme="majorHAnsi"/>
          <w:sz w:val="22"/>
          <w:szCs w:val="22"/>
          <w:lang w:val="en-US"/>
        </w:rPr>
        <w:t xml:space="preserve">months but not more than one </w:t>
      </w:r>
      <w:del w:id="1576" w:author="Bahar Toto" w:date="2026-06-15T15:18:00Z" w16du:dateUtc="2026-06-15T14:18:00Z">
        <w:r w:rsidRPr="0041007A" w:rsidDel="0015252A">
          <w:rPr>
            <w:rFonts w:asciiTheme="majorHAnsi" w:hAnsiTheme="majorHAnsi"/>
            <w:sz w:val="22"/>
            <w:szCs w:val="22"/>
            <w:lang w:val="en-US"/>
          </w:rPr>
          <w:delText>(1)</w:delText>
        </w:r>
      </w:del>
      <w:r w:rsidRPr="0041007A">
        <w:rPr>
          <w:rFonts w:asciiTheme="majorHAnsi" w:hAnsiTheme="majorHAnsi"/>
          <w:sz w:val="22"/>
          <w:szCs w:val="22"/>
          <w:lang w:val="en-US"/>
        </w:rPr>
        <w:t xml:space="preserve"> year.</w:t>
      </w:r>
    </w:p>
    <w:p w14:paraId="50172D9D" w14:textId="77777777" w:rsidR="00731838" w:rsidRPr="0041007A" w:rsidRDefault="00731838" w:rsidP="00731838">
      <w:pPr>
        <w:spacing w:after="0" w:line="240" w:lineRule="auto"/>
        <w:jc w:val="both"/>
        <w:rPr>
          <w:rFonts w:asciiTheme="majorHAnsi" w:hAnsiTheme="majorHAnsi"/>
          <w:sz w:val="22"/>
          <w:szCs w:val="22"/>
          <w:lang w:val="en-US"/>
        </w:rPr>
      </w:pPr>
    </w:p>
    <w:p w14:paraId="2AD8913E" w14:textId="5BB3FBAB" w:rsidR="00FC5BAD" w:rsidRDefault="00CC601B"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 xml:space="preserve">In addition, </w:t>
      </w:r>
      <w:ins w:id="1577" w:author="Bahar Toto" w:date="2026-06-15T15:19:00Z">
        <w:r w:rsidR="0015252A" w:rsidRPr="0015252A">
          <w:rPr>
            <w:rFonts w:asciiTheme="majorHAnsi" w:hAnsiTheme="majorHAnsi"/>
            <w:sz w:val="22"/>
            <w:szCs w:val="22"/>
          </w:rPr>
          <w:t>Memorandum Circular 03-03-2005, as amended</w:t>
        </w:r>
      </w:ins>
      <w:del w:id="1578" w:author="Bahar Toto" w:date="2026-06-15T15:19:00Z" w16du:dateUtc="2026-06-15T14:19:00Z">
        <w:r w:rsidR="00731838" w:rsidRPr="0041007A" w:rsidDel="0015252A">
          <w:rPr>
            <w:rFonts w:asciiTheme="majorHAnsi" w:hAnsiTheme="majorHAnsi"/>
            <w:sz w:val="22"/>
            <w:szCs w:val="22"/>
            <w:lang w:val="en-US"/>
          </w:rPr>
          <w:delText>NTC</w:delText>
        </w:r>
        <w:r w:rsidRPr="0041007A" w:rsidDel="0015252A">
          <w:rPr>
            <w:rFonts w:asciiTheme="majorHAnsi" w:hAnsiTheme="majorHAnsi"/>
            <w:sz w:val="22"/>
            <w:szCs w:val="22"/>
            <w:lang w:val="en-US"/>
          </w:rPr>
          <w:delText xml:space="preserve"> Circular No. 03</w:delText>
        </w:r>
        <w:r w:rsidRPr="0041007A" w:rsidDel="0015252A">
          <w:rPr>
            <w:rFonts w:ascii="Cambria Math" w:hAnsi="Cambria Math" w:cs="Cambria Math"/>
            <w:sz w:val="22"/>
            <w:szCs w:val="22"/>
            <w:lang w:val="en-US"/>
          </w:rPr>
          <w:delText>‑</w:delText>
        </w:r>
        <w:r w:rsidRPr="0041007A" w:rsidDel="0015252A">
          <w:rPr>
            <w:rFonts w:asciiTheme="majorHAnsi" w:hAnsiTheme="majorHAnsi"/>
            <w:sz w:val="22"/>
            <w:szCs w:val="22"/>
            <w:lang w:val="en-US"/>
          </w:rPr>
          <w:delText>03</w:delText>
        </w:r>
        <w:r w:rsidRPr="0041007A" w:rsidDel="0015252A">
          <w:rPr>
            <w:rFonts w:ascii="Cambria Math" w:hAnsi="Cambria Math" w:cs="Cambria Math"/>
            <w:sz w:val="22"/>
            <w:szCs w:val="22"/>
            <w:lang w:val="en-US"/>
          </w:rPr>
          <w:delText>‑</w:delText>
        </w:r>
        <w:r w:rsidRPr="0041007A" w:rsidDel="0015252A">
          <w:rPr>
            <w:rFonts w:asciiTheme="majorHAnsi" w:hAnsiTheme="majorHAnsi"/>
            <w:sz w:val="22"/>
            <w:szCs w:val="22"/>
            <w:lang w:val="en-US"/>
          </w:rPr>
          <w:delText>2005, as amended</w:delText>
        </w:r>
      </w:del>
      <w:r w:rsidRPr="0041007A">
        <w:rPr>
          <w:rFonts w:asciiTheme="majorHAnsi" w:hAnsiTheme="majorHAnsi"/>
          <w:sz w:val="22"/>
          <w:szCs w:val="22"/>
          <w:lang w:val="en-US"/>
        </w:rPr>
        <w:t>, provides that violations of its provisions may subject the violator to the imposition of appropriate penal sanctions.</w:t>
      </w:r>
    </w:p>
    <w:p w14:paraId="7F2BB15B" w14:textId="77777777" w:rsidR="00692A09" w:rsidRDefault="00692A09" w:rsidP="00731838">
      <w:pPr>
        <w:spacing w:after="0" w:line="240" w:lineRule="auto"/>
        <w:jc w:val="both"/>
        <w:rPr>
          <w:rFonts w:asciiTheme="majorHAnsi" w:hAnsiTheme="majorHAnsi"/>
          <w:sz w:val="22"/>
          <w:szCs w:val="22"/>
          <w:lang w:val="en-US"/>
        </w:rPr>
      </w:pPr>
    </w:p>
    <w:tbl>
      <w:tblPr>
        <w:tblStyle w:val="TableGrid"/>
        <w:tblW w:w="0" w:type="auto"/>
        <w:tblLook w:val="04A0" w:firstRow="1" w:lastRow="0" w:firstColumn="1" w:lastColumn="0" w:noHBand="0" w:noVBand="1"/>
      </w:tblPr>
      <w:tblGrid>
        <w:gridCol w:w="4508"/>
        <w:gridCol w:w="4508"/>
      </w:tblGrid>
      <w:tr w:rsidR="00692A09" w:rsidRPr="00692A09" w14:paraId="5FDD0DBB" w14:textId="77777777" w:rsidTr="00050BF6">
        <w:tc>
          <w:tcPr>
            <w:tcW w:w="4508" w:type="dxa"/>
          </w:tcPr>
          <w:p w14:paraId="077E35DD" w14:textId="05AAEA07" w:rsidR="00692A09" w:rsidRPr="00692A09" w:rsidRDefault="00692A09" w:rsidP="00050BF6">
            <w:r>
              <w:t>Citations</w:t>
            </w:r>
          </w:p>
        </w:tc>
        <w:tc>
          <w:tcPr>
            <w:tcW w:w="4508" w:type="dxa"/>
          </w:tcPr>
          <w:p w14:paraId="35B48E55" w14:textId="77777777" w:rsidR="0015252A" w:rsidRDefault="0015252A" w:rsidP="0015252A">
            <w:pPr>
              <w:rPr>
                <w:ins w:id="1579" w:author="Bahar Toto" w:date="2026-06-15T15:18:00Z" w16du:dateUtc="2026-06-15T14:18:00Z"/>
              </w:rPr>
            </w:pPr>
            <w:ins w:id="1580" w:author="Bahar Toto" w:date="2026-06-15T15:18:00Z" w16du:dateUtc="2026-06-15T14:18:00Z">
              <w:r w:rsidRPr="007A7533">
                <w:t>Chapter VIII, Sections 25 to 33 of the Data Privacy Act</w:t>
              </w:r>
              <w:r w:rsidRPr="00692A09">
                <w:t xml:space="preserve"> </w:t>
              </w:r>
            </w:ins>
          </w:p>
          <w:p w14:paraId="6AC512CA" w14:textId="77777777" w:rsidR="0015252A" w:rsidRDefault="0015252A" w:rsidP="0015252A">
            <w:pPr>
              <w:rPr>
                <w:ins w:id="1581" w:author="Bahar Toto" w:date="2026-06-15T15:18:00Z" w16du:dateUtc="2026-06-15T14:18:00Z"/>
              </w:rPr>
            </w:pPr>
            <w:ins w:id="1582" w:author="Bahar Toto" w:date="2026-06-15T15:18:00Z" w16du:dateUtc="2026-06-15T14:18:00Z">
              <w:r w:rsidRPr="007A7533">
                <w:t>Title III, Chapter 1, Article 60 of the Consumer Act</w:t>
              </w:r>
              <w:r w:rsidRPr="00692A09">
                <w:t xml:space="preserve"> </w:t>
              </w:r>
            </w:ins>
          </w:p>
          <w:p w14:paraId="0FE50427" w14:textId="6CEF27EA" w:rsidR="00692A09" w:rsidRPr="00692A09" w:rsidRDefault="0015252A" w:rsidP="0015252A">
            <w:pPr>
              <w:jc w:val="both"/>
            </w:pPr>
            <w:ins w:id="1583" w:author="Bahar Toto" w:date="2026-06-15T15:18:00Z" w16du:dateUtc="2026-06-15T14:18:00Z">
              <w:r>
                <w:t>Section 5 of the Mem</w:t>
              </w:r>
              <w:r w:rsidRPr="00515F04">
                <w:t>orandum Circular 03-03-2005, as amended</w:t>
              </w:r>
            </w:ins>
          </w:p>
        </w:tc>
      </w:tr>
      <w:tr w:rsidR="00692A09" w:rsidRPr="00692A09" w:rsidDel="0015252A" w14:paraId="35E50F5C" w14:textId="1DC2BD86" w:rsidTr="00050BF6">
        <w:trPr>
          <w:del w:id="1584" w:author="Bahar Toto" w:date="2026-06-15T15:18:00Z"/>
        </w:trPr>
        <w:tc>
          <w:tcPr>
            <w:tcW w:w="4508" w:type="dxa"/>
          </w:tcPr>
          <w:p w14:paraId="7EDAAA85" w14:textId="1E38F0CE" w:rsidR="00692A09" w:rsidRPr="00692A09" w:rsidDel="0015252A" w:rsidRDefault="00692A09" w:rsidP="00050BF6">
            <w:pPr>
              <w:rPr>
                <w:del w:id="1585" w:author="Bahar Toto" w:date="2026-06-15T15:18:00Z" w16du:dateUtc="2026-06-15T14:18:00Z"/>
              </w:rPr>
            </w:pPr>
            <w:del w:id="1586" w:author="Bahar Toto" w:date="2026-06-15T15:18:00Z" w16du:dateUtc="2026-06-15T14:18:00Z">
              <w:r w:rsidRPr="00692A09" w:rsidDel="0015252A">
                <w:delText xml:space="preserve">Criminal Liability under the Data Privacy Act </w:delText>
              </w:r>
            </w:del>
          </w:p>
        </w:tc>
        <w:tc>
          <w:tcPr>
            <w:tcW w:w="4508" w:type="dxa"/>
          </w:tcPr>
          <w:p w14:paraId="25CC9E63" w14:textId="3D2DB698" w:rsidR="00692A09" w:rsidRPr="00692A09" w:rsidDel="0015252A" w:rsidRDefault="00692A09" w:rsidP="00692A09">
            <w:pPr>
              <w:jc w:val="both"/>
              <w:rPr>
                <w:del w:id="1587" w:author="Bahar Toto" w:date="2026-06-15T15:18:00Z" w16du:dateUtc="2026-06-15T14:18:00Z"/>
              </w:rPr>
            </w:pPr>
            <w:del w:id="1588" w:author="Bahar Toto" w:date="2026-06-15T15:18:00Z" w16du:dateUtc="2026-06-15T14:18:00Z">
              <w:r w:rsidDel="0015252A">
                <w:fldChar w:fldCharType="begin"/>
              </w:r>
              <w:r w:rsidDel="0015252A">
                <w:delInstrText>HYPERLINK "https://privacy.gov.ph/data-privacy-act/"</w:delInstrText>
              </w:r>
              <w:r w:rsidDel="0015252A">
                <w:fldChar w:fldCharType="separate"/>
              </w:r>
              <w:r w:rsidRPr="00692A09" w:rsidDel="0015252A">
                <w:rPr>
                  <w:rStyle w:val="Hyperlink"/>
                </w:rPr>
                <w:delText>Chapter VIII, Sections 25 to 33 of the Data Privacy Act</w:delText>
              </w:r>
              <w:r w:rsidDel="0015252A">
                <w:fldChar w:fldCharType="end"/>
              </w:r>
              <w:r w:rsidRPr="00692A09" w:rsidDel="0015252A">
                <w:delText xml:space="preserve"> </w:delText>
              </w:r>
            </w:del>
          </w:p>
        </w:tc>
      </w:tr>
      <w:tr w:rsidR="00692A09" w:rsidRPr="00692A09" w:rsidDel="0015252A" w14:paraId="61D6A72F" w14:textId="5C5B4104" w:rsidTr="00050BF6">
        <w:trPr>
          <w:del w:id="1589" w:author="Bahar Toto" w:date="2026-06-15T15:18:00Z"/>
        </w:trPr>
        <w:tc>
          <w:tcPr>
            <w:tcW w:w="4508" w:type="dxa"/>
          </w:tcPr>
          <w:p w14:paraId="2F8B1CA2" w14:textId="7D5997D3" w:rsidR="00692A09" w:rsidRPr="00692A09" w:rsidDel="0015252A" w:rsidRDefault="00692A09" w:rsidP="00050BF6">
            <w:pPr>
              <w:rPr>
                <w:del w:id="1590" w:author="Bahar Toto" w:date="2026-06-15T15:18:00Z" w16du:dateUtc="2026-06-15T14:18:00Z"/>
              </w:rPr>
            </w:pPr>
            <w:del w:id="1591" w:author="Bahar Toto" w:date="2026-06-15T15:18:00Z" w16du:dateUtc="2026-06-15T14:18:00Z">
              <w:r w:rsidRPr="00692A09" w:rsidDel="0015252A">
                <w:delText>Criminal Liability under the Consumer Act</w:delText>
              </w:r>
            </w:del>
          </w:p>
        </w:tc>
        <w:tc>
          <w:tcPr>
            <w:tcW w:w="4508" w:type="dxa"/>
          </w:tcPr>
          <w:p w14:paraId="06D62F06" w14:textId="03A7EDD2" w:rsidR="00692A09" w:rsidRPr="00692A09" w:rsidDel="0015252A" w:rsidRDefault="00692A09" w:rsidP="00692A09">
            <w:pPr>
              <w:jc w:val="both"/>
              <w:rPr>
                <w:del w:id="1592" w:author="Bahar Toto" w:date="2026-06-15T15:18:00Z" w16du:dateUtc="2026-06-15T14:18:00Z"/>
              </w:rPr>
            </w:pPr>
            <w:del w:id="1593" w:author="Bahar Toto" w:date="2026-06-15T15:18:00Z" w16du:dateUtc="2026-06-15T14:18:00Z">
              <w:r w:rsidDel="0015252A">
                <w:fldChar w:fldCharType="begin"/>
              </w:r>
              <w:r w:rsidDel="0015252A">
                <w:delInstrText>HYPERLINK "https://www.officialgazette.gov.ph/1992/04/13/republic-act-no-7394-s-1992/"</w:delInstrText>
              </w:r>
              <w:r w:rsidDel="0015252A">
                <w:fldChar w:fldCharType="separate"/>
              </w:r>
              <w:r w:rsidRPr="00692A09" w:rsidDel="0015252A">
                <w:rPr>
                  <w:rStyle w:val="Hyperlink"/>
                </w:rPr>
                <w:delText>Title III, Chapter 1, Article 60 of the Consumer Act</w:delText>
              </w:r>
              <w:r w:rsidDel="0015252A">
                <w:fldChar w:fldCharType="end"/>
              </w:r>
              <w:r w:rsidRPr="00692A09" w:rsidDel="0015252A">
                <w:delText xml:space="preserve"> </w:delText>
              </w:r>
            </w:del>
          </w:p>
        </w:tc>
      </w:tr>
      <w:tr w:rsidR="00692A09" w:rsidRPr="00692A09" w:rsidDel="0015252A" w14:paraId="33F6FC15" w14:textId="4AA09FC3" w:rsidTr="00050BF6">
        <w:trPr>
          <w:del w:id="1594" w:author="Bahar Toto" w:date="2026-06-15T15:18:00Z"/>
        </w:trPr>
        <w:tc>
          <w:tcPr>
            <w:tcW w:w="4508" w:type="dxa"/>
          </w:tcPr>
          <w:p w14:paraId="02D8A426" w14:textId="53BD903B" w:rsidR="00692A09" w:rsidRPr="00692A09" w:rsidDel="0015252A" w:rsidRDefault="00692A09" w:rsidP="00050BF6">
            <w:pPr>
              <w:rPr>
                <w:del w:id="1595" w:author="Bahar Toto" w:date="2026-06-15T15:18:00Z" w16du:dateUtc="2026-06-15T14:18:00Z"/>
              </w:rPr>
            </w:pPr>
            <w:del w:id="1596" w:author="Bahar Toto" w:date="2026-06-15T15:18:00Z" w16du:dateUtc="2026-06-15T14:18:00Z">
              <w:r w:rsidRPr="00692A09" w:rsidDel="0015252A">
                <w:delText xml:space="preserve">Criminal Liability under National Telecommunications Commission Memoranda </w:delText>
              </w:r>
            </w:del>
          </w:p>
        </w:tc>
        <w:tc>
          <w:tcPr>
            <w:tcW w:w="4508" w:type="dxa"/>
          </w:tcPr>
          <w:p w14:paraId="4C1DF2C3" w14:textId="00154264" w:rsidR="00692A09" w:rsidRPr="00692A09" w:rsidDel="0015252A" w:rsidRDefault="00692A09" w:rsidP="00692A09">
            <w:pPr>
              <w:jc w:val="both"/>
              <w:rPr>
                <w:del w:id="1597" w:author="Bahar Toto" w:date="2026-06-15T15:18:00Z" w16du:dateUtc="2026-06-15T14:18:00Z"/>
              </w:rPr>
            </w:pPr>
            <w:del w:id="1598" w:author="Bahar Toto" w:date="2026-06-15T15:18:00Z" w16du:dateUtc="2026-06-15T14:18:00Z">
              <w:r w:rsidRPr="00692A09" w:rsidDel="0015252A">
                <w:delText xml:space="preserve">Section 5, </w:delText>
              </w:r>
              <w:r w:rsidDel="0015252A">
                <w:fldChar w:fldCharType="begin"/>
              </w:r>
              <w:r w:rsidDel="0015252A">
                <w:delInstrText>HYPERLINK "https://region7.ntc.gov.ph/wp-content/uploads/2024/01/MC_03-03-2005.pdf"</w:delInstrText>
              </w:r>
              <w:r w:rsidDel="0015252A">
                <w:fldChar w:fldCharType="separate"/>
              </w:r>
              <w:r w:rsidRPr="00692A09" w:rsidDel="0015252A">
                <w:rPr>
                  <w:rStyle w:val="Hyperlink"/>
                </w:rPr>
                <w:delText>National Telecommunications Commission Memorandum Circular 03-03-2005</w:delText>
              </w:r>
              <w:r w:rsidDel="0015252A">
                <w:fldChar w:fldCharType="end"/>
              </w:r>
              <w:r w:rsidRPr="00692A09" w:rsidDel="0015252A">
                <w:delText>, as amended by </w:delText>
              </w:r>
              <w:r w:rsidDel="0015252A">
                <w:fldChar w:fldCharType="begin"/>
              </w:r>
              <w:r w:rsidDel="0015252A">
                <w:delInstrText>HYPERLINK "https://region7.ntc.gov.ph/wp-content/uploads/2024/01/MC_03-03-2005A_Amendments_broadcast_messaging.pdf"</w:delInstrText>
              </w:r>
              <w:r w:rsidDel="0015252A">
                <w:fldChar w:fldCharType="separate"/>
              </w:r>
              <w:r w:rsidRPr="00692A09" w:rsidDel="0015252A">
                <w:rPr>
                  <w:rStyle w:val="Hyperlink"/>
                </w:rPr>
                <w:delText>Memorandum Circular No. 03-03-2005-A</w:delText>
              </w:r>
              <w:r w:rsidDel="0015252A">
                <w:fldChar w:fldCharType="end"/>
              </w:r>
              <w:r w:rsidDel="0015252A">
                <w:fldChar w:fldCharType="begin"/>
              </w:r>
              <w:r w:rsidDel="0015252A">
                <w:delInstrText>HYPERLINK "https://region7.ntc.gov.ph/wp-content/uploads/2024/01/MC_04-07-2009.pdf"</w:delInstrText>
              </w:r>
              <w:r w:rsidDel="0015252A">
                <w:fldChar w:fldCharType="separate"/>
              </w:r>
              <w:r w:rsidRPr="00692A09" w:rsidDel="0015252A">
                <w:rPr>
                  <w:rStyle w:val="Hyperlink"/>
                </w:rPr>
                <w:delText>, Memorandum Circular No. 04-07-2009</w:delText>
              </w:r>
              <w:r w:rsidDel="0015252A">
                <w:fldChar w:fldCharType="end"/>
              </w:r>
              <w:r w:rsidRPr="00692A09" w:rsidDel="0015252A">
                <w:delText>, and </w:delText>
              </w:r>
              <w:r w:rsidDel="0015252A">
                <w:fldChar w:fldCharType="begin"/>
              </w:r>
              <w:r w:rsidDel="0015252A">
                <w:delInstrText>HYPERLINK "https://elibrary.judiciary.gov.ph/thebookshelf/showdocs/10/91581"</w:delInstrText>
              </w:r>
              <w:r w:rsidDel="0015252A">
                <w:fldChar w:fldCharType="separate"/>
              </w:r>
              <w:r w:rsidRPr="00692A09" w:rsidDel="0015252A">
                <w:rPr>
                  <w:rStyle w:val="Hyperlink"/>
                </w:rPr>
                <w:delText>Memorandum Circular No. 07-08-2018 </w:delText>
              </w:r>
              <w:r w:rsidDel="0015252A">
                <w:fldChar w:fldCharType="end"/>
              </w:r>
            </w:del>
          </w:p>
        </w:tc>
      </w:tr>
    </w:tbl>
    <w:p w14:paraId="13249E54" w14:textId="77777777" w:rsidR="00692A09" w:rsidRPr="0041007A" w:rsidRDefault="00692A09" w:rsidP="00731838">
      <w:pPr>
        <w:spacing w:after="0" w:line="240" w:lineRule="auto"/>
        <w:jc w:val="both"/>
        <w:rPr>
          <w:sz w:val="22"/>
          <w:szCs w:val="22"/>
          <w:lang w:val="en-US"/>
        </w:rPr>
      </w:pPr>
    </w:p>
    <w:p w14:paraId="17CD40E0" w14:textId="35F1C425" w:rsidR="00FC5BAD" w:rsidRPr="0041007A" w:rsidRDefault="00FC5BAD" w:rsidP="00731838">
      <w:pPr>
        <w:spacing w:after="0" w:line="240" w:lineRule="auto"/>
        <w:rPr>
          <w:sz w:val="22"/>
          <w:szCs w:val="22"/>
          <w:lang w:val="en-US"/>
        </w:rPr>
      </w:pPr>
    </w:p>
    <w:p w14:paraId="05D88D72" w14:textId="77777777" w:rsidR="00FC5BAD" w:rsidRPr="0041007A" w:rsidRDefault="00FC5BAD" w:rsidP="00FC5BAD">
      <w:pPr>
        <w:jc w:val="both"/>
        <w:rPr>
          <w:sz w:val="22"/>
          <w:szCs w:val="22"/>
        </w:rPr>
      </w:pPr>
    </w:p>
    <w:sectPr w:rsidR="00FC5BAD" w:rsidRPr="0041007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6B8E"/>
    <w:multiLevelType w:val="hybridMultilevel"/>
    <w:tmpl w:val="358A4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6B7428"/>
    <w:multiLevelType w:val="multilevel"/>
    <w:tmpl w:val="DC903520"/>
    <w:lvl w:ilvl="0">
      <w:start w:val="4"/>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912071"/>
    <w:multiLevelType w:val="multilevel"/>
    <w:tmpl w:val="E326B240"/>
    <w:lvl w:ilvl="0">
      <w:start w:val="2"/>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5E75AB"/>
    <w:multiLevelType w:val="multilevel"/>
    <w:tmpl w:val="C4D4ADA0"/>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b/>
        <w:i w:val="0"/>
      </w:rPr>
    </w:lvl>
    <w:lvl w:ilvl="2">
      <w:start w:val="2"/>
      <w:numFmt w:val="decimal"/>
      <w:isLgl/>
      <w:lvlText w:val="%1.%2.%3."/>
      <w:lvlJc w:val="left"/>
      <w:pPr>
        <w:ind w:left="1080" w:hanging="720"/>
      </w:pPr>
      <w:rPr>
        <w:rFonts w:hint="default"/>
        <w:b/>
        <w:i w:val="0"/>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800" w:hanging="1440"/>
      </w:pPr>
      <w:rPr>
        <w:rFonts w:hint="default"/>
        <w:b/>
        <w:i w:val="0"/>
      </w:rPr>
    </w:lvl>
    <w:lvl w:ilvl="6">
      <w:start w:val="1"/>
      <w:numFmt w:val="decimal"/>
      <w:isLgl/>
      <w:lvlText w:val="%1.%2.%3.%4.%5.%6.%7."/>
      <w:lvlJc w:val="left"/>
      <w:pPr>
        <w:ind w:left="1800" w:hanging="1440"/>
      </w:pPr>
      <w:rPr>
        <w:rFonts w:hint="default"/>
        <w:b/>
        <w:i w:val="0"/>
      </w:rPr>
    </w:lvl>
    <w:lvl w:ilvl="7">
      <w:start w:val="1"/>
      <w:numFmt w:val="decimal"/>
      <w:isLgl/>
      <w:lvlText w:val="%1.%2.%3.%4.%5.%6.%7.%8."/>
      <w:lvlJc w:val="left"/>
      <w:pPr>
        <w:ind w:left="2160" w:hanging="1800"/>
      </w:pPr>
      <w:rPr>
        <w:rFonts w:hint="default"/>
        <w:b/>
        <w:i w:val="0"/>
      </w:rPr>
    </w:lvl>
    <w:lvl w:ilvl="8">
      <w:start w:val="1"/>
      <w:numFmt w:val="decimal"/>
      <w:isLgl/>
      <w:lvlText w:val="%1.%2.%3.%4.%5.%6.%7.%8.%9."/>
      <w:lvlJc w:val="left"/>
      <w:pPr>
        <w:ind w:left="2160" w:hanging="1800"/>
      </w:pPr>
      <w:rPr>
        <w:rFonts w:hint="default"/>
        <w:b/>
        <w:i w:val="0"/>
      </w:rPr>
    </w:lvl>
  </w:abstractNum>
  <w:abstractNum w:abstractNumId="4" w15:restartNumberingAfterBreak="0">
    <w:nsid w:val="1EA67E40"/>
    <w:multiLevelType w:val="hybridMultilevel"/>
    <w:tmpl w:val="53623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C36512"/>
    <w:multiLevelType w:val="hybridMultilevel"/>
    <w:tmpl w:val="006EC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3F43ED"/>
    <w:multiLevelType w:val="multilevel"/>
    <w:tmpl w:val="C4022790"/>
    <w:lvl w:ilvl="0">
      <w:start w:val="3"/>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9C70341"/>
    <w:multiLevelType w:val="multilevel"/>
    <w:tmpl w:val="1678776C"/>
    <w:lvl w:ilvl="0">
      <w:start w:val="4"/>
      <w:numFmt w:val="decimal"/>
      <w:lvlText w:val="%1."/>
      <w:lvlJc w:val="left"/>
      <w:pPr>
        <w:ind w:left="600" w:hanging="600"/>
      </w:pPr>
      <w:rPr>
        <w:rFonts w:hint="default"/>
        <w:b/>
      </w:rPr>
    </w:lvl>
    <w:lvl w:ilvl="1">
      <w:start w:val="7"/>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3E0456C"/>
    <w:multiLevelType w:val="hybridMultilevel"/>
    <w:tmpl w:val="25D6E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D651906"/>
    <w:multiLevelType w:val="hybridMultilevel"/>
    <w:tmpl w:val="608E9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47393D"/>
    <w:multiLevelType w:val="multilevel"/>
    <w:tmpl w:val="D6AAD644"/>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5964CD6"/>
    <w:multiLevelType w:val="hybridMultilevel"/>
    <w:tmpl w:val="F3521B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6637FB7"/>
    <w:multiLevelType w:val="multilevel"/>
    <w:tmpl w:val="A7C2456C"/>
    <w:lvl w:ilvl="0">
      <w:start w:val="1"/>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DAC0CEA"/>
    <w:multiLevelType w:val="multilevel"/>
    <w:tmpl w:val="F2D213D0"/>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E2D6CBD"/>
    <w:multiLevelType w:val="multilevel"/>
    <w:tmpl w:val="0E08BE28"/>
    <w:lvl w:ilvl="0">
      <w:start w:val="5"/>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9461D8C"/>
    <w:multiLevelType w:val="multilevel"/>
    <w:tmpl w:val="379CEAB8"/>
    <w:lvl w:ilvl="0">
      <w:start w:val="6"/>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34B56B0"/>
    <w:multiLevelType w:val="multilevel"/>
    <w:tmpl w:val="85C2E546"/>
    <w:lvl w:ilvl="0">
      <w:start w:val="4"/>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4CF0BDE"/>
    <w:multiLevelType w:val="multilevel"/>
    <w:tmpl w:val="2A4AC48A"/>
    <w:lvl w:ilvl="0">
      <w:start w:val="4"/>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54B1503"/>
    <w:multiLevelType w:val="hybridMultilevel"/>
    <w:tmpl w:val="272E60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21206B"/>
    <w:multiLevelType w:val="hybridMultilevel"/>
    <w:tmpl w:val="D5CA3A0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82020817">
    <w:abstractNumId w:val="8"/>
  </w:num>
  <w:num w:numId="2" w16cid:durableId="1095780896">
    <w:abstractNumId w:val="5"/>
  </w:num>
  <w:num w:numId="3" w16cid:durableId="1178427555">
    <w:abstractNumId w:val="16"/>
  </w:num>
  <w:num w:numId="4" w16cid:durableId="1252469887">
    <w:abstractNumId w:val="6"/>
  </w:num>
  <w:num w:numId="5" w16cid:durableId="1378435399">
    <w:abstractNumId w:val="17"/>
  </w:num>
  <w:num w:numId="6" w16cid:durableId="1640262293">
    <w:abstractNumId w:val="3"/>
  </w:num>
  <w:num w:numId="7" w16cid:durableId="1818450216">
    <w:abstractNumId w:val="10"/>
  </w:num>
  <w:num w:numId="8" w16cid:durableId="1825123639">
    <w:abstractNumId w:val="12"/>
  </w:num>
  <w:num w:numId="9" w16cid:durableId="1935935661">
    <w:abstractNumId w:val="13"/>
  </w:num>
  <w:num w:numId="10" w16cid:durableId="1969165610">
    <w:abstractNumId w:val="18"/>
  </w:num>
  <w:num w:numId="11" w16cid:durableId="2025865816">
    <w:abstractNumId w:val="15"/>
  </w:num>
  <w:num w:numId="12" w16cid:durableId="252321935">
    <w:abstractNumId w:val="9"/>
  </w:num>
  <w:num w:numId="13" w16cid:durableId="308947073">
    <w:abstractNumId w:val="0"/>
  </w:num>
  <w:num w:numId="14" w16cid:durableId="33700016">
    <w:abstractNumId w:val="7"/>
  </w:num>
  <w:num w:numId="15" w16cid:durableId="411859786">
    <w:abstractNumId w:val="1"/>
  </w:num>
  <w:num w:numId="16" w16cid:durableId="531844341">
    <w:abstractNumId w:val="2"/>
  </w:num>
  <w:num w:numId="17" w16cid:durableId="810252728">
    <w:abstractNumId w:val="14"/>
  </w:num>
  <w:num w:numId="18" w16cid:durableId="1688677172">
    <w:abstractNumId w:val="4"/>
  </w:num>
  <w:num w:numId="19" w16cid:durableId="1328436362">
    <w:abstractNumId w:val="19"/>
  </w:num>
  <w:num w:numId="20" w16cid:durableId="699937039">
    <w:abstractNumId w:val="11"/>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har Toto">
    <w15:presenceInfo w15:providerId="AD" w15:userId="S::btoto@onetrust.com::ef27d840-7794-4e9e-bacb-6ed4974910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E9DA2A"/>
    <w:rsid w:val="000003DF"/>
    <w:rsid w:val="00001FB5"/>
    <w:rsid w:val="00002DCA"/>
    <w:rsid w:val="000075B4"/>
    <w:rsid w:val="00013CEA"/>
    <w:rsid w:val="00023460"/>
    <w:rsid w:val="00023480"/>
    <w:rsid w:val="00023621"/>
    <w:rsid w:val="00023CC3"/>
    <w:rsid w:val="00025649"/>
    <w:rsid w:val="00026DF8"/>
    <w:rsid w:val="00030DD2"/>
    <w:rsid w:val="000353E2"/>
    <w:rsid w:val="0003735E"/>
    <w:rsid w:val="0003782A"/>
    <w:rsid w:val="0004147A"/>
    <w:rsid w:val="00042FE1"/>
    <w:rsid w:val="00045C53"/>
    <w:rsid w:val="00050B18"/>
    <w:rsid w:val="00050BF6"/>
    <w:rsid w:val="00055DF4"/>
    <w:rsid w:val="00064667"/>
    <w:rsid w:val="00067776"/>
    <w:rsid w:val="000767F9"/>
    <w:rsid w:val="00082B27"/>
    <w:rsid w:val="00084911"/>
    <w:rsid w:val="00090E90"/>
    <w:rsid w:val="00092D3E"/>
    <w:rsid w:val="00092FD5"/>
    <w:rsid w:val="00094813"/>
    <w:rsid w:val="000A15F8"/>
    <w:rsid w:val="000A47E4"/>
    <w:rsid w:val="000A597E"/>
    <w:rsid w:val="000A6DE2"/>
    <w:rsid w:val="000A7D9B"/>
    <w:rsid w:val="000B5CC1"/>
    <w:rsid w:val="000B7E7A"/>
    <w:rsid w:val="000C568C"/>
    <w:rsid w:val="000C7E1B"/>
    <w:rsid w:val="000D63B0"/>
    <w:rsid w:val="000E2548"/>
    <w:rsid w:val="000E3794"/>
    <w:rsid w:val="000E58E2"/>
    <w:rsid w:val="000F3C1A"/>
    <w:rsid w:val="000F40D3"/>
    <w:rsid w:val="000F4767"/>
    <w:rsid w:val="00111E86"/>
    <w:rsid w:val="001121CD"/>
    <w:rsid w:val="00112329"/>
    <w:rsid w:val="00123DF2"/>
    <w:rsid w:val="001338E6"/>
    <w:rsid w:val="0013497B"/>
    <w:rsid w:val="00136C48"/>
    <w:rsid w:val="001427DE"/>
    <w:rsid w:val="00143E22"/>
    <w:rsid w:val="00145EFF"/>
    <w:rsid w:val="00146AAF"/>
    <w:rsid w:val="0015252A"/>
    <w:rsid w:val="00152EBB"/>
    <w:rsid w:val="00154546"/>
    <w:rsid w:val="00160CE5"/>
    <w:rsid w:val="00161486"/>
    <w:rsid w:val="00164FA9"/>
    <w:rsid w:val="001825ED"/>
    <w:rsid w:val="00185FBA"/>
    <w:rsid w:val="001901EA"/>
    <w:rsid w:val="00191824"/>
    <w:rsid w:val="001945FE"/>
    <w:rsid w:val="00195280"/>
    <w:rsid w:val="001A038C"/>
    <w:rsid w:val="001A0C37"/>
    <w:rsid w:val="001A47A6"/>
    <w:rsid w:val="001B3DCF"/>
    <w:rsid w:val="001B7CB4"/>
    <w:rsid w:val="001C42C5"/>
    <w:rsid w:val="001C61F6"/>
    <w:rsid w:val="001D30E0"/>
    <w:rsid w:val="001D3C74"/>
    <w:rsid w:val="001D61BA"/>
    <w:rsid w:val="001D708A"/>
    <w:rsid w:val="001E026F"/>
    <w:rsid w:val="001E6321"/>
    <w:rsid w:val="001F41DD"/>
    <w:rsid w:val="001F5183"/>
    <w:rsid w:val="001F7F09"/>
    <w:rsid w:val="00200391"/>
    <w:rsid w:val="00207B1F"/>
    <w:rsid w:val="00210DAB"/>
    <w:rsid w:val="00210E3B"/>
    <w:rsid w:val="00217005"/>
    <w:rsid w:val="00217235"/>
    <w:rsid w:val="00220115"/>
    <w:rsid w:val="00222794"/>
    <w:rsid w:val="0022542D"/>
    <w:rsid w:val="002263BA"/>
    <w:rsid w:val="0022723B"/>
    <w:rsid w:val="00231E86"/>
    <w:rsid w:val="002330CA"/>
    <w:rsid w:val="00235DA6"/>
    <w:rsid w:val="0023666A"/>
    <w:rsid w:val="0024007C"/>
    <w:rsid w:val="00244D28"/>
    <w:rsid w:val="00246978"/>
    <w:rsid w:val="002579B5"/>
    <w:rsid w:val="00257D40"/>
    <w:rsid w:val="00261412"/>
    <w:rsid w:val="00264DA4"/>
    <w:rsid w:val="002667FB"/>
    <w:rsid w:val="00272494"/>
    <w:rsid w:val="00272E2D"/>
    <w:rsid w:val="00273BC7"/>
    <w:rsid w:val="002831E3"/>
    <w:rsid w:val="00286216"/>
    <w:rsid w:val="00295FE0"/>
    <w:rsid w:val="002A547F"/>
    <w:rsid w:val="002B43AB"/>
    <w:rsid w:val="002B49E2"/>
    <w:rsid w:val="002B4D57"/>
    <w:rsid w:val="002B5105"/>
    <w:rsid w:val="002B7782"/>
    <w:rsid w:val="002C2C09"/>
    <w:rsid w:val="002D35CF"/>
    <w:rsid w:val="002D472E"/>
    <w:rsid w:val="002D4E1B"/>
    <w:rsid w:val="002D4E5C"/>
    <w:rsid w:val="002D6D8D"/>
    <w:rsid w:val="002E295E"/>
    <w:rsid w:val="002E3217"/>
    <w:rsid w:val="002E659C"/>
    <w:rsid w:val="002F13A8"/>
    <w:rsid w:val="002F6516"/>
    <w:rsid w:val="003033A2"/>
    <w:rsid w:val="0030619A"/>
    <w:rsid w:val="00306D62"/>
    <w:rsid w:val="0031502D"/>
    <w:rsid w:val="0032175A"/>
    <w:rsid w:val="00322C65"/>
    <w:rsid w:val="00325287"/>
    <w:rsid w:val="003343C2"/>
    <w:rsid w:val="0034271F"/>
    <w:rsid w:val="003452AE"/>
    <w:rsid w:val="003518B7"/>
    <w:rsid w:val="00352151"/>
    <w:rsid w:val="0035285C"/>
    <w:rsid w:val="00353D92"/>
    <w:rsid w:val="003541E8"/>
    <w:rsid w:val="00354246"/>
    <w:rsid w:val="00363BF5"/>
    <w:rsid w:val="003730F8"/>
    <w:rsid w:val="00373F30"/>
    <w:rsid w:val="00377073"/>
    <w:rsid w:val="003770EF"/>
    <w:rsid w:val="003842B3"/>
    <w:rsid w:val="00391EB9"/>
    <w:rsid w:val="00395D95"/>
    <w:rsid w:val="003A77FD"/>
    <w:rsid w:val="003A7F7C"/>
    <w:rsid w:val="003B31EB"/>
    <w:rsid w:val="003B3BD3"/>
    <w:rsid w:val="003B4527"/>
    <w:rsid w:val="003B523D"/>
    <w:rsid w:val="003B5D31"/>
    <w:rsid w:val="003B6DDA"/>
    <w:rsid w:val="003C3377"/>
    <w:rsid w:val="003D3FC5"/>
    <w:rsid w:val="003D7D52"/>
    <w:rsid w:val="003F3776"/>
    <w:rsid w:val="003F5CDA"/>
    <w:rsid w:val="004046BE"/>
    <w:rsid w:val="00406589"/>
    <w:rsid w:val="0040670D"/>
    <w:rsid w:val="00406742"/>
    <w:rsid w:val="0041007A"/>
    <w:rsid w:val="00410D43"/>
    <w:rsid w:val="00417989"/>
    <w:rsid w:val="00427262"/>
    <w:rsid w:val="00436CD9"/>
    <w:rsid w:val="004400B9"/>
    <w:rsid w:val="00444863"/>
    <w:rsid w:val="00452B6B"/>
    <w:rsid w:val="0045541E"/>
    <w:rsid w:val="00455AEF"/>
    <w:rsid w:val="004604EE"/>
    <w:rsid w:val="00462A4E"/>
    <w:rsid w:val="004637EA"/>
    <w:rsid w:val="00467730"/>
    <w:rsid w:val="00470628"/>
    <w:rsid w:val="00473D89"/>
    <w:rsid w:val="00480179"/>
    <w:rsid w:val="004818FF"/>
    <w:rsid w:val="004908E1"/>
    <w:rsid w:val="0049378F"/>
    <w:rsid w:val="004A0BE4"/>
    <w:rsid w:val="004A1A75"/>
    <w:rsid w:val="004A25F7"/>
    <w:rsid w:val="004A5F2A"/>
    <w:rsid w:val="004B14AD"/>
    <w:rsid w:val="004B3E41"/>
    <w:rsid w:val="004B4311"/>
    <w:rsid w:val="004C075F"/>
    <w:rsid w:val="004C3773"/>
    <w:rsid w:val="004D21B4"/>
    <w:rsid w:val="004D633C"/>
    <w:rsid w:val="004D739A"/>
    <w:rsid w:val="004E16D2"/>
    <w:rsid w:val="004E2CF1"/>
    <w:rsid w:val="004E652F"/>
    <w:rsid w:val="004F40B9"/>
    <w:rsid w:val="004F6FE1"/>
    <w:rsid w:val="00502BC5"/>
    <w:rsid w:val="00503CA1"/>
    <w:rsid w:val="00504507"/>
    <w:rsid w:val="00505DC8"/>
    <w:rsid w:val="00506859"/>
    <w:rsid w:val="00515C0A"/>
    <w:rsid w:val="00515F04"/>
    <w:rsid w:val="00520EAB"/>
    <w:rsid w:val="00521D2C"/>
    <w:rsid w:val="00521EFF"/>
    <w:rsid w:val="0053225D"/>
    <w:rsid w:val="00535FAB"/>
    <w:rsid w:val="00542780"/>
    <w:rsid w:val="00543D99"/>
    <w:rsid w:val="00544323"/>
    <w:rsid w:val="00545D10"/>
    <w:rsid w:val="00546EBF"/>
    <w:rsid w:val="00551231"/>
    <w:rsid w:val="00552EA3"/>
    <w:rsid w:val="0055337E"/>
    <w:rsid w:val="00554EF8"/>
    <w:rsid w:val="00556958"/>
    <w:rsid w:val="0055722F"/>
    <w:rsid w:val="00557F18"/>
    <w:rsid w:val="005642C1"/>
    <w:rsid w:val="00573E22"/>
    <w:rsid w:val="0057669F"/>
    <w:rsid w:val="00582BA7"/>
    <w:rsid w:val="0058341A"/>
    <w:rsid w:val="0059263C"/>
    <w:rsid w:val="005927DB"/>
    <w:rsid w:val="00592888"/>
    <w:rsid w:val="005971D0"/>
    <w:rsid w:val="005A0522"/>
    <w:rsid w:val="005A6337"/>
    <w:rsid w:val="005A6365"/>
    <w:rsid w:val="005A6520"/>
    <w:rsid w:val="005A74A2"/>
    <w:rsid w:val="005B19BF"/>
    <w:rsid w:val="005B2610"/>
    <w:rsid w:val="005C00EF"/>
    <w:rsid w:val="005C2950"/>
    <w:rsid w:val="005C6C0B"/>
    <w:rsid w:val="005D1F64"/>
    <w:rsid w:val="005E1172"/>
    <w:rsid w:val="005E6B14"/>
    <w:rsid w:val="005F1DCA"/>
    <w:rsid w:val="005F201F"/>
    <w:rsid w:val="005F3343"/>
    <w:rsid w:val="005F4C31"/>
    <w:rsid w:val="005F7A9B"/>
    <w:rsid w:val="00601882"/>
    <w:rsid w:val="00607D56"/>
    <w:rsid w:val="006118BC"/>
    <w:rsid w:val="00612931"/>
    <w:rsid w:val="0061455C"/>
    <w:rsid w:val="0061477F"/>
    <w:rsid w:val="00615AA2"/>
    <w:rsid w:val="00616779"/>
    <w:rsid w:val="006234E0"/>
    <w:rsid w:val="00630221"/>
    <w:rsid w:val="0063128D"/>
    <w:rsid w:val="006321A3"/>
    <w:rsid w:val="00632C8E"/>
    <w:rsid w:val="00633B18"/>
    <w:rsid w:val="006355B9"/>
    <w:rsid w:val="0063712F"/>
    <w:rsid w:val="00645917"/>
    <w:rsid w:val="00646013"/>
    <w:rsid w:val="0064773B"/>
    <w:rsid w:val="00650C13"/>
    <w:rsid w:val="0066070D"/>
    <w:rsid w:val="006616B4"/>
    <w:rsid w:val="006631BE"/>
    <w:rsid w:val="006668C5"/>
    <w:rsid w:val="00666C84"/>
    <w:rsid w:val="00671D4A"/>
    <w:rsid w:val="0067325E"/>
    <w:rsid w:val="0067395A"/>
    <w:rsid w:val="00673BA0"/>
    <w:rsid w:val="00677498"/>
    <w:rsid w:val="00682912"/>
    <w:rsid w:val="00683F0A"/>
    <w:rsid w:val="006862C1"/>
    <w:rsid w:val="00687BF8"/>
    <w:rsid w:val="006923CE"/>
    <w:rsid w:val="00692A09"/>
    <w:rsid w:val="006A0CA0"/>
    <w:rsid w:val="006A1A01"/>
    <w:rsid w:val="006A6ED0"/>
    <w:rsid w:val="006A796D"/>
    <w:rsid w:val="006B30B7"/>
    <w:rsid w:val="006B3856"/>
    <w:rsid w:val="006B4693"/>
    <w:rsid w:val="006B7780"/>
    <w:rsid w:val="006C081E"/>
    <w:rsid w:val="006C5BA8"/>
    <w:rsid w:val="006D16AD"/>
    <w:rsid w:val="006D3EBC"/>
    <w:rsid w:val="006D4A41"/>
    <w:rsid w:val="006D7C35"/>
    <w:rsid w:val="006E5275"/>
    <w:rsid w:val="006F056E"/>
    <w:rsid w:val="006F3EF1"/>
    <w:rsid w:val="006F69FD"/>
    <w:rsid w:val="00702DF4"/>
    <w:rsid w:val="007045EB"/>
    <w:rsid w:val="00704C69"/>
    <w:rsid w:val="00705390"/>
    <w:rsid w:val="007079CA"/>
    <w:rsid w:val="00707B32"/>
    <w:rsid w:val="00707DDE"/>
    <w:rsid w:val="00710882"/>
    <w:rsid w:val="007154D8"/>
    <w:rsid w:val="00715A3E"/>
    <w:rsid w:val="00716C0E"/>
    <w:rsid w:val="00720F95"/>
    <w:rsid w:val="00725372"/>
    <w:rsid w:val="0072719D"/>
    <w:rsid w:val="00730229"/>
    <w:rsid w:val="00731838"/>
    <w:rsid w:val="00732105"/>
    <w:rsid w:val="00741A78"/>
    <w:rsid w:val="007436A9"/>
    <w:rsid w:val="007472CA"/>
    <w:rsid w:val="00752194"/>
    <w:rsid w:val="00753F1B"/>
    <w:rsid w:val="0076373A"/>
    <w:rsid w:val="0076419E"/>
    <w:rsid w:val="0076682E"/>
    <w:rsid w:val="00766EE2"/>
    <w:rsid w:val="00770BA2"/>
    <w:rsid w:val="007718FB"/>
    <w:rsid w:val="007737BE"/>
    <w:rsid w:val="00776442"/>
    <w:rsid w:val="00777A24"/>
    <w:rsid w:val="007849A4"/>
    <w:rsid w:val="00785088"/>
    <w:rsid w:val="00785F64"/>
    <w:rsid w:val="007861FB"/>
    <w:rsid w:val="00786B8E"/>
    <w:rsid w:val="00790286"/>
    <w:rsid w:val="0079177F"/>
    <w:rsid w:val="00792746"/>
    <w:rsid w:val="0079383A"/>
    <w:rsid w:val="00794145"/>
    <w:rsid w:val="00795740"/>
    <w:rsid w:val="00797DEC"/>
    <w:rsid w:val="007A2845"/>
    <w:rsid w:val="007A5B54"/>
    <w:rsid w:val="007A69F0"/>
    <w:rsid w:val="007B72E5"/>
    <w:rsid w:val="007C24E1"/>
    <w:rsid w:val="007C2C2E"/>
    <w:rsid w:val="007C3303"/>
    <w:rsid w:val="007C3406"/>
    <w:rsid w:val="007C5B0A"/>
    <w:rsid w:val="007D66DF"/>
    <w:rsid w:val="007E0497"/>
    <w:rsid w:val="007E163C"/>
    <w:rsid w:val="007E38C9"/>
    <w:rsid w:val="007E51A5"/>
    <w:rsid w:val="007F70A3"/>
    <w:rsid w:val="008036CB"/>
    <w:rsid w:val="008037B2"/>
    <w:rsid w:val="008047D7"/>
    <w:rsid w:val="00806150"/>
    <w:rsid w:val="0081218F"/>
    <w:rsid w:val="00815267"/>
    <w:rsid w:val="00817A07"/>
    <w:rsid w:val="00824FD9"/>
    <w:rsid w:val="00826E98"/>
    <w:rsid w:val="0082796D"/>
    <w:rsid w:val="00830F2C"/>
    <w:rsid w:val="0084226C"/>
    <w:rsid w:val="0084484A"/>
    <w:rsid w:val="00851092"/>
    <w:rsid w:val="00853A4D"/>
    <w:rsid w:val="008604C4"/>
    <w:rsid w:val="0086728D"/>
    <w:rsid w:val="00873892"/>
    <w:rsid w:val="008774A2"/>
    <w:rsid w:val="00886D40"/>
    <w:rsid w:val="008916AF"/>
    <w:rsid w:val="0089641D"/>
    <w:rsid w:val="00896B4F"/>
    <w:rsid w:val="008A38E8"/>
    <w:rsid w:val="008A5A44"/>
    <w:rsid w:val="008B0681"/>
    <w:rsid w:val="008B2AD0"/>
    <w:rsid w:val="008B556A"/>
    <w:rsid w:val="008C374F"/>
    <w:rsid w:val="008D114A"/>
    <w:rsid w:val="008E6809"/>
    <w:rsid w:val="008F1672"/>
    <w:rsid w:val="008F246B"/>
    <w:rsid w:val="008F6208"/>
    <w:rsid w:val="0090740B"/>
    <w:rsid w:val="00911D12"/>
    <w:rsid w:val="00915C6B"/>
    <w:rsid w:val="00927913"/>
    <w:rsid w:val="00930EC6"/>
    <w:rsid w:val="0093517F"/>
    <w:rsid w:val="0094221A"/>
    <w:rsid w:val="00943328"/>
    <w:rsid w:val="009501C3"/>
    <w:rsid w:val="0095312A"/>
    <w:rsid w:val="00953698"/>
    <w:rsid w:val="00962F22"/>
    <w:rsid w:val="009705C6"/>
    <w:rsid w:val="009722F6"/>
    <w:rsid w:val="0098718C"/>
    <w:rsid w:val="00995B2C"/>
    <w:rsid w:val="009968F7"/>
    <w:rsid w:val="009A0390"/>
    <w:rsid w:val="009A152D"/>
    <w:rsid w:val="009A686D"/>
    <w:rsid w:val="009B5462"/>
    <w:rsid w:val="009B607B"/>
    <w:rsid w:val="009B7203"/>
    <w:rsid w:val="009C619B"/>
    <w:rsid w:val="009C7DD8"/>
    <w:rsid w:val="009D14B0"/>
    <w:rsid w:val="009D33EC"/>
    <w:rsid w:val="009D516F"/>
    <w:rsid w:val="009E223D"/>
    <w:rsid w:val="009E36B5"/>
    <w:rsid w:val="009E74EF"/>
    <w:rsid w:val="009F0069"/>
    <w:rsid w:val="009F07B4"/>
    <w:rsid w:val="009F7D73"/>
    <w:rsid w:val="00A006B2"/>
    <w:rsid w:val="00A02732"/>
    <w:rsid w:val="00A029B5"/>
    <w:rsid w:val="00A0305C"/>
    <w:rsid w:val="00A06654"/>
    <w:rsid w:val="00A06DC0"/>
    <w:rsid w:val="00A14150"/>
    <w:rsid w:val="00A1432D"/>
    <w:rsid w:val="00A16843"/>
    <w:rsid w:val="00A17E11"/>
    <w:rsid w:val="00A258A2"/>
    <w:rsid w:val="00A2626A"/>
    <w:rsid w:val="00A27248"/>
    <w:rsid w:val="00A4279B"/>
    <w:rsid w:val="00A44081"/>
    <w:rsid w:val="00A4535B"/>
    <w:rsid w:val="00A454A7"/>
    <w:rsid w:val="00A47ED5"/>
    <w:rsid w:val="00A52859"/>
    <w:rsid w:val="00A62B1D"/>
    <w:rsid w:val="00A636DF"/>
    <w:rsid w:val="00A70764"/>
    <w:rsid w:val="00A738FB"/>
    <w:rsid w:val="00A746AA"/>
    <w:rsid w:val="00A76FC3"/>
    <w:rsid w:val="00A771DE"/>
    <w:rsid w:val="00A8210D"/>
    <w:rsid w:val="00A8395C"/>
    <w:rsid w:val="00A85C7E"/>
    <w:rsid w:val="00A8623F"/>
    <w:rsid w:val="00A93A06"/>
    <w:rsid w:val="00A93E0F"/>
    <w:rsid w:val="00A957C5"/>
    <w:rsid w:val="00AA0CE7"/>
    <w:rsid w:val="00AA0F08"/>
    <w:rsid w:val="00AA6400"/>
    <w:rsid w:val="00AA70AE"/>
    <w:rsid w:val="00AB21DF"/>
    <w:rsid w:val="00AB3572"/>
    <w:rsid w:val="00AB629A"/>
    <w:rsid w:val="00AC0595"/>
    <w:rsid w:val="00AC1058"/>
    <w:rsid w:val="00AC1F43"/>
    <w:rsid w:val="00AC4B3A"/>
    <w:rsid w:val="00AC73CC"/>
    <w:rsid w:val="00AE49FD"/>
    <w:rsid w:val="00AF0FCC"/>
    <w:rsid w:val="00B01C91"/>
    <w:rsid w:val="00B052F3"/>
    <w:rsid w:val="00B103CD"/>
    <w:rsid w:val="00B12984"/>
    <w:rsid w:val="00B12C11"/>
    <w:rsid w:val="00B22634"/>
    <w:rsid w:val="00B22755"/>
    <w:rsid w:val="00B26B97"/>
    <w:rsid w:val="00B316C2"/>
    <w:rsid w:val="00B43397"/>
    <w:rsid w:val="00B43BE5"/>
    <w:rsid w:val="00B43D15"/>
    <w:rsid w:val="00B44888"/>
    <w:rsid w:val="00B451F0"/>
    <w:rsid w:val="00B46CAD"/>
    <w:rsid w:val="00B5532D"/>
    <w:rsid w:val="00B564AE"/>
    <w:rsid w:val="00B631AB"/>
    <w:rsid w:val="00B64A8B"/>
    <w:rsid w:val="00B772E2"/>
    <w:rsid w:val="00B81B22"/>
    <w:rsid w:val="00B8210A"/>
    <w:rsid w:val="00B83A4F"/>
    <w:rsid w:val="00B84E8E"/>
    <w:rsid w:val="00B855C3"/>
    <w:rsid w:val="00B91B52"/>
    <w:rsid w:val="00B92B19"/>
    <w:rsid w:val="00B939F9"/>
    <w:rsid w:val="00BB367D"/>
    <w:rsid w:val="00BB3901"/>
    <w:rsid w:val="00BB5B90"/>
    <w:rsid w:val="00BB6717"/>
    <w:rsid w:val="00BBE961"/>
    <w:rsid w:val="00BC0D35"/>
    <w:rsid w:val="00BC2DB7"/>
    <w:rsid w:val="00BC3278"/>
    <w:rsid w:val="00BC4E1A"/>
    <w:rsid w:val="00BD0CFE"/>
    <w:rsid w:val="00BD1A3B"/>
    <w:rsid w:val="00BD628C"/>
    <w:rsid w:val="00BD679A"/>
    <w:rsid w:val="00BE59E8"/>
    <w:rsid w:val="00BE674C"/>
    <w:rsid w:val="00BE782F"/>
    <w:rsid w:val="00C0161B"/>
    <w:rsid w:val="00C01D44"/>
    <w:rsid w:val="00C024D6"/>
    <w:rsid w:val="00C03114"/>
    <w:rsid w:val="00C050DF"/>
    <w:rsid w:val="00C1174F"/>
    <w:rsid w:val="00C12910"/>
    <w:rsid w:val="00C14E6D"/>
    <w:rsid w:val="00C17EAF"/>
    <w:rsid w:val="00C20CFE"/>
    <w:rsid w:val="00C24033"/>
    <w:rsid w:val="00C34295"/>
    <w:rsid w:val="00C3534F"/>
    <w:rsid w:val="00C417E3"/>
    <w:rsid w:val="00C46B6A"/>
    <w:rsid w:val="00C52916"/>
    <w:rsid w:val="00C54CD8"/>
    <w:rsid w:val="00C54EC9"/>
    <w:rsid w:val="00C57030"/>
    <w:rsid w:val="00C572DA"/>
    <w:rsid w:val="00C6098A"/>
    <w:rsid w:val="00C60A99"/>
    <w:rsid w:val="00C60E44"/>
    <w:rsid w:val="00C64B29"/>
    <w:rsid w:val="00C72C81"/>
    <w:rsid w:val="00C7538D"/>
    <w:rsid w:val="00C776C6"/>
    <w:rsid w:val="00C77C54"/>
    <w:rsid w:val="00C83819"/>
    <w:rsid w:val="00C86F46"/>
    <w:rsid w:val="00C904F2"/>
    <w:rsid w:val="00C93033"/>
    <w:rsid w:val="00CA0952"/>
    <w:rsid w:val="00CA132B"/>
    <w:rsid w:val="00CA283C"/>
    <w:rsid w:val="00CA3401"/>
    <w:rsid w:val="00CA603A"/>
    <w:rsid w:val="00CA61ED"/>
    <w:rsid w:val="00CB507F"/>
    <w:rsid w:val="00CB59BA"/>
    <w:rsid w:val="00CB6320"/>
    <w:rsid w:val="00CB6B29"/>
    <w:rsid w:val="00CC2347"/>
    <w:rsid w:val="00CC34D3"/>
    <w:rsid w:val="00CC3B79"/>
    <w:rsid w:val="00CC50B5"/>
    <w:rsid w:val="00CC601B"/>
    <w:rsid w:val="00CD0FB9"/>
    <w:rsid w:val="00CE1072"/>
    <w:rsid w:val="00CE769A"/>
    <w:rsid w:val="00CF1E7B"/>
    <w:rsid w:val="00CF1FEA"/>
    <w:rsid w:val="00CF3539"/>
    <w:rsid w:val="00CF654C"/>
    <w:rsid w:val="00D02513"/>
    <w:rsid w:val="00D058CF"/>
    <w:rsid w:val="00D05A73"/>
    <w:rsid w:val="00D16901"/>
    <w:rsid w:val="00D16F1B"/>
    <w:rsid w:val="00D17867"/>
    <w:rsid w:val="00D179AF"/>
    <w:rsid w:val="00D21E11"/>
    <w:rsid w:val="00D25A84"/>
    <w:rsid w:val="00D30BB4"/>
    <w:rsid w:val="00D33054"/>
    <w:rsid w:val="00D35FEB"/>
    <w:rsid w:val="00D366DD"/>
    <w:rsid w:val="00D37255"/>
    <w:rsid w:val="00D55AF2"/>
    <w:rsid w:val="00D55FDC"/>
    <w:rsid w:val="00D57FC9"/>
    <w:rsid w:val="00D6340B"/>
    <w:rsid w:val="00D63BAE"/>
    <w:rsid w:val="00D67796"/>
    <w:rsid w:val="00D67A21"/>
    <w:rsid w:val="00D702BF"/>
    <w:rsid w:val="00D70A6A"/>
    <w:rsid w:val="00D76670"/>
    <w:rsid w:val="00D81EDB"/>
    <w:rsid w:val="00D87A4B"/>
    <w:rsid w:val="00D90D67"/>
    <w:rsid w:val="00D91F4E"/>
    <w:rsid w:val="00D9324D"/>
    <w:rsid w:val="00D94541"/>
    <w:rsid w:val="00DA1BDB"/>
    <w:rsid w:val="00DA45AE"/>
    <w:rsid w:val="00DA5BA7"/>
    <w:rsid w:val="00DB06C1"/>
    <w:rsid w:val="00DB08CB"/>
    <w:rsid w:val="00DB1B3D"/>
    <w:rsid w:val="00DB1C08"/>
    <w:rsid w:val="00DB39FD"/>
    <w:rsid w:val="00DB7B06"/>
    <w:rsid w:val="00DC2441"/>
    <w:rsid w:val="00DC2D1C"/>
    <w:rsid w:val="00DC4269"/>
    <w:rsid w:val="00DC4B9C"/>
    <w:rsid w:val="00DD6C69"/>
    <w:rsid w:val="00DD6CAB"/>
    <w:rsid w:val="00DD7086"/>
    <w:rsid w:val="00DE339E"/>
    <w:rsid w:val="00DE6741"/>
    <w:rsid w:val="00DE7875"/>
    <w:rsid w:val="00DE7A26"/>
    <w:rsid w:val="00DF0123"/>
    <w:rsid w:val="00E00685"/>
    <w:rsid w:val="00E0681C"/>
    <w:rsid w:val="00E1209F"/>
    <w:rsid w:val="00E137E7"/>
    <w:rsid w:val="00E141F5"/>
    <w:rsid w:val="00E14ED0"/>
    <w:rsid w:val="00E16BA5"/>
    <w:rsid w:val="00E17D26"/>
    <w:rsid w:val="00E22DF8"/>
    <w:rsid w:val="00E23A35"/>
    <w:rsid w:val="00E25EF3"/>
    <w:rsid w:val="00E273E2"/>
    <w:rsid w:val="00E277C7"/>
    <w:rsid w:val="00E333B6"/>
    <w:rsid w:val="00E354FB"/>
    <w:rsid w:val="00E436F5"/>
    <w:rsid w:val="00E577AE"/>
    <w:rsid w:val="00E60902"/>
    <w:rsid w:val="00E61C30"/>
    <w:rsid w:val="00E628B8"/>
    <w:rsid w:val="00E64DD3"/>
    <w:rsid w:val="00E7338E"/>
    <w:rsid w:val="00E82CE8"/>
    <w:rsid w:val="00E90711"/>
    <w:rsid w:val="00E90E2C"/>
    <w:rsid w:val="00E91145"/>
    <w:rsid w:val="00E91FF7"/>
    <w:rsid w:val="00E92561"/>
    <w:rsid w:val="00E937BD"/>
    <w:rsid w:val="00E93C01"/>
    <w:rsid w:val="00EA3755"/>
    <w:rsid w:val="00EC2370"/>
    <w:rsid w:val="00EC5570"/>
    <w:rsid w:val="00ED5C07"/>
    <w:rsid w:val="00ED7F6C"/>
    <w:rsid w:val="00EE1671"/>
    <w:rsid w:val="00EE3E33"/>
    <w:rsid w:val="00EF0C19"/>
    <w:rsid w:val="00EF4D07"/>
    <w:rsid w:val="00EF7B8B"/>
    <w:rsid w:val="00F003C6"/>
    <w:rsid w:val="00F02CDA"/>
    <w:rsid w:val="00F05AEC"/>
    <w:rsid w:val="00F065E6"/>
    <w:rsid w:val="00F1049A"/>
    <w:rsid w:val="00F1454B"/>
    <w:rsid w:val="00F155AA"/>
    <w:rsid w:val="00F15C41"/>
    <w:rsid w:val="00F16E3C"/>
    <w:rsid w:val="00F223D3"/>
    <w:rsid w:val="00F24D53"/>
    <w:rsid w:val="00F30059"/>
    <w:rsid w:val="00F32405"/>
    <w:rsid w:val="00F361AB"/>
    <w:rsid w:val="00F457BD"/>
    <w:rsid w:val="00F45D2B"/>
    <w:rsid w:val="00F5358A"/>
    <w:rsid w:val="00F55206"/>
    <w:rsid w:val="00F55E46"/>
    <w:rsid w:val="00F6167C"/>
    <w:rsid w:val="00F64FFC"/>
    <w:rsid w:val="00F66853"/>
    <w:rsid w:val="00F74BF2"/>
    <w:rsid w:val="00F75220"/>
    <w:rsid w:val="00F81403"/>
    <w:rsid w:val="00F82274"/>
    <w:rsid w:val="00F83860"/>
    <w:rsid w:val="00F83E66"/>
    <w:rsid w:val="00F854CB"/>
    <w:rsid w:val="00FA0C1B"/>
    <w:rsid w:val="00FA11AF"/>
    <w:rsid w:val="00FA4AF5"/>
    <w:rsid w:val="00FB3B33"/>
    <w:rsid w:val="00FB4267"/>
    <w:rsid w:val="00FC5BAD"/>
    <w:rsid w:val="00FC673A"/>
    <w:rsid w:val="00FD62CF"/>
    <w:rsid w:val="00FD6F43"/>
    <w:rsid w:val="00FF55BB"/>
    <w:rsid w:val="00FF6526"/>
    <w:rsid w:val="0160BC3C"/>
    <w:rsid w:val="01F81AA1"/>
    <w:rsid w:val="021BF3F4"/>
    <w:rsid w:val="02B239CB"/>
    <w:rsid w:val="04160307"/>
    <w:rsid w:val="0458D0B7"/>
    <w:rsid w:val="0459C016"/>
    <w:rsid w:val="0587FBD8"/>
    <w:rsid w:val="05EFB8E7"/>
    <w:rsid w:val="0645A7BA"/>
    <w:rsid w:val="071485ED"/>
    <w:rsid w:val="071E7340"/>
    <w:rsid w:val="078BCF16"/>
    <w:rsid w:val="07A02864"/>
    <w:rsid w:val="07DA6337"/>
    <w:rsid w:val="081ABAEA"/>
    <w:rsid w:val="0883F1B6"/>
    <w:rsid w:val="08DD3A4E"/>
    <w:rsid w:val="09370EB5"/>
    <w:rsid w:val="09BCE82E"/>
    <w:rsid w:val="09EA8F64"/>
    <w:rsid w:val="0AD14454"/>
    <w:rsid w:val="0B1D74F4"/>
    <w:rsid w:val="0B3F0C0D"/>
    <w:rsid w:val="0B4D91F1"/>
    <w:rsid w:val="0D0AB3AD"/>
    <w:rsid w:val="0D671EB6"/>
    <w:rsid w:val="0DA071FC"/>
    <w:rsid w:val="0F04151F"/>
    <w:rsid w:val="0F60ADAF"/>
    <w:rsid w:val="108059F8"/>
    <w:rsid w:val="1189EF5C"/>
    <w:rsid w:val="119B28C4"/>
    <w:rsid w:val="11E094F5"/>
    <w:rsid w:val="12E30FDF"/>
    <w:rsid w:val="135BADC7"/>
    <w:rsid w:val="13C4C9B8"/>
    <w:rsid w:val="13D9CE8A"/>
    <w:rsid w:val="147B4C1C"/>
    <w:rsid w:val="15517D83"/>
    <w:rsid w:val="175E2D0C"/>
    <w:rsid w:val="17C4D186"/>
    <w:rsid w:val="17C6F248"/>
    <w:rsid w:val="17DDCD0B"/>
    <w:rsid w:val="1845EA27"/>
    <w:rsid w:val="184F2EB0"/>
    <w:rsid w:val="185658FA"/>
    <w:rsid w:val="1904EF25"/>
    <w:rsid w:val="19A0D0E5"/>
    <w:rsid w:val="19A613FC"/>
    <w:rsid w:val="19C7637F"/>
    <w:rsid w:val="1B7D6B52"/>
    <w:rsid w:val="1B7DF12B"/>
    <w:rsid w:val="1BC5C91E"/>
    <w:rsid w:val="1C257A79"/>
    <w:rsid w:val="1C58E837"/>
    <w:rsid w:val="1C982F9C"/>
    <w:rsid w:val="1CF3F561"/>
    <w:rsid w:val="1DB741A2"/>
    <w:rsid w:val="1E059D66"/>
    <w:rsid w:val="1FCDF3AD"/>
    <w:rsid w:val="2082DB70"/>
    <w:rsid w:val="210A643F"/>
    <w:rsid w:val="213C33DF"/>
    <w:rsid w:val="22CA48A3"/>
    <w:rsid w:val="23067ED3"/>
    <w:rsid w:val="2321E0A5"/>
    <w:rsid w:val="232479E1"/>
    <w:rsid w:val="236DAC10"/>
    <w:rsid w:val="24073FB9"/>
    <w:rsid w:val="2414965E"/>
    <w:rsid w:val="243866CB"/>
    <w:rsid w:val="246B3F70"/>
    <w:rsid w:val="2484E2D7"/>
    <w:rsid w:val="25B0D816"/>
    <w:rsid w:val="26E0F659"/>
    <w:rsid w:val="27067A14"/>
    <w:rsid w:val="278EA51D"/>
    <w:rsid w:val="28834474"/>
    <w:rsid w:val="299D28BD"/>
    <w:rsid w:val="29E63B7D"/>
    <w:rsid w:val="2A1A6249"/>
    <w:rsid w:val="2A8B170A"/>
    <w:rsid w:val="2A96D50B"/>
    <w:rsid w:val="2AC3460C"/>
    <w:rsid w:val="2CBDF5EE"/>
    <w:rsid w:val="2CF5DD94"/>
    <w:rsid w:val="2D489B5E"/>
    <w:rsid w:val="2DED42F1"/>
    <w:rsid w:val="2E334C89"/>
    <w:rsid w:val="2F03A03D"/>
    <w:rsid w:val="2F2A1805"/>
    <w:rsid w:val="2FE2F379"/>
    <w:rsid w:val="306257A9"/>
    <w:rsid w:val="30EBEC8C"/>
    <w:rsid w:val="30F968B4"/>
    <w:rsid w:val="312FA9E9"/>
    <w:rsid w:val="321F39CA"/>
    <w:rsid w:val="322EFA68"/>
    <w:rsid w:val="32ACB7FD"/>
    <w:rsid w:val="33657B0F"/>
    <w:rsid w:val="337874F4"/>
    <w:rsid w:val="3395321E"/>
    <w:rsid w:val="342CD570"/>
    <w:rsid w:val="344734B9"/>
    <w:rsid w:val="34BC28FD"/>
    <w:rsid w:val="34BEF46B"/>
    <w:rsid w:val="3500D363"/>
    <w:rsid w:val="3591E98B"/>
    <w:rsid w:val="35B0F935"/>
    <w:rsid w:val="35D4F3BD"/>
    <w:rsid w:val="3665943D"/>
    <w:rsid w:val="368E98C6"/>
    <w:rsid w:val="3722C225"/>
    <w:rsid w:val="37C13F7F"/>
    <w:rsid w:val="3823929A"/>
    <w:rsid w:val="389257D2"/>
    <w:rsid w:val="38EE7487"/>
    <w:rsid w:val="38F2437E"/>
    <w:rsid w:val="393AE1E2"/>
    <w:rsid w:val="39B320CC"/>
    <w:rsid w:val="3BC7BD52"/>
    <w:rsid w:val="3C0EA48B"/>
    <w:rsid w:val="3C522087"/>
    <w:rsid w:val="3C770B20"/>
    <w:rsid w:val="3CB6EED5"/>
    <w:rsid w:val="3D2BCB86"/>
    <w:rsid w:val="3DACC492"/>
    <w:rsid w:val="3DCD2B31"/>
    <w:rsid w:val="3DDF8442"/>
    <w:rsid w:val="3E53B57A"/>
    <w:rsid w:val="3F2313E8"/>
    <w:rsid w:val="406BA5D4"/>
    <w:rsid w:val="40E9A932"/>
    <w:rsid w:val="43A1AFB0"/>
    <w:rsid w:val="43DD05EE"/>
    <w:rsid w:val="4445CA08"/>
    <w:rsid w:val="4466BA7D"/>
    <w:rsid w:val="44B08E1B"/>
    <w:rsid w:val="44DA2FD3"/>
    <w:rsid w:val="45476536"/>
    <w:rsid w:val="459D7B94"/>
    <w:rsid w:val="45AA3763"/>
    <w:rsid w:val="4631C372"/>
    <w:rsid w:val="464EA0A4"/>
    <w:rsid w:val="46DC454B"/>
    <w:rsid w:val="47774B7E"/>
    <w:rsid w:val="47A9346C"/>
    <w:rsid w:val="48BEF397"/>
    <w:rsid w:val="48D2F1D5"/>
    <w:rsid w:val="4A360579"/>
    <w:rsid w:val="4A6965B6"/>
    <w:rsid w:val="4ABB3263"/>
    <w:rsid w:val="4ADDCF69"/>
    <w:rsid w:val="4BA38935"/>
    <w:rsid w:val="4BC46C80"/>
    <w:rsid w:val="4CF6DDD5"/>
    <w:rsid w:val="4D419F2E"/>
    <w:rsid w:val="4E3F99DB"/>
    <w:rsid w:val="4E778F75"/>
    <w:rsid w:val="4EBE0581"/>
    <w:rsid w:val="4F3E02C8"/>
    <w:rsid w:val="4F463D47"/>
    <w:rsid w:val="4F621B62"/>
    <w:rsid w:val="4FB3C09E"/>
    <w:rsid w:val="509F1B13"/>
    <w:rsid w:val="50DBCB5D"/>
    <w:rsid w:val="51E8BF76"/>
    <w:rsid w:val="520ACFD3"/>
    <w:rsid w:val="530D857D"/>
    <w:rsid w:val="53A904D4"/>
    <w:rsid w:val="54179BBF"/>
    <w:rsid w:val="54206288"/>
    <w:rsid w:val="54215606"/>
    <w:rsid w:val="54C85ED6"/>
    <w:rsid w:val="5530557A"/>
    <w:rsid w:val="55328337"/>
    <w:rsid w:val="557D7E7C"/>
    <w:rsid w:val="56E9DA2A"/>
    <w:rsid w:val="57C97D2C"/>
    <w:rsid w:val="57FF65CB"/>
    <w:rsid w:val="580171C3"/>
    <w:rsid w:val="58B89629"/>
    <w:rsid w:val="59F8892A"/>
    <w:rsid w:val="5A06DD45"/>
    <w:rsid w:val="5AA6EE8E"/>
    <w:rsid w:val="5AA9A5A5"/>
    <w:rsid w:val="5AB8018E"/>
    <w:rsid w:val="5AC73C84"/>
    <w:rsid w:val="5AE671CB"/>
    <w:rsid w:val="5B474140"/>
    <w:rsid w:val="5CB745FD"/>
    <w:rsid w:val="5DC1E21F"/>
    <w:rsid w:val="5DEF1D64"/>
    <w:rsid w:val="5E5661CA"/>
    <w:rsid w:val="5E77D63A"/>
    <w:rsid w:val="5EFAAD16"/>
    <w:rsid w:val="5FCBA6BC"/>
    <w:rsid w:val="6061FE33"/>
    <w:rsid w:val="610BF351"/>
    <w:rsid w:val="612F3734"/>
    <w:rsid w:val="61C24CD7"/>
    <w:rsid w:val="631FA1B3"/>
    <w:rsid w:val="6429A8E4"/>
    <w:rsid w:val="64AF4EF9"/>
    <w:rsid w:val="64BD6FC4"/>
    <w:rsid w:val="64F277F0"/>
    <w:rsid w:val="666268D0"/>
    <w:rsid w:val="66EBA42F"/>
    <w:rsid w:val="670C5280"/>
    <w:rsid w:val="674C930D"/>
    <w:rsid w:val="6754C591"/>
    <w:rsid w:val="6789C95B"/>
    <w:rsid w:val="686408AF"/>
    <w:rsid w:val="6893C04A"/>
    <w:rsid w:val="6933A7FE"/>
    <w:rsid w:val="694F30DB"/>
    <w:rsid w:val="6A7541C9"/>
    <w:rsid w:val="6A90BF0E"/>
    <w:rsid w:val="6BA8DC9F"/>
    <w:rsid w:val="6BEF9315"/>
    <w:rsid w:val="6C3659BB"/>
    <w:rsid w:val="6CEF21EA"/>
    <w:rsid w:val="6E5B20C5"/>
    <w:rsid w:val="6EB67FAC"/>
    <w:rsid w:val="6F4E5C4F"/>
    <w:rsid w:val="6F93D32A"/>
    <w:rsid w:val="6FE0B90D"/>
    <w:rsid w:val="7032E7FC"/>
    <w:rsid w:val="71B9ABDD"/>
    <w:rsid w:val="72F6F4E8"/>
    <w:rsid w:val="733CF7A2"/>
    <w:rsid w:val="74A7E635"/>
    <w:rsid w:val="75969BBA"/>
    <w:rsid w:val="759E4CF7"/>
    <w:rsid w:val="762F1A33"/>
    <w:rsid w:val="77675704"/>
    <w:rsid w:val="77804B28"/>
    <w:rsid w:val="77F7B3B4"/>
    <w:rsid w:val="78118DD4"/>
    <w:rsid w:val="7842577A"/>
    <w:rsid w:val="7A3D0199"/>
    <w:rsid w:val="7A889504"/>
    <w:rsid w:val="7AC48A77"/>
    <w:rsid w:val="7BA7610D"/>
    <w:rsid w:val="7C55EA9E"/>
    <w:rsid w:val="7D15BE86"/>
    <w:rsid w:val="7DE1DB9D"/>
    <w:rsid w:val="7E8AD8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9DA2A"/>
  <w15:chartTrackingRefBased/>
  <w15:docId w15:val="{22685C04-C793-4FFE-84B9-AE95C9546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917"/>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E91145"/>
    <w:pPr>
      <w:spacing w:line="259" w:lineRule="auto"/>
      <w:ind w:left="720"/>
      <w:contextualSpacing/>
    </w:pPr>
    <w:rPr>
      <w:rFonts w:eastAsiaTheme="minorHAnsi"/>
      <w:kern w:val="2"/>
      <w:sz w:val="22"/>
      <w:szCs w:val="22"/>
      <w:lang w:val="en-US" w:eastAsia="en-US"/>
      <w14:ligatures w14:val="standardContextual"/>
    </w:rPr>
  </w:style>
  <w:style w:type="table" w:styleId="TableGrid">
    <w:name w:val="Table Grid"/>
    <w:basedOn w:val="TableNormal"/>
    <w:uiPriority w:val="39"/>
    <w:rsid w:val="00E91145"/>
    <w:pPr>
      <w:spacing w:after="0" w:line="240" w:lineRule="auto"/>
    </w:pPr>
    <w:rPr>
      <w:rFonts w:eastAsiaTheme="minorHAns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35DA6"/>
    <w:rPr>
      <w:sz w:val="16"/>
      <w:szCs w:val="16"/>
    </w:rPr>
  </w:style>
  <w:style w:type="paragraph" w:styleId="CommentText">
    <w:name w:val="annotation text"/>
    <w:basedOn w:val="Normal"/>
    <w:link w:val="CommentTextChar"/>
    <w:uiPriority w:val="99"/>
    <w:unhideWhenUsed/>
    <w:rsid w:val="00235DA6"/>
    <w:pPr>
      <w:spacing w:line="240" w:lineRule="auto"/>
    </w:pPr>
    <w:rPr>
      <w:sz w:val="20"/>
      <w:szCs w:val="20"/>
    </w:rPr>
  </w:style>
  <w:style w:type="character" w:customStyle="1" w:styleId="CommentTextChar">
    <w:name w:val="Comment Text Char"/>
    <w:basedOn w:val="DefaultParagraphFont"/>
    <w:link w:val="CommentText"/>
    <w:uiPriority w:val="99"/>
    <w:rsid w:val="00235DA6"/>
    <w:rPr>
      <w:sz w:val="20"/>
      <w:szCs w:val="20"/>
    </w:rPr>
  </w:style>
  <w:style w:type="paragraph" w:styleId="CommentSubject">
    <w:name w:val="annotation subject"/>
    <w:basedOn w:val="CommentText"/>
    <w:next w:val="CommentText"/>
    <w:link w:val="CommentSubjectChar"/>
    <w:uiPriority w:val="99"/>
    <w:semiHidden/>
    <w:unhideWhenUsed/>
    <w:rsid w:val="00235DA6"/>
    <w:rPr>
      <w:b/>
      <w:bCs/>
    </w:rPr>
  </w:style>
  <w:style w:type="character" w:customStyle="1" w:styleId="CommentSubjectChar">
    <w:name w:val="Comment Subject Char"/>
    <w:basedOn w:val="CommentTextChar"/>
    <w:link w:val="CommentSubject"/>
    <w:uiPriority w:val="99"/>
    <w:semiHidden/>
    <w:rsid w:val="00235DA6"/>
    <w:rPr>
      <w:b/>
      <w:bCs/>
      <w:sz w:val="20"/>
      <w:szCs w:val="20"/>
    </w:rPr>
  </w:style>
  <w:style w:type="paragraph" w:styleId="Revision">
    <w:name w:val="Revision"/>
    <w:hidden/>
    <w:uiPriority w:val="99"/>
    <w:semiHidden/>
    <w:rsid w:val="00F55206"/>
    <w:pPr>
      <w:spacing w:after="0" w:line="240" w:lineRule="auto"/>
    </w:pPr>
  </w:style>
  <w:style w:type="character" w:styleId="Hyperlink">
    <w:name w:val="Hyperlink"/>
    <w:basedOn w:val="DefaultParagraphFont"/>
    <w:uiPriority w:val="99"/>
    <w:unhideWhenUsed/>
    <w:rsid w:val="00090E90"/>
    <w:rPr>
      <w:color w:val="467886" w:themeColor="hyperlink"/>
      <w:u w:val="single"/>
    </w:rPr>
  </w:style>
  <w:style w:type="character" w:styleId="UnresolvedMention">
    <w:name w:val="Unresolved Mention"/>
    <w:basedOn w:val="DefaultParagraphFont"/>
    <w:uiPriority w:val="99"/>
    <w:semiHidden/>
    <w:unhideWhenUsed/>
    <w:rsid w:val="00090E90"/>
    <w:rPr>
      <w:color w:val="605E5C"/>
      <w:shd w:val="clear" w:color="auto" w:fill="E1DFDD"/>
    </w:rPr>
  </w:style>
  <w:style w:type="paragraph" w:styleId="NormalWeb">
    <w:name w:val="Normal (Web)"/>
    <w:basedOn w:val="Normal"/>
    <w:uiPriority w:val="99"/>
    <w:semiHidden/>
    <w:unhideWhenUsed/>
    <w:rsid w:val="00896B4F"/>
    <w:rPr>
      <w:rFonts w:ascii="Times New Roman" w:hAnsi="Times New Roman" w:cs="Times New Roman"/>
    </w:rPr>
  </w:style>
  <w:style w:type="character" w:styleId="FollowedHyperlink">
    <w:name w:val="FollowedHyperlink"/>
    <w:basedOn w:val="DefaultParagraphFont"/>
    <w:uiPriority w:val="99"/>
    <w:semiHidden/>
    <w:unhideWhenUsed/>
    <w:rsid w:val="0008491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Person xmlns="9b2aba4e-50a1-4e02-88f3-255bf441ffbf">
      <UserInfo>
        <DisplayName/>
        <AccountId xsi:nil="true"/>
        <AccountType/>
      </UserInfo>
    </Person>
    <lcf76f155ced4ddcb4097134ff3c332f xmlns="9b2aba4e-50a1-4e02-88f3-255bf441ffbf">
      <Terms xmlns="http://schemas.microsoft.com/office/infopath/2007/PartnerControls"/>
    </lcf76f155ced4ddcb4097134ff3c332f>
    <Solution xmlns="9b2aba4e-50a1-4e02-88f3-255bf441ffbf">Privacy</Solution>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C15D2DC256E5949A30C2BB994F84D6A" ma:contentTypeVersion="27" ma:contentTypeDescription="Create a new document." ma:contentTypeScope="" ma:versionID="831002fd9cca22e13404f1e7dc098e4c">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be04602e37a36b3bbb2bac2d7c0596ed"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Enterprise Keywords"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35CD1F-A50A-4C3B-A76D-297252CD8961}">
  <ds:schemaRefs>
    <ds:schemaRef ds:uri="http://schemas.microsoft.com/sharepoint/v3/contenttype/forms"/>
  </ds:schemaRefs>
</ds:datastoreItem>
</file>

<file path=customXml/itemProps2.xml><?xml version="1.0" encoding="utf-8"?>
<ds:datastoreItem xmlns:ds="http://schemas.openxmlformats.org/officeDocument/2006/customXml" ds:itemID="{6D24D18E-DC7E-4CD5-BA11-989EEDED274F}">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3.xml><?xml version="1.0" encoding="utf-8"?>
<ds:datastoreItem xmlns:ds="http://schemas.openxmlformats.org/officeDocument/2006/customXml" ds:itemID="{3B7AF24C-C2A7-4F29-B5AA-1E42D92A4C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0c0373-be12-461c-98d4-6c697860a596"/>
    <ds:schemaRef ds:uri="9b2aba4e-50a1-4e02-88f3-255bf441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12425</Words>
  <Characters>74058</Characters>
  <Application>Microsoft Office Word</Application>
  <DocSecurity>0</DocSecurity>
  <Lines>2644</Lines>
  <Paragraphs>1041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85442</CharactersWithSpaces>
  <SharedDoc>false</SharedDoc>
  <HLinks>
    <vt:vector size="1230" baseType="variant">
      <vt:variant>
        <vt:i4>1048648</vt:i4>
      </vt:variant>
      <vt:variant>
        <vt:i4>705</vt:i4>
      </vt:variant>
      <vt:variant>
        <vt:i4>0</vt:i4>
      </vt:variant>
      <vt:variant>
        <vt:i4>5</vt:i4>
      </vt:variant>
      <vt:variant>
        <vt:lpwstr>https://elibrary.judiciary.gov.ph/thebookshelf/showdocs/10/91581</vt:lpwstr>
      </vt:variant>
      <vt:variant>
        <vt:lpwstr/>
      </vt:variant>
      <vt:variant>
        <vt:i4>6291541</vt:i4>
      </vt:variant>
      <vt:variant>
        <vt:i4>702</vt:i4>
      </vt:variant>
      <vt:variant>
        <vt:i4>0</vt:i4>
      </vt:variant>
      <vt:variant>
        <vt:i4>5</vt:i4>
      </vt:variant>
      <vt:variant>
        <vt:lpwstr>https://region7.ntc.gov.ph/wp-content/uploads/2024/01/MC_04-07-2009.pdf</vt:lpwstr>
      </vt:variant>
      <vt:variant>
        <vt:lpwstr/>
      </vt:variant>
      <vt:variant>
        <vt:i4>6815871</vt:i4>
      </vt:variant>
      <vt:variant>
        <vt:i4>699</vt:i4>
      </vt:variant>
      <vt:variant>
        <vt:i4>0</vt:i4>
      </vt:variant>
      <vt:variant>
        <vt:i4>5</vt:i4>
      </vt:variant>
      <vt:variant>
        <vt:lpwstr>https://region7.ntc.gov.ph/wp-content/uploads/2024/01/MC_03-03-2005A_Amendments_broadcast_messaging.pdf</vt:lpwstr>
      </vt:variant>
      <vt:variant>
        <vt:lpwstr/>
      </vt:variant>
      <vt:variant>
        <vt:i4>6553694</vt:i4>
      </vt:variant>
      <vt:variant>
        <vt:i4>696</vt:i4>
      </vt:variant>
      <vt:variant>
        <vt:i4>0</vt:i4>
      </vt:variant>
      <vt:variant>
        <vt:i4>5</vt:i4>
      </vt:variant>
      <vt:variant>
        <vt:lpwstr>https://region7.ntc.gov.ph/wp-content/uploads/2024/01/MC_03-03-2005.pdf</vt:lpwstr>
      </vt:variant>
      <vt:variant>
        <vt:lpwstr/>
      </vt:variant>
      <vt:variant>
        <vt:i4>2228270</vt:i4>
      </vt:variant>
      <vt:variant>
        <vt:i4>693</vt:i4>
      </vt:variant>
      <vt:variant>
        <vt:i4>0</vt:i4>
      </vt:variant>
      <vt:variant>
        <vt:i4>5</vt:i4>
      </vt:variant>
      <vt:variant>
        <vt:lpwstr>https://www.officialgazette.gov.ph/1992/04/13/republic-act-no-7394-s-1992/</vt:lpwstr>
      </vt:variant>
      <vt:variant>
        <vt:lpwstr/>
      </vt:variant>
      <vt:variant>
        <vt:i4>4849691</vt:i4>
      </vt:variant>
      <vt:variant>
        <vt:i4>690</vt:i4>
      </vt:variant>
      <vt:variant>
        <vt:i4>0</vt:i4>
      </vt:variant>
      <vt:variant>
        <vt:i4>5</vt:i4>
      </vt:variant>
      <vt:variant>
        <vt:lpwstr>https://privacy.gov.ph/data-privacy-act/</vt:lpwstr>
      </vt:variant>
      <vt:variant>
        <vt:lpwstr/>
      </vt:variant>
      <vt:variant>
        <vt:i4>1048648</vt:i4>
      </vt:variant>
      <vt:variant>
        <vt:i4>687</vt:i4>
      </vt:variant>
      <vt:variant>
        <vt:i4>0</vt:i4>
      </vt:variant>
      <vt:variant>
        <vt:i4>5</vt:i4>
      </vt:variant>
      <vt:variant>
        <vt:lpwstr>https://elibrary.judiciary.gov.ph/thebookshelf/showdocs/10/91581</vt:lpwstr>
      </vt:variant>
      <vt:variant>
        <vt:lpwstr/>
      </vt:variant>
      <vt:variant>
        <vt:i4>6291541</vt:i4>
      </vt:variant>
      <vt:variant>
        <vt:i4>684</vt:i4>
      </vt:variant>
      <vt:variant>
        <vt:i4>0</vt:i4>
      </vt:variant>
      <vt:variant>
        <vt:i4>5</vt:i4>
      </vt:variant>
      <vt:variant>
        <vt:lpwstr>https://region7.ntc.gov.ph/wp-content/uploads/2024/01/MC_04-07-2009.pdf</vt:lpwstr>
      </vt:variant>
      <vt:variant>
        <vt:lpwstr/>
      </vt:variant>
      <vt:variant>
        <vt:i4>6815871</vt:i4>
      </vt:variant>
      <vt:variant>
        <vt:i4>681</vt:i4>
      </vt:variant>
      <vt:variant>
        <vt:i4>0</vt:i4>
      </vt:variant>
      <vt:variant>
        <vt:i4>5</vt:i4>
      </vt:variant>
      <vt:variant>
        <vt:lpwstr>https://region7.ntc.gov.ph/wp-content/uploads/2024/01/MC_03-03-2005A_Amendments_broadcast_messaging.pdf</vt:lpwstr>
      </vt:variant>
      <vt:variant>
        <vt:lpwstr/>
      </vt:variant>
      <vt:variant>
        <vt:i4>6553694</vt:i4>
      </vt:variant>
      <vt:variant>
        <vt:i4>678</vt:i4>
      </vt:variant>
      <vt:variant>
        <vt:i4>0</vt:i4>
      </vt:variant>
      <vt:variant>
        <vt:i4>5</vt:i4>
      </vt:variant>
      <vt:variant>
        <vt:lpwstr>https://region7.ntc.gov.ph/wp-content/uploads/2024/01/MC_03-03-2005.pdf</vt:lpwstr>
      </vt:variant>
      <vt:variant>
        <vt:lpwstr/>
      </vt:variant>
      <vt:variant>
        <vt:i4>2228270</vt:i4>
      </vt:variant>
      <vt:variant>
        <vt:i4>675</vt:i4>
      </vt:variant>
      <vt:variant>
        <vt:i4>0</vt:i4>
      </vt:variant>
      <vt:variant>
        <vt:i4>5</vt:i4>
      </vt:variant>
      <vt:variant>
        <vt:lpwstr>https://www.officialgazette.gov.ph/1992/04/13/republic-act-no-7394-s-1992/</vt:lpwstr>
      </vt:variant>
      <vt:variant>
        <vt:lpwstr/>
      </vt:variant>
      <vt:variant>
        <vt:i4>4849691</vt:i4>
      </vt:variant>
      <vt:variant>
        <vt:i4>672</vt:i4>
      </vt:variant>
      <vt:variant>
        <vt:i4>0</vt:i4>
      </vt:variant>
      <vt:variant>
        <vt:i4>5</vt:i4>
      </vt:variant>
      <vt:variant>
        <vt:lpwstr>https://privacy.gov.ph/data-privacy-act/</vt:lpwstr>
      </vt:variant>
      <vt:variant>
        <vt:lpwstr/>
      </vt:variant>
      <vt:variant>
        <vt:i4>4849691</vt:i4>
      </vt:variant>
      <vt:variant>
        <vt:i4>669</vt:i4>
      </vt:variant>
      <vt:variant>
        <vt:i4>0</vt:i4>
      </vt:variant>
      <vt:variant>
        <vt:i4>5</vt:i4>
      </vt:variant>
      <vt:variant>
        <vt:lpwstr>https://privacy.gov.ph/data-privacy-act/</vt:lpwstr>
      </vt:variant>
      <vt:variant>
        <vt:lpwstr/>
      </vt:variant>
      <vt:variant>
        <vt:i4>6881367</vt:i4>
      </vt:variant>
      <vt:variant>
        <vt:i4>666</vt:i4>
      </vt:variant>
      <vt:variant>
        <vt:i4>0</vt:i4>
      </vt:variant>
      <vt:variant>
        <vt:i4>5</vt:i4>
      </vt:variant>
      <vt:variant>
        <vt:lpwstr>https://privacy.gov.ph/wp-content/uploads/2022/08/AONo_2018-050.pdf</vt:lpwstr>
      </vt:variant>
      <vt:variant>
        <vt:lpwstr/>
      </vt:variant>
      <vt:variant>
        <vt:i4>4849691</vt:i4>
      </vt:variant>
      <vt:variant>
        <vt:i4>663</vt:i4>
      </vt:variant>
      <vt:variant>
        <vt:i4>0</vt:i4>
      </vt:variant>
      <vt:variant>
        <vt:i4>5</vt:i4>
      </vt:variant>
      <vt:variant>
        <vt:lpwstr>https://privacy.gov.ph/data-privacy-act/</vt:lpwstr>
      </vt:variant>
      <vt:variant>
        <vt:lpwstr/>
      </vt:variant>
      <vt:variant>
        <vt:i4>6881367</vt:i4>
      </vt:variant>
      <vt:variant>
        <vt:i4>660</vt:i4>
      </vt:variant>
      <vt:variant>
        <vt:i4>0</vt:i4>
      </vt:variant>
      <vt:variant>
        <vt:i4>5</vt:i4>
      </vt:variant>
      <vt:variant>
        <vt:lpwstr>https://privacy.gov.ph/wp-content/uploads/2022/08/AONo_2018-050.pdf</vt:lpwstr>
      </vt:variant>
      <vt:variant>
        <vt:lpwstr/>
      </vt:variant>
      <vt:variant>
        <vt:i4>4849691</vt:i4>
      </vt:variant>
      <vt:variant>
        <vt:i4>657</vt:i4>
      </vt:variant>
      <vt:variant>
        <vt:i4>0</vt:i4>
      </vt:variant>
      <vt:variant>
        <vt:i4>5</vt:i4>
      </vt:variant>
      <vt:variant>
        <vt:lpwstr>https://privacy.gov.ph/data-privacy-act/</vt:lpwstr>
      </vt:variant>
      <vt:variant>
        <vt:lpwstr/>
      </vt:variant>
      <vt:variant>
        <vt:i4>1048648</vt:i4>
      </vt:variant>
      <vt:variant>
        <vt:i4>654</vt:i4>
      </vt:variant>
      <vt:variant>
        <vt:i4>0</vt:i4>
      </vt:variant>
      <vt:variant>
        <vt:i4>5</vt:i4>
      </vt:variant>
      <vt:variant>
        <vt:lpwstr>https://elibrary.judiciary.gov.ph/thebookshelf/showdocs/10/91581</vt:lpwstr>
      </vt:variant>
      <vt:variant>
        <vt:lpwstr/>
      </vt:variant>
      <vt:variant>
        <vt:i4>6291541</vt:i4>
      </vt:variant>
      <vt:variant>
        <vt:i4>651</vt:i4>
      </vt:variant>
      <vt:variant>
        <vt:i4>0</vt:i4>
      </vt:variant>
      <vt:variant>
        <vt:i4>5</vt:i4>
      </vt:variant>
      <vt:variant>
        <vt:lpwstr>https://region7.ntc.gov.ph/wp-content/uploads/2024/01/MC_04-07-2009.pdf</vt:lpwstr>
      </vt:variant>
      <vt:variant>
        <vt:lpwstr/>
      </vt:variant>
      <vt:variant>
        <vt:i4>6815871</vt:i4>
      </vt:variant>
      <vt:variant>
        <vt:i4>648</vt:i4>
      </vt:variant>
      <vt:variant>
        <vt:i4>0</vt:i4>
      </vt:variant>
      <vt:variant>
        <vt:i4>5</vt:i4>
      </vt:variant>
      <vt:variant>
        <vt:lpwstr>https://region7.ntc.gov.ph/wp-content/uploads/2024/01/MC_03-03-2005A_Amendments_broadcast_messaging.pdf</vt:lpwstr>
      </vt:variant>
      <vt:variant>
        <vt:lpwstr/>
      </vt:variant>
      <vt:variant>
        <vt:i4>6553694</vt:i4>
      </vt:variant>
      <vt:variant>
        <vt:i4>645</vt:i4>
      </vt:variant>
      <vt:variant>
        <vt:i4>0</vt:i4>
      </vt:variant>
      <vt:variant>
        <vt:i4>5</vt:i4>
      </vt:variant>
      <vt:variant>
        <vt:lpwstr>https://region7.ntc.gov.ph/wp-content/uploads/2024/01/MC_03-03-2005.pdf</vt:lpwstr>
      </vt:variant>
      <vt:variant>
        <vt:lpwstr/>
      </vt:variant>
      <vt:variant>
        <vt:i4>4849691</vt:i4>
      </vt:variant>
      <vt:variant>
        <vt:i4>642</vt:i4>
      </vt:variant>
      <vt:variant>
        <vt:i4>0</vt:i4>
      </vt:variant>
      <vt:variant>
        <vt:i4>5</vt:i4>
      </vt:variant>
      <vt:variant>
        <vt:lpwstr>https://privacy.gov.ph/data-privacy-act/</vt:lpwstr>
      </vt:variant>
      <vt:variant>
        <vt:lpwstr/>
      </vt:variant>
      <vt:variant>
        <vt:i4>4849691</vt:i4>
      </vt:variant>
      <vt:variant>
        <vt:i4>639</vt:i4>
      </vt:variant>
      <vt:variant>
        <vt:i4>0</vt:i4>
      </vt:variant>
      <vt:variant>
        <vt:i4>5</vt:i4>
      </vt:variant>
      <vt:variant>
        <vt:lpwstr>https://privacy.gov.ph/data-privacy-act/</vt:lpwstr>
      </vt:variant>
      <vt:variant>
        <vt:lpwstr/>
      </vt:variant>
      <vt:variant>
        <vt:i4>4849691</vt:i4>
      </vt:variant>
      <vt:variant>
        <vt:i4>636</vt:i4>
      </vt:variant>
      <vt:variant>
        <vt:i4>0</vt:i4>
      </vt:variant>
      <vt:variant>
        <vt:i4>5</vt:i4>
      </vt:variant>
      <vt:variant>
        <vt:lpwstr>https://privacy.gov.ph/data-privacy-act/</vt:lpwstr>
      </vt:variant>
      <vt:variant>
        <vt:lpwstr/>
      </vt:variant>
      <vt:variant>
        <vt:i4>4849691</vt:i4>
      </vt:variant>
      <vt:variant>
        <vt:i4>633</vt:i4>
      </vt:variant>
      <vt:variant>
        <vt:i4>0</vt:i4>
      </vt:variant>
      <vt:variant>
        <vt:i4>5</vt:i4>
      </vt:variant>
      <vt:variant>
        <vt:lpwstr>https://privacy.gov.ph/data-privacy-act/</vt:lpwstr>
      </vt:variant>
      <vt:variant>
        <vt:lpwstr/>
      </vt:variant>
      <vt:variant>
        <vt:i4>4849691</vt:i4>
      </vt:variant>
      <vt:variant>
        <vt:i4>630</vt:i4>
      </vt:variant>
      <vt:variant>
        <vt:i4>0</vt:i4>
      </vt:variant>
      <vt:variant>
        <vt:i4>5</vt:i4>
      </vt:variant>
      <vt:variant>
        <vt:lpwstr>https://privacy.gov.ph/data-privacy-act/</vt:lpwstr>
      </vt:variant>
      <vt:variant>
        <vt:lpwstr/>
      </vt:variant>
      <vt:variant>
        <vt:i4>1048648</vt:i4>
      </vt:variant>
      <vt:variant>
        <vt:i4>627</vt:i4>
      </vt:variant>
      <vt:variant>
        <vt:i4>0</vt:i4>
      </vt:variant>
      <vt:variant>
        <vt:i4>5</vt:i4>
      </vt:variant>
      <vt:variant>
        <vt:lpwstr>https://elibrary.judiciary.gov.ph/thebookshelf/showdocs/10/91581</vt:lpwstr>
      </vt:variant>
      <vt:variant>
        <vt:lpwstr/>
      </vt:variant>
      <vt:variant>
        <vt:i4>6291541</vt:i4>
      </vt:variant>
      <vt:variant>
        <vt:i4>624</vt:i4>
      </vt:variant>
      <vt:variant>
        <vt:i4>0</vt:i4>
      </vt:variant>
      <vt:variant>
        <vt:i4>5</vt:i4>
      </vt:variant>
      <vt:variant>
        <vt:lpwstr>https://region7.ntc.gov.ph/wp-content/uploads/2024/01/MC_04-07-2009.pdf</vt:lpwstr>
      </vt:variant>
      <vt:variant>
        <vt:lpwstr/>
      </vt:variant>
      <vt:variant>
        <vt:i4>6815871</vt:i4>
      </vt:variant>
      <vt:variant>
        <vt:i4>621</vt:i4>
      </vt:variant>
      <vt:variant>
        <vt:i4>0</vt:i4>
      </vt:variant>
      <vt:variant>
        <vt:i4>5</vt:i4>
      </vt:variant>
      <vt:variant>
        <vt:lpwstr>https://region7.ntc.gov.ph/wp-content/uploads/2024/01/MC_03-03-2005A_Amendments_broadcast_messaging.pdf</vt:lpwstr>
      </vt:variant>
      <vt:variant>
        <vt:lpwstr/>
      </vt:variant>
      <vt:variant>
        <vt:i4>6553694</vt:i4>
      </vt:variant>
      <vt:variant>
        <vt:i4>618</vt:i4>
      </vt:variant>
      <vt:variant>
        <vt:i4>0</vt:i4>
      </vt:variant>
      <vt:variant>
        <vt:i4>5</vt:i4>
      </vt:variant>
      <vt:variant>
        <vt:lpwstr>https://region7.ntc.gov.ph/wp-content/uploads/2024/01/MC_03-03-2005.pdf</vt:lpwstr>
      </vt:variant>
      <vt:variant>
        <vt:lpwstr/>
      </vt:variant>
      <vt:variant>
        <vt:i4>4849691</vt:i4>
      </vt:variant>
      <vt:variant>
        <vt:i4>615</vt:i4>
      </vt:variant>
      <vt:variant>
        <vt:i4>0</vt:i4>
      </vt:variant>
      <vt:variant>
        <vt:i4>5</vt:i4>
      </vt:variant>
      <vt:variant>
        <vt:lpwstr>https://privacy.gov.ph/data-privacy-act/</vt:lpwstr>
      </vt:variant>
      <vt:variant>
        <vt:lpwstr/>
      </vt:variant>
      <vt:variant>
        <vt:i4>4849691</vt:i4>
      </vt:variant>
      <vt:variant>
        <vt:i4>612</vt:i4>
      </vt:variant>
      <vt:variant>
        <vt:i4>0</vt:i4>
      </vt:variant>
      <vt:variant>
        <vt:i4>5</vt:i4>
      </vt:variant>
      <vt:variant>
        <vt:lpwstr>https://privacy.gov.ph/data-privacy-act/</vt:lpwstr>
      </vt:variant>
      <vt:variant>
        <vt:lpwstr/>
      </vt:variant>
      <vt:variant>
        <vt:i4>4849691</vt:i4>
      </vt:variant>
      <vt:variant>
        <vt:i4>609</vt:i4>
      </vt:variant>
      <vt:variant>
        <vt:i4>0</vt:i4>
      </vt:variant>
      <vt:variant>
        <vt:i4>5</vt:i4>
      </vt:variant>
      <vt:variant>
        <vt:lpwstr>https://privacy.gov.ph/data-privacy-act/</vt:lpwstr>
      </vt:variant>
      <vt:variant>
        <vt:lpwstr/>
      </vt:variant>
      <vt:variant>
        <vt:i4>4849691</vt:i4>
      </vt:variant>
      <vt:variant>
        <vt:i4>606</vt:i4>
      </vt:variant>
      <vt:variant>
        <vt:i4>0</vt:i4>
      </vt:variant>
      <vt:variant>
        <vt:i4>5</vt:i4>
      </vt:variant>
      <vt:variant>
        <vt:lpwstr>https://privacy.gov.ph/data-privacy-act/</vt:lpwstr>
      </vt:variant>
      <vt:variant>
        <vt:lpwstr/>
      </vt:variant>
      <vt:variant>
        <vt:i4>1048648</vt:i4>
      </vt:variant>
      <vt:variant>
        <vt:i4>603</vt:i4>
      </vt:variant>
      <vt:variant>
        <vt:i4>0</vt:i4>
      </vt:variant>
      <vt:variant>
        <vt:i4>5</vt:i4>
      </vt:variant>
      <vt:variant>
        <vt:lpwstr>https://elibrary.judiciary.gov.ph/thebookshelf/showdocs/10/91581</vt:lpwstr>
      </vt:variant>
      <vt:variant>
        <vt:lpwstr/>
      </vt:variant>
      <vt:variant>
        <vt:i4>6291541</vt:i4>
      </vt:variant>
      <vt:variant>
        <vt:i4>600</vt:i4>
      </vt:variant>
      <vt:variant>
        <vt:i4>0</vt:i4>
      </vt:variant>
      <vt:variant>
        <vt:i4>5</vt:i4>
      </vt:variant>
      <vt:variant>
        <vt:lpwstr>https://region7.ntc.gov.ph/wp-content/uploads/2024/01/MC_04-07-2009.pdf</vt:lpwstr>
      </vt:variant>
      <vt:variant>
        <vt:lpwstr/>
      </vt:variant>
      <vt:variant>
        <vt:i4>6815871</vt:i4>
      </vt:variant>
      <vt:variant>
        <vt:i4>597</vt:i4>
      </vt:variant>
      <vt:variant>
        <vt:i4>0</vt:i4>
      </vt:variant>
      <vt:variant>
        <vt:i4>5</vt:i4>
      </vt:variant>
      <vt:variant>
        <vt:lpwstr>https://region7.ntc.gov.ph/wp-content/uploads/2024/01/MC_03-03-2005A_Amendments_broadcast_messaging.pdf</vt:lpwstr>
      </vt:variant>
      <vt:variant>
        <vt:lpwstr/>
      </vt:variant>
      <vt:variant>
        <vt:i4>6553694</vt:i4>
      </vt:variant>
      <vt:variant>
        <vt:i4>594</vt:i4>
      </vt:variant>
      <vt:variant>
        <vt:i4>0</vt:i4>
      </vt:variant>
      <vt:variant>
        <vt:i4>5</vt:i4>
      </vt:variant>
      <vt:variant>
        <vt:lpwstr>https://region7.ntc.gov.ph/wp-content/uploads/2024/01/MC_03-03-2005.pdf</vt:lpwstr>
      </vt:variant>
      <vt:variant>
        <vt:lpwstr/>
      </vt:variant>
      <vt:variant>
        <vt:i4>4849691</vt:i4>
      </vt:variant>
      <vt:variant>
        <vt:i4>591</vt:i4>
      </vt:variant>
      <vt:variant>
        <vt:i4>0</vt:i4>
      </vt:variant>
      <vt:variant>
        <vt:i4>5</vt:i4>
      </vt:variant>
      <vt:variant>
        <vt:lpwstr>https://privacy.gov.ph/data-privacy-act/</vt:lpwstr>
      </vt:variant>
      <vt:variant>
        <vt:lpwstr/>
      </vt:variant>
      <vt:variant>
        <vt:i4>1048648</vt:i4>
      </vt:variant>
      <vt:variant>
        <vt:i4>588</vt:i4>
      </vt:variant>
      <vt:variant>
        <vt:i4>0</vt:i4>
      </vt:variant>
      <vt:variant>
        <vt:i4>5</vt:i4>
      </vt:variant>
      <vt:variant>
        <vt:lpwstr>https://elibrary.judiciary.gov.ph/thebookshelf/showdocs/10/91581</vt:lpwstr>
      </vt:variant>
      <vt:variant>
        <vt:lpwstr/>
      </vt:variant>
      <vt:variant>
        <vt:i4>6291541</vt:i4>
      </vt:variant>
      <vt:variant>
        <vt:i4>585</vt:i4>
      </vt:variant>
      <vt:variant>
        <vt:i4>0</vt:i4>
      </vt:variant>
      <vt:variant>
        <vt:i4>5</vt:i4>
      </vt:variant>
      <vt:variant>
        <vt:lpwstr>https://region7.ntc.gov.ph/wp-content/uploads/2024/01/MC_04-07-2009.pdf</vt:lpwstr>
      </vt:variant>
      <vt:variant>
        <vt:lpwstr/>
      </vt:variant>
      <vt:variant>
        <vt:i4>6815871</vt:i4>
      </vt:variant>
      <vt:variant>
        <vt:i4>582</vt:i4>
      </vt:variant>
      <vt:variant>
        <vt:i4>0</vt:i4>
      </vt:variant>
      <vt:variant>
        <vt:i4>5</vt:i4>
      </vt:variant>
      <vt:variant>
        <vt:lpwstr>https://region7.ntc.gov.ph/wp-content/uploads/2024/01/MC_03-03-2005A_Amendments_broadcast_messaging.pdf</vt:lpwstr>
      </vt:variant>
      <vt:variant>
        <vt:lpwstr/>
      </vt:variant>
      <vt:variant>
        <vt:i4>6553694</vt:i4>
      </vt:variant>
      <vt:variant>
        <vt:i4>579</vt:i4>
      </vt:variant>
      <vt:variant>
        <vt:i4>0</vt:i4>
      </vt:variant>
      <vt:variant>
        <vt:i4>5</vt:i4>
      </vt:variant>
      <vt:variant>
        <vt:lpwstr>https://region7.ntc.gov.ph/wp-content/uploads/2024/01/MC_03-03-2005.pdf</vt:lpwstr>
      </vt:variant>
      <vt:variant>
        <vt:lpwstr/>
      </vt:variant>
      <vt:variant>
        <vt:i4>6881367</vt:i4>
      </vt:variant>
      <vt:variant>
        <vt:i4>576</vt:i4>
      </vt:variant>
      <vt:variant>
        <vt:i4>0</vt:i4>
      </vt:variant>
      <vt:variant>
        <vt:i4>5</vt:i4>
      </vt:variant>
      <vt:variant>
        <vt:lpwstr>https://privacy.gov.ph/wp-content/uploads/2022/08/AONo_2018-050.pdf</vt:lpwstr>
      </vt:variant>
      <vt:variant>
        <vt:lpwstr/>
      </vt:variant>
      <vt:variant>
        <vt:i4>4849691</vt:i4>
      </vt:variant>
      <vt:variant>
        <vt:i4>573</vt:i4>
      </vt:variant>
      <vt:variant>
        <vt:i4>0</vt:i4>
      </vt:variant>
      <vt:variant>
        <vt:i4>5</vt:i4>
      </vt:variant>
      <vt:variant>
        <vt:lpwstr>https://privacy.gov.ph/data-privacy-act/</vt:lpwstr>
      </vt:variant>
      <vt:variant>
        <vt:lpwstr/>
      </vt:variant>
      <vt:variant>
        <vt:i4>6881367</vt:i4>
      </vt:variant>
      <vt:variant>
        <vt:i4>570</vt:i4>
      </vt:variant>
      <vt:variant>
        <vt:i4>0</vt:i4>
      </vt:variant>
      <vt:variant>
        <vt:i4>5</vt:i4>
      </vt:variant>
      <vt:variant>
        <vt:lpwstr>https://privacy.gov.ph/wp-content/uploads/2022/08/AONo_2018-050.pdf</vt:lpwstr>
      </vt:variant>
      <vt:variant>
        <vt:lpwstr/>
      </vt:variant>
      <vt:variant>
        <vt:i4>4849691</vt:i4>
      </vt:variant>
      <vt:variant>
        <vt:i4>567</vt:i4>
      </vt:variant>
      <vt:variant>
        <vt:i4>0</vt:i4>
      </vt:variant>
      <vt:variant>
        <vt:i4>5</vt:i4>
      </vt:variant>
      <vt:variant>
        <vt:lpwstr>https://privacy.gov.ph/data-privacy-act/</vt:lpwstr>
      </vt:variant>
      <vt:variant>
        <vt:lpwstr/>
      </vt:variant>
      <vt:variant>
        <vt:i4>1048648</vt:i4>
      </vt:variant>
      <vt:variant>
        <vt:i4>564</vt:i4>
      </vt:variant>
      <vt:variant>
        <vt:i4>0</vt:i4>
      </vt:variant>
      <vt:variant>
        <vt:i4>5</vt:i4>
      </vt:variant>
      <vt:variant>
        <vt:lpwstr>https://elibrary.judiciary.gov.ph/thebookshelf/showdocs/10/91581</vt:lpwstr>
      </vt:variant>
      <vt:variant>
        <vt:lpwstr/>
      </vt:variant>
      <vt:variant>
        <vt:i4>6291541</vt:i4>
      </vt:variant>
      <vt:variant>
        <vt:i4>561</vt:i4>
      </vt:variant>
      <vt:variant>
        <vt:i4>0</vt:i4>
      </vt:variant>
      <vt:variant>
        <vt:i4>5</vt:i4>
      </vt:variant>
      <vt:variant>
        <vt:lpwstr>https://region7.ntc.gov.ph/wp-content/uploads/2024/01/MC_04-07-2009.pdf</vt:lpwstr>
      </vt:variant>
      <vt:variant>
        <vt:lpwstr/>
      </vt:variant>
      <vt:variant>
        <vt:i4>6815871</vt:i4>
      </vt:variant>
      <vt:variant>
        <vt:i4>558</vt:i4>
      </vt:variant>
      <vt:variant>
        <vt:i4>0</vt:i4>
      </vt:variant>
      <vt:variant>
        <vt:i4>5</vt:i4>
      </vt:variant>
      <vt:variant>
        <vt:lpwstr>https://region7.ntc.gov.ph/wp-content/uploads/2024/01/MC_03-03-2005A_Amendments_broadcast_messaging.pdf</vt:lpwstr>
      </vt:variant>
      <vt:variant>
        <vt:lpwstr/>
      </vt:variant>
      <vt:variant>
        <vt:i4>6553694</vt:i4>
      </vt:variant>
      <vt:variant>
        <vt:i4>555</vt:i4>
      </vt:variant>
      <vt:variant>
        <vt:i4>0</vt:i4>
      </vt:variant>
      <vt:variant>
        <vt:i4>5</vt:i4>
      </vt:variant>
      <vt:variant>
        <vt:lpwstr>https://region7.ntc.gov.ph/wp-content/uploads/2024/01/MC_03-03-2005.pdf</vt:lpwstr>
      </vt:variant>
      <vt:variant>
        <vt:lpwstr/>
      </vt:variant>
      <vt:variant>
        <vt:i4>4849691</vt:i4>
      </vt:variant>
      <vt:variant>
        <vt:i4>552</vt:i4>
      </vt:variant>
      <vt:variant>
        <vt:i4>0</vt:i4>
      </vt:variant>
      <vt:variant>
        <vt:i4>5</vt:i4>
      </vt:variant>
      <vt:variant>
        <vt:lpwstr>https://privacy.gov.ph/data-privacy-act/</vt:lpwstr>
      </vt:variant>
      <vt:variant>
        <vt:lpwstr/>
      </vt:variant>
      <vt:variant>
        <vt:i4>4849691</vt:i4>
      </vt:variant>
      <vt:variant>
        <vt:i4>549</vt:i4>
      </vt:variant>
      <vt:variant>
        <vt:i4>0</vt:i4>
      </vt:variant>
      <vt:variant>
        <vt:i4>5</vt:i4>
      </vt:variant>
      <vt:variant>
        <vt:lpwstr>https://privacy.gov.ph/data-privacy-act/</vt:lpwstr>
      </vt:variant>
      <vt:variant>
        <vt:lpwstr/>
      </vt:variant>
      <vt:variant>
        <vt:i4>1048648</vt:i4>
      </vt:variant>
      <vt:variant>
        <vt:i4>546</vt:i4>
      </vt:variant>
      <vt:variant>
        <vt:i4>0</vt:i4>
      </vt:variant>
      <vt:variant>
        <vt:i4>5</vt:i4>
      </vt:variant>
      <vt:variant>
        <vt:lpwstr>https://elibrary.judiciary.gov.ph/thebookshelf/showdocs/10/91581</vt:lpwstr>
      </vt:variant>
      <vt:variant>
        <vt:lpwstr/>
      </vt:variant>
      <vt:variant>
        <vt:i4>6291541</vt:i4>
      </vt:variant>
      <vt:variant>
        <vt:i4>543</vt:i4>
      </vt:variant>
      <vt:variant>
        <vt:i4>0</vt:i4>
      </vt:variant>
      <vt:variant>
        <vt:i4>5</vt:i4>
      </vt:variant>
      <vt:variant>
        <vt:lpwstr>https://region7.ntc.gov.ph/wp-content/uploads/2024/01/MC_04-07-2009.pdf</vt:lpwstr>
      </vt:variant>
      <vt:variant>
        <vt:lpwstr/>
      </vt:variant>
      <vt:variant>
        <vt:i4>6815871</vt:i4>
      </vt:variant>
      <vt:variant>
        <vt:i4>540</vt:i4>
      </vt:variant>
      <vt:variant>
        <vt:i4>0</vt:i4>
      </vt:variant>
      <vt:variant>
        <vt:i4>5</vt:i4>
      </vt:variant>
      <vt:variant>
        <vt:lpwstr>https://region7.ntc.gov.ph/wp-content/uploads/2024/01/MC_03-03-2005A_Amendments_broadcast_messaging.pdf</vt:lpwstr>
      </vt:variant>
      <vt:variant>
        <vt:lpwstr/>
      </vt:variant>
      <vt:variant>
        <vt:i4>6553694</vt:i4>
      </vt:variant>
      <vt:variant>
        <vt:i4>537</vt:i4>
      </vt:variant>
      <vt:variant>
        <vt:i4>0</vt:i4>
      </vt:variant>
      <vt:variant>
        <vt:i4>5</vt:i4>
      </vt:variant>
      <vt:variant>
        <vt:lpwstr>https://region7.ntc.gov.ph/wp-content/uploads/2024/01/MC_03-03-2005.pdf</vt:lpwstr>
      </vt:variant>
      <vt:variant>
        <vt:lpwstr/>
      </vt:variant>
      <vt:variant>
        <vt:i4>4849691</vt:i4>
      </vt:variant>
      <vt:variant>
        <vt:i4>534</vt:i4>
      </vt:variant>
      <vt:variant>
        <vt:i4>0</vt:i4>
      </vt:variant>
      <vt:variant>
        <vt:i4>5</vt:i4>
      </vt:variant>
      <vt:variant>
        <vt:lpwstr>https://privacy.gov.ph/data-privacy-act/</vt:lpwstr>
      </vt:variant>
      <vt:variant>
        <vt:lpwstr/>
      </vt:variant>
      <vt:variant>
        <vt:i4>1048648</vt:i4>
      </vt:variant>
      <vt:variant>
        <vt:i4>531</vt:i4>
      </vt:variant>
      <vt:variant>
        <vt:i4>0</vt:i4>
      </vt:variant>
      <vt:variant>
        <vt:i4>5</vt:i4>
      </vt:variant>
      <vt:variant>
        <vt:lpwstr>https://elibrary.judiciary.gov.ph/thebookshelf/showdocs/10/91581</vt:lpwstr>
      </vt:variant>
      <vt:variant>
        <vt:lpwstr/>
      </vt:variant>
      <vt:variant>
        <vt:i4>6291541</vt:i4>
      </vt:variant>
      <vt:variant>
        <vt:i4>528</vt:i4>
      </vt:variant>
      <vt:variant>
        <vt:i4>0</vt:i4>
      </vt:variant>
      <vt:variant>
        <vt:i4>5</vt:i4>
      </vt:variant>
      <vt:variant>
        <vt:lpwstr>https://region7.ntc.gov.ph/wp-content/uploads/2024/01/MC_04-07-2009.pdf</vt:lpwstr>
      </vt:variant>
      <vt:variant>
        <vt:lpwstr/>
      </vt:variant>
      <vt:variant>
        <vt:i4>6815871</vt:i4>
      </vt:variant>
      <vt:variant>
        <vt:i4>525</vt:i4>
      </vt:variant>
      <vt:variant>
        <vt:i4>0</vt:i4>
      </vt:variant>
      <vt:variant>
        <vt:i4>5</vt:i4>
      </vt:variant>
      <vt:variant>
        <vt:lpwstr>https://region7.ntc.gov.ph/wp-content/uploads/2024/01/MC_03-03-2005A_Amendments_broadcast_messaging.pdf</vt:lpwstr>
      </vt:variant>
      <vt:variant>
        <vt:lpwstr/>
      </vt:variant>
      <vt:variant>
        <vt:i4>6553694</vt:i4>
      </vt:variant>
      <vt:variant>
        <vt:i4>522</vt:i4>
      </vt:variant>
      <vt:variant>
        <vt:i4>0</vt:i4>
      </vt:variant>
      <vt:variant>
        <vt:i4>5</vt:i4>
      </vt:variant>
      <vt:variant>
        <vt:lpwstr>https://region7.ntc.gov.ph/wp-content/uploads/2024/01/MC_03-03-2005.pdf</vt:lpwstr>
      </vt:variant>
      <vt:variant>
        <vt:lpwstr/>
      </vt:variant>
      <vt:variant>
        <vt:i4>4849691</vt:i4>
      </vt:variant>
      <vt:variant>
        <vt:i4>519</vt:i4>
      </vt:variant>
      <vt:variant>
        <vt:i4>0</vt:i4>
      </vt:variant>
      <vt:variant>
        <vt:i4>5</vt:i4>
      </vt:variant>
      <vt:variant>
        <vt:lpwstr>https://privacy.gov.ph/data-privacy-act/</vt:lpwstr>
      </vt:variant>
      <vt:variant>
        <vt:lpwstr/>
      </vt:variant>
      <vt:variant>
        <vt:i4>1048648</vt:i4>
      </vt:variant>
      <vt:variant>
        <vt:i4>516</vt:i4>
      </vt:variant>
      <vt:variant>
        <vt:i4>0</vt:i4>
      </vt:variant>
      <vt:variant>
        <vt:i4>5</vt:i4>
      </vt:variant>
      <vt:variant>
        <vt:lpwstr>https://elibrary.judiciary.gov.ph/thebookshelf/showdocs/10/91581</vt:lpwstr>
      </vt:variant>
      <vt:variant>
        <vt:lpwstr/>
      </vt:variant>
      <vt:variant>
        <vt:i4>6291541</vt:i4>
      </vt:variant>
      <vt:variant>
        <vt:i4>513</vt:i4>
      </vt:variant>
      <vt:variant>
        <vt:i4>0</vt:i4>
      </vt:variant>
      <vt:variant>
        <vt:i4>5</vt:i4>
      </vt:variant>
      <vt:variant>
        <vt:lpwstr>https://region7.ntc.gov.ph/wp-content/uploads/2024/01/MC_04-07-2009.pdf</vt:lpwstr>
      </vt:variant>
      <vt:variant>
        <vt:lpwstr/>
      </vt:variant>
      <vt:variant>
        <vt:i4>6815871</vt:i4>
      </vt:variant>
      <vt:variant>
        <vt:i4>510</vt:i4>
      </vt:variant>
      <vt:variant>
        <vt:i4>0</vt:i4>
      </vt:variant>
      <vt:variant>
        <vt:i4>5</vt:i4>
      </vt:variant>
      <vt:variant>
        <vt:lpwstr>https://region7.ntc.gov.ph/wp-content/uploads/2024/01/MC_03-03-2005A_Amendments_broadcast_messaging.pdf</vt:lpwstr>
      </vt:variant>
      <vt:variant>
        <vt:lpwstr/>
      </vt:variant>
      <vt:variant>
        <vt:i4>6553694</vt:i4>
      </vt:variant>
      <vt:variant>
        <vt:i4>507</vt:i4>
      </vt:variant>
      <vt:variant>
        <vt:i4>0</vt:i4>
      </vt:variant>
      <vt:variant>
        <vt:i4>5</vt:i4>
      </vt:variant>
      <vt:variant>
        <vt:lpwstr>https://region7.ntc.gov.ph/wp-content/uploads/2024/01/MC_03-03-2005.pdf</vt:lpwstr>
      </vt:variant>
      <vt:variant>
        <vt:lpwstr/>
      </vt:variant>
      <vt:variant>
        <vt:i4>4849691</vt:i4>
      </vt:variant>
      <vt:variant>
        <vt:i4>504</vt:i4>
      </vt:variant>
      <vt:variant>
        <vt:i4>0</vt:i4>
      </vt:variant>
      <vt:variant>
        <vt:i4>5</vt:i4>
      </vt:variant>
      <vt:variant>
        <vt:lpwstr>https://privacy.gov.ph/data-privacy-act/</vt:lpwstr>
      </vt:variant>
      <vt:variant>
        <vt:lpwstr/>
      </vt:variant>
      <vt:variant>
        <vt:i4>1048648</vt:i4>
      </vt:variant>
      <vt:variant>
        <vt:i4>501</vt:i4>
      </vt:variant>
      <vt:variant>
        <vt:i4>0</vt:i4>
      </vt:variant>
      <vt:variant>
        <vt:i4>5</vt:i4>
      </vt:variant>
      <vt:variant>
        <vt:lpwstr>https://elibrary.judiciary.gov.ph/thebookshelf/showdocs/10/91581</vt:lpwstr>
      </vt:variant>
      <vt:variant>
        <vt:lpwstr/>
      </vt:variant>
      <vt:variant>
        <vt:i4>6291541</vt:i4>
      </vt:variant>
      <vt:variant>
        <vt:i4>498</vt:i4>
      </vt:variant>
      <vt:variant>
        <vt:i4>0</vt:i4>
      </vt:variant>
      <vt:variant>
        <vt:i4>5</vt:i4>
      </vt:variant>
      <vt:variant>
        <vt:lpwstr>https://region7.ntc.gov.ph/wp-content/uploads/2024/01/MC_04-07-2009.pdf</vt:lpwstr>
      </vt:variant>
      <vt:variant>
        <vt:lpwstr/>
      </vt:variant>
      <vt:variant>
        <vt:i4>6815871</vt:i4>
      </vt:variant>
      <vt:variant>
        <vt:i4>495</vt:i4>
      </vt:variant>
      <vt:variant>
        <vt:i4>0</vt:i4>
      </vt:variant>
      <vt:variant>
        <vt:i4>5</vt:i4>
      </vt:variant>
      <vt:variant>
        <vt:lpwstr>https://region7.ntc.gov.ph/wp-content/uploads/2024/01/MC_03-03-2005A_Amendments_broadcast_messaging.pdf</vt:lpwstr>
      </vt:variant>
      <vt:variant>
        <vt:lpwstr/>
      </vt:variant>
      <vt:variant>
        <vt:i4>6553694</vt:i4>
      </vt:variant>
      <vt:variant>
        <vt:i4>492</vt:i4>
      </vt:variant>
      <vt:variant>
        <vt:i4>0</vt:i4>
      </vt:variant>
      <vt:variant>
        <vt:i4>5</vt:i4>
      </vt:variant>
      <vt:variant>
        <vt:lpwstr>https://region7.ntc.gov.ph/wp-content/uploads/2024/01/MC_03-03-2005.pdf</vt:lpwstr>
      </vt:variant>
      <vt:variant>
        <vt:lpwstr/>
      </vt:variant>
      <vt:variant>
        <vt:i4>4849691</vt:i4>
      </vt:variant>
      <vt:variant>
        <vt:i4>489</vt:i4>
      </vt:variant>
      <vt:variant>
        <vt:i4>0</vt:i4>
      </vt:variant>
      <vt:variant>
        <vt:i4>5</vt:i4>
      </vt:variant>
      <vt:variant>
        <vt:lpwstr>https://privacy.gov.ph/data-privacy-act/</vt:lpwstr>
      </vt:variant>
      <vt:variant>
        <vt:lpwstr/>
      </vt:variant>
      <vt:variant>
        <vt:i4>262161</vt:i4>
      </vt:variant>
      <vt:variant>
        <vt:i4>486</vt:i4>
      </vt:variant>
      <vt:variant>
        <vt:i4>0</vt:i4>
      </vt:variant>
      <vt:variant>
        <vt:i4>5</vt:i4>
      </vt:variant>
      <vt:variant>
        <vt:lpwstr>https://privacy.gov.ph/wp-content/uploads/2024/12/Advisory-2024.12.17-Guidelines-on-Child-Oriented-Transparency-w-SGD.pdf</vt:lpwstr>
      </vt:variant>
      <vt:variant>
        <vt:lpwstr/>
      </vt:variant>
      <vt:variant>
        <vt:i4>262161</vt:i4>
      </vt:variant>
      <vt:variant>
        <vt:i4>483</vt:i4>
      </vt:variant>
      <vt:variant>
        <vt:i4>0</vt:i4>
      </vt:variant>
      <vt:variant>
        <vt:i4>5</vt:i4>
      </vt:variant>
      <vt:variant>
        <vt:lpwstr>https://privacy.gov.ph/wp-content/uploads/2024/12/Advisory-2024.12.17-Guidelines-on-Child-Oriented-Transparency-w-SGD.pdf</vt:lpwstr>
      </vt:variant>
      <vt:variant>
        <vt:lpwstr/>
      </vt:variant>
      <vt:variant>
        <vt:i4>1048648</vt:i4>
      </vt:variant>
      <vt:variant>
        <vt:i4>480</vt:i4>
      </vt:variant>
      <vt:variant>
        <vt:i4>0</vt:i4>
      </vt:variant>
      <vt:variant>
        <vt:i4>5</vt:i4>
      </vt:variant>
      <vt:variant>
        <vt:lpwstr>https://elibrary.judiciary.gov.ph/thebookshelf/showdocs/10/91581</vt:lpwstr>
      </vt:variant>
      <vt:variant>
        <vt:lpwstr/>
      </vt:variant>
      <vt:variant>
        <vt:i4>6291541</vt:i4>
      </vt:variant>
      <vt:variant>
        <vt:i4>477</vt:i4>
      </vt:variant>
      <vt:variant>
        <vt:i4>0</vt:i4>
      </vt:variant>
      <vt:variant>
        <vt:i4>5</vt:i4>
      </vt:variant>
      <vt:variant>
        <vt:lpwstr>https://region7.ntc.gov.ph/wp-content/uploads/2024/01/MC_04-07-2009.pdf</vt:lpwstr>
      </vt:variant>
      <vt:variant>
        <vt:lpwstr/>
      </vt:variant>
      <vt:variant>
        <vt:i4>6815871</vt:i4>
      </vt:variant>
      <vt:variant>
        <vt:i4>474</vt:i4>
      </vt:variant>
      <vt:variant>
        <vt:i4>0</vt:i4>
      </vt:variant>
      <vt:variant>
        <vt:i4>5</vt:i4>
      </vt:variant>
      <vt:variant>
        <vt:lpwstr>https://region7.ntc.gov.ph/wp-content/uploads/2024/01/MC_03-03-2005A_Amendments_broadcast_messaging.pdf</vt:lpwstr>
      </vt:variant>
      <vt:variant>
        <vt:lpwstr/>
      </vt:variant>
      <vt:variant>
        <vt:i4>6553694</vt:i4>
      </vt:variant>
      <vt:variant>
        <vt:i4>471</vt:i4>
      </vt:variant>
      <vt:variant>
        <vt:i4>0</vt:i4>
      </vt:variant>
      <vt:variant>
        <vt:i4>5</vt:i4>
      </vt:variant>
      <vt:variant>
        <vt:lpwstr>https://region7.ntc.gov.ph/wp-content/uploads/2024/01/MC_03-03-2005.pdf</vt:lpwstr>
      </vt:variant>
      <vt:variant>
        <vt:lpwstr/>
      </vt:variant>
      <vt:variant>
        <vt:i4>4849691</vt:i4>
      </vt:variant>
      <vt:variant>
        <vt:i4>468</vt:i4>
      </vt:variant>
      <vt:variant>
        <vt:i4>0</vt:i4>
      </vt:variant>
      <vt:variant>
        <vt:i4>5</vt:i4>
      </vt:variant>
      <vt:variant>
        <vt:lpwstr>https://privacy.gov.ph/data-privacy-act/</vt:lpwstr>
      </vt:variant>
      <vt:variant>
        <vt:lpwstr/>
      </vt:variant>
      <vt:variant>
        <vt:i4>262161</vt:i4>
      </vt:variant>
      <vt:variant>
        <vt:i4>465</vt:i4>
      </vt:variant>
      <vt:variant>
        <vt:i4>0</vt:i4>
      </vt:variant>
      <vt:variant>
        <vt:i4>5</vt:i4>
      </vt:variant>
      <vt:variant>
        <vt:lpwstr>https://privacy.gov.ph/wp-content/uploads/2024/12/Advisory-2024.12.17-Guidelines-on-Child-Oriented-Transparency-w-SGD.pdf</vt:lpwstr>
      </vt:variant>
      <vt:variant>
        <vt:lpwstr/>
      </vt:variant>
      <vt:variant>
        <vt:i4>4849691</vt:i4>
      </vt:variant>
      <vt:variant>
        <vt:i4>462</vt:i4>
      </vt:variant>
      <vt:variant>
        <vt:i4>0</vt:i4>
      </vt:variant>
      <vt:variant>
        <vt:i4>5</vt:i4>
      </vt:variant>
      <vt:variant>
        <vt:lpwstr>https://privacy.gov.ph/data-privacy-act/</vt:lpwstr>
      </vt:variant>
      <vt:variant>
        <vt:lpwstr/>
      </vt:variant>
      <vt:variant>
        <vt:i4>262161</vt:i4>
      </vt:variant>
      <vt:variant>
        <vt:i4>459</vt:i4>
      </vt:variant>
      <vt:variant>
        <vt:i4>0</vt:i4>
      </vt:variant>
      <vt:variant>
        <vt:i4>5</vt:i4>
      </vt:variant>
      <vt:variant>
        <vt:lpwstr>https://privacy.gov.ph/wp-content/uploads/2024/12/Advisory-2024.12.17-Guidelines-on-Child-Oriented-Transparency-w-SGD.pdf</vt:lpwstr>
      </vt:variant>
      <vt:variant>
        <vt:lpwstr/>
      </vt:variant>
      <vt:variant>
        <vt:i4>2949216</vt:i4>
      </vt:variant>
      <vt:variant>
        <vt:i4>456</vt:i4>
      </vt:variant>
      <vt:variant>
        <vt:i4>0</vt:i4>
      </vt:variant>
      <vt:variant>
        <vt:i4>5</vt:i4>
      </vt:variant>
      <vt:variant>
        <vt:lpwstr>https://privacy.gov.ph/wp-content/uploads/2023/11/NPC-Circular-No.-2023-04_Guidelines-on-Consent_07Nov2023.pdf</vt:lpwstr>
      </vt:variant>
      <vt:variant>
        <vt:lpwstr/>
      </vt:variant>
      <vt:variant>
        <vt:i4>262161</vt:i4>
      </vt:variant>
      <vt:variant>
        <vt:i4>453</vt:i4>
      </vt:variant>
      <vt:variant>
        <vt:i4>0</vt:i4>
      </vt:variant>
      <vt:variant>
        <vt:i4>5</vt:i4>
      </vt:variant>
      <vt:variant>
        <vt:lpwstr>https://privacy.gov.ph/wp-content/uploads/2024/12/Advisory-2024.12.17-Guidelines-on-Child-Oriented-Transparency-w-SGD.pdf</vt:lpwstr>
      </vt:variant>
      <vt:variant>
        <vt:lpwstr/>
      </vt:variant>
      <vt:variant>
        <vt:i4>1310840</vt:i4>
      </vt:variant>
      <vt:variant>
        <vt:i4>450</vt:i4>
      </vt:variant>
      <vt:variant>
        <vt:i4>0</vt:i4>
      </vt:variant>
      <vt:variant>
        <vt:i4>5</vt:i4>
      </vt:variant>
      <vt:variant>
        <vt:lpwstr>https://privacy.gov.ph/wp-content/uploads/2023/11/NPC-Advisory-No.-2023-01-Guidelines-on-Deceptive-Design-Patterns_7Nov23.pdf</vt:lpwstr>
      </vt:variant>
      <vt:variant>
        <vt:lpwstr/>
      </vt:variant>
      <vt:variant>
        <vt:i4>1048648</vt:i4>
      </vt:variant>
      <vt:variant>
        <vt:i4>447</vt:i4>
      </vt:variant>
      <vt:variant>
        <vt:i4>0</vt:i4>
      </vt:variant>
      <vt:variant>
        <vt:i4>5</vt:i4>
      </vt:variant>
      <vt:variant>
        <vt:lpwstr>https://elibrary.judiciary.gov.ph/thebookshelf/showdocs/10/91581</vt:lpwstr>
      </vt:variant>
      <vt:variant>
        <vt:lpwstr/>
      </vt:variant>
      <vt:variant>
        <vt:i4>6291541</vt:i4>
      </vt:variant>
      <vt:variant>
        <vt:i4>444</vt:i4>
      </vt:variant>
      <vt:variant>
        <vt:i4>0</vt:i4>
      </vt:variant>
      <vt:variant>
        <vt:i4>5</vt:i4>
      </vt:variant>
      <vt:variant>
        <vt:lpwstr>https://region7.ntc.gov.ph/wp-content/uploads/2024/01/MC_04-07-2009.pdf</vt:lpwstr>
      </vt:variant>
      <vt:variant>
        <vt:lpwstr/>
      </vt:variant>
      <vt:variant>
        <vt:i4>6815871</vt:i4>
      </vt:variant>
      <vt:variant>
        <vt:i4>441</vt:i4>
      </vt:variant>
      <vt:variant>
        <vt:i4>0</vt:i4>
      </vt:variant>
      <vt:variant>
        <vt:i4>5</vt:i4>
      </vt:variant>
      <vt:variant>
        <vt:lpwstr>https://region7.ntc.gov.ph/wp-content/uploads/2024/01/MC_03-03-2005A_Amendments_broadcast_messaging.pdf</vt:lpwstr>
      </vt:variant>
      <vt:variant>
        <vt:lpwstr/>
      </vt:variant>
      <vt:variant>
        <vt:i4>6553694</vt:i4>
      </vt:variant>
      <vt:variant>
        <vt:i4>438</vt:i4>
      </vt:variant>
      <vt:variant>
        <vt:i4>0</vt:i4>
      </vt:variant>
      <vt:variant>
        <vt:i4>5</vt:i4>
      </vt:variant>
      <vt:variant>
        <vt:lpwstr>https://region7.ntc.gov.ph/wp-content/uploads/2024/01/MC_03-03-2005.pdf</vt:lpwstr>
      </vt:variant>
      <vt:variant>
        <vt:lpwstr/>
      </vt:variant>
      <vt:variant>
        <vt:i4>4849691</vt:i4>
      </vt:variant>
      <vt:variant>
        <vt:i4>435</vt:i4>
      </vt:variant>
      <vt:variant>
        <vt:i4>0</vt:i4>
      </vt:variant>
      <vt:variant>
        <vt:i4>5</vt:i4>
      </vt:variant>
      <vt:variant>
        <vt:lpwstr>https://privacy.gov.ph/data-privacy-act/</vt:lpwstr>
      </vt:variant>
      <vt:variant>
        <vt:lpwstr/>
      </vt:variant>
      <vt:variant>
        <vt:i4>4849691</vt:i4>
      </vt:variant>
      <vt:variant>
        <vt:i4>432</vt:i4>
      </vt:variant>
      <vt:variant>
        <vt:i4>0</vt:i4>
      </vt:variant>
      <vt:variant>
        <vt:i4>5</vt:i4>
      </vt:variant>
      <vt:variant>
        <vt:lpwstr>https://privacy.gov.ph/data-privacy-act/</vt:lpwstr>
      </vt:variant>
      <vt:variant>
        <vt:lpwstr/>
      </vt:variant>
      <vt:variant>
        <vt:i4>4849691</vt:i4>
      </vt:variant>
      <vt:variant>
        <vt:i4>429</vt:i4>
      </vt:variant>
      <vt:variant>
        <vt:i4>0</vt:i4>
      </vt:variant>
      <vt:variant>
        <vt:i4>5</vt:i4>
      </vt:variant>
      <vt:variant>
        <vt:lpwstr>https://privacy.gov.ph/data-privacy-act/</vt:lpwstr>
      </vt:variant>
      <vt:variant>
        <vt:lpwstr/>
      </vt:variant>
      <vt:variant>
        <vt:i4>262161</vt:i4>
      </vt:variant>
      <vt:variant>
        <vt:i4>426</vt:i4>
      </vt:variant>
      <vt:variant>
        <vt:i4>0</vt:i4>
      </vt:variant>
      <vt:variant>
        <vt:i4>5</vt:i4>
      </vt:variant>
      <vt:variant>
        <vt:lpwstr>https://privacy.gov.ph/wp-content/uploads/2024/12/Advisory-2024.12.17-Guidelines-on-Child-Oriented-Transparency-w-SGD.pdf</vt:lpwstr>
      </vt:variant>
      <vt:variant>
        <vt:lpwstr/>
      </vt:variant>
      <vt:variant>
        <vt:i4>6750251</vt:i4>
      </vt:variant>
      <vt:variant>
        <vt:i4>423</vt:i4>
      </vt:variant>
      <vt:variant>
        <vt:i4>0</vt:i4>
      </vt:variant>
      <vt:variant>
        <vt:i4>5</vt:i4>
      </vt:variant>
      <vt:variant>
        <vt:lpwstr>https://privacy.gov.ph/wp-content/uploads/2024/03/NPC-Circular-Repeal-16-01-Signed.pdf</vt:lpwstr>
      </vt:variant>
      <vt:variant>
        <vt:lpwstr/>
      </vt:variant>
      <vt:variant>
        <vt:i4>1966111</vt:i4>
      </vt:variant>
      <vt:variant>
        <vt:i4>420</vt:i4>
      </vt:variant>
      <vt:variant>
        <vt:i4>0</vt:i4>
      </vt:variant>
      <vt:variant>
        <vt:i4>5</vt:i4>
      </vt:variant>
      <vt:variant>
        <vt:lpwstr>https://privacy.gov.ph/wp-content/uploads/2024/01/NPC-Circular-No.-2023-07_Guidelines-on-Legitimate-Interest_13-December-2023.pdf</vt:lpwstr>
      </vt:variant>
      <vt:variant>
        <vt:lpwstr/>
      </vt:variant>
      <vt:variant>
        <vt:i4>1048648</vt:i4>
      </vt:variant>
      <vt:variant>
        <vt:i4>417</vt:i4>
      </vt:variant>
      <vt:variant>
        <vt:i4>0</vt:i4>
      </vt:variant>
      <vt:variant>
        <vt:i4>5</vt:i4>
      </vt:variant>
      <vt:variant>
        <vt:lpwstr>https://elibrary.judiciary.gov.ph/thebookshelf/showdocs/10/91581</vt:lpwstr>
      </vt:variant>
      <vt:variant>
        <vt:lpwstr/>
      </vt:variant>
      <vt:variant>
        <vt:i4>6291541</vt:i4>
      </vt:variant>
      <vt:variant>
        <vt:i4>414</vt:i4>
      </vt:variant>
      <vt:variant>
        <vt:i4>0</vt:i4>
      </vt:variant>
      <vt:variant>
        <vt:i4>5</vt:i4>
      </vt:variant>
      <vt:variant>
        <vt:lpwstr>https://region7.ntc.gov.ph/wp-content/uploads/2024/01/MC_04-07-2009.pdf</vt:lpwstr>
      </vt:variant>
      <vt:variant>
        <vt:lpwstr/>
      </vt:variant>
      <vt:variant>
        <vt:i4>6815871</vt:i4>
      </vt:variant>
      <vt:variant>
        <vt:i4>411</vt:i4>
      </vt:variant>
      <vt:variant>
        <vt:i4>0</vt:i4>
      </vt:variant>
      <vt:variant>
        <vt:i4>5</vt:i4>
      </vt:variant>
      <vt:variant>
        <vt:lpwstr>https://region7.ntc.gov.ph/wp-content/uploads/2024/01/MC_03-03-2005A_Amendments_broadcast_messaging.pdf</vt:lpwstr>
      </vt:variant>
      <vt:variant>
        <vt:lpwstr/>
      </vt:variant>
      <vt:variant>
        <vt:i4>6553694</vt:i4>
      </vt:variant>
      <vt:variant>
        <vt:i4>408</vt:i4>
      </vt:variant>
      <vt:variant>
        <vt:i4>0</vt:i4>
      </vt:variant>
      <vt:variant>
        <vt:i4>5</vt:i4>
      </vt:variant>
      <vt:variant>
        <vt:lpwstr>https://region7.ntc.gov.ph/wp-content/uploads/2024/01/MC_03-03-2005.pdf</vt:lpwstr>
      </vt:variant>
      <vt:variant>
        <vt:lpwstr/>
      </vt:variant>
      <vt:variant>
        <vt:i4>6881367</vt:i4>
      </vt:variant>
      <vt:variant>
        <vt:i4>405</vt:i4>
      </vt:variant>
      <vt:variant>
        <vt:i4>0</vt:i4>
      </vt:variant>
      <vt:variant>
        <vt:i4>5</vt:i4>
      </vt:variant>
      <vt:variant>
        <vt:lpwstr>https://privacy.gov.ph/wp-content/uploads/2022/08/AONo_2018-050.pdf</vt:lpwstr>
      </vt:variant>
      <vt:variant>
        <vt:lpwstr/>
      </vt:variant>
      <vt:variant>
        <vt:i4>2949216</vt:i4>
      </vt:variant>
      <vt:variant>
        <vt:i4>402</vt:i4>
      </vt:variant>
      <vt:variant>
        <vt:i4>0</vt:i4>
      </vt:variant>
      <vt:variant>
        <vt:i4>5</vt:i4>
      </vt:variant>
      <vt:variant>
        <vt:lpwstr>https://privacy.gov.ph/wp-content/uploads/2023/11/NPC-Circular-No.-2023-04_Guidelines-on-Consent_07Nov2023.pdf</vt:lpwstr>
      </vt:variant>
      <vt:variant>
        <vt:lpwstr/>
      </vt:variant>
      <vt:variant>
        <vt:i4>1966111</vt:i4>
      </vt:variant>
      <vt:variant>
        <vt:i4>399</vt:i4>
      </vt:variant>
      <vt:variant>
        <vt:i4>0</vt:i4>
      </vt:variant>
      <vt:variant>
        <vt:i4>5</vt:i4>
      </vt:variant>
      <vt:variant>
        <vt:lpwstr>https://privacy.gov.ph/wp-content/uploads/2024/01/NPC-Circular-No.-2023-07_Guidelines-on-Legitimate-Interest_13-December-2023.pdf</vt:lpwstr>
      </vt:variant>
      <vt:variant>
        <vt:lpwstr/>
      </vt:variant>
      <vt:variant>
        <vt:i4>6881367</vt:i4>
      </vt:variant>
      <vt:variant>
        <vt:i4>396</vt:i4>
      </vt:variant>
      <vt:variant>
        <vt:i4>0</vt:i4>
      </vt:variant>
      <vt:variant>
        <vt:i4>5</vt:i4>
      </vt:variant>
      <vt:variant>
        <vt:lpwstr>https://privacy.gov.ph/wp-content/uploads/2022/08/AONo_2018-050.pdf</vt:lpwstr>
      </vt:variant>
      <vt:variant>
        <vt:lpwstr/>
      </vt:variant>
      <vt:variant>
        <vt:i4>2949216</vt:i4>
      </vt:variant>
      <vt:variant>
        <vt:i4>393</vt:i4>
      </vt:variant>
      <vt:variant>
        <vt:i4>0</vt:i4>
      </vt:variant>
      <vt:variant>
        <vt:i4>5</vt:i4>
      </vt:variant>
      <vt:variant>
        <vt:lpwstr>https://privacy.gov.ph/wp-content/uploads/2023/11/NPC-Circular-No.-2023-04_Guidelines-on-Consent_07Nov2023.pdf</vt:lpwstr>
      </vt:variant>
      <vt:variant>
        <vt:lpwstr/>
      </vt:variant>
      <vt:variant>
        <vt:i4>1966111</vt:i4>
      </vt:variant>
      <vt:variant>
        <vt:i4>390</vt:i4>
      </vt:variant>
      <vt:variant>
        <vt:i4>0</vt:i4>
      </vt:variant>
      <vt:variant>
        <vt:i4>5</vt:i4>
      </vt:variant>
      <vt:variant>
        <vt:lpwstr>https://privacy.gov.ph/wp-content/uploads/2024/01/NPC-Circular-No.-2023-07_Guidelines-on-Legitimate-Interest_13-December-2023.pdf</vt:lpwstr>
      </vt:variant>
      <vt:variant>
        <vt:lpwstr/>
      </vt:variant>
      <vt:variant>
        <vt:i4>6881367</vt:i4>
      </vt:variant>
      <vt:variant>
        <vt:i4>387</vt:i4>
      </vt:variant>
      <vt:variant>
        <vt:i4>0</vt:i4>
      </vt:variant>
      <vt:variant>
        <vt:i4>5</vt:i4>
      </vt:variant>
      <vt:variant>
        <vt:lpwstr>https://privacy.gov.ph/wp-content/uploads/2022/08/AONo_2018-050.pdf</vt:lpwstr>
      </vt:variant>
      <vt:variant>
        <vt:lpwstr/>
      </vt:variant>
      <vt:variant>
        <vt:i4>2949216</vt:i4>
      </vt:variant>
      <vt:variant>
        <vt:i4>384</vt:i4>
      </vt:variant>
      <vt:variant>
        <vt:i4>0</vt:i4>
      </vt:variant>
      <vt:variant>
        <vt:i4>5</vt:i4>
      </vt:variant>
      <vt:variant>
        <vt:lpwstr>https://privacy.gov.ph/wp-content/uploads/2023/11/NPC-Circular-No.-2023-04_Guidelines-on-Consent_07Nov2023.pdf</vt:lpwstr>
      </vt:variant>
      <vt:variant>
        <vt:lpwstr/>
      </vt:variant>
      <vt:variant>
        <vt:i4>1966111</vt:i4>
      </vt:variant>
      <vt:variant>
        <vt:i4>381</vt:i4>
      </vt:variant>
      <vt:variant>
        <vt:i4>0</vt:i4>
      </vt:variant>
      <vt:variant>
        <vt:i4>5</vt:i4>
      </vt:variant>
      <vt:variant>
        <vt:lpwstr>https://privacy.gov.ph/wp-content/uploads/2024/01/NPC-Circular-No.-2023-07_Guidelines-on-Legitimate-Interest_13-December-2023.pdf</vt:lpwstr>
      </vt:variant>
      <vt:variant>
        <vt:lpwstr/>
      </vt:variant>
      <vt:variant>
        <vt:i4>1048648</vt:i4>
      </vt:variant>
      <vt:variant>
        <vt:i4>378</vt:i4>
      </vt:variant>
      <vt:variant>
        <vt:i4>0</vt:i4>
      </vt:variant>
      <vt:variant>
        <vt:i4>5</vt:i4>
      </vt:variant>
      <vt:variant>
        <vt:lpwstr>https://elibrary.judiciary.gov.ph/thebookshelf/showdocs/10/91581</vt:lpwstr>
      </vt:variant>
      <vt:variant>
        <vt:lpwstr/>
      </vt:variant>
      <vt:variant>
        <vt:i4>6291541</vt:i4>
      </vt:variant>
      <vt:variant>
        <vt:i4>375</vt:i4>
      </vt:variant>
      <vt:variant>
        <vt:i4>0</vt:i4>
      </vt:variant>
      <vt:variant>
        <vt:i4>5</vt:i4>
      </vt:variant>
      <vt:variant>
        <vt:lpwstr>https://region7.ntc.gov.ph/wp-content/uploads/2024/01/MC_04-07-2009.pdf</vt:lpwstr>
      </vt:variant>
      <vt:variant>
        <vt:lpwstr/>
      </vt:variant>
      <vt:variant>
        <vt:i4>6815871</vt:i4>
      </vt:variant>
      <vt:variant>
        <vt:i4>372</vt:i4>
      </vt:variant>
      <vt:variant>
        <vt:i4>0</vt:i4>
      </vt:variant>
      <vt:variant>
        <vt:i4>5</vt:i4>
      </vt:variant>
      <vt:variant>
        <vt:lpwstr>https://region7.ntc.gov.ph/wp-content/uploads/2024/01/MC_03-03-2005A_Amendments_broadcast_messaging.pdf</vt:lpwstr>
      </vt:variant>
      <vt:variant>
        <vt:lpwstr/>
      </vt:variant>
      <vt:variant>
        <vt:i4>6553694</vt:i4>
      </vt:variant>
      <vt:variant>
        <vt:i4>369</vt:i4>
      </vt:variant>
      <vt:variant>
        <vt:i4>0</vt:i4>
      </vt:variant>
      <vt:variant>
        <vt:i4>5</vt:i4>
      </vt:variant>
      <vt:variant>
        <vt:lpwstr>https://region7.ntc.gov.ph/wp-content/uploads/2024/01/MC_03-03-2005.pdf</vt:lpwstr>
      </vt:variant>
      <vt:variant>
        <vt:lpwstr/>
      </vt:variant>
      <vt:variant>
        <vt:i4>4849691</vt:i4>
      </vt:variant>
      <vt:variant>
        <vt:i4>366</vt:i4>
      </vt:variant>
      <vt:variant>
        <vt:i4>0</vt:i4>
      </vt:variant>
      <vt:variant>
        <vt:i4>5</vt:i4>
      </vt:variant>
      <vt:variant>
        <vt:lpwstr>https://privacy.gov.ph/data-privacy-act/</vt:lpwstr>
      </vt:variant>
      <vt:variant>
        <vt:lpwstr/>
      </vt:variant>
      <vt:variant>
        <vt:i4>4849691</vt:i4>
      </vt:variant>
      <vt:variant>
        <vt:i4>363</vt:i4>
      </vt:variant>
      <vt:variant>
        <vt:i4>0</vt:i4>
      </vt:variant>
      <vt:variant>
        <vt:i4>5</vt:i4>
      </vt:variant>
      <vt:variant>
        <vt:lpwstr>https://privacy.gov.ph/data-privacy-act/</vt:lpwstr>
      </vt:variant>
      <vt:variant>
        <vt:lpwstr/>
      </vt:variant>
      <vt:variant>
        <vt:i4>4849691</vt:i4>
      </vt:variant>
      <vt:variant>
        <vt:i4>360</vt:i4>
      </vt:variant>
      <vt:variant>
        <vt:i4>0</vt:i4>
      </vt:variant>
      <vt:variant>
        <vt:i4>5</vt:i4>
      </vt:variant>
      <vt:variant>
        <vt:lpwstr>https://privacy.gov.ph/data-privacy-act/</vt:lpwstr>
      </vt:variant>
      <vt:variant>
        <vt:lpwstr/>
      </vt:variant>
      <vt:variant>
        <vt:i4>3604584</vt:i4>
      </vt:variant>
      <vt:variant>
        <vt:i4>357</vt:i4>
      </vt:variant>
      <vt:variant>
        <vt:i4>0</vt:i4>
      </vt:variant>
      <vt:variant>
        <vt:i4>5</vt:i4>
      </vt:variant>
      <vt:variant>
        <vt:lpwstr>https://elibrary.judiciary.gov.ph/thebookshelf/showdocs/2/7025</vt:lpwstr>
      </vt:variant>
      <vt:variant>
        <vt:lpwstr/>
      </vt:variant>
      <vt:variant>
        <vt:i4>3145826</vt:i4>
      </vt:variant>
      <vt:variant>
        <vt:i4>354</vt:i4>
      </vt:variant>
      <vt:variant>
        <vt:i4>0</vt:i4>
      </vt:variant>
      <vt:variant>
        <vt:i4>5</vt:i4>
      </vt:variant>
      <vt:variant>
        <vt:lpwstr>https://elibrary.judiciary.gov.ph/thebookshelf/showdocs/5/95173</vt:lpwstr>
      </vt:variant>
      <vt:variant>
        <vt:lpwstr/>
      </vt:variant>
      <vt:variant>
        <vt:i4>4849691</vt:i4>
      </vt:variant>
      <vt:variant>
        <vt:i4>351</vt:i4>
      </vt:variant>
      <vt:variant>
        <vt:i4>0</vt:i4>
      </vt:variant>
      <vt:variant>
        <vt:i4>5</vt:i4>
      </vt:variant>
      <vt:variant>
        <vt:lpwstr>https://privacy.gov.ph/data-privacy-act/</vt:lpwstr>
      </vt:variant>
      <vt:variant>
        <vt:lpwstr/>
      </vt:variant>
      <vt:variant>
        <vt:i4>1310840</vt:i4>
      </vt:variant>
      <vt:variant>
        <vt:i4>348</vt:i4>
      </vt:variant>
      <vt:variant>
        <vt:i4>0</vt:i4>
      </vt:variant>
      <vt:variant>
        <vt:i4>5</vt:i4>
      </vt:variant>
      <vt:variant>
        <vt:lpwstr>https://privacy.gov.ph/wp-content/uploads/2023/11/NPC-Advisory-No.-2023-01-Guidelines-on-Deceptive-Design-Patterns_7Nov23.pdf</vt:lpwstr>
      </vt:variant>
      <vt:variant>
        <vt:lpwstr/>
      </vt:variant>
      <vt:variant>
        <vt:i4>1245199</vt:i4>
      </vt:variant>
      <vt:variant>
        <vt:i4>345</vt:i4>
      </vt:variant>
      <vt:variant>
        <vt:i4>0</vt:i4>
      </vt:variant>
      <vt:variant>
        <vt:i4>5</vt:i4>
      </vt:variant>
      <vt:variant>
        <vt:lpwstr>https://privacy.gov.ph/wp-content/uploads/2023/05/Circular-2022-04-1.pdf</vt:lpwstr>
      </vt:variant>
      <vt:variant>
        <vt:lpwstr/>
      </vt:variant>
      <vt:variant>
        <vt:i4>1966111</vt:i4>
      </vt:variant>
      <vt:variant>
        <vt:i4>342</vt:i4>
      </vt:variant>
      <vt:variant>
        <vt:i4>0</vt:i4>
      </vt:variant>
      <vt:variant>
        <vt:i4>5</vt:i4>
      </vt:variant>
      <vt:variant>
        <vt:lpwstr>https://privacy.gov.ph/wp-content/uploads/2024/01/NPC-Circular-No.-2023-07_Guidelines-on-Legitimate-Interest_13-December-2023.pdf</vt:lpwstr>
      </vt:variant>
      <vt:variant>
        <vt:lpwstr/>
      </vt:variant>
      <vt:variant>
        <vt:i4>3211373</vt:i4>
      </vt:variant>
      <vt:variant>
        <vt:i4>339</vt:i4>
      </vt:variant>
      <vt:variant>
        <vt:i4>0</vt:i4>
      </vt:variant>
      <vt:variant>
        <vt:i4>5</vt:i4>
      </vt:variant>
      <vt:variant>
        <vt:lpwstr>https://elibrary.judiciary.gov.ph/thebookshelf/showdocs/1/56650</vt:lpwstr>
      </vt:variant>
      <vt:variant>
        <vt:lpwstr/>
      </vt:variant>
      <vt:variant>
        <vt:i4>6225942</vt:i4>
      </vt:variant>
      <vt:variant>
        <vt:i4>336</vt:i4>
      </vt:variant>
      <vt:variant>
        <vt:i4>0</vt:i4>
      </vt:variant>
      <vt:variant>
        <vt:i4>5</vt:i4>
      </vt:variant>
      <vt:variant>
        <vt:lpwstr>https://www.officialgazette.gov.ph/2012/09/12/republic-act-no-10175/</vt:lpwstr>
      </vt:variant>
      <vt:variant>
        <vt:lpwstr/>
      </vt:variant>
      <vt:variant>
        <vt:i4>1900610</vt:i4>
      </vt:variant>
      <vt:variant>
        <vt:i4>333</vt:i4>
      </vt:variant>
      <vt:variant>
        <vt:i4>0</vt:i4>
      </vt:variant>
      <vt:variant>
        <vt:i4>5</vt:i4>
      </vt:variant>
      <vt:variant>
        <vt:lpwstr>https://privacy.gov.ph/wp-content/uploads/2020/11/Redacted-Advisory-Opinion-No.-2020-041.pdf</vt:lpwstr>
      </vt:variant>
      <vt:variant>
        <vt:lpwstr/>
      </vt:variant>
      <vt:variant>
        <vt:i4>1048648</vt:i4>
      </vt:variant>
      <vt:variant>
        <vt:i4>330</vt:i4>
      </vt:variant>
      <vt:variant>
        <vt:i4>0</vt:i4>
      </vt:variant>
      <vt:variant>
        <vt:i4>5</vt:i4>
      </vt:variant>
      <vt:variant>
        <vt:lpwstr>https://elibrary.judiciary.gov.ph/thebookshelf/showdocs/10/91581</vt:lpwstr>
      </vt:variant>
      <vt:variant>
        <vt:lpwstr/>
      </vt:variant>
      <vt:variant>
        <vt:i4>6291541</vt:i4>
      </vt:variant>
      <vt:variant>
        <vt:i4>327</vt:i4>
      </vt:variant>
      <vt:variant>
        <vt:i4>0</vt:i4>
      </vt:variant>
      <vt:variant>
        <vt:i4>5</vt:i4>
      </vt:variant>
      <vt:variant>
        <vt:lpwstr>https://region7.ntc.gov.ph/wp-content/uploads/2024/01/MC_04-07-2009.pdf</vt:lpwstr>
      </vt:variant>
      <vt:variant>
        <vt:lpwstr/>
      </vt:variant>
      <vt:variant>
        <vt:i4>6815871</vt:i4>
      </vt:variant>
      <vt:variant>
        <vt:i4>324</vt:i4>
      </vt:variant>
      <vt:variant>
        <vt:i4>0</vt:i4>
      </vt:variant>
      <vt:variant>
        <vt:i4>5</vt:i4>
      </vt:variant>
      <vt:variant>
        <vt:lpwstr>https://region7.ntc.gov.ph/wp-content/uploads/2024/01/MC_03-03-2005A_Amendments_broadcast_messaging.pdf</vt:lpwstr>
      </vt:variant>
      <vt:variant>
        <vt:lpwstr/>
      </vt:variant>
      <vt:variant>
        <vt:i4>6553694</vt:i4>
      </vt:variant>
      <vt:variant>
        <vt:i4>321</vt:i4>
      </vt:variant>
      <vt:variant>
        <vt:i4>0</vt:i4>
      </vt:variant>
      <vt:variant>
        <vt:i4>5</vt:i4>
      </vt:variant>
      <vt:variant>
        <vt:lpwstr>https://region7.ntc.gov.ph/wp-content/uploads/2024/01/MC_03-03-2005.pdf</vt:lpwstr>
      </vt:variant>
      <vt:variant>
        <vt:lpwstr/>
      </vt:variant>
      <vt:variant>
        <vt:i4>2228262</vt:i4>
      </vt:variant>
      <vt:variant>
        <vt:i4>318</vt:i4>
      </vt:variant>
      <vt:variant>
        <vt:i4>0</vt:i4>
      </vt:variant>
      <vt:variant>
        <vt:i4>5</vt:i4>
      </vt:variant>
      <vt:variant>
        <vt:lpwstr>https://www.officialgazette.gov.ph/2000/06/14/republic-act-no-8792-s-2000/</vt:lpwstr>
      </vt:variant>
      <vt:variant>
        <vt:lpwstr/>
      </vt:variant>
      <vt:variant>
        <vt:i4>6225942</vt:i4>
      </vt:variant>
      <vt:variant>
        <vt:i4>315</vt:i4>
      </vt:variant>
      <vt:variant>
        <vt:i4>0</vt:i4>
      </vt:variant>
      <vt:variant>
        <vt:i4>5</vt:i4>
      </vt:variant>
      <vt:variant>
        <vt:lpwstr>https://www.officialgazette.gov.ph/2012/09/12/republic-act-no-10175/</vt:lpwstr>
      </vt:variant>
      <vt:variant>
        <vt:lpwstr/>
      </vt:variant>
      <vt:variant>
        <vt:i4>1048648</vt:i4>
      </vt:variant>
      <vt:variant>
        <vt:i4>312</vt:i4>
      </vt:variant>
      <vt:variant>
        <vt:i4>0</vt:i4>
      </vt:variant>
      <vt:variant>
        <vt:i4>5</vt:i4>
      </vt:variant>
      <vt:variant>
        <vt:lpwstr>https://elibrary.judiciary.gov.ph/thebookshelf/showdocs/10/91581</vt:lpwstr>
      </vt:variant>
      <vt:variant>
        <vt:lpwstr/>
      </vt:variant>
      <vt:variant>
        <vt:i4>6291541</vt:i4>
      </vt:variant>
      <vt:variant>
        <vt:i4>309</vt:i4>
      </vt:variant>
      <vt:variant>
        <vt:i4>0</vt:i4>
      </vt:variant>
      <vt:variant>
        <vt:i4>5</vt:i4>
      </vt:variant>
      <vt:variant>
        <vt:lpwstr>https://region7.ntc.gov.ph/wp-content/uploads/2024/01/MC_04-07-2009.pdf</vt:lpwstr>
      </vt:variant>
      <vt:variant>
        <vt:lpwstr/>
      </vt:variant>
      <vt:variant>
        <vt:i4>6815871</vt:i4>
      </vt:variant>
      <vt:variant>
        <vt:i4>306</vt:i4>
      </vt:variant>
      <vt:variant>
        <vt:i4>0</vt:i4>
      </vt:variant>
      <vt:variant>
        <vt:i4>5</vt:i4>
      </vt:variant>
      <vt:variant>
        <vt:lpwstr>https://region7.ntc.gov.ph/wp-content/uploads/2024/01/MC_03-03-2005A_Amendments_broadcast_messaging.pdf</vt:lpwstr>
      </vt:variant>
      <vt:variant>
        <vt:lpwstr/>
      </vt:variant>
      <vt:variant>
        <vt:i4>6553694</vt:i4>
      </vt:variant>
      <vt:variant>
        <vt:i4>303</vt:i4>
      </vt:variant>
      <vt:variant>
        <vt:i4>0</vt:i4>
      </vt:variant>
      <vt:variant>
        <vt:i4>5</vt:i4>
      </vt:variant>
      <vt:variant>
        <vt:lpwstr>https://region7.ntc.gov.ph/wp-content/uploads/2024/01/MC_03-03-2005.pdf</vt:lpwstr>
      </vt:variant>
      <vt:variant>
        <vt:lpwstr/>
      </vt:variant>
      <vt:variant>
        <vt:i4>4849691</vt:i4>
      </vt:variant>
      <vt:variant>
        <vt:i4>300</vt:i4>
      </vt:variant>
      <vt:variant>
        <vt:i4>0</vt:i4>
      </vt:variant>
      <vt:variant>
        <vt:i4>5</vt:i4>
      </vt:variant>
      <vt:variant>
        <vt:lpwstr>https://privacy.gov.ph/data-privacy-act/</vt:lpwstr>
      </vt:variant>
      <vt:variant>
        <vt:lpwstr/>
      </vt:variant>
      <vt:variant>
        <vt:i4>1048648</vt:i4>
      </vt:variant>
      <vt:variant>
        <vt:i4>297</vt:i4>
      </vt:variant>
      <vt:variant>
        <vt:i4>0</vt:i4>
      </vt:variant>
      <vt:variant>
        <vt:i4>5</vt:i4>
      </vt:variant>
      <vt:variant>
        <vt:lpwstr>https://elibrary.judiciary.gov.ph/thebookshelf/showdocs/10/91581</vt:lpwstr>
      </vt:variant>
      <vt:variant>
        <vt:lpwstr/>
      </vt:variant>
      <vt:variant>
        <vt:i4>6291541</vt:i4>
      </vt:variant>
      <vt:variant>
        <vt:i4>294</vt:i4>
      </vt:variant>
      <vt:variant>
        <vt:i4>0</vt:i4>
      </vt:variant>
      <vt:variant>
        <vt:i4>5</vt:i4>
      </vt:variant>
      <vt:variant>
        <vt:lpwstr>https://region7.ntc.gov.ph/wp-content/uploads/2024/01/MC_04-07-2009.pdf</vt:lpwstr>
      </vt:variant>
      <vt:variant>
        <vt:lpwstr/>
      </vt:variant>
      <vt:variant>
        <vt:i4>6815871</vt:i4>
      </vt:variant>
      <vt:variant>
        <vt:i4>291</vt:i4>
      </vt:variant>
      <vt:variant>
        <vt:i4>0</vt:i4>
      </vt:variant>
      <vt:variant>
        <vt:i4>5</vt:i4>
      </vt:variant>
      <vt:variant>
        <vt:lpwstr>https://region7.ntc.gov.ph/wp-content/uploads/2024/01/MC_03-03-2005A_Amendments_broadcast_messaging.pdf</vt:lpwstr>
      </vt:variant>
      <vt:variant>
        <vt:lpwstr/>
      </vt:variant>
      <vt:variant>
        <vt:i4>6553694</vt:i4>
      </vt:variant>
      <vt:variant>
        <vt:i4>288</vt:i4>
      </vt:variant>
      <vt:variant>
        <vt:i4>0</vt:i4>
      </vt:variant>
      <vt:variant>
        <vt:i4>5</vt:i4>
      </vt:variant>
      <vt:variant>
        <vt:lpwstr>https://region7.ntc.gov.ph/wp-content/uploads/2024/01/MC_03-03-2005.pdf</vt:lpwstr>
      </vt:variant>
      <vt:variant>
        <vt:lpwstr/>
      </vt:variant>
      <vt:variant>
        <vt:i4>4849691</vt:i4>
      </vt:variant>
      <vt:variant>
        <vt:i4>285</vt:i4>
      </vt:variant>
      <vt:variant>
        <vt:i4>0</vt:i4>
      </vt:variant>
      <vt:variant>
        <vt:i4>5</vt:i4>
      </vt:variant>
      <vt:variant>
        <vt:lpwstr>https://privacy.gov.ph/data-privacy-act/</vt:lpwstr>
      </vt:variant>
      <vt:variant>
        <vt:lpwstr/>
      </vt:variant>
      <vt:variant>
        <vt:i4>4849691</vt:i4>
      </vt:variant>
      <vt:variant>
        <vt:i4>282</vt:i4>
      </vt:variant>
      <vt:variant>
        <vt:i4>0</vt:i4>
      </vt:variant>
      <vt:variant>
        <vt:i4>5</vt:i4>
      </vt:variant>
      <vt:variant>
        <vt:lpwstr>https://privacy.gov.ph/data-privacy-act/</vt:lpwstr>
      </vt:variant>
      <vt:variant>
        <vt:lpwstr/>
      </vt:variant>
      <vt:variant>
        <vt:i4>6225942</vt:i4>
      </vt:variant>
      <vt:variant>
        <vt:i4>279</vt:i4>
      </vt:variant>
      <vt:variant>
        <vt:i4>0</vt:i4>
      </vt:variant>
      <vt:variant>
        <vt:i4>5</vt:i4>
      </vt:variant>
      <vt:variant>
        <vt:lpwstr>https://www.officialgazette.gov.ph/2012/09/12/republic-act-no-10175/</vt:lpwstr>
      </vt:variant>
      <vt:variant>
        <vt:lpwstr/>
      </vt:variant>
      <vt:variant>
        <vt:i4>4849691</vt:i4>
      </vt:variant>
      <vt:variant>
        <vt:i4>276</vt:i4>
      </vt:variant>
      <vt:variant>
        <vt:i4>0</vt:i4>
      </vt:variant>
      <vt:variant>
        <vt:i4>5</vt:i4>
      </vt:variant>
      <vt:variant>
        <vt:lpwstr>https://privacy.gov.ph/data-privacy-act/</vt:lpwstr>
      </vt:variant>
      <vt:variant>
        <vt:lpwstr/>
      </vt:variant>
      <vt:variant>
        <vt:i4>4849691</vt:i4>
      </vt:variant>
      <vt:variant>
        <vt:i4>273</vt:i4>
      </vt:variant>
      <vt:variant>
        <vt:i4>0</vt:i4>
      </vt:variant>
      <vt:variant>
        <vt:i4>5</vt:i4>
      </vt:variant>
      <vt:variant>
        <vt:lpwstr>https://privacy.gov.ph/data-privacy-act/</vt:lpwstr>
      </vt:variant>
      <vt:variant>
        <vt:lpwstr/>
      </vt:variant>
      <vt:variant>
        <vt:i4>6225942</vt:i4>
      </vt:variant>
      <vt:variant>
        <vt:i4>270</vt:i4>
      </vt:variant>
      <vt:variant>
        <vt:i4>0</vt:i4>
      </vt:variant>
      <vt:variant>
        <vt:i4>5</vt:i4>
      </vt:variant>
      <vt:variant>
        <vt:lpwstr>https://www.officialgazette.gov.ph/2012/09/12/republic-act-no-10175/</vt:lpwstr>
      </vt:variant>
      <vt:variant>
        <vt:lpwstr/>
      </vt:variant>
      <vt:variant>
        <vt:i4>1048648</vt:i4>
      </vt:variant>
      <vt:variant>
        <vt:i4>267</vt:i4>
      </vt:variant>
      <vt:variant>
        <vt:i4>0</vt:i4>
      </vt:variant>
      <vt:variant>
        <vt:i4>5</vt:i4>
      </vt:variant>
      <vt:variant>
        <vt:lpwstr>https://elibrary.judiciary.gov.ph/thebookshelf/showdocs/10/91581</vt:lpwstr>
      </vt:variant>
      <vt:variant>
        <vt:lpwstr/>
      </vt:variant>
      <vt:variant>
        <vt:i4>6291541</vt:i4>
      </vt:variant>
      <vt:variant>
        <vt:i4>264</vt:i4>
      </vt:variant>
      <vt:variant>
        <vt:i4>0</vt:i4>
      </vt:variant>
      <vt:variant>
        <vt:i4>5</vt:i4>
      </vt:variant>
      <vt:variant>
        <vt:lpwstr>https://region7.ntc.gov.ph/wp-content/uploads/2024/01/MC_04-07-2009.pdf</vt:lpwstr>
      </vt:variant>
      <vt:variant>
        <vt:lpwstr/>
      </vt:variant>
      <vt:variant>
        <vt:i4>6815871</vt:i4>
      </vt:variant>
      <vt:variant>
        <vt:i4>261</vt:i4>
      </vt:variant>
      <vt:variant>
        <vt:i4>0</vt:i4>
      </vt:variant>
      <vt:variant>
        <vt:i4>5</vt:i4>
      </vt:variant>
      <vt:variant>
        <vt:lpwstr>https://region7.ntc.gov.ph/wp-content/uploads/2024/01/MC_03-03-2005A_Amendments_broadcast_messaging.pdf</vt:lpwstr>
      </vt:variant>
      <vt:variant>
        <vt:lpwstr/>
      </vt:variant>
      <vt:variant>
        <vt:i4>6553694</vt:i4>
      </vt:variant>
      <vt:variant>
        <vt:i4>258</vt:i4>
      </vt:variant>
      <vt:variant>
        <vt:i4>0</vt:i4>
      </vt:variant>
      <vt:variant>
        <vt:i4>5</vt:i4>
      </vt:variant>
      <vt:variant>
        <vt:lpwstr>https://region7.ntc.gov.ph/wp-content/uploads/2024/01/MC_03-03-2005.pdf</vt:lpwstr>
      </vt:variant>
      <vt:variant>
        <vt:lpwstr/>
      </vt:variant>
      <vt:variant>
        <vt:i4>4849691</vt:i4>
      </vt:variant>
      <vt:variant>
        <vt:i4>255</vt:i4>
      </vt:variant>
      <vt:variant>
        <vt:i4>0</vt:i4>
      </vt:variant>
      <vt:variant>
        <vt:i4>5</vt:i4>
      </vt:variant>
      <vt:variant>
        <vt:lpwstr>https://privacy.gov.ph/data-privacy-act/</vt:lpwstr>
      </vt:variant>
      <vt:variant>
        <vt:lpwstr/>
      </vt:variant>
      <vt:variant>
        <vt:i4>1048648</vt:i4>
      </vt:variant>
      <vt:variant>
        <vt:i4>252</vt:i4>
      </vt:variant>
      <vt:variant>
        <vt:i4>0</vt:i4>
      </vt:variant>
      <vt:variant>
        <vt:i4>5</vt:i4>
      </vt:variant>
      <vt:variant>
        <vt:lpwstr>https://elibrary.judiciary.gov.ph/thebookshelf/showdocs/10/91581</vt:lpwstr>
      </vt:variant>
      <vt:variant>
        <vt:lpwstr/>
      </vt:variant>
      <vt:variant>
        <vt:i4>6291541</vt:i4>
      </vt:variant>
      <vt:variant>
        <vt:i4>249</vt:i4>
      </vt:variant>
      <vt:variant>
        <vt:i4>0</vt:i4>
      </vt:variant>
      <vt:variant>
        <vt:i4>5</vt:i4>
      </vt:variant>
      <vt:variant>
        <vt:lpwstr>https://region7.ntc.gov.ph/wp-content/uploads/2024/01/MC_04-07-2009.pdf</vt:lpwstr>
      </vt:variant>
      <vt:variant>
        <vt:lpwstr/>
      </vt:variant>
      <vt:variant>
        <vt:i4>6815871</vt:i4>
      </vt:variant>
      <vt:variant>
        <vt:i4>246</vt:i4>
      </vt:variant>
      <vt:variant>
        <vt:i4>0</vt:i4>
      </vt:variant>
      <vt:variant>
        <vt:i4>5</vt:i4>
      </vt:variant>
      <vt:variant>
        <vt:lpwstr>https://region7.ntc.gov.ph/wp-content/uploads/2024/01/MC_03-03-2005A_Amendments_broadcast_messaging.pdf</vt:lpwstr>
      </vt:variant>
      <vt:variant>
        <vt:lpwstr/>
      </vt:variant>
      <vt:variant>
        <vt:i4>6553694</vt:i4>
      </vt:variant>
      <vt:variant>
        <vt:i4>243</vt:i4>
      </vt:variant>
      <vt:variant>
        <vt:i4>0</vt:i4>
      </vt:variant>
      <vt:variant>
        <vt:i4>5</vt:i4>
      </vt:variant>
      <vt:variant>
        <vt:lpwstr>https://region7.ntc.gov.ph/wp-content/uploads/2024/01/MC_03-03-2005.pdf</vt:lpwstr>
      </vt:variant>
      <vt:variant>
        <vt:lpwstr/>
      </vt:variant>
      <vt:variant>
        <vt:i4>2162736</vt:i4>
      </vt:variant>
      <vt:variant>
        <vt:i4>240</vt:i4>
      </vt:variant>
      <vt:variant>
        <vt:i4>0</vt:i4>
      </vt:variant>
      <vt:variant>
        <vt:i4>5</vt:i4>
      </vt:variant>
      <vt:variant>
        <vt:lpwstr>https://privacy.gov.ph/wp-content/uploads/2022/01/v1Redacted-Advisory-Opinion-No.-2019-036.pdf</vt:lpwstr>
      </vt:variant>
      <vt:variant>
        <vt:lpwstr/>
      </vt:variant>
      <vt:variant>
        <vt:i4>2228270</vt:i4>
      </vt:variant>
      <vt:variant>
        <vt:i4>237</vt:i4>
      </vt:variant>
      <vt:variant>
        <vt:i4>0</vt:i4>
      </vt:variant>
      <vt:variant>
        <vt:i4>5</vt:i4>
      </vt:variant>
      <vt:variant>
        <vt:lpwstr>https://www.officialgazette.gov.ph/1992/04/13/republic-act-no-7394-s-1992/</vt:lpwstr>
      </vt:variant>
      <vt:variant>
        <vt:lpwstr/>
      </vt:variant>
      <vt:variant>
        <vt:i4>1048648</vt:i4>
      </vt:variant>
      <vt:variant>
        <vt:i4>234</vt:i4>
      </vt:variant>
      <vt:variant>
        <vt:i4>0</vt:i4>
      </vt:variant>
      <vt:variant>
        <vt:i4>5</vt:i4>
      </vt:variant>
      <vt:variant>
        <vt:lpwstr>https://elibrary.judiciary.gov.ph/thebookshelf/showdocs/10/91581</vt:lpwstr>
      </vt:variant>
      <vt:variant>
        <vt:lpwstr/>
      </vt:variant>
      <vt:variant>
        <vt:i4>6291541</vt:i4>
      </vt:variant>
      <vt:variant>
        <vt:i4>231</vt:i4>
      </vt:variant>
      <vt:variant>
        <vt:i4>0</vt:i4>
      </vt:variant>
      <vt:variant>
        <vt:i4>5</vt:i4>
      </vt:variant>
      <vt:variant>
        <vt:lpwstr>https://region7.ntc.gov.ph/wp-content/uploads/2024/01/MC_04-07-2009.pdf</vt:lpwstr>
      </vt:variant>
      <vt:variant>
        <vt:lpwstr/>
      </vt:variant>
      <vt:variant>
        <vt:i4>6815871</vt:i4>
      </vt:variant>
      <vt:variant>
        <vt:i4>228</vt:i4>
      </vt:variant>
      <vt:variant>
        <vt:i4>0</vt:i4>
      </vt:variant>
      <vt:variant>
        <vt:i4>5</vt:i4>
      </vt:variant>
      <vt:variant>
        <vt:lpwstr>https://region7.ntc.gov.ph/wp-content/uploads/2024/01/MC_03-03-2005A_Amendments_broadcast_messaging.pdf</vt:lpwstr>
      </vt:variant>
      <vt:variant>
        <vt:lpwstr/>
      </vt:variant>
      <vt:variant>
        <vt:i4>6553694</vt:i4>
      </vt:variant>
      <vt:variant>
        <vt:i4>225</vt:i4>
      </vt:variant>
      <vt:variant>
        <vt:i4>0</vt:i4>
      </vt:variant>
      <vt:variant>
        <vt:i4>5</vt:i4>
      </vt:variant>
      <vt:variant>
        <vt:lpwstr>https://region7.ntc.gov.ph/wp-content/uploads/2024/01/MC_03-03-2005.pdf</vt:lpwstr>
      </vt:variant>
      <vt:variant>
        <vt:lpwstr/>
      </vt:variant>
      <vt:variant>
        <vt:i4>4849691</vt:i4>
      </vt:variant>
      <vt:variant>
        <vt:i4>222</vt:i4>
      </vt:variant>
      <vt:variant>
        <vt:i4>0</vt:i4>
      </vt:variant>
      <vt:variant>
        <vt:i4>5</vt:i4>
      </vt:variant>
      <vt:variant>
        <vt:lpwstr>https://privacy.gov.ph/data-privacy-act/</vt:lpwstr>
      </vt:variant>
      <vt:variant>
        <vt:lpwstr/>
      </vt:variant>
      <vt:variant>
        <vt:i4>1048648</vt:i4>
      </vt:variant>
      <vt:variant>
        <vt:i4>219</vt:i4>
      </vt:variant>
      <vt:variant>
        <vt:i4>0</vt:i4>
      </vt:variant>
      <vt:variant>
        <vt:i4>5</vt:i4>
      </vt:variant>
      <vt:variant>
        <vt:lpwstr>https://elibrary.judiciary.gov.ph/thebookshelf/showdocs/10/91581</vt:lpwstr>
      </vt:variant>
      <vt:variant>
        <vt:lpwstr/>
      </vt:variant>
      <vt:variant>
        <vt:i4>6291541</vt:i4>
      </vt:variant>
      <vt:variant>
        <vt:i4>216</vt:i4>
      </vt:variant>
      <vt:variant>
        <vt:i4>0</vt:i4>
      </vt:variant>
      <vt:variant>
        <vt:i4>5</vt:i4>
      </vt:variant>
      <vt:variant>
        <vt:lpwstr>https://region7.ntc.gov.ph/wp-content/uploads/2024/01/MC_04-07-2009.pdf</vt:lpwstr>
      </vt:variant>
      <vt:variant>
        <vt:lpwstr/>
      </vt:variant>
      <vt:variant>
        <vt:i4>6815871</vt:i4>
      </vt:variant>
      <vt:variant>
        <vt:i4>213</vt:i4>
      </vt:variant>
      <vt:variant>
        <vt:i4>0</vt:i4>
      </vt:variant>
      <vt:variant>
        <vt:i4>5</vt:i4>
      </vt:variant>
      <vt:variant>
        <vt:lpwstr>https://region7.ntc.gov.ph/wp-content/uploads/2024/01/MC_03-03-2005A_Amendments_broadcast_messaging.pdf</vt:lpwstr>
      </vt:variant>
      <vt:variant>
        <vt:lpwstr/>
      </vt:variant>
      <vt:variant>
        <vt:i4>6553694</vt:i4>
      </vt:variant>
      <vt:variant>
        <vt:i4>210</vt:i4>
      </vt:variant>
      <vt:variant>
        <vt:i4>0</vt:i4>
      </vt:variant>
      <vt:variant>
        <vt:i4>5</vt:i4>
      </vt:variant>
      <vt:variant>
        <vt:lpwstr>https://region7.ntc.gov.ph/wp-content/uploads/2024/01/MC_03-03-2005.pdf</vt:lpwstr>
      </vt:variant>
      <vt:variant>
        <vt:lpwstr/>
      </vt:variant>
      <vt:variant>
        <vt:i4>2949155</vt:i4>
      </vt:variant>
      <vt:variant>
        <vt:i4>207</vt:i4>
      </vt:variant>
      <vt:variant>
        <vt:i4>0</vt:i4>
      </vt:variant>
      <vt:variant>
        <vt:i4>5</vt:i4>
      </vt:variant>
      <vt:variant>
        <vt:lpwstr>https://www.fda.gov.ph/wp-content/uploads/2024/01/A.O-2015-0053.pdf</vt:lpwstr>
      </vt:variant>
      <vt:variant>
        <vt:lpwstr/>
      </vt:variant>
      <vt:variant>
        <vt:i4>7340084</vt:i4>
      </vt:variant>
      <vt:variant>
        <vt:i4>204</vt:i4>
      </vt:variant>
      <vt:variant>
        <vt:i4>0</vt:i4>
      </vt:variant>
      <vt:variant>
        <vt:i4>5</vt:i4>
      </vt:variant>
      <vt:variant>
        <vt:lpwstr>http://www.amlc.gov.ph/images/PDFs/2021-AMLC REGISTRATION AND REPORTING GUIDELINES.pdf</vt:lpwstr>
      </vt:variant>
      <vt:variant>
        <vt:lpwstr/>
      </vt:variant>
      <vt:variant>
        <vt:i4>4849763</vt:i4>
      </vt:variant>
      <vt:variant>
        <vt:i4>201</vt:i4>
      </vt:variant>
      <vt:variant>
        <vt:i4>0</vt:i4>
      </vt:variant>
      <vt:variant>
        <vt:i4>5</vt:i4>
      </vt:variant>
      <vt:variant>
        <vt:lpwstr>https://www.dataguidance.com/sites/default/files/cl2016_61.pdf</vt:lpwstr>
      </vt:variant>
      <vt:variant>
        <vt:lpwstr/>
      </vt:variant>
      <vt:variant>
        <vt:i4>5177409</vt:i4>
      </vt:variant>
      <vt:variant>
        <vt:i4>198</vt:i4>
      </vt:variant>
      <vt:variant>
        <vt:i4>0</vt:i4>
      </vt:variant>
      <vt:variant>
        <vt:i4>5</vt:i4>
      </vt:variant>
      <vt:variant>
        <vt:lpwstr>https://www.insurance.gov.ph/lo-2018-11-applicability-of-the-insurance-premium-cap-under-ic-circular-letter-cl-no-15-2007-dated-07-august-2007-on-insurance-products-brokered-to-citibank-clients-through-telemarketing-channel/</vt:lpwstr>
      </vt:variant>
      <vt:variant>
        <vt:lpwstr/>
      </vt:variant>
      <vt:variant>
        <vt:i4>6815779</vt:i4>
      </vt:variant>
      <vt:variant>
        <vt:i4>195</vt:i4>
      </vt:variant>
      <vt:variant>
        <vt:i4>0</vt:i4>
      </vt:variant>
      <vt:variant>
        <vt:i4>5</vt:i4>
      </vt:variant>
      <vt:variant>
        <vt:lpwstr>https://privacy.gov.ph/wp-content/uploads/2022/01/NPC_AdvisoryOpinionNo._2017-018.pdf</vt:lpwstr>
      </vt:variant>
      <vt:variant>
        <vt:lpwstr/>
      </vt:variant>
      <vt:variant>
        <vt:i4>6881367</vt:i4>
      </vt:variant>
      <vt:variant>
        <vt:i4>192</vt:i4>
      </vt:variant>
      <vt:variant>
        <vt:i4>0</vt:i4>
      </vt:variant>
      <vt:variant>
        <vt:i4>5</vt:i4>
      </vt:variant>
      <vt:variant>
        <vt:lpwstr>https://privacy.gov.ph/wp-content/uploads/2022/08/AONo_2018-050.pdf</vt:lpwstr>
      </vt:variant>
      <vt:variant>
        <vt:lpwstr/>
      </vt:variant>
      <vt:variant>
        <vt:i4>1900610</vt:i4>
      </vt:variant>
      <vt:variant>
        <vt:i4>189</vt:i4>
      </vt:variant>
      <vt:variant>
        <vt:i4>0</vt:i4>
      </vt:variant>
      <vt:variant>
        <vt:i4>5</vt:i4>
      </vt:variant>
      <vt:variant>
        <vt:lpwstr>https://privacy.gov.ph/wp-content/uploads/2020/11/Redacted-Advisory-Opinion-No.-2020-041.pdf</vt:lpwstr>
      </vt:variant>
      <vt:variant>
        <vt:lpwstr/>
      </vt:variant>
      <vt:variant>
        <vt:i4>3407910</vt:i4>
      </vt:variant>
      <vt:variant>
        <vt:i4>186</vt:i4>
      </vt:variant>
      <vt:variant>
        <vt:i4>0</vt:i4>
      </vt:variant>
      <vt:variant>
        <vt:i4>5</vt:i4>
      </vt:variant>
      <vt:variant>
        <vt:lpwstr>https://privacy.gov.ph/wp-content/uploads/2023/11/Advisory-Opinion-No.-2023-016.pdf</vt:lpwstr>
      </vt:variant>
      <vt:variant>
        <vt:lpwstr/>
      </vt:variant>
      <vt:variant>
        <vt:i4>2949216</vt:i4>
      </vt:variant>
      <vt:variant>
        <vt:i4>183</vt:i4>
      </vt:variant>
      <vt:variant>
        <vt:i4>0</vt:i4>
      </vt:variant>
      <vt:variant>
        <vt:i4>5</vt:i4>
      </vt:variant>
      <vt:variant>
        <vt:lpwstr>https://privacy.gov.ph/wp-content/uploads/2023/11/NPC-Circular-No.-2023-04_Guidelines-on-Consent_07Nov2023.pdf</vt:lpwstr>
      </vt:variant>
      <vt:variant>
        <vt:lpwstr/>
      </vt:variant>
      <vt:variant>
        <vt:i4>2949155</vt:i4>
      </vt:variant>
      <vt:variant>
        <vt:i4>168</vt:i4>
      </vt:variant>
      <vt:variant>
        <vt:i4>0</vt:i4>
      </vt:variant>
      <vt:variant>
        <vt:i4>5</vt:i4>
      </vt:variant>
      <vt:variant>
        <vt:lpwstr>https://www.fda.gov.ph/wp-content/uploads/2024/01/A.O-2015-0053.pdf</vt:lpwstr>
      </vt:variant>
      <vt:variant>
        <vt:lpwstr/>
      </vt:variant>
      <vt:variant>
        <vt:i4>7340084</vt:i4>
      </vt:variant>
      <vt:variant>
        <vt:i4>165</vt:i4>
      </vt:variant>
      <vt:variant>
        <vt:i4>0</vt:i4>
      </vt:variant>
      <vt:variant>
        <vt:i4>5</vt:i4>
      </vt:variant>
      <vt:variant>
        <vt:lpwstr>http://www.amlc.gov.ph/images/PDFs/2021-AMLC REGISTRATION AND REPORTING GUIDELINES.pdf</vt:lpwstr>
      </vt:variant>
      <vt:variant>
        <vt:lpwstr/>
      </vt:variant>
      <vt:variant>
        <vt:i4>4849763</vt:i4>
      </vt:variant>
      <vt:variant>
        <vt:i4>162</vt:i4>
      </vt:variant>
      <vt:variant>
        <vt:i4>0</vt:i4>
      </vt:variant>
      <vt:variant>
        <vt:i4>5</vt:i4>
      </vt:variant>
      <vt:variant>
        <vt:lpwstr>https://www.dataguidance.com/sites/default/files/cl2016_61.pdf</vt:lpwstr>
      </vt:variant>
      <vt:variant>
        <vt:lpwstr/>
      </vt:variant>
      <vt:variant>
        <vt:i4>5636162</vt:i4>
      </vt:variant>
      <vt:variant>
        <vt:i4>159</vt:i4>
      </vt:variant>
      <vt:variant>
        <vt:i4>0</vt:i4>
      </vt:variant>
      <vt:variant>
        <vt:i4>5</vt:i4>
      </vt:variant>
      <vt:variant>
        <vt:lpwstr>https://www.insurance.gov.ph/</vt:lpwstr>
      </vt:variant>
      <vt:variant>
        <vt:lpwstr/>
      </vt:variant>
      <vt:variant>
        <vt:i4>5177409</vt:i4>
      </vt:variant>
      <vt:variant>
        <vt:i4>156</vt:i4>
      </vt:variant>
      <vt:variant>
        <vt:i4>0</vt:i4>
      </vt:variant>
      <vt:variant>
        <vt:i4>5</vt:i4>
      </vt:variant>
      <vt:variant>
        <vt:lpwstr>https://www.insurance.gov.ph/lo-2018-11-applicability-of-the-insurance-premium-cap-under-ic-circular-letter-cl-no-15-2007-dated-07-august-2007-on-insurance-products-brokered-to-citibank-clients-through-telemarketing-channel/</vt:lpwstr>
      </vt:variant>
      <vt:variant>
        <vt:lpwstr/>
      </vt:variant>
      <vt:variant>
        <vt:i4>6815779</vt:i4>
      </vt:variant>
      <vt:variant>
        <vt:i4>153</vt:i4>
      </vt:variant>
      <vt:variant>
        <vt:i4>0</vt:i4>
      </vt:variant>
      <vt:variant>
        <vt:i4>5</vt:i4>
      </vt:variant>
      <vt:variant>
        <vt:lpwstr>https://privacy.gov.ph/wp-content/uploads/2022/01/NPC_AdvisoryOpinionNo._2017-018.pdf</vt:lpwstr>
      </vt:variant>
      <vt:variant>
        <vt:lpwstr/>
      </vt:variant>
      <vt:variant>
        <vt:i4>6881367</vt:i4>
      </vt:variant>
      <vt:variant>
        <vt:i4>150</vt:i4>
      </vt:variant>
      <vt:variant>
        <vt:i4>0</vt:i4>
      </vt:variant>
      <vt:variant>
        <vt:i4>5</vt:i4>
      </vt:variant>
      <vt:variant>
        <vt:lpwstr>https://privacy.gov.ph/wp-content/uploads/2022/08/AONo_2018-050.pdf</vt:lpwstr>
      </vt:variant>
      <vt:variant>
        <vt:lpwstr/>
      </vt:variant>
      <vt:variant>
        <vt:i4>3211373</vt:i4>
      </vt:variant>
      <vt:variant>
        <vt:i4>147</vt:i4>
      </vt:variant>
      <vt:variant>
        <vt:i4>0</vt:i4>
      </vt:variant>
      <vt:variant>
        <vt:i4>5</vt:i4>
      </vt:variant>
      <vt:variant>
        <vt:lpwstr>https://elibrary.judiciary.gov.ph/thebookshelf/showdocs/1/56650</vt:lpwstr>
      </vt:variant>
      <vt:variant>
        <vt:lpwstr/>
      </vt:variant>
      <vt:variant>
        <vt:i4>4784157</vt:i4>
      </vt:variant>
      <vt:variant>
        <vt:i4>144</vt:i4>
      </vt:variant>
      <vt:variant>
        <vt:i4>0</vt:i4>
      </vt:variant>
      <vt:variant>
        <vt:i4>5</vt:i4>
      </vt:variant>
      <vt:variant>
        <vt:lpwstr>https://sc.judiciary.gov.ph/</vt:lpwstr>
      </vt:variant>
      <vt:variant>
        <vt:lpwstr/>
      </vt:variant>
      <vt:variant>
        <vt:i4>1900610</vt:i4>
      </vt:variant>
      <vt:variant>
        <vt:i4>141</vt:i4>
      </vt:variant>
      <vt:variant>
        <vt:i4>0</vt:i4>
      </vt:variant>
      <vt:variant>
        <vt:i4>5</vt:i4>
      </vt:variant>
      <vt:variant>
        <vt:lpwstr>https://privacy.gov.ph/wp-content/uploads/2020/11/Redacted-Advisory-Opinion-No.-2020-041.pdf</vt:lpwstr>
      </vt:variant>
      <vt:variant>
        <vt:lpwstr/>
      </vt:variant>
      <vt:variant>
        <vt:i4>3407910</vt:i4>
      </vt:variant>
      <vt:variant>
        <vt:i4>138</vt:i4>
      </vt:variant>
      <vt:variant>
        <vt:i4>0</vt:i4>
      </vt:variant>
      <vt:variant>
        <vt:i4>5</vt:i4>
      </vt:variant>
      <vt:variant>
        <vt:lpwstr>https://privacy.gov.ph/wp-content/uploads/2023/11/Advisory-Opinion-No.-2023-016.pdf</vt:lpwstr>
      </vt:variant>
      <vt:variant>
        <vt:lpwstr/>
      </vt:variant>
      <vt:variant>
        <vt:i4>4849691</vt:i4>
      </vt:variant>
      <vt:variant>
        <vt:i4>117</vt:i4>
      </vt:variant>
      <vt:variant>
        <vt:i4>0</vt:i4>
      </vt:variant>
      <vt:variant>
        <vt:i4>5</vt:i4>
      </vt:variant>
      <vt:variant>
        <vt:lpwstr>https://privacy.gov.ph/data-privacy-act/</vt:lpwstr>
      </vt:variant>
      <vt:variant>
        <vt:lpwstr/>
      </vt:variant>
      <vt:variant>
        <vt:i4>3866668</vt:i4>
      </vt:variant>
      <vt:variant>
        <vt:i4>114</vt:i4>
      </vt:variant>
      <vt:variant>
        <vt:i4>0</vt:i4>
      </vt:variant>
      <vt:variant>
        <vt:i4>5</vt:i4>
      </vt:variant>
      <vt:variant>
        <vt:lpwstr>https://www.ntc.gov.ph/</vt:lpwstr>
      </vt:variant>
      <vt:variant>
        <vt:lpwstr/>
      </vt:variant>
      <vt:variant>
        <vt:i4>3866668</vt:i4>
      </vt:variant>
      <vt:variant>
        <vt:i4>111</vt:i4>
      </vt:variant>
      <vt:variant>
        <vt:i4>0</vt:i4>
      </vt:variant>
      <vt:variant>
        <vt:i4>5</vt:i4>
      </vt:variant>
      <vt:variant>
        <vt:lpwstr>https://www.dti.gov.ph/</vt:lpwstr>
      </vt:variant>
      <vt:variant>
        <vt:lpwstr/>
      </vt:variant>
      <vt:variant>
        <vt:i4>2621472</vt:i4>
      </vt:variant>
      <vt:variant>
        <vt:i4>108</vt:i4>
      </vt:variant>
      <vt:variant>
        <vt:i4>0</vt:i4>
      </vt:variant>
      <vt:variant>
        <vt:i4>5</vt:i4>
      </vt:variant>
      <vt:variant>
        <vt:lpwstr>https://www.privacy.gov.ph/</vt:lpwstr>
      </vt:variant>
      <vt:variant>
        <vt:lpwstr/>
      </vt:variant>
      <vt:variant>
        <vt:i4>1048648</vt:i4>
      </vt:variant>
      <vt:variant>
        <vt:i4>105</vt:i4>
      </vt:variant>
      <vt:variant>
        <vt:i4>0</vt:i4>
      </vt:variant>
      <vt:variant>
        <vt:i4>5</vt:i4>
      </vt:variant>
      <vt:variant>
        <vt:lpwstr>https://elibrary.judiciary.gov.ph/thebookshelf/showdocs/10/91581</vt:lpwstr>
      </vt:variant>
      <vt:variant>
        <vt:lpwstr/>
      </vt:variant>
      <vt:variant>
        <vt:i4>6291541</vt:i4>
      </vt:variant>
      <vt:variant>
        <vt:i4>102</vt:i4>
      </vt:variant>
      <vt:variant>
        <vt:i4>0</vt:i4>
      </vt:variant>
      <vt:variant>
        <vt:i4>5</vt:i4>
      </vt:variant>
      <vt:variant>
        <vt:lpwstr>https://region7.ntc.gov.ph/wp-content/uploads/2024/01/MC_04-07-2009.pdf</vt:lpwstr>
      </vt:variant>
      <vt:variant>
        <vt:lpwstr/>
      </vt:variant>
      <vt:variant>
        <vt:i4>6815871</vt:i4>
      </vt:variant>
      <vt:variant>
        <vt:i4>99</vt:i4>
      </vt:variant>
      <vt:variant>
        <vt:i4>0</vt:i4>
      </vt:variant>
      <vt:variant>
        <vt:i4>5</vt:i4>
      </vt:variant>
      <vt:variant>
        <vt:lpwstr>https://region7.ntc.gov.ph/wp-content/uploads/2024/01/MC_03-03-2005A_Amendments_broadcast_messaging.pdf</vt:lpwstr>
      </vt:variant>
      <vt:variant>
        <vt:lpwstr/>
      </vt:variant>
      <vt:variant>
        <vt:i4>6553694</vt:i4>
      </vt:variant>
      <vt:variant>
        <vt:i4>96</vt:i4>
      </vt:variant>
      <vt:variant>
        <vt:i4>0</vt:i4>
      </vt:variant>
      <vt:variant>
        <vt:i4>5</vt:i4>
      </vt:variant>
      <vt:variant>
        <vt:lpwstr>https://region7.ntc.gov.ph/wp-content/uploads/2024/01/MC_03-03-2005.pdf</vt:lpwstr>
      </vt:variant>
      <vt:variant>
        <vt:lpwstr/>
      </vt:variant>
      <vt:variant>
        <vt:i4>3342441</vt:i4>
      </vt:variant>
      <vt:variant>
        <vt:i4>60</vt:i4>
      </vt:variant>
      <vt:variant>
        <vt:i4>0</vt:i4>
      </vt:variant>
      <vt:variant>
        <vt:i4>5</vt:i4>
      </vt:variant>
      <vt:variant>
        <vt:lpwstr>https://elibrary.judiciary.gov.ph/thebookshelf/showdocs/2/3071</vt:lpwstr>
      </vt:variant>
      <vt:variant>
        <vt:lpwstr/>
      </vt:variant>
      <vt:variant>
        <vt:i4>6815860</vt:i4>
      </vt:variant>
      <vt:variant>
        <vt:i4>27</vt:i4>
      </vt:variant>
      <vt:variant>
        <vt:i4>0</vt:i4>
      </vt:variant>
      <vt:variant>
        <vt:i4>5</vt:i4>
      </vt:variant>
      <vt:variant>
        <vt:lpwstr>https://www.bfar.da.gov.ph/wp-content/uploads/2021/04/Electronic-Commerce-Act-of-2000-R.A.-8792-Implementing-Rules-and-Regulations.pdf</vt:lpwstr>
      </vt:variant>
      <vt:variant>
        <vt:lpwstr/>
      </vt:variant>
      <vt:variant>
        <vt:i4>2228262</vt:i4>
      </vt:variant>
      <vt:variant>
        <vt:i4>24</vt:i4>
      </vt:variant>
      <vt:variant>
        <vt:i4>0</vt:i4>
      </vt:variant>
      <vt:variant>
        <vt:i4>5</vt:i4>
      </vt:variant>
      <vt:variant>
        <vt:lpwstr>https://www.officialgazette.gov.ph/2000/06/14/republic-act-no-8792-s-2000/</vt:lpwstr>
      </vt:variant>
      <vt:variant>
        <vt:lpwstr/>
      </vt:variant>
      <vt:variant>
        <vt:i4>1638472</vt:i4>
      </vt:variant>
      <vt:variant>
        <vt:i4>21</vt:i4>
      </vt:variant>
      <vt:variant>
        <vt:i4>0</vt:i4>
      </vt:variant>
      <vt:variant>
        <vt:i4>5</vt:i4>
      </vt:variant>
      <vt:variant>
        <vt:lpwstr>https://elibrary.judiciary.gov.ph/thebookshelf/showdocs/10/71685</vt:lpwstr>
      </vt:variant>
      <vt:variant>
        <vt:lpwstr/>
      </vt:variant>
      <vt:variant>
        <vt:i4>2555942</vt:i4>
      </vt:variant>
      <vt:variant>
        <vt:i4>18</vt:i4>
      </vt:variant>
      <vt:variant>
        <vt:i4>0</vt:i4>
      </vt:variant>
      <vt:variant>
        <vt:i4>5</vt:i4>
      </vt:variant>
      <vt:variant>
        <vt:lpwstr>https://lawphil.net/statutes/repacts/ra2012/ra_10175_2012.html</vt:lpwstr>
      </vt:variant>
      <vt:variant>
        <vt:lpwstr/>
      </vt:variant>
      <vt:variant>
        <vt:i4>6029319</vt:i4>
      </vt:variant>
      <vt:variant>
        <vt:i4>15</vt:i4>
      </vt:variant>
      <vt:variant>
        <vt:i4>0</vt:i4>
      </vt:variant>
      <vt:variant>
        <vt:i4>5</vt:i4>
      </vt:variant>
      <vt:variant>
        <vt:lpwstr>https://dtiwebfiles.s3-ap-southeast-1.amazonaws.com/Laws+and+Policies/Consumer+Laws/1.2.IRR(RA+7394).pdf</vt:lpwstr>
      </vt:variant>
      <vt:variant>
        <vt:lpwstr/>
      </vt:variant>
      <vt:variant>
        <vt:i4>2228270</vt:i4>
      </vt:variant>
      <vt:variant>
        <vt:i4>12</vt:i4>
      </vt:variant>
      <vt:variant>
        <vt:i4>0</vt:i4>
      </vt:variant>
      <vt:variant>
        <vt:i4>5</vt:i4>
      </vt:variant>
      <vt:variant>
        <vt:lpwstr>https://www.officialgazette.gov.ph/1992/04/13/republic-act-no-7394-s-1992/</vt:lpwstr>
      </vt:variant>
      <vt:variant>
        <vt:lpwstr/>
      </vt:variant>
      <vt:variant>
        <vt:i4>2949216</vt:i4>
      </vt:variant>
      <vt:variant>
        <vt:i4>9</vt:i4>
      </vt:variant>
      <vt:variant>
        <vt:i4>0</vt:i4>
      </vt:variant>
      <vt:variant>
        <vt:i4>5</vt:i4>
      </vt:variant>
      <vt:variant>
        <vt:lpwstr>https://privacy.gov.ph/wp-content/uploads/2023/11/NPC-Circular-No.-2023-04_Guidelines-on-Consent_07Nov2023.pdf</vt:lpwstr>
      </vt:variant>
      <vt:variant>
        <vt:lpwstr/>
      </vt:variant>
      <vt:variant>
        <vt:i4>1966111</vt:i4>
      </vt:variant>
      <vt:variant>
        <vt:i4>6</vt:i4>
      </vt:variant>
      <vt:variant>
        <vt:i4>0</vt:i4>
      </vt:variant>
      <vt:variant>
        <vt:i4>5</vt:i4>
      </vt:variant>
      <vt:variant>
        <vt:lpwstr>https://privacy.gov.ph/wp-content/uploads/2024/01/NPC-Circular-No.-2023-07_Guidelines-on-Legitimate-Interest_13-December-2023.pdf</vt:lpwstr>
      </vt:variant>
      <vt:variant>
        <vt:lpwstr/>
      </vt:variant>
      <vt:variant>
        <vt:i4>65653</vt:i4>
      </vt:variant>
      <vt:variant>
        <vt:i4>3</vt:i4>
      </vt:variant>
      <vt:variant>
        <vt:i4>0</vt:i4>
      </vt:variant>
      <vt:variant>
        <vt:i4>5</vt:i4>
      </vt:variant>
      <vt:variant>
        <vt:lpwstr>https://privacy.gov.ph/implementing-rules-regulations-data-privacy-act-2012/</vt:lpwstr>
      </vt:variant>
      <vt:variant>
        <vt:lpwstr>1</vt:lpwstr>
      </vt:variant>
      <vt:variant>
        <vt:i4>4849691</vt:i4>
      </vt:variant>
      <vt:variant>
        <vt:i4>0</vt:i4>
      </vt:variant>
      <vt:variant>
        <vt:i4>0</vt:i4>
      </vt:variant>
      <vt:variant>
        <vt:i4>5</vt:i4>
      </vt:variant>
      <vt:variant>
        <vt:lpwstr>https://privacy.gov.ph/data-privacy-act/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Bahar Toto</dc:creator>
  <cp:keywords/>
  <cp:lastModifiedBy>Bahar Toto</cp:lastModifiedBy>
  <cp:revision>2</cp:revision>
  <dcterms:created xsi:type="dcterms:W3CDTF">2026-06-15T15:11:00Z</dcterms:created>
  <dcterms:modified xsi:type="dcterms:W3CDTF">2026-06-15T15:11:00Z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a3b3d1-43a1-4cb9-bcfb-f51bbaaf59e2_Enabled">
    <vt:lpwstr>true</vt:lpwstr>
  </property>
  <property fmtid="{D5CDD505-2E9C-101B-9397-08002B2CF9AE}" pid="3" name="MSIP_Label_d5a3b3d1-43a1-4cb9-bcfb-f51bbaaf59e2_SetDate">
    <vt:lpwstr>2025-10-10T08:10:19Z</vt:lpwstr>
  </property>
  <property fmtid="{D5CDD505-2E9C-101B-9397-08002B2CF9AE}" pid="4" name="MSIP_Label_d5a3b3d1-43a1-4cb9-bcfb-f51bbaaf59e2_Method">
    <vt:lpwstr>Standard</vt:lpwstr>
  </property>
  <property fmtid="{D5CDD505-2E9C-101B-9397-08002B2CF9AE}" pid="5" name="MSIP_Label_d5a3b3d1-43a1-4cb9-bcfb-f51bbaaf59e2_Name">
    <vt:lpwstr>Proprietary</vt:lpwstr>
  </property>
  <property fmtid="{D5CDD505-2E9C-101B-9397-08002B2CF9AE}" pid="6" name="MSIP_Label_d5a3b3d1-43a1-4cb9-bcfb-f51bbaaf59e2_SiteId">
    <vt:lpwstr>9d1d17d8-372b-4b23-a9fc-1e5d895c89a1</vt:lpwstr>
  </property>
  <property fmtid="{D5CDD505-2E9C-101B-9397-08002B2CF9AE}" pid="7" name="MSIP_Label_d5a3b3d1-43a1-4cb9-bcfb-f51bbaaf59e2_ActionId">
    <vt:lpwstr>a21fc3f9-9e0b-4edd-b600-ad115dc5b035</vt:lpwstr>
  </property>
  <property fmtid="{D5CDD505-2E9C-101B-9397-08002B2CF9AE}" pid="8" name="MSIP_Label_d5a3b3d1-43a1-4cb9-bcfb-f51bbaaf59e2_ContentBits">
    <vt:lpwstr>0</vt:lpwstr>
  </property>
  <property fmtid="{D5CDD505-2E9C-101B-9397-08002B2CF9AE}" pid="9" name="MSIP_Label_d5a3b3d1-43a1-4cb9-bcfb-f51bbaaf59e2_Tag">
    <vt:lpwstr>10, 3, 0, 2</vt:lpwstr>
  </property>
  <property fmtid="{D5CDD505-2E9C-101B-9397-08002B2CF9AE}" pid="10" name="ContentTypeId">
    <vt:lpwstr>0x0101003C15D2DC256E5949A30C2BB994F84D6A</vt:lpwstr>
  </property>
  <property fmtid="{D5CDD505-2E9C-101B-9397-08002B2CF9AE}" pid="11" name="TaxKeyword">
    <vt:lpwstr/>
  </property>
  <property fmtid="{D5CDD505-2E9C-101B-9397-08002B2CF9AE}" pid="12" name="MediaServiceImageTags">
    <vt:lpwstr/>
  </property>
  <property fmtid="{D5CDD505-2E9C-101B-9397-08002B2CF9AE}" pid="13" name="docLang">
    <vt:lpwstr>en</vt:lpwstr>
  </property>
  <property fmtid="{D5CDD505-2E9C-101B-9397-08002B2CF9AE}" pid="14" name="GrammarlyDocumentId">
    <vt:lpwstr>04405ab7-0dba-4813-bb9b-323527f5ffad</vt:lpwstr>
  </property>
</Properties>
</file>