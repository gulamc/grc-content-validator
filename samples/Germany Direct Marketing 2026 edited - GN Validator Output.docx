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3DF" w:rsidR="00A8395C" w:rsidP="08DD3A4E" w:rsidRDefault="5E77D63A" w14:paraId="5E5787A5" w14:textId="0247C9B0">
      <w:pPr>
        <w:jc w:val="center"/>
        <w:rPr>
          <w:b/>
          <w:bCs/>
          <w:lang w:val="en-US"/>
        </w:rPr>
      </w:pPr>
      <w:r w:rsidRPr="009573DF">
        <w:rPr>
          <w:b/>
          <w:bCs/>
          <w:lang w:val="en-US"/>
        </w:rPr>
        <w:t xml:space="preserve">Direct Marketing </w:t>
      </w:r>
    </w:p>
    <w:p w:rsidRPr="009573DF" w:rsidR="007861FB" w:rsidP="64BD6FC4" w:rsidRDefault="344734B9" w14:paraId="0E0BDC9C" w14:textId="19F9804E">
      <w:pPr>
        <w:rPr>
          <w:i/>
          <w:iCs/>
          <w:lang w:val="en-US"/>
        </w:rPr>
      </w:pPr>
      <w:r w:rsidRPr="009573DF">
        <w:rPr>
          <w:i/>
          <w:iCs/>
          <w:lang w:val="en-US"/>
        </w:rPr>
        <w:t xml:space="preserve">The aim of this guidance note is to provide </w:t>
      </w:r>
      <w:r w:rsidRPr="009573DF" w:rsidR="4445CA08">
        <w:rPr>
          <w:i/>
          <w:iCs/>
          <w:lang w:val="en-US"/>
        </w:rPr>
        <w:t xml:space="preserve">organizations an overview of the </w:t>
      </w:r>
      <w:r w:rsidRPr="009573DF">
        <w:rPr>
          <w:i/>
          <w:iCs/>
          <w:lang w:val="en-US"/>
        </w:rPr>
        <w:t xml:space="preserve">legal </w:t>
      </w:r>
      <w:r w:rsidRPr="009573DF" w:rsidR="43A1AFB0">
        <w:rPr>
          <w:i/>
          <w:iCs/>
          <w:lang w:val="en-US"/>
        </w:rPr>
        <w:t>requirements for</w:t>
      </w:r>
      <w:r w:rsidRPr="009573DF" w:rsidR="4445CA08">
        <w:rPr>
          <w:i/>
          <w:iCs/>
          <w:lang w:val="en-US"/>
        </w:rPr>
        <w:t xml:space="preserve"> carrying out</w:t>
      </w:r>
      <w:r w:rsidRPr="009573DF" w:rsidR="43A1AFB0">
        <w:rPr>
          <w:i/>
          <w:iCs/>
          <w:lang w:val="en-US"/>
        </w:rPr>
        <w:t xml:space="preserve"> </w:t>
      </w:r>
      <w:r w:rsidRPr="009573DF" w:rsidR="1FCDF3AD">
        <w:rPr>
          <w:i/>
          <w:iCs/>
          <w:lang w:val="en-US"/>
        </w:rPr>
        <w:t>direct marketing</w:t>
      </w:r>
      <w:r w:rsidRPr="009573DF" w:rsidR="4445CA08">
        <w:rPr>
          <w:i/>
          <w:iCs/>
          <w:lang w:val="en-US"/>
        </w:rPr>
        <w:t xml:space="preserve"> via email, calls, and </w:t>
      </w:r>
      <w:proofErr w:type="spellStart"/>
      <w:r w:rsidRPr="009573DF" w:rsidR="4445CA08">
        <w:rPr>
          <w:i/>
          <w:iCs/>
          <w:lang w:val="en-US"/>
        </w:rPr>
        <w:t>sms</w:t>
      </w:r>
      <w:proofErr w:type="spellEnd"/>
      <w:r w:rsidRPr="009573DF" w:rsidR="4445CA08">
        <w:rPr>
          <w:i/>
          <w:iCs/>
          <w:lang w:val="en-US"/>
        </w:rPr>
        <w:t xml:space="preserve">/mms. </w:t>
      </w:r>
    </w:p>
    <w:p w:rsidRPr="009573DF" w:rsidR="00E91145" w:rsidP="00E91145" w:rsidRDefault="00E91145" w14:paraId="6E109DE8" w14:textId="77777777">
      <w:pPr>
        <w:rPr>
          <w:b/>
          <w:bCs/>
          <w:lang w:val="en-US"/>
        </w:rPr>
      </w:pPr>
      <w:r w:rsidRPr="009573DF">
        <w:rPr>
          <w:b/>
          <w:bCs/>
          <w:lang w:val="en-US"/>
        </w:rPr>
        <w:t xml:space="preserve">1. Laws </w:t>
      </w:r>
    </w:p>
    <w:p w:rsidRPr="009573DF" w:rsidR="00E91145" w:rsidP="00E91145" w:rsidRDefault="00E91145" w14:paraId="0E86CDC9" w14:textId="77777777">
      <w:pPr>
        <w:rPr>
          <w:b/>
          <w:bCs/>
          <w:lang w:val="en-US"/>
        </w:rPr>
      </w:pPr>
      <w:r w:rsidRPr="009573DF">
        <w:rPr>
          <w:b/>
          <w:bCs/>
          <w:lang w:val="en-US"/>
        </w:rPr>
        <w:t>1.1. Law and regulations</w:t>
      </w:r>
    </w:p>
    <w:p w:rsidRPr="009573DF" w:rsidR="00E91145" w:rsidP="6FE0B90D" w:rsidRDefault="00E91145" w14:paraId="64915F46" w14:textId="7E6BF45D">
      <w:pPr>
        <w:pStyle w:val="ListParagraph"/>
        <w:numPr>
          <w:ilvl w:val="2"/>
          <w:numId w:val="12"/>
        </w:numPr>
        <w:rPr>
          <w:i/>
          <w:iCs/>
        </w:rPr>
      </w:pPr>
      <w:r w:rsidRPr="009573DF">
        <w:t xml:space="preserve">Which laws and/or regulations apply to </w:t>
      </w:r>
      <w:proofErr w:type="spellStart"/>
      <w:r w:rsidRPr="009573DF">
        <w:t>emarketing</w:t>
      </w:r>
      <w:proofErr w:type="spellEnd"/>
      <w:r w:rsidRPr="009573DF">
        <w:t xml:space="preserve">? </w:t>
      </w:r>
      <w:r w:rsidRPr="009573DF">
        <w:rPr>
          <w:i/>
          <w:iCs/>
        </w:rPr>
        <w:t>(Please outline privacy and sectorial legislation including any applicable to data brokers)</w:t>
      </w:r>
    </w:p>
    <w:p w:rsidRPr="00011AD3" w:rsidR="00741754" w:rsidP="00011AD3" w:rsidRDefault="00191B4C" w14:paraId="5C801A30" w14:textId="75B1A6F3">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1">
        <w:r w:rsidRPr="00011AD3">
          <w:rPr>
            <w:rFonts w:eastAsia="Times New Roman" w:cs="Times New Roman"/>
            <w:color w:val="156082" w:themeColor="accent1"/>
            <w:u w:val="single"/>
            <w:lang w:eastAsia="en-GB"/>
          </w:rPr>
          <w:t xml:space="preserve">Directive on Privacy and Electronic Communications </w:t>
        </w:r>
        <w:r w:rsidRPr="00011AD3">
          <w:rPr>
            <w:rFonts w:eastAsia="Times New Roman" w:cs="Times New Roman"/>
            <w:color w:val="156082" w:themeColor="accent1"/>
            <w:lang w:eastAsia="en-GB"/>
          </w:rPr>
          <w:t>(2002/58/EC) (as amended)</w:t>
        </w:r>
      </w:hyperlink>
      <w:r w:rsidRPr="00011AD3">
        <w:rPr>
          <w:rFonts w:eastAsia="Times New Roman" w:cs="Times New Roman"/>
          <w:color w:val="156082" w:themeColor="accent1"/>
          <w:lang w:eastAsia="en-GB"/>
        </w:rPr>
        <w:t xml:space="preserve"> (the </w:t>
      </w:r>
      <w:proofErr w:type="spellStart"/>
      <w:r w:rsidRPr="00011AD3">
        <w:rPr>
          <w:rFonts w:eastAsia="Times New Roman" w:cs="Times New Roman"/>
          <w:color w:val="156082" w:themeColor="accent1"/>
          <w:lang w:eastAsia="en-GB"/>
        </w:rPr>
        <w:t>ePrivacy</w:t>
      </w:r>
      <w:proofErr w:type="spellEnd"/>
      <w:r w:rsidRPr="00011AD3">
        <w:rPr>
          <w:rFonts w:eastAsia="Times New Roman" w:cs="Times New Roman"/>
          <w:color w:val="156082" w:themeColor="accent1"/>
          <w:lang w:eastAsia="en-GB"/>
        </w:rPr>
        <w:t xml:space="preserve"> Directive) </w:t>
      </w:r>
      <w:r w:rsidRPr="00011AD3" w:rsidR="00741754">
        <w:rPr>
          <w:rFonts w:eastAsia="Times New Roman" w:cs="Times New Roman"/>
          <w:color w:val="156082" w:themeColor="accent1"/>
          <w:lang w:eastAsia="en-GB"/>
        </w:rPr>
        <w:t>which lays down the core rules on privacy in electronic communications, including unsolicited electronic marketing communications (email, SMS, MMS) and the use of cookies and similar technologies on end</w:t>
      </w:r>
      <w:r w:rsidRPr="00011AD3" w:rsidR="00741754">
        <w:rPr>
          <w:rFonts w:eastAsia="Times New Roman" w:cs="Times New Roman"/>
          <w:color w:val="156082" w:themeColor="accent1"/>
          <w:lang w:eastAsia="en-GB"/>
        </w:rPr>
        <w:noBreakHyphen/>
      </w:r>
      <w:r w:rsidRPr="00011AD3" w:rsidR="00741754">
        <w:rPr>
          <w:rFonts w:eastAsia="Times New Roman" w:cs="Times New Roman"/>
          <w:color w:val="156082" w:themeColor="accent1"/>
          <w:lang w:eastAsia="en-GB"/>
        </w:rPr>
        <w:t>users</w:t>
      </w:r>
      <w:r w:rsidRPr="00564996"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devices.</w:t>
      </w:r>
    </w:p>
    <w:p w:rsidRPr="00011AD3" w:rsidR="00741754" w:rsidP="00011AD3" w:rsidRDefault="00741754" w14:paraId="231A498B" w14:textId="3B5EA18D">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 xml:space="preserve">The </w:t>
      </w:r>
      <w:r w:rsidRPr="00011AD3" w:rsidR="00564402">
        <w:t>Telecommunications Digital Services Data Protection Act</w:t>
      </w:r>
      <w:r w:rsidRPr="00011AD3" w:rsidR="00191B4C">
        <w:rPr>
          <w:rFonts w:eastAsia="Times New Roman" w:cs="Times New Roman"/>
          <w:color w:val="156082" w:themeColor="accent1"/>
          <w:lang w:eastAsia="en-GB"/>
        </w:rPr>
        <w:t xml:space="preserve"> </w:t>
      </w:r>
      <w:r w:rsidRPr="009573DF" w:rsidR="00564402">
        <w:rPr>
          <w:rFonts w:eastAsia="Times New Roman" w:cs="Times New Roman"/>
          <w:color w:val="156082" w:themeColor="accent1"/>
          <w:lang w:eastAsia="en-GB"/>
        </w:rPr>
        <w:t xml:space="preserve">(only available in German </w:t>
      </w:r>
      <w:hyperlink w:history="1" r:id="rId12">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 xml:space="preserve">(TDDDG) which </w:t>
      </w:r>
      <w:r w:rsidRPr="00011AD3">
        <w:rPr>
          <w:rFonts w:eastAsia="Times New Roman" w:cs="Times New Roman"/>
          <w:color w:val="156082" w:themeColor="accent1"/>
          <w:lang w:eastAsia="en-GB"/>
        </w:rPr>
        <w:t>sets out the applicable national rules on the protection of privacy in electronic communications.</w:t>
      </w:r>
    </w:p>
    <w:p w:rsidRPr="00011AD3" w:rsidR="00191B4C" w:rsidP="00011AD3" w:rsidRDefault="00B1749B" w14:paraId="461A1CF1" w14:textId="38688001">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3">
        <w:r w:rsidRPr="00011AD3">
          <w:rPr>
            <w:rFonts w:eastAsia="Times New Roman" w:cs="Times New Roman"/>
            <w:color w:val="156082" w:themeColor="accent1"/>
            <w:u w:val="single"/>
            <w:lang w:eastAsia="en-GB"/>
          </w:rPr>
          <w:t>General Data Protection Regulation (Regulation (EU) 2016/679)</w:t>
        </w:r>
      </w:hyperlink>
      <w:r w:rsidRPr="00011AD3">
        <w:rPr>
          <w:rFonts w:eastAsia="Times New Roman" w:cs="Times New Roman"/>
          <w:color w:val="156082" w:themeColor="accent1"/>
          <w:lang w:eastAsia="en-GB"/>
        </w:rPr>
        <w:t> (GDPR)</w:t>
      </w:r>
      <w:r w:rsidRPr="009573DF"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Note that in contrast to the former pre-GDPR Federal Data Protection Act of 2003</w:t>
      </w:r>
      <w:r w:rsidRPr="00011AD3" w:rsidR="00E31CD2">
        <w:rPr>
          <w:rFonts w:eastAsia="Times New Roman" w:cs="Times New Roman"/>
          <w:color w:val="156082" w:themeColor="accent1"/>
          <w:lang w:eastAsia="en-GB"/>
        </w:rPr>
        <w:t>,</w:t>
      </w:r>
      <w:r w:rsidRPr="00011AD3" w:rsidR="00191B4C">
        <w:rPr>
          <w:rFonts w:eastAsia="Times New Roman" w:cs="Times New Roman"/>
          <w:color w:val="156082" w:themeColor="accent1"/>
          <w:lang w:eastAsia="en-GB"/>
        </w:rPr>
        <w:t xml:space="preserve"> the GDPR and the  </w:t>
      </w:r>
      <w:hyperlink w:history="1" r:id="rId14">
        <w:r w:rsidRPr="00011AD3" w:rsidR="006F0F5C">
          <w:rPr>
            <w:rStyle w:val="Hyperlink"/>
            <w:rFonts w:ascii="Helvetica Neue" w:hAnsi="Helvetica Neue" w:eastAsiaTheme="minorEastAsia"/>
            <w:kern w:val="0"/>
            <w:sz w:val="27"/>
            <w:szCs w:val="27"/>
            <w:shd w:val="clear" w:color="auto" w:fill="FFFFFF"/>
            <w:lang w:eastAsia="ja-JP"/>
            <w14:ligatures w14:val="none"/>
          </w:rPr>
          <w:t>Federal Data Protection Act of June 30, 2017</w:t>
        </w:r>
      </w:hyperlink>
      <w:r w:rsidRPr="00011AD3" w:rsidR="006F0F5C">
        <w:rPr>
          <w:rFonts w:ascii="Helvetica Neue" w:hAnsi="Helvetica Neue" w:eastAsiaTheme="minorEastAsia"/>
          <w:color w:val="0000FF"/>
          <w:kern w:val="0"/>
          <w:sz w:val="27"/>
          <w:szCs w:val="27"/>
          <w:shd w:val="clear" w:color="auto" w:fill="FFFFFF"/>
          <w:lang w:eastAsia="ja-JP"/>
          <w14:ligatures w14:val="none"/>
        </w:rPr>
        <w:t xml:space="preserve"> (implementing the GDPR)</w:t>
      </w:r>
      <w:r w:rsidRPr="00011AD3" w:rsidR="00E31CD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(BDSG) do not contain any specific regulations on the processing of personal data for direct marketing.</w:t>
      </w:r>
    </w:p>
    <w:p w:rsidRPr="00011AD3" w:rsidR="00191B4C" w:rsidP="00011AD3" w:rsidRDefault="00191B4C" w14:paraId="72D51B5F" w14:textId="4D9679D9">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From a competition law perspective, the </w:t>
      </w:r>
      <w:r w:rsidRPr="00011AD3" w:rsidR="00564402">
        <w:rPr>
          <w:rFonts w:eastAsia="Times New Roman" w:cs="Times New Roman"/>
          <w:color w:val="156082" w:themeColor="accent1"/>
          <w:u w:val="single"/>
          <w:lang w:eastAsia="en-GB"/>
        </w:rPr>
        <w:t>Act Against Unfair Competition</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5">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(UWG) provides additional rules in respect to email marketing. The UWG serves the implementation of the </w:t>
      </w:r>
      <w:hyperlink w:history="1" r:id="rId16">
        <w:r w:rsidRPr="00011AD3" w:rsidR="00564402">
          <w:rPr>
            <w:rStyle w:val="Hyperlink"/>
            <w:rFonts w:eastAsia="Times New Roman" w:cs="Times New Roman"/>
            <w:lang w:eastAsia="en-GB"/>
          </w:rPr>
          <w:t>Directive against Unfair Commercial Practices</w:t>
        </w:r>
      </w:hyperlink>
      <w:r w:rsidRPr="00011AD3" w:rsidR="00564402">
        <w:rPr>
          <w:rFonts w:eastAsia="Times New Roman" w:cs="Times New Roman"/>
          <w:color w:val="156082" w:themeColor="accent1"/>
          <w:lang w:eastAsia="en-GB"/>
        </w:rPr>
        <w:t xml:space="preserve"> (Directive (EU) 2005/29/EC)</w:t>
      </w:r>
      <w:r w:rsidRPr="00011AD3" w:rsidR="00741754">
        <w:rPr>
          <w:color w:val="156082" w:themeColor="accent1"/>
        </w:rPr>
        <w:t xml:space="preserve"> and the </w:t>
      </w:r>
      <w:hyperlink w:tgtFrame="_blank" w:history="1" r:id="rId17">
        <w:r w:rsidRPr="00011AD3" w:rsidR="00B1749B">
          <w:rPr>
            <w:rFonts w:eastAsia="Times New Roman" w:cs="Times New Roman"/>
            <w:color w:val="156082" w:themeColor="accent1"/>
            <w:lang w:eastAsia="en-GB"/>
          </w:rPr>
          <w:t>Directive Concerning Misleading and Comparative Advertising (2006/114/EC)</w:t>
        </w:r>
      </w:hyperlink>
      <w:r w:rsidRPr="00011AD3" w:rsidR="00B1749B">
        <w:rPr>
          <w:rFonts w:eastAsia="Times New Roman" w:cs="Times New Roman"/>
          <w:color w:val="156082" w:themeColor="accent1"/>
          <w:lang w:eastAsia="en-GB"/>
        </w:rPr>
        <w:t> (the Misleading Advertising Directive)</w:t>
      </w:r>
      <w:r w:rsidRPr="00011AD3" w:rsidR="00741754">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in </w:t>
      </w:r>
      <w:proofErr w:type="gramStart"/>
      <w:r w:rsidRPr="00011AD3">
        <w:rPr>
          <w:rFonts w:eastAsia="Times New Roman" w:cs="Times New Roman"/>
          <w:color w:val="156082" w:themeColor="accent1"/>
          <w:lang w:eastAsia="en-GB"/>
        </w:rPr>
        <w:t>Germany, and</w:t>
      </w:r>
      <w:proofErr w:type="gramEnd"/>
      <w:r w:rsidRPr="00011AD3">
        <w:rPr>
          <w:rFonts w:eastAsia="Times New Roman" w:cs="Times New Roman"/>
          <w:color w:val="156082" w:themeColor="accent1"/>
          <w:lang w:eastAsia="en-GB"/>
        </w:rPr>
        <w:t xml:space="preserve"> thus applies alongside the GDPR as per Article 95 of the GDPR.</w:t>
      </w:r>
    </w:p>
    <w:p w:rsidRPr="009573DF" w:rsidR="00F16E3C" w:rsidP="00011AD3" w:rsidRDefault="00191B4C" w14:paraId="6D7AA25C" w14:textId="4C6388C6">
      <w:pPr>
        <w:pStyle w:val="ListParagraph"/>
        <w:numPr>
          <w:ilvl w:val="0"/>
          <w:numId w:val="36"/>
        </w:numPr>
        <w:spacing w:after="120" w:line="240" w:lineRule="auto"/>
        <w:jc w:val="both"/>
      </w:pPr>
      <w:r w:rsidRPr="00011AD3">
        <w:rPr>
          <w:rFonts w:eastAsia="Times New Roman" w:cs="Times New Roman"/>
          <w:color w:val="156082" w:themeColor="accent1"/>
          <w:lang w:eastAsia="en-GB"/>
        </w:rPr>
        <w:t xml:space="preserve">Furthermore, local consumer protection law applies, </w:t>
      </w:r>
      <w:proofErr w:type="gramStart"/>
      <w:r w:rsidRPr="00011AD3">
        <w:rPr>
          <w:rFonts w:eastAsia="Times New Roman" w:cs="Times New Roman"/>
          <w:color w:val="156082" w:themeColor="accent1"/>
          <w:lang w:eastAsia="en-GB"/>
        </w:rPr>
        <w:t xml:space="preserve">in particular </w:t>
      </w:r>
      <w:r w:rsidRPr="00011AD3" w:rsidR="00CC2A27">
        <w:rPr>
          <w:rFonts w:eastAsia="Times New Roman" w:cs="Times New Roman"/>
          <w:color w:val="156082" w:themeColor="accent1"/>
          <w:lang w:eastAsia="en-GB"/>
        </w:rPr>
        <w:t>§</w:t>
      </w:r>
      <w:proofErr w:type="gramEnd"/>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305 </w:t>
      </w:r>
      <w:r w:rsidRPr="00011AD3">
        <w:rPr>
          <w:rFonts w:eastAsia="Times New Roman" w:cs="Times New Roman"/>
          <w:i/>
          <w:iCs/>
          <w:color w:val="156082" w:themeColor="accent1"/>
          <w:lang w:eastAsia="en-GB"/>
        </w:rPr>
        <w:t>et seq</w:t>
      </w:r>
      <w:r w:rsidRPr="00011AD3">
        <w:rPr>
          <w:rFonts w:eastAsia="Times New Roman" w:cs="Times New Roman"/>
          <w:color w:val="156082" w:themeColor="accent1"/>
          <w:lang w:eastAsia="en-GB"/>
        </w:rPr>
        <w:t>. of the </w:t>
      </w:r>
      <w:r w:rsidRPr="00011AD3" w:rsidR="00564402">
        <w:rPr>
          <w:rFonts w:eastAsia="Times New Roman" w:cs="Times New Roman"/>
          <w:color w:val="156082" w:themeColor="accent1"/>
          <w:lang w:eastAsia="en-GB"/>
        </w:rPr>
        <w:t>German Civil Code</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8">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(BGB) that is in part also relevant in the business-to-business area (under the conditions of </w:t>
      </w:r>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310 of the BGB). With regard to consumer contracts (see Article 6 of the </w:t>
      </w:r>
      <w:hyperlink w:tgtFrame="_blank" w:history="1" r:id="rId19">
        <w:r w:rsidRPr="009573DF" w:rsidR="00564402">
          <w:rPr>
            <w:rFonts w:eastAsia="Times New Roman" w:cs="Times New Roman"/>
            <w:color w:val="156082" w:themeColor="accent1"/>
            <w:lang w:eastAsia="en-GB"/>
          </w:rPr>
          <w:t>Regulation on the Law Applicable to Contractual Obligations</w:t>
        </w:r>
      </w:hyperlink>
      <w:r w:rsidRPr="009573DF" w:rsidR="00564402">
        <w:t xml:space="preserve"> (Regulation (EU) 2008/593/EC)</w:t>
      </w:r>
      <w:r w:rsidRPr="00011AD3">
        <w:rPr>
          <w:rFonts w:eastAsia="Times New Roman" w:cs="Times New Roman"/>
          <w:color w:val="156082" w:themeColor="accent1"/>
          <w:lang w:eastAsia="en-GB"/>
        </w:rPr>
        <w:t>) and torts/delicts (see Article 4 of the </w:t>
      </w:r>
      <w:hyperlink w:tgtFrame="_blank" w:history="1" r:id="rId20">
        <w:r w:rsidRPr="009573DF" w:rsidR="00564402">
          <w:rPr>
            <w:rFonts w:eastAsia="Times New Roman" w:cs="Times New Roman"/>
            <w:color w:val="156082" w:themeColor="accent1"/>
            <w:lang w:eastAsia="en-GB"/>
          </w:rPr>
          <w:t>Regulation on the Law Applicable to Non-contractual Obligations</w:t>
        </w:r>
      </w:hyperlink>
      <w:r w:rsidRPr="009573DF" w:rsidR="00564402">
        <w:t xml:space="preserve"> (Regulation (EU) 2007/864/EC)</w:t>
      </w:r>
      <w:r w:rsidRPr="00011AD3">
        <w:rPr>
          <w:rFonts w:eastAsia="Times New Roman" w:cs="Times New Roman"/>
          <w:color w:val="156082" w:themeColor="accent1"/>
          <w:lang w:eastAsia="en-GB"/>
        </w:rPr>
        <w:t>), local law applies as well.</w:t>
      </w:r>
    </w:p>
    <w:tbl>
      <w:tblPr>
        <w:tblStyle w:val="TableGrid"/>
        <w:tblW w:w="0" w:type="auto"/>
        <w:tblLook w:val="04A0" w:firstRow="1" w:lastRow="0" w:firstColumn="1" w:lastColumn="0" w:noHBand="0" w:noVBand="1"/>
      </w:tblPr>
      <w:tblGrid>
        <w:gridCol w:w="4508"/>
        <w:gridCol w:w="4508"/>
      </w:tblGrid>
      <w:tr w:rsidRPr="009573DF" w:rsidR="00F16E3C" w:rsidTr="00145EFF" w14:paraId="645EA29C" w14:textId="77777777">
        <w:tc>
          <w:tcPr>
            <w:tcW w:w="4508" w:type="dxa"/>
          </w:tcPr>
          <w:p w:rsidRPr="009573DF" w:rsidR="00F16E3C" w:rsidP="00145EFF" w:rsidRDefault="00F16E3C" w14:paraId="3800F6AB" w14:textId="28801DA6">
            <w:pPr>
              <w:rPr>
                <w:lang w:val="en-US"/>
              </w:rPr>
            </w:pPr>
            <w:r w:rsidRPr="009573DF">
              <w:rPr>
                <w:lang w:val="en-US"/>
              </w:rPr>
              <w:t xml:space="preserve">Citation </w:t>
            </w:r>
          </w:p>
        </w:tc>
        <w:tc>
          <w:tcPr>
            <w:tcW w:w="4508" w:type="dxa"/>
          </w:tcPr>
          <w:p w:rsidRPr="009573DF" w:rsidR="00F16E3C" w:rsidP="00145EFF" w:rsidRDefault="007A5B54" w14:paraId="1803C9BA" w14:textId="46A7F5A1">
            <w:pPr>
              <w:rPr>
                <w:lang w:val="en-US"/>
              </w:rPr>
            </w:pPr>
            <w:r w:rsidRPr="009573DF">
              <w:rPr>
                <w:color w:val="156082" w:themeColor="accent1"/>
                <w:lang w:val="en-US"/>
              </w:rPr>
              <w:t xml:space="preserve">Not applicable. </w:t>
            </w:r>
          </w:p>
        </w:tc>
      </w:tr>
    </w:tbl>
    <w:p w:rsidRPr="009573DF" w:rsidR="00E91145" w:rsidP="00E91145" w:rsidRDefault="00E91145" w14:paraId="6ED1E385" w14:textId="77777777">
      <w:pPr>
        <w:rPr>
          <w:lang w:val="en-US"/>
        </w:rPr>
      </w:pPr>
    </w:p>
    <w:p w:rsidRPr="009573DF" w:rsidR="00353D92" w:rsidP="00353D92" w:rsidRDefault="00353D92" w14:paraId="5C06B13C" w14:textId="12A12FF1">
      <w:pPr>
        <w:pStyle w:val="ListParagraph"/>
        <w:numPr>
          <w:ilvl w:val="2"/>
          <w:numId w:val="12"/>
        </w:numPr>
        <w:rPr>
          <w:i/>
          <w:iCs/>
        </w:rPr>
      </w:pPr>
      <w:r w:rsidRPr="009573DF">
        <w:t xml:space="preserve">Which laws and/or regulations apply to telemarketing? </w:t>
      </w:r>
      <w:r w:rsidRPr="009573DF">
        <w:rPr>
          <w:i/>
          <w:iCs/>
        </w:rPr>
        <w:t>(Please outline privacy and sectorial legislation including any applicable to data brokers)</w:t>
      </w:r>
    </w:p>
    <w:p w:rsidRPr="009573DF" w:rsidR="00B1749B" w:rsidP="00E31CD2" w:rsidRDefault="00B1749B" w14:paraId="11095D8F" w14:textId="2182E441">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1.1.1.</w:t>
      </w:r>
      <w:r w:rsidRPr="009573DF" w:rsidR="002C0CEB">
        <w:rPr>
          <w:rFonts w:eastAsia="Times New Roman" w:cs="Times New Roman"/>
          <w:color w:val="156082" w:themeColor="accent1"/>
          <w:sz w:val="22"/>
          <w:szCs w:val="22"/>
          <w:lang w:val="en-US" w:eastAsia="en-GB"/>
        </w:rPr>
        <w:t xml:space="preserve"> above.</w:t>
      </w:r>
      <w:r w:rsidRPr="009573DF">
        <w:rPr>
          <w:rFonts w:eastAsia="Times New Roman" w:cs="Times New Roman"/>
          <w:color w:val="156082" w:themeColor="accent1"/>
          <w:sz w:val="22"/>
          <w:szCs w:val="22"/>
          <w:lang w:val="en-US" w:eastAsia="en-GB"/>
        </w:rPr>
        <w:t xml:space="preserve"> In addition, </w:t>
      </w:r>
      <w:r w:rsidRPr="009573DF" w:rsidR="00624F5A">
        <w:rPr>
          <w:rFonts w:eastAsia="Times New Roman" w:cs="Times New Roman"/>
          <w:color w:val="156082" w:themeColor="accent1"/>
          <w:sz w:val="22"/>
          <w:szCs w:val="22"/>
          <w:lang w:val="en-US" w:eastAsia="en-GB"/>
        </w:rPr>
        <w:t xml:space="preserve">please note that EU and national telecommunications legislation, including the </w:t>
      </w:r>
      <w:hyperlink w:history="1" r:id="rId21">
        <w:r w:rsidRPr="009573DF" w:rsidR="00624F5A">
          <w:rPr>
            <w:rStyle w:val="Hyperlink"/>
            <w:rFonts w:eastAsia="Times New Roman" w:cs="Times New Roman"/>
            <w:sz w:val="22"/>
            <w:szCs w:val="22"/>
            <w:lang w:val="en-US" w:eastAsia="en-GB"/>
          </w:rPr>
          <w:t>European Electronic Communications Code (Directive (EU) 2018/1972)</w:t>
        </w:r>
      </w:hyperlink>
      <w:r w:rsidRPr="009573DF" w:rsidR="002A60BB">
        <w:rPr>
          <w:rFonts w:eastAsia="Times New Roman" w:cs="Times New Roman"/>
          <w:color w:val="156082" w:themeColor="accent1"/>
          <w:sz w:val="22"/>
          <w:szCs w:val="22"/>
          <w:lang w:val="en-US" w:eastAsia="en-GB"/>
        </w:rPr>
        <w:t xml:space="preserve"> (the ECCC)</w:t>
      </w:r>
      <w:r w:rsidRPr="009573DF" w:rsidR="00624F5A">
        <w:rPr>
          <w:rFonts w:eastAsia="Times New Roman" w:cs="Times New Roman"/>
          <w:color w:val="156082" w:themeColor="accent1"/>
          <w:sz w:val="22"/>
          <w:szCs w:val="22"/>
          <w:lang w:val="en-US" w:eastAsia="en-GB"/>
        </w:rPr>
        <w:t xml:space="preserve"> and the </w:t>
      </w:r>
      <w:r w:rsidRPr="00011AD3" w:rsidR="002C0CEB">
        <w:t xml:space="preserve">German Telecommunications Act </w:t>
      </w:r>
      <w:r w:rsidRPr="009573DF" w:rsidR="002C0CEB">
        <w:rPr>
          <w:rFonts w:eastAsia="Times New Roman" w:cs="Times New Roman"/>
          <w:sz w:val="22"/>
          <w:szCs w:val="22"/>
          <w:lang w:val="en-US" w:eastAsia="en-GB"/>
        </w:rPr>
        <w:t xml:space="preserve">(only available in German </w:t>
      </w:r>
      <w:hyperlink w:history="1" r:id="rId22">
        <w:r w:rsidRPr="009573DF" w:rsidR="002C0CEB">
          <w:rPr>
            <w:rStyle w:val="Hyperlink"/>
            <w:rFonts w:eastAsia="Times New Roman" w:cs="Times New Roman"/>
            <w:sz w:val="22"/>
            <w:szCs w:val="22"/>
            <w:lang w:val="en-US" w:eastAsia="en-GB"/>
          </w:rPr>
          <w:t>here</w:t>
        </w:r>
      </w:hyperlink>
      <w:r w:rsidRPr="009573DF" w:rsidR="002C0CEB">
        <w:rPr>
          <w:rFonts w:eastAsia="Times New Roman" w:cs="Times New Roman"/>
          <w:sz w:val="22"/>
          <w:szCs w:val="22"/>
          <w:lang w:val="en-US" w:eastAsia="en-GB"/>
        </w:rPr>
        <w:t xml:space="preserve">) </w:t>
      </w:r>
      <w:r w:rsidRPr="00011AD3" w:rsidR="002C0CEB">
        <w:t>(TKG)</w:t>
      </w:r>
      <w:r w:rsidRPr="009573DF" w:rsidR="00624F5A">
        <w:rPr>
          <w:rFonts w:eastAsia="Times New Roman" w:cs="Times New Roman"/>
          <w:color w:val="156082" w:themeColor="accent1"/>
          <w:sz w:val="22"/>
          <w:szCs w:val="22"/>
          <w:lang w:val="en-US" w:eastAsia="en-GB"/>
        </w:rPr>
        <w:t xml:space="preserve"> implementing the</w:t>
      </w:r>
      <w:r w:rsidRPr="009573DF" w:rsidR="002A60BB">
        <w:rPr>
          <w:rFonts w:eastAsia="Times New Roman" w:cs="Times New Roman"/>
          <w:color w:val="156082" w:themeColor="accent1"/>
          <w:sz w:val="22"/>
          <w:szCs w:val="22"/>
          <w:lang w:val="en-US" w:eastAsia="en-GB"/>
        </w:rPr>
        <w:t xml:space="preserve"> ECCC,</w:t>
      </w:r>
      <w:r w:rsidRPr="009573DF" w:rsidR="00624F5A">
        <w:rPr>
          <w:rFonts w:eastAsia="Times New Roman" w:cs="Times New Roman"/>
          <w:color w:val="156082" w:themeColor="accent1"/>
          <w:sz w:val="22"/>
          <w:szCs w:val="22"/>
          <w:lang w:val="en-US" w:eastAsia="en-GB"/>
        </w:rPr>
        <w:t xml:space="preserve"> provide the regulatory framework for electronic communications and supervisory competences but does not itself lay down substantive consent requirements for telemarketing calls.</w:t>
      </w:r>
    </w:p>
    <w:tbl>
      <w:tblPr>
        <w:tblStyle w:val="TableGrid"/>
        <w:tblW w:w="0" w:type="auto"/>
        <w:tblLook w:val="04A0" w:firstRow="1" w:lastRow="0" w:firstColumn="1" w:lastColumn="0" w:noHBand="0" w:noVBand="1"/>
      </w:tblPr>
      <w:tblGrid>
        <w:gridCol w:w="4508"/>
        <w:gridCol w:w="4508"/>
      </w:tblGrid>
      <w:tr w:rsidRPr="009573DF" w:rsidR="00F16E3C" w:rsidTr="00145EFF" w14:paraId="13245CEA" w14:textId="77777777">
        <w:tc>
          <w:tcPr>
            <w:tcW w:w="4508" w:type="dxa"/>
          </w:tcPr>
          <w:p w:rsidRPr="009573DF" w:rsidR="00F16E3C" w:rsidP="00145EFF" w:rsidRDefault="00F16E3C" w14:paraId="6131FB90" w14:textId="77777777">
            <w:pPr>
              <w:rPr>
                <w:lang w:val="en-US"/>
              </w:rPr>
            </w:pPr>
            <w:r w:rsidRPr="009573DF">
              <w:rPr>
                <w:lang w:val="en-US"/>
              </w:rPr>
              <w:t xml:space="preserve">Citation </w:t>
            </w:r>
          </w:p>
        </w:tc>
        <w:tc>
          <w:tcPr>
            <w:tcW w:w="4508" w:type="dxa"/>
          </w:tcPr>
          <w:p w:rsidRPr="009573DF" w:rsidR="00F16E3C" w:rsidP="00145EFF" w:rsidRDefault="007A5B54" w14:paraId="558CBC65" w14:textId="3C447615">
            <w:pPr>
              <w:rPr>
                <w:lang w:val="en-US"/>
              </w:rPr>
            </w:pPr>
            <w:r w:rsidRPr="009573DF">
              <w:rPr>
                <w:color w:val="156082" w:themeColor="accent1"/>
                <w:lang w:val="en-US"/>
              </w:rPr>
              <w:t>Not applicable.</w:t>
            </w:r>
          </w:p>
        </w:tc>
      </w:tr>
    </w:tbl>
    <w:p w:rsidRPr="009573DF" w:rsidR="00353D92" w:rsidP="00353D92" w:rsidRDefault="00353D92" w14:paraId="01C27376" w14:textId="77777777">
      <w:pPr>
        <w:pStyle w:val="ListParagraph"/>
      </w:pPr>
    </w:p>
    <w:p w:rsidRPr="009573DF" w:rsidR="00353D92" w:rsidP="00353D92" w:rsidRDefault="00353D92" w14:paraId="2A6512A0" w14:textId="7B95E97C">
      <w:pPr>
        <w:pStyle w:val="ListParagraph"/>
        <w:numPr>
          <w:ilvl w:val="2"/>
          <w:numId w:val="12"/>
        </w:numPr>
      </w:pPr>
      <w:r w:rsidRPr="009573DF">
        <w:t xml:space="preserve">Which laws and/or regulations apply to </w:t>
      </w:r>
      <w:proofErr w:type="spellStart"/>
      <w:r w:rsidRPr="009573DF">
        <w:t>sms</w:t>
      </w:r>
      <w:proofErr w:type="spellEnd"/>
      <w:r w:rsidRPr="009573DF">
        <w:t>/mms marketing? (Please outline privacy and sectorial legislation including any applicable to data brokers)</w:t>
      </w:r>
    </w:p>
    <w:p w:rsidRPr="009573DF" w:rsidR="002A60BB" w:rsidP="00E31CD2" w:rsidRDefault="002A60BB" w14:paraId="62493E27" w14:textId="5938256F">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 xml:space="preserve">1.1.1. </w:t>
      </w:r>
      <w:r w:rsidRPr="009573DF" w:rsidR="002C0CEB">
        <w:rPr>
          <w:rFonts w:eastAsia="Times New Roman" w:cs="Times New Roman"/>
          <w:color w:val="156082" w:themeColor="accent1"/>
          <w:sz w:val="22"/>
          <w:szCs w:val="22"/>
          <w:lang w:val="en-US" w:eastAsia="en-GB"/>
        </w:rPr>
        <w:t xml:space="preserve">above. </w:t>
      </w:r>
      <w:r w:rsidRPr="009573DF">
        <w:rPr>
          <w:rFonts w:eastAsia="Times New Roman" w:cs="Times New Roman"/>
          <w:color w:val="156082" w:themeColor="accent1"/>
          <w:sz w:val="22"/>
          <w:szCs w:val="22"/>
          <w:lang w:val="en-US" w:eastAsia="en-GB"/>
        </w:rPr>
        <w:t xml:space="preserve">In addition, </w:t>
      </w:r>
      <w:proofErr w:type="gramStart"/>
      <w:r w:rsidRPr="009573DF">
        <w:rPr>
          <w:rFonts w:eastAsia="Times New Roman" w:cs="Times New Roman"/>
          <w:color w:val="156082" w:themeColor="accent1"/>
          <w:sz w:val="22"/>
          <w:szCs w:val="22"/>
          <w:lang w:val="en-US" w:eastAsia="en-GB"/>
        </w:rPr>
        <w:t xml:space="preserve">the  </w:t>
      </w:r>
      <w:r w:rsidRPr="009573DF" w:rsidR="002C0CEB">
        <w:rPr>
          <w:rFonts w:eastAsia="Times New Roman" w:cs="Times New Roman"/>
          <w:color w:val="156082" w:themeColor="accent1"/>
          <w:sz w:val="22"/>
          <w:szCs w:val="22"/>
          <w:lang w:val="en-US" w:eastAsia="en-GB"/>
        </w:rPr>
        <w:t>TKG</w:t>
      </w:r>
      <w:proofErr w:type="gramEnd"/>
      <w:r w:rsidRPr="009573DF">
        <w:rPr>
          <w:rFonts w:eastAsia="Times New Roman" w:cs="Times New Roman"/>
          <w:color w:val="156082" w:themeColor="accent1"/>
          <w:sz w:val="22"/>
          <w:szCs w:val="22"/>
          <w:lang w:val="en-US" w:eastAsia="en-GB"/>
        </w:rPr>
        <w:t xml:space="preserve"> </w:t>
      </w:r>
      <w:r w:rsidRPr="009573DF" w:rsidR="00B0669A">
        <w:rPr>
          <w:rFonts w:eastAsia="Times New Roman" w:cs="Times New Roman"/>
          <w:color w:val="156082" w:themeColor="accent1"/>
          <w:sz w:val="22"/>
          <w:szCs w:val="22"/>
          <w:lang w:val="en-US" w:eastAsia="en-GB"/>
        </w:rPr>
        <w:t xml:space="preserve">as it contains rules on caller/number identification and determines regulatory powers to combat misuse/spam. </w:t>
      </w:r>
    </w:p>
    <w:tbl>
      <w:tblPr>
        <w:tblStyle w:val="TableGrid"/>
        <w:tblW w:w="0" w:type="auto"/>
        <w:tblLook w:val="04A0" w:firstRow="1" w:lastRow="0" w:firstColumn="1" w:lastColumn="0" w:noHBand="0" w:noVBand="1"/>
      </w:tblPr>
      <w:tblGrid>
        <w:gridCol w:w="4508"/>
        <w:gridCol w:w="4508"/>
      </w:tblGrid>
      <w:tr w:rsidRPr="009573DF" w:rsidR="00F16E3C" w:rsidTr="00145EFF" w14:paraId="053A04BB" w14:textId="77777777">
        <w:tc>
          <w:tcPr>
            <w:tcW w:w="4508" w:type="dxa"/>
          </w:tcPr>
          <w:p w:rsidRPr="009573DF" w:rsidR="00F16E3C" w:rsidP="00145EFF" w:rsidRDefault="00F16E3C" w14:paraId="0D089141" w14:textId="77777777">
            <w:pPr>
              <w:rPr>
                <w:lang w:val="en-US"/>
              </w:rPr>
            </w:pPr>
            <w:r w:rsidRPr="009573DF">
              <w:rPr>
                <w:lang w:val="en-US"/>
              </w:rPr>
              <w:t xml:space="preserve">Citation </w:t>
            </w:r>
          </w:p>
        </w:tc>
        <w:tc>
          <w:tcPr>
            <w:tcW w:w="4508" w:type="dxa"/>
          </w:tcPr>
          <w:p w:rsidRPr="009573DF" w:rsidR="00F16E3C" w:rsidP="00145EFF" w:rsidRDefault="007A5B54" w14:paraId="1CB9212A" w14:textId="2972C9D7">
            <w:pPr>
              <w:rPr>
                <w:lang w:val="en-US"/>
              </w:rPr>
            </w:pPr>
            <w:r w:rsidRPr="009573DF">
              <w:rPr>
                <w:color w:val="156082" w:themeColor="accent1"/>
                <w:lang w:val="en-US"/>
              </w:rPr>
              <w:t>Not applicable.</w:t>
            </w:r>
          </w:p>
        </w:tc>
      </w:tr>
    </w:tbl>
    <w:p w:rsidRPr="009573DF" w:rsidR="0076682E" w:rsidP="00E91145" w:rsidRDefault="0076682E" w14:paraId="3F86DE33" w14:textId="6ACD674F">
      <w:pPr>
        <w:rPr>
          <w:b/>
          <w:bCs/>
          <w:lang w:val="en-US"/>
        </w:rPr>
      </w:pPr>
    </w:p>
    <w:p w:rsidRPr="009573DF" w:rsidR="00E91145" w:rsidP="00E91145" w:rsidRDefault="00E91145" w14:paraId="051261ED" w14:textId="77777777">
      <w:pPr>
        <w:rPr>
          <w:b/>
          <w:bCs/>
          <w:lang w:val="en-US"/>
        </w:rPr>
      </w:pPr>
      <w:r w:rsidRPr="009573DF">
        <w:rPr>
          <w:b/>
          <w:bCs/>
          <w:lang w:val="en-US"/>
        </w:rPr>
        <w:t xml:space="preserve">1.2. Supervisory authority </w:t>
      </w:r>
    </w:p>
    <w:p w:rsidRPr="009573DF" w:rsidR="00E91145" w:rsidP="00B772E2" w:rsidRDefault="00E91145" w14:paraId="2D437746" w14:textId="40675866">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rsidR="00817A07">
        <w:t>emarketing</w:t>
      </w:r>
      <w:proofErr w:type="spellEnd"/>
      <w:r w:rsidRPr="009573DF" w:rsidR="00817A07">
        <w:t xml:space="preserve"> law</w:t>
      </w:r>
      <w:r w:rsidRPr="009573DF">
        <w:t>?</w:t>
      </w:r>
    </w:p>
    <w:p w:rsidRPr="009573DF" w:rsidR="00B0669A" w:rsidP="00E31CD2" w:rsidRDefault="00B0669A" w14:paraId="03F0AE8B" w14:textId="4DBEEBB1">
      <w:pPr>
        <w:spacing w:line="240" w:lineRule="auto"/>
        <w:jc w:val="both"/>
        <w:rPr>
          <w:color w:val="156082" w:themeColor="accent1"/>
          <w:sz w:val="22"/>
          <w:szCs w:val="22"/>
          <w:lang w:val="en-US"/>
        </w:rPr>
      </w:pPr>
      <w:r w:rsidRPr="009573DF">
        <w:rPr>
          <w:color w:val="156082" w:themeColor="accent1"/>
          <w:sz w:val="22"/>
          <w:szCs w:val="22"/>
          <w:lang w:val="en-US"/>
        </w:rPr>
        <w:t>There is no dedicated sector</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specific regulator for email marketing. Email marketing rules are enforced primarily through civil</w:t>
      </w:r>
      <w:r w:rsidRPr="009573DF">
        <w:rPr>
          <w:color w:val="156082" w:themeColor="accent1"/>
          <w:sz w:val="22"/>
          <w:szCs w:val="22"/>
          <w:lang w:val="en-US"/>
        </w:rPr>
        <w:noBreakHyphen/>
      </w:r>
      <w:r w:rsidRPr="009573DF">
        <w:rPr>
          <w:color w:val="156082" w:themeColor="accent1"/>
          <w:sz w:val="22"/>
          <w:szCs w:val="22"/>
          <w:lang w:val="en-US"/>
        </w:rPr>
        <w:t>law mechanisms initiated by</w:t>
      </w:r>
      <w:r w:rsidRPr="009573DF" w:rsidR="006A2FA5">
        <w:rPr>
          <w:color w:val="156082" w:themeColor="accent1"/>
          <w:sz w:val="22"/>
          <w:szCs w:val="22"/>
          <w:lang w:val="en-US"/>
        </w:rPr>
        <w:t xml:space="preserve"> individuals (sometimes represented by lawyers), </w:t>
      </w:r>
      <w:r w:rsidRPr="009573DF">
        <w:rPr>
          <w:color w:val="156082" w:themeColor="accent1"/>
          <w:sz w:val="22"/>
          <w:szCs w:val="22"/>
          <w:lang w:val="en-US"/>
        </w:rPr>
        <w:t>competitors, consumer protection or business associations.</w:t>
      </w:r>
      <w:r w:rsidRPr="009573DF">
        <w:rPr>
          <w:rFonts w:ascii="Segoe UI" w:hAnsi="Segoe UI" w:eastAsia="Times New Roman" w:cs="Segoe UI"/>
          <w:color w:val="156082" w:themeColor="accent1"/>
          <w:sz w:val="22"/>
          <w:szCs w:val="22"/>
          <w:lang w:val="en-US" w:eastAsia="de-DE"/>
        </w:rPr>
        <w:t xml:space="preserve"> I</w:t>
      </w:r>
      <w:r w:rsidRPr="009573DF">
        <w:rPr>
          <w:color w:val="156082" w:themeColor="accent1"/>
          <w:sz w:val="22"/>
          <w:szCs w:val="22"/>
          <w:lang w:val="en-US"/>
        </w:rPr>
        <w:t>n addition, data protection authorities enforce GDPR requirements (e.g.</w:t>
      </w:r>
      <w:r w:rsidRPr="009573DF" w:rsidR="002C0CEB">
        <w:rPr>
          <w:color w:val="156082" w:themeColor="accent1"/>
          <w:sz w:val="22"/>
          <w:szCs w:val="22"/>
          <w:lang w:val="en-US"/>
        </w:rPr>
        <w:t>,</w:t>
      </w:r>
      <w:r w:rsidRPr="009573DF">
        <w:rPr>
          <w:color w:val="156082" w:themeColor="accent1"/>
          <w:sz w:val="22"/>
          <w:szCs w:val="22"/>
          <w:lang w:val="en-US"/>
        </w:rPr>
        <w:t xml:space="preserve"> consent, opt</w:t>
      </w:r>
      <w:r w:rsidRPr="009573DF">
        <w:rPr>
          <w:color w:val="156082" w:themeColor="accent1"/>
          <w:sz w:val="22"/>
          <w:szCs w:val="22"/>
          <w:lang w:val="en-US"/>
        </w:rPr>
        <w:noBreakHyphen/>
      </w:r>
      <w:r w:rsidRPr="009573DF">
        <w:rPr>
          <w:color w:val="156082" w:themeColor="accent1"/>
          <w:sz w:val="22"/>
          <w:szCs w:val="22"/>
          <w:lang w:val="en-US"/>
        </w:rPr>
        <w:t>out handling).</w:t>
      </w:r>
    </w:p>
    <w:tbl>
      <w:tblPr>
        <w:tblStyle w:val="TableGrid"/>
        <w:tblW w:w="0" w:type="auto"/>
        <w:tblLook w:val="04A0" w:firstRow="1" w:lastRow="0" w:firstColumn="1" w:lastColumn="0" w:noHBand="0" w:noVBand="1"/>
      </w:tblPr>
      <w:tblGrid>
        <w:gridCol w:w="4508"/>
        <w:gridCol w:w="4508"/>
      </w:tblGrid>
      <w:tr w:rsidRPr="009573DF" w:rsidR="007A5B54" w:rsidTr="00145EFF" w14:paraId="1121D1B1" w14:textId="77777777">
        <w:tc>
          <w:tcPr>
            <w:tcW w:w="4508" w:type="dxa"/>
          </w:tcPr>
          <w:p w:rsidRPr="009573DF" w:rsidR="007A5B54" w:rsidP="00145EFF" w:rsidRDefault="007A5B54" w14:paraId="0A78142B" w14:textId="77777777">
            <w:pPr>
              <w:rPr>
                <w:lang w:val="en-US"/>
              </w:rPr>
            </w:pPr>
            <w:r w:rsidRPr="009573DF">
              <w:rPr>
                <w:lang w:val="en-US"/>
              </w:rPr>
              <w:t xml:space="preserve">Citation </w:t>
            </w:r>
          </w:p>
        </w:tc>
        <w:tc>
          <w:tcPr>
            <w:tcW w:w="4508" w:type="dxa"/>
          </w:tcPr>
          <w:p w:rsidRPr="009573DF" w:rsidR="007A5B54" w:rsidP="00145EFF" w:rsidRDefault="002C0CEB" w14:paraId="3BAA58EA" w14:textId="4A28318F">
            <w:pPr>
              <w:rPr>
                <w:lang w:val="en-US"/>
              </w:rPr>
            </w:pPr>
            <w:r w:rsidRPr="009573DF">
              <w:rPr>
                <w:lang w:val="en-US"/>
              </w:rPr>
              <w:t>Not applicable.</w:t>
            </w:r>
          </w:p>
        </w:tc>
      </w:tr>
    </w:tbl>
    <w:p w:rsidRPr="009573DF" w:rsidR="00817A07" w:rsidP="00817A07" w:rsidRDefault="00817A07" w14:paraId="24FF789B" w14:textId="77777777">
      <w:pPr>
        <w:pStyle w:val="ListParagraph"/>
      </w:pPr>
    </w:p>
    <w:p w:rsidRPr="009573DF" w:rsidR="00817A07" w:rsidP="00817A07" w:rsidRDefault="00817A07" w14:paraId="7EE27942" w14:textId="7972C2B2">
      <w:pPr>
        <w:pStyle w:val="ListParagraph"/>
        <w:numPr>
          <w:ilvl w:val="2"/>
          <w:numId w:val="9"/>
        </w:numPr>
      </w:pPr>
      <w:r w:rsidRPr="009573DF">
        <w:t xml:space="preserve">Who is </w:t>
      </w:r>
      <w:r w:rsidRPr="009573DF" w:rsidR="00F16E3C">
        <w:t>responsible</w:t>
      </w:r>
      <w:r w:rsidRPr="009573DF">
        <w:t xml:space="preserve"> for enforcing the telemarketing law?</w:t>
      </w:r>
    </w:p>
    <w:p w:rsidRPr="009573DF" w:rsidR="00B0669A" w:rsidP="00B0669A" w:rsidRDefault="00B0669A" w14:paraId="5829E68D" w14:textId="4086140E">
      <w:pPr>
        <w:spacing w:line="240" w:lineRule="auto"/>
        <w:jc w:val="both"/>
        <w:rPr>
          <w:color w:val="156082" w:themeColor="accent1"/>
          <w:sz w:val="22"/>
          <w:szCs w:val="22"/>
          <w:lang w:val="en-US"/>
        </w:rPr>
      </w:pPr>
      <w:r w:rsidRPr="009573DF">
        <w:rPr>
          <w:color w:val="156082" w:themeColor="accent1"/>
          <w:sz w:val="22"/>
          <w:szCs w:val="22"/>
          <w:lang w:val="en-US"/>
        </w:rPr>
        <w:t xml:space="preserve">Telemarketing prohibitions are </w:t>
      </w:r>
      <w:r w:rsidRPr="009573DF" w:rsidR="006A2FA5">
        <w:rPr>
          <w:color w:val="156082" w:themeColor="accent1"/>
          <w:sz w:val="22"/>
          <w:szCs w:val="22"/>
          <w:lang w:val="en-US"/>
        </w:rPr>
        <w:t xml:space="preserve">also </w:t>
      </w:r>
      <w:r w:rsidRPr="009573DF">
        <w:rPr>
          <w:color w:val="156082" w:themeColor="accent1"/>
          <w:sz w:val="22"/>
          <w:szCs w:val="22"/>
          <w:lang w:val="en-US"/>
        </w:rPr>
        <w:t>enforced mainly enforced through civil</w:t>
      </w:r>
      <w:r w:rsidRPr="009573DF">
        <w:rPr>
          <w:color w:val="156082" w:themeColor="accent1"/>
          <w:sz w:val="22"/>
          <w:szCs w:val="22"/>
          <w:lang w:val="en-US"/>
        </w:rPr>
        <w:noBreakHyphen/>
      </w:r>
      <w:r w:rsidRPr="009573DF">
        <w:rPr>
          <w:color w:val="156082" w:themeColor="accent1"/>
          <w:sz w:val="22"/>
          <w:szCs w:val="22"/>
          <w:lang w:val="en-US"/>
        </w:rPr>
        <w:t xml:space="preserve">law proceedings by </w:t>
      </w:r>
      <w:r w:rsidRPr="009573DF" w:rsidR="006A2FA5">
        <w:rPr>
          <w:color w:val="156082" w:themeColor="accent1"/>
          <w:sz w:val="22"/>
          <w:szCs w:val="22"/>
          <w:lang w:val="en-US"/>
        </w:rPr>
        <w:t xml:space="preserve">individuals, </w:t>
      </w:r>
      <w:r w:rsidRPr="009573DF">
        <w:rPr>
          <w:color w:val="156082" w:themeColor="accent1"/>
          <w:sz w:val="22"/>
          <w:szCs w:val="22"/>
          <w:lang w:val="en-US"/>
        </w:rPr>
        <w:t xml:space="preserve">competitors </w:t>
      </w:r>
      <w:r w:rsidRPr="009573DF" w:rsidR="00F1126D">
        <w:rPr>
          <w:color w:val="156082" w:themeColor="accent1"/>
          <w:sz w:val="22"/>
          <w:szCs w:val="22"/>
          <w:lang w:val="en-US"/>
        </w:rPr>
        <w:t xml:space="preserve">or </w:t>
      </w:r>
      <w:r w:rsidRPr="009573DF">
        <w:rPr>
          <w:color w:val="156082" w:themeColor="accent1"/>
          <w:sz w:val="22"/>
          <w:szCs w:val="22"/>
          <w:lang w:val="en-US"/>
        </w:rPr>
        <w:t xml:space="preserve">consumer or business associations. In addition, the </w:t>
      </w:r>
      <w:hyperlink w:history="1" r:id="rId23">
        <w:r w:rsidRPr="009573DF">
          <w:rPr>
            <w:rStyle w:val="Hyperlink"/>
            <w:sz w:val="22"/>
            <w:szCs w:val="22"/>
            <w:lang w:val="en-US"/>
          </w:rPr>
          <w:t>Federal Network Agency</w:t>
        </w:r>
      </w:hyperlink>
      <w:r w:rsidRPr="009573DF">
        <w:rPr>
          <w:color w:val="156082" w:themeColor="accent1"/>
          <w:sz w:val="22"/>
          <w:szCs w:val="22"/>
          <w:lang w:val="en-US"/>
        </w:rPr>
        <w:t xml:space="preserv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has limited enforcement powers with respect to unauthorized advertising calls to consumers, including the power to impose fines. Where telemarketing involves unlawful processing of personal data</w:t>
      </w:r>
      <w:r w:rsidRPr="009573DF" w:rsidR="00F1126D">
        <w:rPr>
          <w:color w:val="156082" w:themeColor="accent1"/>
          <w:sz w:val="22"/>
          <w:szCs w:val="22"/>
          <w:lang w:val="en-US"/>
        </w:rPr>
        <w:t xml:space="preserve">, the </w:t>
      </w:r>
      <w:r w:rsidRPr="009573DF">
        <w:rPr>
          <w:color w:val="156082" w:themeColor="accent1"/>
          <w:sz w:val="22"/>
          <w:szCs w:val="22"/>
          <w:lang w:val="en-US"/>
        </w:rPr>
        <w:t>data protection authorities may also take enforcement action under the GDPR.</w:t>
      </w:r>
    </w:p>
    <w:tbl>
      <w:tblPr>
        <w:tblStyle w:val="TableGrid"/>
        <w:tblW w:w="0" w:type="auto"/>
        <w:tblLook w:val="04A0" w:firstRow="1" w:lastRow="0" w:firstColumn="1" w:lastColumn="0" w:noHBand="0" w:noVBand="1"/>
      </w:tblPr>
      <w:tblGrid>
        <w:gridCol w:w="4508"/>
        <w:gridCol w:w="4508"/>
      </w:tblGrid>
      <w:tr w:rsidRPr="009573DF" w:rsidR="001121CD" w:rsidTr="00145EFF" w14:paraId="102AE0EA" w14:textId="77777777">
        <w:tc>
          <w:tcPr>
            <w:tcW w:w="4508" w:type="dxa"/>
          </w:tcPr>
          <w:p w:rsidRPr="009573DF" w:rsidR="001121CD" w:rsidP="00145EFF" w:rsidRDefault="001121CD" w14:paraId="404AFE6A" w14:textId="77777777">
            <w:pPr>
              <w:rPr>
                <w:lang w:val="en-US"/>
              </w:rPr>
            </w:pPr>
            <w:r w:rsidRPr="009573DF">
              <w:rPr>
                <w:lang w:val="en-US"/>
              </w:rPr>
              <w:t xml:space="preserve">Citation </w:t>
            </w:r>
          </w:p>
        </w:tc>
        <w:tc>
          <w:tcPr>
            <w:tcW w:w="4508" w:type="dxa"/>
          </w:tcPr>
          <w:p w:rsidRPr="009573DF" w:rsidR="001121CD" w:rsidP="00145EFF" w:rsidRDefault="00954C9B" w14:paraId="180EF071" w14:textId="4032C650">
            <w:pPr>
              <w:rPr>
                <w:lang w:val="en-US"/>
              </w:rPr>
            </w:pPr>
            <w:r w:rsidRPr="009573DF">
              <w:rPr>
                <w:lang w:val="en-US"/>
              </w:rPr>
              <w:t>Not applicable.</w:t>
            </w:r>
          </w:p>
        </w:tc>
      </w:tr>
    </w:tbl>
    <w:p w:rsidRPr="009573DF" w:rsidR="00817A07" w:rsidP="00817A07" w:rsidRDefault="00817A07" w14:paraId="035C8519" w14:textId="77777777">
      <w:pPr>
        <w:pStyle w:val="ListParagraph"/>
      </w:pPr>
    </w:p>
    <w:p w:rsidRPr="009573DF" w:rsidR="00817A07" w:rsidP="00817A07" w:rsidRDefault="00817A07" w14:paraId="240D53B6" w14:textId="40CA4D08">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t>sms</w:t>
      </w:r>
      <w:proofErr w:type="spellEnd"/>
      <w:r w:rsidRPr="009573DF">
        <w:t>/mms marketing law?</w:t>
      </w:r>
    </w:p>
    <w:p w:rsidRPr="009573DF" w:rsidR="00B0669A" w:rsidP="00B0669A" w:rsidRDefault="00B0669A" w14:paraId="2B45B4A4" w14:textId="5A00FEB2">
      <w:pPr>
        <w:spacing w:line="240" w:lineRule="auto"/>
        <w:jc w:val="both"/>
        <w:rPr>
          <w:color w:val="156082" w:themeColor="accent1"/>
          <w:sz w:val="22"/>
          <w:szCs w:val="22"/>
          <w:lang w:val="en-US"/>
        </w:rPr>
      </w:pPr>
      <w:r w:rsidRPr="009573DF">
        <w:rPr>
          <w:color w:val="156082" w:themeColor="accent1"/>
          <w:sz w:val="22"/>
          <w:szCs w:val="22"/>
          <w:lang w:val="en-US"/>
        </w:rPr>
        <w:t>SMS/MMS marketing prohibitions are also enforced primarily through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actions</w:t>
      </w:r>
      <w:r w:rsidRPr="009573DF" w:rsidR="00954C9B">
        <w:rPr>
          <w:color w:val="156082" w:themeColor="accent1"/>
          <w:sz w:val="22"/>
          <w:szCs w:val="22"/>
          <w:lang w:val="en-US"/>
        </w:rPr>
        <w:t>.</w:t>
      </w:r>
      <w:r w:rsidRPr="009573DF">
        <w:rPr>
          <w:color w:val="156082" w:themeColor="accent1"/>
          <w:sz w:val="22"/>
          <w:szCs w:val="22"/>
          <w:lang w:val="en-US"/>
        </w:rPr>
        <w:t xml:space="preserve"> Data protection authorities may also take enforcement action under the GDPR. In addition, the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xml:space="preserve"> may take telecom</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based administrative measures in cases involving unlawful number use (e.g.</w:t>
      </w:r>
      <w:r w:rsidRPr="009573DF" w:rsidR="006F0F5C">
        <w:rPr>
          <w:color w:val="156082" w:themeColor="accent1"/>
          <w:sz w:val="22"/>
          <w:szCs w:val="22"/>
          <w:lang w:val="en-US"/>
        </w:rPr>
        <w:t>,</w:t>
      </w:r>
      <w:r w:rsidRPr="009573DF">
        <w:rPr>
          <w:color w:val="156082" w:themeColor="accent1"/>
          <w:sz w:val="22"/>
          <w:szCs w:val="22"/>
          <w:lang w:val="en-US"/>
        </w:rPr>
        <w:t xml:space="preserve"> number disconnection, billing and collection bans, porting bans</w:t>
      </w:r>
      <w:r w:rsidRPr="009573DF" w:rsidR="00106AD7">
        <w:rPr>
          <w:color w:val="156082" w:themeColor="accent1"/>
          <w:sz w:val="22"/>
          <w:szCs w:val="22"/>
          <w:lang w:val="en-US"/>
        </w:rPr>
        <w:t xml:space="preserve"> which may effectively lead to </w:t>
      </w:r>
      <w:r w:rsidRPr="009573DF">
        <w:rPr>
          <w:color w:val="156082" w:themeColor="accent1"/>
          <w:sz w:val="22"/>
          <w:szCs w:val="22"/>
          <w:lang w:val="en-US"/>
        </w:rPr>
        <w:t>business</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model prohibitions), but it has no power to impose fines for SMS/MMS spam as such.</w:t>
      </w:r>
    </w:p>
    <w:tbl>
      <w:tblPr>
        <w:tblStyle w:val="TableGrid"/>
        <w:tblW w:w="0" w:type="auto"/>
        <w:tblLook w:val="04A0" w:firstRow="1" w:lastRow="0" w:firstColumn="1" w:lastColumn="0" w:noHBand="0" w:noVBand="1"/>
      </w:tblPr>
      <w:tblGrid>
        <w:gridCol w:w="4508"/>
        <w:gridCol w:w="4508"/>
      </w:tblGrid>
      <w:tr w:rsidRPr="009573DF" w:rsidR="001121CD" w:rsidTr="00145EFF" w14:paraId="61FF40CE" w14:textId="77777777">
        <w:tc>
          <w:tcPr>
            <w:tcW w:w="4508" w:type="dxa"/>
          </w:tcPr>
          <w:p w:rsidRPr="009573DF" w:rsidR="001121CD" w:rsidP="00145EFF" w:rsidRDefault="001121CD" w14:paraId="6F9E067A" w14:textId="77777777">
            <w:pPr>
              <w:rPr>
                <w:lang w:val="en-US"/>
              </w:rPr>
            </w:pPr>
            <w:r w:rsidRPr="009573DF">
              <w:rPr>
                <w:lang w:val="en-US"/>
              </w:rPr>
              <w:t xml:space="preserve">Citation </w:t>
            </w:r>
          </w:p>
        </w:tc>
        <w:tc>
          <w:tcPr>
            <w:tcW w:w="4508" w:type="dxa"/>
          </w:tcPr>
          <w:p w:rsidRPr="009573DF" w:rsidR="001121CD" w:rsidP="00145EFF" w:rsidRDefault="00954C9B" w14:paraId="1C6B78A0" w14:textId="1C0C643D">
            <w:pPr>
              <w:rPr>
                <w:lang w:val="en-US"/>
              </w:rPr>
            </w:pPr>
            <w:r w:rsidRPr="009573DF">
              <w:rPr>
                <w:lang w:val="en-US"/>
              </w:rPr>
              <w:t>Not applicable.</w:t>
            </w:r>
          </w:p>
        </w:tc>
      </w:tr>
    </w:tbl>
    <w:p w:rsidRPr="009573DF" w:rsidR="00B772E2" w:rsidP="00E91145" w:rsidRDefault="00B772E2" w14:paraId="2ADBB600" w14:textId="77777777">
      <w:pPr>
        <w:rPr>
          <w:b/>
          <w:bCs/>
          <w:lang w:val="en-US"/>
        </w:rPr>
      </w:pPr>
    </w:p>
    <w:p w:rsidRPr="009573DF" w:rsidR="00E91145" w:rsidP="00E91145" w:rsidRDefault="00E91145" w14:paraId="10FE6D99" w14:textId="77777777">
      <w:pPr>
        <w:rPr>
          <w:b/>
          <w:bCs/>
          <w:lang w:val="en-US"/>
        </w:rPr>
      </w:pPr>
      <w:r w:rsidRPr="009573DF">
        <w:rPr>
          <w:b/>
          <w:bCs/>
          <w:lang w:val="en-US"/>
        </w:rPr>
        <w:t xml:space="preserve">1.3. Guidelines </w:t>
      </w:r>
    </w:p>
    <w:p w:rsidRPr="009573DF" w:rsidR="00E91145" w:rsidP="001C61F6" w:rsidRDefault="00E91145" w14:paraId="0BBF4992" w14:textId="2A7BDFE9">
      <w:pPr>
        <w:pStyle w:val="ListParagraph"/>
        <w:numPr>
          <w:ilvl w:val="2"/>
          <w:numId w:val="10"/>
        </w:numPr>
      </w:pPr>
      <w:r w:rsidRPr="009573DF">
        <w:t xml:space="preserve">Have any guidelines been issued on </w:t>
      </w:r>
      <w:r w:rsidRPr="009573DF" w:rsidR="00AB629A">
        <w:t xml:space="preserve">direct marketing? </w:t>
      </w:r>
      <w:r w:rsidRPr="009573DF" w:rsidR="00AB629A">
        <w:rPr>
          <w:i/>
          <w:iCs/>
        </w:rPr>
        <w:t xml:space="preserve">(Please include all the relevant guidance issued on </w:t>
      </w:r>
      <w:proofErr w:type="spellStart"/>
      <w:r w:rsidRPr="009573DF" w:rsidR="00AB629A">
        <w:rPr>
          <w:i/>
          <w:iCs/>
        </w:rPr>
        <w:t>emarketing</w:t>
      </w:r>
      <w:proofErr w:type="spellEnd"/>
      <w:r w:rsidRPr="009573DF" w:rsidR="00AB629A">
        <w:rPr>
          <w:i/>
          <w:iCs/>
        </w:rPr>
        <w:t xml:space="preserve">, telemarketing, </w:t>
      </w:r>
      <w:proofErr w:type="spellStart"/>
      <w:r w:rsidRPr="009573DF" w:rsidR="00AB629A">
        <w:rPr>
          <w:i/>
          <w:iCs/>
        </w:rPr>
        <w:t>sms</w:t>
      </w:r>
      <w:proofErr w:type="spellEnd"/>
      <w:r w:rsidRPr="009573DF" w:rsidR="00AB629A">
        <w:rPr>
          <w:i/>
          <w:iCs/>
        </w:rPr>
        <w:t>/mms marketing, and consent)</w:t>
      </w:r>
    </w:p>
    <w:p w:rsidRPr="009573DF" w:rsidR="00B0669A" w:rsidP="00B0669A" w:rsidRDefault="00B0669A" w14:paraId="40BE942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most relevant documents issued by the </w:t>
      </w:r>
      <w:hyperlink w:tgtFrame="_blank" w:history="1" r:id="rId24">
        <w:r w:rsidRPr="009573DF">
          <w:rPr>
            <w:rFonts w:eastAsia="Times New Roman" w:cs="Times New Roman"/>
            <w:color w:val="156082" w:themeColor="accent1"/>
            <w:sz w:val="22"/>
            <w:szCs w:val="22"/>
            <w:lang w:val="en-US" w:eastAsia="en-GB"/>
          </w:rPr>
          <w:t>German Data Protection Conference</w:t>
        </w:r>
      </w:hyperlink>
      <w:r w:rsidRPr="009573DF">
        <w:rPr>
          <w:rFonts w:eastAsia="Times New Roman" w:cs="Times New Roman"/>
          <w:color w:val="156082" w:themeColor="accent1"/>
          <w:sz w:val="22"/>
          <w:szCs w:val="22"/>
          <w:lang w:val="en-US" w:eastAsia="en-GB"/>
        </w:rPr>
        <w:t> (DSK) are the following:</w:t>
      </w:r>
    </w:p>
    <w:p w:rsidRPr="009573DF" w:rsidR="00B0669A" w:rsidP="00C75F30" w:rsidRDefault="00B0669A" w14:paraId="6A45FDF8"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DSK Short Paper No. 3 on processing of personal data for marketing purposes (only available in German </w:t>
      </w:r>
      <w:hyperlink w:tgtFrame="_blank" w:history="1" r:id="rId2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DSK Short Paper); and</w:t>
      </w:r>
    </w:p>
    <w:p w:rsidRPr="009573DF" w:rsidR="00B0669A" w:rsidP="00C75F30" w:rsidRDefault="00B0669A" w14:paraId="1A2D0B95"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direct marketing guidance on the processing of personal data for direct marketing purposes under the GDPR (only available in German </w:t>
      </w:r>
      <w:hyperlink w:tgtFrame="_blank" w:history="1" r:id="rId2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Direct Marketing Guidance).</w:t>
      </w:r>
    </w:p>
    <w:p w:rsidRPr="009573DF" w:rsidR="00B0669A" w:rsidP="00B0669A" w:rsidRDefault="00B0669A" w14:paraId="4D22099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Some regional data protection authorities (DPAs) have published individual guidance. For instance, the </w:t>
      </w:r>
      <w:hyperlink w:tgtFrame="_blank" w:history="1" r:id="rId27">
        <w:r w:rsidRPr="009573DF">
          <w:rPr>
            <w:rFonts w:eastAsia="Times New Roman" w:cs="Times New Roman"/>
            <w:color w:val="156082" w:themeColor="accent1"/>
            <w:sz w:val="22"/>
            <w:szCs w:val="22"/>
            <w:lang w:val="en-US" w:eastAsia="en-GB"/>
          </w:rPr>
          <w:t>Data Protection Authority of Bavaria for the Private Sector</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has issued the following guidance:</w:t>
      </w:r>
    </w:p>
    <w:p w:rsidRPr="009573DF" w:rsidR="00B0669A" w:rsidP="00C75F30" w:rsidRDefault="00B0669A" w14:paraId="2DD734CF" w14:textId="7B94BD4D">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guide for controllers regarding the use of data for personalized advertising (only available in German </w:t>
      </w:r>
      <w:hyperlink w:tgtFrame="_blank" w:history="1" r:id="rId2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Personalized </w:t>
      </w:r>
      <w:proofErr w:type="spellStart"/>
      <w:r w:rsidRPr="009573DF" w:rsidR="00954C9B">
        <w:rPr>
          <w:rFonts w:eastAsia="Times New Roman" w:cs="Times New Roman"/>
          <w:color w:val="156082" w:themeColor="accent1"/>
          <w:sz w:val="22"/>
          <w:szCs w:val="22"/>
          <w:lang w:val="en-US" w:eastAsia="en-GB"/>
        </w:rPr>
        <w:t>Adversiting</w:t>
      </w:r>
      <w:proofErr w:type="spellEnd"/>
      <w:r w:rsidRPr="009573DF" w:rsidR="00954C9B">
        <w:rPr>
          <w:rFonts w:eastAsia="Times New Roman" w:cs="Times New Roman"/>
          <w:color w:val="156082" w:themeColor="accent1"/>
          <w:sz w:val="22"/>
          <w:szCs w:val="22"/>
          <w:lang w:val="en-US" w:eastAsia="en-GB"/>
        </w:rPr>
        <w:t xml:space="preserve"> Guidance)</w:t>
      </w:r>
      <w:r w:rsidRPr="009573DF">
        <w:rPr>
          <w:rFonts w:eastAsia="Times New Roman" w:cs="Times New Roman"/>
          <w:color w:val="156082" w:themeColor="accent1"/>
          <w:sz w:val="22"/>
          <w:szCs w:val="22"/>
          <w:lang w:val="en-US" w:eastAsia="en-GB"/>
        </w:rPr>
        <w:t>;</w:t>
      </w:r>
    </w:p>
    <w:p w:rsidRPr="009573DF" w:rsidR="00B0669A" w:rsidP="00C75F30" w:rsidRDefault="00B0669A" w14:paraId="3411B733" w14:textId="2B5ED760">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factsheet for consumers on the use of personal data for marketing purposes (only available in German </w:t>
      </w:r>
      <w:hyperlink w:tgtFrame="_blank" w:history="1" r:id="rId2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Factsheet)</w:t>
      </w:r>
      <w:r w:rsidRPr="009573DF">
        <w:rPr>
          <w:rFonts w:eastAsia="Times New Roman" w:cs="Times New Roman"/>
          <w:color w:val="156082" w:themeColor="accent1"/>
          <w:sz w:val="22"/>
          <w:szCs w:val="22"/>
          <w:lang w:val="en-US" w:eastAsia="en-GB"/>
        </w:rPr>
        <w:t>; and</w:t>
      </w:r>
    </w:p>
    <w:p w:rsidRPr="009573DF" w:rsidR="00B0669A" w:rsidP="00C75F30" w:rsidRDefault="00B0669A" w14:paraId="26ADFCBD" w14:textId="77777777">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guidance on advertising (only available in German </w:t>
      </w:r>
      <w:hyperlink w:tgtFrame="_blank" w:history="1" r:id="rId3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Advertising Guidance).</w:t>
      </w:r>
    </w:p>
    <w:p w:rsidRPr="009573DF" w:rsidR="00B0669A" w:rsidP="00B0669A" w:rsidRDefault="00B0669A" w14:paraId="7BC5B6FF" w14:textId="77777777">
      <w:pPr>
        <w:spacing w:line="240" w:lineRule="auto"/>
        <w:jc w:val="both"/>
        <w:rPr>
          <w:color w:val="156082" w:themeColor="accent1"/>
          <w:sz w:val="22"/>
          <w:szCs w:val="22"/>
          <w:lang w:val="en-US"/>
        </w:rPr>
      </w:pPr>
      <w:r w:rsidRPr="009573DF">
        <w:rPr>
          <w:color w:val="156082" w:themeColor="accent1"/>
          <w:sz w:val="22"/>
          <w:szCs w:val="22"/>
          <w:lang w:val="en-US"/>
        </w:rPr>
        <w:t>In addition, the </w:t>
      </w:r>
      <w:hyperlink w:tgtFrame="_blank" w:history="1" r:id="rId31">
        <w:r w:rsidRPr="009573DF">
          <w:rPr>
            <w:rStyle w:val="Hyperlink"/>
            <w:color w:val="156082" w:themeColor="accent1"/>
            <w:sz w:val="22"/>
            <w:szCs w:val="22"/>
            <w:lang w:val="en-US"/>
          </w:rPr>
          <w:t>Federal Network Agency</w:t>
        </w:r>
      </w:hyperlink>
      <w:r w:rsidRPr="009573DF">
        <w:rPr>
          <w:color w:val="156082" w:themeColor="accent1"/>
          <w:sz w:val="22"/>
          <w:szCs w:val="22"/>
          <w:lang w:val="en-US"/>
        </w:rPr>
        <w:t>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which supervises telephone number misuses and may issue sanctions for violations of the UWG in this regard, has issued the following guidance:</w:t>
      </w:r>
    </w:p>
    <w:p w:rsidRPr="009573DF" w:rsidR="00B0669A" w:rsidP="00C75F30" w:rsidRDefault="00B0669A" w14:paraId="6B0A5AC2" w14:textId="1B8464F5">
      <w:pPr>
        <w:numPr>
          <w:ilvl w:val="0"/>
          <w:numId w:val="34"/>
        </w:numPr>
        <w:spacing w:line="240" w:lineRule="auto"/>
        <w:rPr>
          <w:color w:val="156082" w:themeColor="accent1"/>
          <w:sz w:val="22"/>
          <w:szCs w:val="22"/>
          <w:lang w:val="en-US"/>
        </w:rPr>
      </w:pPr>
      <w:r w:rsidRPr="009573DF">
        <w:rPr>
          <w:color w:val="156082" w:themeColor="accent1"/>
          <w:sz w:val="22"/>
          <w:szCs w:val="22"/>
          <w:lang w:val="en-US"/>
        </w:rPr>
        <w:t>the Guidance on the misuse of numbers (only available in German </w:t>
      </w:r>
      <w:hyperlink w:tgtFrame="_blank" w:history="1" r:id="rId32">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Misuse of Numbers Guidance)</w:t>
      </w:r>
      <w:r w:rsidRPr="009573DF">
        <w:rPr>
          <w:color w:val="156082" w:themeColor="accent1"/>
          <w:sz w:val="22"/>
          <w:szCs w:val="22"/>
          <w:lang w:val="en-US"/>
        </w:rPr>
        <w:t>;</w:t>
      </w:r>
    </w:p>
    <w:p w:rsidRPr="009573DF" w:rsidR="00B0669A" w:rsidP="00C75F30" w:rsidRDefault="00B0669A" w14:paraId="0748A3B7" w14:textId="23219341">
      <w:pPr>
        <w:numPr>
          <w:ilvl w:val="0"/>
          <w:numId w:val="34"/>
        </w:numPr>
        <w:spacing w:line="240" w:lineRule="auto"/>
        <w:rPr>
          <w:color w:val="156082" w:themeColor="accent1"/>
          <w:sz w:val="22"/>
          <w:szCs w:val="22"/>
          <w:lang w:val="en-US"/>
        </w:rPr>
      </w:pPr>
      <w:r w:rsidRPr="009573DF">
        <w:rPr>
          <w:color w:val="156082" w:themeColor="accent1"/>
          <w:sz w:val="22"/>
          <w:szCs w:val="22"/>
          <w:lang w:val="en-US"/>
        </w:rPr>
        <w:t>Guidance on Unauthorized Telephone Advertising (Cold Calls) (only available in German </w:t>
      </w:r>
      <w:hyperlink w:tgtFrame="_blank" w:history="1" r:id="rId33">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Cold Calls Guidance)</w:t>
      </w:r>
      <w:r w:rsidRPr="009573DF">
        <w:rPr>
          <w:color w:val="156082" w:themeColor="accent1"/>
          <w:sz w:val="22"/>
          <w:szCs w:val="22"/>
          <w:lang w:val="en-US"/>
        </w:rPr>
        <w:t>; and</w:t>
      </w:r>
    </w:p>
    <w:p w:rsidRPr="009573DF" w:rsidR="00B0669A" w:rsidP="00C75F30" w:rsidRDefault="00B0669A" w14:paraId="08BD51DD" w14:textId="23034612">
      <w:pPr>
        <w:numPr>
          <w:ilvl w:val="0"/>
          <w:numId w:val="34"/>
        </w:numPr>
        <w:spacing w:line="240" w:lineRule="auto"/>
        <w:rPr>
          <w:color w:val="156082" w:themeColor="accent1"/>
          <w:sz w:val="22"/>
          <w:szCs w:val="22"/>
          <w:lang w:val="en-US"/>
        </w:rPr>
      </w:pPr>
      <w:r w:rsidRPr="009573DF">
        <w:rPr>
          <w:color w:val="156082" w:themeColor="accent1"/>
          <w:sz w:val="22"/>
          <w:szCs w:val="22"/>
          <w:lang w:val="en-US"/>
        </w:rPr>
        <w:t>Complaint Code for Reporting Notices of Misuse of Numbers and Unauthorized Telephone Advertising (only available in German </w:t>
      </w:r>
      <w:hyperlink w:tgtFrame="_blank" w:history="1" r:id="rId34">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Unauthorized Telephone Advertising Guidance)</w:t>
      </w:r>
      <w:r w:rsidRPr="009573DF">
        <w:rPr>
          <w:color w:val="156082" w:themeColor="accent1"/>
          <w:sz w:val="22"/>
          <w:szCs w:val="22"/>
          <w:lang w:val="en-US"/>
        </w:rPr>
        <w:t>.</w:t>
      </w:r>
    </w:p>
    <w:p w:rsidRPr="009573DF" w:rsidR="00B0669A" w:rsidP="00B0669A" w:rsidRDefault="00B0669A" w14:paraId="19EB976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001121CD" w:rsidTr="00145EFF" w14:paraId="08030149" w14:textId="77777777">
        <w:tc>
          <w:tcPr>
            <w:tcW w:w="4508" w:type="dxa"/>
          </w:tcPr>
          <w:p w:rsidRPr="009573DF" w:rsidR="001121CD" w:rsidP="00145EFF" w:rsidRDefault="001121CD" w14:paraId="4445D453" w14:textId="77777777">
            <w:pPr>
              <w:rPr>
                <w:lang w:val="en-US"/>
              </w:rPr>
            </w:pPr>
            <w:r w:rsidRPr="009573DF">
              <w:rPr>
                <w:lang w:val="en-US"/>
              </w:rPr>
              <w:t xml:space="preserve">Citation </w:t>
            </w:r>
          </w:p>
        </w:tc>
        <w:tc>
          <w:tcPr>
            <w:tcW w:w="4508" w:type="dxa"/>
          </w:tcPr>
          <w:p w:rsidRPr="009573DF" w:rsidR="001121CD" w:rsidP="00145EFF" w:rsidRDefault="00954C9B" w14:paraId="201C6E12" w14:textId="77777777">
            <w:pPr>
              <w:rPr>
                <w:rFonts w:eastAsia="Times New Roman" w:cs="Times New Roman"/>
                <w:color w:val="156082" w:themeColor="accent1"/>
                <w:lang w:val="en-US" w:eastAsia="en-GB"/>
              </w:rPr>
            </w:pPr>
            <w:commentRangeStart w:id="3"/>
            <w:r w:rsidRPr="009573DF">
              <w:rPr>
                <w:rFonts w:eastAsia="Times New Roman" w:cs="Times New Roman"/>
                <w:color w:val="156082" w:themeColor="accent1"/>
                <w:lang w:val="en-US" w:eastAsia="en-GB"/>
              </w:rPr>
              <w:t>The DSK Short Paper</w:t>
            </w:r>
            <w:commentRangeEnd w:id="3"/>
            <w:r>
              <w:commentReference w:id="3"/>
            </w:r>
          </w:p>
          <w:p w:rsidRPr="009573DF" w:rsidR="00954C9B" w:rsidP="00145EFF" w:rsidRDefault="00954C9B" w14:paraId="365404D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Direct Marketing Guidance</w:t>
            </w:r>
          </w:p>
          <w:p w:rsidRPr="009573DF" w:rsidR="00954C9B" w:rsidP="00145EFF" w:rsidRDefault="00954C9B" w14:paraId="241A31CC" w14:textId="042B13BB">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The Personalized </w:t>
            </w:r>
            <w:proofErr w:type="spellStart"/>
            <w:r w:rsidRPr="009573DF">
              <w:rPr>
                <w:rFonts w:eastAsia="Times New Roman" w:cs="Times New Roman"/>
                <w:color w:val="156082" w:themeColor="accent1"/>
                <w:lang w:val="en-US" w:eastAsia="en-GB"/>
              </w:rPr>
              <w:t>Adversiting</w:t>
            </w:r>
            <w:proofErr w:type="spellEnd"/>
            <w:r w:rsidRPr="009573DF">
              <w:rPr>
                <w:rFonts w:eastAsia="Times New Roman" w:cs="Times New Roman"/>
                <w:color w:val="156082" w:themeColor="accent1"/>
                <w:lang w:val="en-US" w:eastAsia="en-GB"/>
              </w:rPr>
              <w:t xml:space="preserve"> Guidance</w:t>
            </w:r>
          </w:p>
          <w:p w:rsidRPr="009573DF" w:rsidR="00954C9B" w:rsidP="00145EFF" w:rsidRDefault="00954C9B" w14:paraId="709561B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Factsheet</w:t>
            </w:r>
          </w:p>
          <w:p w:rsidRPr="009573DF" w:rsidR="00954C9B" w:rsidP="00145EFF" w:rsidRDefault="00954C9B" w14:paraId="3D37F350"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Advertising Guidance</w:t>
            </w:r>
          </w:p>
          <w:p w:rsidRPr="009573DF" w:rsidR="00954C9B" w:rsidP="00145EFF" w:rsidRDefault="00954C9B" w14:paraId="2436D4AD" w14:textId="77777777">
            <w:pPr>
              <w:rPr>
                <w:color w:val="156082" w:themeColor="accent1"/>
                <w:lang w:val="en-US"/>
              </w:rPr>
            </w:pPr>
            <w:r w:rsidRPr="009573DF">
              <w:rPr>
                <w:color w:val="156082" w:themeColor="accent1"/>
                <w:lang w:val="en-US"/>
              </w:rPr>
              <w:t>The Misuse of Numbers Guidance</w:t>
            </w:r>
          </w:p>
          <w:p w:rsidRPr="009573DF" w:rsidR="00954C9B" w:rsidP="00145EFF" w:rsidRDefault="00954C9B" w14:paraId="5E4345DC" w14:textId="77777777">
            <w:pPr>
              <w:rPr>
                <w:color w:val="156082" w:themeColor="accent1"/>
                <w:lang w:val="en-US"/>
              </w:rPr>
            </w:pPr>
            <w:r w:rsidRPr="009573DF">
              <w:rPr>
                <w:color w:val="156082" w:themeColor="accent1"/>
                <w:lang w:val="en-US"/>
              </w:rPr>
              <w:t>The Cold Calls Guidance</w:t>
            </w:r>
          </w:p>
          <w:p w:rsidRPr="009573DF" w:rsidR="00954C9B" w:rsidP="00145EFF" w:rsidRDefault="00954C9B" w14:paraId="45EF4A52" w14:textId="42E909E4">
            <w:pPr>
              <w:rPr>
                <w:lang w:val="en-US"/>
              </w:rPr>
            </w:pPr>
            <w:r w:rsidRPr="009573DF">
              <w:rPr>
                <w:color w:val="156082" w:themeColor="accent1"/>
                <w:lang w:val="en-US"/>
              </w:rPr>
              <w:t>The Unauthorized Telephone Advertising Guidance</w:t>
            </w:r>
          </w:p>
        </w:tc>
      </w:tr>
    </w:tbl>
    <w:p w:rsidRPr="009573DF" w:rsidR="00B316C2" w:rsidP="00E91145" w:rsidRDefault="00B316C2" w14:paraId="2364099C" w14:textId="77777777">
      <w:pPr>
        <w:rPr>
          <w:b/>
          <w:bCs/>
          <w:lang w:val="en-US"/>
        </w:rPr>
      </w:pPr>
    </w:p>
    <w:p w:rsidRPr="009573DF" w:rsidR="00E91145" w:rsidP="2E334C89" w:rsidRDefault="00E91145" w14:paraId="72983DA4" w14:textId="3C931D5F">
      <w:pPr>
        <w:rPr>
          <w:b/>
          <w:bCs/>
          <w:lang w:val="en-US"/>
        </w:rPr>
      </w:pPr>
      <w:r w:rsidRPr="009573DF">
        <w:rPr>
          <w:b/>
          <w:bCs/>
          <w:lang w:val="en-US"/>
        </w:rPr>
        <w:t xml:space="preserve">2. Application </w:t>
      </w:r>
    </w:p>
    <w:p w:rsidRPr="009573DF" w:rsidR="00E91145" w:rsidP="002B49E2" w:rsidRDefault="00E91145" w14:paraId="5581BEE1" w14:textId="4AFA7A84">
      <w:pPr>
        <w:pStyle w:val="ListParagraph"/>
        <w:numPr>
          <w:ilvl w:val="2"/>
          <w:numId w:val="20"/>
        </w:numPr>
      </w:pPr>
      <w:r w:rsidRPr="009573DF">
        <w:t xml:space="preserve">Who </w:t>
      </w:r>
      <w:proofErr w:type="gramStart"/>
      <w:r w:rsidRPr="009573DF">
        <w:t>is</w:t>
      </w:r>
      <w:proofErr w:type="gramEnd"/>
      <w:r w:rsidRPr="009573DF">
        <w:t xml:space="preserve"> afforded protections under the law(s)? (</w:t>
      </w:r>
      <w:r w:rsidRPr="009573DF" w:rsidR="002B49E2">
        <w:rPr>
          <w:i/>
          <w:iCs/>
        </w:rPr>
        <w:t xml:space="preserve">Please include </w:t>
      </w:r>
      <w:r w:rsidRPr="009573DF" w:rsidR="00503CA1">
        <w:rPr>
          <w:i/>
          <w:iCs/>
        </w:rPr>
        <w:t>whether</w:t>
      </w:r>
      <w:r w:rsidRPr="009573DF">
        <w:rPr>
          <w:i/>
          <w:iCs/>
        </w:rPr>
        <w:t xml:space="preserve"> natural or legal persons</w:t>
      </w:r>
      <w:r w:rsidRPr="009573DF" w:rsidR="00503CA1">
        <w:rPr>
          <w:i/>
          <w:iCs/>
        </w:rPr>
        <w:t xml:space="preserve"> are afforded protection under the </w:t>
      </w:r>
      <w:proofErr w:type="spellStart"/>
      <w:r w:rsidRPr="009573DF" w:rsidR="0089641D">
        <w:rPr>
          <w:i/>
          <w:iCs/>
        </w:rPr>
        <w:t>emarketing</w:t>
      </w:r>
      <w:proofErr w:type="spellEnd"/>
      <w:r w:rsidRPr="009573DF" w:rsidR="00503CA1">
        <w:rPr>
          <w:i/>
          <w:iCs/>
        </w:rPr>
        <w:t xml:space="preserve">, </w:t>
      </w:r>
      <w:r w:rsidRPr="009573DF" w:rsidR="0089641D">
        <w:rPr>
          <w:i/>
          <w:iCs/>
        </w:rPr>
        <w:t xml:space="preserve">telemarketing, and </w:t>
      </w:r>
      <w:proofErr w:type="spellStart"/>
      <w:r w:rsidRPr="009573DF" w:rsidR="0089641D">
        <w:rPr>
          <w:i/>
          <w:iCs/>
        </w:rPr>
        <w:t>sms</w:t>
      </w:r>
      <w:proofErr w:type="spellEnd"/>
      <w:r w:rsidRPr="009573DF" w:rsidR="0089641D">
        <w:rPr>
          <w:i/>
          <w:iCs/>
        </w:rPr>
        <w:t>/marketing laws.</w:t>
      </w:r>
      <w:r w:rsidRPr="009573DF">
        <w:t>)</w:t>
      </w:r>
    </w:p>
    <w:p w:rsidRPr="009573DF" w:rsidR="009573DF" w:rsidP="54BD11CF" w:rsidRDefault="00004147" w14:paraId="194B5E59" w14:textId="7337D7AA">
      <w:pPr>
        <w:spacing w:line="240" w:lineRule="auto"/>
        <w:jc w:val="both"/>
        <w:rPr>
          <w:color w:val="156082" w:themeColor="accent1"/>
          <w:sz w:val="22"/>
          <w:szCs w:val="22"/>
          <w:lang w:val="en-GB"/>
        </w:rPr>
      </w:pPr>
      <w:r w:rsidRPr="54BD11CF" w:rsidR="00004147">
        <w:rPr>
          <w:color w:val="156082" w:themeColor="accent1" w:themeTint="FF" w:themeShade="FF"/>
          <w:sz w:val="22"/>
          <w:szCs w:val="22"/>
          <w:lang w:val="en-GB"/>
        </w:rPr>
        <w:t>Under German law, natural persons and legal persons are afforded protection against unsolicited marketing communications</w:t>
      </w:r>
      <w:r w:rsidRPr="54BD11CF" w:rsidR="00E31CD2">
        <w:rPr>
          <w:color w:val="156082" w:themeColor="accent1" w:themeTint="FF" w:themeShade="FF"/>
          <w:sz w:val="22"/>
          <w:szCs w:val="22"/>
          <w:lang w:val="en-GB"/>
        </w:rPr>
        <w:t xml:space="preserve"> (email, SMS/MMS,</w:t>
      </w:r>
      <w:r w:rsidRPr="54BD11CF" w:rsidR="003916C9">
        <w:rPr>
          <w:color w:val="156082" w:themeColor="accent1" w:themeTint="FF" w:themeShade="FF"/>
          <w:sz w:val="22"/>
          <w:szCs w:val="22"/>
          <w:lang w:val="en-GB"/>
        </w:rPr>
        <w:t xml:space="preserve"> or comparable direct messages,</w:t>
      </w:r>
      <w:r w:rsidRPr="54BD11CF" w:rsidR="00E31CD2">
        <w:rPr>
          <w:color w:val="156082" w:themeColor="accent1" w:themeTint="FF" w:themeShade="FF"/>
          <w:sz w:val="22"/>
          <w:szCs w:val="22"/>
          <w:lang w:val="en-GB"/>
        </w:rPr>
        <w:t xml:space="preserve"> calls)</w:t>
      </w:r>
      <w:r w:rsidRPr="54BD11CF" w:rsidR="00004147">
        <w:rPr>
          <w:color w:val="156082" w:themeColor="accent1" w:themeTint="FF" w:themeShade="FF"/>
          <w:sz w:val="22"/>
          <w:szCs w:val="22"/>
          <w:lang w:val="en-GB"/>
        </w:rPr>
        <w:t>, primarily through §7 of the UWG</w:t>
      </w:r>
      <w:r w:rsidRPr="54BD11CF" w:rsidR="004D2769">
        <w:rPr>
          <w:color w:val="156082" w:themeColor="accent1" w:themeTint="FF" w:themeShade="FF"/>
          <w:sz w:val="22"/>
          <w:szCs w:val="22"/>
          <w:lang w:val="en-GB"/>
        </w:rPr>
        <w:t xml:space="preserve">. </w:t>
      </w:r>
      <w:r w:rsidRPr="54BD11CF" w:rsidR="00004147">
        <w:rPr>
          <w:color w:val="156082" w:themeColor="accent1" w:themeTint="FF" w:themeShade="FF"/>
          <w:sz w:val="22"/>
          <w:szCs w:val="22"/>
          <w:lang w:val="en-GB"/>
        </w:rPr>
        <w:t xml:space="preserve"> </w:t>
      </w:r>
    </w:p>
    <w:p w:rsidRPr="009573DF" w:rsidR="009573DF" w:rsidP="00B0669A" w:rsidRDefault="004D2769" w14:paraId="51C10B85"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UWG protects consumers, competitors and other market participants, including legal persons, against unfair commercial practices and unreasonable nuisance, however protection is generally stricter in </w:t>
      </w:r>
      <w:r w:rsidRPr="009573DF" w:rsidR="00E31CD2">
        <w:rPr>
          <w:color w:val="156082" w:themeColor="accent1"/>
          <w:sz w:val="22"/>
          <w:szCs w:val="22"/>
          <w:lang w:val="en-US"/>
        </w:rPr>
        <w:t xml:space="preserve">the </w:t>
      </w:r>
      <w:r w:rsidRPr="009573DF">
        <w:rPr>
          <w:color w:val="156082" w:themeColor="accent1"/>
          <w:sz w:val="22"/>
          <w:szCs w:val="22"/>
          <w:lang w:val="en-US"/>
        </w:rPr>
        <w:t xml:space="preserve">B2C context. </w:t>
      </w:r>
    </w:p>
    <w:p w:rsidRPr="009573DF" w:rsidR="00B0669A" w:rsidP="00B0669A" w:rsidRDefault="003C1F8E" w14:paraId="0B7D8FA7" w14:textId="46D9FCF1">
      <w:pPr>
        <w:spacing w:line="240" w:lineRule="auto"/>
        <w:jc w:val="both"/>
        <w:rPr>
          <w:color w:val="156082" w:themeColor="accent1"/>
          <w:sz w:val="22"/>
          <w:szCs w:val="22"/>
          <w:lang w:val="en-US"/>
        </w:rPr>
      </w:pPr>
      <w:r w:rsidRPr="009573DF">
        <w:rPr>
          <w:color w:val="156082" w:themeColor="accent1"/>
          <w:sz w:val="22"/>
          <w:szCs w:val="22"/>
          <w:lang w:val="en-US"/>
        </w:rPr>
        <w:t xml:space="preserve">The GDPR applies to the extent that personal data </w:t>
      </w:r>
      <w:r w:rsidRPr="009573DF" w:rsidR="00B963D4">
        <w:rPr>
          <w:color w:val="156082" w:themeColor="accent1"/>
          <w:sz w:val="22"/>
          <w:szCs w:val="22"/>
          <w:lang w:val="en-US"/>
        </w:rPr>
        <w:t xml:space="preserve">(as defined in </w:t>
      </w:r>
      <w:r w:rsidRPr="009573DF" w:rsidR="006F0F5C">
        <w:rPr>
          <w:color w:val="156082" w:themeColor="accent1"/>
          <w:sz w:val="22"/>
          <w:szCs w:val="22"/>
          <w:lang w:val="en-US"/>
        </w:rPr>
        <w:t>Article 4(1) of the</w:t>
      </w:r>
      <w:r w:rsidRPr="009573DF" w:rsidR="00B963D4">
        <w:rPr>
          <w:color w:val="156082" w:themeColor="accent1"/>
          <w:sz w:val="22"/>
          <w:szCs w:val="22"/>
          <w:lang w:val="en-US"/>
        </w:rPr>
        <w:t xml:space="preserve"> GDPR) </w:t>
      </w:r>
      <w:r w:rsidRPr="009573DF">
        <w:rPr>
          <w:color w:val="156082" w:themeColor="accent1"/>
          <w:sz w:val="22"/>
          <w:szCs w:val="22"/>
          <w:lang w:val="en-US"/>
        </w:rPr>
        <w:t>are processed</w:t>
      </w:r>
      <w:r w:rsidRPr="009573DF" w:rsidR="00B963D4">
        <w:rPr>
          <w:color w:val="156082" w:themeColor="accent1"/>
          <w:sz w:val="22"/>
          <w:szCs w:val="22"/>
          <w:lang w:val="en-US"/>
        </w:rPr>
        <w:t xml:space="preserve"> for the marketing activity</w:t>
      </w:r>
      <w:r w:rsidRPr="009573DF">
        <w:rPr>
          <w:color w:val="156082" w:themeColor="accent1"/>
          <w:sz w:val="22"/>
          <w:szCs w:val="22"/>
          <w:lang w:val="en-US"/>
        </w:rPr>
        <w:t xml:space="preserve">; whereas the GDPR does not apply to legal persons as such, it is relevant in </w:t>
      </w:r>
      <w:r w:rsidRPr="009573DF" w:rsidR="00A00EB7">
        <w:rPr>
          <w:color w:val="156082" w:themeColor="accent1"/>
          <w:sz w:val="22"/>
          <w:szCs w:val="22"/>
          <w:lang w:val="en-US"/>
        </w:rPr>
        <w:t xml:space="preserve">business-to-business (B2B) </w:t>
      </w:r>
      <w:r w:rsidRPr="009573DF">
        <w:rPr>
          <w:color w:val="156082" w:themeColor="accent1"/>
          <w:sz w:val="22"/>
          <w:szCs w:val="22"/>
          <w:lang w:val="en-US"/>
        </w:rPr>
        <w:t>contexts where communications involve personal data of individuals</w:t>
      </w:r>
      <w:r w:rsidRPr="009573DF" w:rsidR="00B963D4">
        <w:rPr>
          <w:color w:val="156082" w:themeColor="accent1"/>
          <w:sz w:val="22"/>
          <w:szCs w:val="22"/>
          <w:lang w:val="en-US"/>
        </w:rPr>
        <w:t xml:space="preserve">. </w:t>
      </w:r>
    </w:p>
    <w:tbl>
      <w:tblPr>
        <w:tblStyle w:val="TableGrid"/>
        <w:tblW w:w="0" w:type="auto"/>
        <w:tblLook w:val="04A0" w:firstRow="1" w:lastRow="0" w:firstColumn="1" w:lastColumn="0" w:noHBand="0" w:noVBand="1"/>
      </w:tblPr>
      <w:tblGrid>
        <w:gridCol w:w="4508"/>
        <w:gridCol w:w="4508"/>
      </w:tblGrid>
      <w:tr w:rsidRPr="009573DF" w:rsidR="00AC1F43" w:rsidTr="00145EFF" w14:paraId="083AC86E" w14:textId="77777777">
        <w:tc>
          <w:tcPr>
            <w:tcW w:w="4508" w:type="dxa"/>
          </w:tcPr>
          <w:p w:rsidRPr="009573DF" w:rsidR="00AC1F43" w:rsidP="00145EFF" w:rsidRDefault="00AC1F43" w14:paraId="21263461" w14:textId="77777777">
            <w:pPr>
              <w:rPr>
                <w:lang w:val="en-US"/>
              </w:rPr>
            </w:pPr>
            <w:r w:rsidRPr="009573DF">
              <w:rPr>
                <w:lang w:val="en-US"/>
              </w:rPr>
              <w:t xml:space="preserve">Citation </w:t>
            </w:r>
          </w:p>
        </w:tc>
        <w:tc>
          <w:tcPr>
            <w:tcW w:w="4508" w:type="dxa"/>
          </w:tcPr>
          <w:p w:rsidRPr="009573DF" w:rsidR="00AC1F43" w:rsidP="001C27D4" w:rsidRDefault="001C27D4" w14:paraId="06669F33" w14:textId="33C99034">
            <w:pPr>
              <w:rPr>
                <w:color w:val="156082" w:themeColor="accent1"/>
                <w:lang w:val="en-US"/>
              </w:rPr>
            </w:pPr>
            <w:r w:rsidRPr="009573DF">
              <w:rPr>
                <w:color w:val="156082" w:themeColor="accent1"/>
                <w:lang w:val="en-US"/>
              </w:rPr>
              <w:t xml:space="preserve">§§1, 2, </w:t>
            </w:r>
            <w:r w:rsidRPr="009573DF" w:rsidR="006F0F5C">
              <w:rPr>
                <w:color w:val="156082" w:themeColor="accent1"/>
                <w:lang w:val="en-US"/>
              </w:rPr>
              <w:t xml:space="preserve">and </w:t>
            </w:r>
            <w:r w:rsidRPr="009573DF">
              <w:rPr>
                <w:color w:val="156082" w:themeColor="accent1"/>
                <w:lang w:val="en-US"/>
              </w:rPr>
              <w:t xml:space="preserve">7 </w:t>
            </w:r>
            <w:r w:rsidRPr="009573DF" w:rsidR="006F0F5C">
              <w:rPr>
                <w:color w:val="156082" w:themeColor="accent1"/>
                <w:lang w:val="en-US"/>
              </w:rPr>
              <w:t xml:space="preserve">of the </w:t>
            </w:r>
            <w:commentRangeStart w:id="4"/>
            <w:r w:rsidRPr="009573DF">
              <w:rPr>
                <w:color w:val="156082" w:themeColor="accent1"/>
                <w:lang w:val="en-US"/>
              </w:rPr>
              <w:t>UWG</w:t>
            </w:r>
            <w:commentRangeEnd w:id="4"/>
            <w:r>
              <w:commentReference w:id="4"/>
            </w:r>
          </w:p>
          <w:p w:rsidRPr="009573DF" w:rsidR="00B963D4" w:rsidP="001C27D4" w:rsidRDefault="00B963D4" w14:paraId="51B42D4D" w14:textId="69B245B1">
            <w:pPr>
              <w:rPr>
                <w:lang w:val="en-US"/>
              </w:rPr>
            </w:pPr>
            <w:r w:rsidRPr="009573DF">
              <w:rPr>
                <w:color w:val="156082" w:themeColor="accent1"/>
                <w:lang w:val="en-US"/>
              </w:rPr>
              <w:t>Art</w:t>
            </w:r>
            <w:r w:rsidRPr="009573DF" w:rsidR="006F0F5C">
              <w:rPr>
                <w:color w:val="156082" w:themeColor="accent1"/>
                <w:lang w:val="en-US"/>
              </w:rPr>
              <w:t>icle</w:t>
            </w:r>
            <w:r w:rsidRPr="009573DF">
              <w:rPr>
                <w:color w:val="156082" w:themeColor="accent1"/>
                <w:lang w:val="en-US"/>
              </w:rPr>
              <w:t xml:space="preserve"> 4</w:t>
            </w:r>
            <w:r w:rsidRPr="009573DF" w:rsidR="006F0F5C">
              <w:rPr>
                <w:color w:val="156082" w:themeColor="accent1"/>
                <w:lang w:val="en-US"/>
              </w:rPr>
              <w:t>(</w:t>
            </w:r>
            <w:r w:rsidRPr="009573DF">
              <w:rPr>
                <w:color w:val="156082" w:themeColor="accent1"/>
                <w:lang w:val="en-US"/>
              </w:rPr>
              <w:t>1</w:t>
            </w:r>
            <w:r w:rsidRPr="009573DF" w:rsidR="006F0F5C">
              <w:rPr>
                <w:color w:val="156082" w:themeColor="accent1"/>
                <w:lang w:val="en-US"/>
              </w:rPr>
              <w:t>) of the</w:t>
            </w:r>
            <w:r w:rsidRPr="009573DF">
              <w:rPr>
                <w:color w:val="156082" w:themeColor="accent1"/>
                <w:lang w:val="en-US"/>
              </w:rPr>
              <w:t xml:space="preserve"> GDPR</w:t>
            </w:r>
          </w:p>
        </w:tc>
      </w:tr>
    </w:tbl>
    <w:p w:rsidRPr="009573DF" w:rsidR="00E91145" w:rsidDel="00067776" w:rsidP="64BD6FC4" w:rsidRDefault="00E91145" w14:paraId="0B789349" w14:textId="0DD3EE34">
      <w:pPr>
        <w:rPr>
          <w:lang w:val="en-US"/>
        </w:rPr>
      </w:pPr>
    </w:p>
    <w:p w:rsidRPr="009573DF" w:rsidR="00E91145" w:rsidP="2E334C89" w:rsidRDefault="00E91145" w14:paraId="396E037D" w14:textId="63AAAB59">
      <w:pPr>
        <w:pStyle w:val="ListParagraph"/>
        <w:numPr>
          <w:ilvl w:val="2"/>
          <w:numId w:val="20"/>
        </w:numPr>
        <w:rPr>
          <w:i/>
          <w:iCs/>
        </w:rPr>
      </w:pPr>
      <w:r w:rsidRPr="009573DF">
        <w:t xml:space="preserve">Do the laws </w:t>
      </w:r>
      <w:r w:rsidRPr="009573DF" w:rsidR="38F2437E">
        <w:t xml:space="preserve">identified in section 1 </w:t>
      </w:r>
      <w:r w:rsidRPr="009573DF">
        <w:t>apply to aggregate</w:t>
      </w:r>
      <w:r w:rsidRPr="009573DF" w:rsidR="0063712F">
        <w:t>d</w:t>
      </w:r>
      <w:r w:rsidRPr="009573DF">
        <w:t xml:space="preserve"> data</w:t>
      </w:r>
      <w:r w:rsidRPr="009573DF" w:rsidR="008C374F">
        <w:t xml:space="preserve">? </w:t>
      </w:r>
      <w:r w:rsidRPr="009573DF" w:rsidR="008C374F">
        <w:rPr>
          <w:i/>
          <w:iCs/>
        </w:rPr>
        <w:t>(</w:t>
      </w:r>
      <w:r w:rsidRPr="009573DF" w:rsidR="00306D62">
        <w:rPr>
          <w:i/>
          <w:iCs/>
        </w:rPr>
        <w:t>P</w:t>
      </w:r>
      <w:r w:rsidRPr="009573DF" w:rsidR="008C374F">
        <w:rPr>
          <w:i/>
          <w:iCs/>
        </w:rPr>
        <w:t>lease includ</w:t>
      </w:r>
      <w:r w:rsidRPr="009573DF" w:rsidR="00306D62">
        <w:rPr>
          <w:i/>
          <w:iCs/>
        </w:rPr>
        <w:t>e the</w:t>
      </w:r>
      <w:r w:rsidRPr="009573DF" w:rsidR="008C374F">
        <w:rPr>
          <w:i/>
          <w:iCs/>
        </w:rPr>
        <w:t xml:space="preserve"> </w:t>
      </w:r>
      <w:r w:rsidRPr="009573DF" w:rsidR="00306D62">
        <w:rPr>
          <w:i/>
          <w:iCs/>
        </w:rPr>
        <w:t>requirements</w:t>
      </w:r>
      <w:r w:rsidRPr="009573DF" w:rsidR="008C374F">
        <w:rPr>
          <w:i/>
          <w:iCs/>
        </w:rPr>
        <w:t xml:space="preserve">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299D28BD">
        <w:rPr>
          <w:i/>
          <w:iCs/>
        </w:rPr>
        <w:t>, where applicable</w:t>
      </w:r>
      <w:r w:rsidRPr="009573DF" w:rsidR="008C374F">
        <w:rPr>
          <w:i/>
          <w:iCs/>
        </w:rPr>
        <w:t>)</w:t>
      </w:r>
    </w:p>
    <w:p w:rsidRPr="009573DF" w:rsidR="00B0669A" w:rsidP="00B0669A" w:rsidRDefault="00B963D4" w14:paraId="4B00E97F" w14:textId="77287F39">
      <w:pPr>
        <w:spacing w:line="240" w:lineRule="auto"/>
        <w:jc w:val="both"/>
        <w:rPr>
          <w:color w:val="156082" w:themeColor="accent1"/>
          <w:sz w:val="22"/>
          <w:szCs w:val="22"/>
          <w:lang w:val="en-US"/>
        </w:rPr>
      </w:pPr>
      <w:r w:rsidRPr="009573DF">
        <w:rPr>
          <w:color w:val="156082" w:themeColor="accent1"/>
          <w:sz w:val="22"/>
          <w:szCs w:val="22"/>
          <w:lang w:val="en-US"/>
        </w:rPr>
        <w:t>Where a</w:t>
      </w:r>
      <w:r w:rsidRPr="009573DF" w:rsidR="00B0669A">
        <w:rPr>
          <w:color w:val="156082" w:themeColor="accent1"/>
          <w:sz w:val="22"/>
          <w:szCs w:val="22"/>
          <w:lang w:val="en-US"/>
        </w:rPr>
        <w:t xml:space="preserve">ggregated data </w:t>
      </w:r>
      <w:r w:rsidRPr="009573DF">
        <w:rPr>
          <w:color w:val="156082" w:themeColor="accent1"/>
          <w:sz w:val="22"/>
          <w:szCs w:val="22"/>
          <w:lang w:val="en-US"/>
        </w:rPr>
        <w:t>is truly anonymi</w:t>
      </w:r>
      <w:r w:rsidRPr="009573DF" w:rsidR="006F0F5C">
        <w:rPr>
          <w:color w:val="156082" w:themeColor="accent1"/>
          <w:sz w:val="22"/>
          <w:szCs w:val="22"/>
          <w:lang w:val="en-US"/>
        </w:rPr>
        <w:t>z</w:t>
      </w:r>
      <w:r w:rsidRPr="009573DF">
        <w:rPr>
          <w:color w:val="156082" w:themeColor="accent1"/>
          <w:sz w:val="22"/>
          <w:szCs w:val="22"/>
          <w:lang w:val="en-US"/>
        </w:rPr>
        <w:t>ed and merely used for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communicative, statistical purposes, it </w:t>
      </w:r>
      <w:r w:rsidRPr="009573DF" w:rsidR="00B0669A">
        <w:rPr>
          <w:color w:val="156082" w:themeColor="accent1"/>
          <w:sz w:val="22"/>
          <w:szCs w:val="22"/>
          <w:lang w:val="en-US"/>
        </w:rPr>
        <w:t xml:space="preserve">is outside the scope of </w:t>
      </w:r>
      <w:proofErr w:type="spellStart"/>
      <w:r w:rsidRPr="009573DF" w:rsidR="00B0669A">
        <w:rPr>
          <w:color w:val="156082" w:themeColor="accent1"/>
          <w:sz w:val="22"/>
          <w:szCs w:val="22"/>
          <w:lang w:val="en-US"/>
        </w:rPr>
        <w:t>emarketing</w:t>
      </w:r>
      <w:proofErr w:type="spellEnd"/>
      <w:r w:rsidRPr="009573DF" w:rsidR="00B0669A">
        <w:rPr>
          <w:color w:val="156082" w:themeColor="accent1"/>
          <w:sz w:val="22"/>
          <w:szCs w:val="22"/>
          <w:lang w:val="en-US"/>
        </w:rPr>
        <w:t>, telemarketing and SMS marketing laws</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4046BE" w:rsidTr="00145EFF" w14:paraId="69A571ED" w14:textId="77777777">
        <w:tc>
          <w:tcPr>
            <w:tcW w:w="4508" w:type="dxa"/>
          </w:tcPr>
          <w:p w:rsidRPr="009573DF" w:rsidR="004046BE" w:rsidP="00145EFF" w:rsidRDefault="004046BE" w14:paraId="3A26C7AA" w14:textId="77777777">
            <w:pPr>
              <w:rPr>
                <w:lang w:val="en-US"/>
              </w:rPr>
            </w:pPr>
            <w:r w:rsidRPr="009573DF">
              <w:rPr>
                <w:lang w:val="en-US"/>
              </w:rPr>
              <w:t xml:space="preserve">Citation </w:t>
            </w:r>
          </w:p>
        </w:tc>
        <w:tc>
          <w:tcPr>
            <w:tcW w:w="4508" w:type="dxa"/>
          </w:tcPr>
          <w:p w:rsidRPr="009573DF" w:rsidR="004046BE" w:rsidP="00145EFF" w:rsidRDefault="001C27D4" w14:paraId="7CC69740" w14:textId="0F79A1FC">
            <w:pPr>
              <w:rPr>
                <w:lang w:val="en-US"/>
              </w:rPr>
            </w:pPr>
            <w:r w:rsidRPr="009573DF">
              <w:rPr>
                <w:color w:val="156082" w:themeColor="accent1"/>
                <w:lang w:val="en-US"/>
              </w:rPr>
              <w:t xml:space="preserve">Recital 26 </w:t>
            </w:r>
            <w:r w:rsidRPr="009573DF" w:rsidR="006F0F5C">
              <w:rPr>
                <w:color w:val="156082" w:themeColor="accent1"/>
                <w:lang w:val="en-US"/>
              </w:rPr>
              <w:t xml:space="preserve">of the </w:t>
            </w:r>
            <w:r w:rsidRPr="009573DF">
              <w:rPr>
                <w:color w:val="156082" w:themeColor="accent1"/>
                <w:lang w:val="en-US"/>
              </w:rPr>
              <w:t>GDPR</w:t>
            </w:r>
          </w:p>
        </w:tc>
      </w:tr>
    </w:tbl>
    <w:p w:rsidRPr="009573DF" w:rsidR="00E91145" w:rsidP="00E91145" w:rsidRDefault="00E91145" w14:paraId="7358DC59" w14:textId="77777777">
      <w:pPr>
        <w:rPr>
          <w:lang w:val="en-US"/>
        </w:rPr>
      </w:pPr>
    </w:p>
    <w:p w:rsidRPr="009573DF" w:rsidR="00E91145" w:rsidP="00067776" w:rsidRDefault="00E91145" w14:paraId="330A29BC" w14:textId="7D0F6B61">
      <w:pPr>
        <w:pStyle w:val="ListParagraph"/>
        <w:numPr>
          <w:ilvl w:val="2"/>
          <w:numId w:val="20"/>
        </w:numPr>
      </w:pPr>
      <w:r w:rsidRPr="009573DF">
        <w:t>Are there any exemptions? (</w:t>
      </w:r>
      <w:r w:rsidRPr="009573DF">
        <w:rPr>
          <w:i/>
          <w:iCs/>
        </w:rPr>
        <w:t>e.g., charitable or political organization</w:t>
      </w:r>
      <w:r w:rsidRPr="009573DF" w:rsidR="006F69FD">
        <w:rPr>
          <w:i/>
          <w:iCs/>
        </w:rPr>
        <w:t>s</w:t>
      </w:r>
      <w:r w:rsidRPr="009573DF" w:rsidR="00770BA2">
        <w:rPr>
          <w:i/>
          <w:iCs/>
        </w:rPr>
        <w:t>)</w:t>
      </w:r>
      <w:r w:rsidRPr="009573DF" w:rsidR="008C374F">
        <w:rPr>
          <w:i/>
          <w:iCs/>
        </w:rPr>
        <w:t>.</w:t>
      </w:r>
      <w:r w:rsidRPr="009573DF" w:rsidR="008C374F">
        <w:t xml:space="preserve"> </w:t>
      </w:r>
      <w:r w:rsidRPr="009573DF" w:rsidR="008C374F">
        <w:rPr>
          <w:i/>
          <w:iCs/>
        </w:rPr>
        <w:t>Please include</w:t>
      </w:r>
      <w:r w:rsidRPr="009573DF" w:rsidR="00C7538D">
        <w:rPr>
          <w:i/>
          <w:iCs/>
        </w:rPr>
        <w:t xml:space="preserve"> the requirements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6EB67FAC">
        <w:rPr>
          <w:i/>
          <w:iCs/>
        </w:rPr>
        <w:t>, where applicable</w:t>
      </w:r>
      <w:r w:rsidRPr="009573DF">
        <w:t>)</w:t>
      </w:r>
    </w:p>
    <w:p w:rsidRPr="009573DF" w:rsidR="00B0669A" w:rsidP="00C75F30" w:rsidRDefault="00B0669A" w14:paraId="2491E950" w14:textId="59AEB995">
      <w:pPr>
        <w:spacing w:line="240" w:lineRule="auto"/>
        <w:jc w:val="both"/>
        <w:rPr>
          <w:color w:val="156082" w:themeColor="accent1"/>
          <w:sz w:val="22"/>
          <w:szCs w:val="22"/>
          <w:lang w:val="en-US"/>
        </w:rPr>
      </w:pPr>
      <w:r w:rsidRPr="009573DF">
        <w:rPr>
          <w:color w:val="156082" w:themeColor="accent1"/>
          <w:sz w:val="22"/>
          <w:szCs w:val="22"/>
          <w:lang w:val="en-US"/>
        </w:rPr>
        <w:t xml:space="preserve">There are no general exemptions from German or EU </w:t>
      </w:r>
      <w:proofErr w:type="spellStart"/>
      <w:r w:rsidRPr="009573DF">
        <w:rPr>
          <w:color w:val="156082" w:themeColor="accent1"/>
          <w:sz w:val="22"/>
          <w:szCs w:val="22"/>
          <w:lang w:val="en-US"/>
        </w:rPr>
        <w:t>emarketing</w:t>
      </w:r>
      <w:proofErr w:type="spellEnd"/>
      <w:r w:rsidRPr="009573DF">
        <w:rPr>
          <w:color w:val="156082" w:themeColor="accent1"/>
          <w:sz w:val="22"/>
          <w:szCs w:val="22"/>
          <w:lang w:val="en-US"/>
        </w:rPr>
        <w:t>, telemarketing, or SMS/MMS marketing laws for charitable or political organi</w:t>
      </w:r>
      <w:r w:rsidRPr="009573DF" w:rsidR="009573DF">
        <w:rPr>
          <w:color w:val="156082" w:themeColor="accent1"/>
          <w:sz w:val="22"/>
          <w:szCs w:val="22"/>
          <w:lang w:val="en-US"/>
        </w:rPr>
        <w:t>z</w:t>
      </w:r>
      <w:r w:rsidRPr="009573DF">
        <w:rPr>
          <w:color w:val="156082" w:themeColor="accent1"/>
          <w:sz w:val="22"/>
          <w:szCs w:val="22"/>
          <w:lang w:val="en-US"/>
        </w:rPr>
        <w:t xml:space="preserve">ations. The decisive factors are the nature of the communication and the channel used. </w:t>
      </w:r>
    </w:p>
    <w:tbl>
      <w:tblPr>
        <w:tblStyle w:val="TableGrid"/>
        <w:tblW w:w="0" w:type="auto"/>
        <w:tblLook w:val="04A0" w:firstRow="1" w:lastRow="0" w:firstColumn="1" w:lastColumn="0" w:noHBand="0" w:noVBand="1"/>
      </w:tblPr>
      <w:tblGrid>
        <w:gridCol w:w="4508"/>
        <w:gridCol w:w="4508"/>
      </w:tblGrid>
      <w:tr w:rsidRPr="009573DF" w:rsidR="00794145" w:rsidTr="00145EFF" w14:paraId="6C989804" w14:textId="77777777">
        <w:tc>
          <w:tcPr>
            <w:tcW w:w="4508" w:type="dxa"/>
          </w:tcPr>
          <w:p w:rsidRPr="009573DF" w:rsidR="00794145" w:rsidP="00145EFF" w:rsidRDefault="00794145" w14:paraId="53C0416A" w14:textId="77777777">
            <w:pPr>
              <w:rPr>
                <w:lang w:val="en-US"/>
              </w:rPr>
            </w:pPr>
            <w:r w:rsidRPr="009573DF">
              <w:rPr>
                <w:lang w:val="en-US"/>
              </w:rPr>
              <w:t xml:space="preserve">Citation </w:t>
            </w:r>
          </w:p>
        </w:tc>
        <w:tc>
          <w:tcPr>
            <w:tcW w:w="4508" w:type="dxa"/>
          </w:tcPr>
          <w:p w:rsidRPr="009573DF" w:rsidR="00794145" w:rsidP="00145EFF" w:rsidRDefault="001C27D4" w14:paraId="119A6EC8" w14:textId="62618B83">
            <w:pPr>
              <w:rPr>
                <w:lang w:val="en-US"/>
              </w:rPr>
            </w:pPr>
            <w:r w:rsidRPr="009573DF">
              <w:rPr>
                <w:color w:val="156082" w:themeColor="accent1"/>
                <w:lang w:val="en-US"/>
              </w:rPr>
              <w:t>Not applicable.</w:t>
            </w:r>
          </w:p>
        </w:tc>
      </w:tr>
    </w:tbl>
    <w:p w:rsidRPr="009573DF" w:rsidR="1E059D66" w:rsidP="64BD6FC4" w:rsidRDefault="1E059D66" w14:paraId="6C754F74" w14:textId="40691D79">
      <w:pPr>
        <w:rPr>
          <w:b/>
          <w:bCs/>
          <w:lang w:val="en-US"/>
        </w:rPr>
      </w:pPr>
    </w:p>
    <w:p w:rsidRPr="009573DF" w:rsidR="00E91145" w:rsidP="00E91145" w:rsidRDefault="00E91145" w14:paraId="5C8B5418" w14:textId="6439F896">
      <w:pPr>
        <w:rPr>
          <w:b/>
          <w:bCs/>
          <w:lang w:val="en-US"/>
        </w:rPr>
      </w:pPr>
      <w:r w:rsidRPr="009573DF">
        <w:rPr>
          <w:b/>
          <w:bCs/>
          <w:lang w:val="en-US"/>
        </w:rPr>
        <w:t xml:space="preserve">3. Definitions </w:t>
      </w:r>
    </w:p>
    <w:p w:rsidRPr="009573DF" w:rsidR="00E91145" w:rsidP="00E91145" w:rsidRDefault="00E91145" w14:paraId="68261580" w14:textId="645197EE">
      <w:pPr>
        <w:rPr>
          <w:b/>
          <w:bCs/>
          <w:sz w:val="22"/>
          <w:szCs w:val="22"/>
          <w:lang w:val="en-US"/>
        </w:rPr>
      </w:pPr>
      <w:r w:rsidRPr="009573DF">
        <w:rPr>
          <w:b/>
          <w:bCs/>
          <w:lang w:val="en-US"/>
        </w:rPr>
        <w:t>3.1. Key terms</w:t>
      </w:r>
    </w:p>
    <w:p w:rsidRPr="009573DF" w:rsidR="7842577A" w:rsidP="39B320CC" w:rsidRDefault="7842577A" w14:paraId="6EAE2AF7" w14:textId="3A37B55D">
      <w:pPr>
        <w:pStyle w:val="ListParagraph"/>
        <w:numPr>
          <w:ilvl w:val="2"/>
          <w:numId w:val="2"/>
        </w:numPr>
      </w:pPr>
      <w:r w:rsidRPr="009573DF">
        <w:t xml:space="preserve">How is direct marketing (or equivalent term) defined? </w:t>
      </w:r>
    </w:p>
    <w:p w:rsidRPr="009573DF" w:rsidR="00C75F30" w:rsidP="00C75F30" w:rsidRDefault="00C75F30" w14:paraId="1421EE89" w14:textId="1F12776D">
      <w:pPr>
        <w:spacing w:line="240" w:lineRule="auto"/>
        <w:jc w:val="both"/>
        <w:rPr>
          <w:color w:val="156082" w:themeColor="accent1"/>
          <w:sz w:val="22"/>
          <w:szCs w:val="22"/>
          <w:lang w:val="en-US"/>
        </w:rPr>
      </w:pPr>
      <w:r w:rsidRPr="009573DF">
        <w:rPr>
          <w:color w:val="156082" w:themeColor="accent1"/>
          <w:sz w:val="22"/>
          <w:szCs w:val="22"/>
          <w:lang w:val="en-US"/>
        </w:rPr>
        <w:t xml:space="preserve">Direct marketing is not defined in the law.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marketing is characterized by the direct approach to the target person and can take a variety of forms, e.g., by mail, email, telephone, fax, or text message.</w:t>
      </w:r>
    </w:p>
    <w:p w:rsidRPr="009573DF" w:rsidR="00C75F30" w:rsidP="00C75F30" w:rsidRDefault="00C75F30" w14:paraId="08E2499F" w14:textId="227C5276">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promote the supply of goods or services, including immovable property, rights, and obligations.</w:t>
      </w:r>
    </w:p>
    <w:tbl>
      <w:tblPr>
        <w:tblStyle w:val="TableGrid"/>
        <w:tblW w:w="0" w:type="auto"/>
        <w:tblLook w:val="04A0" w:firstRow="1" w:lastRow="0" w:firstColumn="1" w:lastColumn="0" w:noHBand="0" w:noVBand="1"/>
      </w:tblPr>
      <w:tblGrid>
        <w:gridCol w:w="4508"/>
        <w:gridCol w:w="4508"/>
      </w:tblGrid>
      <w:tr w:rsidRPr="009573DF" w:rsidR="39B320CC" w:rsidTr="64BD6FC4" w14:paraId="6E9307A2" w14:textId="77777777">
        <w:trPr>
          <w:trHeight w:val="300"/>
        </w:trPr>
        <w:tc>
          <w:tcPr>
            <w:tcW w:w="4508" w:type="dxa"/>
          </w:tcPr>
          <w:p w:rsidRPr="009573DF" w:rsidR="39B320CC" w:rsidRDefault="1189EF5C" w14:paraId="24D7F9C0" w14:textId="77777777">
            <w:pPr>
              <w:rPr>
                <w:lang w:val="en-US"/>
              </w:rPr>
            </w:pPr>
            <w:r w:rsidRPr="009573DF">
              <w:rPr>
                <w:lang w:val="en-US"/>
              </w:rPr>
              <w:t xml:space="preserve">Citation </w:t>
            </w:r>
          </w:p>
        </w:tc>
        <w:tc>
          <w:tcPr>
            <w:tcW w:w="4508" w:type="dxa"/>
          </w:tcPr>
          <w:p w:rsidR="39B320CC" w:rsidRDefault="009F69BE" w14:paraId="740A80E7" w14:textId="05A471CE">
            <w:pPr>
              <w:rPr>
                <w:rFonts w:eastAsia="Times New Roman" w:cs="Times New Roman"/>
                <w:lang w:val="en-US" w:eastAsia="en-GB"/>
              </w:rPr>
            </w:pPr>
            <w:r w:rsidRPr="009573DF">
              <w:rPr>
                <w:rFonts w:eastAsia="Times New Roman" w:cs="Times New Roman"/>
                <w:color w:val="156082" w:themeColor="accent1"/>
                <w:lang w:val="en-US" w:eastAsia="en-GB"/>
              </w:rPr>
              <w:t>Art</w:t>
            </w:r>
            <w:r w:rsidR="00743DB1">
              <w:rPr>
                <w:rFonts w:eastAsia="Times New Roman" w:cs="Times New Roman"/>
                <w:color w:val="156082" w:themeColor="accent1"/>
                <w:lang w:val="en-US" w:eastAsia="en-GB"/>
              </w:rPr>
              <w:t xml:space="preserve">icle </w:t>
            </w:r>
            <w:r w:rsidRPr="009573DF">
              <w:rPr>
                <w:rFonts w:eastAsia="Times New Roman" w:cs="Times New Roman"/>
                <w:color w:val="156082" w:themeColor="accent1"/>
                <w:lang w:val="en-US" w:eastAsia="en-GB"/>
              </w:rPr>
              <w:t xml:space="preserve">2(a) of the </w:t>
            </w:r>
            <w:r w:rsidRPr="00011AD3" w:rsidR="00743DB1">
              <w:rPr>
                <w:rFonts w:eastAsiaTheme="minorEastAsia"/>
                <w:lang w:eastAsia="ja-JP"/>
              </w:rPr>
              <w:t>Misleading Advertising Directive</w:t>
            </w:r>
          </w:p>
          <w:p w:rsidRPr="009573DF" w:rsidR="00743DB1" w:rsidRDefault="00E60D74" w14:paraId="3B2A6145" w14:textId="6580A54E">
            <w:pPr>
              <w:rPr>
                <w:lang w:val="en-US"/>
              </w:rPr>
            </w:pPr>
            <w:r>
              <w:rPr>
                <w:color w:val="156082" w:themeColor="accent1"/>
                <w:lang w:val="en-US"/>
              </w:rPr>
              <w:t>Section 1.1 of t</w:t>
            </w:r>
            <w:r w:rsidR="00743DB1">
              <w:rPr>
                <w:color w:val="156082" w:themeColor="accent1"/>
                <w:lang w:val="en-US"/>
              </w:rPr>
              <w:t>he</w:t>
            </w:r>
            <w:r w:rsidRPr="009573DF" w:rsidR="00743DB1">
              <w:rPr>
                <w:color w:val="156082" w:themeColor="accent1"/>
                <w:lang w:val="en-US"/>
              </w:rPr>
              <w:t xml:space="preserve"> Direct Marketing Guidance</w:t>
            </w:r>
          </w:p>
        </w:tc>
      </w:tr>
    </w:tbl>
    <w:p w:rsidRPr="009573DF" w:rsidR="39B320CC" w:rsidP="2E334C89" w:rsidRDefault="39B320CC" w14:paraId="2F3F325F" w14:textId="74FBB56D">
      <w:pPr>
        <w:pStyle w:val="ListParagraph"/>
      </w:pPr>
    </w:p>
    <w:p w:rsidRPr="009573DF" w:rsidR="00E91145" w:rsidP="001338E6" w:rsidRDefault="00E91145" w14:paraId="1813C836" w14:textId="3720C4F8">
      <w:pPr>
        <w:pStyle w:val="ListParagraph"/>
        <w:numPr>
          <w:ilvl w:val="2"/>
          <w:numId w:val="2"/>
        </w:numPr>
      </w:pPr>
      <w:r w:rsidRPr="009573DF">
        <w:t xml:space="preserve">How is </w:t>
      </w:r>
      <w:proofErr w:type="spellStart"/>
      <w:r w:rsidRPr="009573DF">
        <w:t>emarketing</w:t>
      </w:r>
      <w:proofErr w:type="spellEnd"/>
      <w:r w:rsidRPr="009573DF">
        <w:t xml:space="preserve"> (or equivalent term) defined?</w:t>
      </w:r>
    </w:p>
    <w:p w:rsidRPr="009573DF" w:rsidR="00C75F30" w:rsidP="00C75F30" w:rsidRDefault="00C75F30" w14:paraId="2D18790A" w14:textId="13AD0E0F">
      <w:pPr>
        <w:spacing w:line="240" w:lineRule="auto"/>
        <w:jc w:val="both"/>
        <w:rPr>
          <w:color w:val="156082" w:themeColor="accent1"/>
          <w:sz w:val="22"/>
          <w:szCs w:val="22"/>
          <w:lang w:val="en-US"/>
        </w:rPr>
      </w:pPr>
      <w:r w:rsidRPr="009573DF">
        <w:rPr>
          <w:color w:val="156082" w:themeColor="accent1"/>
          <w:sz w:val="22"/>
          <w:szCs w:val="22"/>
          <w:lang w:val="en-US"/>
        </w:rPr>
        <w:t>The notion of 'email marketing' is not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w:t>
      </w:r>
    </w:p>
    <w:tbl>
      <w:tblPr>
        <w:tblStyle w:val="TableGrid"/>
        <w:tblW w:w="0" w:type="auto"/>
        <w:tblLook w:val="04A0" w:firstRow="1" w:lastRow="0" w:firstColumn="1" w:lastColumn="0" w:noHBand="0" w:noVBand="1"/>
      </w:tblPr>
      <w:tblGrid>
        <w:gridCol w:w="4508"/>
        <w:gridCol w:w="4508"/>
      </w:tblGrid>
      <w:tr w:rsidRPr="009573DF" w:rsidR="00794145" w:rsidTr="00145EFF" w14:paraId="28360E51" w14:textId="77777777">
        <w:tc>
          <w:tcPr>
            <w:tcW w:w="4508" w:type="dxa"/>
          </w:tcPr>
          <w:p w:rsidRPr="009573DF" w:rsidR="00794145" w:rsidP="00145EFF" w:rsidRDefault="00794145" w14:paraId="309D8AC3" w14:textId="77777777">
            <w:pPr>
              <w:rPr>
                <w:lang w:val="en-US"/>
              </w:rPr>
            </w:pPr>
            <w:r w:rsidRPr="009573DF">
              <w:rPr>
                <w:lang w:val="en-US"/>
              </w:rPr>
              <w:t xml:space="preserve">Citation </w:t>
            </w:r>
          </w:p>
        </w:tc>
        <w:tc>
          <w:tcPr>
            <w:tcW w:w="4508" w:type="dxa"/>
          </w:tcPr>
          <w:p w:rsidRPr="009573DF" w:rsidR="009F69BE" w:rsidP="009F69BE" w:rsidRDefault="009F69BE" w14:paraId="569D795F" w14:textId="71011CA1">
            <w:pPr>
              <w:rPr>
                <w:color w:val="156082" w:themeColor="accent1"/>
                <w:lang w:val="en-US"/>
              </w:rPr>
            </w:pPr>
            <w:proofErr w:type="gramStart"/>
            <w:r w:rsidRPr="009573DF">
              <w:rPr>
                <w:rFonts w:eastAsia="Times New Roman" w:cs="Times New Roman"/>
                <w:color w:val="156082" w:themeColor="accent1"/>
                <w:lang w:val="en-US" w:eastAsia="en-GB"/>
              </w:rPr>
              <w:t>Art</w:t>
            </w:r>
            <w:r w:rsidR="00743DB1">
              <w:rPr>
                <w:rFonts w:eastAsia="Times New Roman" w:cs="Times New Roman"/>
                <w:color w:val="156082" w:themeColor="accent1"/>
                <w:lang w:val="en-US" w:eastAsia="en-GB"/>
              </w:rPr>
              <w:t>icle</w:t>
            </w:r>
            <w:r w:rsidRPr="009573DF">
              <w:rPr>
                <w:rFonts w:eastAsia="Times New Roman" w:cs="Times New Roman"/>
                <w:color w:val="156082" w:themeColor="accent1"/>
                <w:lang w:val="en-US" w:eastAsia="en-GB"/>
              </w:rPr>
              <w:t xml:space="preserve">  2</w:t>
            </w:r>
            <w:proofErr w:type="gramEnd"/>
            <w:r w:rsidRPr="009573DF">
              <w:rPr>
                <w:rFonts w:eastAsia="Times New Roman" w:cs="Times New Roman"/>
                <w:color w:val="156082" w:themeColor="accent1"/>
                <w:lang w:val="en-US" w:eastAsia="en-GB"/>
              </w:rPr>
              <w:t>(a) of the Misleading Advertising Directive</w:t>
            </w:r>
            <w:r w:rsidRPr="009573DF">
              <w:rPr>
                <w:color w:val="156082" w:themeColor="accent1"/>
                <w:lang w:val="en-US"/>
              </w:rPr>
              <w:t xml:space="preserve"> </w:t>
            </w:r>
          </w:p>
          <w:p w:rsidRPr="009573DF" w:rsidR="00794145" w:rsidP="009F69BE" w:rsidRDefault="009F69BE" w14:paraId="26E13189" w14:textId="34EBD56E">
            <w:pPr>
              <w:rPr>
                <w:lang w:val="en-US"/>
              </w:rPr>
            </w:pPr>
            <w:r w:rsidRPr="009573DF">
              <w:rPr>
                <w:color w:val="156082" w:themeColor="accent1"/>
                <w:lang w:val="en-US"/>
              </w:rPr>
              <w:t>§2(1)(2)</w:t>
            </w:r>
            <w:r w:rsidR="00743DB1">
              <w:rPr>
                <w:color w:val="156082" w:themeColor="accent1"/>
                <w:lang w:val="en-US"/>
              </w:rPr>
              <w:t xml:space="preserve"> of the</w:t>
            </w:r>
            <w:r w:rsidRPr="009573DF">
              <w:rPr>
                <w:color w:val="156082" w:themeColor="accent1"/>
                <w:lang w:val="en-US"/>
              </w:rPr>
              <w:t xml:space="preserve"> UWG</w:t>
            </w:r>
          </w:p>
        </w:tc>
      </w:tr>
    </w:tbl>
    <w:p w:rsidRPr="009573DF" w:rsidR="00794145" w:rsidP="00794145" w:rsidRDefault="00794145" w14:paraId="439B1C68" w14:textId="77777777">
      <w:pPr>
        <w:pStyle w:val="ListParagraph"/>
      </w:pPr>
    </w:p>
    <w:p w:rsidRPr="009573DF" w:rsidR="001338E6" w:rsidP="001338E6" w:rsidRDefault="001338E6" w14:paraId="79BA392A" w14:textId="7C83C28A">
      <w:pPr>
        <w:pStyle w:val="ListParagraph"/>
        <w:numPr>
          <w:ilvl w:val="2"/>
          <w:numId w:val="2"/>
        </w:numPr>
      </w:pPr>
      <w:r w:rsidRPr="009573DF">
        <w:t>How is telemarketing (or equivalent term) defined?</w:t>
      </w:r>
    </w:p>
    <w:p w:rsidRPr="009573DF" w:rsidR="00F81A44" w:rsidP="00F81A44" w:rsidRDefault="00F81A44" w14:paraId="7298CB2E" w14:textId="56679F1F">
      <w:pPr>
        <w:spacing w:line="240" w:lineRule="auto"/>
        <w:jc w:val="both"/>
        <w:rPr>
          <w:color w:val="156082" w:themeColor="accent1"/>
          <w:sz w:val="22"/>
          <w:szCs w:val="22"/>
          <w:lang w:val="en-US"/>
        </w:rPr>
      </w:pPr>
      <w:r w:rsidRPr="009573DF">
        <w:rPr>
          <w:color w:val="156082" w:themeColor="accent1"/>
          <w:sz w:val="22"/>
          <w:szCs w:val="22"/>
          <w:lang w:val="en-US"/>
        </w:rPr>
        <w:t>A 'marketing call' in terms of §7(2)</w:t>
      </w:r>
      <w:r w:rsidRPr="009573DF" w:rsidR="008510BF">
        <w:rPr>
          <w:color w:val="156082" w:themeColor="accent1"/>
          <w:sz w:val="22"/>
          <w:szCs w:val="22"/>
          <w:lang w:val="en-US"/>
        </w:rPr>
        <w:t xml:space="preserve"> no. 1</w:t>
      </w:r>
      <w:r w:rsidRPr="009573DF">
        <w:rPr>
          <w:color w:val="156082" w:themeColor="accent1"/>
          <w:sz w:val="22"/>
          <w:szCs w:val="22"/>
          <w:lang w:val="en-US"/>
        </w:rPr>
        <w:t xml:space="preserve"> of the UWG is an individual oral communication initiated or arranged by the advertiser by telephone. A telephone call is any connection established using a publicly available electronic communications service that supports two-way voice communication, according to Article 2(31) </w:t>
      </w:r>
      <w:r w:rsidR="00743DB1">
        <w:rPr>
          <w:color w:val="156082" w:themeColor="accent1"/>
          <w:sz w:val="22"/>
          <w:szCs w:val="22"/>
          <w:lang w:val="en-US"/>
        </w:rPr>
        <w:t xml:space="preserve">of the </w:t>
      </w:r>
      <w:r w:rsidRPr="009573DF">
        <w:rPr>
          <w:color w:val="156082" w:themeColor="accent1"/>
          <w:sz w:val="22"/>
          <w:szCs w:val="22"/>
          <w:lang w:val="en-US"/>
        </w:rPr>
        <w:t xml:space="preserve">Electronic Communications Networks and </w:t>
      </w:r>
      <w:proofErr w:type="gramStart"/>
      <w:r w:rsidRPr="009573DF">
        <w:rPr>
          <w:color w:val="156082" w:themeColor="accent1"/>
          <w:sz w:val="22"/>
          <w:szCs w:val="22"/>
          <w:lang w:val="en-US"/>
        </w:rPr>
        <w:t>Services Directive, and</w:t>
      </w:r>
      <w:proofErr w:type="gramEnd"/>
      <w:r w:rsidRPr="009573DF">
        <w:rPr>
          <w:color w:val="156082" w:themeColor="accent1"/>
          <w:sz w:val="22"/>
          <w:szCs w:val="22"/>
          <w:lang w:val="en-US"/>
        </w:rPr>
        <w:t xml:space="preserve"> therefore is a matter of individual oral communication by means of a telephone.</w:t>
      </w:r>
    </w:p>
    <w:p w:rsidRPr="009573DF" w:rsidR="00F81A44" w:rsidP="00F81A44" w:rsidRDefault="00F81A44" w14:paraId="6AB798AC" w14:textId="77777777">
      <w:pPr>
        <w:spacing w:line="240" w:lineRule="auto"/>
        <w:jc w:val="both"/>
        <w:rPr>
          <w:color w:val="156082" w:themeColor="accent1"/>
          <w:sz w:val="22"/>
          <w:szCs w:val="22"/>
          <w:lang w:val="en-US"/>
        </w:rPr>
      </w:pPr>
      <w:r w:rsidRPr="009573DF">
        <w:rPr>
          <w:color w:val="156082" w:themeColor="accent1"/>
          <w:sz w:val="22"/>
          <w:szCs w:val="22"/>
          <w:lang w:val="en-US"/>
        </w:rPr>
        <w:t>By contrast, telephone communication by means of an automated calling machine that does not allow two-way real-time communication is not a marketing call in this respect.</w:t>
      </w:r>
    </w:p>
    <w:tbl>
      <w:tblPr>
        <w:tblStyle w:val="TableGrid"/>
        <w:tblW w:w="0" w:type="auto"/>
        <w:tblLook w:val="04A0" w:firstRow="1" w:lastRow="0" w:firstColumn="1" w:lastColumn="0" w:noHBand="0" w:noVBand="1"/>
      </w:tblPr>
      <w:tblGrid>
        <w:gridCol w:w="4508"/>
        <w:gridCol w:w="4508"/>
      </w:tblGrid>
      <w:tr w:rsidRPr="009573DF" w:rsidR="00794145" w:rsidTr="00145EFF" w14:paraId="479D06C0" w14:textId="77777777">
        <w:tc>
          <w:tcPr>
            <w:tcW w:w="4508" w:type="dxa"/>
          </w:tcPr>
          <w:p w:rsidRPr="009573DF" w:rsidR="00794145" w:rsidP="00145EFF" w:rsidRDefault="00794145" w14:paraId="20BEFD42" w14:textId="77777777">
            <w:pPr>
              <w:rPr>
                <w:lang w:val="en-US"/>
              </w:rPr>
            </w:pPr>
            <w:r w:rsidRPr="009573DF">
              <w:rPr>
                <w:lang w:val="en-US"/>
              </w:rPr>
              <w:t xml:space="preserve">Citation </w:t>
            </w:r>
          </w:p>
        </w:tc>
        <w:tc>
          <w:tcPr>
            <w:tcW w:w="4508" w:type="dxa"/>
          </w:tcPr>
          <w:p w:rsidRPr="009573DF" w:rsidR="009F69BE" w:rsidP="009F69BE" w:rsidRDefault="008510BF" w14:paraId="55E2E436" w14:textId="6A0BC41B">
            <w:pPr>
              <w:rPr>
                <w:color w:val="156082" w:themeColor="accent1"/>
                <w:lang w:val="en-US"/>
              </w:rPr>
            </w:pPr>
            <w:r w:rsidRPr="009573DF">
              <w:rPr>
                <w:color w:val="156082" w:themeColor="accent1"/>
                <w:lang w:val="en-US"/>
              </w:rPr>
              <w:t xml:space="preserve">§7(2) no. 1 </w:t>
            </w:r>
            <w:r w:rsidR="00743DB1">
              <w:rPr>
                <w:color w:val="156082" w:themeColor="accent1"/>
                <w:lang w:val="en-US"/>
              </w:rPr>
              <w:t xml:space="preserve">of the </w:t>
            </w:r>
            <w:r w:rsidRPr="009573DF" w:rsidR="009F69BE">
              <w:rPr>
                <w:color w:val="156082" w:themeColor="accent1"/>
                <w:lang w:val="en-US"/>
              </w:rPr>
              <w:t>UWG</w:t>
            </w:r>
          </w:p>
          <w:p w:rsidRPr="009573DF" w:rsidR="00794145" w:rsidP="009F69BE" w:rsidRDefault="009F69BE" w14:paraId="5A068805" w14:textId="0440B763">
            <w:pPr>
              <w:rPr>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2(31)</w:t>
            </w:r>
            <w:r w:rsidR="00743DB1">
              <w:rPr>
                <w:color w:val="156082" w:themeColor="accent1"/>
                <w:lang w:val="en-US"/>
              </w:rPr>
              <w:t xml:space="preserve"> of the</w:t>
            </w:r>
            <w:r w:rsidRPr="009573DF">
              <w:rPr>
                <w:color w:val="156082" w:themeColor="accent1"/>
                <w:lang w:val="en-US"/>
              </w:rPr>
              <w:t xml:space="preserve"> Electronic Communications Networks and Services Directive</w:t>
            </w:r>
          </w:p>
        </w:tc>
      </w:tr>
    </w:tbl>
    <w:p w:rsidRPr="009573DF" w:rsidR="00794145" w:rsidP="00794145" w:rsidRDefault="00794145" w14:paraId="12A00A7C" w14:textId="77777777">
      <w:pPr>
        <w:pStyle w:val="ListParagraph"/>
      </w:pPr>
    </w:p>
    <w:p w:rsidRPr="009573DF" w:rsidR="001338E6" w:rsidP="001338E6" w:rsidRDefault="001338E6" w14:paraId="3E081AB7" w14:textId="67A9AA6E">
      <w:pPr>
        <w:pStyle w:val="ListParagraph"/>
        <w:numPr>
          <w:ilvl w:val="2"/>
          <w:numId w:val="2"/>
        </w:numPr>
      </w:pPr>
      <w:r w:rsidRPr="009573DF">
        <w:t xml:space="preserve">How is </w:t>
      </w:r>
      <w:proofErr w:type="spellStart"/>
      <w:r w:rsidRPr="009573DF">
        <w:t>sms</w:t>
      </w:r>
      <w:proofErr w:type="spellEnd"/>
      <w:r w:rsidRPr="009573DF">
        <w:t>/mms marketing (or equivalent term) defined?</w:t>
      </w:r>
    </w:p>
    <w:p w:rsidRPr="009573DF" w:rsidR="00F81A44" w:rsidP="00F81A44" w:rsidRDefault="00F81A44" w14:paraId="4D2C1145" w14:textId="475E4175">
      <w:pPr>
        <w:spacing w:line="240" w:lineRule="auto"/>
        <w:jc w:val="both"/>
        <w:rPr>
          <w:color w:val="156082" w:themeColor="accent1"/>
          <w:sz w:val="22"/>
          <w:szCs w:val="22"/>
          <w:lang w:val="en-US"/>
        </w:rPr>
      </w:pPr>
      <w:r w:rsidRPr="009573DF">
        <w:rPr>
          <w:color w:val="156082" w:themeColor="accent1"/>
          <w:sz w:val="22"/>
          <w:szCs w:val="22"/>
          <w:lang w:val="en-US"/>
        </w:rPr>
        <w:t>'SMS/MMS marketing' is not expressly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 (</w:t>
      </w:r>
      <w:r w:rsidRPr="009573DF" w:rsidR="00CC2A27">
        <w:rPr>
          <w:color w:val="156082" w:themeColor="accent1"/>
          <w:sz w:val="22"/>
          <w:szCs w:val="22"/>
          <w:lang w:val="en-US"/>
        </w:rPr>
        <w:t>§</w:t>
      </w:r>
      <w:r w:rsidRPr="009573DF">
        <w:rPr>
          <w:color w:val="156082" w:themeColor="accent1"/>
          <w:sz w:val="22"/>
          <w:szCs w:val="22"/>
          <w:lang w:val="en-US"/>
        </w:rPr>
        <w:t>2(1)</w:t>
      </w:r>
      <w:r w:rsidRPr="009573DF" w:rsidR="008510BF">
        <w:rPr>
          <w:color w:val="156082" w:themeColor="accent1"/>
          <w:sz w:val="22"/>
          <w:szCs w:val="22"/>
          <w:lang w:val="en-US"/>
        </w:rPr>
        <w:t xml:space="preserve"> no. 2 </w:t>
      </w:r>
      <w:r w:rsidRPr="009573DF">
        <w:rPr>
          <w:color w:val="156082" w:themeColor="accent1"/>
          <w:sz w:val="22"/>
          <w:szCs w:val="22"/>
          <w:lang w:val="en-US"/>
        </w:rPr>
        <w:t>of the UWG).</w:t>
      </w:r>
    </w:p>
    <w:p w:rsidRPr="009573DF" w:rsidR="00F81A44" w:rsidP="00F81A44" w:rsidRDefault="00F81A44" w14:paraId="2E9F7103" w14:textId="0601FB9A">
      <w:pPr>
        <w:spacing w:line="240" w:lineRule="auto"/>
        <w:jc w:val="both"/>
        <w:rPr>
          <w:color w:val="156082" w:themeColor="accent1"/>
          <w:sz w:val="22"/>
          <w:szCs w:val="22"/>
          <w:lang w:val="en-US"/>
        </w:rPr>
      </w:pPr>
      <w:r w:rsidRPr="009573DF">
        <w:rPr>
          <w:color w:val="156082" w:themeColor="accent1"/>
          <w:sz w:val="22"/>
          <w:szCs w:val="22"/>
          <w:lang w:val="en-US"/>
        </w:rPr>
        <w:t xml:space="preserve">In addition, and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advertising is characterized by the direct approach to the target person and can take a variety of forms, e.g. by mail, email, telephone, fax, or text message.</w:t>
      </w:r>
    </w:p>
    <w:p w:rsidRPr="009573DF" w:rsidR="00F81A44" w:rsidP="00F81A44" w:rsidRDefault="00F81A44" w14:paraId="35BF5DFA"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w:t>
      </w:r>
      <w:r w:rsidRPr="009573DF">
        <w:rPr>
          <w:color w:val="156082" w:themeColor="accent1"/>
          <w:sz w:val="22"/>
          <w:szCs w:val="22"/>
          <w:lang w:val="en-US"/>
        </w:rPr>
        <w:t>promote the supply of goods or services, including immovable property, rights, and obligations (Article 2(a) of the Misleading Advertising Directive).</w:t>
      </w:r>
    </w:p>
    <w:tbl>
      <w:tblPr>
        <w:tblStyle w:val="TableGrid"/>
        <w:tblW w:w="0" w:type="auto"/>
        <w:tblLook w:val="04A0" w:firstRow="1" w:lastRow="0" w:firstColumn="1" w:lastColumn="0" w:noHBand="0" w:noVBand="1"/>
      </w:tblPr>
      <w:tblGrid>
        <w:gridCol w:w="4508"/>
        <w:gridCol w:w="4508"/>
      </w:tblGrid>
      <w:tr w:rsidRPr="009573DF" w:rsidR="00794145" w:rsidTr="00145EFF" w14:paraId="62C82D33" w14:textId="77777777">
        <w:tc>
          <w:tcPr>
            <w:tcW w:w="4508" w:type="dxa"/>
          </w:tcPr>
          <w:p w:rsidRPr="009573DF" w:rsidR="00794145" w:rsidP="00145EFF" w:rsidRDefault="00794145" w14:paraId="1B8A2247" w14:textId="77777777">
            <w:pPr>
              <w:rPr>
                <w:lang w:val="en-US"/>
              </w:rPr>
            </w:pPr>
            <w:r w:rsidRPr="009573DF">
              <w:rPr>
                <w:lang w:val="en-US"/>
              </w:rPr>
              <w:t xml:space="preserve">Citation </w:t>
            </w:r>
          </w:p>
        </w:tc>
        <w:tc>
          <w:tcPr>
            <w:tcW w:w="4508" w:type="dxa"/>
          </w:tcPr>
          <w:p w:rsidRPr="009573DF" w:rsidR="009F69BE" w:rsidP="009F69BE" w:rsidRDefault="009F69BE" w14:paraId="4D29FA5F" w14:textId="37D1526F">
            <w:pPr xmlns:w="http://schemas.openxmlformats.org/wordprocessingml/2006/main">
              <w:rPr>
                <w:color w:val="156082" w:themeColor="accent1"/>
                <w:lang w:val="en-US"/>
              </w:rPr>
            </w:pPr>
            <w:r>
              <w:rPr xmlns:w="http://schemas.openxmlformats.org/wordprocessingml/2006/main">
                <w:color w:val="156082" w:themeColor="accent1"/>
                <w:lang w:val="en-US"/>
              </w:rPr>
              <w:t>§2(1) no. 2 of the UWG</w:t>
            </w:r>
            <w:del w:id="1" w:author="GN Validator" w:date="2026-05-13T21:29:30Z">
              <w:r>
                <w:rPr xmlns:w="http://schemas.openxmlformats.org/wordprocessingml/2006/main">
                  <w:color w:val="156082" w:themeColor="accent1"/>
                  <w:lang w:val="en-US"/>
                </w:rPr>
                <w:delText xml:space="preserve"> </w:delText>
              </w:r>
            </w:del>
          </w:p>
          <w:p w:rsidR="00794145" w:rsidP="009F69BE" w:rsidRDefault="009F69BE" w14:paraId="57B5841C" w14:textId="74544E2D">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2(a) of the Misleading Advertising Directive</w:t>
            </w:r>
          </w:p>
          <w:p w:rsidRPr="009573DF" w:rsidR="00743DB1" w:rsidP="009F69BE" w:rsidRDefault="00E60D74" w14:paraId="1D51B637" w14:textId="45D636B3">
            <w:pPr>
              <w:rPr>
                <w:lang w:val="en-US"/>
              </w:rPr>
            </w:pPr>
            <w:r>
              <w:rPr>
                <w:color w:val="156082" w:themeColor="accent1"/>
                <w:lang w:val="en-US"/>
              </w:rPr>
              <w:t>Section 1.1 of the</w:t>
            </w:r>
            <w:r w:rsidRPr="009573DF">
              <w:rPr>
                <w:color w:val="156082" w:themeColor="accent1"/>
                <w:lang w:val="en-US"/>
              </w:rPr>
              <w:t xml:space="preserve"> Direct Marketing Guidance</w:t>
            </w:r>
          </w:p>
        </w:tc>
      </w:tr>
    </w:tbl>
    <w:p w:rsidRPr="009573DF" w:rsidR="00E91145" w:rsidP="64BD6FC4" w:rsidRDefault="00E91145" w14:paraId="470A80D8" w14:textId="2EB83BDE">
      <w:pPr>
        <w:rPr>
          <w:lang w:val="en-US"/>
        </w:rPr>
      </w:pPr>
    </w:p>
    <w:p w:rsidRPr="009573DF" w:rsidR="759E4CF7" w:rsidP="2E334C89" w:rsidRDefault="759E4CF7" w14:paraId="3BA662A0" w14:textId="1DBDC53D">
      <w:pPr>
        <w:pStyle w:val="ListParagraph"/>
        <w:numPr>
          <w:ilvl w:val="2"/>
          <w:numId w:val="2"/>
        </w:numPr>
      </w:pPr>
      <w:r w:rsidRPr="009573DF">
        <w:t>How is B2B marketing defined?</w:t>
      </w:r>
    </w:p>
    <w:p w:rsidRPr="009573DF" w:rsidR="00F81A44" w:rsidP="00F81A44" w:rsidRDefault="00F81A44" w14:paraId="3205F086" w14:textId="11540CEE">
      <w:pPr>
        <w:rPr>
          <w:color w:val="156082" w:themeColor="accent1"/>
          <w:sz w:val="22"/>
          <w:szCs w:val="22"/>
          <w:lang w:val="en-US"/>
        </w:rPr>
      </w:pPr>
      <w:r w:rsidRPr="009573DF">
        <w:rPr>
          <w:color w:val="156082" w:themeColor="accent1"/>
          <w:sz w:val="22"/>
          <w:szCs w:val="22"/>
          <w:lang w:val="en-US"/>
        </w:rPr>
        <w:t xml:space="preserve">There is no definition of B2B marketing under German law. </w:t>
      </w:r>
    </w:p>
    <w:tbl>
      <w:tblPr>
        <w:tblStyle w:val="TableGrid"/>
        <w:tblW w:w="0" w:type="auto"/>
        <w:tblLook w:val="04A0" w:firstRow="1" w:lastRow="0" w:firstColumn="1" w:lastColumn="0" w:noHBand="0" w:noVBand="1"/>
      </w:tblPr>
      <w:tblGrid>
        <w:gridCol w:w="4508"/>
        <w:gridCol w:w="4508"/>
      </w:tblGrid>
      <w:tr w:rsidRPr="009573DF" w:rsidR="2E334C89" w:rsidTr="2E334C89" w14:paraId="2C1BFAAD" w14:textId="77777777">
        <w:trPr>
          <w:trHeight w:val="300"/>
        </w:trPr>
        <w:tc>
          <w:tcPr>
            <w:tcW w:w="4508" w:type="dxa"/>
          </w:tcPr>
          <w:p w:rsidRPr="009573DF" w:rsidR="2E334C89" w:rsidRDefault="2E334C89" w14:paraId="6094B711" w14:textId="77777777">
            <w:pPr>
              <w:rPr>
                <w:lang w:val="en-US"/>
              </w:rPr>
            </w:pPr>
            <w:r w:rsidRPr="009573DF">
              <w:rPr>
                <w:lang w:val="en-US"/>
              </w:rPr>
              <w:t xml:space="preserve">Citation </w:t>
            </w:r>
          </w:p>
        </w:tc>
        <w:tc>
          <w:tcPr>
            <w:tcW w:w="4508" w:type="dxa"/>
          </w:tcPr>
          <w:p w:rsidRPr="009573DF" w:rsidR="2E334C89" w:rsidRDefault="00F81A44" w14:paraId="3968E9D0" w14:textId="72959F15">
            <w:pPr>
              <w:rPr>
                <w:lang w:val="en-US"/>
              </w:rPr>
            </w:pPr>
            <w:r w:rsidRPr="009573DF">
              <w:rPr>
                <w:rFonts w:eastAsiaTheme="minorEastAsia"/>
                <w:color w:val="156082" w:themeColor="accent1"/>
                <w:kern w:val="0"/>
                <w:lang w:val="en-US" w:eastAsia="ja-JP"/>
                <w14:ligatures w14:val="none"/>
              </w:rPr>
              <w:t>Not applicable.</w:t>
            </w:r>
          </w:p>
        </w:tc>
      </w:tr>
    </w:tbl>
    <w:p w:rsidRPr="009573DF" w:rsidR="2E334C89" w:rsidP="2E334C89" w:rsidRDefault="2E334C89" w14:paraId="18AF5ACE" w14:textId="46D10589">
      <w:pPr>
        <w:rPr>
          <w:lang w:val="en-US"/>
        </w:rPr>
      </w:pPr>
    </w:p>
    <w:p w:rsidRPr="009573DF" w:rsidR="00E91145" w:rsidP="64BD6FC4" w:rsidRDefault="00E91145" w14:paraId="5CD582DF" w14:textId="64164BF5">
      <w:pPr>
        <w:pStyle w:val="ListParagraph"/>
        <w:numPr>
          <w:ilvl w:val="2"/>
          <w:numId w:val="2"/>
        </w:numPr>
        <w:rPr>
          <w:i/>
          <w:iCs/>
        </w:rPr>
      </w:pPr>
      <w:r w:rsidRPr="009573DF">
        <w:t>How is commercial (or equivalent) message defined?</w:t>
      </w:r>
      <w:r w:rsidRPr="009573DF" w:rsidR="00A2626A">
        <w:t xml:space="preserve"> </w:t>
      </w:r>
      <w:r w:rsidRPr="009573DF" w:rsidR="00A2626A">
        <w:rPr>
          <w:i/>
          <w:iCs/>
        </w:rPr>
        <w:t>(This is to highlight if the law provides any difference between commercial or transactional messages in direct marketing)</w:t>
      </w:r>
    </w:p>
    <w:p w:rsidRPr="009573DF" w:rsidR="00F81A44" w:rsidP="008510BF" w:rsidRDefault="00F81A44" w14:paraId="08A5914B" w14:textId="61481D17">
      <w:pPr>
        <w:spacing w:line="240" w:lineRule="auto"/>
        <w:jc w:val="both"/>
        <w:rPr>
          <w:i/>
          <w:iCs/>
          <w:lang w:val="en-US"/>
        </w:rPr>
      </w:pPr>
      <w:r w:rsidRPr="009573DF">
        <w:rPr>
          <w:color w:val="156082" w:themeColor="accent1"/>
          <w:sz w:val="22"/>
          <w:szCs w:val="22"/>
          <w:lang w:val="en-US"/>
        </w:rPr>
        <w:t xml:space="preserve">'Commercial message' is not expressly defined in the law. It is covered by the legal notion of advertising, see </w:t>
      </w:r>
      <w:r w:rsidR="00743DB1">
        <w:rPr>
          <w:color w:val="156082" w:themeColor="accent1"/>
          <w:sz w:val="22"/>
          <w:szCs w:val="22"/>
          <w:lang w:val="en-US"/>
        </w:rPr>
        <w:t>section</w:t>
      </w:r>
      <w:r w:rsidRPr="009573DF" w:rsidR="00743DB1">
        <w:rPr>
          <w:color w:val="156082" w:themeColor="accent1"/>
          <w:sz w:val="22"/>
          <w:szCs w:val="22"/>
          <w:lang w:val="en-US"/>
        </w:rPr>
        <w:t xml:space="preserve"> </w:t>
      </w:r>
      <w:r w:rsidRPr="009573DF">
        <w:rPr>
          <w:color w:val="156082" w:themeColor="accent1"/>
          <w:sz w:val="22"/>
          <w:szCs w:val="22"/>
          <w:lang w:val="en-US"/>
        </w:rPr>
        <w:t>3.1.4</w:t>
      </w:r>
      <w:r w:rsidR="00743DB1">
        <w:rPr>
          <w:color w:val="156082" w:themeColor="accent1"/>
          <w:sz w:val="22"/>
          <w:szCs w:val="22"/>
          <w:lang w:val="en-US"/>
        </w:rPr>
        <w:t>. above</w:t>
      </w:r>
      <w:r w:rsidRPr="009573DF">
        <w:rPr>
          <w:color w:val="156082" w:themeColor="accent1"/>
          <w:sz w:val="22"/>
          <w:szCs w:val="22"/>
          <w:lang w:val="en-US"/>
        </w:rPr>
        <w:t>. By contrast, purely transactional or service messages (such as order confirmations, delivery notifications, password resets, or legally required service communications etc.) are not considered commercial messages, provided they are strictly necessary for performing or administering an existing contract, and do not contain promotional content.</w:t>
      </w:r>
    </w:p>
    <w:tbl>
      <w:tblPr>
        <w:tblStyle w:val="TableGrid"/>
        <w:tblW w:w="0" w:type="auto"/>
        <w:tblLook w:val="04A0" w:firstRow="1" w:lastRow="0" w:firstColumn="1" w:lastColumn="0" w:noHBand="0" w:noVBand="1"/>
      </w:tblPr>
      <w:tblGrid>
        <w:gridCol w:w="4508"/>
        <w:gridCol w:w="4508"/>
      </w:tblGrid>
      <w:tr w:rsidRPr="009573DF" w:rsidR="00F5358A" w:rsidTr="00145EFF" w14:paraId="7BBAAADA" w14:textId="77777777">
        <w:tc>
          <w:tcPr>
            <w:tcW w:w="4508" w:type="dxa"/>
          </w:tcPr>
          <w:p w:rsidRPr="009573DF" w:rsidR="00F5358A" w:rsidP="00145EFF" w:rsidRDefault="00F5358A" w14:paraId="6F4FE53E" w14:textId="77777777">
            <w:pPr>
              <w:rPr>
                <w:lang w:val="en-US"/>
              </w:rPr>
            </w:pPr>
            <w:r w:rsidRPr="009573DF">
              <w:rPr>
                <w:lang w:val="en-US"/>
              </w:rPr>
              <w:t xml:space="preserve">Citation </w:t>
            </w:r>
          </w:p>
        </w:tc>
        <w:tc>
          <w:tcPr>
            <w:tcW w:w="4508" w:type="dxa"/>
          </w:tcPr>
          <w:p w:rsidRPr="009573DF" w:rsidR="00743DB1" w:rsidP="00743DB1" w:rsidRDefault="00743DB1" w14:paraId="089989FA" w14:textId="77777777">
            <w:pPr>
              <w:rPr>
                <w:color w:val="156082" w:themeColor="accent1"/>
                <w:lang w:val="en-US"/>
              </w:rPr>
            </w:pPr>
            <w:r w:rsidRPr="009573DF">
              <w:rPr>
                <w:color w:val="156082" w:themeColor="accent1"/>
                <w:lang w:val="en-US"/>
              </w:rPr>
              <w:t xml:space="preserve">§2(1) no. 2 </w:t>
            </w:r>
            <w:r>
              <w:rPr>
                <w:color w:val="156082" w:themeColor="accent1"/>
                <w:lang w:val="en-US"/>
              </w:rPr>
              <w:t xml:space="preserve">of the </w:t>
            </w:r>
            <w:r w:rsidRPr="009573DF">
              <w:rPr>
                <w:color w:val="156082" w:themeColor="accent1"/>
                <w:lang w:val="en-US"/>
              </w:rPr>
              <w:t xml:space="preserve">UWG </w:t>
            </w:r>
          </w:p>
          <w:p w:rsidRPr="009573DF" w:rsidR="00F5358A" w:rsidP="00743DB1" w:rsidRDefault="00743DB1" w14:paraId="671A6C53" w14:textId="2690E83A">
            <w:pPr>
              <w:rPr>
                <w:lang w:val="en-US"/>
              </w:rPr>
            </w:pPr>
            <w:r w:rsidRPr="009573DF">
              <w:rPr>
                <w:color w:val="156082" w:themeColor="accent1"/>
                <w:lang w:val="en-US"/>
              </w:rPr>
              <w:t>Art</w:t>
            </w:r>
            <w:r>
              <w:rPr>
                <w:color w:val="156082" w:themeColor="accent1"/>
                <w:lang w:val="en-US"/>
              </w:rPr>
              <w:t>icle</w:t>
            </w:r>
            <w:r w:rsidRPr="009573DF">
              <w:rPr>
                <w:color w:val="156082" w:themeColor="accent1"/>
                <w:lang w:val="en-US"/>
              </w:rPr>
              <w:t xml:space="preserve"> 2(a) of the Misleading Advertising Directive</w:t>
            </w:r>
          </w:p>
        </w:tc>
      </w:tr>
    </w:tbl>
    <w:p w:rsidRPr="009573DF" w:rsidR="00E91145" w:rsidP="00E91145" w:rsidRDefault="00E91145" w14:paraId="2ECAA57C" w14:textId="77777777">
      <w:pPr>
        <w:rPr>
          <w:lang w:val="en-US"/>
        </w:rPr>
      </w:pPr>
    </w:p>
    <w:p w:rsidRPr="009573DF" w:rsidR="00E91145" w:rsidP="00A2626A" w:rsidRDefault="610BF351" w14:paraId="2F3B565F" w14:textId="04B8464C">
      <w:pPr>
        <w:pStyle w:val="ListParagraph"/>
        <w:numPr>
          <w:ilvl w:val="2"/>
          <w:numId w:val="2"/>
        </w:numPr>
      </w:pPr>
      <w:r w:rsidRPr="009573DF">
        <w:t>How is email/electronic message defined?</w:t>
      </w:r>
    </w:p>
    <w:p w:rsidRPr="009573DF" w:rsidR="00F81A44" w:rsidP="00F81A44" w:rsidRDefault="00F81A44" w14:paraId="2F1229C0" w14:textId="6080B9EF">
      <w:pPr>
        <w:spacing w:after="240" w:line="240" w:lineRule="auto"/>
        <w:jc w:val="both"/>
        <w:rPr>
          <w:color w:val="156082" w:themeColor="accent1"/>
          <w:sz w:val="22"/>
          <w:szCs w:val="22"/>
          <w:lang w:val="en-US"/>
        </w:rPr>
      </w:pPr>
      <w:r w:rsidRPr="009573DF">
        <w:rPr>
          <w:color w:val="156082" w:themeColor="accent1"/>
          <w:sz w:val="22"/>
          <w:szCs w:val="22"/>
          <w:lang w:val="en-US"/>
        </w:rPr>
        <w:t>The term 'electronic mail' is defined in Article 2</w:t>
      </w:r>
      <w:r w:rsidRPr="009573DF" w:rsidR="008510BF">
        <w:rPr>
          <w:color w:val="156082" w:themeColor="accent1"/>
          <w:sz w:val="22"/>
          <w:szCs w:val="22"/>
          <w:lang w:val="en-US"/>
        </w:rPr>
        <w:t xml:space="preserve"> </w:t>
      </w:r>
      <w:r w:rsidRPr="009573DF">
        <w:rPr>
          <w:color w:val="156082" w:themeColor="accent1"/>
          <w:sz w:val="22"/>
          <w:szCs w:val="22"/>
          <w:lang w:val="en-US"/>
        </w:rPr>
        <w:t xml:space="preserve">(h) of the </w:t>
      </w:r>
      <w:proofErr w:type="spellStart"/>
      <w:r w:rsidRPr="009573DF">
        <w:rPr>
          <w:color w:val="156082" w:themeColor="accent1"/>
          <w:sz w:val="22"/>
          <w:szCs w:val="22"/>
          <w:lang w:val="en-US"/>
        </w:rPr>
        <w:t>ePrivacy</w:t>
      </w:r>
      <w:proofErr w:type="spellEnd"/>
      <w:r w:rsidRPr="009573DF">
        <w:rPr>
          <w:color w:val="156082" w:themeColor="accent1"/>
          <w:sz w:val="22"/>
          <w:szCs w:val="22"/>
          <w:lang w:val="en-US"/>
        </w:rPr>
        <w:t xml:space="preserve"> Directive as any text, voice, sound, or image message sent via a public communications network which can be stored in the network or in the recipient's terminal equipment until it is collected by the recipient. It also covers messages via social media services.</w:t>
      </w:r>
    </w:p>
    <w:tbl>
      <w:tblPr>
        <w:tblStyle w:val="TableGrid"/>
        <w:tblW w:w="0" w:type="auto"/>
        <w:tblLook w:val="04A0" w:firstRow="1" w:lastRow="0" w:firstColumn="1" w:lastColumn="0" w:noHBand="0" w:noVBand="1"/>
      </w:tblPr>
      <w:tblGrid>
        <w:gridCol w:w="4508"/>
        <w:gridCol w:w="4508"/>
      </w:tblGrid>
      <w:tr w:rsidRPr="009573DF" w:rsidR="00CC2347" w:rsidTr="64BD6FC4" w14:paraId="7009ACCF" w14:textId="77777777">
        <w:tc>
          <w:tcPr>
            <w:tcW w:w="4508" w:type="dxa"/>
          </w:tcPr>
          <w:p w:rsidRPr="009573DF" w:rsidR="00CC2347" w:rsidP="00145EFF" w:rsidRDefault="00CC2347" w14:paraId="23DF7B8E" w14:textId="77777777">
            <w:pPr>
              <w:rPr>
                <w:lang w:val="en-US"/>
              </w:rPr>
            </w:pPr>
            <w:r w:rsidRPr="009573DF">
              <w:rPr>
                <w:lang w:val="en-US"/>
              </w:rPr>
              <w:t xml:space="preserve">Citation </w:t>
            </w:r>
          </w:p>
        </w:tc>
        <w:tc>
          <w:tcPr>
            <w:tcW w:w="4508" w:type="dxa"/>
          </w:tcPr>
          <w:p w:rsidRPr="009573DF" w:rsidR="00CC2347" w:rsidP="00145EFF" w:rsidRDefault="009F69BE" w14:paraId="4F93B167" w14:textId="7F1CEB5B">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w:t>
            </w:r>
            <w:r w:rsidRPr="009573DF" w:rsidR="008510BF">
              <w:rPr>
                <w:color w:val="156082" w:themeColor="accent1"/>
                <w:lang w:val="en-US"/>
              </w:rPr>
              <w:t>(</w:t>
            </w:r>
            <w:r w:rsidRPr="009573DF">
              <w:rPr>
                <w:color w:val="156082" w:themeColor="accent1"/>
                <w:lang w:val="en-US"/>
              </w:rPr>
              <w:t xml:space="preserve">h)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p>
        </w:tc>
      </w:tr>
    </w:tbl>
    <w:p w:rsidRPr="009573DF" w:rsidR="00D05A73" w:rsidP="64BD6FC4" w:rsidRDefault="00D05A73" w14:paraId="5A31CE12" w14:textId="77777777">
      <w:pPr>
        <w:rPr>
          <w:lang w:val="en-US"/>
        </w:rPr>
      </w:pPr>
    </w:p>
    <w:p w:rsidRPr="009573DF" w:rsidR="00D05A73" w:rsidP="00A2626A" w:rsidRDefault="00D05A73" w14:paraId="4039B68F" w14:textId="416517F5">
      <w:pPr>
        <w:pStyle w:val="ListParagraph"/>
        <w:numPr>
          <w:ilvl w:val="2"/>
          <w:numId w:val="2"/>
        </w:numPr>
      </w:pPr>
      <w:r w:rsidRPr="009573DF">
        <w:t>How is an automated call</w:t>
      </w:r>
      <w:r w:rsidRPr="009573DF" w:rsidR="00BB5B90">
        <w:t xml:space="preserve"> (or equivalent term such as robocall)</w:t>
      </w:r>
      <w:r w:rsidRPr="009573DF">
        <w:t xml:space="preserve"> defined?</w:t>
      </w:r>
    </w:p>
    <w:p w:rsidRPr="009573DF" w:rsidR="00F81A44" w:rsidP="00F81A44" w:rsidRDefault="00743DB1" w14:paraId="6779BAB3" w14:textId="5D746E87">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call</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w:t>
      </w:r>
      <w:r w:rsidRPr="009573DF" w:rsidR="00F81A44">
        <w:rPr>
          <w:color w:val="156082" w:themeColor="accent1"/>
          <w:sz w:val="22"/>
          <w:szCs w:val="22"/>
          <w:lang w:val="en-US"/>
        </w:rPr>
        <w:t xml:space="preserve">7(2) </w:t>
      </w:r>
      <w:r w:rsidRPr="009573DF" w:rsidR="00B3050D">
        <w:rPr>
          <w:color w:val="156082" w:themeColor="accent1"/>
          <w:sz w:val="22"/>
          <w:szCs w:val="22"/>
          <w:lang w:val="en-US"/>
        </w:rPr>
        <w:t>no. 2</w:t>
      </w:r>
      <w:r w:rsidRPr="009573DF" w:rsidR="00F81A44">
        <w:rPr>
          <w:color w:val="156082" w:themeColor="accent1"/>
          <w:sz w:val="22"/>
          <w:szCs w:val="22"/>
          <w:lang w:val="en-US"/>
        </w:rPr>
        <w:t xml:space="preserve"> </w:t>
      </w:r>
      <w:r>
        <w:rPr>
          <w:color w:val="156082" w:themeColor="accent1"/>
          <w:sz w:val="22"/>
          <w:szCs w:val="22"/>
          <w:lang w:val="en-US"/>
        </w:rPr>
        <w:t xml:space="preserve">of the </w:t>
      </w:r>
      <w:r w:rsidRPr="009573DF" w:rsidR="00F81A44">
        <w:rPr>
          <w:color w:val="156082" w:themeColor="accent1"/>
          <w:sz w:val="22"/>
          <w:szCs w:val="22"/>
          <w:lang w:val="en-US"/>
        </w:rPr>
        <w:t>UWG, which refer to the use of automated calling systems without human intervention.</w:t>
      </w:r>
    </w:p>
    <w:tbl>
      <w:tblPr>
        <w:tblStyle w:val="TableGrid"/>
        <w:tblW w:w="0" w:type="auto"/>
        <w:tblLook w:val="04A0" w:firstRow="1" w:lastRow="0" w:firstColumn="1" w:lastColumn="0" w:noHBand="0" w:noVBand="1"/>
      </w:tblPr>
      <w:tblGrid>
        <w:gridCol w:w="4508"/>
        <w:gridCol w:w="4508"/>
      </w:tblGrid>
      <w:tr w:rsidRPr="009573DF" w:rsidR="00CC2347" w:rsidTr="00145EFF" w14:paraId="3A424E88" w14:textId="77777777">
        <w:tc>
          <w:tcPr>
            <w:tcW w:w="4508" w:type="dxa"/>
          </w:tcPr>
          <w:p w:rsidRPr="009573DF" w:rsidR="00CC2347" w:rsidP="00145EFF" w:rsidRDefault="00CC2347" w14:paraId="7ECE1A64" w14:textId="77777777">
            <w:pPr>
              <w:rPr>
                <w:lang w:val="en-US"/>
              </w:rPr>
            </w:pPr>
            <w:r w:rsidRPr="009573DF">
              <w:rPr>
                <w:lang w:val="en-US"/>
              </w:rPr>
              <w:t xml:space="preserve">Citation </w:t>
            </w:r>
          </w:p>
        </w:tc>
        <w:tc>
          <w:tcPr>
            <w:tcW w:w="4508" w:type="dxa"/>
          </w:tcPr>
          <w:p w:rsidR="00743DB1" w:rsidP="00145EFF" w:rsidRDefault="00F81A44" w14:paraId="6124ECC2" w14:textId="4A29AAFA">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13(1)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p>
          <w:p w:rsidRPr="009573DF" w:rsidR="00CC2347" w:rsidP="00145EFF" w:rsidRDefault="00F81A44" w14:paraId="43D76B75" w14:textId="4626FED8">
            <w:pPr>
              <w:rPr>
                <w:color w:val="156082" w:themeColor="accent1"/>
                <w:lang w:val="en-US"/>
              </w:rPr>
            </w:pPr>
            <w:r w:rsidRPr="009573DF">
              <w:rPr>
                <w:color w:val="156082" w:themeColor="accent1"/>
                <w:lang w:val="en-US"/>
              </w:rPr>
              <w:t xml:space="preserve">§ </w:t>
            </w:r>
            <w:r w:rsidRPr="009573DF" w:rsidR="008510BF">
              <w:rPr>
                <w:color w:val="156082" w:themeColor="accent1"/>
                <w:lang w:val="en-US"/>
              </w:rPr>
              <w:t>7</w:t>
            </w:r>
            <w:r w:rsidRPr="009573DF">
              <w:rPr>
                <w:color w:val="156082" w:themeColor="accent1"/>
                <w:lang w:val="en-US"/>
              </w:rPr>
              <w:t xml:space="preserve">(2) </w:t>
            </w:r>
            <w:r w:rsidRPr="009573DF" w:rsidR="008510BF">
              <w:rPr>
                <w:color w:val="156082" w:themeColor="accent1"/>
                <w:lang w:val="en-US"/>
              </w:rPr>
              <w:t>no. 2</w:t>
            </w:r>
            <w:r w:rsidRPr="009573DF">
              <w:rPr>
                <w:color w:val="156082" w:themeColor="accent1"/>
                <w:lang w:val="en-US"/>
              </w:rPr>
              <w:t xml:space="preserve"> </w:t>
            </w:r>
            <w:r w:rsidR="00743DB1">
              <w:rPr>
                <w:color w:val="156082" w:themeColor="accent1"/>
                <w:lang w:val="en-US"/>
              </w:rPr>
              <w:t xml:space="preserve">of the </w:t>
            </w:r>
            <w:r w:rsidRPr="009573DF">
              <w:rPr>
                <w:color w:val="156082" w:themeColor="accent1"/>
                <w:lang w:val="en-US"/>
              </w:rPr>
              <w:t>UWG</w:t>
            </w:r>
          </w:p>
        </w:tc>
      </w:tr>
    </w:tbl>
    <w:p w:rsidRPr="009573DF" w:rsidR="00BB5B90" w:rsidP="64BD6FC4" w:rsidRDefault="00BB5B90" w14:paraId="14F9BAF3" w14:textId="1596269F">
      <w:pPr>
        <w:rPr>
          <w:lang w:val="en-US"/>
        </w:rPr>
      </w:pPr>
    </w:p>
    <w:p w:rsidRPr="009573DF" w:rsidR="00D05A73" w:rsidP="00CC2347" w:rsidRDefault="00D05A73" w14:paraId="6131C5EE" w14:textId="492A1951">
      <w:pPr>
        <w:pStyle w:val="ListParagraph"/>
        <w:numPr>
          <w:ilvl w:val="2"/>
          <w:numId w:val="2"/>
        </w:numPr>
      </w:pPr>
      <w:r w:rsidRPr="009573DF">
        <w:t>How is an automated text</w:t>
      </w:r>
      <w:r w:rsidRPr="009573DF" w:rsidR="00BB5B90">
        <w:t xml:space="preserve"> (or equivalent term such as </w:t>
      </w:r>
      <w:proofErr w:type="spellStart"/>
      <w:r w:rsidRPr="009573DF" w:rsidR="00BB5B90">
        <w:t>robotext</w:t>
      </w:r>
      <w:proofErr w:type="spellEnd"/>
      <w:r w:rsidRPr="009573DF" w:rsidR="00BB5B90">
        <w:t>)</w:t>
      </w:r>
      <w:r w:rsidRPr="009573DF">
        <w:t xml:space="preserve"> defined</w:t>
      </w:r>
      <w:r w:rsidRPr="009573DF" w:rsidR="00BB5B90">
        <w:t>?</w:t>
      </w:r>
    </w:p>
    <w:p w:rsidRPr="009573DF" w:rsidR="00F81A44" w:rsidP="00F81A44" w:rsidRDefault="00743DB1" w14:paraId="44B4197E" w14:textId="238074E1">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text</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 xml:space="preserve">§ </w:t>
      </w:r>
      <w:r w:rsidRPr="009573DF" w:rsidR="00F81A44">
        <w:rPr>
          <w:color w:val="156082" w:themeColor="accent1"/>
          <w:sz w:val="22"/>
          <w:szCs w:val="22"/>
          <w:lang w:val="en-US"/>
        </w:rPr>
        <w:t>7(2)</w:t>
      </w:r>
      <w:r w:rsidRPr="009573DF" w:rsidR="00B3050D">
        <w:rPr>
          <w:color w:val="156082" w:themeColor="accent1"/>
          <w:sz w:val="22"/>
          <w:szCs w:val="22"/>
          <w:lang w:val="en-US"/>
        </w:rPr>
        <w:t xml:space="preserve"> no. 3</w:t>
      </w:r>
      <w:r w:rsidRPr="009573DF" w:rsidR="00F81A44">
        <w:rPr>
          <w:color w:val="156082" w:themeColor="accent1"/>
          <w:sz w:val="22"/>
          <w:szCs w:val="22"/>
          <w:lang w:val="en-US"/>
        </w:rPr>
        <w:t xml:space="preserve"> UWG, which regulate unsolicited electronic communications. </w:t>
      </w:r>
      <w:r>
        <w:rPr>
          <w:color w:val="156082" w:themeColor="accent1"/>
          <w:sz w:val="22"/>
          <w:szCs w:val="22"/>
          <w:lang w:val="en-US"/>
        </w:rPr>
        <w:t>'</w:t>
      </w:r>
      <w:r w:rsidRPr="009573DF" w:rsidR="00F81A44">
        <w:rPr>
          <w:color w:val="156082" w:themeColor="accent1"/>
          <w:sz w:val="22"/>
          <w:szCs w:val="22"/>
          <w:lang w:val="en-US"/>
        </w:rPr>
        <w:t>Automation</w:t>
      </w:r>
      <w:r>
        <w:rPr>
          <w:color w:val="156082" w:themeColor="accent1"/>
          <w:sz w:val="22"/>
          <w:szCs w:val="22"/>
          <w:lang w:val="en-US"/>
        </w:rPr>
        <w:t>'</w:t>
      </w:r>
      <w:r w:rsidRPr="009573DF" w:rsidR="00F81A44">
        <w:rPr>
          <w:color w:val="156082" w:themeColor="accent1"/>
          <w:sz w:val="22"/>
          <w:szCs w:val="22"/>
          <w:lang w:val="en-US"/>
        </w:rPr>
        <w:t xml:space="preserve"> is </w:t>
      </w:r>
      <w:r w:rsidRPr="009573DF" w:rsidR="00B3050D">
        <w:rPr>
          <w:color w:val="156082" w:themeColor="accent1"/>
          <w:sz w:val="22"/>
          <w:szCs w:val="22"/>
          <w:lang w:val="en-US"/>
        </w:rPr>
        <w:t>characterized</w:t>
      </w:r>
      <w:r w:rsidRPr="009573DF" w:rsidR="00F81A44">
        <w:rPr>
          <w:color w:val="156082" w:themeColor="accent1"/>
          <w:sz w:val="22"/>
          <w:szCs w:val="22"/>
          <w:lang w:val="en-US"/>
        </w:rPr>
        <w:t xml:space="preserve"> by the operation of a system without human involvement.</w:t>
      </w:r>
    </w:p>
    <w:tbl>
      <w:tblPr>
        <w:tblStyle w:val="TableGrid"/>
        <w:tblW w:w="0" w:type="auto"/>
        <w:tblLook w:val="04A0" w:firstRow="1" w:lastRow="0" w:firstColumn="1" w:lastColumn="0" w:noHBand="0" w:noVBand="1"/>
      </w:tblPr>
      <w:tblGrid>
        <w:gridCol w:w="4508"/>
        <w:gridCol w:w="4508"/>
      </w:tblGrid>
      <w:tr w:rsidRPr="009573DF" w:rsidR="00CC2347" w:rsidTr="00145EFF" w14:paraId="3E404CE1" w14:textId="77777777">
        <w:tc>
          <w:tcPr>
            <w:tcW w:w="4508" w:type="dxa"/>
          </w:tcPr>
          <w:p w:rsidRPr="009573DF" w:rsidR="00CC2347" w:rsidP="00145EFF" w:rsidRDefault="00CC2347" w14:paraId="73244ADE" w14:textId="77777777">
            <w:pPr>
              <w:rPr>
                <w:lang w:val="en-US"/>
              </w:rPr>
            </w:pPr>
            <w:r w:rsidRPr="009573DF">
              <w:rPr>
                <w:lang w:val="en-US"/>
              </w:rPr>
              <w:t xml:space="preserve">Citation </w:t>
            </w:r>
          </w:p>
        </w:tc>
        <w:tc>
          <w:tcPr>
            <w:tcW w:w="4508" w:type="dxa"/>
          </w:tcPr>
          <w:p w:rsidRPr="009573DF" w:rsidR="00CC2347" w:rsidP="00145EFF" w:rsidRDefault="00F81A44" w14:paraId="52591325" w14:textId="5C954011">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13(1)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r w:rsidRPr="009573DF" w:rsidR="00B3050D">
              <w:rPr>
                <w:color w:val="156082" w:themeColor="accent1"/>
                <w:lang w:val="en-US"/>
              </w:rPr>
              <w:t>7</w:t>
            </w:r>
            <w:r w:rsidRPr="009573DF">
              <w:rPr>
                <w:color w:val="156082" w:themeColor="accent1"/>
                <w:lang w:val="en-US"/>
              </w:rPr>
              <w:t xml:space="preserve">(2) </w:t>
            </w:r>
            <w:r w:rsidRPr="009573DF" w:rsidR="00B3050D">
              <w:rPr>
                <w:color w:val="156082" w:themeColor="accent1"/>
                <w:lang w:val="en-US"/>
              </w:rPr>
              <w:t xml:space="preserve">no. 3 </w:t>
            </w:r>
            <w:r w:rsidR="00743DB1">
              <w:rPr>
                <w:color w:val="156082" w:themeColor="accent1"/>
                <w:lang w:val="en-US"/>
              </w:rPr>
              <w:t xml:space="preserve">of the </w:t>
            </w:r>
            <w:r w:rsidRPr="009573DF">
              <w:rPr>
                <w:color w:val="156082" w:themeColor="accent1"/>
                <w:lang w:val="en-US"/>
              </w:rPr>
              <w:t>UWG</w:t>
            </w:r>
          </w:p>
        </w:tc>
      </w:tr>
    </w:tbl>
    <w:p w:rsidRPr="009573DF" w:rsidR="00CC2347" w:rsidP="00CC2347" w:rsidRDefault="00CC2347" w14:paraId="47289FB9" w14:textId="77777777">
      <w:pPr>
        <w:rPr>
          <w:lang w:val="en-US"/>
        </w:rPr>
      </w:pPr>
    </w:p>
    <w:p w:rsidRPr="009573DF" w:rsidR="00E91145" w:rsidP="2E334C89" w:rsidRDefault="00E91145" w14:paraId="0491E16C" w14:textId="4CCC701F">
      <w:pPr>
        <w:pStyle w:val="ListParagraph"/>
        <w:numPr>
          <w:ilvl w:val="2"/>
          <w:numId w:val="2"/>
        </w:numPr>
        <w:rPr>
          <w:i/>
          <w:iCs/>
        </w:rPr>
      </w:pPr>
      <w:r w:rsidRPr="009573DF">
        <w:t>How is unsolicited communication or spam defined?</w:t>
      </w:r>
      <w:r w:rsidRPr="009573DF" w:rsidR="007B72E5">
        <w:t xml:space="preserve"> </w:t>
      </w:r>
      <w:r w:rsidRPr="009573DF" w:rsidR="007B72E5">
        <w:rPr>
          <w:i/>
          <w:iCs/>
        </w:rPr>
        <w:t xml:space="preserve">(Please include definitions from </w:t>
      </w:r>
      <w:proofErr w:type="spellStart"/>
      <w:r w:rsidRPr="009573DF" w:rsidR="007B72E5">
        <w:rPr>
          <w:i/>
          <w:iCs/>
        </w:rPr>
        <w:t>emarketing</w:t>
      </w:r>
      <w:proofErr w:type="spellEnd"/>
      <w:r w:rsidRPr="009573DF" w:rsidR="007B72E5">
        <w:rPr>
          <w:i/>
          <w:iCs/>
        </w:rPr>
        <w:t>,</w:t>
      </w:r>
      <w:r w:rsidRPr="009573DF" w:rsidR="1845EA27">
        <w:rPr>
          <w:i/>
          <w:iCs/>
        </w:rPr>
        <w:t xml:space="preserve"> </w:t>
      </w:r>
      <w:r w:rsidRPr="009573DF" w:rsidR="007B72E5">
        <w:rPr>
          <w:i/>
          <w:iCs/>
        </w:rPr>
        <w:t>telemarketing laws</w:t>
      </w:r>
      <w:r w:rsidRPr="009573DF" w:rsidR="00CA3401">
        <w:rPr>
          <w:i/>
          <w:iCs/>
        </w:rPr>
        <w:t xml:space="preserve">, </w:t>
      </w:r>
      <w:r w:rsidRPr="009573DF" w:rsidR="6789C95B">
        <w:rPr>
          <w:i/>
          <w:iCs/>
        </w:rPr>
        <w:t xml:space="preserve">and </w:t>
      </w:r>
      <w:proofErr w:type="spellStart"/>
      <w:r w:rsidRPr="009573DF" w:rsidR="6789C95B">
        <w:rPr>
          <w:i/>
          <w:iCs/>
        </w:rPr>
        <w:t>sms</w:t>
      </w:r>
      <w:proofErr w:type="spellEnd"/>
      <w:r w:rsidRPr="009573DF" w:rsidR="6789C95B">
        <w:rPr>
          <w:i/>
          <w:iCs/>
        </w:rPr>
        <w:t xml:space="preserve">/mms marketing, </w:t>
      </w:r>
      <w:r w:rsidRPr="009573DF" w:rsidR="00CA3401">
        <w:rPr>
          <w:i/>
          <w:iCs/>
        </w:rPr>
        <w:t>as applicable</w:t>
      </w:r>
      <w:r w:rsidRPr="009573DF" w:rsidR="007B72E5">
        <w:rPr>
          <w:i/>
          <w:iCs/>
        </w:rPr>
        <w:t>)</w:t>
      </w:r>
    </w:p>
    <w:p w:rsidRPr="009573DF" w:rsidR="001C27D4" w:rsidP="001C27D4" w:rsidRDefault="001C27D4" w14:paraId="70AC4076" w14:textId="66671206">
      <w:pPr>
        <w:spacing w:line="240" w:lineRule="auto"/>
        <w:rPr>
          <w:i/>
          <w:iCs/>
          <w:color w:val="156082" w:themeColor="accent1"/>
          <w:lang w:val="en-US"/>
        </w:rPr>
      </w:pPr>
      <w:r w:rsidRPr="009573DF">
        <w:rPr>
          <w:rFonts w:eastAsia="Times New Roman" w:cs="Times New Roman"/>
          <w:color w:val="156082" w:themeColor="accent1"/>
          <w:sz w:val="22"/>
          <w:szCs w:val="22"/>
          <w:lang w:val="en-US" w:eastAsia="en-GB"/>
        </w:rPr>
        <w:t xml:space="preserve">There is no definition of 'spam' in the law. According to the Advertising Guidance of the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xml:space="preserve">, the actual identity of the sender is regularly not known </w:t>
      </w:r>
      <w:proofErr w:type="gramStart"/>
      <w:r w:rsidRPr="009573DF">
        <w:rPr>
          <w:rFonts w:eastAsia="Times New Roman" w:cs="Times New Roman"/>
          <w:color w:val="156082" w:themeColor="accent1"/>
          <w:sz w:val="22"/>
          <w:szCs w:val="22"/>
          <w:lang w:val="en-US" w:eastAsia="en-GB"/>
        </w:rPr>
        <w:t>with regard to</w:t>
      </w:r>
      <w:proofErr w:type="gramEnd"/>
      <w:r w:rsidRPr="009573DF">
        <w:rPr>
          <w:rFonts w:eastAsia="Times New Roman" w:cs="Times New Roman"/>
          <w:color w:val="156082" w:themeColor="accent1"/>
          <w:sz w:val="22"/>
          <w:szCs w:val="22"/>
          <w:lang w:val="en-US" w:eastAsia="en-GB"/>
        </w:rPr>
        <w:t xml:space="preserve"> spam.</w:t>
      </w:r>
    </w:p>
    <w:tbl>
      <w:tblPr>
        <w:tblStyle w:val="TableGrid"/>
        <w:tblW w:w="0" w:type="auto"/>
        <w:tblLook w:val="04A0" w:firstRow="1" w:lastRow="0" w:firstColumn="1" w:lastColumn="0" w:noHBand="0" w:noVBand="1"/>
      </w:tblPr>
      <w:tblGrid>
        <w:gridCol w:w="4508"/>
        <w:gridCol w:w="4508"/>
      </w:tblGrid>
      <w:tr w:rsidRPr="009573DF" w:rsidR="00A2626A" w:rsidTr="00145EFF" w14:paraId="7430FFD1" w14:textId="77777777">
        <w:tc>
          <w:tcPr>
            <w:tcW w:w="4508" w:type="dxa"/>
          </w:tcPr>
          <w:p w:rsidRPr="009573DF" w:rsidR="00A2626A" w:rsidP="00145EFF" w:rsidRDefault="00A2626A" w14:paraId="5F67A746" w14:textId="77777777">
            <w:pPr>
              <w:rPr>
                <w:lang w:val="en-US"/>
              </w:rPr>
            </w:pPr>
            <w:r w:rsidRPr="009573DF">
              <w:rPr>
                <w:lang w:val="en-US"/>
              </w:rPr>
              <w:t xml:space="preserve">Citation </w:t>
            </w:r>
          </w:p>
        </w:tc>
        <w:tc>
          <w:tcPr>
            <w:tcW w:w="4508" w:type="dxa"/>
          </w:tcPr>
          <w:p w:rsidRPr="009573DF" w:rsidR="00A2626A" w:rsidP="00145EFF" w:rsidRDefault="00743DB1" w14:paraId="26891680" w14:textId="64C7C688">
            <w:pPr>
              <w:rPr>
                <w:lang w:val="en-US"/>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Advertising Guidance</w:t>
            </w:r>
          </w:p>
        </w:tc>
      </w:tr>
    </w:tbl>
    <w:p w:rsidRPr="009573DF" w:rsidR="00E91145" w:rsidP="00E91145" w:rsidRDefault="00E91145" w14:paraId="3AADF690" w14:textId="77777777">
      <w:pPr>
        <w:rPr>
          <w:lang w:val="en-US"/>
        </w:rPr>
      </w:pPr>
    </w:p>
    <w:p w:rsidRPr="009573DF" w:rsidR="00E91145" w:rsidP="00A2626A" w:rsidRDefault="00E91145" w14:paraId="2AFAAC22" w14:textId="7F6B05BB">
      <w:pPr>
        <w:pStyle w:val="ListParagraph"/>
        <w:numPr>
          <w:ilvl w:val="2"/>
          <w:numId w:val="2"/>
        </w:numPr>
      </w:pPr>
      <w:r w:rsidRPr="009573DF">
        <w:t>How is legitimate interest defined?</w:t>
      </w:r>
    </w:p>
    <w:p w:rsidRPr="009573DF" w:rsidR="001C27D4" w:rsidP="001C27D4" w:rsidRDefault="001C27D4" w14:paraId="69EC49B1" w14:textId="56E74BBD">
      <w:pPr>
        <w:spacing w:line="240" w:lineRule="auto"/>
        <w:jc w:val="both"/>
        <w:rPr>
          <w:color w:val="156082" w:themeColor="accent1"/>
          <w:sz w:val="22"/>
          <w:szCs w:val="22"/>
          <w:lang w:val="en-US"/>
        </w:rPr>
      </w:pPr>
      <w:r w:rsidRPr="009573DF">
        <w:rPr>
          <w:color w:val="156082" w:themeColor="accent1"/>
          <w:sz w:val="22"/>
          <w:szCs w:val="22"/>
          <w:lang w:val="en-US"/>
        </w:rPr>
        <w:t>Legitimate interest is not expressly defined in the law. In data protection law, as set out in Article 6(1)(f)</w:t>
      </w:r>
      <w:r w:rsidR="00E60D74">
        <w:rPr>
          <w:color w:val="156082" w:themeColor="accent1"/>
          <w:sz w:val="22"/>
          <w:szCs w:val="22"/>
          <w:lang w:val="en-US"/>
        </w:rPr>
        <w:t xml:space="preserve"> of the</w:t>
      </w:r>
      <w:r w:rsidRPr="009573DF">
        <w:rPr>
          <w:color w:val="156082" w:themeColor="accent1"/>
          <w:sz w:val="22"/>
          <w:szCs w:val="22"/>
          <w:lang w:val="en-US"/>
        </w:rPr>
        <w:t xml:space="preserve"> GDPR, legitimate interest functions as a balancing standard. It is assessed through a three</w:t>
      </w:r>
      <w:r w:rsidRPr="009573DF">
        <w:rPr>
          <w:color w:val="156082" w:themeColor="accent1"/>
          <w:sz w:val="22"/>
          <w:szCs w:val="22"/>
          <w:lang w:val="en-US"/>
        </w:rPr>
        <w:noBreakHyphen/>
      </w:r>
      <w:r w:rsidRPr="009573DF">
        <w:rPr>
          <w:color w:val="156082" w:themeColor="accent1"/>
          <w:sz w:val="22"/>
          <w:szCs w:val="22"/>
          <w:lang w:val="en-US"/>
        </w:rPr>
        <w:t>step test: (1) the legitimacy of the purpose, (2) the necessity of the processing, and (3) the balancing of the opposing rights and interests.</w:t>
      </w:r>
    </w:p>
    <w:tbl>
      <w:tblPr>
        <w:tblStyle w:val="TableGrid"/>
        <w:tblW w:w="0" w:type="auto"/>
        <w:tblLook w:val="04A0" w:firstRow="1" w:lastRow="0" w:firstColumn="1" w:lastColumn="0" w:noHBand="0" w:noVBand="1"/>
      </w:tblPr>
      <w:tblGrid>
        <w:gridCol w:w="4508"/>
        <w:gridCol w:w="4508"/>
      </w:tblGrid>
      <w:tr w:rsidRPr="009573DF" w:rsidR="00A2626A" w:rsidTr="00145EFF" w14:paraId="22EF5237" w14:textId="77777777">
        <w:tc>
          <w:tcPr>
            <w:tcW w:w="4508" w:type="dxa"/>
          </w:tcPr>
          <w:p w:rsidRPr="009573DF" w:rsidR="00A2626A" w:rsidP="00145EFF" w:rsidRDefault="00A2626A" w14:paraId="3FCCD0D6" w14:textId="77777777">
            <w:pPr>
              <w:rPr>
                <w:lang w:val="en-US"/>
              </w:rPr>
            </w:pPr>
            <w:r w:rsidRPr="009573DF">
              <w:rPr>
                <w:lang w:val="en-US"/>
              </w:rPr>
              <w:t xml:space="preserve">Citation </w:t>
            </w:r>
          </w:p>
        </w:tc>
        <w:tc>
          <w:tcPr>
            <w:tcW w:w="4508" w:type="dxa"/>
          </w:tcPr>
          <w:p w:rsidRPr="009573DF" w:rsidR="00A2626A" w:rsidP="00145EFF" w:rsidRDefault="001C27D4" w14:paraId="2F747D15" w14:textId="5F1840FF">
            <w:pPr>
              <w:rPr>
                <w:lang w:val="en-US"/>
              </w:rPr>
            </w:pPr>
            <w:r w:rsidRPr="009573DF">
              <w:rPr>
                <w:rFonts w:eastAsiaTheme="minorEastAsia"/>
                <w:color w:val="156082" w:themeColor="accent1"/>
                <w:kern w:val="0"/>
                <w:lang w:val="en-US" w:eastAsia="ja-JP"/>
                <w14:ligatures w14:val="none"/>
              </w:rPr>
              <w:t>Art</w:t>
            </w:r>
            <w:r w:rsidR="00E60D74">
              <w:rPr>
                <w:rFonts w:eastAsiaTheme="minorEastAsia"/>
                <w:color w:val="156082" w:themeColor="accent1"/>
                <w:kern w:val="0"/>
                <w:lang w:val="en-US" w:eastAsia="ja-JP"/>
                <w14:ligatures w14:val="none"/>
              </w:rPr>
              <w:t>icle</w:t>
            </w:r>
            <w:r w:rsidRPr="009573DF">
              <w:rPr>
                <w:rFonts w:eastAsiaTheme="minorEastAsia"/>
                <w:color w:val="156082" w:themeColor="accent1"/>
                <w:kern w:val="0"/>
                <w:lang w:val="en-US" w:eastAsia="ja-JP"/>
                <w14:ligatures w14:val="none"/>
              </w:rPr>
              <w:t xml:space="preserve"> 6(1)(f)</w:t>
            </w:r>
            <w:r w:rsidR="00E60D74">
              <w:rPr>
                <w:rFonts w:eastAsiaTheme="minorEastAsia"/>
                <w:color w:val="156082" w:themeColor="accent1"/>
                <w:kern w:val="0"/>
                <w:lang w:val="en-US" w:eastAsia="ja-JP"/>
                <w14:ligatures w14:val="none"/>
              </w:rPr>
              <w:t xml:space="preserve"> of the</w:t>
            </w:r>
            <w:r w:rsidRPr="009573DF">
              <w:rPr>
                <w:rFonts w:eastAsiaTheme="minorEastAsia"/>
                <w:color w:val="156082" w:themeColor="accent1"/>
                <w:kern w:val="0"/>
                <w:lang w:val="en-US" w:eastAsia="ja-JP"/>
                <w14:ligatures w14:val="none"/>
              </w:rPr>
              <w:t xml:space="preserve"> GDPR</w:t>
            </w:r>
          </w:p>
        </w:tc>
      </w:tr>
    </w:tbl>
    <w:p w:rsidRPr="009573DF" w:rsidR="00E91145" w:rsidP="00E91145" w:rsidRDefault="00E91145" w14:paraId="14648F08" w14:textId="77777777">
      <w:pPr>
        <w:rPr>
          <w:lang w:val="en-US"/>
        </w:rPr>
      </w:pPr>
    </w:p>
    <w:p w:rsidRPr="009573DF" w:rsidR="00E91145" w:rsidP="00A2626A" w:rsidRDefault="00E91145" w14:paraId="70CFD3FC" w14:textId="533A6F51">
      <w:pPr>
        <w:pStyle w:val="ListParagraph"/>
        <w:numPr>
          <w:ilvl w:val="2"/>
          <w:numId w:val="2"/>
        </w:numPr>
      </w:pPr>
      <w:r w:rsidRPr="009573DF">
        <w:t>How is behavioral/personalized advertising defined?</w:t>
      </w:r>
    </w:p>
    <w:p w:rsidRPr="009573DF" w:rsidR="001C27D4" w:rsidP="001C27D4" w:rsidRDefault="001C27D4" w14:paraId="775087A7" w14:textId="77777777">
      <w:pPr>
        <w:rPr>
          <w:color w:val="156082" w:themeColor="accent1"/>
          <w:sz w:val="22"/>
          <w:szCs w:val="22"/>
          <w:lang w:val="en-US"/>
        </w:rPr>
      </w:pPr>
      <w:r w:rsidRPr="009573DF">
        <w:rPr>
          <w:color w:val="156082" w:themeColor="accent1"/>
          <w:sz w:val="22"/>
          <w:szCs w:val="22"/>
          <w:lang w:val="en-US"/>
        </w:rPr>
        <w:t>Behavioral/personalized advertising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1AF12377" w14:textId="77777777">
        <w:tc>
          <w:tcPr>
            <w:tcW w:w="4508" w:type="dxa"/>
          </w:tcPr>
          <w:p w:rsidRPr="009573DF" w:rsidR="00A2626A" w:rsidP="00145EFF" w:rsidRDefault="00A2626A" w14:paraId="72F567B1" w14:textId="77777777">
            <w:pPr>
              <w:rPr>
                <w:lang w:val="en-US"/>
              </w:rPr>
            </w:pPr>
            <w:r w:rsidRPr="009573DF">
              <w:rPr>
                <w:lang w:val="en-US"/>
              </w:rPr>
              <w:t xml:space="preserve">Citation </w:t>
            </w:r>
          </w:p>
        </w:tc>
        <w:tc>
          <w:tcPr>
            <w:tcW w:w="4508" w:type="dxa"/>
          </w:tcPr>
          <w:p w:rsidRPr="009573DF" w:rsidR="00A2626A" w:rsidP="00145EFF" w:rsidRDefault="001C27D4" w14:paraId="4B97D5C7" w14:textId="53F64D53">
            <w:pPr>
              <w:rPr>
                <w:lang w:val="en-US"/>
              </w:rPr>
            </w:pPr>
            <w:r w:rsidRPr="009573DF">
              <w:rPr>
                <w:rFonts w:eastAsiaTheme="minorEastAsia"/>
                <w:color w:val="156082" w:themeColor="accent1"/>
                <w:kern w:val="0"/>
                <w:lang w:val="en-US" w:eastAsia="ja-JP"/>
                <w14:ligatures w14:val="none"/>
              </w:rPr>
              <w:t>Not applicable.</w:t>
            </w:r>
          </w:p>
        </w:tc>
      </w:tr>
    </w:tbl>
    <w:p w:rsidRPr="009573DF" w:rsidR="00E91145" w:rsidP="00E91145" w:rsidRDefault="00E91145" w14:paraId="20634B5E" w14:textId="77777777">
      <w:pPr>
        <w:rPr>
          <w:lang w:val="en-US"/>
        </w:rPr>
      </w:pPr>
    </w:p>
    <w:p w:rsidRPr="009573DF" w:rsidR="00E91145" w:rsidP="00A2626A" w:rsidRDefault="00E91145" w14:paraId="1C4F2433" w14:textId="65A6336B">
      <w:pPr>
        <w:pStyle w:val="ListParagraph"/>
        <w:numPr>
          <w:ilvl w:val="2"/>
          <w:numId w:val="2"/>
        </w:numPr>
      </w:pPr>
      <w:r w:rsidRPr="009573DF">
        <w:t>How is dark pattern defined?</w:t>
      </w:r>
    </w:p>
    <w:p w:rsidRPr="009573DF" w:rsidR="001C27D4" w:rsidP="001C27D4" w:rsidRDefault="001C27D4" w14:paraId="2008F776" w14:textId="1D622283">
      <w:pPr>
        <w:rPr>
          <w:color w:val="156082" w:themeColor="accent1"/>
          <w:sz w:val="22"/>
          <w:szCs w:val="22"/>
          <w:lang w:val="en-US"/>
        </w:rPr>
      </w:pPr>
      <w:r w:rsidRPr="009573DF">
        <w:rPr>
          <w:color w:val="156082" w:themeColor="accent1"/>
          <w:sz w:val="22"/>
          <w:szCs w:val="22"/>
          <w:lang w:val="en-US"/>
        </w:rPr>
        <w:t>Dark pattern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7478A319" w14:textId="77777777">
        <w:tc>
          <w:tcPr>
            <w:tcW w:w="4508" w:type="dxa"/>
          </w:tcPr>
          <w:p w:rsidRPr="009573DF" w:rsidR="00A2626A" w:rsidP="00145EFF" w:rsidRDefault="00A2626A" w14:paraId="6B7F154C" w14:textId="77777777">
            <w:pPr>
              <w:rPr>
                <w:lang w:val="en-US"/>
              </w:rPr>
            </w:pPr>
            <w:r w:rsidRPr="009573DF">
              <w:rPr>
                <w:lang w:val="en-US"/>
              </w:rPr>
              <w:t xml:space="preserve">Citation </w:t>
            </w:r>
          </w:p>
        </w:tc>
        <w:tc>
          <w:tcPr>
            <w:tcW w:w="4508" w:type="dxa"/>
          </w:tcPr>
          <w:p w:rsidRPr="009573DF" w:rsidR="00A2626A" w:rsidP="00145EFF" w:rsidRDefault="001C27D4" w14:paraId="0560FA8D" w14:textId="2B015C52">
            <w:pPr>
              <w:rPr>
                <w:lang w:val="en-US"/>
              </w:rPr>
            </w:pPr>
            <w:r w:rsidRPr="009573DF">
              <w:rPr>
                <w:rFonts w:eastAsiaTheme="minorEastAsia"/>
                <w:color w:val="156082" w:themeColor="accent1"/>
                <w:kern w:val="0"/>
                <w:lang w:val="en-US" w:eastAsia="ja-JP"/>
                <w14:ligatures w14:val="none"/>
              </w:rPr>
              <w:t>Not applicable.</w:t>
            </w:r>
          </w:p>
        </w:tc>
      </w:tr>
    </w:tbl>
    <w:p w:rsidRPr="009573DF" w:rsidR="00E91145" w:rsidP="00E91145" w:rsidRDefault="00E91145" w14:paraId="54E71FFE" w14:textId="77777777">
      <w:pPr>
        <w:rPr>
          <w:lang w:val="en-US"/>
        </w:rPr>
      </w:pPr>
    </w:p>
    <w:p w:rsidRPr="009573DF" w:rsidR="39B320CC" w:rsidP="64BD6FC4" w:rsidRDefault="00E91145" w14:paraId="412A88E0" w14:textId="0E9A27E0">
      <w:pPr>
        <w:pStyle w:val="ListParagraph"/>
        <w:numPr>
          <w:ilvl w:val="2"/>
          <w:numId w:val="2"/>
        </w:numPr>
      </w:pPr>
      <w:r w:rsidRPr="009573DF">
        <w:t>How is a data broker defined?</w:t>
      </w:r>
    </w:p>
    <w:p w:rsidRPr="009573DF" w:rsidR="001C27D4" w:rsidP="001C27D4" w:rsidRDefault="001C27D4" w14:paraId="40E82EBC" w14:textId="7E9C1FCF">
      <w:pPr>
        <w:rPr>
          <w:color w:val="156082" w:themeColor="accent1"/>
          <w:sz w:val="22"/>
          <w:szCs w:val="22"/>
          <w:lang w:val="en-US"/>
        </w:rPr>
      </w:pPr>
      <w:r w:rsidRPr="009573DF">
        <w:rPr>
          <w:color w:val="156082" w:themeColor="accent1"/>
          <w:sz w:val="22"/>
          <w:szCs w:val="22"/>
          <w:lang w:val="en-US"/>
        </w:rPr>
        <w:t>Broker is not expressly defined in the law.</w:t>
      </w:r>
    </w:p>
    <w:tbl>
      <w:tblPr>
        <w:tblStyle w:val="TableGrid"/>
        <w:tblW w:w="0" w:type="auto"/>
        <w:tblLook w:val="04A0" w:firstRow="1" w:lastRow="0" w:firstColumn="1" w:lastColumn="0" w:noHBand="0" w:noVBand="1"/>
      </w:tblPr>
      <w:tblGrid>
        <w:gridCol w:w="4508"/>
        <w:gridCol w:w="4508"/>
      </w:tblGrid>
      <w:tr w:rsidRPr="009573DF" w:rsidR="39B320CC" w:rsidTr="64BD6FC4" w14:paraId="311E1B3D" w14:textId="77777777">
        <w:trPr>
          <w:trHeight w:val="300"/>
        </w:trPr>
        <w:tc>
          <w:tcPr>
            <w:tcW w:w="4508" w:type="dxa"/>
          </w:tcPr>
          <w:p w:rsidRPr="009573DF" w:rsidR="39B320CC" w:rsidRDefault="1189EF5C" w14:paraId="562D6433" w14:textId="77777777">
            <w:pPr>
              <w:rPr>
                <w:lang w:val="en-US"/>
              </w:rPr>
            </w:pPr>
            <w:r w:rsidRPr="009573DF">
              <w:rPr>
                <w:lang w:val="en-US"/>
              </w:rPr>
              <w:t xml:space="preserve">Citation </w:t>
            </w:r>
          </w:p>
        </w:tc>
        <w:tc>
          <w:tcPr>
            <w:tcW w:w="4508" w:type="dxa"/>
          </w:tcPr>
          <w:p w:rsidRPr="009573DF" w:rsidR="39B320CC" w:rsidRDefault="001C27D4" w14:paraId="3F3A676E" w14:textId="6E3F703B">
            <w:pPr>
              <w:rPr>
                <w:lang w:val="en-US"/>
              </w:rPr>
            </w:pPr>
            <w:r w:rsidRPr="009573DF">
              <w:rPr>
                <w:rFonts w:eastAsiaTheme="minorEastAsia"/>
                <w:color w:val="156082" w:themeColor="accent1"/>
                <w:kern w:val="0"/>
                <w:lang w:val="en-US" w:eastAsia="ja-JP"/>
                <w14:ligatures w14:val="none"/>
              </w:rPr>
              <w:t>Not applicable.</w:t>
            </w:r>
          </w:p>
        </w:tc>
      </w:tr>
    </w:tbl>
    <w:p w:rsidRPr="009573DF" w:rsidR="39B320CC" w:rsidP="64BD6FC4" w:rsidRDefault="39B320CC" w14:paraId="3191B683" w14:textId="23B65BFB">
      <w:pPr>
        <w:rPr>
          <w:lang w:val="en-US"/>
        </w:rPr>
      </w:pPr>
    </w:p>
    <w:p w:rsidRPr="009573DF" w:rsidR="7A889504" w:rsidP="39B320CC" w:rsidRDefault="7A889504" w14:paraId="25F20660" w14:textId="29D1C819">
      <w:pPr>
        <w:pStyle w:val="ListParagraph"/>
        <w:numPr>
          <w:ilvl w:val="2"/>
          <w:numId w:val="2"/>
        </w:numPr>
      </w:pPr>
      <w:r w:rsidRPr="009573DF">
        <w:t xml:space="preserve">How is minor defined? </w:t>
      </w:r>
    </w:p>
    <w:p w:rsidRPr="009573DF" w:rsidR="001C27D4" w:rsidP="00174FF3" w:rsidRDefault="001C27D4" w14:paraId="3F3EA853" w14:textId="647291AD">
      <w:pPr>
        <w:spacing w:line="240" w:lineRule="auto"/>
        <w:jc w:val="both"/>
        <w:rPr>
          <w:color w:val="156082" w:themeColor="accent1"/>
          <w:sz w:val="22"/>
          <w:szCs w:val="22"/>
          <w:lang w:val="en-US"/>
        </w:rPr>
      </w:pPr>
      <w:r w:rsidRPr="009573DF">
        <w:rPr>
          <w:color w:val="156082" w:themeColor="accent1"/>
          <w:sz w:val="22"/>
          <w:szCs w:val="22"/>
          <w:lang w:val="en-US"/>
        </w:rPr>
        <w:t xml:space="preserve">According to </w:t>
      </w:r>
      <w:r w:rsidRPr="009573DF" w:rsidR="00CC2A27">
        <w:rPr>
          <w:color w:val="156082" w:themeColor="accent1"/>
          <w:sz w:val="22"/>
          <w:szCs w:val="22"/>
          <w:lang w:val="en-US"/>
        </w:rPr>
        <w:t>§</w:t>
      </w:r>
      <w:r w:rsidRPr="009573DF">
        <w:rPr>
          <w:color w:val="156082" w:themeColor="accent1"/>
          <w:sz w:val="22"/>
          <w:szCs w:val="22"/>
          <w:lang w:val="en-US"/>
        </w:rPr>
        <w:t xml:space="preserve"> 2 of the BGB, a person is considered a minor if they are under 18 years of age. In data protection law, special protective provisions apply to children; under Article 8 GDPR, valid consent for information society services is only possible from the age of 16.</w:t>
      </w:r>
    </w:p>
    <w:tbl>
      <w:tblPr>
        <w:tblStyle w:val="TableGrid"/>
        <w:tblW w:w="0" w:type="auto"/>
        <w:tblLook w:val="04A0" w:firstRow="1" w:lastRow="0" w:firstColumn="1" w:lastColumn="0" w:noHBand="0" w:noVBand="1"/>
      </w:tblPr>
      <w:tblGrid>
        <w:gridCol w:w="4508"/>
        <w:gridCol w:w="4508"/>
      </w:tblGrid>
      <w:tr w:rsidRPr="009573DF" w:rsidR="00A2626A" w:rsidTr="00145EFF" w14:paraId="259ADF9C" w14:textId="77777777">
        <w:tc>
          <w:tcPr>
            <w:tcW w:w="4508" w:type="dxa"/>
          </w:tcPr>
          <w:p w:rsidRPr="009573DF" w:rsidR="00A2626A" w:rsidP="00145EFF" w:rsidRDefault="00A2626A" w14:paraId="709B4486" w14:textId="77777777">
            <w:pPr>
              <w:rPr>
                <w:lang w:val="en-US"/>
              </w:rPr>
            </w:pPr>
            <w:r w:rsidRPr="009573DF">
              <w:rPr>
                <w:lang w:val="en-US"/>
              </w:rPr>
              <w:t xml:space="preserve">Citation </w:t>
            </w:r>
          </w:p>
        </w:tc>
        <w:tc>
          <w:tcPr>
            <w:tcW w:w="4508" w:type="dxa"/>
          </w:tcPr>
          <w:p w:rsidR="001A3B11" w:rsidP="00145EFF" w:rsidRDefault="001C27D4" w14:paraId="2B9C6072" w14:textId="1A4B921C">
            <w:pPr>
              <w:rPr>
                <w:color w:val="156082" w:themeColor="accent1"/>
                <w:lang w:val="en-US"/>
              </w:rPr>
            </w:pPr>
            <w:r w:rsidRPr="009573DF">
              <w:rPr>
                <w:color w:val="156082" w:themeColor="accent1"/>
                <w:lang w:val="en-US"/>
              </w:rPr>
              <w:t xml:space="preserve">§2 </w:t>
            </w:r>
            <w:r w:rsidR="001A3B11">
              <w:rPr>
                <w:color w:val="156082" w:themeColor="accent1"/>
                <w:lang w:val="en-US"/>
              </w:rPr>
              <w:t xml:space="preserve">of the </w:t>
            </w:r>
            <w:commentRangeStart w:id="5"/>
            <w:r w:rsidRPr="009573DF">
              <w:rPr>
                <w:color w:val="156082" w:themeColor="accent1"/>
                <w:lang w:val="en-US"/>
              </w:rPr>
              <w:t>BGB</w:t>
            </w:r>
            <w:commentRangeEnd w:id="5"/>
            <w:r>
              <w:commentReference w:id="5"/>
            </w:r>
          </w:p>
          <w:p w:rsidRPr="009573DF" w:rsidR="00A2626A" w:rsidP="00145EFF" w:rsidRDefault="001C27D4" w14:paraId="0FA0C464" w14:textId="537741AB">
            <w:pPr>
              <w:rPr>
                <w:lang w:val="en-US"/>
              </w:rPr>
            </w:pPr>
            <w:r w:rsidRPr="009573DF">
              <w:rPr>
                <w:color w:val="156082" w:themeColor="accent1"/>
                <w:lang w:val="en-US"/>
              </w:rPr>
              <w:t>Art</w:t>
            </w:r>
            <w:r w:rsidR="001A3B11">
              <w:rPr>
                <w:color w:val="156082" w:themeColor="accent1"/>
                <w:lang w:val="en-US"/>
              </w:rPr>
              <w:t>icle</w:t>
            </w:r>
            <w:r w:rsidRPr="009573DF">
              <w:rPr>
                <w:color w:val="156082" w:themeColor="accent1"/>
                <w:lang w:val="en-US"/>
              </w:rPr>
              <w:t xml:space="preserve"> 8</w:t>
            </w:r>
            <w:r w:rsidR="001A3B11">
              <w:rPr>
                <w:color w:val="156082" w:themeColor="accent1"/>
                <w:lang w:val="en-US"/>
              </w:rPr>
              <w:t xml:space="preserve"> of the</w:t>
            </w:r>
            <w:r w:rsidRPr="009573DF">
              <w:rPr>
                <w:color w:val="156082" w:themeColor="accent1"/>
                <w:lang w:val="en-US"/>
              </w:rPr>
              <w:t xml:space="preserve"> GDPR</w:t>
            </w:r>
          </w:p>
        </w:tc>
      </w:tr>
    </w:tbl>
    <w:p w:rsidRPr="009573DF" w:rsidR="2E334C89" w:rsidP="2E334C89" w:rsidRDefault="2E334C89" w14:paraId="1DA62DA0" w14:textId="1674285B">
      <w:pPr>
        <w:rPr>
          <w:lang w:val="en-US"/>
        </w:rPr>
      </w:pPr>
    </w:p>
    <w:p w:rsidRPr="009573DF" w:rsidR="00E91145" w:rsidP="00E91145" w:rsidRDefault="00E91145" w14:paraId="61690D99" w14:textId="77777777">
      <w:pPr>
        <w:rPr>
          <w:b/>
          <w:bCs/>
          <w:lang w:val="en-US"/>
        </w:rPr>
      </w:pPr>
      <w:r w:rsidRPr="009573DF">
        <w:rPr>
          <w:b/>
          <w:bCs/>
          <w:lang w:val="en-US"/>
        </w:rPr>
        <w:t>4. B2C</w:t>
      </w:r>
    </w:p>
    <w:p w:rsidRPr="009573DF" w:rsidR="00E91145" w:rsidP="00E91145" w:rsidRDefault="610BF351" w14:paraId="163B988D" w14:textId="77777777">
      <w:pPr>
        <w:rPr>
          <w:b/>
          <w:bCs/>
          <w:lang w:val="en-US"/>
        </w:rPr>
      </w:pPr>
      <w:r w:rsidRPr="009573DF">
        <w:rPr>
          <w:b/>
          <w:bCs/>
          <w:lang w:val="en-US"/>
        </w:rPr>
        <w:t xml:space="preserve">4.1. Lawful processing </w:t>
      </w:r>
    </w:p>
    <w:p w:rsidRPr="009573DF" w:rsidR="00E91145" w:rsidP="64BD6FC4" w:rsidRDefault="081ABAEA" w14:paraId="07581744" w14:textId="46074920">
      <w:pPr>
        <w:pStyle w:val="ListParagraph"/>
        <w:numPr>
          <w:ilvl w:val="2"/>
          <w:numId w:val="1"/>
        </w:numPr>
        <w:rPr>
          <w:i/>
          <w:iCs/>
        </w:rPr>
      </w:pPr>
      <w:r w:rsidRPr="009573DF">
        <w:t xml:space="preserve">What legal bases are available for </w:t>
      </w:r>
      <w:proofErr w:type="spellStart"/>
      <w:r w:rsidRPr="009573DF">
        <w:t>emarketing</w:t>
      </w:r>
      <w:proofErr w:type="spellEnd"/>
      <w:r w:rsidRPr="009573DF">
        <w:t>?</w:t>
      </w:r>
      <w:r w:rsidRPr="009573DF" w:rsidR="19A613FC">
        <w:t xml:space="preserve"> </w:t>
      </w:r>
      <w:r w:rsidRPr="009573DF" w:rsidR="19A613FC">
        <w:rPr>
          <w:i/>
          <w:iCs/>
        </w:rPr>
        <w:t xml:space="preserve">Please specify consent, legitimate interest, etc. </w:t>
      </w:r>
    </w:p>
    <w:p w:rsidRPr="009573DF" w:rsidR="00E07866" w:rsidP="00E07866" w:rsidRDefault="00E07866" w14:paraId="53A839C2" w14:textId="448F2133">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On a business-to-consumer (B2C) level, and according to </w:t>
      </w:r>
      <w:r w:rsidRPr="009573DF" w:rsidR="00E0238F">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7(2)</w:t>
      </w:r>
      <w:r w:rsidRPr="009573DF" w:rsidR="00E0238F">
        <w:rPr>
          <w:rFonts w:eastAsia="Times New Roman" w:cs="Times New Roman"/>
          <w:color w:val="156082" w:themeColor="accent1"/>
          <w:sz w:val="22"/>
          <w:szCs w:val="22"/>
          <w:lang w:val="en-US" w:eastAsia="en-GB"/>
        </w:rPr>
        <w:t xml:space="preserve"> no. </w:t>
      </w:r>
      <w:r w:rsidRPr="009573DF" w:rsidR="00B3050D">
        <w:rPr>
          <w:rFonts w:eastAsia="Times New Roman" w:cs="Times New Roman"/>
          <w:color w:val="156082" w:themeColor="accent1"/>
          <w:sz w:val="22"/>
          <w:szCs w:val="22"/>
          <w:lang w:val="en-US" w:eastAsia="en-GB"/>
        </w:rPr>
        <w:t>2</w:t>
      </w:r>
      <w:r w:rsidRPr="009573DF">
        <w:rPr>
          <w:rFonts w:eastAsia="Times New Roman" w:cs="Times New Roman"/>
          <w:color w:val="156082" w:themeColor="accent1"/>
          <w:sz w:val="22"/>
          <w:szCs w:val="22"/>
          <w:lang w:val="en-US" w:eastAsia="en-GB"/>
        </w:rPr>
        <w:t xml:space="preserve"> of the UWG, sending marketing </w:t>
      </w:r>
      <w:r w:rsidRPr="009573DF" w:rsidR="00E0238F">
        <w:rPr>
          <w:rFonts w:eastAsia="Times New Roman" w:cs="Times New Roman"/>
          <w:color w:val="156082" w:themeColor="accent1"/>
          <w:sz w:val="22"/>
          <w:szCs w:val="22"/>
          <w:lang w:val="en-US" w:eastAsia="en-GB"/>
        </w:rPr>
        <w:t>messages such</w:t>
      </w:r>
      <w:r w:rsidRPr="009573DF">
        <w:rPr>
          <w:rFonts w:eastAsia="Times New Roman" w:cs="Times New Roman"/>
          <w:color w:val="156082" w:themeColor="accent1"/>
          <w:sz w:val="22"/>
          <w:szCs w:val="22"/>
          <w:lang w:val="en-US" w:eastAsia="en-GB"/>
        </w:rPr>
        <w:t xml:space="preserve"> as emails without the prior express consent of the addressees is not permitted (see also Recital 40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w:t>
      </w:r>
    </w:p>
    <w:p w:rsidRPr="009573DF" w:rsidR="00E07866" w:rsidP="00E07866" w:rsidRDefault="00E07866" w14:paraId="77BCB385" w14:textId="18891325">
      <w:pPr>
        <w:spacing w:after="240" w:line="240" w:lineRule="auto"/>
        <w:jc w:val="both"/>
        <w:rPr>
          <w:rFonts w:eastAsia="Times New Roman" w:cs="Times New Roman"/>
          <w:color w:val="156082" w:themeColor="accent1"/>
          <w:sz w:val="22"/>
          <w:szCs w:val="22"/>
          <w:lang w:val="en-US" w:eastAsia="en-GB"/>
        </w:rPr>
      </w:pPr>
      <w:proofErr w:type="gramStart"/>
      <w:r w:rsidRPr="009573DF">
        <w:rPr>
          <w:rFonts w:eastAsia="Times New Roman" w:cs="Times New Roman"/>
          <w:color w:val="156082" w:themeColor="accent1"/>
          <w:sz w:val="22"/>
          <w:szCs w:val="22"/>
          <w:lang w:val="en-US" w:eastAsia="en-GB"/>
        </w:rPr>
        <w:t>In order to</w:t>
      </w:r>
      <w:proofErr w:type="gramEnd"/>
      <w:r w:rsidRPr="009573DF">
        <w:rPr>
          <w:rFonts w:eastAsia="Times New Roman" w:cs="Times New Roman"/>
          <w:color w:val="156082" w:themeColor="accent1"/>
          <w:sz w:val="22"/>
          <w:szCs w:val="22"/>
          <w:lang w:val="en-US" w:eastAsia="en-GB"/>
        </w:rPr>
        <w:t xml:space="preserve"> constitute a valid legal basis, consent must meet the requirements of Articles 6(1)(a) and 7 of the GDPR, namely, consent must be freely given and declared in a manner that is clearly distinguishable from other matters, in an intelligible and easily accessible form. The DSK, in the Direct Marketing Guidance, recommends providing for a separate text or text section without any other content. Although consent does not necessarily have to be given in writing, the German DPAs recommend that it should be obtained at least in text form (e.g., via email) for reasons of provability. In this respect, clear and plain language is key (</w:t>
      </w:r>
      <w:r w:rsidR="001A3B11">
        <w:rPr>
          <w:rFonts w:eastAsia="Times New Roman" w:cs="Times New Roman"/>
          <w:color w:val="156082" w:themeColor="accent1"/>
          <w:sz w:val="22"/>
          <w:szCs w:val="22"/>
          <w:lang w:val="en-US" w:eastAsia="en-GB"/>
        </w:rPr>
        <w:t>Section 3.1</w:t>
      </w:r>
      <w:r w:rsidRPr="009573DF">
        <w:rPr>
          <w:rFonts w:eastAsia="Times New Roman" w:cs="Times New Roman"/>
          <w:color w:val="156082" w:themeColor="accent1"/>
          <w:sz w:val="22"/>
          <w:szCs w:val="22"/>
          <w:lang w:val="en-US" w:eastAsia="en-GB"/>
        </w:rPr>
        <w:t xml:space="preserve"> of the Direct Marketing Guidance). Furthermore, any opt-in wording should include information regarding withdrawal, and </w:t>
      </w:r>
      <w:proofErr w:type="gramStart"/>
      <w:r w:rsidRPr="009573DF">
        <w:rPr>
          <w:rFonts w:eastAsia="Times New Roman" w:cs="Times New Roman"/>
          <w:color w:val="156082" w:themeColor="accent1"/>
          <w:sz w:val="22"/>
          <w:szCs w:val="22"/>
          <w:lang w:val="en-US" w:eastAsia="en-GB"/>
        </w:rPr>
        <w:t>in particular that</w:t>
      </w:r>
      <w:proofErr w:type="gramEnd"/>
      <w:r w:rsidRPr="009573DF">
        <w:rPr>
          <w:rFonts w:eastAsia="Times New Roman" w:cs="Times New Roman"/>
          <w:color w:val="156082" w:themeColor="accent1"/>
          <w:sz w:val="22"/>
          <w:szCs w:val="22"/>
          <w:lang w:val="en-US" w:eastAsia="en-GB"/>
        </w:rPr>
        <w:t xml:space="preserve"> this is possible, and how it can be done (</w:t>
      </w:r>
      <w:r w:rsidR="001A3B11">
        <w:rPr>
          <w:rFonts w:eastAsia="Times New Roman" w:cs="Times New Roman"/>
          <w:color w:val="156082" w:themeColor="accent1"/>
          <w:sz w:val="22"/>
          <w:szCs w:val="22"/>
          <w:lang w:val="en-US" w:eastAsia="en-GB"/>
        </w:rPr>
        <w:t xml:space="preserve">Section 3.7 </w:t>
      </w:r>
      <w:r w:rsidRPr="009573DF">
        <w:rPr>
          <w:rFonts w:eastAsia="Times New Roman" w:cs="Times New Roman"/>
          <w:color w:val="156082" w:themeColor="accent1"/>
          <w:sz w:val="22"/>
          <w:szCs w:val="22"/>
          <w:lang w:val="en-US" w:eastAsia="en-GB"/>
        </w:rPr>
        <w:t>of the Direct Marketing Guidance).</w:t>
      </w:r>
    </w:p>
    <w:p w:rsidRPr="009573DF" w:rsidR="00E07866" w:rsidP="00E07866" w:rsidRDefault="00E07866" w14:paraId="1D3FF2AD" w14:textId="5DB0399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famous 'Payback' decision of July 16, 2008, VIII ZR 348/06 (only available in German </w:t>
      </w:r>
      <w:hyperlink w:tgtFrame="_blank" w:history="1" r:id="rId3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July 16, 2008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 </w:t>
      </w:r>
      <w:hyperlink w:tgtFrame="_blank" w:tooltip="https://www.bundesgerichtshof.de/de/home/home_node.html" w:history="1" r:id="rId36">
        <w:r w:rsidR="00AC1333">
          <w:rPr>
            <w:rStyle w:val="Hyperlink"/>
            <w:rFonts w:ascii="Helvetica Neue" w:hAnsi="Helvetica Neue"/>
            <w:sz w:val="27"/>
            <w:szCs w:val="27"/>
            <w:u w:val="none"/>
            <w:shd w:val="clear" w:color="auto" w:fill="FFFFFF"/>
          </w:rPr>
          <w:t>German Federal Court of Justice</w:t>
        </w:r>
      </w:hyperlink>
      <w:r w:rsidR="00AC1333">
        <w:rPr>
          <w:rFonts w:ascii="Helvetica Neue" w:hAnsi="Helvetica Neue"/>
          <w:color w:val="000000"/>
          <w:sz w:val="27"/>
          <w:szCs w:val="27"/>
          <w:shd w:val="clear" w:color="auto" w:fill="FFFFFF"/>
        </w:rPr>
        <w:t> (BGH)</w:t>
      </w:r>
      <w:r w:rsidRPr="009573DF">
        <w:rPr>
          <w:rFonts w:eastAsia="Times New Roman" w:cs="Times New Roman"/>
          <w:color w:val="156082" w:themeColor="accent1"/>
          <w:sz w:val="22"/>
          <w:szCs w:val="22"/>
          <w:lang w:val="en-US" w:eastAsia="en-GB"/>
        </w:rPr>
        <w:t xml:space="preserve"> ruled that consent obtained via an opt-out box to be ticked in order to not give consent was invalid. This is in line with Recital 32 of the GDPR, according to which an effective granting of consent requires active and unambiguous action by the data subject, such as ticking a box that must not be pre-ticked. The fact that consent must be declared by an active act of confirmation was also clarified by the </w:t>
      </w:r>
      <w:hyperlink w:tgtFrame="_blank" w:history="1" r:id="rId37">
        <w:r w:rsidRPr="009573DF">
          <w:rPr>
            <w:rFonts w:eastAsia="Times New Roman" w:cs="Times New Roman"/>
            <w:color w:val="156082" w:themeColor="accent1"/>
            <w:sz w:val="22"/>
            <w:szCs w:val="22"/>
            <w:lang w:val="en-US" w:eastAsia="en-GB"/>
          </w:rPr>
          <w:t>Court of Justice of the European Union</w:t>
        </w:r>
      </w:hyperlink>
      <w:r w:rsidRPr="009573DF">
        <w:rPr>
          <w:rFonts w:eastAsia="Times New Roman" w:cs="Times New Roman"/>
          <w:color w:val="156082" w:themeColor="accent1"/>
          <w:sz w:val="22"/>
          <w:szCs w:val="22"/>
          <w:lang w:val="en-US" w:eastAsia="en-GB"/>
        </w:rPr>
        <w:t> (CJEU) in its decision of October 1, 2019, in </w:t>
      </w:r>
      <w:proofErr w:type="spellStart"/>
      <w:r w:rsidRPr="009573DF">
        <w:rPr>
          <w:lang w:val="en-US"/>
        </w:rPr>
        <w:fldChar w:fldCharType="begin"/>
      </w:r>
      <w:r w:rsidRPr="009573DF">
        <w:rPr>
          <w:lang w:val="en-US"/>
        </w:rPr>
        <w:instrText>HYPERLINK "https://curia.europa.eu/juris/document/document.jsf?text=&amp;docid=218462&amp;pageIndex=0&amp;doclang=EN&amp;mode=req&amp;dir=&amp;occ=first&amp;part=1&amp;cid=1459486"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der </w:t>
      </w:r>
      <w:proofErr w:type="spellStart"/>
      <w:r w:rsidRPr="009573DF">
        <w:rPr>
          <w:rFonts w:eastAsia="Times New Roman" w:cs="Times New Roman"/>
          <w:i/>
          <w:iCs/>
          <w:color w:val="156082" w:themeColor="accent1"/>
          <w:sz w:val="22"/>
          <w:szCs w:val="22"/>
          <w:lang w:val="en-US" w:eastAsia="en-GB"/>
        </w:rPr>
        <w:t>Verbraucherzentralen</w:t>
      </w:r>
      <w:proofErr w:type="spellEnd"/>
      <w:r w:rsidRPr="009573DF">
        <w:rPr>
          <w:rFonts w:eastAsia="Times New Roman" w:cs="Times New Roman"/>
          <w:i/>
          <w:iCs/>
          <w:color w:val="156082" w:themeColor="accent1"/>
          <w:sz w:val="22"/>
          <w:szCs w:val="22"/>
          <w:lang w:val="en-US" w:eastAsia="en-GB"/>
        </w:rPr>
        <w:t xml:space="preserve"> und </w:t>
      </w:r>
      <w:proofErr w:type="spellStart"/>
      <w:r w:rsidRPr="009573DF">
        <w:rPr>
          <w:rFonts w:eastAsia="Times New Roman" w:cs="Times New Roman"/>
          <w:i/>
          <w:iCs/>
          <w:color w:val="156082" w:themeColor="accent1"/>
          <w:sz w:val="22"/>
          <w:szCs w:val="22"/>
          <w:lang w:val="en-US" w:eastAsia="en-GB"/>
        </w:rPr>
        <w:t>Verbraucherverbände</w:t>
      </w:r>
      <w:proofErr w:type="spellEnd"/>
      <w:r w:rsidRPr="009573DF">
        <w:rPr>
          <w:rFonts w:eastAsia="Times New Roman" w:cs="Times New Roman"/>
          <w:i/>
          <w:iCs/>
          <w:color w:val="156082" w:themeColor="accent1"/>
          <w:sz w:val="22"/>
          <w:szCs w:val="22"/>
          <w:lang w:val="en-US" w:eastAsia="en-GB"/>
        </w:rPr>
        <w:t xml:space="preserve"> – </w:t>
      </w:r>
      <w:proofErr w:type="spellStart"/>
      <w:r w:rsidRPr="009573DF">
        <w:rPr>
          <w:rFonts w:eastAsia="Times New Roman" w:cs="Times New Roman"/>
          <w:i/>
          <w:iCs/>
          <w:color w:val="156082" w:themeColor="accent1"/>
          <w:sz w:val="22"/>
          <w:szCs w:val="22"/>
          <w:lang w:val="en-US" w:eastAsia="en-GB"/>
        </w:rPr>
        <w:t>Verbraucherzentrale</w:t>
      </w:r>
      <w:proofErr w:type="spellEnd"/>
      <w:r w:rsidRPr="009573DF">
        <w:rPr>
          <w:rFonts w:eastAsia="Times New Roman" w:cs="Times New Roman"/>
          <w:i/>
          <w:iCs/>
          <w:color w:val="156082" w:themeColor="accent1"/>
          <w:sz w:val="22"/>
          <w:szCs w:val="22"/>
          <w:lang w:val="en-US" w:eastAsia="en-GB"/>
        </w:rPr>
        <w:t xml:space="preserve"> </w:t>
      </w:r>
      <w:proofErr w:type="spellStart"/>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eV v. Planet49 GmbH</w:t>
      </w:r>
      <w:r w:rsidRPr="009573DF">
        <w:rPr>
          <w:lang w:val="en-US"/>
        </w:rPr>
        <w:fldChar w:fldCharType="end"/>
      </w:r>
      <w:r w:rsidRPr="009573DF">
        <w:rPr>
          <w:rFonts w:eastAsia="Times New Roman" w:cs="Times New Roman"/>
          <w:color w:val="156082" w:themeColor="accent1"/>
          <w:sz w:val="22"/>
          <w:szCs w:val="22"/>
          <w:lang w:val="en-US" w:eastAsia="en-GB"/>
        </w:rPr>
        <w:t> (C</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673/17) (the Planet49 Case). Pre-ticked checkboxes are not sufficient for consent under the GDPR.</w:t>
      </w:r>
    </w:p>
    <w:p w:rsidRPr="009573DF" w:rsidR="00E07866" w:rsidP="00E07866" w:rsidRDefault="00E07866" w14:paraId="6E19AB53" w14:textId="7BEB5E64">
      <w:pPr>
        <w:spacing w:after="240" w:line="240" w:lineRule="auto"/>
        <w:jc w:val="both"/>
        <w:rPr>
          <w:b/>
          <w:bCs/>
          <w:i/>
          <w:iCs/>
          <w:color w:val="156082" w:themeColor="accent1"/>
          <w:sz w:val="22"/>
          <w:szCs w:val="22"/>
          <w:lang w:val="en-US"/>
        </w:rPr>
      </w:pPr>
      <w:r w:rsidRPr="009573DF">
        <w:rPr>
          <w:rFonts w:eastAsia="Times New Roman" w:cs="Times New Roman"/>
          <w:color w:val="156082" w:themeColor="accent1"/>
          <w:sz w:val="22"/>
          <w:szCs w:val="22"/>
          <w:lang w:val="en-US" w:eastAsia="en-GB"/>
        </w:rPr>
        <w:t>Concerning the specificity of a consent declaration, the BGH ruled, in its decision of February 1, 2018, III ZR 196/17 (only available in German </w:t>
      </w:r>
      <w:hyperlink w:tgtFrame="_blank" w:history="1" r:id="rId3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February 1, 2018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it does not contradict the requirement of providing concrete information that the declaration of consent refers to advertising by different means. Put another way, consent regarding different direct marketing channels (email, telephone, SMS, and MMS) without a distinction can still be in full knowledge of the facts and for the specific case. </w:t>
      </w:r>
      <w:hyperlink w:tgtFrame="_blank" w:history="1" r:id="rId39">
        <w:r w:rsidRPr="009573DF">
          <w:rPr>
            <w:rFonts w:eastAsia="Times New Roman" w:cs="Times New Roman"/>
            <w:color w:val="156082" w:themeColor="accent1"/>
            <w:sz w:val="22"/>
            <w:szCs w:val="22"/>
            <w:lang w:val="en-US" w:eastAsia="en-GB"/>
          </w:rPr>
          <w:t>The Higher Regional Court of Hamm</w:t>
        </w:r>
      </w:hyperlink>
      <w:r w:rsidRPr="009573DF">
        <w:rPr>
          <w:rFonts w:eastAsia="Times New Roman" w:cs="Times New Roman"/>
          <w:color w:val="156082" w:themeColor="accent1"/>
          <w:sz w:val="22"/>
          <w:szCs w:val="22"/>
          <w:lang w:val="en-US" w:eastAsia="en-GB"/>
        </w:rPr>
        <w:t> held in its decision of November 3</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2022 - 4U 201/21 (only available in German </w:t>
      </w:r>
      <w:hyperlink w:tgtFrame="_blank" w:history="1" r:id="rId4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decision of November 3</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 xml:space="preserve"> 2022</w:t>
      </w:r>
      <w:r w:rsidR="00AC1333">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that if consent is given to the processing of the email address 'for the purpose of the loyalty card program and for advertising purposes,' this does not necessarily also justify the sending of a general newsletter unrelated to the loyalty card program. Insofar as a consent declaration relates to a weekly newsletter, more frequent sending of email marketing messages is inadmissible according to a decision from the </w:t>
      </w:r>
      <w:hyperlink w:history="1" r:id="rId41">
        <w:r w:rsidRPr="00011AD3">
          <w:rPr>
            <w:rStyle w:val="Hyperlink"/>
          </w:rPr>
          <w:t>Berlin Court of Appeal</w:t>
        </w:r>
      </w:hyperlink>
      <w:r w:rsidRPr="009573DF">
        <w:rPr>
          <w:rFonts w:eastAsia="Times New Roman" w:cs="Times New Roman"/>
          <w:color w:val="156082" w:themeColor="accent1"/>
          <w:sz w:val="22"/>
          <w:szCs w:val="22"/>
          <w:lang w:val="en-US" w:eastAsia="en-GB"/>
        </w:rPr>
        <w:t> (decision from November 22, 2022 – 5U 1043/20 only available in German </w:t>
      </w:r>
      <w:hyperlink w:tgtFrame="_blank" w:history="1" r:id="rId42">
        <w:r w:rsidRPr="009573DF">
          <w:rPr>
            <w:rFonts w:eastAsia="Times New Roman" w:cs="Times New Roman"/>
            <w:color w:val="156082" w:themeColor="accent1"/>
            <w:sz w:val="22"/>
            <w:szCs w:val="22"/>
            <w:lang w:val="en-US" w:eastAsia="en-GB"/>
          </w:rPr>
          <w:t>here</w:t>
        </w:r>
      </w:hyperlink>
      <w:r w:rsidR="00AC1333">
        <w:rPr>
          <w:lang w:val="en-US"/>
        </w:rPr>
        <w:t xml:space="preserve"> (</w:t>
      </w:r>
      <w:r w:rsidRPr="009573DF" w:rsidR="00AC1333">
        <w:rPr>
          <w:rFonts w:eastAsia="Times New Roman" w:cs="Times New Roman"/>
          <w:color w:val="156082" w:themeColor="accent1"/>
          <w:sz w:val="22"/>
          <w:szCs w:val="22"/>
          <w:lang w:val="en-US" w:eastAsia="en-GB"/>
        </w:rPr>
        <w:t>decision from November 22, 2022</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also stated in its decision of March 14, 2017, VI ZR 721/15 (only available in German </w:t>
      </w:r>
      <w:hyperlink w:tgtFrame="_blank" w:history="1" r:id="rId4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C67A34">
        <w:rPr>
          <w:rFonts w:eastAsia="Times New Roman" w:cs="Times New Roman"/>
          <w:color w:val="156082" w:themeColor="accent1"/>
          <w:sz w:val="22"/>
          <w:szCs w:val="22"/>
          <w:lang w:val="en-US" w:eastAsia="en-GB"/>
        </w:rPr>
        <w:t xml:space="preserve"> (</w:t>
      </w:r>
      <w:r w:rsidRPr="009573DF" w:rsidR="00C67A34">
        <w:rPr>
          <w:rFonts w:eastAsia="Times New Roman" w:cs="Times New Roman"/>
          <w:color w:val="156082" w:themeColor="accent1"/>
          <w:sz w:val="22"/>
          <w:szCs w:val="22"/>
          <w:lang w:val="en-US" w:eastAsia="en-GB"/>
        </w:rPr>
        <w:t>decision of March 14, 2017</w:t>
      </w:r>
      <w:r w:rsidR="00C67A34">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effective consent to receive emails for advertising purposes requires, among other things, that the addressee knows that their </w:t>
      </w:r>
      <w:r w:rsidRPr="009573DF">
        <w:rPr>
          <w:rFonts w:eastAsia="Times New Roman" w:cs="Times New Roman"/>
          <w:color w:val="156082" w:themeColor="accent1"/>
          <w:sz w:val="22"/>
          <w:szCs w:val="22"/>
          <w:lang w:val="en-US" w:eastAsia="en-GB"/>
        </w:rPr>
        <w:t>declaration constitutes consent and that it is clear which products or services of which companies it specifically covers. A pre-formulated declaration of consent must meet the requirements of consumer protection law.</w:t>
      </w:r>
    </w:p>
    <w:tbl>
      <w:tblPr>
        <w:tblStyle w:val="TableGrid"/>
        <w:tblW w:w="0" w:type="auto"/>
        <w:tblLook w:val="04A0" w:firstRow="1" w:lastRow="0" w:firstColumn="1" w:lastColumn="0" w:noHBand="0" w:noVBand="1"/>
      </w:tblPr>
      <w:tblGrid>
        <w:gridCol w:w="4508"/>
        <w:gridCol w:w="4508"/>
      </w:tblGrid>
      <w:tr w:rsidRPr="009573DF" w:rsidR="00C776C6" w:rsidTr="00145EFF" w14:paraId="08F1D892" w14:textId="77777777">
        <w:tc>
          <w:tcPr>
            <w:tcW w:w="4508" w:type="dxa"/>
          </w:tcPr>
          <w:p w:rsidRPr="009573DF" w:rsidR="00C776C6" w:rsidP="00145EFF" w:rsidRDefault="00C776C6" w14:paraId="10B6279D" w14:textId="77777777">
            <w:pPr>
              <w:rPr>
                <w:lang w:val="en-US"/>
              </w:rPr>
            </w:pPr>
            <w:r w:rsidRPr="009573DF">
              <w:rPr>
                <w:lang w:val="en-US"/>
              </w:rPr>
              <w:t xml:space="preserve">Citation </w:t>
            </w:r>
          </w:p>
        </w:tc>
        <w:tc>
          <w:tcPr>
            <w:tcW w:w="4508" w:type="dxa"/>
          </w:tcPr>
          <w:p w:rsidR="00C776C6" w:rsidP="00145EFF" w:rsidRDefault="00E0238F" w14:paraId="43372056" w14:textId="1CCC9AA2">
            <w:pPr>
              <w:rPr>
                <w:color w:val="156082" w:themeColor="accent1"/>
                <w:lang w:val="en-US"/>
              </w:rPr>
            </w:pPr>
            <w:r w:rsidRPr="009573DF">
              <w:rPr>
                <w:color w:val="156082" w:themeColor="accent1"/>
                <w:lang w:val="en-US"/>
              </w:rPr>
              <w:t>§</w:t>
            </w:r>
            <w:r w:rsidRPr="009573DF" w:rsidR="00E07866">
              <w:rPr>
                <w:color w:val="156082" w:themeColor="accent1"/>
                <w:lang w:val="en-US"/>
              </w:rPr>
              <w:t>7</w:t>
            </w:r>
            <w:r w:rsidRPr="009573DF" w:rsidR="00ED6040">
              <w:rPr>
                <w:color w:val="156082" w:themeColor="accent1"/>
                <w:lang w:val="en-US"/>
              </w:rPr>
              <w:t>(2) no. 2</w:t>
            </w:r>
            <w:r w:rsidRPr="009573DF" w:rsidR="00B3050D">
              <w:rPr>
                <w:color w:val="156082" w:themeColor="accent1"/>
                <w:lang w:val="en-US"/>
              </w:rPr>
              <w:t xml:space="preserve"> </w:t>
            </w:r>
            <w:r w:rsidR="001A3B11">
              <w:rPr>
                <w:color w:val="156082" w:themeColor="accent1"/>
                <w:lang w:val="en-US"/>
              </w:rPr>
              <w:t xml:space="preserve">of the </w:t>
            </w:r>
            <w:r w:rsidRPr="009573DF" w:rsidR="00E07866">
              <w:rPr>
                <w:color w:val="156082" w:themeColor="accent1"/>
                <w:lang w:val="en-US"/>
              </w:rPr>
              <w:t>UWG</w:t>
            </w:r>
          </w:p>
          <w:p w:rsidR="00C67A34" w:rsidP="00145EFF" w:rsidRDefault="00C67A34" w14:paraId="34FCBC8B" w14:textId="62595BE3">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1A3B11" w:rsidP="00145EFF" w:rsidRDefault="001A3B11" w14:paraId="02A0CB48" w14:textId="6DA3300B">
            <w:pPr>
              <w:rPr>
                <w:color w:val="156082" w:themeColor="accent1"/>
                <w:lang w:val="en-US"/>
              </w:rPr>
            </w:pPr>
            <w:r w:rsidRPr="009573DF">
              <w:rPr>
                <w:rFonts w:eastAsia="Times New Roman" w:cs="Times New Roman"/>
                <w:color w:val="156082" w:themeColor="accent1"/>
                <w:lang w:val="en-US" w:eastAsia="en-GB"/>
              </w:rPr>
              <w:t>Articles 6(1)(a) and 7 of the GDPR</w:t>
            </w:r>
          </w:p>
          <w:p w:rsidR="001A3B11" w:rsidP="00145EFF" w:rsidRDefault="001A3B11" w14:paraId="44AA1D9C"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AC1333" w:rsidP="00145EFF" w:rsidRDefault="00AC1333" w14:paraId="0C50B9B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AC1333" w:rsidP="00145EFF" w:rsidRDefault="00AC1333" w14:paraId="14470787"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AC1333" w:rsidP="00145EFF" w:rsidRDefault="00AC1333" w14:paraId="112C774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AC1333" w:rsidP="00145EFF" w:rsidRDefault="00AC1333" w14:paraId="7F8CC467"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AC1333" w:rsidP="00145EFF" w:rsidRDefault="00AC1333" w14:paraId="22BC8E0E"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C67A34" w:rsidP="00145EFF" w:rsidRDefault="00C67A34" w14:paraId="371A59BF" w14:textId="7221FCC9">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C776C6" w:rsidP="00506859" w:rsidRDefault="00C776C6" w14:paraId="0B80A56C" w14:textId="77777777">
      <w:pPr>
        <w:rPr>
          <w:lang w:val="en-US"/>
        </w:rPr>
      </w:pPr>
    </w:p>
    <w:p w:rsidRPr="009573DF" w:rsidR="00C776C6" w:rsidP="001901EA" w:rsidRDefault="22CA48A3" w14:paraId="3BF3485D" w14:textId="1EDCAE1D">
      <w:pPr>
        <w:pStyle w:val="ListParagraph"/>
        <w:numPr>
          <w:ilvl w:val="2"/>
          <w:numId w:val="1"/>
        </w:numPr>
      </w:pPr>
      <w:r w:rsidRPr="009573DF">
        <w:t>What legal bases are available for</w:t>
      </w:r>
      <w:r w:rsidRPr="009573DF" w:rsidR="00506859">
        <w:t xml:space="preserve"> telemarketing? </w:t>
      </w:r>
    </w:p>
    <w:p w:rsidR="00C67A34" w:rsidP="00191B4C" w:rsidRDefault="00425C46" w14:paraId="0566F94E" w14:textId="1AB17576">
      <w:pPr>
        <w:spacing w:line="240" w:lineRule="auto"/>
        <w:jc w:val="both"/>
        <w:rPr>
          <w:color w:val="156082" w:themeColor="accent1"/>
          <w:sz w:val="22"/>
          <w:szCs w:val="22"/>
          <w:lang w:val="en-US"/>
        </w:rPr>
      </w:pPr>
      <w:r w:rsidRPr="009573DF">
        <w:rPr>
          <w:color w:val="156082" w:themeColor="accent1"/>
          <w:sz w:val="22"/>
          <w:szCs w:val="22"/>
          <w:lang w:val="en-US"/>
        </w:rPr>
        <w:t xml:space="preserve">On a B2C level, and according to </w:t>
      </w:r>
      <w:r w:rsidRPr="009573DF" w:rsidR="00E0238F">
        <w:rPr>
          <w:color w:val="156082" w:themeColor="accent1"/>
          <w:sz w:val="22"/>
          <w:szCs w:val="22"/>
          <w:lang w:val="en-US"/>
        </w:rPr>
        <w:t>§</w:t>
      </w:r>
      <w:r w:rsidRPr="009573DF">
        <w:rPr>
          <w:color w:val="156082" w:themeColor="accent1"/>
          <w:sz w:val="22"/>
          <w:szCs w:val="22"/>
          <w:lang w:val="en-US"/>
        </w:rPr>
        <w:t>7(2)</w:t>
      </w:r>
      <w:r w:rsidRPr="009573DF" w:rsidR="00E0238F">
        <w:rPr>
          <w:color w:val="156082" w:themeColor="accent1"/>
          <w:sz w:val="22"/>
          <w:szCs w:val="22"/>
          <w:lang w:val="en-US"/>
        </w:rPr>
        <w:t xml:space="preserve"> no. 1</w:t>
      </w:r>
      <w:r w:rsidRPr="009573DF">
        <w:rPr>
          <w:color w:val="156082" w:themeColor="accent1"/>
          <w:sz w:val="22"/>
          <w:szCs w:val="22"/>
          <w:lang w:val="en-US"/>
        </w:rPr>
        <w:t xml:space="preserve"> of the UWG, advertising by means of a telephone call, made to a consumer without their prior express consent (see also </w:t>
      </w:r>
      <w:r w:rsidRPr="009573DF" w:rsidR="00CC2A27">
        <w:rPr>
          <w:color w:val="156082" w:themeColor="accent1"/>
          <w:sz w:val="22"/>
          <w:szCs w:val="22"/>
          <w:lang w:val="en-US"/>
        </w:rPr>
        <w:t>§</w:t>
      </w:r>
      <w:r w:rsidRPr="009573DF">
        <w:rPr>
          <w:color w:val="156082" w:themeColor="accent1"/>
          <w:sz w:val="22"/>
          <w:szCs w:val="22"/>
          <w:lang w:val="en-US"/>
        </w:rPr>
        <w:t xml:space="preserve">7a </w:t>
      </w:r>
      <w:r w:rsidR="00C67A34">
        <w:rPr>
          <w:color w:val="156082" w:themeColor="accent1"/>
          <w:sz w:val="22"/>
          <w:szCs w:val="22"/>
          <w:lang w:val="en-US"/>
        </w:rPr>
        <w:t xml:space="preserve">of the </w:t>
      </w:r>
      <w:r w:rsidRPr="009573DF">
        <w:rPr>
          <w:color w:val="156082" w:themeColor="accent1"/>
          <w:sz w:val="22"/>
          <w:szCs w:val="22"/>
          <w:lang w:val="en-US"/>
        </w:rPr>
        <w:t xml:space="preserve">UWG), or made to another market participants without at least their presumed consent for advertising purposes is not permitted. This means that telemarketing activities cannot be justified unless prior explicit consent has been obtained. The DSK confirms that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the strong nature of such a disturbance as a nuisance, there is an overriding interest of the individuals not to be disturbed. Thus, advertisers may not make arguments </w:t>
      </w:r>
      <w:proofErr w:type="gramStart"/>
      <w:r w:rsidRPr="009573DF">
        <w:rPr>
          <w:color w:val="156082" w:themeColor="accent1"/>
          <w:sz w:val="22"/>
          <w:szCs w:val="22"/>
          <w:lang w:val="en-US"/>
        </w:rPr>
        <w:t>on the basis of</w:t>
      </w:r>
      <w:proofErr w:type="gramEnd"/>
      <w:r w:rsidRPr="009573DF">
        <w:rPr>
          <w:color w:val="156082" w:themeColor="accent1"/>
          <w:sz w:val="22"/>
          <w:szCs w:val="22"/>
          <w:lang w:val="en-US"/>
        </w:rPr>
        <w:t xml:space="preserve"> legitimate interest (</w:t>
      </w:r>
      <w:r w:rsidR="00C67A34">
        <w:rPr>
          <w:color w:val="156082" w:themeColor="accent1"/>
          <w:sz w:val="22"/>
          <w:szCs w:val="22"/>
          <w:lang w:val="en-US"/>
        </w:rPr>
        <w:t>Section 1.4.2</w:t>
      </w:r>
      <w:r w:rsidRPr="009573DF">
        <w:rPr>
          <w:color w:val="156082" w:themeColor="accent1"/>
          <w:sz w:val="22"/>
          <w:szCs w:val="22"/>
          <w:lang w:val="en-US"/>
        </w:rPr>
        <w:t xml:space="preserve"> of the Direct Marketing Guidance). </w:t>
      </w:r>
    </w:p>
    <w:p w:rsidRPr="009573DF" w:rsidR="00425C46" w:rsidP="00191B4C" w:rsidRDefault="00425C46" w14:paraId="0D0D9C78" w14:textId="442959D7">
      <w:pPr>
        <w:spacing w:line="240" w:lineRule="auto"/>
        <w:jc w:val="both"/>
        <w:rPr>
          <w:color w:val="156082" w:themeColor="accent1"/>
          <w:sz w:val="22"/>
          <w:szCs w:val="22"/>
          <w:lang w:val="en-US"/>
        </w:rPr>
      </w:pPr>
      <w:r w:rsidRPr="009573DF">
        <w:rPr>
          <w:color w:val="156082" w:themeColor="accent1"/>
          <w:sz w:val="22"/>
          <w:szCs w:val="22"/>
          <w:lang w:val="en-US"/>
        </w:rPr>
        <w:t xml:space="preserve">Pursuant to </w:t>
      </w:r>
      <w:r w:rsidRPr="009573DF" w:rsidR="00CC2A27">
        <w:rPr>
          <w:color w:val="156082" w:themeColor="accent1"/>
          <w:sz w:val="22"/>
          <w:szCs w:val="22"/>
          <w:lang w:val="en-US"/>
        </w:rPr>
        <w:t>§</w:t>
      </w:r>
      <w:r w:rsidRPr="009573DF">
        <w:rPr>
          <w:color w:val="156082" w:themeColor="accent1"/>
          <w:sz w:val="22"/>
          <w:szCs w:val="22"/>
          <w:lang w:val="en-US"/>
        </w:rPr>
        <w:t xml:space="preserve">7a UWG, a company that advertises to a consumer by means of a telephone call must not only document the consumer's prior express consent but must also retain the proof of such consent for five years from the time the consent was given and after each time the same relies on a declaration of consent. The proof must be presented to the administrative authority immediately upon request. The Munich I Regional Court held in </w:t>
      </w:r>
      <w:r w:rsidR="00C67A34">
        <w:rPr>
          <w:color w:val="156082" w:themeColor="accent1"/>
          <w:sz w:val="22"/>
          <w:szCs w:val="22"/>
          <w:lang w:val="en-US"/>
        </w:rPr>
        <w:t xml:space="preserve">its </w:t>
      </w:r>
      <w:r w:rsidRPr="009573DF" w:rsidR="00C67A34">
        <w:rPr>
          <w:color w:val="156082" w:themeColor="accent1"/>
          <w:sz w:val="22"/>
          <w:szCs w:val="22"/>
          <w:lang w:val="en-US"/>
        </w:rPr>
        <w:t>decision from March 19, 2024, 33O 7368/23</w:t>
      </w:r>
      <w:r w:rsidR="00C67A34">
        <w:rPr>
          <w:color w:val="156082" w:themeColor="accent1"/>
          <w:sz w:val="22"/>
          <w:szCs w:val="22"/>
          <w:lang w:val="en-US"/>
        </w:rPr>
        <w:t xml:space="preserve"> (the </w:t>
      </w:r>
      <w:r w:rsidRPr="009573DF" w:rsidR="00C67A34">
        <w:rPr>
          <w:color w:val="156082" w:themeColor="accent1"/>
          <w:sz w:val="22"/>
          <w:szCs w:val="22"/>
          <w:lang w:val="en-US"/>
        </w:rPr>
        <w:t xml:space="preserve">decision from March 19, </w:t>
      </w:r>
      <w:proofErr w:type="gramStart"/>
      <w:r w:rsidRPr="009573DF" w:rsidR="00C67A34">
        <w:rPr>
          <w:color w:val="156082" w:themeColor="accent1"/>
          <w:sz w:val="22"/>
          <w:szCs w:val="22"/>
          <w:lang w:val="en-US"/>
        </w:rPr>
        <w:t>2024</w:t>
      </w:r>
      <w:r w:rsidR="00C67A34">
        <w:rPr>
          <w:color w:val="156082" w:themeColor="accent1"/>
          <w:sz w:val="22"/>
          <w:szCs w:val="22"/>
          <w:lang w:val="en-US"/>
        </w:rPr>
        <w:t>)</w:t>
      </w:r>
      <w:r w:rsidRPr="009573DF">
        <w:rPr>
          <w:color w:val="156082" w:themeColor="accent1"/>
          <w:sz w:val="22"/>
          <w:szCs w:val="22"/>
          <w:lang w:val="en-US"/>
        </w:rPr>
        <w:t>concerning</w:t>
      </w:r>
      <w:proofErr w:type="gramEnd"/>
      <w:r w:rsidRPr="009573DF">
        <w:rPr>
          <w:color w:val="156082" w:themeColor="accent1"/>
          <w:sz w:val="22"/>
          <w:szCs w:val="22"/>
          <w:lang w:val="en-US"/>
        </w:rPr>
        <w:t xml:space="preserve"> consent for marketing calls obtained in connection with a sweepstake, that the opt-in was void if the participants </w:t>
      </w:r>
      <w:proofErr w:type="gramStart"/>
      <w:r w:rsidRPr="009573DF">
        <w:rPr>
          <w:color w:val="156082" w:themeColor="accent1"/>
          <w:sz w:val="22"/>
          <w:szCs w:val="22"/>
          <w:lang w:val="en-US"/>
        </w:rPr>
        <w:t>have to</w:t>
      </w:r>
      <w:proofErr w:type="gramEnd"/>
      <w:r w:rsidRPr="009573DF">
        <w:rPr>
          <w:color w:val="156082" w:themeColor="accent1"/>
          <w:sz w:val="22"/>
          <w:szCs w:val="22"/>
          <w:lang w:val="en-US"/>
        </w:rPr>
        <w:t xml:space="preserve"> unsubscribe individually for each sponsor entry. The website asked the participants to de-select the sponsors if they did not want to consent. To do this, they had to click on an 'unsubscribe' button for each individual sponsor. If they did not select certain sponsors, the organizer determined the selection at its own discretion.</w:t>
      </w:r>
    </w:p>
    <w:tbl>
      <w:tblPr>
        <w:tblStyle w:val="TableGrid"/>
        <w:tblW w:w="0" w:type="auto"/>
        <w:tblLook w:val="04A0" w:firstRow="1" w:lastRow="0" w:firstColumn="1" w:lastColumn="0" w:noHBand="0" w:noVBand="1"/>
      </w:tblPr>
      <w:tblGrid>
        <w:gridCol w:w="4508"/>
        <w:gridCol w:w="4508"/>
      </w:tblGrid>
      <w:tr w:rsidRPr="009573DF" w:rsidR="00506859" w:rsidTr="00145EFF" w14:paraId="14E6F3B4" w14:textId="77777777">
        <w:tc>
          <w:tcPr>
            <w:tcW w:w="4508" w:type="dxa"/>
          </w:tcPr>
          <w:p w:rsidRPr="009573DF" w:rsidR="00506859" w:rsidP="00145EFF" w:rsidRDefault="00506859" w14:paraId="2C950D59" w14:textId="77777777">
            <w:pPr>
              <w:rPr>
                <w:lang w:val="en-US"/>
              </w:rPr>
            </w:pPr>
            <w:r w:rsidRPr="009573DF">
              <w:rPr>
                <w:lang w:val="en-US"/>
              </w:rPr>
              <w:t xml:space="preserve">Citation </w:t>
            </w:r>
          </w:p>
        </w:tc>
        <w:tc>
          <w:tcPr>
            <w:tcW w:w="4508" w:type="dxa"/>
          </w:tcPr>
          <w:p w:rsidR="00506859" w:rsidP="00145EFF" w:rsidRDefault="00E0238F" w14:paraId="19C17DDB" w14:textId="5AA33624">
            <w:pPr>
              <w:rPr>
                <w:color w:val="156082" w:themeColor="accent1"/>
                <w:lang w:val="en-US"/>
              </w:rPr>
            </w:pPr>
            <w:r w:rsidRPr="009573DF">
              <w:rPr>
                <w:color w:val="156082" w:themeColor="accent1"/>
                <w:lang w:val="en-US"/>
              </w:rPr>
              <w:t>§§7(2) no. 1</w:t>
            </w:r>
            <w:r w:rsidR="00C67A34">
              <w:rPr>
                <w:color w:val="156082" w:themeColor="accent1"/>
                <w:lang w:val="en-US"/>
              </w:rPr>
              <w:t xml:space="preserve"> </w:t>
            </w:r>
            <w:proofErr w:type="gramStart"/>
            <w:r w:rsidR="00C67A34">
              <w:rPr>
                <w:color w:val="156082" w:themeColor="accent1"/>
                <w:lang w:val="en-US"/>
              </w:rPr>
              <w:t xml:space="preserve">and </w:t>
            </w:r>
            <w:r w:rsidRPr="009573DF">
              <w:rPr>
                <w:color w:val="156082" w:themeColor="accent1"/>
                <w:lang w:val="en-US"/>
              </w:rPr>
              <w:t xml:space="preserve"> </w:t>
            </w:r>
            <w:r w:rsidRPr="009573DF" w:rsidR="00C67A34">
              <w:rPr>
                <w:color w:val="156082" w:themeColor="accent1"/>
                <w:lang w:val="en-US"/>
              </w:rPr>
              <w:t>7</w:t>
            </w:r>
            <w:proofErr w:type="gramEnd"/>
            <w:r w:rsidRPr="009573DF" w:rsidR="00C67A34">
              <w:rPr>
                <w:color w:val="156082" w:themeColor="accent1"/>
                <w:lang w:val="en-US"/>
              </w:rPr>
              <w:t xml:space="preserve">a </w:t>
            </w:r>
            <w:r w:rsidR="00C67A34">
              <w:rPr>
                <w:color w:val="156082" w:themeColor="accent1"/>
                <w:lang w:val="en-US"/>
              </w:rPr>
              <w:t xml:space="preserve">of the </w:t>
            </w:r>
            <w:r w:rsidRPr="009573DF">
              <w:rPr>
                <w:color w:val="156082" w:themeColor="accent1"/>
                <w:lang w:val="en-US"/>
              </w:rPr>
              <w:t>UWG</w:t>
            </w:r>
          </w:p>
          <w:p w:rsidR="00C67A34" w:rsidP="00145EFF" w:rsidRDefault="00C67A34" w14:paraId="0EE3CEBB" w14:textId="547E88BE">
            <w:pPr>
              <w:rPr>
                <w:color w:val="156082" w:themeColor="accent1"/>
                <w:lang w:val="en-US"/>
              </w:rPr>
            </w:pPr>
            <w:r>
              <w:rPr>
                <w:color w:val="156082" w:themeColor="accent1"/>
                <w:lang w:val="en-US"/>
              </w:rPr>
              <w:t>Section 1.4.2</w:t>
            </w:r>
            <w:r w:rsidRPr="009573DF">
              <w:rPr>
                <w:color w:val="156082" w:themeColor="accent1"/>
                <w:lang w:val="en-US"/>
              </w:rPr>
              <w:t xml:space="preserve"> of the Direct Marketing Guidance</w:t>
            </w:r>
          </w:p>
          <w:p w:rsidRPr="009573DF" w:rsidR="00C67A34" w:rsidP="00145EFF" w:rsidRDefault="00C67A34" w14:paraId="6D2DE63F" w14:textId="23168F04">
            <w:pPr>
              <w:rPr>
                <w:lang w:val="en-US"/>
              </w:rPr>
            </w:pPr>
            <w:r>
              <w:rPr>
                <w:color w:val="156082" w:themeColor="accent1"/>
                <w:lang w:val="en-US"/>
              </w:rPr>
              <w:t>D</w:t>
            </w:r>
            <w:r w:rsidRPr="009573DF">
              <w:rPr>
                <w:color w:val="156082" w:themeColor="accent1"/>
                <w:lang w:val="en-US"/>
              </w:rPr>
              <w:t>ecision from March 19, 2024</w:t>
            </w:r>
          </w:p>
        </w:tc>
      </w:tr>
    </w:tbl>
    <w:p w:rsidRPr="009573DF" w:rsidR="00506859" w:rsidP="00506859" w:rsidRDefault="00506859" w14:paraId="648A66C2" w14:textId="77777777">
      <w:pPr>
        <w:pStyle w:val="ListParagraph"/>
      </w:pPr>
    </w:p>
    <w:p w:rsidRPr="009573DF" w:rsidR="00506859" w:rsidP="001901EA" w:rsidRDefault="3BC7BD52" w14:paraId="22711C3C" w14:textId="32CDECFA">
      <w:pPr>
        <w:pStyle w:val="ListParagraph"/>
        <w:numPr>
          <w:ilvl w:val="2"/>
          <w:numId w:val="1"/>
        </w:numPr>
      </w:pPr>
      <w:r w:rsidRPr="009573DF">
        <w:t xml:space="preserve">What legal bases are available for </w:t>
      </w:r>
      <w:proofErr w:type="spellStart"/>
      <w:r w:rsidRPr="009573DF" w:rsidR="00506859">
        <w:t>sms</w:t>
      </w:r>
      <w:proofErr w:type="spellEnd"/>
      <w:r w:rsidRPr="009573DF" w:rsidR="00506859">
        <w:t xml:space="preserve">/mms marketing? </w:t>
      </w:r>
    </w:p>
    <w:p w:rsidRPr="009573DF" w:rsidR="00E07866" w:rsidP="00191B4C" w:rsidRDefault="00E07866" w14:paraId="050D4880" w14:textId="0EF94A6E">
      <w:pPr>
        <w:spacing w:line="240" w:lineRule="auto"/>
        <w:jc w:val="both"/>
        <w:rPr>
          <w:color w:val="156082" w:themeColor="accent1"/>
          <w:sz w:val="22"/>
          <w:szCs w:val="22"/>
          <w:lang w:val="en-US"/>
        </w:rPr>
      </w:pPr>
      <w:r w:rsidRPr="009573DF">
        <w:rPr>
          <w:color w:val="156082" w:themeColor="accent1"/>
          <w:sz w:val="22"/>
          <w:szCs w:val="22"/>
          <w:lang w:val="en-US"/>
        </w:rPr>
        <w:t>The same rules apply as outlined under</w:t>
      </w:r>
      <w:r w:rsidRPr="009573DF" w:rsidR="00A42A12">
        <w:rPr>
          <w:color w:val="156082" w:themeColor="accent1"/>
          <w:sz w:val="22"/>
          <w:szCs w:val="22"/>
          <w:lang w:val="en-US"/>
        </w:rPr>
        <w:t xml:space="preserve"> </w:t>
      </w:r>
      <w:r w:rsidR="00C67A34">
        <w:rPr>
          <w:color w:val="156082" w:themeColor="accent1"/>
          <w:sz w:val="22"/>
          <w:szCs w:val="22"/>
          <w:lang w:val="en-US"/>
        </w:rPr>
        <w:t xml:space="preserve">section </w:t>
      </w:r>
      <w:r w:rsidRPr="009573DF" w:rsidR="00A42A12">
        <w:rPr>
          <w:color w:val="156082" w:themeColor="accent1"/>
          <w:sz w:val="22"/>
          <w:szCs w:val="22"/>
          <w:lang w:val="en-US"/>
        </w:rPr>
        <w:t xml:space="preserve">4.1.1. </w:t>
      </w:r>
      <w:r w:rsidR="00C67A34">
        <w:rPr>
          <w:color w:val="156082" w:themeColor="accent1"/>
          <w:sz w:val="22"/>
          <w:szCs w:val="22"/>
          <w:lang w:val="en-US"/>
        </w:rPr>
        <w:t xml:space="preserve">above. </w:t>
      </w:r>
      <w:r w:rsidRPr="009573DF" w:rsidR="00E0238F">
        <w:rPr>
          <w:color w:val="156082" w:themeColor="accent1"/>
          <w:sz w:val="22"/>
          <w:szCs w:val="22"/>
          <w:lang w:val="en-US"/>
        </w:rPr>
        <w:t>S</w:t>
      </w:r>
      <w:r w:rsidRPr="009573DF" w:rsidR="00A42A12">
        <w:rPr>
          <w:color w:val="156082" w:themeColor="accent1"/>
          <w:sz w:val="22"/>
          <w:szCs w:val="22"/>
          <w:lang w:val="en-US"/>
        </w:rPr>
        <w:t xml:space="preserve">ending marketing messages such as SMS messages without the prior and express consent of the addressees is not permitted (see also Recital 40 of the </w:t>
      </w:r>
      <w:proofErr w:type="spellStart"/>
      <w:r w:rsidRPr="009573DF" w:rsidR="00A42A12">
        <w:rPr>
          <w:color w:val="156082" w:themeColor="accent1"/>
          <w:sz w:val="22"/>
          <w:szCs w:val="22"/>
          <w:lang w:val="en-US"/>
        </w:rPr>
        <w:t>ePrivacy</w:t>
      </w:r>
      <w:proofErr w:type="spellEnd"/>
      <w:r w:rsidRPr="009573DF" w:rsidR="00A42A12">
        <w:rPr>
          <w:color w:val="156082" w:themeColor="accent1"/>
          <w:sz w:val="22"/>
          <w:szCs w:val="22"/>
          <w:lang w:val="en-US"/>
        </w:rPr>
        <w:t xml:space="preserve"> Directive).</w:t>
      </w:r>
    </w:p>
    <w:tbl>
      <w:tblPr>
        <w:tblStyle w:val="TableGrid"/>
        <w:tblW w:w="0" w:type="auto"/>
        <w:tblLook w:val="04A0" w:firstRow="1" w:lastRow="0" w:firstColumn="1" w:lastColumn="0" w:noHBand="0" w:noVBand="1"/>
      </w:tblPr>
      <w:tblGrid>
        <w:gridCol w:w="4508"/>
        <w:gridCol w:w="4508"/>
      </w:tblGrid>
      <w:tr w:rsidRPr="009573DF" w:rsidR="00506859" w:rsidTr="00145EFF" w14:paraId="5ED155B8" w14:textId="77777777">
        <w:tc>
          <w:tcPr>
            <w:tcW w:w="4508" w:type="dxa"/>
          </w:tcPr>
          <w:p w:rsidRPr="009573DF" w:rsidR="00506859" w:rsidP="00145EFF" w:rsidRDefault="00506859" w14:paraId="1382B1FD" w14:textId="77777777">
            <w:pPr>
              <w:rPr>
                <w:lang w:val="en-US"/>
              </w:rPr>
            </w:pPr>
            <w:r w:rsidRPr="009573DF">
              <w:rPr>
                <w:lang w:val="en-US"/>
              </w:rPr>
              <w:t xml:space="preserve">Citation </w:t>
            </w:r>
          </w:p>
        </w:tc>
        <w:tc>
          <w:tcPr>
            <w:tcW w:w="4508" w:type="dxa"/>
          </w:tcPr>
          <w:p w:rsidR="00C67A34" w:rsidP="00C67A34" w:rsidRDefault="00C67A34" w14:paraId="6849C692" w14:textId="4260E383">
            <w:pPr>
              <w:rPr>
                <w:color w:val="156082" w:themeColor="accent1"/>
                <w:lang w:val="en-US"/>
              </w:rPr>
            </w:pPr>
            <w:r w:rsidRPr="009573DF">
              <w:rPr>
                <w:color w:val="156082" w:themeColor="accent1"/>
                <w:lang w:val="en-US"/>
              </w:rPr>
              <w:t xml:space="preserve">§7(2) no. 2 </w:t>
            </w:r>
            <w:r>
              <w:rPr>
                <w:color w:val="156082" w:themeColor="accent1"/>
                <w:lang w:val="en-US"/>
              </w:rPr>
              <w:t xml:space="preserve">of the </w:t>
            </w:r>
            <w:r w:rsidRPr="009573DF">
              <w:rPr>
                <w:color w:val="156082" w:themeColor="accent1"/>
                <w:lang w:val="en-US"/>
              </w:rPr>
              <w:t>UWG</w:t>
            </w:r>
          </w:p>
          <w:p w:rsidR="00C67A34" w:rsidP="00C67A34" w:rsidRDefault="00C67A34" w14:paraId="7153B204" w14:textId="77777777">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C67A34" w:rsidP="00C67A34" w:rsidRDefault="00C67A34" w14:paraId="32E141A2" w14:textId="77777777">
            <w:pPr>
              <w:rPr>
                <w:color w:val="156082" w:themeColor="accent1"/>
                <w:lang w:val="en-US"/>
              </w:rPr>
            </w:pPr>
            <w:r w:rsidRPr="009573DF">
              <w:rPr>
                <w:rFonts w:eastAsia="Times New Roman" w:cs="Times New Roman"/>
                <w:color w:val="156082" w:themeColor="accent1"/>
                <w:lang w:val="en-US" w:eastAsia="en-GB"/>
              </w:rPr>
              <w:t>Articles 6(1)(a) and 7 of the GDPR</w:t>
            </w:r>
          </w:p>
          <w:p w:rsidR="00C67A34" w:rsidP="00C67A34" w:rsidRDefault="00C67A34" w14:paraId="069FB933"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C67A34" w:rsidP="00C67A34" w:rsidRDefault="00C67A34" w14:paraId="389088BC"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C67A34" w:rsidP="00C67A34" w:rsidRDefault="00C67A34" w14:paraId="1BDA586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C67A34" w:rsidP="00C67A34" w:rsidRDefault="00C67A34" w14:paraId="227E6BE5"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C67A34" w:rsidP="00C67A34" w:rsidRDefault="00C67A34" w14:paraId="66FDE90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C67A34" w:rsidP="00C67A34" w:rsidRDefault="00C67A34" w14:paraId="35E2DF7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C67A34" w:rsidP="00C67A34" w:rsidRDefault="00C67A34" w14:paraId="17F2F5ED" w14:textId="5BA45543">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B65A59" w:rsidP="00191B4C" w:rsidRDefault="00B65A59" w14:paraId="65F54665" w14:textId="77777777">
      <w:pPr>
        <w:ind w:left="720"/>
        <w:rPr>
          <w:i/>
          <w:iCs/>
          <w:sz w:val="22"/>
          <w:szCs w:val="22"/>
          <w:lang w:val="en-US"/>
        </w:rPr>
      </w:pPr>
    </w:p>
    <w:p w:rsidRPr="009573DF" w:rsidR="00E07866" w:rsidP="00E07866" w:rsidRDefault="00506859" w14:paraId="24E43295" w14:textId="597E865B">
      <w:pPr>
        <w:numPr>
          <w:ilvl w:val="2"/>
          <w:numId w:val="1"/>
        </w:numPr>
        <w:rPr>
          <w:i/>
          <w:iCs/>
          <w:sz w:val="22"/>
          <w:szCs w:val="22"/>
          <w:lang w:val="en-US"/>
        </w:rPr>
      </w:pPr>
      <w:r w:rsidRPr="009573DF">
        <w:rPr>
          <w:sz w:val="22"/>
          <w:szCs w:val="22"/>
          <w:lang w:val="en-US"/>
        </w:rPr>
        <w:t xml:space="preserve">Can legitimate interest be used </w:t>
      </w:r>
      <w:r w:rsidRPr="009573DF" w:rsidR="4EBE0581">
        <w:rPr>
          <w:sz w:val="22"/>
          <w:szCs w:val="22"/>
          <w:lang w:val="en-US"/>
        </w:rPr>
        <w:t xml:space="preserve">as a lawful basis </w:t>
      </w:r>
      <w:r w:rsidRPr="009573DF">
        <w:rPr>
          <w:sz w:val="22"/>
          <w:szCs w:val="22"/>
          <w:lang w:val="en-US"/>
        </w:rPr>
        <w:t xml:space="preserve">for </w:t>
      </w:r>
      <w:proofErr w:type="spellStart"/>
      <w:r w:rsidRPr="009573DF">
        <w:rPr>
          <w:sz w:val="22"/>
          <w:szCs w:val="22"/>
          <w:lang w:val="en-US"/>
        </w:rPr>
        <w:t>emarketing</w:t>
      </w:r>
      <w:proofErr w:type="spellEnd"/>
      <w:r w:rsidRPr="009573DF" w:rsidR="4466BA7D">
        <w:rPr>
          <w:sz w:val="22"/>
          <w:szCs w:val="22"/>
          <w:lang w:val="en-US"/>
        </w:rPr>
        <w:t xml:space="preserve"> instead of consent</w:t>
      </w:r>
      <w:r w:rsidRPr="009573DF">
        <w:rPr>
          <w:sz w:val="22"/>
          <w:szCs w:val="22"/>
          <w:lang w:val="en-US"/>
        </w:rPr>
        <w:t xml:space="preserve">? </w:t>
      </w:r>
      <w:r w:rsidRPr="009573DF">
        <w:rPr>
          <w:i/>
          <w:iCs/>
          <w:sz w:val="22"/>
          <w:szCs w:val="22"/>
          <w:lang w:val="en-US"/>
        </w:rPr>
        <w:t>(</w:t>
      </w:r>
      <w:r w:rsidRPr="009573DF" w:rsidR="5AB8018E">
        <w:rPr>
          <w:i/>
          <w:iCs/>
          <w:sz w:val="22"/>
          <w:szCs w:val="22"/>
          <w:lang w:val="en-US"/>
        </w:rPr>
        <w:t>If yes, under what conditions or limitation</w:t>
      </w:r>
      <w:r w:rsidRPr="009573DF" w:rsidR="5AB8018E">
        <w:rPr>
          <w:sz w:val="22"/>
          <w:szCs w:val="22"/>
          <w:lang w:val="en-US"/>
        </w:rPr>
        <w:t>s</w:t>
      </w:r>
      <w:r w:rsidRPr="009573DF">
        <w:rPr>
          <w:i/>
          <w:iCs/>
          <w:sz w:val="22"/>
          <w:szCs w:val="22"/>
          <w:lang w:val="en-US"/>
        </w:rPr>
        <w:t>)</w:t>
      </w:r>
    </w:p>
    <w:p w:rsidRPr="009573DF" w:rsidR="00E07866" w:rsidP="64FFB430" w:rsidRDefault="000D0D42" w14:paraId="03BED8F6" w14:textId="4984E6C3">
      <w:pPr>
        <w:spacing w:line="240" w:lineRule="auto"/>
        <w:jc w:val="both"/>
        <w:rPr>
          <w:i w:val="1"/>
          <w:iCs w:val="1"/>
          <w:color w:val="156082" w:themeColor="accent1"/>
          <w:sz w:val="22"/>
          <w:szCs w:val="22"/>
          <w:lang w:val="en-US"/>
        </w:rPr>
      </w:pPr>
      <w:r w:rsidRPr="64FFB430" w:rsidR="000D0D42">
        <w:rPr>
          <w:color w:val="155F81"/>
          <w:sz w:val="22"/>
          <w:szCs w:val="22"/>
          <w:lang w:val="en-US"/>
        </w:rPr>
        <w:t>E-mail marketing is, as a rule, only permitted based on consent, or where the existing customer exception</w:t>
      </w:r>
      <w:r w:rsidRPr="64FFB430" w:rsidR="00590EC5">
        <w:rPr>
          <w:color w:val="155F81"/>
          <w:sz w:val="22"/>
          <w:szCs w:val="22"/>
          <w:lang w:val="en-US"/>
        </w:rPr>
        <w:t>,</w:t>
      </w:r>
      <w:r w:rsidRPr="64FFB430" w:rsidR="000D0D42">
        <w:rPr>
          <w:color w:val="155F81"/>
          <w:sz w:val="22"/>
          <w:szCs w:val="22"/>
          <w:lang w:val="en-US"/>
        </w:rPr>
        <w:t xml:space="preserve"> as explained below under </w:t>
      </w:r>
      <w:r w:rsidRPr="64FFB430" w:rsidR="00C67A34">
        <w:rPr>
          <w:color w:val="155F81"/>
          <w:sz w:val="22"/>
          <w:szCs w:val="22"/>
          <w:lang w:val="en-US"/>
        </w:rPr>
        <w:t xml:space="preserve">section </w:t>
      </w:r>
      <w:r w:rsidRPr="64FFB430" w:rsidR="000D0D42">
        <w:rPr>
          <w:color w:val="155F81"/>
          <w:sz w:val="22"/>
          <w:szCs w:val="22"/>
          <w:lang w:val="en-US"/>
        </w:rPr>
        <w:t xml:space="preserve">4.2.1. </w:t>
      </w:r>
      <w:r w:rsidRPr="64FFB430" w:rsidR="00C67A34">
        <w:rPr>
          <w:color w:val="155F81"/>
          <w:sz w:val="22"/>
          <w:szCs w:val="22"/>
          <w:lang w:val="en-US"/>
        </w:rPr>
        <w:t>below</w:t>
      </w:r>
      <w:r w:rsidRPr="64FFB430" w:rsidR="00590EC5">
        <w:rPr>
          <w:color w:val="155F81"/>
          <w:sz w:val="22"/>
          <w:szCs w:val="22"/>
          <w:lang w:val="en-US"/>
        </w:rPr>
        <w:t xml:space="preserve">, </w:t>
      </w:r>
      <w:r w:rsidRPr="64FFB430" w:rsidR="000D0D42">
        <w:rPr>
          <w:color w:val="155F81"/>
          <w:sz w:val="22"/>
          <w:szCs w:val="22"/>
          <w:lang w:val="en-US"/>
        </w:rPr>
        <w:t xml:space="preserve"> applies</w:t>
      </w:r>
      <w:r w:rsidRPr="64FFB430" w:rsidR="000D0D42">
        <w:rPr>
          <w:color w:val="155F81"/>
          <w:sz w:val="22"/>
          <w:szCs w:val="22"/>
          <w:lang w:val="en-US"/>
        </w:rPr>
        <w:t xml:space="preserve">.  </w:t>
      </w:r>
      <w:r w:rsidRPr="64FFB430" w:rsidR="00E07866">
        <w:rPr>
          <w:color w:val="155F81"/>
          <w:sz w:val="22"/>
          <w:szCs w:val="22"/>
          <w:lang w:val="en-US"/>
        </w:rPr>
        <w:t xml:space="preserve">Legitimate interest can be relied on outside of Article 13 </w:t>
      </w:r>
      <w:r w:rsidRPr="64FFB430" w:rsidR="00590EC5">
        <w:rPr>
          <w:color w:val="155F81"/>
          <w:sz w:val="22"/>
          <w:szCs w:val="22"/>
          <w:lang w:val="en-US"/>
        </w:rPr>
        <w:t xml:space="preserve">of the </w:t>
      </w:r>
      <w:r w:rsidRPr="64FFB430" w:rsidR="00E07866">
        <w:rPr>
          <w:color w:val="155F81"/>
          <w:sz w:val="22"/>
          <w:szCs w:val="22"/>
          <w:lang w:val="en-US"/>
        </w:rPr>
        <w:t>ePrivacy</w:t>
      </w:r>
      <w:r w:rsidRPr="64FFB430" w:rsidR="00E07866">
        <w:rPr>
          <w:color w:val="155F81"/>
          <w:sz w:val="22"/>
          <w:szCs w:val="22"/>
          <w:lang w:val="en-US"/>
        </w:rPr>
        <w:t xml:space="preserve"> Directive's scope (e.g.</w:t>
      </w:r>
      <w:r w:rsidRPr="64FFB430" w:rsidR="00590EC5">
        <w:rPr>
          <w:color w:val="155F81"/>
          <w:sz w:val="22"/>
          <w:szCs w:val="22"/>
          <w:lang w:val="en-US"/>
        </w:rPr>
        <w:t>,</w:t>
      </w:r>
      <w:r w:rsidRPr="64FFB430" w:rsidR="00E07866">
        <w:rPr>
          <w:color w:val="155F81"/>
          <w:sz w:val="22"/>
          <w:szCs w:val="22"/>
          <w:lang w:val="en-US"/>
        </w:rPr>
        <w:t xml:space="preserve"> for postal mail, internal analytics, background processing).</w:t>
      </w:r>
    </w:p>
    <w:tbl>
      <w:tblPr>
        <w:tblStyle w:val="TableGrid"/>
        <w:tblW w:w="0" w:type="auto"/>
        <w:tblLook w:val="04A0" w:firstRow="1" w:lastRow="0" w:firstColumn="1" w:lastColumn="0" w:noHBand="0" w:noVBand="1"/>
      </w:tblPr>
      <w:tblGrid>
        <w:gridCol w:w="4508"/>
        <w:gridCol w:w="4508"/>
      </w:tblGrid>
      <w:tr w:rsidRPr="009573DF" w:rsidR="00506859" w:rsidTr="00145EFF" w14:paraId="0314EA7B" w14:textId="77777777">
        <w:tc>
          <w:tcPr>
            <w:tcW w:w="4508" w:type="dxa"/>
          </w:tcPr>
          <w:p w:rsidRPr="009573DF" w:rsidR="00506859" w:rsidP="00145EFF" w:rsidRDefault="00506859" w14:paraId="065931C0" w14:textId="77777777">
            <w:pPr>
              <w:rPr>
                <w:lang w:val="en-US"/>
              </w:rPr>
            </w:pPr>
            <w:r w:rsidRPr="009573DF">
              <w:rPr>
                <w:lang w:val="en-US"/>
              </w:rPr>
              <w:t xml:space="preserve">Citation </w:t>
            </w:r>
          </w:p>
        </w:tc>
        <w:tc>
          <w:tcPr>
            <w:tcW w:w="4508" w:type="dxa"/>
          </w:tcPr>
          <w:p w:rsidR="00252EEE" w:rsidP="00252EEE" w:rsidRDefault="00252EEE" w14:paraId="20842CC6" w14:textId="15F242EB">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252EEE" w:rsidP="00252EEE" w:rsidRDefault="00252EEE" w14:paraId="09B65B2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52EEE" w:rsidP="00252EEE" w:rsidRDefault="00252EEE" w14:paraId="33D4D6D8"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§§7(2) no. 2</w:t>
            </w:r>
            <w:r>
              <w:rPr>
                <w:rFonts w:eastAsia="Times New Roman" w:cs="Times New Roman"/>
                <w:color w:val="156082" w:themeColor="accent1"/>
                <w:lang w:val="en-US" w:eastAsia="en-GB"/>
              </w:rPr>
              <w:t xml:space="preserve"> and </w:t>
            </w:r>
            <w:r w:rsidRPr="009573DF">
              <w:rPr>
                <w:rFonts w:eastAsia="Times New Roman" w:cs="Times New Roman"/>
                <w:color w:val="156082" w:themeColor="accent1"/>
                <w:lang w:val="en-US" w:eastAsia="en-GB"/>
              </w:rPr>
              <w:t>7(3</w:t>
            </w:r>
            <w:proofErr w:type="gramStart"/>
            <w:r w:rsidRPr="009573DF">
              <w:rPr>
                <w:rFonts w:eastAsia="Times New Roman" w:cs="Times New Roman"/>
                <w:color w:val="156082" w:themeColor="accent1"/>
                <w:lang w:val="en-US" w:eastAsia="en-GB"/>
              </w:rPr>
              <w:t>)  of</w:t>
            </w:r>
            <w:proofErr w:type="gramEnd"/>
            <w:r w:rsidRPr="009573DF">
              <w:rPr>
                <w:rFonts w:eastAsia="Times New Roman" w:cs="Times New Roman"/>
                <w:color w:val="156082" w:themeColor="accent1"/>
                <w:lang w:val="en-US" w:eastAsia="en-GB"/>
              </w:rPr>
              <w:t xml:space="preserve"> the UWG</w:t>
            </w:r>
          </w:p>
          <w:p w:rsidR="00252EEE" w:rsidP="00252EEE" w:rsidRDefault="00252EEE" w14:paraId="0742DBDD"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252EEE" w:rsidP="00252EEE" w:rsidRDefault="00252EEE" w14:paraId="2AF9540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252EEE" w:rsidP="00252EEE" w:rsidRDefault="00252EEE" w14:paraId="3A19407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252EEE" w:rsidP="00252EEE" w:rsidRDefault="00252EEE" w14:paraId="75CC2B9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52EEE" w:rsidP="00252EEE" w:rsidRDefault="00252EEE" w14:paraId="34B034F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52EEE" w:rsidP="00252EEE" w:rsidRDefault="00252EEE" w14:paraId="66EBBE2A"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52EEE" w:rsidP="00252EEE" w:rsidRDefault="00252EEE" w14:paraId="7CEB4F6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252EEE" w:rsidP="00252EEE" w:rsidRDefault="00252EEE" w14:paraId="26D63751" w14:textId="6A535107">
            <w:pPr>
              <w:rPr>
                <w:lang w:val="en-US"/>
              </w:rPr>
            </w:pPr>
            <w:r w:rsidRPr="009573DF">
              <w:rPr>
                <w:rFonts w:eastAsia="Times New Roman" w:cs="Times New Roman"/>
                <w:color w:val="156082" w:themeColor="accent1"/>
                <w:lang w:val="en-US" w:eastAsia="en-GB"/>
              </w:rPr>
              <w:t>C-102/2020</w:t>
            </w:r>
          </w:p>
        </w:tc>
      </w:tr>
    </w:tbl>
    <w:p w:rsidRPr="009573DF" w:rsidR="00506859" w:rsidP="00E91145" w:rsidRDefault="00506859" w14:paraId="7A0F4025" w14:textId="77777777">
      <w:pPr>
        <w:rPr>
          <w:lang w:val="en-US"/>
        </w:rPr>
      </w:pPr>
    </w:p>
    <w:p w:rsidRPr="009573DF" w:rsidR="0032175A" w:rsidP="64BD6FC4" w:rsidRDefault="00C52916" w14:paraId="59C11CDF" w14:textId="71DF288C">
      <w:pPr>
        <w:pStyle w:val="ListParagraph"/>
        <w:numPr>
          <w:ilvl w:val="2"/>
          <w:numId w:val="1"/>
        </w:numPr>
        <w:rPr>
          <w:i/>
          <w:iCs/>
        </w:rPr>
      </w:pPr>
      <w:r w:rsidRPr="009573DF">
        <w:t xml:space="preserve">Can legitimate interest be used </w:t>
      </w:r>
      <w:r w:rsidRPr="009573DF" w:rsidR="6C3659BB">
        <w:t>as a l</w:t>
      </w:r>
      <w:r w:rsidRPr="009573DF" w:rsidR="3DDF8442">
        <w:t>awful</w:t>
      </w:r>
      <w:r w:rsidRPr="009573DF" w:rsidR="6C3659BB">
        <w:t xml:space="preserve"> basis </w:t>
      </w:r>
      <w:r w:rsidRPr="009573DF">
        <w:t>for telemarketing</w:t>
      </w:r>
      <w:r w:rsidRPr="009573DF" w:rsidR="57C97D2C">
        <w:t xml:space="preserve"> instead of consent</w:t>
      </w:r>
      <w:r w:rsidRPr="009573DF">
        <w:t>? (</w:t>
      </w:r>
      <w:r w:rsidRPr="009573DF" w:rsidR="4F3E02C8">
        <w:rPr>
          <w:i/>
          <w:iCs/>
        </w:rPr>
        <w:t>If yes, under what conditions or limitations</w:t>
      </w:r>
      <w:r w:rsidRPr="009573DF">
        <w:rPr>
          <w:i/>
          <w:iCs/>
        </w:rPr>
        <w:t>)</w:t>
      </w:r>
    </w:p>
    <w:p w:rsidRPr="009573DF" w:rsidR="00E07866" w:rsidP="00C115D3" w:rsidRDefault="00DF0C8D" w14:paraId="0DEB9091" w14:textId="2A3F90C4">
      <w:pPr>
        <w:spacing w:line="240" w:lineRule="auto"/>
        <w:jc w:val="both"/>
        <w:rPr>
          <w:color w:val="156082" w:themeColor="accent1"/>
          <w:sz w:val="22"/>
          <w:szCs w:val="22"/>
          <w:lang w:val="en-US"/>
        </w:rPr>
      </w:pPr>
      <w:r w:rsidRPr="009573DF">
        <w:rPr>
          <w:color w:val="156082" w:themeColor="accent1"/>
          <w:sz w:val="22"/>
          <w:szCs w:val="22"/>
          <w:lang w:val="en-US"/>
        </w:rPr>
        <w:t>Telemarketing calls to consumers require</w:t>
      </w:r>
      <w:r w:rsidRPr="009573DF" w:rsidR="00B3050D">
        <w:rPr>
          <w:color w:val="156082" w:themeColor="accent1"/>
          <w:sz w:val="22"/>
          <w:szCs w:val="22"/>
          <w:lang w:val="en-US"/>
        </w:rPr>
        <w:t>s</w:t>
      </w:r>
      <w:r w:rsidRPr="009573DF">
        <w:rPr>
          <w:color w:val="156082" w:themeColor="accent1"/>
          <w:sz w:val="22"/>
          <w:szCs w:val="22"/>
          <w:lang w:val="en-US"/>
        </w:rPr>
        <w:t xml:space="preserve"> prior express consent. Legitimate interest may be relevant in the form of </w:t>
      </w:r>
      <w:r w:rsidR="00590EC5">
        <w:rPr>
          <w:color w:val="156082" w:themeColor="accent1"/>
          <w:sz w:val="22"/>
          <w:szCs w:val="22"/>
          <w:lang w:val="en-US"/>
        </w:rPr>
        <w:t>'</w:t>
      </w:r>
      <w:r w:rsidRPr="009573DF">
        <w:rPr>
          <w:color w:val="156082" w:themeColor="accent1"/>
          <w:sz w:val="22"/>
          <w:szCs w:val="22"/>
          <w:lang w:val="en-US"/>
        </w:rPr>
        <w:t>presumed consent</w:t>
      </w:r>
      <w:r w:rsidR="00590EC5">
        <w:rPr>
          <w:color w:val="156082" w:themeColor="accent1"/>
          <w:sz w:val="22"/>
          <w:szCs w:val="22"/>
          <w:lang w:val="en-US"/>
        </w:rPr>
        <w:t>'</w:t>
      </w:r>
      <w:r w:rsidRPr="009573DF">
        <w:rPr>
          <w:color w:val="156082" w:themeColor="accent1"/>
          <w:sz w:val="22"/>
          <w:szCs w:val="22"/>
          <w:lang w:val="en-US"/>
        </w:rPr>
        <w:t xml:space="preserve"> under §7(2) no.</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 </w:t>
      </w:r>
      <w:r w:rsidR="00590EC5">
        <w:rPr>
          <w:color w:val="156082" w:themeColor="accent1"/>
          <w:sz w:val="22"/>
          <w:szCs w:val="22"/>
          <w:lang w:val="en-US"/>
        </w:rPr>
        <w:t xml:space="preserve">of the </w:t>
      </w:r>
      <w:r w:rsidRPr="009573DF">
        <w:rPr>
          <w:color w:val="156082" w:themeColor="accent1"/>
          <w:sz w:val="22"/>
          <w:szCs w:val="22"/>
          <w:lang w:val="en-US"/>
        </w:rPr>
        <w:t>UWG</w:t>
      </w:r>
      <w:r w:rsidRPr="009573DF" w:rsidR="009E742C">
        <w:rPr>
          <w:color w:val="156082" w:themeColor="accent1"/>
          <w:sz w:val="22"/>
          <w:szCs w:val="22"/>
          <w:lang w:val="en-US"/>
        </w:rPr>
        <w:t xml:space="preserve"> in the B2</w:t>
      </w:r>
      <w:r w:rsidRPr="009573DF" w:rsidR="00C115D3">
        <w:rPr>
          <w:color w:val="156082" w:themeColor="accent1"/>
          <w:sz w:val="22"/>
          <w:szCs w:val="22"/>
          <w:lang w:val="en-US"/>
        </w:rPr>
        <w:t>B</w:t>
      </w:r>
      <w:r w:rsidRPr="009573DF" w:rsidR="009E742C">
        <w:rPr>
          <w:color w:val="156082" w:themeColor="accent1"/>
          <w:sz w:val="22"/>
          <w:szCs w:val="22"/>
          <w:lang w:val="en-US"/>
        </w:rPr>
        <w:t xml:space="preserve"> context</w:t>
      </w:r>
      <w:r w:rsidRPr="009573DF">
        <w:rPr>
          <w:color w:val="156082" w:themeColor="accent1"/>
          <w:sz w:val="22"/>
          <w:szCs w:val="22"/>
          <w:lang w:val="en-US"/>
        </w:rPr>
        <w:t>.</w:t>
      </w:r>
      <w:r w:rsidRPr="009573DF">
        <w:rPr>
          <w:rFonts w:ascii="Segoe UI" w:hAnsi="Segoe UI" w:eastAsia="Times New Roman" w:cs="Segoe UI"/>
          <w:sz w:val="21"/>
          <w:szCs w:val="21"/>
          <w:lang w:val="en-US" w:eastAsia="de-DE"/>
        </w:rPr>
        <w:t xml:space="preserve"> </w:t>
      </w:r>
      <w:r w:rsidRPr="009573DF">
        <w:rPr>
          <w:color w:val="156082" w:themeColor="accent1"/>
          <w:sz w:val="22"/>
          <w:szCs w:val="22"/>
          <w:lang w:val="en-US"/>
        </w:rPr>
        <w:t>It applies only where, based on the specific circumstances, it can reasonably be assumed that the called business would expect and have an interest in the call (e.g.</w:t>
      </w:r>
      <w:r w:rsidR="00590EC5">
        <w:rPr>
          <w:color w:val="156082" w:themeColor="accent1"/>
          <w:sz w:val="22"/>
          <w:szCs w:val="22"/>
          <w:lang w:val="en-US"/>
        </w:rPr>
        <w:t>,</w:t>
      </w:r>
      <w:r w:rsidRPr="009573DF">
        <w:rPr>
          <w:color w:val="156082" w:themeColor="accent1"/>
          <w:sz w:val="22"/>
          <w:szCs w:val="22"/>
          <w:lang w:val="en-US"/>
        </w:rPr>
        <w:t xml:space="preserve"> clear relevance to the recipient’s role and business activity). </w:t>
      </w:r>
      <w:r w:rsidRPr="009573DF" w:rsidR="005A5B2F">
        <w:rPr>
          <w:color w:val="156082" w:themeColor="accent1"/>
          <w:sz w:val="22"/>
          <w:szCs w:val="22"/>
          <w:lang w:val="en-US"/>
        </w:rPr>
        <w:t xml:space="preserve">Please </w:t>
      </w:r>
      <w:r w:rsidRPr="009573DF" w:rsidR="00C115D3">
        <w:rPr>
          <w:color w:val="156082" w:themeColor="accent1"/>
          <w:sz w:val="22"/>
          <w:szCs w:val="22"/>
          <w:lang w:val="en-US"/>
        </w:rPr>
        <w:t>see under</w:t>
      </w:r>
      <w:r w:rsidRPr="009573DF" w:rsidR="005A5B2F">
        <w:rPr>
          <w:color w:val="156082" w:themeColor="accent1"/>
          <w:sz w:val="22"/>
          <w:szCs w:val="22"/>
          <w:lang w:val="en-US"/>
        </w:rPr>
        <w:t xml:space="preserve"> </w:t>
      </w:r>
      <w:r w:rsidRPr="00AD00A9" w:rsidR="00590EC5">
        <w:rPr>
          <w:color w:val="156082" w:themeColor="accent1"/>
          <w:sz w:val="22"/>
          <w:szCs w:val="22"/>
          <w:lang w:val="en-US"/>
        </w:rPr>
        <w:t xml:space="preserve">section </w:t>
      </w:r>
      <w:r w:rsidRPr="00AD00A9" w:rsidR="005A5B2F">
        <w:rPr>
          <w:color w:val="156082" w:themeColor="accent1"/>
          <w:sz w:val="22"/>
          <w:szCs w:val="22"/>
          <w:lang w:val="en-US"/>
        </w:rPr>
        <w:t>5.1.3.</w:t>
      </w:r>
      <w:r w:rsidRPr="00AD00A9" w:rsidR="00590EC5">
        <w:rPr>
          <w:color w:val="156082" w:themeColor="accent1"/>
          <w:sz w:val="22"/>
          <w:szCs w:val="22"/>
          <w:lang w:val="en-US"/>
        </w:rPr>
        <w:t xml:space="preserve"> below</w:t>
      </w:r>
      <w:r w:rsidR="00590EC5">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32175A" w:rsidTr="00145EFF" w14:paraId="20F8564C" w14:textId="77777777">
        <w:tc>
          <w:tcPr>
            <w:tcW w:w="4508" w:type="dxa"/>
          </w:tcPr>
          <w:p w:rsidRPr="009573DF" w:rsidR="0032175A" w:rsidP="00145EFF" w:rsidRDefault="0032175A" w14:paraId="5CE29A1D" w14:textId="77777777">
            <w:pPr>
              <w:rPr>
                <w:lang w:val="en-US"/>
              </w:rPr>
            </w:pPr>
            <w:r w:rsidRPr="009573DF">
              <w:rPr>
                <w:lang w:val="en-US"/>
              </w:rPr>
              <w:t xml:space="preserve">Citation </w:t>
            </w:r>
          </w:p>
        </w:tc>
        <w:tc>
          <w:tcPr>
            <w:tcW w:w="4508" w:type="dxa"/>
          </w:tcPr>
          <w:p w:rsidR="0032175A" w:rsidP="00145EFF" w:rsidRDefault="001F7C2B" w14:paraId="13ABBC35" w14:textId="77777777">
            <w:pPr>
              <w:rPr>
                <w:color w:val="156082" w:themeColor="accent1"/>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 xml:space="preserve">1 </w:t>
            </w:r>
            <w:r w:rsidR="00590EC5">
              <w:rPr>
                <w:color w:val="156082" w:themeColor="accent1"/>
                <w:lang w:val="en-US"/>
              </w:rPr>
              <w:t xml:space="preserve">of the </w:t>
            </w:r>
            <w:r w:rsidRPr="009573DF">
              <w:rPr>
                <w:color w:val="156082" w:themeColor="accent1"/>
                <w:lang w:val="en-US"/>
              </w:rPr>
              <w:t>UWG</w:t>
            </w:r>
          </w:p>
          <w:p w:rsidRPr="00AD00A9" w:rsidR="00AD00A9" w:rsidP="00AD00A9" w:rsidRDefault="00AD00A9" w14:paraId="7C3F3C46" w14:textId="70068EFE">
            <w:pPr>
              <w:rPr>
                <w:color w:val="156082" w:themeColor="accent1"/>
                <w:lang w:val="en-US"/>
              </w:rPr>
            </w:pPr>
            <w:r>
              <w:rPr>
                <w:color w:val="156082" w:themeColor="accent1"/>
                <w:lang w:val="en-US"/>
              </w:rPr>
              <w:t>P</w:t>
            </w:r>
            <w:r w:rsidRPr="009573DF">
              <w:rPr>
                <w:color w:val="156082" w:themeColor="accent1"/>
                <w:lang w:val="en-US"/>
              </w:rPr>
              <w:t>age 7 of the Direct Marketing Guidance</w:t>
            </w:r>
          </w:p>
        </w:tc>
      </w:tr>
    </w:tbl>
    <w:p w:rsidRPr="009573DF" w:rsidR="00C52916" w:rsidP="00E91145" w:rsidRDefault="00C52916" w14:paraId="71422576" w14:textId="607D8262">
      <w:pPr>
        <w:rPr>
          <w:lang w:val="en-US"/>
        </w:rPr>
      </w:pPr>
    </w:p>
    <w:p w:rsidRPr="009573DF" w:rsidR="0032175A" w:rsidP="64BD6FC4" w:rsidRDefault="00C52916" w14:paraId="31407EF9" w14:textId="4675BD59">
      <w:pPr>
        <w:pStyle w:val="ListParagraph"/>
        <w:numPr>
          <w:ilvl w:val="2"/>
          <w:numId w:val="1"/>
        </w:numPr>
        <w:rPr>
          <w:i/>
          <w:iCs/>
        </w:rPr>
      </w:pPr>
      <w:r w:rsidRPr="009573DF">
        <w:t xml:space="preserve">Can legitimate interest be used </w:t>
      </w:r>
      <w:r w:rsidRPr="009573DF" w:rsidR="1B7DF12B">
        <w:t xml:space="preserve">as a </w:t>
      </w:r>
      <w:r w:rsidRPr="009573DF" w:rsidR="5E5661CA">
        <w:t xml:space="preserve">lawful basis </w:t>
      </w:r>
      <w:r w:rsidRPr="009573DF">
        <w:t xml:space="preserve">for </w:t>
      </w:r>
      <w:proofErr w:type="spellStart"/>
      <w:r w:rsidRPr="009573DF">
        <w:t>sms</w:t>
      </w:r>
      <w:proofErr w:type="spellEnd"/>
      <w:r w:rsidRPr="009573DF">
        <w:t>/mms marketing</w:t>
      </w:r>
      <w:r w:rsidRPr="009573DF" w:rsidR="7C55EA9E">
        <w:t xml:space="preserve"> instead of consent</w:t>
      </w:r>
      <w:r w:rsidRPr="009573DF">
        <w:t xml:space="preserve">? </w:t>
      </w:r>
      <w:r w:rsidRPr="009573DF">
        <w:rPr>
          <w:i/>
          <w:iCs/>
        </w:rPr>
        <w:t>(</w:t>
      </w:r>
      <w:r w:rsidRPr="009573DF" w:rsidR="213C33DF">
        <w:rPr>
          <w:i/>
          <w:iCs/>
        </w:rPr>
        <w:t>If yes, under what conditions or limitations</w:t>
      </w:r>
      <w:r w:rsidRPr="009573DF">
        <w:rPr>
          <w:i/>
          <w:iCs/>
        </w:rPr>
        <w:t>)</w:t>
      </w:r>
    </w:p>
    <w:p w:rsidRPr="009573DF" w:rsidR="007A5BCB" w:rsidP="00191B4C" w:rsidRDefault="007A5BCB" w14:paraId="66BF80F6" w14:textId="3FAD1A4E">
      <w:pPr>
        <w:rPr>
          <w:color w:val="156082" w:themeColor="accent1"/>
          <w:lang w:val="en-US"/>
        </w:rPr>
      </w:pPr>
      <w:r w:rsidRPr="009573DF">
        <w:rPr>
          <w:color w:val="156082" w:themeColor="accent1"/>
          <w:sz w:val="22"/>
          <w:szCs w:val="22"/>
          <w:lang w:val="en-US"/>
        </w:rPr>
        <w:t>No.</w:t>
      </w:r>
      <w:r w:rsidRPr="009573DF" w:rsidR="00C115D3">
        <w:rPr>
          <w:color w:val="156082" w:themeColor="accent1"/>
          <w:sz w:val="22"/>
          <w:szCs w:val="22"/>
          <w:lang w:val="en-US"/>
        </w:rPr>
        <w:t xml:space="preserve"> Please see under </w:t>
      </w:r>
      <w:r w:rsidR="00590EC5">
        <w:rPr>
          <w:color w:val="156082" w:themeColor="accent1"/>
          <w:sz w:val="22"/>
          <w:szCs w:val="22"/>
          <w:lang w:val="en-US"/>
        </w:rPr>
        <w:t xml:space="preserve">section </w:t>
      </w:r>
      <w:r w:rsidRPr="009573DF" w:rsidR="00C115D3">
        <w:rPr>
          <w:color w:val="156082" w:themeColor="accent1"/>
          <w:sz w:val="22"/>
          <w:szCs w:val="22"/>
          <w:lang w:val="en-US"/>
        </w:rPr>
        <w:t>4.1.4</w:t>
      </w:r>
      <w:r w:rsidR="00590EC5">
        <w:rPr>
          <w:color w:val="156082" w:themeColor="accent1"/>
          <w:sz w:val="22"/>
          <w:szCs w:val="22"/>
          <w:lang w:val="en-US"/>
        </w:rPr>
        <w:t>. above</w:t>
      </w:r>
      <w:r w:rsidRPr="009573DF" w:rsidR="00C115D3">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2330CA" w:rsidTr="00145EFF" w14:paraId="7CC44D63" w14:textId="77777777">
        <w:tc>
          <w:tcPr>
            <w:tcW w:w="4508" w:type="dxa"/>
          </w:tcPr>
          <w:p w:rsidRPr="009573DF" w:rsidR="002330CA" w:rsidP="00145EFF" w:rsidRDefault="002330CA" w14:paraId="42EBCD03" w14:textId="77777777">
            <w:pPr>
              <w:rPr>
                <w:lang w:val="en-US"/>
              </w:rPr>
            </w:pPr>
            <w:r w:rsidRPr="009573DF">
              <w:rPr>
                <w:lang w:val="en-US"/>
              </w:rPr>
              <w:t xml:space="preserve">Citation </w:t>
            </w:r>
          </w:p>
        </w:tc>
        <w:tc>
          <w:tcPr>
            <w:tcW w:w="4508" w:type="dxa"/>
          </w:tcPr>
          <w:p w:rsidRPr="009573DF" w:rsidR="002330CA" w:rsidP="00145EFF" w:rsidRDefault="001F7C2B" w14:paraId="6B24C5C7" w14:textId="1747DCD9">
            <w:pPr>
              <w:rPr>
                <w:lang w:val="en-US"/>
              </w:rPr>
            </w:pPr>
            <w:r w:rsidRPr="009573DF">
              <w:rPr>
                <w:color w:val="156082" w:themeColor="accent1"/>
                <w:lang w:val="en-US"/>
              </w:rPr>
              <w:t xml:space="preserve">§§7(2) no. 2 </w:t>
            </w:r>
            <w:r w:rsidR="00590EC5">
              <w:rPr>
                <w:color w:val="156082" w:themeColor="accent1"/>
                <w:lang w:val="en-US"/>
              </w:rPr>
              <w:t xml:space="preserve">of the </w:t>
            </w:r>
            <w:r w:rsidRPr="009573DF">
              <w:rPr>
                <w:color w:val="156082" w:themeColor="accent1"/>
                <w:lang w:val="en-US"/>
              </w:rPr>
              <w:t>UWG</w:t>
            </w:r>
          </w:p>
        </w:tc>
      </w:tr>
    </w:tbl>
    <w:p w:rsidRPr="009573DF" w:rsidR="002330CA" w:rsidP="002330CA" w:rsidRDefault="002330CA" w14:paraId="507F68FF" w14:textId="77777777">
      <w:pPr>
        <w:pStyle w:val="ListParagraph"/>
        <w:rPr>
          <w:i/>
          <w:iCs/>
        </w:rPr>
      </w:pPr>
    </w:p>
    <w:p w:rsidRPr="009573DF" w:rsidR="002330CA" w:rsidP="6FE0B90D" w:rsidRDefault="002330CA" w14:paraId="403D3E9F" w14:textId="0D31B865">
      <w:pPr>
        <w:pStyle w:val="ListParagraph"/>
        <w:numPr>
          <w:ilvl w:val="2"/>
          <w:numId w:val="1"/>
        </w:numPr>
        <w:rPr>
          <w:i/>
          <w:iCs/>
        </w:rPr>
      </w:pPr>
      <w:r w:rsidRPr="009573DF">
        <w:t xml:space="preserve">Is there a requirement to </w:t>
      </w:r>
      <w:r w:rsidRPr="009573DF" w:rsidR="005A6337">
        <w:t xml:space="preserve">conduct </w:t>
      </w:r>
      <w:r w:rsidRPr="009573DF" w:rsidR="7E8AD897">
        <w:t xml:space="preserve">any prior assessment </w:t>
      </w:r>
      <w:r w:rsidRPr="009573DF" w:rsidR="005A6337">
        <w:t>before</w:t>
      </w:r>
      <w:r w:rsidRPr="009573DF" w:rsidR="00E25EF3">
        <w:t xml:space="preserve"> carrying out direct marketing? (</w:t>
      </w:r>
      <w:r w:rsidRPr="009573DF" w:rsidR="00E25EF3">
        <w:rPr>
          <w:i/>
          <w:iCs/>
        </w:rPr>
        <w:t xml:space="preserve">Please provide </w:t>
      </w:r>
      <w:r w:rsidRPr="009573DF" w:rsidR="00D16F1B">
        <w:rPr>
          <w:i/>
          <w:iCs/>
        </w:rPr>
        <w:t>requirements fr</w:t>
      </w:r>
      <w:r w:rsidRPr="009573DF" w:rsidR="00C17EAF">
        <w:rPr>
          <w:i/>
          <w:iCs/>
        </w:rPr>
        <w:t>om</w:t>
      </w:r>
      <w:r w:rsidRPr="009573DF" w:rsidR="00D16F1B">
        <w:rPr>
          <w:i/>
          <w:iCs/>
        </w:rPr>
        <w:t xml:space="preserve"> </w:t>
      </w:r>
      <w:proofErr w:type="spellStart"/>
      <w:r w:rsidRPr="009573DF" w:rsidR="00D16F1B">
        <w:rPr>
          <w:i/>
          <w:iCs/>
        </w:rPr>
        <w:t>emarketing</w:t>
      </w:r>
      <w:proofErr w:type="spellEnd"/>
      <w:r w:rsidRPr="009573DF" w:rsidR="00D16F1B">
        <w:rPr>
          <w:i/>
          <w:iCs/>
        </w:rPr>
        <w:t xml:space="preserve">, telemarketing, and </w:t>
      </w:r>
      <w:proofErr w:type="spellStart"/>
      <w:r w:rsidRPr="009573DF" w:rsidR="00D16F1B">
        <w:rPr>
          <w:i/>
          <w:iCs/>
        </w:rPr>
        <w:t>sms</w:t>
      </w:r>
      <w:proofErr w:type="spellEnd"/>
      <w:r w:rsidRPr="009573DF" w:rsidR="00D16F1B">
        <w:rPr>
          <w:i/>
          <w:iCs/>
        </w:rPr>
        <w:t>/mms marketing</w:t>
      </w:r>
      <w:r w:rsidRPr="009573DF" w:rsidR="00C17EAF">
        <w:rPr>
          <w:i/>
          <w:iCs/>
        </w:rPr>
        <w:t xml:space="preserve"> laws</w:t>
      </w:r>
      <w:r w:rsidRPr="009573DF" w:rsidR="00191824">
        <w:rPr>
          <w:i/>
          <w:iCs/>
        </w:rPr>
        <w:t xml:space="preserve">, as </w:t>
      </w:r>
      <w:r w:rsidRPr="009573DF" w:rsidR="28834474">
        <w:rPr>
          <w:i/>
          <w:iCs/>
        </w:rPr>
        <w:t>applicable).</w:t>
      </w:r>
    </w:p>
    <w:p w:rsidRPr="009573DF" w:rsidR="004D06B6" w:rsidP="00191B4C" w:rsidRDefault="00C115D3" w14:paraId="084A7982" w14:textId="5AABF19B">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national implementation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w:t>
      </w:r>
      <w:proofErr w:type="gramStart"/>
      <w:r w:rsidRPr="009573DF">
        <w:rPr>
          <w:rFonts w:eastAsia="Times New Roman" w:cs="Times New Roman"/>
          <w:color w:val="156082" w:themeColor="accent1"/>
          <w:sz w:val="22"/>
          <w:szCs w:val="22"/>
          <w:lang w:val="en-US" w:eastAsia="en-GB"/>
        </w:rPr>
        <w:t>in particular §</w:t>
      </w:r>
      <w:proofErr w:type="gramEnd"/>
      <w:r w:rsidRPr="009573DF">
        <w:rPr>
          <w:rFonts w:eastAsia="Times New Roman" w:cs="Times New Roman"/>
          <w:color w:val="156082" w:themeColor="accent1"/>
          <w:sz w:val="22"/>
          <w:szCs w:val="22"/>
          <w:lang w:val="en-US" w:eastAsia="en-GB"/>
        </w:rPr>
        <w:t>7</w:t>
      </w:r>
      <w:r w:rsidR="00590EC5">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does not require a standalone prior assessment before carrying out direct marketing activities, irrespective of whether they are conducted via 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marketing, telemarketing, or SMS/MMS</w:t>
      </w:r>
      <w:r w:rsidRPr="009573DF" w:rsidR="003D5206">
        <w:rPr>
          <w:rFonts w:eastAsia="Times New Roman" w:cs="Times New Roman"/>
          <w:color w:val="156082" w:themeColor="accent1"/>
          <w:sz w:val="22"/>
          <w:szCs w:val="22"/>
          <w:lang w:val="en-US" w:eastAsia="en-GB"/>
        </w:rPr>
        <w:t xml:space="preserve">. However, where direct marketing involves the processing of personal data, the GDPR applies in parallel and may impose assessment obligations, such as the need to conduct a </w:t>
      </w:r>
      <w:r w:rsidR="00590EC5">
        <w:rPr>
          <w:rFonts w:eastAsia="Times New Roman" w:cs="Times New Roman"/>
          <w:color w:val="156082" w:themeColor="accent1"/>
          <w:sz w:val="22"/>
          <w:szCs w:val="22"/>
          <w:lang w:val="en-US" w:eastAsia="en-GB"/>
        </w:rPr>
        <w:t>D</w:t>
      </w:r>
      <w:r w:rsidRPr="009573DF" w:rsidR="003D5206">
        <w:rPr>
          <w:rFonts w:eastAsia="Times New Roman" w:cs="Times New Roman"/>
          <w:color w:val="156082" w:themeColor="accent1"/>
          <w:sz w:val="22"/>
          <w:szCs w:val="22"/>
          <w:lang w:val="en-US" w:eastAsia="en-GB"/>
        </w:rPr>
        <w:t xml:space="preserve">ata </w:t>
      </w:r>
      <w:r w:rsidR="00590EC5">
        <w:rPr>
          <w:rFonts w:eastAsia="Times New Roman" w:cs="Times New Roman"/>
          <w:color w:val="156082" w:themeColor="accent1"/>
          <w:sz w:val="22"/>
          <w:szCs w:val="22"/>
          <w:lang w:val="en-US" w:eastAsia="en-GB"/>
        </w:rPr>
        <w:t>P</w:t>
      </w:r>
      <w:r w:rsidRPr="009573DF" w:rsidR="003D5206">
        <w:rPr>
          <w:rFonts w:eastAsia="Times New Roman" w:cs="Times New Roman"/>
          <w:color w:val="156082" w:themeColor="accent1"/>
          <w:sz w:val="22"/>
          <w:szCs w:val="22"/>
          <w:lang w:val="en-US" w:eastAsia="en-GB"/>
        </w:rPr>
        <w:t xml:space="preserve">rotection </w:t>
      </w:r>
      <w:r w:rsidR="00590EC5">
        <w:rPr>
          <w:rFonts w:eastAsia="Times New Roman" w:cs="Times New Roman"/>
          <w:color w:val="156082" w:themeColor="accent1"/>
          <w:sz w:val="22"/>
          <w:szCs w:val="22"/>
          <w:lang w:val="en-US" w:eastAsia="en-GB"/>
        </w:rPr>
        <w:t>I</w:t>
      </w:r>
      <w:r w:rsidRPr="009573DF" w:rsidR="003D5206">
        <w:rPr>
          <w:rFonts w:eastAsia="Times New Roman" w:cs="Times New Roman"/>
          <w:color w:val="156082" w:themeColor="accent1"/>
          <w:sz w:val="22"/>
          <w:szCs w:val="22"/>
          <w:lang w:val="en-US" w:eastAsia="en-GB"/>
        </w:rPr>
        <w:t xml:space="preserve">mpact </w:t>
      </w:r>
      <w:r w:rsidR="00590EC5">
        <w:rPr>
          <w:rFonts w:eastAsia="Times New Roman" w:cs="Times New Roman"/>
          <w:color w:val="156082" w:themeColor="accent1"/>
          <w:sz w:val="22"/>
          <w:szCs w:val="22"/>
          <w:lang w:val="en-US" w:eastAsia="en-GB"/>
        </w:rPr>
        <w:t>A</w:t>
      </w:r>
      <w:r w:rsidRPr="009573DF" w:rsidR="003D5206">
        <w:rPr>
          <w:rFonts w:eastAsia="Times New Roman" w:cs="Times New Roman"/>
          <w:color w:val="156082" w:themeColor="accent1"/>
          <w:sz w:val="22"/>
          <w:szCs w:val="22"/>
          <w:lang w:val="en-US" w:eastAsia="en-GB"/>
        </w:rPr>
        <w:t>ssessment pursuant to Article</w:t>
      </w:r>
      <w:r w:rsidRPr="009573DF" w:rsidR="003D5206">
        <w:rPr>
          <w:rFonts w:ascii="Arial" w:hAnsi="Arial" w:eastAsia="Times New Roman" w:cs="Arial"/>
          <w:color w:val="156082" w:themeColor="accent1"/>
          <w:sz w:val="22"/>
          <w:szCs w:val="22"/>
          <w:lang w:val="en-US" w:eastAsia="en-GB"/>
        </w:rPr>
        <w:t> </w:t>
      </w:r>
      <w:r w:rsidRPr="009573DF" w:rsidR="003D5206">
        <w:rPr>
          <w:rFonts w:eastAsia="Times New Roman" w:cs="Times New Roman"/>
          <w:color w:val="156082" w:themeColor="accent1"/>
          <w:sz w:val="22"/>
          <w:szCs w:val="22"/>
          <w:lang w:val="en-US" w:eastAsia="en-GB"/>
        </w:rPr>
        <w:t xml:space="preserve">35 </w:t>
      </w:r>
      <w:r w:rsidR="00590EC5">
        <w:rPr>
          <w:rFonts w:eastAsia="Times New Roman" w:cs="Times New Roman"/>
          <w:color w:val="156082" w:themeColor="accent1"/>
          <w:sz w:val="22"/>
          <w:szCs w:val="22"/>
          <w:lang w:val="en-US" w:eastAsia="en-GB"/>
        </w:rPr>
        <w:t xml:space="preserve">of the </w:t>
      </w:r>
      <w:r w:rsidRPr="009573DF" w:rsidR="003D5206">
        <w:rPr>
          <w:rFonts w:eastAsia="Times New Roman" w:cs="Times New Roman"/>
          <w:color w:val="156082" w:themeColor="accent1"/>
          <w:sz w:val="22"/>
          <w:szCs w:val="22"/>
          <w:lang w:val="en-US" w:eastAsia="en-GB"/>
        </w:rPr>
        <w:t>GDPR (depending on the scope, scale, and intrusiveness of the processing</w:t>
      </w:r>
      <w:r w:rsidRPr="009573DF" w:rsidR="003D5206">
        <w:rPr>
          <w:rFonts w:ascii="Aptos" w:hAnsi="Aptos" w:eastAsia="Times New Roman" w:cs="Aptos"/>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32175A" w:rsidTr="00145EFF" w14:paraId="65A9D927" w14:textId="77777777">
        <w:tc>
          <w:tcPr>
            <w:tcW w:w="4508" w:type="dxa"/>
          </w:tcPr>
          <w:p w:rsidRPr="009573DF" w:rsidR="0032175A" w:rsidP="00145EFF" w:rsidRDefault="004D06B6" w14:paraId="1CF40B6E" w14:textId="337A8BF6">
            <w:pPr>
              <w:rPr>
                <w:lang w:val="en-US"/>
              </w:rPr>
            </w:pPr>
            <w:r w:rsidRPr="009573DF">
              <w:rPr>
                <w:rFonts w:eastAsiaTheme="minorEastAsia"/>
                <w:kern w:val="0"/>
                <w:sz w:val="24"/>
                <w:szCs w:val="24"/>
                <w:lang w:val="en-US" w:eastAsia="ja-JP"/>
                <w14:ligatures w14:val="none"/>
              </w:rPr>
              <w:t xml:space="preserve"> </w:t>
            </w:r>
            <w:r w:rsidRPr="009573DF" w:rsidR="0032175A">
              <w:rPr>
                <w:lang w:val="en-US"/>
              </w:rPr>
              <w:t xml:space="preserve">Citation </w:t>
            </w:r>
          </w:p>
        </w:tc>
        <w:tc>
          <w:tcPr>
            <w:tcW w:w="4508" w:type="dxa"/>
          </w:tcPr>
          <w:p w:rsidRPr="009573DF" w:rsidR="0032175A" w:rsidP="00145EFF" w:rsidRDefault="00590EC5" w14:paraId="59672957" w14:textId="1160B2C2">
            <w:pPr>
              <w:rPr>
                <w:color w:val="156082" w:themeColor="accent1"/>
                <w:lang w:val="en-US"/>
              </w:rPr>
            </w:pPr>
            <w:r w:rsidRPr="009573DF">
              <w:rPr>
                <w:rFonts w:eastAsia="Times New Roman" w:cs="Times New Roman"/>
                <w:color w:val="156082" w:themeColor="accent1"/>
                <w:lang w:val="en-US" w:eastAsia="en-GB"/>
              </w:rPr>
              <w:t>Article</w:t>
            </w:r>
            <w:r w:rsidRPr="009573DF">
              <w:rPr>
                <w:rFonts w:ascii="Arial" w:hAnsi="Arial" w:eastAsia="Times New Roman" w:cs="Arial"/>
                <w:color w:val="156082" w:themeColor="accent1"/>
                <w:lang w:val="en-US" w:eastAsia="en-GB"/>
              </w:rPr>
              <w:t> </w:t>
            </w:r>
            <w:r w:rsidRPr="009573DF">
              <w:rPr>
                <w:rFonts w:eastAsia="Times New Roman" w:cs="Times New Roman"/>
                <w:color w:val="156082" w:themeColor="accent1"/>
                <w:lang w:val="en-US" w:eastAsia="en-GB"/>
              </w:rPr>
              <w:t xml:space="preserve">35 </w:t>
            </w:r>
            <w:r>
              <w:rPr>
                <w:rFonts w:eastAsia="Times New Roman" w:cs="Times New Roman"/>
                <w:color w:val="156082" w:themeColor="accent1"/>
                <w:lang w:val="en-US" w:eastAsia="en-GB"/>
              </w:rPr>
              <w:t xml:space="preserve">of the </w:t>
            </w:r>
            <w:r w:rsidRPr="009573DF">
              <w:rPr>
                <w:rFonts w:eastAsia="Times New Roman" w:cs="Times New Roman"/>
                <w:color w:val="156082" w:themeColor="accent1"/>
                <w:lang w:val="en-US" w:eastAsia="en-GB"/>
              </w:rPr>
              <w:t>GDPR</w:t>
            </w:r>
          </w:p>
        </w:tc>
      </w:tr>
    </w:tbl>
    <w:p w:rsidRPr="009573DF" w:rsidR="002330CA" w:rsidP="00E91145" w:rsidRDefault="002330CA" w14:paraId="476CA789" w14:textId="49A19DE5">
      <w:pPr>
        <w:rPr>
          <w:lang w:val="en-US"/>
        </w:rPr>
      </w:pPr>
    </w:p>
    <w:p w:rsidRPr="009573DF" w:rsidR="00E91145" w:rsidP="00E91145" w:rsidRDefault="00E91145" w14:paraId="24D6C9A5" w14:textId="1F342ACC">
      <w:pPr>
        <w:rPr>
          <w:b/>
          <w:bCs/>
          <w:lang w:val="en-US"/>
        </w:rPr>
      </w:pPr>
      <w:r w:rsidRPr="009573DF">
        <w:rPr>
          <w:b/>
          <w:bCs/>
          <w:lang w:val="en-US"/>
        </w:rPr>
        <w:t>4.2</w:t>
      </w:r>
      <w:r w:rsidRPr="009573DF" w:rsidR="00045C53">
        <w:rPr>
          <w:b/>
          <w:bCs/>
          <w:lang w:val="en-US"/>
        </w:rPr>
        <w:t>.</w:t>
      </w:r>
      <w:r w:rsidRPr="009573DF">
        <w:rPr>
          <w:b/>
          <w:bCs/>
          <w:lang w:val="en-US"/>
        </w:rPr>
        <w:t xml:space="preserve"> Consent</w:t>
      </w:r>
    </w:p>
    <w:p w:rsidRPr="009573DF" w:rsidR="00E91145" w:rsidP="64BD6FC4" w:rsidRDefault="4A360579" w14:paraId="5F027317" w14:textId="576748A2">
      <w:pPr>
        <w:pStyle w:val="ListParagraph"/>
        <w:numPr>
          <w:ilvl w:val="2"/>
          <w:numId w:val="15"/>
        </w:numPr>
        <w:rPr>
          <w:i/>
          <w:iCs/>
        </w:rPr>
      </w:pPr>
      <w:r w:rsidRPr="009573DF">
        <w:t>What are the requirements</w:t>
      </w:r>
      <w:r w:rsidRPr="009573DF" w:rsidR="00E91145">
        <w:t xml:space="preserve"> valid consent</w:t>
      </w:r>
      <w:r w:rsidRPr="009573DF" w:rsidR="00AA6400">
        <w:t xml:space="preserve"> for </w:t>
      </w:r>
      <w:proofErr w:type="spellStart"/>
      <w:r w:rsidRPr="009573DF" w:rsidR="00AA6400">
        <w:t>emarketing</w:t>
      </w:r>
      <w:proofErr w:type="spellEnd"/>
      <w:r w:rsidRPr="009573DF" w:rsidR="00AA6400">
        <w:t>?</w:t>
      </w:r>
      <w:r w:rsidRPr="009573DF" w:rsidR="00E91145">
        <w:t xml:space="preserve"> </w:t>
      </w:r>
      <w:r w:rsidRPr="009573DF" w:rsidR="00E91145">
        <w:rPr>
          <w:i/>
          <w:iCs/>
        </w:rPr>
        <w:t>(opt in, opt out, double opt in)?</w:t>
      </w:r>
    </w:p>
    <w:p w:rsidR="00590EC5" w:rsidP="00191B4C" w:rsidRDefault="0009001F" w14:paraId="7EF711DA" w14:textId="45B68216">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Explicit consent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732C7BA4" w14:textId="05A95605">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Unless the existing customer exception applies (for the requirements see below), (explicit) opt-in consent is required.</w:t>
      </w:r>
      <w:r w:rsidRPr="009573DF" w:rsidR="008E4A2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As for the electronic declaration of consent, the double opt-in procedure is advised to verify the intention of the data subject and meet the accountability requirements of Article 5(2) of the GDPR (</w:t>
      </w:r>
      <w:r w:rsidR="00590EC5">
        <w:rPr>
          <w:rFonts w:eastAsia="Times New Roman" w:cs="Times New Roman"/>
          <w:color w:val="156082" w:themeColor="accent1"/>
          <w:sz w:val="22"/>
          <w:szCs w:val="22"/>
          <w:lang w:val="en-US" w:eastAsia="en-GB"/>
        </w:rPr>
        <w:t>Section 3.3</w:t>
      </w:r>
      <w:r w:rsidRPr="009573DF">
        <w:rPr>
          <w:rFonts w:eastAsia="Times New Roman" w:cs="Times New Roman"/>
          <w:color w:val="156082" w:themeColor="accent1"/>
          <w:sz w:val="22"/>
          <w:szCs w:val="22"/>
          <w:lang w:val="en-US" w:eastAsia="en-GB"/>
        </w:rPr>
        <w:t xml:space="preserve"> of the Direct Marketing Guidance). Legally speaking, the double opt-in procedure has been developed by the courts in respect of provability. The double opt-in approach with a confirmation email may not be required where the client has other means of confirming to be the owner of an email address.</w:t>
      </w:r>
    </w:p>
    <w:p w:rsidR="00590EC5" w:rsidP="002B5B8C" w:rsidRDefault="00A42A12" w14:paraId="40FE65CF" w14:textId="4C55B0FE">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Exception</w:t>
      </w:r>
    </w:p>
    <w:p w:rsidRPr="009573DF" w:rsidR="002B5B8C" w:rsidP="002B5B8C" w:rsidRDefault="002B5B8C" w14:paraId="3A853B6D" w14:textId="3BBC470C">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As provided for in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the UWG, there is an exception for sending email messages to existing customers (Article 13(2)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7(3) of the UWG). </w:t>
      </w:r>
      <w:proofErr w:type="gramStart"/>
      <w:r w:rsidRPr="009573DF">
        <w:rPr>
          <w:rFonts w:eastAsia="Times New Roman" w:cs="Times New Roman"/>
          <w:color w:val="156082" w:themeColor="accent1"/>
          <w:sz w:val="22"/>
          <w:szCs w:val="22"/>
          <w:lang w:val="en-US" w:eastAsia="en-GB"/>
        </w:rPr>
        <w:t>In particular, it</w:t>
      </w:r>
      <w:proofErr w:type="gramEnd"/>
      <w:r w:rsidRPr="009573DF">
        <w:rPr>
          <w:rFonts w:eastAsia="Times New Roman" w:cs="Times New Roman"/>
          <w:color w:val="156082" w:themeColor="accent1"/>
          <w:sz w:val="22"/>
          <w:szCs w:val="22"/>
          <w:lang w:val="en-US" w:eastAsia="en-GB"/>
        </w:rPr>
        <w:t xml:space="preserve"> is not necessary to collect explicit consent for email marketing insofar as it is possible to rely on the existing customer exemption which applies if:</w:t>
      </w:r>
    </w:p>
    <w:p w:rsidRPr="009573DF" w:rsidR="00235AE5" w:rsidP="002B5B8C" w:rsidRDefault="002B5B8C" w14:paraId="6ACE1B59" w14:textId="61451FD0">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recipient's email was originally collected in the context of a sale, i.e.</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there must have been some kind of exchange between the parties, although there does not necessarily need to be payment/transaction. According to a decision by the </w:t>
      </w:r>
      <w:hyperlink w:tgtFrame="_blank" w:history="1" r:id="rId44">
        <w:r w:rsidRPr="009573DF">
          <w:rPr>
            <w:rFonts w:eastAsia="Times New Roman" w:cs="Times New Roman"/>
            <w:color w:val="156082" w:themeColor="accent1"/>
            <w:sz w:val="22"/>
            <w:szCs w:val="22"/>
            <w:lang w:val="en-US" w:eastAsia="en-GB"/>
          </w:rPr>
          <w:t>Higher Regional Court of Munich</w:t>
        </w:r>
      </w:hyperlink>
      <w:r w:rsidRPr="009573DF">
        <w:rPr>
          <w:rFonts w:eastAsia="Times New Roman" w:cs="Times New Roman"/>
          <w:color w:val="156082" w:themeColor="accent1"/>
          <w:sz w:val="22"/>
          <w:szCs w:val="22"/>
          <w:lang w:val="en-US" w:eastAsia="en-GB"/>
        </w:rPr>
        <w:t> of February 15, 2018, 29 U 2799/17, (only available in German </w:t>
      </w:r>
      <w:hyperlink w:tgtFrame="_blank" w:history="1" r:id="rId4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February 15, 2018</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this may also include the provision of personal data including the email address for free registration on an internet portal</w:t>
      </w:r>
      <w:r w:rsidR="000C09F5">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46">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recently ruled that if a contract in an online store is canceled, and in fact, there is no purchase, there is no basis for advertising under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0C09F5">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without the recipient's consent (decision </w:t>
      </w:r>
      <w:r w:rsidR="000C09F5">
        <w:rPr>
          <w:rFonts w:eastAsia="Times New Roman" w:cs="Times New Roman"/>
          <w:color w:val="156082" w:themeColor="accent1"/>
          <w:sz w:val="22"/>
          <w:szCs w:val="22"/>
          <w:lang w:val="en-US" w:eastAsia="en-GB"/>
        </w:rPr>
        <w:t>of</w:t>
      </w:r>
      <w:r w:rsidRPr="009573DF">
        <w:rPr>
          <w:rFonts w:eastAsia="Times New Roman" w:cs="Times New Roman"/>
          <w:color w:val="156082" w:themeColor="accent1"/>
          <w:sz w:val="22"/>
          <w:szCs w:val="22"/>
          <w:lang w:val="en-US" w:eastAsia="en-GB"/>
        </w:rPr>
        <w:t xml:space="preserve"> September 21, 2022, 4 HK O 655/21 </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only available in German </w:t>
      </w:r>
      <w:hyperlink w:tgtFrame="_blank" w:history="1" r:id="rId4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September 21, 2022</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24459A9E" w14:textId="590D02F3">
      <w:p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In </w:t>
      </w:r>
      <w:r w:rsidR="000C09F5">
        <w:rPr>
          <w:rFonts w:eastAsia="Times New Roman" w:cs="Times New Roman"/>
          <w:color w:val="156082" w:themeColor="accent1"/>
          <w:sz w:val="22"/>
          <w:szCs w:val="22"/>
          <w:lang w:val="en-US" w:eastAsia="en-GB"/>
        </w:rPr>
        <w:t xml:space="preserve"> </w:t>
      </w:r>
      <w:hyperlink w:history="1" r:id="rId48">
        <w:r w:rsidRPr="00382751" w:rsidR="000C09F5">
          <w:rPr>
            <w:rStyle w:val="Hyperlink"/>
            <w:rFonts w:eastAsia="Times New Roman" w:cs="Times New Roman"/>
            <w:sz w:val="22"/>
            <w:szCs w:val="22"/>
            <w:lang w:val="en-US" w:eastAsia="en-GB"/>
          </w:rPr>
          <w:t xml:space="preserve">case </w:t>
        </w:r>
        <w:r w:rsidRPr="00382751">
          <w:rPr>
            <w:rStyle w:val="Hyperlink"/>
            <w:rFonts w:eastAsia="Times New Roman" w:cs="Times New Roman"/>
            <w:sz w:val="22"/>
            <w:szCs w:val="22"/>
            <w:lang w:val="en-US" w:eastAsia="en-GB"/>
          </w:rPr>
          <w:t>C</w:t>
        </w:r>
        <w:r w:rsidRPr="00382751">
          <w:rPr>
            <w:rStyle w:val="Hyperlink"/>
            <w:rFonts w:ascii="Cambria Math" w:hAnsi="Cambria Math" w:eastAsia="Times New Roman" w:cs="Cambria Math"/>
            <w:sz w:val="22"/>
            <w:szCs w:val="22"/>
            <w:lang w:val="en-US" w:eastAsia="en-GB"/>
          </w:rPr>
          <w:t>‑</w:t>
        </w:r>
        <w:r w:rsidRPr="00382751">
          <w:rPr>
            <w:rStyle w:val="Hyperlink"/>
            <w:rFonts w:eastAsia="Times New Roman" w:cs="Times New Roman"/>
            <w:sz w:val="22"/>
            <w:szCs w:val="22"/>
            <w:lang w:val="en-US" w:eastAsia="en-GB"/>
          </w:rPr>
          <w:t>654/23</w:t>
        </w:r>
        <w:r w:rsidRPr="00382751" w:rsidR="00382751">
          <w:rPr>
            <w:rStyle w:val="Hyperlink"/>
            <w:rFonts w:eastAsia="Times New Roman" w:cs="Times New Roman"/>
            <w:sz w:val="22"/>
            <w:szCs w:val="22"/>
            <w:lang w:val="en-US" w:eastAsia="en-GB"/>
          </w:rPr>
          <w:t xml:space="preserve"> of</w:t>
        </w:r>
        <w:r w:rsidRPr="00382751">
          <w:rPr>
            <w:rStyle w:val="Hyperlink"/>
            <w:rFonts w:eastAsia="Times New Roman" w:cs="Times New Roman"/>
            <w:sz w:val="22"/>
            <w:szCs w:val="22"/>
            <w:lang w:val="en-US" w:eastAsia="en-GB"/>
          </w:rPr>
          <w:t xml:space="preserve"> 13 November 2025</w:t>
        </w:r>
      </w:hyperlink>
      <w:r w:rsidR="00382751">
        <w:rPr>
          <w:rFonts w:eastAsia="Times New Roman" w:cs="Times New Roman"/>
          <w:color w:val="156082" w:themeColor="accent1"/>
          <w:sz w:val="22"/>
          <w:szCs w:val="22"/>
          <w:lang w:val="en-US" w:eastAsia="en-GB"/>
        </w:rPr>
        <w:t xml:space="preserve"> (the </w:t>
      </w:r>
      <w:proofErr w:type="spellStart"/>
      <w:r w:rsidR="00382751">
        <w:rPr>
          <w:rFonts w:eastAsia="Times New Roman" w:cs="Times New Roman"/>
          <w:color w:val="156082" w:themeColor="accent1"/>
          <w:sz w:val="22"/>
          <w:szCs w:val="22"/>
          <w:lang w:val="en-US" w:eastAsia="en-GB"/>
        </w:rPr>
        <w:t>Inteligo</w:t>
      </w:r>
      <w:proofErr w:type="spellEnd"/>
      <w:r w:rsidR="00382751">
        <w:rPr>
          <w:rFonts w:eastAsia="Times New Roman" w:cs="Times New Roman"/>
          <w:color w:val="156082" w:themeColor="accent1"/>
          <w:sz w:val="22"/>
          <w:szCs w:val="22"/>
          <w:lang w:val="en-US" w:eastAsia="en-GB"/>
        </w:rPr>
        <w:t xml:space="preserve"> Media judgement</w:t>
      </w:r>
      <w:r w:rsidRPr="009573DF">
        <w:rPr>
          <w:rFonts w:eastAsia="Times New Roman" w:cs="Times New Roman"/>
          <w:color w:val="156082" w:themeColor="accent1"/>
          <w:sz w:val="22"/>
          <w:szCs w:val="22"/>
          <w:lang w:val="en-US" w:eastAsia="en-GB"/>
        </w:rPr>
        <w:t xml:space="preserve">), the CJEU clarified that where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t>
      </w:r>
      <w:r w:rsidR="00382751">
        <w:rPr>
          <w:rFonts w:eastAsia="Times New Roman" w:cs="Times New Roman"/>
          <w:color w:val="156082" w:themeColor="accent1"/>
          <w:sz w:val="22"/>
          <w:szCs w:val="22"/>
          <w:lang w:val="en-US" w:eastAsia="en-GB"/>
        </w:rPr>
        <w:t>and</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13(2)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(existing customer exception or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soft opt</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in</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applies, no additional GDPR basis under 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6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GDPR is required, as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7(3)</w:t>
      </w:r>
      <w:r w:rsidR="00382751">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constitutes the </w:t>
      </w:r>
      <w:r w:rsidRPr="00011AD3">
        <w:rPr>
          <w:rFonts w:eastAsia="Times New Roman" w:cs="Times New Roman"/>
          <w:i/>
          <w:iCs/>
          <w:color w:val="156082" w:themeColor="accent1"/>
          <w:sz w:val="22"/>
          <w:szCs w:val="22"/>
          <w:lang w:val="en-US" w:eastAsia="en-GB"/>
        </w:rPr>
        <w:t xml:space="preserve">lex </w:t>
      </w:r>
      <w:proofErr w:type="spellStart"/>
      <w:r w:rsidRPr="00011AD3">
        <w:rPr>
          <w:rFonts w:eastAsia="Times New Roman" w:cs="Times New Roman"/>
          <w:i/>
          <w:iCs/>
          <w:color w:val="156082" w:themeColor="accent1"/>
          <w:sz w:val="22"/>
          <w:szCs w:val="22"/>
          <w:lang w:val="en-US" w:eastAsia="en-GB"/>
        </w:rPr>
        <w:t>specialis</w:t>
      </w:r>
      <w:proofErr w:type="spellEnd"/>
      <w:r w:rsidRPr="009573DF">
        <w:rPr>
          <w:rFonts w:eastAsia="Times New Roman" w:cs="Times New Roman"/>
          <w:color w:val="156082" w:themeColor="accent1"/>
          <w:sz w:val="22"/>
          <w:szCs w:val="22"/>
          <w:lang w:val="en-US" w:eastAsia="en-GB"/>
        </w:rPr>
        <w:t xml:space="preserve"> governing the permissibility of the marketing communication. The </w:t>
      </w:r>
      <w:r w:rsidRPr="009573DF" w:rsidR="00382751">
        <w:rPr>
          <w:rFonts w:eastAsia="Times New Roman" w:cs="Times New Roman"/>
          <w:color w:val="156082" w:themeColor="accent1"/>
          <w:sz w:val="22"/>
          <w:szCs w:val="22"/>
          <w:lang w:val="en-US" w:eastAsia="en-GB"/>
        </w:rPr>
        <w:t>C</w:t>
      </w:r>
      <w:r w:rsidR="00382751">
        <w:rPr>
          <w:rFonts w:eastAsia="Times New Roman" w:cs="Times New Roman"/>
          <w:color w:val="156082" w:themeColor="accent1"/>
          <w:sz w:val="22"/>
          <w:szCs w:val="22"/>
          <w:lang w:val="en-US" w:eastAsia="en-GB"/>
        </w:rPr>
        <w:t>JEU</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also </w:t>
      </w:r>
      <w:r w:rsidRPr="009573DF">
        <w:rPr>
          <w:rFonts w:eastAsia="Times New Roman" w:cs="Times New Roman"/>
          <w:color w:val="156082" w:themeColor="accent1"/>
          <w:sz w:val="22"/>
          <w:szCs w:val="22"/>
          <w:lang w:val="en-US" w:eastAsia="en-GB"/>
        </w:rPr>
        <w:t xml:space="preserve">broadened the scope of what qualifies as a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sale of a product or service,</w:t>
      </w:r>
      <w:r w:rsidR="00382751">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confirming that free offerings with indirect remuneration may suffice</w:t>
      </w:r>
      <w:r w:rsidR="00382751">
        <w:rPr>
          <w:rFonts w:eastAsia="Times New Roman" w:cs="Times New Roman"/>
          <w:color w:val="156082" w:themeColor="accent1"/>
          <w:sz w:val="22"/>
          <w:szCs w:val="22"/>
          <w:lang w:val="en-US" w:eastAsia="en-GB"/>
        </w:rPr>
        <w:t>;</w:t>
      </w:r>
    </w:p>
    <w:p w:rsidRPr="009573DF" w:rsidR="002B5B8C" w:rsidP="002B5B8C" w:rsidRDefault="002B5B8C" w14:paraId="1D4966F5"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entity sending the marketing is the same legal entity that collected the recipient's details initially;</w:t>
      </w:r>
    </w:p>
    <w:p w:rsidRPr="009573DF" w:rsidR="002B5B8C" w:rsidP="002B5B8C" w:rsidRDefault="002B5B8C" w14:paraId="23FF8A64" w14:textId="52FE5132">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marketing relates to 'similar' products and/or services for which the recipient's details were originally obtained</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According to the </w:t>
      </w:r>
      <w:hyperlink w:tgtFrame="_blank" w:history="1" r:id="rId49">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a similarity cannot be assumed if the original order related to respiratory protection masks but the newsletter promotes occupational safety products in general e.g. helmets, hearing protection or safety shoes (decision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September 21, 2022, 4 HK O 655/21 only available in German </w:t>
      </w:r>
      <w:hyperlink w:tgtFrame="_blank" w:history="1" r:id="rId50">
        <w:r w:rsidRPr="009573DF">
          <w:rPr>
            <w:rFonts w:eastAsia="Times New Roman" w:cs="Times New Roman"/>
            <w:color w:val="156082" w:themeColor="accent1"/>
            <w:sz w:val="22"/>
            <w:szCs w:val="22"/>
            <w:lang w:val="en-US" w:eastAsia="en-GB"/>
          </w:rPr>
          <w:t>here</w:t>
        </w:r>
      </w:hyperlink>
      <w:r w:rsidR="00252EEE">
        <w:rPr>
          <w:lang w:val="en-US"/>
        </w:rPr>
        <w:t xml:space="preserve"> (</w:t>
      </w:r>
      <w:r w:rsidRPr="009573DF" w:rsidR="00252EEE">
        <w:rPr>
          <w:rFonts w:eastAsia="Times New Roman" w:cs="Times New Roman"/>
          <w:color w:val="156082" w:themeColor="accent1"/>
          <w:sz w:val="22"/>
          <w:szCs w:val="22"/>
          <w:lang w:val="en-US" w:eastAsia="en-GB"/>
        </w:rPr>
        <w:t xml:space="preserve">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September 21, 2022</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w:t>
      </w:r>
    </w:p>
    <w:p w:rsidRPr="009573DF" w:rsidR="002B5B8C" w:rsidP="002B5B8C" w:rsidRDefault="002B5B8C" w14:paraId="1D6CD973" w14:textId="06451C61">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 has been presented with an opt-out option, both at the time their details were collected and in each subsequent communication. In this regard, a new decision from the </w:t>
      </w:r>
      <w:hyperlink w:tgtFrame="_blank" w:history="1" r:id="rId51">
        <w:r w:rsidRPr="009573DF">
          <w:rPr>
            <w:rFonts w:eastAsia="Times New Roman" w:cs="Times New Roman"/>
            <w:color w:val="156082" w:themeColor="accent1"/>
            <w:sz w:val="22"/>
            <w:szCs w:val="22"/>
            <w:lang w:val="en-US" w:eastAsia="en-GB"/>
          </w:rPr>
          <w:t>Regional Court of Paderborn</w:t>
        </w:r>
      </w:hyperlink>
      <w:r w:rsidRPr="009573DF">
        <w:rPr>
          <w:rFonts w:eastAsia="Times New Roman" w:cs="Times New Roman"/>
          <w:color w:val="156082" w:themeColor="accent1"/>
          <w:sz w:val="22"/>
          <w:szCs w:val="22"/>
          <w:lang w:val="en-US" w:eastAsia="en-GB"/>
        </w:rPr>
        <w:t> dated March, 12, 2024 (2 O 325 / 239) (only available in German </w:t>
      </w:r>
      <w:hyperlink w:tgtFrame="_blank" w:history="1" r:id="rId52">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252EEE">
        <w:rPr>
          <w:rFonts w:eastAsia="Times New Roman" w:cs="Times New Roman"/>
          <w:color w:val="156082" w:themeColor="accent1"/>
          <w:sz w:val="22"/>
          <w:szCs w:val="22"/>
          <w:lang w:val="en-US" w:eastAsia="en-GB"/>
        </w:rPr>
        <w:t xml:space="preserve"> (decision of </w:t>
      </w:r>
      <w:r w:rsidRPr="009573DF" w:rsidR="00252EEE">
        <w:rPr>
          <w:rFonts w:eastAsia="Times New Roman" w:cs="Times New Roman"/>
          <w:color w:val="156082" w:themeColor="accent1"/>
          <w:sz w:val="22"/>
          <w:szCs w:val="22"/>
          <w:lang w:val="en-US" w:eastAsia="en-GB"/>
        </w:rPr>
        <w:t>March, 12, 2024</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clarifies that the mere reference to the privacy policy providing information about a company's marketing activities together with an unsubscribe link at the time of collection of the email address would not be sufficient. </w:t>
      </w:r>
      <w:proofErr w:type="gramStart"/>
      <w:r w:rsidRPr="009573DF">
        <w:rPr>
          <w:rFonts w:eastAsia="Times New Roman" w:cs="Times New Roman"/>
          <w:color w:val="156082" w:themeColor="accent1"/>
          <w:sz w:val="22"/>
          <w:szCs w:val="22"/>
          <w:lang w:val="en-US" w:eastAsia="en-GB"/>
        </w:rPr>
        <w:t>In particular if</w:t>
      </w:r>
      <w:proofErr w:type="gramEnd"/>
      <w:r w:rsidRPr="009573DF">
        <w:rPr>
          <w:rFonts w:eastAsia="Times New Roman" w:cs="Times New Roman"/>
          <w:color w:val="156082" w:themeColor="accent1"/>
          <w:sz w:val="22"/>
          <w:szCs w:val="22"/>
          <w:lang w:val="en-US" w:eastAsia="en-GB"/>
        </w:rPr>
        <w:t xml:space="preserve"> the notice explaining how to unsubscribe from email communication was contained and 'hidden' in a 26-page document without any emphasis in the text. Moreover, the Regional Court of Paderborn stated that the defendant should at least have provided a checkbox that could be clicked or ticked (e.g., 'I object to the use of my personal data for advertising purposes') at the time of collection. Also, the provision of a contact address to which an opt-out request made after the conclusion of the contract can be sent (postal address, telephone or fax number, or email address) is mandatory; and</w:t>
      </w:r>
    </w:p>
    <w:p w:rsidRPr="009573DF" w:rsidR="002B5B8C" w:rsidP="002B5B8C" w:rsidRDefault="002B5B8C" w14:paraId="73DED050"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finally, it is essential that the recipient has not already opted out of marketing emails.</w:t>
      </w:r>
    </w:p>
    <w:p w:rsidRPr="009573DF" w:rsidR="00A42A12" w:rsidP="002B5B8C" w:rsidRDefault="002B5B8C" w14:paraId="215A5129" w14:textId="50A82CC9">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any other case, (explicit) opt-in consent is required.</w:t>
      </w:r>
      <w:r w:rsidRPr="009573DF" w:rsidR="00A42A12">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Moreover, according to case law (e.g., </w:t>
      </w:r>
      <w:r w:rsidRPr="009573DF" w:rsidR="00252EEE">
        <w:rPr>
          <w:rFonts w:eastAsia="Times New Roman" w:cs="Times New Roman"/>
          <w:color w:val="156082" w:themeColor="accent1"/>
          <w:sz w:val="22"/>
          <w:szCs w:val="22"/>
          <w:lang w:val="en-US" w:eastAsia="en-GB"/>
        </w:rPr>
        <w:t>Berlin Court of Appeal</w:t>
      </w:r>
      <w:r w:rsidRPr="009573DF">
        <w:rPr>
          <w:rFonts w:eastAsia="Times New Roman" w:cs="Times New Roman"/>
          <w:color w:val="156082" w:themeColor="accent1"/>
          <w:sz w:val="22"/>
          <w:szCs w:val="22"/>
          <w:lang w:val="en-US" w:eastAsia="en-GB"/>
        </w:rPr>
        <w:t>, decision of February 7, 2017, 5 W 15/17</w:t>
      </w:r>
      <w:r w:rsidR="00252EEE">
        <w:rPr>
          <w:rFonts w:eastAsia="Times New Roman" w:cs="Times New Roman"/>
          <w:color w:val="156082" w:themeColor="accent1"/>
          <w:sz w:val="22"/>
          <w:szCs w:val="22"/>
          <w:lang w:val="en-US" w:eastAsia="en-GB"/>
        </w:rPr>
        <w:t xml:space="preserve"> (</w:t>
      </w:r>
      <w:r w:rsidRPr="009573DF" w:rsidR="00252EEE">
        <w:rPr>
          <w:rFonts w:eastAsia="Times New Roman" w:cs="Times New Roman"/>
          <w:color w:val="156082" w:themeColor="accent1"/>
          <w:sz w:val="22"/>
          <w:szCs w:val="22"/>
          <w:lang w:val="en-US" w:eastAsia="en-GB"/>
        </w:rPr>
        <w:t>decision of February 7, 2017</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customer satisfaction surveys are not transaction emails but are regarded as direct marketing. According to the CJEU, advertisement banners in the inbox of a free email account could constitute advertising using electronic mail and could be considered an unacceptable nuisance within the meaning of the law, as established in its decision of November 25, 2021, in </w:t>
      </w:r>
      <w:proofErr w:type="spellStart"/>
      <w:r w:rsidRPr="009573DF">
        <w:rPr>
          <w:lang w:val="en-US"/>
        </w:rPr>
        <w:fldChar w:fldCharType="begin"/>
      </w:r>
      <w:r w:rsidR="00252EEE">
        <w:rPr>
          <w:lang w:val="en-US"/>
        </w:rPr>
        <w:instrText>HYPERLINK "https://infocuria.curia.europa.eu/tabs/redirect/juris/document/document.jsf?text=&amp;docid=250043&amp;pageIndex=0&amp;doclang=EN&amp;mode=lst&amp;dir=&amp;occ=first&amp;part=1&amp;cid=11201"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StWL</w:t>
      </w:r>
      <w:proofErr w:type="spellEnd"/>
      <w:r w:rsidRPr="009573DF">
        <w:rPr>
          <w:rFonts w:eastAsia="Times New Roman" w:cs="Times New Roman"/>
          <w:i/>
          <w:iCs/>
          <w:color w:val="156082" w:themeColor="accent1"/>
          <w:sz w:val="22"/>
          <w:szCs w:val="22"/>
          <w:lang w:val="en-US" w:eastAsia="en-GB"/>
        </w:rPr>
        <w:t xml:space="preserve"> Städtische Werke Lauf </w:t>
      </w:r>
      <w:proofErr w:type="spellStart"/>
      <w:r w:rsidRPr="009573DF">
        <w:rPr>
          <w:rFonts w:eastAsia="Times New Roman" w:cs="Times New Roman"/>
          <w:i/>
          <w:iCs/>
          <w:color w:val="156082" w:themeColor="accent1"/>
          <w:sz w:val="22"/>
          <w:szCs w:val="22"/>
          <w:lang w:val="en-US" w:eastAsia="en-GB"/>
        </w:rPr>
        <w:t>a.d.</w:t>
      </w:r>
      <w:proofErr w:type="spellEnd"/>
      <w:r w:rsidRPr="009573DF">
        <w:rPr>
          <w:rFonts w:eastAsia="Times New Roman" w:cs="Times New Roman"/>
          <w:i/>
          <w:iCs/>
          <w:color w:val="156082" w:themeColor="accent1"/>
          <w:sz w:val="22"/>
          <w:szCs w:val="22"/>
          <w:lang w:val="en-US" w:eastAsia="en-GB"/>
        </w:rPr>
        <w:t xml:space="preserve"> Pegnitz GmbH v </w:t>
      </w:r>
      <w:proofErr w:type="spellStart"/>
      <w:r w:rsidRPr="009573DF">
        <w:rPr>
          <w:rFonts w:eastAsia="Times New Roman" w:cs="Times New Roman"/>
          <w:i/>
          <w:iCs/>
          <w:color w:val="156082" w:themeColor="accent1"/>
          <w:sz w:val="22"/>
          <w:szCs w:val="22"/>
          <w:lang w:val="en-US" w:eastAsia="en-GB"/>
        </w:rPr>
        <w:t>eprimo</w:t>
      </w:r>
      <w:proofErr w:type="spellEnd"/>
      <w:r w:rsidRPr="009573DF">
        <w:rPr>
          <w:rFonts w:eastAsia="Times New Roman" w:cs="Times New Roman"/>
          <w:i/>
          <w:iCs/>
          <w:color w:val="156082" w:themeColor="accent1"/>
          <w:sz w:val="22"/>
          <w:szCs w:val="22"/>
          <w:lang w:val="en-US" w:eastAsia="en-GB"/>
        </w:rPr>
        <w:t xml:space="preserve"> GmbH </w:t>
      </w:r>
      <w:r w:rsidRPr="009573DF">
        <w:rPr>
          <w:lang w:val="en-US"/>
        </w:rPr>
        <w:fldChar w:fldCharType="end"/>
      </w:r>
      <w:r w:rsidRPr="009573DF">
        <w:rPr>
          <w:rFonts w:eastAsia="Times New Roman" w:cs="Times New Roman"/>
          <w:color w:val="156082" w:themeColor="accent1"/>
          <w:sz w:val="22"/>
          <w:szCs w:val="22"/>
          <w:lang w:val="en-US" w:eastAsia="en-GB"/>
        </w:rPr>
        <w:t xml:space="preserve">(C-102/2020) (the </w:t>
      </w:r>
      <w:proofErr w:type="spellStart"/>
      <w:r w:rsidRPr="009573DF">
        <w:rPr>
          <w:rFonts w:eastAsia="Times New Roman" w:cs="Times New Roman"/>
          <w:color w:val="156082" w:themeColor="accent1"/>
          <w:sz w:val="22"/>
          <w:szCs w:val="22"/>
          <w:lang w:val="en-US" w:eastAsia="en-GB"/>
        </w:rPr>
        <w:t>StWL</w:t>
      </w:r>
      <w:proofErr w:type="spellEnd"/>
      <w:r w:rsidRPr="009573DF">
        <w:rPr>
          <w:rFonts w:eastAsia="Times New Roman" w:cs="Times New Roman"/>
          <w:color w:val="156082" w:themeColor="accent1"/>
          <w:sz w:val="22"/>
          <w:szCs w:val="22"/>
          <w:lang w:val="en-US" w:eastAsia="en-GB"/>
        </w:rPr>
        <w:t xml:space="preserve"> Case). </w:t>
      </w:r>
    </w:p>
    <w:p w:rsidRPr="009573DF" w:rsidR="00A42A12" w:rsidP="001F7C2B" w:rsidRDefault="00A42A12" w14:paraId="05FE7FA8" w14:textId="2BB8D234">
      <w:pPr>
        <w:spacing w:before="120" w:after="120" w:line="240" w:lineRule="auto"/>
        <w:jc w:val="both"/>
        <w:outlineLvl w:val="2"/>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Additional requirements: </w:t>
      </w:r>
      <w:r w:rsidR="00252EEE">
        <w:rPr>
          <w:rFonts w:eastAsia="Times New Roman" w:cs="Times New Roman"/>
          <w:color w:val="156082" w:themeColor="accent1"/>
          <w:sz w:val="22"/>
          <w:szCs w:val="22"/>
          <w:lang w:val="en-US" w:eastAsia="en-GB"/>
        </w:rPr>
        <w:t>i</w:t>
      </w:r>
      <w:r w:rsidRPr="009573DF">
        <w:rPr>
          <w:rFonts w:eastAsia="Times New Roman" w:cs="Times New Roman"/>
          <w:color w:val="156082" w:themeColor="accent1"/>
          <w:sz w:val="22"/>
          <w:szCs w:val="22"/>
          <w:lang w:val="en-US" w:eastAsia="en-GB"/>
        </w:rPr>
        <w:t>f personal data is to be used for advertising purposes, although not originally collected for advertising purposes, the provisions of Article 6(4) GDPR must be observed. Article 6(4) of the GDPR may also become relevant if personal data may be shared with a third party or if the third party's use of the data is not in accordance with the purposes communicated to the data subject at the time of the collection of the data. In these cases, data controllers will have to carry out a compatibility check to review whether the advertising purpose is compatible with the original purpose.</w:t>
      </w:r>
    </w:p>
    <w:tbl>
      <w:tblPr>
        <w:tblStyle w:val="TableGrid"/>
        <w:tblW w:w="0" w:type="auto"/>
        <w:tblLook w:val="04A0" w:firstRow="1" w:lastRow="0" w:firstColumn="1" w:lastColumn="0" w:noHBand="0" w:noVBand="1"/>
      </w:tblPr>
      <w:tblGrid>
        <w:gridCol w:w="4508"/>
        <w:gridCol w:w="4508"/>
      </w:tblGrid>
      <w:tr w:rsidRPr="009573DF" w:rsidR="00273BC7" w:rsidTr="00145EFF" w14:paraId="31336BF0" w14:textId="77777777">
        <w:tc>
          <w:tcPr>
            <w:tcW w:w="4508" w:type="dxa"/>
          </w:tcPr>
          <w:p w:rsidRPr="009573DF" w:rsidR="00273BC7" w:rsidP="00145EFF" w:rsidRDefault="00273BC7" w14:paraId="12615055" w14:textId="77777777">
            <w:pPr>
              <w:rPr>
                <w:lang w:val="en-US"/>
              </w:rPr>
            </w:pPr>
            <w:r w:rsidRPr="009573DF">
              <w:rPr>
                <w:lang w:val="en-US"/>
              </w:rPr>
              <w:t xml:space="preserve">Citation </w:t>
            </w:r>
          </w:p>
        </w:tc>
        <w:tc>
          <w:tcPr>
            <w:tcW w:w="4508" w:type="dxa"/>
          </w:tcPr>
          <w:p w:rsidR="00590EC5" w:rsidP="00145EFF" w:rsidRDefault="00590EC5" w14:paraId="190614B5" w14:textId="5537C065">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590EC5" w:rsidP="00145EFF" w:rsidRDefault="00590EC5" w14:paraId="581B53C0" w14:textId="686F925A">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73BC7" w:rsidP="00145EFF" w:rsidRDefault="000C09F5" w14:paraId="5F538D47" w14:textId="6C64F206">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w:t>
            </w:r>
            <w:r w:rsidRPr="009573DF" w:rsidR="00ED6040">
              <w:rPr>
                <w:rFonts w:eastAsia="Times New Roman" w:cs="Times New Roman"/>
                <w:color w:val="156082" w:themeColor="accent1"/>
                <w:lang w:val="en-US" w:eastAsia="en-GB"/>
              </w:rPr>
              <w:t>§7(2) no. 2</w:t>
            </w:r>
            <w:r w:rsidR="00590EC5">
              <w:rPr>
                <w:rFonts w:eastAsia="Times New Roman" w:cs="Times New Roman"/>
                <w:color w:val="156082" w:themeColor="accent1"/>
                <w:lang w:val="en-US" w:eastAsia="en-GB"/>
              </w:rPr>
              <w:t xml:space="preserve"> and </w:t>
            </w:r>
            <w:r w:rsidRPr="009573DF" w:rsidR="00590EC5">
              <w:rPr>
                <w:rFonts w:eastAsia="Times New Roman" w:cs="Times New Roman"/>
                <w:color w:val="156082" w:themeColor="accent1"/>
                <w:lang w:val="en-US" w:eastAsia="en-GB"/>
              </w:rPr>
              <w:t>7(3</w:t>
            </w:r>
            <w:proofErr w:type="gramStart"/>
            <w:r w:rsidRPr="009573DF" w:rsidR="00590EC5">
              <w:rPr>
                <w:rFonts w:eastAsia="Times New Roman" w:cs="Times New Roman"/>
                <w:color w:val="156082" w:themeColor="accent1"/>
                <w:lang w:val="en-US" w:eastAsia="en-GB"/>
              </w:rPr>
              <w:t xml:space="preserve">) </w:t>
            </w:r>
            <w:r w:rsidRPr="009573DF" w:rsidR="00ED6040">
              <w:rPr>
                <w:rFonts w:eastAsia="Times New Roman" w:cs="Times New Roman"/>
                <w:color w:val="156082" w:themeColor="accent1"/>
                <w:lang w:val="en-US" w:eastAsia="en-GB"/>
              </w:rPr>
              <w:t xml:space="preserve"> of</w:t>
            </w:r>
            <w:proofErr w:type="gramEnd"/>
            <w:r w:rsidRPr="009573DF" w:rsidR="00ED6040">
              <w:rPr>
                <w:rFonts w:eastAsia="Times New Roman" w:cs="Times New Roman"/>
                <w:color w:val="156082" w:themeColor="accent1"/>
                <w:lang w:val="en-US" w:eastAsia="en-GB"/>
              </w:rPr>
              <w:t xml:space="preserve"> the UWG</w:t>
            </w:r>
          </w:p>
          <w:p w:rsidR="00590EC5" w:rsidP="00145EFF" w:rsidRDefault="00590EC5" w14:paraId="589760B9"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0C09F5" w:rsidP="00145EFF" w:rsidRDefault="000C09F5" w14:paraId="1FBA7F5A"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0C09F5" w:rsidP="00145EFF" w:rsidRDefault="000C09F5" w14:paraId="1125CB6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382751" w:rsidP="00145EFF" w:rsidRDefault="00382751" w14:paraId="5DA8285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52EEE" w:rsidP="00145EFF" w:rsidRDefault="00252EEE" w14:paraId="57362835"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52EEE" w:rsidP="00145EFF" w:rsidRDefault="00252EEE" w14:paraId="7F0F8EC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52EEE" w:rsidP="00145EFF" w:rsidRDefault="00252EEE" w14:paraId="32D63EC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252EEE" w:rsidP="00145EFF" w:rsidRDefault="00252EEE" w14:paraId="3A538573" w14:textId="6033B39B">
            <w:pPr>
              <w:rPr>
                <w:lang w:val="en-US"/>
              </w:rPr>
            </w:pPr>
            <w:r w:rsidRPr="009573DF">
              <w:rPr>
                <w:rFonts w:eastAsia="Times New Roman" w:cs="Times New Roman"/>
                <w:color w:val="156082" w:themeColor="accent1"/>
                <w:lang w:val="en-US" w:eastAsia="en-GB"/>
              </w:rPr>
              <w:t>C-102/2020</w:t>
            </w:r>
          </w:p>
        </w:tc>
      </w:tr>
    </w:tbl>
    <w:p w:rsidRPr="009573DF" w:rsidR="00273BC7" w:rsidP="00273BC7" w:rsidRDefault="00273BC7" w14:paraId="18FBE3DD" w14:textId="77777777">
      <w:pPr>
        <w:pStyle w:val="ListParagraph"/>
        <w:rPr>
          <w:i/>
          <w:iCs/>
        </w:rPr>
      </w:pPr>
    </w:p>
    <w:p w:rsidRPr="009573DF" w:rsidR="00AA6400" w:rsidP="64BD6FC4" w:rsidRDefault="75969BBA" w14:paraId="1B8AF619" w14:textId="044AA01B">
      <w:pPr>
        <w:pStyle w:val="ListParagraph"/>
        <w:numPr>
          <w:ilvl w:val="2"/>
          <w:numId w:val="15"/>
        </w:numPr>
        <w:rPr>
          <w:i/>
          <w:iCs/>
        </w:rPr>
      </w:pPr>
      <w:r w:rsidRPr="009573DF">
        <w:t>W</w:t>
      </w:r>
      <w:r w:rsidRPr="009573DF" w:rsidR="12E30FDF">
        <w:t>hat are the requirements</w:t>
      </w:r>
      <w:r w:rsidRPr="009573DF" w:rsidR="00AA6400">
        <w:t xml:space="preserve"> valid consent for telemarketing?</w:t>
      </w:r>
      <w:r w:rsidRPr="009573DF" w:rsidR="00AA6400">
        <w:rPr>
          <w:i/>
          <w:iCs/>
        </w:rPr>
        <w:t xml:space="preserve"> (opt in, opt out, double opt in)?</w:t>
      </w:r>
    </w:p>
    <w:p w:rsidRPr="009573DF" w:rsidR="00E0238F" w:rsidP="00E0238F" w:rsidRDefault="00834310" w14:paraId="79D9C8D8" w14:textId="0CDB158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w:t>
      </w:r>
      <w:r w:rsidRPr="009573DF" w:rsidR="00F13886">
        <w:rPr>
          <w:rFonts w:eastAsia="Times New Roman" w:cs="Times New Roman"/>
          <w:color w:val="156082" w:themeColor="accent1"/>
          <w:sz w:val="22"/>
          <w:szCs w:val="22"/>
          <w:lang w:val="en-US" w:eastAsia="en-GB"/>
        </w:rPr>
        <w:t>Section 4.1.1.</w:t>
      </w:r>
      <w:r w:rsidR="00252EEE">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p w:rsidRPr="009573DF" w:rsidR="00840507" w:rsidP="00D569B7" w:rsidRDefault="00840507" w14:paraId="04914D2C" w14:textId="77A5C7E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Telemarketing to consumers in Germany requires prior express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in consent; consent on an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out basis is not permitted. In addition, §7a</w:t>
      </w:r>
      <w:r w:rsidR="00252EEE">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requires that such consent be properly documented at the time it is obtained and retained for evidentiary purposes.</w:t>
      </w:r>
      <w:r w:rsidRPr="009573DF" w:rsidR="00D569B7">
        <w:rPr>
          <w:rFonts w:eastAsia="Times New Roman" w:cs="Times New Roman"/>
          <w:color w:val="156082" w:themeColor="accent1"/>
          <w:sz w:val="22"/>
          <w:szCs w:val="22"/>
          <w:lang w:val="en-US" w:eastAsia="en-GB"/>
        </w:rPr>
        <w:t xml:space="preserve"> In particular, the advertiser must document the consumer’s prior express consent in an appropriate manner when it is given</w:t>
      </w:r>
      <w:r w:rsidRPr="009573DF" w:rsidR="00F258F6">
        <w:rPr>
          <w:rFonts w:eastAsia="Times New Roman" w:cs="Times New Roman"/>
          <w:color w:val="156082" w:themeColor="accent1"/>
          <w:sz w:val="22"/>
          <w:szCs w:val="22"/>
          <w:lang w:val="en-US" w:eastAsia="en-GB"/>
        </w:rPr>
        <w:t>,</w:t>
      </w:r>
      <w:r w:rsidRPr="009573DF" w:rsidR="00D569B7">
        <w:rPr>
          <w:rFonts w:eastAsia="Times New Roman" w:cs="Times New Roman"/>
          <w:color w:val="156082" w:themeColor="accent1"/>
          <w:sz w:val="22"/>
          <w:szCs w:val="22"/>
          <w:lang w:val="en-US" w:eastAsia="en-GB"/>
        </w:rPr>
        <w:t xml:space="preserve"> retain proof of the consent for five years from the date of consent and for five years after each use of the consen</w:t>
      </w:r>
      <w:r w:rsidRPr="009573DF" w:rsidR="00F258F6">
        <w:rPr>
          <w:rFonts w:eastAsia="Times New Roman" w:cs="Times New Roman"/>
          <w:color w:val="156082" w:themeColor="accent1"/>
          <w:sz w:val="22"/>
          <w:szCs w:val="22"/>
          <w:lang w:val="en-US" w:eastAsia="en-GB"/>
        </w:rPr>
        <w:t>t</w:t>
      </w:r>
      <w:r w:rsidRPr="009573DF" w:rsidR="00D569B7">
        <w:rPr>
          <w:rFonts w:eastAsia="Times New Roman" w:cs="Times New Roman"/>
          <w:color w:val="156082" w:themeColor="accent1"/>
          <w:sz w:val="22"/>
          <w:szCs w:val="22"/>
          <w:lang w:val="en-US" w:eastAsia="en-GB"/>
        </w:rPr>
        <w:t xml:space="preserve"> and provide the documentation without delay to the competent supervisory authority (</w:t>
      </w:r>
      <w:proofErr w:type="spellStart"/>
      <w:r w:rsidRPr="009573DF" w:rsidR="00D569B7">
        <w:rPr>
          <w:rFonts w:eastAsia="Times New Roman" w:cs="Times New Roman"/>
          <w:color w:val="156082" w:themeColor="accent1"/>
          <w:sz w:val="22"/>
          <w:szCs w:val="22"/>
          <w:lang w:val="en-US" w:eastAsia="en-GB"/>
        </w:rPr>
        <w:t>B</w:t>
      </w:r>
      <w:r w:rsidRPr="009573DF" w:rsidR="00E97835">
        <w:rPr>
          <w:rFonts w:eastAsia="Times New Roman" w:cs="Times New Roman"/>
          <w:color w:val="156082" w:themeColor="accent1"/>
          <w:sz w:val="22"/>
          <w:szCs w:val="22"/>
          <w:lang w:val="en-US" w:eastAsia="en-GB"/>
        </w:rPr>
        <w:t>NetzA</w:t>
      </w:r>
      <w:proofErr w:type="spellEnd"/>
      <w:r w:rsidRPr="009573DF" w:rsidR="00D569B7">
        <w:rPr>
          <w:rFonts w:eastAsia="Times New Roman" w:cs="Times New Roman"/>
          <w:color w:val="156082" w:themeColor="accent1"/>
          <w:sz w:val="22"/>
          <w:szCs w:val="22"/>
          <w:lang w:val="en-US" w:eastAsia="en-GB"/>
        </w:rPr>
        <w:t>) upon request.</w:t>
      </w:r>
    </w:p>
    <w:p w:rsidRPr="009573DF" w:rsidR="00834310" w:rsidP="00191B4C" w:rsidRDefault="00E0238F" w14:paraId="785B54E3" w14:textId="2DF33FE3">
      <w:pPr>
        <w:spacing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According to the Direct Marketing Guidance, proof by e-mail is not sufficient if telephone numbers obtained via website entries are to be used for advertising calls because it is not proven that the person giving consent by e-mail is the owner of the telephone number provided. The regulators generally deem written consent as necessary. Regarding double opt-in procedures using confirmation codes sent by text message or telephone call, the regulators state that the probative value of such procedures is generally considered to be low due to the ease with which they can be falsified.</w:t>
      </w:r>
    </w:p>
    <w:tbl>
      <w:tblPr>
        <w:tblStyle w:val="TableGrid"/>
        <w:tblW w:w="0" w:type="auto"/>
        <w:tblLook w:val="04A0" w:firstRow="1" w:lastRow="0" w:firstColumn="1" w:lastColumn="0" w:noHBand="0" w:noVBand="1"/>
      </w:tblPr>
      <w:tblGrid>
        <w:gridCol w:w="4508"/>
        <w:gridCol w:w="4508"/>
      </w:tblGrid>
      <w:tr w:rsidRPr="009573DF" w:rsidR="00273BC7" w:rsidTr="00145EFF" w14:paraId="1B0E8BA3" w14:textId="77777777">
        <w:tc>
          <w:tcPr>
            <w:tcW w:w="4508" w:type="dxa"/>
          </w:tcPr>
          <w:p w:rsidRPr="009573DF" w:rsidR="00273BC7" w:rsidP="00145EFF" w:rsidRDefault="00273BC7" w14:paraId="5ABDEB15" w14:textId="77777777">
            <w:pPr>
              <w:rPr>
                <w:lang w:val="en-US"/>
              </w:rPr>
            </w:pPr>
            <w:r w:rsidRPr="009573DF">
              <w:rPr>
                <w:lang w:val="en-US"/>
              </w:rPr>
              <w:t xml:space="preserve">Citation </w:t>
            </w:r>
          </w:p>
        </w:tc>
        <w:tc>
          <w:tcPr>
            <w:tcW w:w="4508" w:type="dxa"/>
          </w:tcPr>
          <w:p w:rsidR="00273BC7" w:rsidP="00145EFF" w:rsidRDefault="00840507" w14:paraId="7A84B611" w14:textId="1B50567A">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w:t>
            </w:r>
            <w:r w:rsidR="00252EEE">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7(2) no. 1</w:t>
            </w:r>
            <w:r w:rsidR="00252EEE">
              <w:rPr>
                <w:rFonts w:eastAsia="Times New Roman" w:cs="Times New Roman"/>
                <w:color w:val="156082" w:themeColor="accent1"/>
                <w:lang w:val="en-US" w:eastAsia="en-GB"/>
              </w:rPr>
              <w:t xml:space="preserve"> and</w:t>
            </w:r>
            <w:r w:rsidRPr="009573DF">
              <w:rPr>
                <w:rFonts w:eastAsia="Times New Roman" w:cs="Times New Roman"/>
                <w:color w:val="156082" w:themeColor="accent1"/>
                <w:lang w:val="en-US" w:eastAsia="en-GB"/>
              </w:rPr>
              <w:t xml:space="preserve"> 7a </w:t>
            </w:r>
            <w:r w:rsidR="00252EEE">
              <w:rPr>
                <w:rFonts w:eastAsia="Times New Roman" w:cs="Times New Roman"/>
                <w:color w:val="156082" w:themeColor="accent1"/>
                <w:lang w:val="en-US" w:eastAsia="en-GB"/>
              </w:rPr>
              <w:t xml:space="preserve">of the </w:t>
            </w:r>
            <w:r w:rsidRPr="009573DF">
              <w:rPr>
                <w:rFonts w:eastAsia="Times New Roman" w:cs="Times New Roman"/>
                <w:color w:val="156082" w:themeColor="accent1"/>
                <w:lang w:val="en-US" w:eastAsia="en-GB"/>
              </w:rPr>
              <w:t>UWG</w:t>
            </w:r>
          </w:p>
          <w:p w:rsidRPr="009573DF" w:rsidR="00252EEE" w:rsidP="00145EFF" w:rsidRDefault="00252EEE" w14:paraId="42F062E4" w14:textId="46805625">
            <w:pPr>
              <w:rPr>
                <w:lang w:val="en-US"/>
              </w:rPr>
            </w:pPr>
            <w:r>
              <w:rPr>
                <w:lang w:val="en-US"/>
              </w:rPr>
              <w:t>Section 3.3 of the Direct Marketing Guidance</w:t>
            </w:r>
          </w:p>
        </w:tc>
      </w:tr>
    </w:tbl>
    <w:p w:rsidRPr="009573DF" w:rsidR="00273BC7" w:rsidP="00273BC7" w:rsidRDefault="00273BC7" w14:paraId="255C232B" w14:textId="77777777">
      <w:pPr>
        <w:pStyle w:val="ListParagraph"/>
        <w:rPr>
          <w:i/>
          <w:iCs/>
        </w:rPr>
      </w:pPr>
    </w:p>
    <w:p w:rsidRPr="009573DF" w:rsidR="00AA6400" w:rsidP="64BD6FC4" w:rsidRDefault="0458D0B7" w14:paraId="25CBF626" w14:textId="3BD481EA">
      <w:pPr>
        <w:pStyle w:val="ListParagraph"/>
        <w:numPr>
          <w:ilvl w:val="2"/>
          <w:numId w:val="15"/>
        </w:numPr>
        <w:rPr>
          <w:i/>
          <w:iCs/>
        </w:rPr>
      </w:pPr>
      <w:r w:rsidRPr="009573DF">
        <w:t>What are the requirements</w:t>
      </w:r>
      <w:r w:rsidRPr="009573DF" w:rsidR="00AA6400">
        <w:t xml:space="preserve"> valid consent for </w:t>
      </w:r>
      <w:proofErr w:type="spellStart"/>
      <w:r w:rsidRPr="009573DF" w:rsidR="00AA6400">
        <w:t>sms</w:t>
      </w:r>
      <w:proofErr w:type="spellEnd"/>
      <w:r w:rsidRPr="009573DF" w:rsidR="00AA6400">
        <w:t xml:space="preserve">/mms marketing? </w:t>
      </w:r>
      <w:r w:rsidRPr="009573DF" w:rsidR="00AA6400">
        <w:rPr>
          <w:i/>
          <w:iCs/>
        </w:rPr>
        <w:t>(opt in, opt out, double opt in)?</w:t>
      </w:r>
    </w:p>
    <w:p w:rsidRPr="009573DF" w:rsidR="00E0238F" w:rsidP="00E0238F" w:rsidRDefault="00F13886" w14:paraId="5A7DEF7C" w14:textId="02A415F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Please see Section</w:t>
      </w:r>
      <w:r w:rsidRPr="009573DF" w:rsidR="00E0238F">
        <w:rPr>
          <w:rFonts w:eastAsia="Times New Roman" w:cs="Times New Roman"/>
          <w:color w:val="156082" w:themeColor="accent1"/>
          <w:sz w:val="22"/>
          <w:szCs w:val="22"/>
          <w:lang w:val="en-US" w:eastAsia="en-GB"/>
        </w:rPr>
        <w:t>s</w:t>
      </w:r>
      <w:r w:rsidRPr="009573DF">
        <w:rPr>
          <w:rFonts w:eastAsia="Times New Roman" w:cs="Times New Roman"/>
          <w:color w:val="156082" w:themeColor="accent1"/>
          <w:sz w:val="22"/>
          <w:szCs w:val="22"/>
          <w:lang w:val="en-US" w:eastAsia="en-GB"/>
        </w:rPr>
        <w:t xml:space="preserve"> </w:t>
      </w:r>
      <w:r w:rsidRPr="009573DF" w:rsidR="00E0238F">
        <w:rPr>
          <w:rFonts w:eastAsia="Times New Roman" w:cs="Times New Roman"/>
          <w:color w:val="156082" w:themeColor="accent1"/>
          <w:sz w:val="22"/>
          <w:szCs w:val="22"/>
          <w:lang w:val="en-US" w:eastAsia="en-GB"/>
        </w:rPr>
        <w:t xml:space="preserve">4.1.1, </w:t>
      </w:r>
      <w:r w:rsidRPr="009573DF">
        <w:rPr>
          <w:rFonts w:eastAsia="Times New Roman" w:cs="Times New Roman"/>
          <w:color w:val="156082" w:themeColor="accent1"/>
          <w:sz w:val="22"/>
          <w:szCs w:val="22"/>
          <w:lang w:val="en-US" w:eastAsia="en-GB"/>
        </w:rPr>
        <w:t>4.1.3</w:t>
      </w:r>
      <w:r w:rsidRPr="009573DF" w:rsidR="00E0238F">
        <w:rPr>
          <w:rFonts w:eastAsia="Times New Roman" w:cs="Times New Roman"/>
          <w:color w:val="156082" w:themeColor="accent1"/>
          <w:sz w:val="22"/>
          <w:szCs w:val="22"/>
          <w:lang w:val="en-US" w:eastAsia="en-GB"/>
        </w:rPr>
        <w:t xml:space="preserve"> and 4.2.1.</w:t>
      </w:r>
      <w:r w:rsidR="00277D51">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B855C3" w:rsidTr="00145EFF" w14:paraId="5D196567" w14:textId="77777777">
        <w:tc>
          <w:tcPr>
            <w:tcW w:w="4508" w:type="dxa"/>
          </w:tcPr>
          <w:p w:rsidRPr="009573DF" w:rsidR="00B855C3" w:rsidP="00145EFF" w:rsidRDefault="00B855C3" w14:paraId="2DF83376" w14:textId="77777777">
            <w:pPr>
              <w:rPr>
                <w:lang w:val="en-US"/>
              </w:rPr>
            </w:pPr>
            <w:r w:rsidRPr="009573DF">
              <w:rPr>
                <w:lang w:val="en-US"/>
              </w:rPr>
              <w:t xml:space="preserve">Citation </w:t>
            </w:r>
          </w:p>
        </w:tc>
        <w:tc>
          <w:tcPr>
            <w:tcW w:w="4508" w:type="dxa"/>
          </w:tcPr>
          <w:p w:rsidR="00277D51" w:rsidP="00277D51" w:rsidRDefault="00277D51" w14:paraId="2DD4A5B2"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277D51" w:rsidP="00277D51" w:rsidRDefault="00277D51" w14:paraId="51E563D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77D51" w:rsidP="00277D51" w:rsidRDefault="00277D51" w14:paraId="6835436B"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§§7(2) no. 2</w:t>
            </w:r>
            <w:r>
              <w:rPr>
                <w:rFonts w:eastAsia="Times New Roman" w:cs="Times New Roman"/>
                <w:color w:val="156082" w:themeColor="accent1"/>
                <w:lang w:val="en-US" w:eastAsia="en-GB"/>
              </w:rPr>
              <w:t xml:space="preserve"> and </w:t>
            </w:r>
            <w:r w:rsidRPr="009573DF">
              <w:rPr>
                <w:rFonts w:eastAsia="Times New Roman" w:cs="Times New Roman"/>
                <w:color w:val="156082" w:themeColor="accent1"/>
                <w:lang w:val="en-US" w:eastAsia="en-GB"/>
              </w:rPr>
              <w:t>7(3</w:t>
            </w:r>
            <w:proofErr w:type="gramStart"/>
            <w:r w:rsidRPr="009573DF">
              <w:rPr>
                <w:rFonts w:eastAsia="Times New Roman" w:cs="Times New Roman"/>
                <w:color w:val="156082" w:themeColor="accent1"/>
                <w:lang w:val="en-US" w:eastAsia="en-GB"/>
              </w:rPr>
              <w:t>)  of</w:t>
            </w:r>
            <w:proofErr w:type="gramEnd"/>
            <w:r w:rsidRPr="009573DF">
              <w:rPr>
                <w:rFonts w:eastAsia="Times New Roman" w:cs="Times New Roman"/>
                <w:color w:val="156082" w:themeColor="accent1"/>
                <w:lang w:val="en-US" w:eastAsia="en-GB"/>
              </w:rPr>
              <w:t xml:space="preserve"> the UWG</w:t>
            </w:r>
          </w:p>
          <w:p w:rsidR="00277D51" w:rsidP="00277D51" w:rsidRDefault="00277D51" w14:paraId="5E683EC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277D51" w:rsidP="00277D51" w:rsidRDefault="00277D51" w14:paraId="603E43FE"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277D51" w:rsidP="00277D51" w:rsidRDefault="00277D51" w14:paraId="4FC35B5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277D51" w:rsidP="00277D51" w:rsidRDefault="00277D51" w14:paraId="1493D9F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77D51" w:rsidP="00277D51" w:rsidRDefault="00277D51" w14:paraId="071CDB6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77D51" w:rsidP="00277D51" w:rsidRDefault="00277D51" w14:paraId="7918D02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77D51" w:rsidP="00277D51" w:rsidRDefault="00277D51" w14:paraId="47F5958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B855C3" w:rsidP="00277D51" w:rsidRDefault="00277D51" w14:paraId="25DAFC9A" w14:textId="741235E6">
            <w:pPr>
              <w:rPr>
                <w:lang w:val="en-US"/>
              </w:rPr>
            </w:pPr>
            <w:r w:rsidRPr="009573DF">
              <w:rPr>
                <w:rFonts w:eastAsia="Times New Roman" w:cs="Times New Roman"/>
                <w:color w:val="156082" w:themeColor="accent1"/>
                <w:lang w:val="en-US" w:eastAsia="en-GB"/>
              </w:rPr>
              <w:t>C-102/2020</w:t>
            </w:r>
          </w:p>
        </w:tc>
      </w:tr>
    </w:tbl>
    <w:p w:rsidRPr="009573DF" w:rsidR="00E91145" w:rsidP="00E91145" w:rsidRDefault="00E91145" w14:paraId="6FC4382C" w14:textId="77777777">
      <w:pPr>
        <w:rPr>
          <w:lang w:val="en-US"/>
        </w:rPr>
      </w:pPr>
    </w:p>
    <w:p w:rsidRPr="009573DF" w:rsidR="00E91145" w:rsidP="2E334C89" w:rsidRDefault="00E91145" w14:paraId="55ABE58C" w14:textId="606BCB9B">
      <w:pPr>
        <w:pStyle w:val="ListParagraph"/>
        <w:numPr>
          <w:ilvl w:val="2"/>
          <w:numId w:val="15"/>
        </w:numPr>
        <w:rPr>
          <w:i/>
          <w:iCs/>
        </w:rPr>
      </w:pPr>
      <w:r w:rsidRPr="009573DF">
        <w:t>Are there any rules on dark patterns?</w:t>
      </w:r>
      <w:r w:rsidRPr="009573DF" w:rsidR="00273BC7">
        <w:t xml:space="preserve"> </w:t>
      </w:r>
      <w:r w:rsidRPr="009573DF" w:rsidR="00273BC7">
        <w:rPr>
          <w:i/>
          <w:iCs/>
        </w:rPr>
        <w:t xml:space="preserve">(Please include </w:t>
      </w:r>
      <w:r w:rsidRPr="009573DF" w:rsidR="004A25F7">
        <w:rPr>
          <w:i/>
          <w:iCs/>
        </w:rPr>
        <w:t>requirements from</w:t>
      </w:r>
      <w:r w:rsidRPr="009573DF" w:rsidR="00273BC7">
        <w:rPr>
          <w:i/>
          <w:iCs/>
        </w:rPr>
        <w:t xml:space="preserve"> </w:t>
      </w:r>
      <w:proofErr w:type="spellStart"/>
      <w:r w:rsidRPr="009573DF" w:rsidR="00273BC7">
        <w:rPr>
          <w:i/>
          <w:iCs/>
        </w:rPr>
        <w:t>emarketing</w:t>
      </w:r>
      <w:proofErr w:type="spellEnd"/>
      <w:r w:rsidRPr="009573DF" w:rsidR="00273BC7">
        <w:rPr>
          <w:i/>
          <w:iCs/>
        </w:rPr>
        <w:t xml:space="preserve">, telemarketing, and </w:t>
      </w:r>
      <w:proofErr w:type="spellStart"/>
      <w:r w:rsidRPr="009573DF" w:rsidR="00273BC7">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F13886" w:rsidP="00191B4C" w:rsidRDefault="00F13886" w14:paraId="0DD37169" w14:textId="4686E1B3">
      <w:pPr>
        <w:rPr>
          <w:color w:val="156082" w:themeColor="accent1"/>
          <w:lang w:val="en-US"/>
        </w:rPr>
      </w:pPr>
      <w:r w:rsidRPr="009573DF">
        <w:rPr>
          <w:color w:val="156082" w:themeColor="accent1"/>
          <w:sz w:val="22"/>
          <w:szCs w:val="22"/>
          <w:lang w:val="en-US"/>
        </w:rPr>
        <w:t xml:space="preserve">No. </w:t>
      </w:r>
    </w:p>
    <w:tbl>
      <w:tblPr>
        <w:tblStyle w:val="TableGrid"/>
        <w:tblW w:w="0" w:type="auto"/>
        <w:tblLook w:val="04A0" w:firstRow="1" w:lastRow="0" w:firstColumn="1" w:lastColumn="0" w:noHBand="0" w:noVBand="1"/>
      </w:tblPr>
      <w:tblGrid>
        <w:gridCol w:w="4508"/>
        <w:gridCol w:w="4508"/>
      </w:tblGrid>
      <w:tr w:rsidRPr="009573DF" w:rsidR="00B855C3" w:rsidTr="00145EFF" w14:paraId="3810E672" w14:textId="77777777">
        <w:tc>
          <w:tcPr>
            <w:tcW w:w="4508" w:type="dxa"/>
          </w:tcPr>
          <w:p w:rsidRPr="009573DF" w:rsidR="00B855C3" w:rsidP="00145EFF" w:rsidRDefault="00B855C3" w14:paraId="4E96CFF0" w14:textId="77777777">
            <w:pPr>
              <w:rPr>
                <w:lang w:val="en-US"/>
              </w:rPr>
            </w:pPr>
            <w:r w:rsidRPr="009573DF">
              <w:rPr>
                <w:lang w:val="en-US"/>
              </w:rPr>
              <w:t xml:space="preserve">Citation </w:t>
            </w:r>
          </w:p>
        </w:tc>
        <w:tc>
          <w:tcPr>
            <w:tcW w:w="4508" w:type="dxa"/>
          </w:tcPr>
          <w:p w:rsidRPr="009573DF" w:rsidR="00B855C3" w:rsidP="00145EFF" w:rsidRDefault="003D7A32" w14:paraId="0AB40AD9" w14:textId="1537259D">
            <w:pPr>
              <w:rPr>
                <w:lang w:val="en-US"/>
              </w:rPr>
            </w:pPr>
            <w:r w:rsidRPr="009573DF">
              <w:rPr>
                <w:color w:val="156082" w:themeColor="accent1"/>
                <w:lang w:val="en-US"/>
              </w:rPr>
              <w:t>Not applicable.</w:t>
            </w:r>
          </w:p>
        </w:tc>
      </w:tr>
    </w:tbl>
    <w:p w:rsidRPr="009573DF" w:rsidR="00E91145" w:rsidP="00E91145" w:rsidRDefault="00E91145" w14:paraId="4EFD82DA" w14:textId="77777777">
      <w:pPr>
        <w:rPr>
          <w:lang w:val="en-US"/>
        </w:rPr>
      </w:pPr>
    </w:p>
    <w:p w:rsidRPr="009573DF" w:rsidR="00E91145" w:rsidP="00535FAB" w:rsidRDefault="00E91145" w14:paraId="6E91B67D" w14:textId="389D95B5">
      <w:pPr>
        <w:pStyle w:val="ListParagraph"/>
        <w:numPr>
          <w:ilvl w:val="2"/>
          <w:numId w:val="15"/>
        </w:numPr>
      </w:pPr>
      <w:r w:rsidRPr="009573DF">
        <w:t>How long is consent valid for?</w:t>
      </w:r>
      <w:r w:rsidRPr="009573DF" w:rsidR="00535FAB">
        <w:t xml:space="preserve"> </w:t>
      </w:r>
      <w:r w:rsidRPr="009573DF" w:rsidR="00535FAB">
        <w:rPr>
          <w:i/>
          <w:iCs/>
        </w:rPr>
        <w:t xml:space="preserve">(Please include </w:t>
      </w:r>
      <w:r w:rsidRPr="009573DF" w:rsidR="004A25F7">
        <w:rPr>
          <w:i/>
          <w:iCs/>
        </w:rPr>
        <w:t>requirements from</w:t>
      </w:r>
      <w:r w:rsidRPr="009573DF" w:rsidR="00535FAB">
        <w:rPr>
          <w:i/>
          <w:iCs/>
        </w:rPr>
        <w:t xml:space="preserve"> </w:t>
      </w:r>
      <w:proofErr w:type="spellStart"/>
      <w:r w:rsidRPr="009573DF" w:rsidR="00535FAB">
        <w:rPr>
          <w:i/>
          <w:iCs/>
        </w:rPr>
        <w:t>emarketing</w:t>
      </w:r>
      <w:proofErr w:type="spellEnd"/>
      <w:r w:rsidRPr="009573DF" w:rsidR="00535FAB">
        <w:rPr>
          <w:i/>
          <w:iCs/>
        </w:rPr>
        <w:t xml:space="preserve">, telemarketing, and </w:t>
      </w:r>
      <w:proofErr w:type="spellStart"/>
      <w:r w:rsidRPr="009573DF" w:rsidR="00535FAB">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9F20AB" w:rsidRDefault="009C156F" w14:paraId="116F8E82" w14:textId="11C9425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BGH ruled on February 1, 2018, III ZR 196/17 (only available in German </w:t>
      </w:r>
      <w:hyperlink w:tgtFrame="_blank" w:history="1" r:id="rId5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(decision of </w:t>
      </w:r>
      <w:r w:rsidRPr="009573DF" w:rsidR="00DE2B69">
        <w:rPr>
          <w:rFonts w:eastAsia="Times New Roman" w:cs="Times New Roman"/>
          <w:color w:val="156082" w:themeColor="accent1"/>
          <w:sz w:val="22"/>
          <w:szCs w:val="22"/>
          <w:lang w:val="en-US" w:eastAsia="en-GB"/>
        </w:rPr>
        <w:t>February 1, 2018</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neither Directive 2002/58/EC nor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 of the UWG provide for a time limit on consent once it has been given and, thus, concludes that consent does not expire simply because of the passing of time. </w:t>
      </w:r>
    </w:p>
    <w:p w:rsidRPr="009573DF" w:rsidR="009C156F" w:rsidP="00191B4C" w:rsidRDefault="009C156F" w14:paraId="1F6D70C8" w14:textId="5F53721D">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By contrast, the authorities point out that, in the opinion of multiple German civil courts, consents to direct marketing communications, once granted, are limited in time (</w:t>
      </w:r>
      <w:r w:rsidR="00DE2B69">
        <w:rPr>
          <w:rFonts w:eastAsia="Times New Roman" w:cs="Times New Roman"/>
          <w:color w:val="156082" w:themeColor="accent1"/>
          <w:sz w:val="22"/>
          <w:szCs w:val="22"/>
          <w:lang w:val="en-US" w:eastAsia="en-GB"/>
        </w:rPr>
        <w:t>Section 3.5</w:t>
      </w:r>
      <w:r w:rsidRPr="009573DF">
        <w:rPr>
          <w:rFonts w:eastAsia="Times New Roman" w:cs="Times New Roman"/>
          <w:color w:val="156082" w:themeColor="accent1"/>
          <w:sz w:val="22"/>
          <w:szCs w:val="22"/>
          <w:lang w:val="en-US" w:eastAsia="en-GB"/>
        </w:rPr>
        <w:t xml:space="preserve"> of the Direct Marketing Guidance). </w:t>
      </w:r>
      <w:r w:rsidRPr="009573DF" w:rsidR="004A2B70">
        <w:rPr>
          <w:rFonts w:eastAsia="Times New Roman" w:cs="Times New Roman"/>
          <w:color w:val="156082" w:themeColor="accent1"/>
          <w:sz w:val="22"/>
          <w:szCs w:val="22"/>
          <w:lang w:val="en-US" w:eastAsia="en-GB"/>
        </w:rPr>
        <w:t>According to the </w:t>
      </w:r>
      <w:hyperlink w:tgtFrame="_blank" w:history="1" r:id="rId54">
        <w:r w:rsidRPr="009573DF" w:rsidR="004A2B70">
          <w:rPr>
            <w:rFonts w:eastAsia="Times New Roman" w:cs="Times New Roman"/>
            <w:color w:val="156082" w:themeColor="accent1"/>
            <w:sz w:val="22"/>
            <w:szCs w:val="22"/>
            <w:lang w:val="en-US" w:eastAsia="en-GB"/>
          </w:rPr>
          <w:t>Berlin Regional Court</w:t>
        </w:r>
      </w:hyperlink>
      <w:r w:rsidRPr="009573DF" w:rsidR="004A2B70">
        <w:rPr>
          <w:rFonts w:eastAsia="Times New Roman" w:cs="Times New Roman"/>
          <w:color w:val="156082" w:themeColor="accent1"/>
          <w:sz w:val="22"/>
          <w:szCs w:val="22"/>
          <w:lang w:val="en-US" w:eastAsia="en-GB"/>
        </w:rPr>
        <w:t>, two years would be too long in any case (see LG Berlin, decision from July 2, 2004 - 15 O 653/03</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from July 2, 2004</w:t>
      </w:r>
      <w:r w:rsidR="00DE2B69">
        <w:rPr>
          <w:rFonts w:eastAsia="Times New Roman" w:cs="Times New Roman"/>
          <w:color w:val="156082" w:themeColor="accent1"/>
          <w:sz w:val="22"/>
          <w:szCs w:val="22"/>
          <w:lang w:val="en-US" w:eastAsia="en-GB"/>
        </w:rPr>
        <w:t>)</w:t>
      </w:r>
      <w:r w:rsidRPr="009573DF" w:rsidR="004A2B70">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55">
        <w:r w:rsidRPr="009573DF">
          <w:rPr>
            <w:rFonts w:eastAsia="Times New Roman" w:cs="Times New Roman"/>
            <w:color w:val="156082" w:themeColor="accent1"/>
            <w:sz w:val="22"/>
            <w:szCs w:val="22"/>
            <w:lang w:val="en-US" w:eastAsia="en-GB"/>
          </w:rPr>
          <w:t>District Court of Munich</w:t>
        </w:r>
      </w:hyperlink>
      <w:r w:rsidRPr="009573DF">
        <w:rPr>
          <w:rFonts w:eastAsia="Times New Roman" w:cs="Times New Roman"/>
          <w:color w:val="156082" w:themeColor="accent1"/>
          <w:sz w:val="22"/>
          <w:szCs w:val="22"/>
          <w:lang w:val="en-US" w:eastAsia="en-GB"/>
        </w:rPr>
        <w:t> ruled, in its decision of April 8, 2010, 7 HK O 138/10 (only available in German </w:t>
      </w:r>
      <w:hyperlink w:tgtFrame="_blank" w:history="1" r:id="rId5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of April 8, 2010</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consent to email marketing granted 17 months ago and not used thus far loses its relevance, and therefore cannot serve as a legal basis in this respect.</w:t>
      </w:r>
      <w:r w:rsidRPr="009573DF" w:rsidR="004A2B70">
        <w:rPr>
          <w:rFonts w:eastAsia="Times New Roman" w:cs="Times New Roman"/>
          <w:color w:val="156082" w:themeColor="accent1"/>
          <w:sz w:val="22"/>
          <w:szCs w:val="22"/>
          <w:lang w:val="en-US" w:eastAsia="en-GB"/>
        </w:rPr>
        <w:t xml:space="preserve"> Another</w:t>
      </w:r>
      <w:r w:rsidRPr="009573DF">
        <w:rPr>
          <w:rFonts w:eastAsia="Times New Roman" w:cs="Times New Roman"/>
          <w:color w:val="156082" w:themeColor="accent1"/>
          <w:sz w:val="22"/>
          <w:szCs w:val="22"/>
          <w:lang w:val="en-US" w:eastAsia="en-GB"/>
        </w:rPr>
        <w:t xml:space="preserve"> decision </w:t>
      </w:r>
      <w:r w:rsidRPr="009573DF" w:rsidR="00DE2B69">
        <w:rPr>
          <w:rFonts w:eastAsia="Times New Roman" w:cs="Times New Roman"/>
          <w:color w:val="156082" w:themeColor="accent1"/>
          <w:sz w:val="22"/>
          <w:szCs w:val="22"/>
          <w:lang w:val="en-US" w:eastAsia="en-GB"/>
        </w:rPr>
        <w:t xml:space="preserve">from February 14, 2023 </w:t>
      </w:r>
      <w:r w:rsidRPr="009573DF">
        <w:rPr>
          <w:rFonts w:eastAsia="Times New Roman" w:cs="Times New Roman"/>
          <w:color w:val="156082" w:themeColor="accent1"/>
          <w:sz w:val="22"/>
          <w:szCs w:val="22"/>
          <w:lang w:val="en-US" w:eastAsia="en-GB"/>
        </w:rPr>
        <w:t>(161 C 12736/22 only available in German </w:t>
      </w:r>
      <w:hyperlink w:tgtFrame="_blank" w:history="1" r:id="rId5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DE2B69">
        <w:rPr>
          <w:rFonts w:eastAsia="Times New Roman" w:cs="Times New Roman"/>
          <w:color w:val="156082" w:themeColor="accent1"/>
          <w:sz w:val="22"/>
          <w:szCs w:val="22"/>
          <w:lang w:val="en-US" w:eastAsia="en-GB"/>
        </w:rPr>
        <w:t xml:space="preserve">(decision of </w:t>
      </w:r>
      <w:r w:rsidRPr="009573DF" w:rsidR="00DE2B69">
        <w:rPr>
          <w:rFonts w:eastAsia="Times New Roman" w:cs="Times New Roman"/>
          <w:color w:val="156082" w:themeColor="accent1"/>
          <w:sz w:val="22"/>
          <w:szCs w:val="22"/>
          <w:lang w:val="en-US" w:eastAsia="en-GB"/>
        </w:rPr>
        <w:t>February 14, 2023</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of the District Court of Munich, </w:t>
      </w:r>
      <w:r w:rsidRPr="009573DF" w:rsidR="004A2B70">
        <w:rPr>
          <w:rFonts w:eastAsia="Times New Roman" w:cs="Times New Roman"/>
          <w:color w:val="156082" w:themeColor="accent1"/>
          <w:sz w:val="22"/>
          <w:szCs w:val="22"/>
          <w:lang w:val="en-US" w:eastAsia="en-GB"/>
        </w:rPr>
        <w:t xml:space="preserve">says </w:t>
      </w:r>
      <w:proofErr w:type="gramStart"/>
      <w:r w:rsidRPr="009573DF" w:rsidR="004A2B70">
        <w:rPr>
          <w:rFonts w:eastAsia="Times New Roman" w:cs="Times New Roman"/>
          <w:color w:val="156082" w:themeColor="accent1"/>
          <w:sz w:val="22"/>
          <w:szCs w:val="22"/>
          <w:lang w:val="en-US" w:eastAsia="en-GB"/>
        </w:rPr>
        <w:t xml:space="preserve">that </w:t>
      </w:r>
      <w:r w:rsidRPr="009573DF">
        <w:rPr>
          <w:rFonts w:eastAsia="Times New Roman" w:cs="Times New Roman"/>
          <w:color w:val="156082" w:themeColor="accent1"/>
          <w:sz w:val="22"/>
          <w:szCs w:val="22"/>
          <w:lang w:val="en-US" w:eastAsia="en-GB"/>
        </w:rPr>
        <w:t xml:space="preserve"> advertising</w:t>
      </w:r>
      <w:proofErr w:type="gramEnd"/>
      <w:r w:rsidRPr="009573DF">
        <w:rPr>
          <w:rFonts w:eastAsia="Times New Roman" w:cs="Times New Roman"/>
          <w:color w:val="156082" w:themeColor="accent1"/>
          <w:sz w:val="22"/>
          <w:szCs w:val="22"/>
          <w:lang w:val="en-US" w:eastAsia="en-GB"/>
        </w:rPr>
        <w:t xml:space="preserve"> consent in connection with membership of a golf club shall expire after </w:t>
      </w:r>
      <w:r w:rsidR="00DE2B69">
        <w:rPr>
          <w:rFonts w:eastAsia="Times New Roman" w:cs="Times New Roman"/>
          <w:color w:val="156082" w:themeColor="accent1"/>
          <w:sz w:val="22"/>
          <w:szCs w:val="22"/>
          <w:lang w:val="en-US" w:eastAsia="en-GB"/>
        </w:rPr>
        <w:t>four</w:t>
      </w:r>
      <w:r w:rsidRPr="009573DF" w:rsidR="00DE2B69">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years in any case if membership of the golf club has been terminated in the meantime. The decisive factor </w:t>
      </w:r>
      <w:r w:rsidRPr="009573DF" w:rsidR="004A2B70">
        <w:rPr>
          <w:rFonts w:eastAsia="Times New Roman" w:cs="Times New Roman"/>
          <w:color w:val="156082" w:themeColor="accent1"/>
          <w:sz w:val="22"/>
          <w:szCs w:val="22"/>
          <w:lang w:val="en-US" w:eastAsia="en-GB"/>
        </w:rPr>
        <w:t>shall be</w:t>
      </w:r>
      <w:r w:rsidRPr="009573DF">
        <w:rPr>
          <w:rFonts w:eastAsia="Times New Roman" w:cs="Times New Roman"/>
          <w:color w:val="156082" w:themeColor="accent1"/>
          <w:sz w:val="22"/>
          <w:szCs w:val="22"/>
          <w:lang w:val="en-US" w:eastAsia="en-GB"/>
        </w:rPr>
        <w:t xml:space="preserve"> whether, due to the nature of the business relationship, a need for further use of the data for direct marketing purposes is still evident. A fixed time limit cannot be specified, as this depends on the circumstances of the individual case.</w:t>
      </w:r>
    </w:p>
    <w:p w:rsidRPr="009573DF" w:rsidR="002B5B8C" w:rsidP="00191B4C" w:rsidRDefault="002B5B8C" w14:paraId="7B04329D" w14:textId="181CBFDF">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Where personal data is processed for direct marketing purposes, the data subject has the right to object at any time to processing of their personal data for such marketing, which includes profiling to the extent that it is related to such direct marketing (Article 21 of the GDPR).The data subject should be able to exercise the right to object whether with regard to initial or further processing, at any time and free of charge, and such right should be explicitly brought to their attention and presented clearly and separately from any other information (Recital 70 of the GDPR).</w:t>
      </w:r>
    </w:p>
    <w:p w:rsidRPr="009573DF" w:rsidR="00E07866" w:rsidP="00191B4C" w:rsidRDefault="002B5B8C" w14:paraId="44345026" w14:textId="7D0BA668">
      <w:pPr>
        <w:spacing w:after="240" w:line="240" w:lineRule="auto"/>
        <w:jc w:val="both"/>
        <w:rPr>
          <w:color w:val="156082" w:themeColor="accent1"/>
          <w:sz w:val="22"/>
          <w:szCs w:val="22"/>
          <w:lang w:val="en-US"/>
        </w:rPr>
      </w:pPr>
      <w:r w:rsidRPr="009573DF">
        <w:rPr>
          <w:rFonts w:eastAsia="Times New Roman" w:cs="Times New Roman"/>
          <w:color w:val="156082" w:themeColor="accent1"/>
          <w:sz w:val="22"/>
          <w:szCs w:val="22"/>
          <w:lang w:val="en-US" w:eastAsia="en-GB"/>
        </w:rPr>
        <w:t>The </w:t>
      </w:r>
      <w:hyperlink w:tgtFrame="_blank" w:history="1" r:id="rId58">
        <w:r w:rsidRPr="009573DF">
          <w:rPr>
            <w:rFonts w:eastAsia="Times New Roman" w:cs="Times New Roman"/>
            <w:color w:val="156082" w:themeColor="accent1"/>
            <w:sz w:val="22"/>
            <w:szCs w:val="22"/>
            <w:lang w:val="en-US" w:eastAsia="en-GB"/>
          </w:rPr>
          <w:t>Regional Court of Munich</w:t>
        </w:r>
      </w:hyperlink>
      <w:r w:rsidRPr="009573DF">
        <w:rPr>
          <w:rFonts w:eastAsia="Times New Roman" w:cs="Times New Roman"/>
          <w:color w:val="156082" w:themeColor="accent1"/>
          <w:sz w:val="22"/>
          <w:szCs w:val="22"/>
          <w:lang w:val="en-US" w:eastAsia="en-GB"/>
        </w:rPr>
        <w:t> decided (decision from August 5, 2022, 142 C 1633/22 only available in German </w:t>
      </w:r>
      <w:hyperlink w:tgtFrame="_blank" w:history="1" r:id="rId59">
        <w:r w:rsidRPr="009573DF">
          <w:rPr>
            <w:rFonts w:eastAsia="Times New Roman" w:cs="Times New Roman"/>
            <w:color w:val="156082" w:themeColor="accent1"/>
            <w:sz w:val="22"/>
            <w:szCs w:val="22"/>
            <w:lang w:val="en-US" w:eastAsia="en-GB"/>
          </w:rPr>
          <w:t>here</w:t>
        </w:r>
      </w:hyperlink>
      <w:r w:rsidR="00DE2B69">
        <w:rPr>
          <w:lang w:val="en-US"/>
        </w:rPr>
        <w:t xml:space="preserve"> (</w:t>
      </w:r>
      <w:r w:rsidRPr="009573DF" w:rsidR="00DE2B69">
        <w:rPr>
          <w:rFonts w:eastAsia="Times New Roman" w:cs="Times New Roman"/>
          <w:color w:val="156082" w:themeColor="accent1"/>
          <w:sz w:val="22"/>
          <w:szCs w:val="22"/>
          <w:lang w:val="en-US" w:eastAsia="en-GB"/>
        </w:rPr>
        <w:t xml:space="preserve">decision </w:t>
      </w:r>
      <w:r w:rsidR="00DE2B69">
        <w:rPr>
          <w:rFonts w:eastAsia="Times New Roman" w:cs="Times New Roman"/>
          <w:color w:val="156082" w:themeColor="accent1"/>
          <w:sz w:val="22"/>
          <w:szCs w:val="22"/>
          <w:lang w:val="en-US" w:eastAsia="en-GB"/>
        </w:rPr>
        <w:t>of</w:t>
      </w:r>
      <w:r w:rsidRPr="009573DF" w:rsidR="00DE2B69">
        <w:rPr>
          <w:rFonts w:eastAsia="Times New Roman" w:cs="Times New Roman"/>
          <w:color w:val="156082" w:themeColor="accent1"/>
          <w:sz w:val="22"/>
          <w:szCs w:val="22"/>
          <w:lang w:val="en-US" w:eastAsia="en-GB"/>
        </w:rPr>
        <w:t xml:space="preserve"> August 5, 2022</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companies must comply with advertising objections regardless of the communication channel. A reference to a customer portal and the settings options there – effectively forcing newsletter recipients to object via a certain channel </w:t>
      </w:r>
      <w:r w:rsidRPr="009573DF" w:rsidR="008F19B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sh</w:t>
      </w:r>
      <w:r w:rsidRPr="009573DF" w:rsidR="008F19BE">
        <w:rPr>
          <w:rFonts w:eastAsia="Times New Roman" w:cs="Times New Roman"/>
          <w:color w:val="156082" w:themeColor="accent1"/>
          <w:sz w:val="22"/>
          <w:szCs w:val="22"/>
          <w:lang w:val="en-US" w:eastAsia="en-GB"/>
        </w:rPr>
        <w:t xml:space="preserve">all </w:t>
      </w:r>
      <w:r w:rsidRPr="009573DF">
        <w:rPr>
          <w:rFonts w:eastAsia="Times New Roman" w:cs="Times New Roman"/>
          <w:color w:val="156082" w:themeColor="accent1"/>
          <w:sz w:val="22"/>
          <w:szCs w:val="22"/>
          <w:lang w:val="en-US" w:eastAsia="en-GB"/>
        </w:rPr>
        <w:t>not be sufficient.</w:t>
      </w:r>
    </w:p>
    <w:tbl>
      <w:tblPr>
        <w:tblStyle w:val="TableGrid"/>
        <w:tblW w:w="0" w:type="auto"/>
        <w:tblLook w:val="04A0" w:firstRow="1" w:lastRow="0" w:firstColumn="1" w:lastColumn="0" w:noHBand="0" w:noVBand="1"/>
      </w:tblPr>
      <w:tblGrid>
        <w:gridCol w:w="4508"/>
        <w:gridCol w:w="4508"/>
      </w:tblGrid>
      <w:tr w:rsidRPr="009573DF" w:rsidR="00B855C3" w:rsidTr="00145EFF" w14:paraId="13FF3B90" w14:textId="77777777">
        <w:tc>
          <w:tcPr>
            <w:tcW w:w="4508" w:type="dxa"/>
          </w:tcPr>
          <w:p w:rsidRPr="009573DF" w:rsidR="00B855C3" w:rsidP="00145EFF" w:rsidRDefault="00B855C3" w14:paraId="523469FC" w14:textId="77777777">
            <w:pPr>
              <w:rPr>
                <w:lang w:val="en-US"/>
              </w:rPr>
            </w:pPr>
            <w:r w:rsidRPr="009573DF">
              <w:rPr>
                <w:lang w:val="en-US"/>
              </w:rPr>
              <w:t xml:space="preserve">Citation </w:t>
            </w:r>
          </w:p>
        </w:tc>
        <w:tc>
          <w:tcPr>
            <w:tcW w:w="4508" w:type="dxa"/>
          </w:tcPr>
          <w:p w:rsidR="00B855C3" w:rsidP="00145EFF" w:rsidRDefault="00DE2B69" w14:paraId="6D95D541" w14:textId="1F4DB2EE">
            <w:pPr>
              <w:rPr>
                <w:color w:val="156082" w:themeColor="accent1"/>
                <w:lang w:val="en-US"/>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 2018</w:t>
            </w:r>
          </w:p>
          <w:p w:rsidR="00DE2B69" w:rsidP="00145EFF" w:rsidRDefault="00DE2B69" w14:paraId="6D340014"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July 2, 2004</w:t>
            </w:r>
          </w:p>
          <w:p w:rsidR="00DE2B69" w:rsidP="00145EFF" w:rsidRDefault="00DE2B69" w14:paraId="1BA0D66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April 8, 2010</w:t>
            </w:r>
          </w:p>
          <w:p w:rsidR="00DE2B69" w:rsidP="00145EFF" w:rsidRDefault="00DE2B69" w14:paraId="400984F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14, 2023</w:t>
            </w:r>
          </w:p>
          <w:p w:rsidR="00DE2B69" w:rsidP="00145EFF" w:rsidRDefault="00DE2B69" w14:paraId="1D3F8E30"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21 of the GDPR</w:t>
            </w:r>
          </w:p>
          <w:p w:rsidRPr="009573DF" w:rsidR="00DE2B69" w:rsidP="00145EFF" w:rsidRDefault="00DE2B69" w14:paraId="3FD2C5E8" w14:textId="681BF737">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August 5, 2022</w:t>
            </w:r>
          </w:p>
        </w:tc>
      </w:tr>
    </w:tbl>
    <w:p w:rsidRPr="009573DF" w:rsidR="00E91145" w:rsidP="00E91145" w:rsidRDefault="00E91145" w14:paraId="6E5D9EE8" w14:textId="77777777">
      <w:pPr>
        <w:rPr>
          <w:lang w:val="en-US"/>
        </w:rPr>
      </w:pPr>
    </w:p>
    <w:p w:rsidRPr="009573DF" w:rsidR="00E91145" w:rsidP="00E91145" w:rsidRDefault="00E91145" w14:paraId="18A62C49" w14:textId="77777777">
      <w:pPr>
        <w:rPr>
          <w:b/>
          <w:bCs/>
          <w:lang w:val="en-US"/>
        </w:rPr>
      </w:pPr>
      <w:r w:rsidRPr="009573DF">
        <w:rPr>
          <w:b/>
          <w:bCs/>
          <w:lang w:val="en-US"/>
        </w:rPr>
        <w:t>4.3. Minors</w:t>
      </w:r>
    </w:p>
    <w:p w:rsidRPr="009573DF" w:rsidR="003541E8" w:rsidP="005927DB" w:rsidRDefault="00E91145" w14:paraId="16C639D7" w14:textId="748B80A7">
      <w:pPr>
        <w:pStyle w:val="ListParagraph"/>
        <w:numPr>
          <w:ilvl w:val="2"/>
          <w:numId w:val="4"/>
        </w:numPr>
      </w:pPr>
      <w:r w:rsidRPr="009573DF">
        <w:t xml:space="preserve">Is it permissible to target </w:t>
      </w:r>
      <w:r w:rsidRPr="009573DF" w:rsidR="003541E8">
        <w:t>direct marketing</w:t>
      </w:r>
      <w:r w:rsidRPr="009573DF">
        <w:t xml:space="preserve"> to minors?</w:t>
      </w:r>
      <w:r w:rsidRPr="009573DF" w:rsidR="003541E8">
        <w:t xml:space="preserve"> </w:t>
      </w:r>
      <w:r w:rsidRPr="009573DF" w:rsidR="003541E8">
        <w:rPr>
          <w:i/>
          <w:iCs/>
        </w:rPr>
        <w:t xml:space="preserve">(Please include requirements from </w:t>
      </w:r>
      <w:proofErr w:type="spellStart"/>
      <w:r w:rsidRPr="009573DF" w:rsidR="003541E8">
        <w:rPr>
          <w:i/>
          <w:iCs/>
        </w:rPr>
        <w:t>emarketing</w:t>
      </w:r>
      <w:proofErr w:type="spellEnd"/>
      <w:r w:rsidRPr="009573DF" w:rsidR="003541E8">
        <w:rPr>
          <w:i/>
          <w:iCs/>
        </w:rPr>
        <w:t xml:space="preserve">, telemarketing, and </w:t>
      </w:r>
      <w:proofErr w:type="spellStart"/>
      <w:r w:rsidRPr="009573DF" w:rsidR="003541E8">
        <w:rPr>
          <w:i/>
          <w:iCs/>
        </w:rPr>
        <w:t>sms</w:t>
      </w:r>
      <w:proofErr w:type="spellEnd"/>
      <w:r w:rsidRPr="009573DF" w:rsidR="003541E8">
        <w:rPr>
          <w:i/>
          <w:iCs/>
        </w:rPr>
        <w:t>/mms marketing laws)</w:t>
      </w:r>
    </w:p>
    <w:p w:rsidRPr="009573DF" w:rsidR="00246A58" w:rsidP="00646689" w:rsidRDefault="003D5206" w14:paraId="60AA47DA" w14:textId="5B49A362">
      <w:pPr>
        <w:spacing w:line="240" w:lineRule="auto"/>
        <w:jc w:val="both"/>
        <w:rPr>
          <w:color w:val="156082" w:themeColor="accent1"/>
          <w:sz w:val="22"/>
          <w:szCs w:val="22"/>
          <w:lang w:val="en-US" w:eastAsia="en-GB"/>
        </w:rPr>
      </w:pPr>
      <w:r w:rsidRPr="009573DF">
        <w:rPr>
          <w:color w:val="156082" w:themeColor="accent1"/>
          <w:sz w:val="22"/>
          <w:szCs w:val="22"/>
          <w:lang w:val="en-US" w:eastAsia="en-GB"/>
        </w:rPr>
        <w:t xml:space="preserve">In Germany, </w:t>
      </w:r>
      <w:r w:rsidRPr="009573DF" w:rsidR="00246A58">
        <w:rPr>
          <w:color w:val="156082" w:themeColor="accent1"/>
          <w:sz w:val="22"/>
          <w:szCs w:val="22"/>
          <w:lang w:val="en-US" w:eastAsia="en-GB"/>
        </w:rPr>
        <w:t>direct marketing to minors is not outright prohibited, but is subject to heightened scrutiny</w:t>
      </w:r>
      <w:r w:rsidRPr="009573DF" w:rsidR="00136F32">
        <w:rPr>
          <w:color w:val="156082" w:themeColor="accent1"/>
          <w:sz w:val="22"/>
          <w:szCs w:val="22"/>
          <w:lang w:val="en-US" w:eastAsia="en-GB"/>
        </w:rPr>
        <w:t xml:space="preserve"> by the regulators</w:t>
      </w:r>
      <w:r w:rsidRPr="009573DF" w:rsidR="00246A58">
        <w:rPr>
          <w:color w:val="156082" w:themeColor="accent1"/>
          <w:sz w:val="22"/>
          <w:szCs w:val="22"/>
          <w:lang w:val="en-US" w:eastAsia="en-GB"/>
        </w:rPr>
        <w:t xml:space="preserve"> and, in most cases, stricter consent requirements, meaning it is only permissible where the controller can demonstrate a valid legal basis (explicit, informed consent, often requiring parental involvement depending on age and context), age-appropriate transparency, and fairness, avoiding exploitative or opaque practices.</w:t>
      </w:r>
    </w:p>
    <w:p w:rsidRPr="009573DF" w:rsidR="007D33A8" w:rsidP="00191B4C" w:rsidRDefault="00246A58" w14:paraId="2C334AD3" w14:textId="6AA1B556">
      <w:pPr>
        <w:spacing w:line="240" w:lineRule="auto"/>
        <w:jc w:val="both"/>
        <w:rPr>
          <w:color w:val="156082" w:themeColor="accent1"/>
          <w:lang w:val="en-US" w:eastAsia="en-GB"/>
        </w:rPr>
      </w:pPr>
      <w:r w:rsidRPr="009573DF">
        <w:rPr>
          <w:color w:val="156082" w:themeColor="accent1"/>
          <w:sz w:val="22"/>
          <w:szCs w:val="22"/>
          <w:lang w:val="en-US" w:eastAsia="en-GB"/>
        </w:rPr>
        <w:t>In this context, t</w:t>
      </w:r>
      <w:r w:rsidRPr="009573DF" w:rsidR="007D33A8">
        <w:rPr>
          <w:color w:val="156082" w:themeColor="accent1"/>
          <w:sz w:val="22"/>
          <w:szCs w:val="22"/>
          <w:lang w:val="en-US" w:eastAsia="en-GB"/>
        </w:rPr>
        <w:t xml:space="preserve">he </w:t>
      </w:r>
      <w:hyperlink w:history="1" r:id="rId60">
        <w:r w:rsidRPr="009573DF" w:rsidR="007D33A8">
          <w:rPr>
            <w:rStyle w:val="Hyperlink"/>
            <w:sz w:val="22"/>
            <w:szCs w:val="22"/>
            <w:lang w:val="en-US" w:eastAsia="en-GB"/>
          </w:rPr>
          <w:t>DSK</w:t>
        </w:r>
        <w:r w:rsidRPr="009573DF" w:rsidR="007D33A8">
          <w:rPr>
            <w:rStyle w:val="Hyperlink"/>
            <w:sz w:val="22"/>
            <w:szCs w:val="22"/>
            <w:lang w:val="en-US"/>
          </w:rPr>
          <w:t xml:space="preserve"> resolution on improving the protection of children's personal data under the GDPR</w:t>
        </w:r>
      </w:hyperlink>
      <w:r w:rsidRPr="009573DF" w:rsidR="007D33A8">
        <w:rPr>
          <w:color w:val="156082" w:themeColor="accent1"/>
          <w:sz w:val="22"/>
          <w:szCs w:val="22"/>
          <w:lang w:val="en-US" w:eastAsia="en-GB"/>
        </w:rPr>
        <w:t xml:space="preserve"> </w:t>
      </w:r>
      <w:r w:rsidR="00DE2B69">
        <w:rPr>
          <w:color w:val="156082" w:themeColor="accent1"/>
          <w:sz w:val="22"/>
          <w:szCs w:val="22"/>
          <w:lang w:val="en-US" w:eastAsia="en-GB"/>
        </w:rPr>
        <w:t xml:space="preserve">(the Children's Data Resolution) </w:t>
      </w:r>
      <w:r w:rsidRPr="009573DF" w:rsidR="007D33A8">
        <w:rPr>
          <w:color w:val="156082" w:themeColor="accent1"/>
          <w:sz w:val="22"/>
          <w:szCs w:val="22"/>
          <w:lang w:val="en-US" w:eastAsia="en-GB"/>
        </w:rPr>
        <w:t xml:space="preserve">of November </w:t>
      </w:r>
      <w:r w:rsidR="00DE2B69">
        <w:rPr>
          <w:color w:val="156082" w:themeColor="accent1"/>
          <w:sz w:val="22"/>
          <w:szCs w:val="22"/>
          <w:lang w:val="en-US" w:eastAsia="en-GB"/>
        </w:rPr>
        <w:t xml:space="preserve">20, </w:t>
      </w:r>
      <w:proofErr w:type="gramStart"/>
      <w:r w:rsidRPr="009573DF" w:rsidR="007D33A8">
        <w:rPr>
          <w:color w:val="156082" w:themeColor="accent1"/>
          <w:sz w:val="22"/>
          <w:szCs w:val="22"/>
          <w:lang w:val="en-US" w:eastAsia="en-GB"/>
        </w:rPr>
        <w:t>2025</w:t>
      </w:r>
      <w:proofErr w:type="gramEnd"/>
      <w:r w:rsidRPr="009573DF" w:rsidR="007D33A8">
        <w:rPr>
          <w:color w:val="156082" w:themeColor="accent1"/>
          <w:sz w:val="22"/>
          <w:szCs w:val="22"/>
          <w:lang w:val="en-US" w:eastAsia="en-GB"/>
        </w:rPr>
        <w:t xml:space="preserve"> calls for stronger protection of children</w:t>
      </w:r>
      <w:r w:rsidR="00DE2B69">
        <w:rPr>
          <w:color w:val="156082" w:themeColor="accent1"/>
          <w:sz w:val="22"/>
          <w:szCs w:val="22"/>
          <w:lang w:val="en-US" w:eastAsia="en-GB"/>
        </w:rPr>
        <w:t>'</w:t>
      </w:r>
      <w:r w:rsidRPr="009573DF" w:rsidR="007D33A8">
        <w:rPr>
          <w:color w:val="156082" w:themeColor="accent1"/>
          <w:sz w:val="22"/>
          <w:szCs w:val="22"/>
          <w:lang w:val="en-US" w:eastAsia="en-GB"/>
        </w:rPr>
        <w:t xml:space="preserve">s data. It proposes amending Article 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to explicitly prohibit children from consenting to the use of their personal data for advertising purposes </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or for creating personality and user profiles</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w:t>
      </w:r>
      <w:r w:rsidRPr="009573DF" w:rsidR="004F368E">
        <w:rPr>
          <w:color w:val="156082" w:themeColor="accent1"/>
          <w:sz w:val="22"/>
          <w:szCs w:val="22"/>
          <w:lang w:val="en-US" w:eastAsia="en-GB"/>
        </w:rPr>
        <w:t xml:space="preserve"> </w:t>
      </w:r>
      <w:r w:rsidRPr="009573DF" w:rsidR="007D33A8">
        <w:rPr>
          <w:color w:val="156082" w:themeColor="accent1"/>
          <w:sz w:val="22"/>
          <w:szCs w:val="22"/>
          <w:lang w:val="en-US" w:eastAsia="en-GB"/>
        </w:rPr>
        <w:t xml:space="preserve">The resolution draws on Recital 38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emphasizing that children deserve special protection, particularly regarding profiling and targeted advertising. It also aims to complement the </w:t>
      </w:r>
      <w:hyperlink w:history="1" r:id="rId61">
        <w:r w:rsidRPr="00DE2B69" w:rsidR="007D33A8">
          <w:rPr>
            <w:rStyle w:val="Hyperlink"/>
            <w:sz w:val="22"/>
            <w:szCs w:val="22"/>
            <w:lang w:val="en-US" w:eastAsia="en-GB"/>
          </w:rPr>
          <w:t>Digital Services Act</w:t>
        </w:r>
      </w:hyperlink>
      <w:r w:rsidRPr="009573DF" w:rsidR="007D33A8">
        <w:rPr>
          <w:color w:val="156082" w:themeColor="accent1"/>
          <w:sz w:val="22"/>
          <w:szCs w:val="22"/>
          <w:lang w:val="en-US" w:eastAsia="en-GB"/>
        </w:rPr>
        <w:t>, which already bans personalized advertising directed at children.</w:t>
      </w:r>
      <w:r w:rsidRPr="009573DF" w:rsidR="00956CFC">
        <w:rPr>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F003C6" w:rsidTr="00145EFF" w14:paraId="37FBC242" w14:textId="77777777">
        <w:tc>
          <w:tcPr>
            <w:tcW w:w="4508" w:type="dxa"/>
          </w:tcPr>
          <w:p w:rsidRPr="009573DF" w:rsidR="00F003C6" w:rsidP="00145EFF" w:rsidRDefault="00F003C6" w14:paraId="28415FB8" w14:textId="77777777">
            <w:pPr>
              <w:rPr>
                <w:lang w:val="en-US"/>
              </w:rPr>
            </w:pPr>
            <w:r w:rsidRPr="009573DF">
              <w:rPr>
                <w:lang w:val="en-US"/>
              </w:rPr>
              <w:t xml:space="preserve">Citation </w:t>
            </w:r>
          </w:p>
        </w:tc>
        <w:tc>
          <w:tcPr>
            <w:tcW w:w="4508" w:type="dxa"/>
          </w:tcPr>
          <w:p w:rsidR="00DE2B69" w:rsidP="00145EFF" w:rsidRDefault="00246A58" w14:paraId="7EE9A062" w14:textId="6FB8EA24">
            <w:pPr>
              <w:rPr>
                <w:rFonts w:eastAsiaTheme="minorEastAsia"/>
                <w:color w:val="156082" w:themeColor="accent1"/>
                <w:kern w:val="0"/>
                <w:lang w:val="en-US" w:eastAsia="en-GB"/>
                <w14:ligatures w14:val="none"/>
              </w:rPr>
            </w:pPr>
            <w:r w:rsidRPr="009573DF">
              <w:rPr>
                <w:rFonts w:eastAsiaTheme="minorEastAsia"/>
                <w:color w:val="156082" w:themeColor="accent1"/>
                <w:kern w:val="0"/>
                <w:lang w:val="en-US" w:eastAsia="en-GB"/>
                <w14:ligatures w14:val="none"/>
              </w:rPr>
              <w:t xml:space="preserve">Article 8 </w:t>
            </w:r>
            <w:r w:rsidR="00DE2B69">
              <w:rPr>
                <w:rFonts w:eastAsiaTheme="minorEastAsia"/>
                <w:color w:val="156082" w:themeColor="accent1"/>
                <w:kern w:val="0"/>
                <w:lang w:val="en-US" w:eastAsia="en-GB"/>
                <w14:ligatures w14:val="none"/>
              </w:rPr>
              <w:t xml:space="preserve">of the </w:t>
            </w:r>
            <w:r w:rsidRPr="009573DF">
              <w:rPr>
                <w:rFonts w:eastAsiaTheme="minorEastAsia"/>
                <w:color w:val="156082" w:themeColor="accent1"/>
                <w:kern w:val="0"/>
                <w:lang w:val="en-US" w:eastAsia="en-GB"/>
                <w14:ligatures w14:val="none"/>
              </w:rPr>
              <w:t>GDPR</w:t>
            </w:r>
          </w:p>
          <w:p w:rsidR="00F003C6" w:rsidP="00145EFF" w:rsidRDefault="00DE2B69" w14:paraId="440F6EF3" w14:textId="4D2B5F89">
            <w:pPr>
              <w:rPr>
                <w:rFonts w:eastAsiaTheme="minorEastAsia"/>
                <w:color w:val="156082" w:themeColor="accent1"/>
                <w:kern w:val="0"/>
                <w:lang w:val="en-US" w:eastAsia="en-GB"/>
                <w14:ligatures w14:val="none"/>
              </w:rPr>
            </w:pPr>
            <w:r>
              <w:rPr>
                <w:rFonts w:eastAsiaTheme="minorEastAsia"/>
                <w:color w:val="156082" w:themeColor="accent1"/>
                <w:kern w:val="0"/>
                <w:lang w:val="en-US" w:eastAsia="en-GB"/>
                <w14:ligatures w14:val="none"/>
              </w:rPr>
              <w:t>R</w:t>
            </w:r>
            <w:r w:rsidRPr="009573DF" w:rsidR="000C074A">
              <w:rPr>
                <w:rFonts w:eastAsiaTheme="minorEastAsia"/>
                <w:color w:val="156082" w:themeColor="accent1"/>
                <w:kern w:val="0"/>
                <w:lang w:val="en-US" w:eastAsia="en-GB"/>
                <w14:ligatures w14:val="none"/>
              </w:rPr>
              <w:t>ecital</w:t>
            </w:r>
            <w:r w:rsidRPr="009573DF" w:rsidR="000C074A">
              <w:rPr>
                <w:rFonts w:ascii="Arial" w:hAnsi="Arial" w:cs="Arial" w:eastAsiaTheme="minorEastAsia"/>
                <w:color w:val="156082" w:themeColor="accent1"/>
                <w:kern w:val="0"/>
                <w:lang w:val="en-US" w:eastAsia="en-GB"/>
                <w14:ligatures w14:val="none"/>
              </w:rPr>
              <w:t> </w:t>
            </w:r>
            <w:r w:rsidRPr="009573DF" w:rsidR="000C074A">
              <w:rPr>
                <w:rFonts w:eastAsiaTheme="minorEastAsia"/>
                <w:color w:val="156082" w:themeColor="accent1"/>
                <w:kern w:val="0"/>
                <w:lang w:val="en-US" w:eastAsia="en-GB"/>
                <w14:ligatures w14:val="none"/>
              </w:rPr>
              <w:t xml:space="preserve">38 </w:t>
            </w:r>
            <w:r>
              <w:rPr>
                <w:rFonts w:eastAsiaTheme="minorEastAsia"/>
                <w:color w:val="156082" w:themeColor="accent1"/>
                <w:kern w:val="0"/>
                <w:lang w:val="en-US" w:eastAsia="en-GB"/>
                <w14:ligatures w14:val="none"/>
              </w:rPr>
              <w:t xml:space="preserve">of the </w:t>
            </w:r>
            <w:r w:rsidRPr="009573DF" w:rsidR="000C074A">
              <w:rPr>
                <w:rFonts w:eastAsiaTheme="minorEastAsia"/>
                <w:color w:val="156082" w:themeColor="accent1"/>
                <w:kern w:val="0"/>
                <w:lang w:val="en-US" w:eastAsia="en-GB"/>
                <w14:ligatures w14:val="none"/>
              </w:rPr>
              <w:t>GDPR</w:t>
            </w:r>
          </w:p>
          <w:p w:rsidRPr="009573DF" w:rsidR="00DE2B69" w:rsidP="00145EFF" w:rsidRDefault="00DE2B69" w14:paraId="6F01ED5C" w14:textId="70C012B9">
            <w:pPr>
              <w:rPr>
                <w:lang w:val="en-US"/>
              </w:rPr>
            </w:pPr>
            <w:r>
              <w:rPr>
                <w:color w:val="156082" w:themeColor="accent1"/>
                <w:lang w:val="en-US" w:eastAsia="en-GB"/>
              </w:rPr>
              <w:t>The Children's Data Resolution</w:t>
            </w:r>
          </w:p>
        </w:tc>
      </w:tr>
    </w:tbl>
    <w:p w:rsidRPr="009573DF" w:rsidR="00E91145" w:rsidP="00E91145" w:rsidRDefault="00E91145" w14:paraId="6D8BBE5E" w14:textId="77777777">
      <w:pPr>
        <w:rPr>
          <w:lang w:val="en-US"/>
        </w:rPr>
      </w:pPr>
    </w:p>
    <w:p w:rsidRPr="009573DF" w:rsidR="005927DB" w:rsidP="005927DB" w:rsidRDefault="00E91145" w14:paraId="2989B224" w14:textId="77777777">
      <w:pPr>
        <w:pStyle w:val="ListParagraph"/>
        <w:numPr>
          <w:ilvl w:val="2"/>
          <w:numId w:val="4"/>
        </w:numPr>
      </w:pPr>
      <w:r w:rsidRPr="009573DF">
        <w:t>If yes, wh</w:t>
      </w:r>
      <w:r w:rsidRPr="009573DF" w:rsidR="005927DB">
        <w:t>at</w:t>
      </w:r>
      <w:r w:rsidRPr="009573DF">
        <w:t xml:space="preserve"> legal bases </w:t>
      </w:r>
      <w:r w:rsidRPr="009573DF" w:rsidR="005927DB">
        <w:t>are</w:t>
      </w:r>
      <w:r w:rsidRPr="009573DF">
        <w:t xml:space="preserve"> available for such marketing?</w:t>
      </w:r>
      <w:r w:rsidRPr="009573DF" w:rsidR="005927DB">
        <w:t xml:space="preserve"> </w:t>
      </w:r>
      <w:r w:rsidRPr="009573DF" w:rsidR="005927DB">
        <w:rPr>
          <w:i/>
          <w:iCs/>
        </w:rPr>
        <w:t xml:space="preserve">(Please include requirements from </w:t>
      </w:r>
      <w:proofErr w:type="spellStart"/>
      <w:r w:rsidRPr="009573DF" w:rsidR="005927DB">
        <w:rPr>
          <w:i/>
          <w:iCs/>
        </w:rPr>
        <w:t>emarketing</w:t>
      </w:r>
      <w:proofErr w:type="spellEnd"/>
      <w:r w:rsidRPr="009573DF" w:rsidR="005927DB">
        <w:rPr>
          <w:i/>
          <w:iCs/>
        </w:rPr>
        <w:t xml:space="preserve">, telemarketing, and </w:t>
      </w:r>
      <w:proofErr w:type="spellStart"/>
      <w:r w:rsidRPr="009573DF" w:rsidR="005927DB">
        <w:rPr>
          <w:i/>
          <w:iCs/>
        </w:rPr>
        <w:t>sms</w:t>
      </w:r>
      <w:proofErr w:type="spellEnd"/>
      <w:r w:rsidRPr="009573DF" w:rsidR="005927DB">
        <w:rPr>
          <w:i/>
          <w:iCs/>
        </w:rPr>
        <w:t>/mms marketing laws)</w:t>
      </w:r>
    </w:p>
    <w:p w:rsidRPr="009573DF" w:rsidR="00467E95" w:rsidP="00467E95" w:rsidRDefault="00136F32" w14:paraId="37D83E57" w14:textId="23FB5D04">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Direct marketing (</w:t>
      </w:r>
      <w:r w:rsidRPr="009573DF" w:rsidR="00467E95">
        <w:rPr>
          <w:color w:val="156082" w:themeColor="accent1"/>
          <w:sz w:val="22"/>
          <w:szCs w:val="22"/>
          <w:lang w:val="en-US" w:eastAsia="en-GB"/>
        </w:rPr>
        <w:t xml:space="preserve">email </w:t>
      </w:r>
      <w:r w:rsidRPr="009573DF">
        <w:rPr>
          <w:color w:val="156082" w:themeColor="accent1"/>
          <w:sz w:val="22"/>
          <w:szCs w:val="22"/>
          <w:lang w:val="en-US" w:eastAsia="en-GB"/>
        </w:rPr>
        <w:t>marketing, telemarketing, and SMS/MMS marketing) to minors may be based on valid consent, provided that the consent requirements under §7</w:t>
      </w:r>
      <w:r w:rsidR="00EE3FAF">
        <w:rPr>
          <w:color w:val="156082" w:themeColor="accent1"/>
          <w:sz w:val="22"/>
          <w:szCs w:val="22"/>
          <w:lang w:val="en-US" w:eastAsia="en-GB"/>
        </w:rPr>
        <w:t xml:space="preserve"> of the</w:t>
      </w:r>
      <w:r w:rsidRPr="009573DF">
        <w:rPr>
          <w:color w:val="156082" w:themeColor="accent1"/>
          <w:sz w:val="22"/>
          <w:szCs w:val="22"/>
          <w:lang w:val="en-US" w:eastAsia="en-GB"/>
        </w:rPr>
        <w:t xml:space="preserve"> UWG and the GDPR are met. Depending on the age of the minor and the nature of the processing, consent may need to be given by a parent or legal guardian.</w:t>
      </w:r>
      <w:r w:rsidRPr="009573DF" w:rsidR="00467E95">
        <w:rPr>
          <w:color w:val="156082" w:themeColor="accent1"/>
          <w:sz w:val="22"/>
          <w:szCs w:val="22"/>
          <w:lang w:val="en-US" w:eastAsia="en-GB"/>
        </w:rPr>
        <w:t xml:space="preserve"> </w:t>
      </w:r>
    </w:p>
    <w:p w:rsidR="00EE3FAF" w:rsidP="00467E95" w:rsidRDefault="00EE3FAF" w14:paraId="33570302" w14:textId="77777777">
      <w:pPr>
        <w:spacing w:after="0" w:line="240" w:lineRule="auto"/>
        <w:jc w:val="both"/>
        <w:rPr>
          <w:color w:val="156082" w:themeColor="accent1"/>
          <w:sz w:val="22"/>
          <w:szCs w:val="22"/>
          <w:lang w:val="en-US" w:eastAsia="en-GB"/>
        </w:rPr>
      </w:pPr>
    </w:p>
    <w:p w:rsidRPr="009573DF" w:rsidR="00467E95" w:rsidP="00467E95" w:rsidRDefault="00467E95" w14:paraId="70C47B38" w14:textId="24822163">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For electronic marketing (email, SMS/MMS), marketing without separate consent is only permissible where the statutory existing</w:t>
      </w:r>
      <w:r w:rsidRPr="009573DF">
        <w:rPr>
          <w:color w:val="156082" w:themeColor="accent1"/>
          <w:sz w:val="22"/>
          <w:szCs w:val="22"/>
          <w:lang w:val="en-US" w:eastAsia="en-GB"/>
        </w:rPr>
        <w:noBreakHyphen/>
      </w:r>
      <w:r w:rsidRPr="009573DF">
        <w:rPr>
          <w:color w:val="156082" w:themeColor="accent1"/>
          <w:sz w:val="22"/>
          <w:szCs w:val="22"/>
          <w:lang w:val="en-US" w:eastAsia="en-GB"/>
        </w:rPr>
        <w:t xml:space="preserve">customer exception applies. In this context, it must be assessed whether the minor can validly be regarded as a </w:t>
      </w:r>
      <w:r w:rsidR="00EE3FAF">
        <w:rPr>
          <w:color w:val="156082" w:themeColor="accent1"/>
          <w:sz w:val="22"/>
          <w:szCs w:val="22"/>
          <w:lang w:val="en-US" w:eastAsia="en-GB"/>
        </w:rPr>
        <w:t>'</w:t>
      </w:r>
      <w:r w:rsidRPr="009573DF">
        <w:rPr>
          <w:color w:val="156082" w:themeColor="accent1"/>
          <w:sz w:val="22"/>
          <w:szCs w:val="22"/>
          <w:lang w:val="en-US" w:eastAsia="en-GB"/>
        </w:rPr>
        <w:t>customer</w:t>
      </w:r>
      <w:r w:rsidR="00EE3FAF">
        <w:rPr>
          <w:color w:val="156082" w:themeColor="accent1"/>
          <w:sz w:val="22"/>
          <w:szCs w:val="22"/>
          <w:lang w:val="en-US" w:eastAsia="en-GB"/>
        </w:rPr>
        <w:t>'</w:t>
      </w:r>
      <w:r w:rsidRPr="009573DF">
        <w:rPr>
          <w:color w:val="156082" w:themeColor="accent1"/>
          <w:sz w:val="22"/>
          <w:szCs w:val="22"/>
          <w:lang w:val="en-US" w:eastAsia="en-GB"/>
        </w:rPr>
        <w:t xml:space="preserve"> (in particular, whether the underlying contract was validly concluded and effective).</w:t>
      </w:r>
    </w:p>
    <w:p w:rsidRPr="009573DF" w:rsidR="00E91145" w:rsidP="005B6DEA" w:rsidRDefault="00E91145" w14:paraId="251314A3" w14:textId="66DCFC5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25ED3B21" w14:textId="77777777">
        <w:tc>
          <w:tcPr>
            <w:tcW w:w="4508" w:type="dxa"/>
          </w:tcPr>
          <w:p w:rsidRPr="009573DF" w:rsidR="00F003C6" w:rsidP="00145EFF" w:rsidRDefault="00F003C6" w14:paraId="2B849FE3" w14:textId="77777777">
            <w:pPr>
              <w:rPr>
                <w:lang w:val="en-US"/>
              </w:rPr>
            </w:pPr>
            <w:r w:rsidRPr="009573DF">
              <w:rPr>
                <w:lang w:val="en-US"/>
              </w:rPr>
              <w:t xml:space="preserve">Citation </w:t>
            </w:r>
          </w:p>
        </w:tc>
        <w:tc>
          <w:tcPr>
            <w:tcW w:w="4508" w:type="dxa"/>
          </w:tcPr>
          <w:p w:rsidRPr="009573DF" w:rsidR="00F003C6" w:rsidP="00145EFF" w:rsidRDefault="00E14EC1" w14:paraId="68C00FB1" w14:textId="2F47943B">
            <w:pPr>
              <w:rPr>
                <w:color w:val="156082" w:themeColor="accent1"/>
                <w:lang w:val="en-US"/>
              </w:rPr>
            </w:pPr>
            <w:r w:rsidRPr="009573DF">
              <w:rPr>
                <w:color w:val="156082" w:themeColor="accent1"/>
                <w:lang w:val="en-US"/>
              </w:rPr>
              <w:t>§7</w:t>
            </w:r>
            <w:r w:rsidR="00EE3FAF">
              <w:rPr>
                <w:color w:val="156082" w:themeColor="accent1"/>
                <w:lang w:val="en-US"/>
              </w:rPr>
              <w:t xml:space="preserve"> of the</w:t>
            </w:r>
            <w:r w:rsidRPr="009573DF">
              <w:rPr>
                <w:color w:val="156082" w:themeColor="accent1"/>
                <w:lang w:val="en-US"/>
              </w:rPr>
              <w:t xml:space="preserve"> UWG</w:t>
            </w:r>
          </w:p>
          <w:p w:rsidR="00EE3FAF" w:rsidP="00145EFF" w:rsidRDefault="00E14EC1" w14:paraId="55068D25" w14:textId="0929A47B">
            <w:pPr>
              <w:rPr>
                <w:color w:val="156082" w:themeColor="accent1"/>
                <w:lang w:val="en-US"/>
              </w:rPr>
            </w:pPr>
            <w:r w:rsidRPr="009573DF">
              <w:rPr>
                <w:color w:val="156082" w:themeColor="accent1"/>
                <w:lang w:val="en-US"/>
              </w:rPr>
              <w:t>Art</w:t>
            </w:r>
            <w:r w:rsidR="00EE3FAF">
              <w:rPr>
                <w:color w:val="156082" w:themeColor="accent1"/>
                <w:lang w:val="en-US"/>
              </w:rPr>
              <w:t>icle</w:t>
            </w:r>
            <w:r w:rsidRPr="009573DF">
              <w:rPr>
                <w:color w:val="156082" w:themeColor="accent1"/>
                <w:lang w:val="en-US"/>
              </w:rPr>
              <w:t xml:space="preserve"> 8</w:t>
            </w:r>
            <w:r w:rsidR="00EE3FAF">
              <w:rPr>
                <w:color w:val="156082" w:themeColor="accent1"/>
                <w:lang w:val="en-US"/>
              </w:rPr>
              <w:t xml:space="preserve"> of the</w:t>
            </w:r>
            <w:r w:rsidRPr="009573DF">
              <w:rPr>
                <w:color w:val="156082" w:themeColor="accent1"/>
                <w:lang w:val="en-US"/>
              </w:rPr>
              <w:t xml:space="preserve"> GDPR</w:t>
            </w:r>
          </w:p>
          <w:p w:rsidRPr="009573DF" w:rsidR="00E14EC1" w:rsidP="00145EFF" w:rsidRDefault="00EE3FAF" w14:paraId="19F6A38E" w14:textId="63FCB7A1">
            <w:pPr>
              <w:rPr>
                <w:color w:val="156082" w:themeColor="accent1"/>
                <w:lang w:val="en-US"/>
              </w:rPr>
            </w:pPr>
            <w:r>
              <w:rPr>
                <w:color w:val="156082" w:themeColor="accent1"/>
                <w:lang w:val="en-US"/>
              </w:rPr>
              <w:t>R</w:t>
            </w:r>
            <w:r w:rsidRPr="009573DF" w:rsidR="00E14EC1">
              <w:rPr>
                <w:color w:val="156082" w:themeColor="accent1"/>
                <w:lang w:val="en-US"/>
              </w:rPr>
              <w:t>ecital 38</w:t>
            </w:r>
            <w:r>
              <w:rPr>
                <w:color w:val="156082" w:themeColor="accent1"/>
                <w:lang w:val="en-US"/>
              </w:rPr>
              <w:t xml:space="preserve"> of the</w:t>
            </w:r>
            <w:r w:rsidRPr="009573DF" w:rsidR="00E14EC1">
              <w:rPr>
                <w:color w:val="156082" w:themeColor="accent1"/>
                <w:lang w:val="en-US"/>
              </w:rPr>
              <w:t xml:space="preserve"> GDPR</w:t>
            </w:r>
          </w:p>
        </w:tc>
      </w:tr>
    </w:tbl>
    <w:p w:rsidRPr="009573DF" w:rsidR="00E91145" w:rsidP="00E91145" w:rsidRDefault="00E91145" w14:paraId="2DF2B3B6" w14:textId="77777777">
      <w:pPr>
        <w:rPr>
          <w:lang w:val="en-US"/>
        </w:rPr>
      </w:pPr>
    </w:p>
    <w:p w:rsidRPr="009573DF" w:rsidR="0F04151F" w:rsidP="2E334C89" w:rsidRDefault="0F04151F" w14:paraId="1090AD88" w14:textId="1EE07357">
      <w:pPr>
        <w:pStyle w:val="ListParagraph"/>
        <w:numPr>
          <w:ilvl w:val="2"/>
          <w:numId w:val="4"/>
        </w:numPr>
        <w:rPr>
          <w:i/>
          <w:iCs/>
        </w:rPr>
      </w:pPr>
      <w:r w:rsidRPr="009573DF">
        <w:t xml:space="preserve">Are there any restrictions/prohibitions on personalized advertising to minors? </w:t>
      </w:r>
      <w:r w:rsidRPr="009573DF">
        <w:rPr>
          <w:i/>
          <w:iCs/>
        </w:rPr>
        <w:t xml:space="preserve">Please include requirements from </w:t>
      </w:r>
      <w:proofErr w:type="spellStart"/>
      <w:r w:rsidRPr="009573DF">
        <w:rPr>
          <w:i/>
          <w:iCs/>
        </w:rPr>
        <w:t>emarketing</w:t>
      </w:r>
      <w:proofErr w:type="spellEnd"/>
      <w:r w:rsidRPr="009573DF">
        <w:rPr>
          <w:i/>
          <w:iCs/>
        </w:rPr>
        <w:t xml:space="preserve">, telemarketing, and </w:t>
      </w:r>
      <w:proofErr w:type="spellStart"/>
      <w:r w:rsidRPr="009573DF">
        <w:rPr>
          <w:i/>
          <w:iCs/>
        </w:rPr>
        <w:t>sms</w:t>
      </w:r>
      <w:proofErr w:type="spellEnd"/>
      <w:r w:rsidRPr="009573DF">
        <w:rPr>
          <w:i/>
          <w:iCs/>
        </w:rPr>
        <w:t>/mms marketing laws)</w:t>
      </w:r>
    </w:p>
    <w:p w:rsidRPr="009573DF" w:rsidR="00D375F5" w:rsidP="00D375F5" w:rsidRDefault="005B6DEA" w14:paraId="3F6CD5B4" w14:textId="4C115B27">
      <w:pPr>
        <w:spacing w:line="240" w:lineRule="auto"/>
        <w:jc w:val="both"/>
        <w:rPr>
          <w:color w:val="156082" w:themeColor="accent1"/>
          <w:sz w:val="22"/>
          <w:szCs w:val="22"/>
          <w:lang w:val="en-US"/>
        </w:rPr>
      </w:pPr>
      <w:r w:rsidRPr="009573DF">
        <w:rPr>
          <w:color w:val="156082" w:themeColor="accent1"/>
          <w:sz w:val="22"/>
          <w:szCs w:val="22"/>
          <w:lang w:val="en-US"/>
        </w:rPr>
        <w:t>As discussed, t</w:t>
      </w:r>
      <w:r w:rsidRPr="009573DF" w:rsidR="004C3051">
        <w:rPr>
          <w:color w:val="156082" w:themeColor="accent1"/>
          <w:sz w:val="22"/>
          <w:szCs w:val="22"/>
          <w:lang w:val="en-US"/>
        </w:rPr>
        <w:t>here is no explicit prohibition in the law</w:t>
      </w:r>
      <w:r w:rsidRPr="009573DF" w:rsidR="00467E95">
        <w:rPr>
          <w:color w:val="156082" w:themeColor="accent1"/>
          <w:sz w:val="22"/>
          <w:szCs w:val="22"/>
          <w:lang w:val="en-US"/>
        </w:rPr>
        <w:t>, but the German regulators apply a particularly strict standard across all direct marketing channels (email marketing, telemarketing, and SMS/MMS) concerning minors</w:t>
      </w:r>
      <w:r w:rsidRPr="009573DF" w:rsidR="001F7C2B">
        <w:rPr>
          <w:color w:val="156082" w:themeColor="accent1"/>
          <w:sz w:val="22"/>
          <w:szCs w:val="22"/>
          <w:lang w:val="en-US"/>
        </w:rPr>
        <w:t>:</w:t>
      </w:r>
      <w:r w:rsidRPr="009573DF" w:rsidR="00467E95">
        <w:rPr>
          <w:color w:val="156082" w:themeColor="accent1"/>
          <w:sz w:val="22"/>
          <w:szCs w:val="22"/>
          <w:lang w:val="en-US"/>
        </w:rPr>
        <w:t xml:space="preserve"> </w:t>
      </w:r>
      <w:r w:rsidRPr="009573DF" w:rsidR="00C9587F">
        <w:rPr>
          <w:color w:val="156082" w:themeColor="accent1"/>
          <w:sz w:val="22"/>
          <w:szCs w:val="22"/>
          <w:lang w:val="en-US"/>
        </w:rPr>
        <w:t>Personalized</w:t>
      </w:r>
      <w:r w:rsidRPr="009573DF" w:rsidR="00C9587F">
        <w:rPr>
          <w:rFonts w:ascii="Segoe UI" w:hAnsi="Segoe UI" w:eastAsia="Times New Roman" w:cs="Segoe UI"/>
          <w:sz w:val="21"/>
          <w:szCs w:val="21"/>
          <w:lang w:val="en-US" w:eastAsia="de-DE"/>
        </w:rPr>
        <w:t xml:space="preserve"> </w:t>
      </w:r>
      <w:r w:rsidRPr="009573DF" w:rsidR="00C0006D">
        <w:rPr>
          <w:color w:val="156082" w:themeColor="accent1"/>
          <w:sz w:val="22"/>
          <w:szCs w:val="22"/>
          <w:lang w:val="en-US"/>
        </w:rPr>
        <w:t xml:space="preserve">advertising towards minors is subject to heightened scrutiny and is frequently considered impermissible in practice, in particular where profiling, tracking, or exploitation of inexperience is involved.  </w:t>
      </w:r>
    </w:p>
    <w:tbl>
      <w:tblPr>
        <w:tblStyle w:val="TableGrid"/>
        <w:tblW w:w="0" w:type="auto"/>
        <w:tblLook w:val="04A0" w:firstRow="1" w:lastRow="0" w:firstColumn="1" w:lastColumn="0" w:noHBand="0" w:noVBand="1"/>
      </w:tblPr>
      <w:tblGrid>
        <w:gridCol w:w="4508"/>
        <w:gridCol w:w="4508"/>
      </w:tblGrid>
      <w:tr w:rsidRPr="009573DF" w:rsidR="2E334C89" w:rsidTr="2E334C89" w14:paraId="620AA080" w14:textId="77777777">
        <w:trPr>
          <w:trHeight w:val="300"/>
        </w:trPr>
        <w:tc>
          <w:tcPr>
            <w:tcW w:w="4508" w:type="dxa"/>
          </w:tcPr>
          <w:p w:rsidRPr="009573DF" w:rsidR="2E334C89" w:rsidRDefault="2E334C89" w14:paraId="20A7C668" w14:textId="77777777">
            <w:pPr>
              <w:rPr>
                <w:lang w:val="en-US"/>
              </w:rPr>
            </w:pPr>
            <w:r w:rsidRPr="009573DF">
              <w:rPr>
                <w:lang w:val="en-US"/>
              </w:rPr>
              <w:t xml:space="preserve">Citation </w:t>
            </w:r>
          </w:p>
        </w:tc>
        <w:tc>
          <w:tcPr>
            <w:tcW w:w="4508" w:type="dxa"/>
          </w:tcPr>
          <w:p w:rsidRPr="009573DF" w:rsidR="00C9587F" w:rsidP="00C9587F" w:rsidRDefault="00C9587F" w14:paraId="3D6F6F5B" w14:textId="1D97C91E">
            <w:pPr>
              <w:rPr>
                <w:color w:val="156082" w:themeColor="accent1"/>
                <w:lang w:val="en-US"/>
              </w:rPr>
            </w:pPr>
            <w:r w:rsidRPr="009573DF">
              <w:rPr>
                <w:color w:val="156082" w:themeColor="accent1"/>
                <w:lang w:val="en-US"/>
              </w:rPr>
              <w:t>§7</w:t>
            </w:r>
            <w:r w:rsidR="00EE3FAF">
              <w:rPr>
                <w:color w:val="156082" w:themeColor="accent1"/>
                <w:lang w:val="en-US"/>
              </w:rPr>
              <w:t xml:space="preserve"> of the</w:t>
            </w:r>
            <w:r w:rsidRPr="009573DF">
              <w:rPr>
                <w:color w:val="156082" w:themeColor="accent1"/>
                <w:lang w:val="en-US"/>
              </w:rPr>
              <w:t xml:space="preserve"> UWG</w:t>
            </w:r>
          </w:p>
          <w:p w:rsidRPr="009573DF" w:rsidR="2E334C89" w:rsidRDefault="004C3051" w14:paraId="582E0900" w14:textId="18BDFB97">
            <w:pPr>
              <w:rPr>
                <w:lang w:val="en-US"/>
              </w:rPr>
            </w:pPr>
            <w:r w:rsidRPr="009573DF">
              <w:rPr>
                <w:color w:val="156082" w:themeColor="accent1"/>
                <w:lang w:val="en-US"/>
              </w:rPr>
              <w:t>Recital</w:t>
            </w:r>
            <w:r w:rsidRPr="009573DF">
              <w:rPr>
                <w:rFonts w:ascii="Arial" w:hAnsi="Arial" w:cs="Arial"/>
                <w:color w:val="156082" w:themeColor="accent1"/>
                <w:lang w:val="en-US"/>
              </w:rPr>
              <w:t> </w:t>
            </w:r>
            <w:r w:rsidRPr="009573DF">
              <w:rPr>
                <w:color w:val="156082" w:themeColor="accent1"/>
                <w:lang w:val="en-US"/>
              </w:rPr>
              <w:t>38 GDPR</w:t>
            </w:r>
          </w:p>
        </w:tc>
      </w:tr>
    </w:tbl>
    <w:p w:rsidRPr="009573DF" w:rsidR="2E334C89" w:rsidP="2E334C89" w:rsidRDefault="2E334C89" w14:paraId="23C269B1" w14:textId="7F3812FB">
      <w:pPr>
        <w:rPr>
          <w:i/>
          <w:iCs/>
          <w:lang w:val="en-US"/>
        </w:rPr>
      </w:pPr>
    </w:p>
    <w:p w:rsidRPr="009573DF" w:rsidR="00DB7B06" w:rsidP="00DB7B06" w:rsidRDefault="5B474140" w14:paraId="2479245E" w14:textId="749FD3B3">
      <w:pPr>
        <w:pStyle w:val="ListParagraph"/>
        <w:numPr>
          <w:ilvl w:val="2"/>
          <w:numId w:val="4"/>
        </w:numPr>
      </w:pPr>
      <w:r w:rsidRPr="009573DF">
        <w:t>When communicating with minors</w:t>
      </w:r>
      <w:r w:rsidRPr="009573DF" w:rsidR="45AA3763">
        <w:t xml:space="preserve"> for direct marketing</w:t>
      </w:r>
      <w:r w:rsidRPr="009573DF">
        <w:t xml:space="preserve">, </w:t>
      </w:r>
      <w:r w:rsidRPr="009573DF" w:rsidR="53A904D4">
        <w:t>a</w:t>
      </w:r>
      <w:r w:rsidRPr="009573DF" w:rsidR="00E91145">
        <w:t>re there any specific rights granted to minors or their</w:t>
      </w:r>
      <w:r w:rsidRPr="009573DF" w:rsidR="6E5B20C5">
        <w:t xml:space="preserve"> </w:t>
      </w:r>
      <w:r w:rsidRPr="009573DF" w:rsidR="00E91145">
        <w:t>guardians?</w:t>
      </w:r>
      <w:r w:rsidRPr="009573DF" w:rsidR="00DB7B06">
        <w:t xml:space="preserve"> </w:t>
      </w:r>
      <w:r w:rsidRPr="009573DF" w:rsidR="00DB7B06">
        <w:rPr>
          <w:i/>
          <w:iCs/>
        </w:rPr>
        <w:t xml:space="preserve">(Please include requirements from </w:t>
      </w:r>
      <w:proofErr w:type="spellStart"/>
      <w:r w:rsidRPr="009573DF" w:rsidR="00DB7B06">
        <w:rPr>
          <w:i/>
          <w:iCs/>
        </w:rPr>
        <w:t>emarketing</w:t>
      </w:r>
      <w:proofErr w:type="spellEnd"/>
      <w:r w:rsidRPr="009573DF" w:rsidR="00DB7B06">
        <w:rPr>
          <w:i/>
          <w:iCs/>
        </w:rPr>
        <w:t xml:space="preserve">, telemarketing, and </w:t>
      </w:r>
      <w:proofErr w:type="spellStart"/>
      <w:r w:rsidRPr="009573DF" w:rsidR="00DB7B06">
        <w:rPr>
          <w:i/>
          <w:iCs/>
        </w:rPr>
        <w:t>sms</w:t>
      </w:r>
      <w:proofErr w:type="spellEnd"/>
      <w:r w:rsidRPr="009573DF" w:rsidR="00DB7B06">
        <w:rPr>
          <w:i/>
          <w:iCs/>
        </w:rPr>
        <w:t>/mms marketing laws)</w:t>
      </w:r>
    </w:p>
    <w:p w:rsidRPr="009573DF" w:rsidR="00EE3FAF" w:rsidP="00FD0EC3" w:rsidRDefault="00247870" w14:paraId="5E8D97F0" w14:textId="449C7E67">
      <w:pPr>
        <w:spacing w:after="0" w:line="240" w:lineRule="auto"/>
        <w:jc w:val="both"/>
        <w:rPr>
          <w:color w:val="156082" w:themeColor="accent1"/>
          <w:sz w:val="22"/>
          <w:szCs w:val="22"/>
          <w:lang w:val="en-US"/>
        </w:rPr>
      </w:pPr>
      <w:r w:rsidRPr="009573DF">
        <w:rPr>
          <w:color w:val="156082" w:themeColor="accent1"/>
          <w:sz w:val="22"/>
          <w:szCs w:val="22"/>
          <w:lang w:val="en-US"/>
        </w:rPr>
        <w:t>When minors are addressed for direct marketing (email marketing, telemarketing, and SMS/MMS), all information about the processing</w:t>
      </w:r>
      <w:r w:rsidRPr="009573DF" w:rsidR="002D48F2">
        <w:rPr>
          <w:color w:val="156082" w:themeColor="accent1"/>
          <w:sz w:val="22"/>
          <w:szCs w:val="22"/>
          <w:lang w:val="en-US"/>
        </w:rPr>
        <w:t xml:space="preserve"> of their data</w:t>
      </w:r>
      <w:r w:rsidRPr="009573DF">
        <w:rPr>
          <w:color w:val="156082" w:themeColor="accent1"/>
          <w:sz w:val="22"/>
          <w:szCs w:val="22"/>
          <w:lang w:val="en-US"/>
        </w:rPr>
        <w:t xml:space="preserve"> must be provided in a clear, simple, and child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appropriate manner</w:t>
      </w:r>
      <w:r w:rsidRPr="009573DF" w:rsidR="00FD0EC3">
        <w:rPr>
          <w:color w:val="156082" w:themeColor="accent1"/>
          <w:sz w:val="22"/>
          <w:szCs w:val="22"/>
          <w:lang w:val="en-US"/>
        </w:rPr>
        <w:t>, and parents</w:t>
      </w:r>
      <w:r w:rsidRPr="009573DF" w:rsidR="002D48F2">
        <w:rPr>
          <w:color w:val="156082" w:themeColor="accent1"/>
          <w:sz w:val="22"/>
          <w:szCs w:val="22"/>
          <w:lang w:val="en-US"/>
        </w:rPr>
        <w:t>/l</w:t>
      </w:r>
      <w:r w:rsidRPr="009573DF" w:rsidR="00FD0EC3">
        <w:rPr>
          <w:color w:val="156082" w:themeColor="accent1"/>
          <w:sz w:val="22"/>
          <w:szCs w:val="22"/>
          <w:lang w:val="en-US"/>
        </w:rPr>
        <w:t xml:space="preserve">egal guardians </w:t>
      </w:r>
      <w:r w:rsidRPr="009573DF" w:rsidR="006E10DC">
        <w:rPr>
          <w:color w:val="156082" w:themeColor="accent1"/>
          <w:sz w:val="22"/>
          <w:szCs w:val="22"/>
          <w:lang w:val="en-US"/>
        </w:rPr>
        <w:t>must be</w:t>
      </w:r>
      <w:r w:rsidRPr="009573DF" w:rsidR="00FD0EC3">
        <w:rPr>
          <w:color w:val="156082" w:themeColor="accent1"/>
          <w:sz w:val="22"/>
          <w:szCs w:val="22"/>
          <w:lang w:val="en-US"/>
        </w:rPr>
        <w:t xml:space="preserve"> appropriately informed where their involvement is required.</w:t>
      </w:r>
      <w:r w:rsidRPr="009573DF" w:rsidR="006E10DC">
        <w:rPr>
          <w:color w:val="156082" w:themeColor="accent1"/>
          <w:sz w:val="22"/>
          <w:szCs w:val="22"/>
          <w:lang w:val="en-US"/>
        </w:rPr>
        <w:t xml:space="preserve"> The full set of rights of the data subject according to Art</w:t>
      </w:r>
      <w:r w:rsidR="00EE3FAF">
        <w:rPr>
          <w:color w:val="156082" w:themeColor="accent1"/>
          <w:sz w:val="22"/>
          <w:szCs w:val="22"/>
          <w:lang w:val="en-US"/>
        </w:rPr>
        <w:t>icle</w:t>
      </w:r>
      <w:r w:rsidRPr="009573DF" w:rsidR="006E10DC">
        <w:rPr>
          <w:color w:val="156082" w:themeColor="accent1"/>
          <w:sz w:val="22"/>
          <w:szCs w:val="22"/>
          <w:lang w:val="en-US"/>
        </w:rPr>
        <w:t xml:space="preserve"> 12 </w:t>
      </w:r>
      <w:r w:rsidRPr="00011AD3" w:rsidR="006E10DC">
        <w:rPr>
          <w:i/>
          <w:iCs/>
          <w:color w:val="156082" w:themeColor="accent1"/>
          <w:sz w:val="22"/>
          <w:szCs w:val="22"/>
          <w:lang w:val="en-US"/>
        </w:rPr>
        <w:t>et seq</w:t>
      </w:r>
      <w:r w:rsidRPr="009573DF" w:rsidR="006E10DC">
        <w:rPr>
          <w:color w:val="156082" w:themeColor="accent1"/>
          <w:sz w:val="22"/>
          <w:szCs w:val="22"/>
          <w:lang w:val="en-US"/>
        </w:rPr>
        <w:t xml:space="preserve">. </w:t>
      </w:r>
      <w:r w:rsidR="00EE3FAF">
        <w:rPr>
          <w:color w:val="156082" w:themeColor="accent1"/>
          <w:sz w:val="22"/>
          <w:szCs w:val="22"/>
          <w:lang w:val="en-US"/>
        </w:rPr>
        <w:t xml:space="preserve">of the </w:t>
      </w:r>
      <w:r w:rsidRPr="009573DF" w:rsidR="006E10DC">
        <w:rPr>
          <w:color w:val="156082" w:themeColor="accent1"/>
          <w:sz w:val="22"/>
          <w:szCs w:val="22"/>
          <w:lang w:val="en-US"/>
        </w:rPr>
        <w:t>GDPR applies, including the right to withdraw consent at any time under Article</w:t>
      </w:r>
      <w:r w:rsidRPr="009573DF" w:rsidR="006E10DC">
        <w:rPr>
          <w:rFonts w:ascii="Arial" w:hAnsi="Arial" w:cs="Arial"/>
          <w:color w:val="156082" w:themeColor="accent1"/>
          <w:sz w:val="22"/>
          <w:szCs w:val="22"/>
          <w:lang w:val="en-US"/>
        </w:rPr>
        <w:t> </w:t>
      </w:r>
      <w:r w:rsidRPr="009573DF" w:rsidR="006E10DC">
        <w:rPr>
          <w:color w:val="156082" w:themeColor="accent1"/>
          <w:sz w:val="22"/>
          <w:szCs w:val="22"/>
          <w:lang w:val="en-US"/>
        </w:rPr>
        <w:t xml:space="preserve">7(3) </w:t>
      </w:r>
      <w:r w:rsidR="00EE3FAF">
        <w:rPr>
          <w:color w:val="156082" w:themeColor="accent1"/>
          <w:sz w:val="22"/>
          <w:szCs w:val="22"/>
          <w:lang w:val="en-US"/>
        </w:rPr>
        <w:t xml:space="preserve">of the </w:t>
      </w:r>
      <w:r w:rsidRPr="009573DF" w:rsidR="006E10DC">
        <w:rPr>
          <w:color w:val="156082" w:themeColor="accent1"/>
          <w:sz w:val="22"/>
          <w:szCs w:val="22"/>
          <w:lang w:val="en-US"/>
        </w:rPr>
        <w:t>GDPR.</w:t>
      </w:r>
    </w:p>
    <w:p w:rsidRPr="009573DF" w:rsidR="00247870" w:rsidP="001F7C2B" w:rsidRDefault="00247870" w14:paraId="286FC3B0" w14:textId="120F5D88">
      <w:pPr>
        <w:spacing w:after="0" w:line="240" w:lineRule="auto"/>
        <w:jc w:val="both"/>
        <w:rPr>
          <w:color w:val="156082" w:themeColor="accent1"/>
          <w:sz w:val="22"/>
          <w:szCs w:val="22"/>
          <w:lang w:val="en-US"/>
        </w:rPr>
      </w:pPr>
      <w:r w:rsidRPr="009573DF">
        <w:rPr>
          <w:color w:val="156082" w:themeColor="accent1"/>
          <w:sz w:val="22"/>
          <w:szCs w:val="22"/>
          <w:lang w:val="en-US"/>
        </w:rPr>
        <w:t xml:space="preserve">In parallel, §7 </w:t>
      </w:r>
      <w:r w:rsidR="00EE3FAF">
        <w:rPr>
          <w:color w:val="156082" w:themeColor="accent1"/>
          <w:sz w:val="22"/>
          <w:szCs w:val="22"/>
          <w:lang w:val="en-US"/>
        </w:rPr>
        <w:t xml:space="preserve">of the </w:t>
      </w:r>
      <w:r w:rsidRPr="009573DF">
        <w:rPr>
          <w:color w:val="156082" w:themeColor="accent1"/>
          <w:sz w:val="22"/>
          <w:szCs w:val="22"/>
          <w:lang w:val="en-US"/>
        </w:rPr>
        <w:t>UWG requires that marketing communications be transparent, clearly identifiable as advertising, disclose the sender</w:t>
      </w:r>
      <w:r w:rsidR="00EE3FAF">
        <w:rPr>
          <w:color w:val="156082" w:themeColor="accent1"/>
          <w:sz w:val="22"/>
          <w:szCs w:val="22"/>
          <w:lang w:val="en-US"/>
        </w:rPr>
        <w:t>'</w:t>
      </w:r>
      <w:r w:rsidRPr="009573DF">
        <w:rPr>
          <w:color w:val="156082" w:themeColor="accent1"/>
          <w:sz w:val="22"/>
          <w:szCs w:val="22"/>
          <w:lang w:val="en-US"/>
        </w:rPr>
        <w:t>s identity, and include an easy and effective opt</w:t>
      </w:r>
      <w:r w:rsidRPr="009573DF">
        <w:rPr>
          <w:color w:val="156082" w:themeColor="accent1"/>
          <w:sz w:val="22"/>
          <w:szCs w:val="22"/>
          <w:lang w:val="en-US"/>
        </w:rPr>
        <w:noBreakHyphen/>
      </w:r>
      <w:r w:rsidRPr="009573DF">
        <w:rPr>
          <w:color w:val="156082" w:themeColor="accent1"/>
          <w:sz w:val="22"/>
          <w:szCs w:val="22"/>
          <w:lang w:val="en-US"/>
        </w:rPr>
        <w:t>out mechanism, irrespective of the communication channel.</w:t>
      </w:r>
    </w:p>
    <w:p w:rsidRPr="009573DF" w:rsidR="00247870" w:rsidP="00191B4C" w:rsidRDefault="00247870" w14:paraId="0866ED30" w14:textId="77777777">
      <w:pPr>
        <w:spacing w:after="0" w:line="300" w:lineRule="atLeast"/>
        <w:jc w:val="both"/>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4B7A3FDF" w14:textId="77777777">
        <w:tc>
          <w:tcPr>
            <w:tcW w:w="4508" w:type="dxa"/>
          </w:tcPr>
          <w:p w:rsidRPr="009573DF" w:rsidR="00F003C6" w:rsidP="00145EFF" w:rsidRDefault="00F003C6" w14:paraId="6C90BC46" w14:textId="77777777">
            <w:pPr>
              <w:rPr>
                <w:lang w:val="en-US"/>
              </w:rPr>
            </w:pPr>
            <w:r w:rsidRPr="009573DF">
              <w:rPr>
                <w:lang w:val="en-US"/>
              </w:rPr>
              <w:t xml:space="preserve">Citation </w:t>
            </w:r>
          </w:p>
        </w:tc>
        <w:tc>
          <w:tcPr>
            <w:tcW w:w="4508" w:type="dxa"/>
          </w:tcPr>
          <w:p w:rsidRPr="009573DF" w:rsidR="00F003C6" w:rsidP="00145EFF" w:rsidRDefault="002D48F2" w14:paraId="44359827" w14:textId="36DCE348">
            <w:pPr>
              <w:rPr>
                <w:rFonts w:eastAsiaTheme="minorEastAsia"/>
                <w:color w:val="156082" w:themeColor="accent1"/>
                <w:kern w:val="0"/>
                <w:lang w:val="en-US" w:eastAsia="ja-JP"/>
                <w14:ligatures w14:val="none"/>
              </w:rPr>
            </w:pPr>
            <w:r w:rsidRPr="009573DF">
              <w:rPr>
                <w:rFonts w:eastAsiaTheme="minorEastAsia"/>
                <w:color w:val="156082" w:themeColor="accent1"/>
                <w:kern w:val="0"/>
                <w:lang w:val="en-US" w:eastAsia="ja-JP"/>
                <w14:ligatures w14:val="none"/>
              </w:rPr>
              <w:t>Art</w:t>
            </w:r>
            <w:r w:rsidR="00EE3FAF">
              <w:rPr>
                <w:rFonts w:eastAsiaTheme="minorEastAsia"/>
                <w:color w:val="156082" w:themeColor="accent1"/>
                <w:kern w:val="0"/>
                <w:lang w:val="en-US" w:eastAsia="ja-JP"/>
                <w14:ligatures w14:val="none"/>
              </w:rPr>
              <w:t xml:space="preserve">icles </w:t>
            </w:r>
            <w:r w:rsidRPr="009573DF">
              <w:rPr>
                <w:rFonts w:eastAsiaTheme="minorEastAsia"/>
                <w:color w:val="156082" w:themeColor="accent1"/>
                <w:kern w:val="0"/>
                <w:lang w:val="en-US" w:eastAsia="ja-JP"/>
                <w14:ligatures w14:val="none"/>
              </w:rPr>
              <w:t xml:space="preserve">7(3), </w:t>
            </w:r>
            <w:r w:rsidRPr="009573DF" w:rsidR="007A2CFB">
              <w:rPr>
                <w:rFonts w:eastAsiaTheme="minorEastAsia"/>
                <w:color w:val="156082" w:themeColor="accent1"/>
                <w:kern w:val="0"/>
                <w:lang w:val="en-US" w:eastAsia="ja-JP"/>
                <w14:ligatures w14:val="none"/>
              </w:rPr>
              <w:t>12</w:t>
            </w:r>
            <w:r w:rsidRPr="009573DF">
              <w:rPr>
                <w:rFonts w:eastAsiaTheme="minorEastAsia"/>
                <w:color w:val="156082" w:themeColor="accent1"/>
                <w:kern w:val="0"/>
                <w:lang w:val="en-US" w:eastAsia="ja-JP"/>
                <w14:ligatures w14:val="none"/>
              </w:rPr>
              <w:t xml:space="preserve"> </w:t>
            </w:r>
            <w:r w:rsidRPr="00011AD3">
              <w:rPr>
                <w:i/>
                <w:iCs/>
                <w:color w:val="156082" w:themeColor="accent1"/>
                <w:lang w:val="en-US"/>
              </w:rPr>
              <w:t xml:space="preserve">et </w:t>
            </w:r>
            <w:r w:rsidRPr="00011AD3" w:rsidR="00EE3FAF">
              <w:rPr>
                <w:i/>
                <w:iCs/>
                <w:color w:val="156082" w:themeColor="accent1"/>
                <w:lang w:val="en-US"/>
              </w:rPr>
              <w:t>s</w:t>
            </w:r>
            <w:r w:rsidRPr="00011AD3">
              <w:rPr>
                <w:i/>
                <w:iCs/>
                <w:color w:val="156082" w:themeColor="accent1"/>
                <w:lang w:val="en-US"/>
              </w:rPr>
              <w:t>eq</w:t>
            </w:r>
            <w:r w:rsidRPr="009573DF">
              <w:rPr>
                <w:rFonts w:eastAsiaTheme="minorEastAsia"/>
                <w:color w:val="156082" w:themeColor="accent1"/>
                <w:kern w:val="0"/>
                <w:lang w:val="en-US" w:eastAsia="ja-JP"/>
                <w14:ligatures w14:val="none"/>
              </w:rPr>
              <w:t>.</w:t>
            </w:r>
            <w:r w:rsidRPr="009573DF" w:rsidR="006E10DC">
              <w:rPr>
                <w:rFonts w:eastAsiaTheme="minorEastAsia"/>
                <w:color w:val="156082" w:themeColor="accent1"/>
                <w:kern w:val="0"/>
                <w:lang w:val="en-US" w:eastAsia="ja-JP"/>
                <w14:ligatures w14:val="none"/>
              </w:rPr>
              <w:t xml:space="preserve"> </w:t>
            </w:r>
            <w:r w:rsidRPr="009573DF" w:rsidR="007A2CFB">
              <w:rPr>
                <w:rFonts w:eastAsiaTheme="minorEastAsia"/>
                <w:color w:val="156082" w:themeColor="accent1"/>
                <w:kern w:val="0"/>
                <w:lang w:val="en-US" w:eastAsia="ja-JP"/>
                <w14:ligatures w14:val="none"/>
              </w:rPr>
              <w:t>GDPR</w:t>
            </w:r>
          </w:p>
          <w:p w:rsidRPr="009573DF" w:rsidR="002D48F2" w:rsidP="00145EFF" w:rsidRDefault="002D48F2" w14:paraId="0793C85D" w14:textId="79AA12AD">
            <w:pPr>
              <w:rPr>
                <w:lang w:val="en-US"/>
              </w:rPr>
            </w:pPr>
            <w:r w:rsidRPr="009573DF">
              <w:rPr>
                <w:color w:val="156082" w:themeColor="accent1"/>
                <w:lang w:val="en-US"/>
              </w:rPr>
              <w:t>§7(2)</w:t>
            </w:r>
            <w:r w:rsidR="00EE3FAF">
              <w:rPr>
                <w:color w:val="156082" w:themeColor="accent1"/>
                <w:lang w:val="en-US"/>
              </w:rPr>
              <w:t xml:space="preserve"> of the</w:t>
            </w:r>
            <w:r w:rsidRPr="009573DF">
              <w:rPr>
                <w:color w:val="156082" w:themeColor="accent1"/>
                <w:lang w:val="en-US"/>
              </w:rPr>
              <w:t xml:space="preserve"> UWG</w:t>
            </w:r>
          </w:p>
        </w:tc>
      </w:tr>
    </w:tbl>
    <w:p w:rsidRPr="009573DF" w:rsidR="00E91145" w:rsidP="00E91145" w:rsidRDefault="00E91145" w14:paraId="50A4BB43" w14:textId="77777777">
      <w:pPr>
        <w:rPr>
          <w:lang w:val="en-US"/>
        </w:rPr>
      </w:pPr>
    </w:p>
    <w:p w:rsidRPr="009573DF" w:rsidR="00E91145" w:rsidP="1E059D66" w:rsidRDefault="2CF5DD94" w14:paraId="1340DCB4" w14:textId="4E591992">
      <w:pPr>
        <w:rPr>
          <w:b/>
          <w:bCs/>
          <w:lang w:val="en-US"/>
        </w:rPr>
      </w:pPr>
      <w:r w:rsidRPr="009573DF">
        <w:rPr>
          <w:b/>
          <w:bCs/>
          <w:lang w:val="en-US"/>
        </w:rPr>
        <w:t>4.</w:t>
      </w:r>
      <w:r w:rsidRPr="009573DF" w:rsidR="557D7E7C">
        <w:rPr>
          <w:b/>
          <w:bCs/>
          <w:lang w:val="en-US"/>
        </w:rPr>
        <w:t>4</w:t>
      </w:r>
      <w:r w:rsidRPr="009573DF" w:rsidR="6429A8E4">
        <w:rPr>
          <w:b/>
          <w:bCs/>
          <w:lang w:val="en-US"/>
        </w:rPr>
        <w:t xml:space="preserve">. </w:t>
      </w:r>
      <w:r w:rsidRPr="009573DF" w:rsidR="48D2F1D5">
        <w:rPr>
          <w:b/>
          <w:bCs/>
          <w:lang w:val="en-US"/>
        </w:rPr>
        <w:t xml:space="preserve">Transparency Requirements </w:t>
      </w:r>
    </w:p>
    <w:p w:rsidRPr="009573DF" w:rsidR="48D2F1D5" w:rsidP="2E334C89" w:rsidRDefault="0459C016" w14:paraId="3160C4EC" w14:textId="488FB5B1">
      <w:pPr>
        <w:rPr>
          <w:i/>
          <w:iCs/>
          <w:lang w:val="en-US"/>
        </w:rPr>
      </w:pPr>
      <w:r w:rsidRPr="009573DF">
        <w:rPr>
          <w:b/>
          <w:bCs/>
          <w:lang w:val="en-US"/>
        </w:rPr>
        <w:t>4.</w:t>
      </w:r>
      <w:r w:rsidRPr="009573DF" w:rsidR="6061FE33">
        <w:rPr>
          <w:b/>
          <w:bCs/>
          <w:lang w:val="en-US"/>
        </w:rPr>
        <w:t>4</w:t>
      </w:r>
      <w:r w:rsidRPr="009573DF">
        <w:rPr>
          <w:b/>
          <w:bCs/>
          <w:lang w:val="en-US"/>
        </w:rPr>
        <w:t>.1.</w:t>
      </w:r>
      <w:r w:rsidRPr="009573DF">
        <w:rPr>
          <w:lang w:val="en-US"/>
        </w:rPr>
        <w:t xml:space="preserve"> </w:t>
      </w:r>
      <w:r w:rsidRPr="009573DF" w:rsidR="48D2F1D5">
        <w:rPr>
          <w:lang w:val="en-US"/>
        </w:rPr>
        <w:t>Is there a requirement to provide data subjects notice before sending direct marketing</w:t>
      </w:r>
      <w:r w:rsidRPr="009573DF" w:rsidR="6CEF21EA">
        <w:rPr>
          <w:lang w:val="en-US"/>
        </w:rPr>
        <w:t xml:space="preserve"> communications</w:t>
      </w:r>
      <w:r w:rsidRPr="009573DF" w:rsidR="48D2F1D5">
        <w:rPr>
          <w:lang w:val="en-US"/>
        </w:rPr>
        <w:t xml:space="preserve">? </w:t>
      </w:r>
      <w:r w:rsidRPr="009573DF" w:rsidR="48D2F1D5">
        <w:rPr>
          <w:i/>
          <w:iCs/>
          <w:lang w:val="en-US"/>
        </w:rPr>
        <w:t xml:space="preserve">(Please include notice requirements from </w:t>
      </w:r>
      <w:proofErr w:type="spellStart"/>
      <w:r w:rsidRPr="009573DF" w:rsidR="48D2F1D5">
        <w:rPr>
          <w:i/>
          <w:iCs/>
          <w:lang w:val="en-US"/>
        </w:rPr>
        <w:t>emarketing</w:t>
      </w:r>
      <w:proofErr w:type="spellEnd"/>
      <w:r w:rsidRPr="009573DF" w:rsidR="48D2F1D5">
        <w:rPr>
          <w:i/>
          <w:iCs/>
          <w:lang w:val="en-US"/>
        </w:rPr>
        <w:t xml:space="preserve">, telemarketing, and </w:t>
      </w:r>
      <w:proofErr w:type="spellStart"/>
      <w:r w:rsidRPr="009573DF" w:rsidR="48D2F1D5">
        <w:rPr>
          <w:i/>
          <w:iCs/>
          <w:lang w:val="en-US"/>
        </w:rPr>
        <w:t>sms</w:t>
      </w:r>
      <w:proofErr w:type="spellEnd"/>
      <w:r w:rsidRPr="009573DF" w:rsidR="48D2F1D5">
        <w:rPr>
          <w:i/>
          <w:iCs/>
          <w:lang w:val="en-US"/>
        </w:rPr>
        <w:t>/mms marketing laws)</w:t>
      </w:r>
    </w:p>
    <w:p w:rsidRPr="009573DF" w:rsidR="00E70E73" w:rsidP="00E70E73" w:rsidRDefault="00A7685C" w14:paraId="0167EAFC" w14:textId="75D02455">
      <w:pPr>
        <w:spacing w:line="240" w:lineRule="auto"/>
        <w:jc w:val="both"/>
        <w:rPr>
          <w:color w:val="156082" w:themeColor="accent1"/>
          <w:sz w:val="22"/>
          <w:szCs w:val="22"/>
          <w:lang w:val="en-US"/>
        </w:rPr>
      </w:pPr>
      <w:proofErr w:type="spellStart"/>
      <w:r w:rsidRPr="009573DF">
        <w:rPr>
          <w:color w:val="156082" w:themeColor="accent1"/>
          <w:sz w:val="22"/>
          <w:szCs w:val="22"/>
          <w:lang w:val="en-US"/>
        </w:rPr>
        <w:t>A</w:t>
      </w:r>
      <w:r w:rsidRPr="009573DF" w:rsidR="00E70E73">
        <w:rPr>
          <w:color w:val="156082" w:themeColor="accent1"/>
          <w:sz w:val="22"/>
          <w:szCs w:val="22"/>
          <w:lang w:val="en-US"/>
        </w:rPr>
        <w:t>ross</w:t>
      </w:r>
      <w:proofErr w:type="spellEnd"/>
      <w:r w:rsidRPr="009573DF" w:rsidR="00E70E73">
        <w:rPr>
          <w:color w:val="156082" w:themeColor="accent1"/>
          <w:sz w:val="22"/>
          <w:szCs w:val="22"/>
          <w:lang w:val="en-US"/>
        </w:rPr>
        <w:t xml:space="preserve"> all channels (email, telemarketing, SMS/MMS) d</w:t>
      </w:r>
      <w:r w:rsidRPr="009573DF" w:rsidR="00F50109">
        <w:rPr>
          <w:color w:val="156082" w:themeColor="accent1"/>
          <w:sz w:val="22"/>
          <w:szCs w:val="22"/>
          <w:lang w:val="en-US"/>
        </w:rPr>
        <w:t>ata subjects must be provided with the information required by Articles</w:t>
      </w:r>
      <w:r w:rsidRPr="009573DF" w:rsidR="00F50109">
        <w:rPr>
          <w:rFonts w:ascii="Arial" w:hAnsi="Arial" w:cs="Arial"/>
          <w:color w:val="156082" w:themeColor="accent1"/>
          <w:sz w:val="22"/>
          <w:szCs w:val="22"/>
          <w:lang w:val="en-US"/>
        </w:rPr>
        <w:t> </w:t>
      </w:r>
      <w:r w:rsidRPr="009573DF" w:rsidR="005C53D4">
        <w:rPr>
          <w:color w:val="156082" w:themeColor="accent1"/>
          <w:sz w:val="22"/>
          <w:szCs w:val="22"/>
          <w:lang w:val="en-US"/>
        </w:rPr>
        <w:t xml:space="preserve">12, </w:t>
      </w:r>
      <w:r w:rsidRPr="009573DF" w:rsidR="00F50109">
        <w:rPr>
          <w:color w:val="156082" w:themeColor="accent1"/>
          <w:sz w:val="22"/>
          <w:szCs w:val="22"/>
          <w:lang w:val="en-US"/>
        </w:rPr>
        <w:t>13</w:t>
      </w:r>
      <w:r w:rsidR="00EE3FAF">
        <w:rPr>
          <w:color w:val="156082" w:themeColor="accent1"/>
          <w:sz w:val="22"/>
          <w:szCs w:val="22"/>
          <w:lang w:val="en-US"/>
        </w:rPr>
        <w:t>,</w:t>
      </w:r>
      <w:r w:rsidRPr="009573DF" w:rsidR="00F50109">
        <w:rPr>
          <w:color w:val="156082" w:themeColor="accent1"/>
          <w:sz w:val="22"/>
          <w:szCs w:val="22"/>
          <w:lang w:val="en-US"/>
        </w:rPr>
        <w:t xml:space="preserve"> or</w:t>
      </w:r>
      <w:r w:rsidRPr="009573DF" w:rsidR="00F50109">
        <w:rPr>
          <w:rFonts w:ascii="Arial" w:hAnsi="Arial" w:cs="Arial"/>
          <w:color w:val="156082" w:themeColor="accent1"/>
          <w:sz w:val="22"/>
          <w:szCs w:val="22"/>
          <w:lang w:val="en-US"/>
        </w:rPr>
        <w:t> </w:t>
      </w:r>
      <w:r w:rsidRPr="009573DF" w:rsidR="00F50109">
        <w:rPr>
          <w:color w:val="156082" w:themeColor="accent1"/>
          <w:sz w:val="22"/>
          <w:szCs w:val="22"/>
          <w:lang w:val="en-US"/>
        </w:rPr>
        <w:t xml:space="preserve">14 </w:t>
      </w:r>
      <w:r w:rsidR="00EE3FAF">
        <w:rPr>
          <w:color w:val="156082" w:themeColor="accent1"/>
          <w:sz w:val="22"/>
          <w:szCs w:val="22"/>
          <w:lang w:val="en-US"/>
        </w:rPr>
        <w:t xml:space="preserve">of the </w:t>
      </w:r>
      <w:r w:rsidRPr="009573DF" w:rsidR="00F50109">
        <w:rPr>
          <w:color w:val="156082" w:themeColor="accent1"/>
          <w:sz w:val="22"/>
          <w:szCs w:val="22"/>
          <w:lang w:val="en-US"/>
        </w:rPr>
        <w:t>GDPR (e.g.</w:t>
      </w:r>
      <w:r w:rsidR="00EE3FAF">
        <w:rPr>
          <w:color w:val="156082" w:themeColor="accent1"/>
          <w:sz w:val="22"/>
          <w:szCs w:val="22"/>
          <w:lang w:val="en-US"/>
        </w:rPr>
        <w:t>,</w:t>
      </w:r>
      <w:r w:rsidRPr="009573DF" w:rsidR="00F50109">
        <w:rPr>
          <w:color w:val="156082" w:themeColor="accent1"/>
          <w:sz w:val="22"/>
          <w:szCs w:val="22"/>
          <w:lang w:val="en-US"/>
        </w:rPr>
        <w:t xml:space="preserve"> controller identity, purposes, lawful basis, </w:t>
      </w:r>
      <w:r w:rsidRPr="009573DF" w:rsidR="005C53D4">
        <w:rPr>
          <w:color w:val="156082" w:themeColor="accent1"/>
          <w:sz w:val="22"/>
          <w:szCs w:val="22"/>
          <w:lang w:val="en-US"/>
        </w:rPr>
        <w:t xml:space="preserve">data subject rights </w:t>
      </w:r>
      <w:r w:rsidRPr="009573DF" w:rsidR="00F50109">
        <w:rPr>
          <w:color w:val="156082" w:themeColor="accent1"/>
          <w:sz w:val="22"/>
          <w:szCs w:val="22"/>
          <w:lang w:val="en-US"/>
        </w:rPr>
        <w:t>including the right to object to direct marketing</w:t>
      </w:r>
      <w:r w:rsidRPr="009573DF" w:rsidR="00A229D2">
        <w:rPr>
          <w:color w:val="156082" w:themeColor="accent1"/>
          <w:sz w:val="22"/>
          <w:szCs w:val="22"/>
          <w:lang w:val="en-US"/>
        </w:rPr>
        <w:t xml:space="preserve">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21(2) and </w:t>
      </w:r>
      <w:r w:rsidR="00706F3D">
        <w:rPr>
          <w:color w:val="156082" w:themeColor="accent1"/>
          <w:sz w:val="22"/>
          <w:szCs w:val="22"/>
          <w:lang w:val="en-US"/>
        </w:rPr>
        <w:t>21</w:t>
      </w:r>
      <w:r w:rsidRPr="009573DF" w:rsidR="00A229D2">
        <w:rPr>
          <w:color w:val="156082" w:themeColor="accent1"/>
          <w:sz w:val="22"/>
          <w:szCs w:val="22"/>
          <w:lang w:val="en-US"/>
        </w:rPr>
        <w:t>(3)</w:t>
      </w:r>
      <w:r w:rsidR="00706F3D">
        <w:rPr>
          <w:color w:val="156082" w:themeColor="accent1"/>
          <w:sz w:val="22"/>
          <w:szCs w:val="22"/>
          <w:lang w:val="en-US"/>
        </w:rPr>
        <w:t xml:space="preserve"> of the</w:t>
      </w:r>
      <w:r w:rsidRPr="009573DF" w:rsidR="00A229D2">
        <w:rPr>
          <w:color w:val="156082" w:themeColor="accent1"/>
          <w:sz w:val="22"/>
          <w:szCs w:val="22"/>
          <w:lang w:val="en-US"/>
        </w:rPr>
        <w:t xml:space="preserve"> GDPR and the right to opt out/withdraw consent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7(3) </w:t>
      </w:r>
      <w:r w:rsidR="00706F3D">
        <w:rPr>
          <w:color w:val="156082" w:themeColor="accent1"/>
          <w:sz w:val="22"/>
          <w:szCs w:val="22"/>
          <w:lang w:val="en-US"/>
        </w:rPr>
        <w:t xml:space="preserve">of the </w:t>
      </w:r>
      <w:r w:rsidRPr="009573DF" w:rsidR="00A229D2">
        <w:rPr>
          <w:color w:val="156082" w:themeColor="accent1"/>
          <w:sz w:val="22"/>
          <w:szCs w:val="22"/>
          <w:lang w:val="en-US"/>
        </w:rPr>
        <w:t>GDPR</w:t>
      </w:r>
      <w:r w:rsidRPr="009573DF" w:rsidR="00F50109">
        <w:rPr>
          <w:color w:val="156082" w:themeColor="accent1"/>
          <w:sz w:val="22"/>
          <w:szCs w:val="22"/>
          <w:lang w:val="en-US"/>
        </w:rPr>
        <w:t>). This notice must be given at the time of data collection, or</w:t>
      </w:r>
      <w:r w:rsidRPr="009573DF" w:rsidR="005C53D4">
        <w:rPr>
          <w:color w:val="156082" w:themeColor="accent1"/>
          <w:sz w:val="22"/>
          <w:szCs w:val="22"/>
          <w:lang w:val="en-US"/>
        </w:rPr>
        <w:t xml:space="preserve"> - </w:t>
      </w:r>
      <w:r w:rsidRPr="009573DF" w:rsidR="00F50109">
        <w:rPr>
          <w:color w:val="156082" w:themeColor="accent1"/>
          <w:sz w:val="22"/>
          <w:szCs w:val="22"/>
          <w:lang w:val="en-US"/>
        </w:rPr>
        <w:t>where personal data are obtained indirectly</w:t>
      </w:r>
      <w:r w:rsidRPr="009573DF" w:rsidR="005C53D4">
        <w:rPr>
          <w:color w:val="156082" w:themeColor="accent1"/>
          <w:sz w:val="22"/>
          <w:szCs w:val="22"/>
          <w:lang w:val="en-US"/>
        </w:rPr>
        <w:t xml:space="preserve"> - </w:t>
      </w:r>
      <w:r w:rsidRPr="009573DF" w:rsidR="00F50109">
        <w:rPr>
          <w:color w:val="156082" w:themeColor="accent1"/>
          <w:sz w:val="22"/>
          <w:szCs w:val="22"/>
          <w:lang w:val="en-US"/>
        </w:rPr>
        <w:t>before the first direct marketing communication is sent</w:t>
      </w:r>
      <w:r w:rsidRPr="009573DF" w:rsidR="00E70E73">
        <w:rPr>
          <w:color w:val="156082" w:themeColor="accent1"/>
          <w:sz w:val="22"/>
          <w:szCs w:val="22"/>
          <w:lang w:val="en-US"/>
        </w:rPr>
        <w:t xml:space="preserve"> (</w:t>
      </w:r>
      <w:r w:rsidRPr="009573DF" w:rsidR="00F37FF5">
        <w:rPr>
          <w:color w:val="156082" w:themeColor="accent1"/>
          <w:sz w:val="22"/>
          <w:szCs w:val="22"/>
          <w:lang w:val="en-US"/>
        </w:rPr>
        <w:t>or call is made</w:t>
      </w:r>
      <w:r w:rsidRPr="009573DF" w:rsidR="00E70E73">
        <w:rPr>
          <w:color w:val="156082" w:themeColor="accent1"/>
          <w:sz w:val="22"/>
          <w:szCs w:val="22"/>
          <w:lang w:val="en-US"/>
        </w:rPr>
        <w:t>)</w:t>
      </w:r>
      <w:r w:rsidRPr="009573DF" w:rsidR="00F37FF5">
        <w:rPr>
          <w:color w:val="156082" w:themeColor="accent1"/>
          <w:sz w:val="22"/>
          <w:szCs w:val="22"/>
          <w:lang w:val="en-US"/>
        </w:rPr>
        <w:t xml:space="preserve">, </w:t>
      </w:r>
      <w:r w:rsidRPr="009573DF" w:rsidR="00F50109">
        <w:rPr>
          <w:color w:val="156082" w:themeColor="accent1"/>
          <w:sz w:val="22"/>
          <w:szCs w:val="22"/>
          <w:lang w:val="en-US"/>
        </w:rPr>
        <w:t>regardless of whether the channel is email, telephone, or SMS/MMS</w:t>
      </w:r>
      <w:r w:rsidRPr="009573DF" w:rsidR="005C53D4">
        <w:rPr>
          <w:color w:val="156082" w:themeColor="accent1"/>
          <w:sz w:val="22"/>
          <w:szCs w:val="22"/>
          <w:lang w:val="en-US"/>
        </w:rPr>
        <w:t xml:space="preserve">. </w:t>
      </w:r>
      <w:r w:rsidRPr="009573DF" w:rsidR="00E70E73">
        <w:rPr>
          <w:color w:val="156082" w:themeColor="accent1"/>
          <w:sz w:val="22"/>
          <w:szCs w:val="22"/>
          <w:lang w:val="en-US"/>
        </w:rPr>
        <w:t>Controllers must be able to document when and how data protection information was made available.</w:t>
      </w:r>
    </w:p>
    <w:p w:rsidRPr="009573DF" w:rsidR="00F37FF5" w:rsidP="00F37FF5" w:rsidRDefault="00F37FF5" w14:paraId="1E337C88" w14:textId="4D0ECFBB">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Specifically, the German DPAs expect that a controller is named as a concrete legal entity or company with a valid address, including email address. Short names (such as XY Group) or P.O. box addresses would not meet the transparency requirements (</w:t>
      </w:r>
      <w:r w:rsidR="00706F3D">
        <w:rPr>
          <w:rFonts w:eastAsia="Times New Roman" w:cs="Times New Roman"/>
          <w:color w:val="156082" w:themeColor="accent1"/>
          <w:sz w:val="22"/>
          <w:szCs w:val="22"/>
          <w:lang w:val="en-US" w:eastAsia="en-GB"/>
        </w:rPr>
        <w:t>Section 2.1</w:t>
      </w:r>
      <w:r w:rsidRPr="009573DF">
        <w:rPr>
          <w:rFonts w:eastAsia="Times New Roman" w:cs="Times New Roman"/>
          <w:color w:val="156082" w:themeColor="accent1"/>
          <w:sz w:val="22"/>
          <w:szCs w:val="22"/>
          <w:lang w:val="en-US" w:eastAsia="en-GB"/>
        </w:rPr>
        <w:t xml:space="preserve"> of the Direct Marketing Guidance). In this respect, the </w:t>
      </w:r>
      <w:hyperlink w:tgtFrame="_blank" w:history="1" r:id="rId62">
        <w:r w:rsidRPr="009573DF">
          <w:rPr>
            <w:rFonts w:eastAsia="Times New Roman" w:cs="Times New Roman"/>
            <w:color w:val="156082" w:themeColor="accent1"/>
            <w:sz w:val="22"/>
            <w:szCs w:val="22"/>
            <w:lang w:val="en-US" w:eastAsia="en-GB"/>
          </w:rPr>
          <w:t>Stuttgart Higher Regional Court</w:t>
        </w:r>
      </w:hyperlink>
      <w:r w:rsidRPr="009573DF">
        <w:rPr>
          <w:rFonts w:eastAsia="Times New Roman" w:cs="Times New Roman"/>
          <w:color w:val="156082" w:themeColor="accent1"/>
          <w:sz w:val="22"/>
          <w:szCs w:val="22"/>
          <w:lang w:val="en-US" w:eastAsia="en-GB"/>
        </w:rPr>
        <w:t>, in its judgment from February 27, 2020, 2U257/19 (only available in German </w:t>
      </w:r>
      <w:hyperlink w:tgtFrame="_blank" w:history="1" r:id="rId6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(decision of </w:t>
      </w:r>
      <w:r w:rsidRPr="009573DF" w:rsidR="00706F3D">
        <w:rPr>
          <w:rFonts w:eastAsia="Times New Roman" w:cs="Times New Roman"/>
          <w:color w:val="156082" w:themeColor="accent1"/>
          <w:sz w:val="22"/>
          <w:szCs w:val="22"/>
          <w:lang w:val="en-US" w:eastAsia="en-GB"/>
        </w:rPr>
        <w:t>February 27, 2020</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found that the transparency obligations under the GDPR are market conduct regulations in terms of the UWG. This means that a breach of these provisions is enforceable by competitors or consumer associations.</w:t>
      </w:r>
    </w:p>
    <w:p w:rsidRPr="009573DF" w:rsidR="00F37FF5" w:rsidP="00F37FF5" w:rsidRDefault="00E70E73" w14:paraId="1E007A4F" w14:textId="1BF17A2A">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addition, m</w:t>
      </w:r>
      <w:r w:rsidRPr="009573DF" w:rsidR="00F37FF5">
        <w:rPr>
          <w:rFonts w:eastAsia="Times New Roman" w:cs="Times New Roman"/>
          <w:color w:val="156082" w:themeColor="accent1"/>
          <w:sz w:val="22"/>
          <w:szCs w:val="22"/>
          <w:lang w:val="en-US" w:eastAsia="en-GB"/>
        </w:rPr>
        <w:t>arketing content must be identified as advertising and e-mails that only partially contain sales-promoting statements may also be inadmissible:</w:t>
      </w:r>
      <w:r w:rsidRPr="009573DF">
        <w:rPr>
          <w:rFonts w:eastAsia="Times New Roman" w:cs="Times New Roman"/>
          <w:color w:val="156082" w:themeColor="accent1"/>
          <w:sz w:val="22"/>
          <w:szCs w:val="22"/>
          <w:lang w:val="en-US" w:eastAsia="en-GB"/>
        </w:rPr>
        <w:t xml:space="preserve"> For example, t</w:t>
      </w:r>
      <w:r w:rsidRPr="009573DF" w:rsidR="00F37FF5">
        <w:rPr>
          <w:rFonts w:eastAsia="Times New Roman" w:cs="Times New Roman"/>
          <w:color w:val="156082" w:themeColor="accent1"/>
          <w:sz w:val="22"/>
          <w:szCs w:val="22"/>
          <w:lang w:val="en-US" w:eastAsia="en-GB"/>
        </w:rPr>
        <w:t>he Stade Regional Court ruled that even the smallest advertisement in an autoreply email is unauthorized spam, as recipients must engage with the content of the email to be able to distinguish the informative or relevant sections from the advertising part (see decision from October 30, 2024, 3 S 24/24</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October 30, 2024</w:t>
      </w:r>
      <w:r w:rsidR="00706F3D">
        <w:rPr>
          <w:rFonts w:eastAsia="Times New Roman" w:cs="Times New Roman"/>
          <w:color w:val="156082" w:themeColor="accent1"/>
          <w:sz w:val="22"/>
          <w:szCs w:val="22"/>
          <w:lang w:val="en-US" w:eastAsia="en-GB"/>
        </w:rPr>
        <w:t>)</w:t>
      </w:r>
      <w:r w:rsidRPr="009573DF" w:rsidR="00F37FF5">
        <w:rPr>
          <w:rFonts w:eastAsia="Times New Roman" w:cs="Times New Roman"/>
          <w:color w:val="156082" w:themeColor="accent1"/>
          <w:sz w:val="22"/>
          <w:szCs w:val="22"/>
          <w:lang w:val="en-US" w:eastAsia="en-GB"/>
        </w:rPr>
        <w:t>).</w:t>
      </w:r>
    </w:p>
    <w:p w:rsidRPr="009573DF" w:rsidR="00AB75B5" w:rsidP="00746244" w:rsidRDefault="00F37FF5" w14:paraId="18AAB519" w14:textId="4C4426B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Berlin Court of Appeal decided that advertising in newsletters must be sufficiently clear and recognizable and that too small font was insufficient to indicate the advertising context. The case concerned a newsletter that contained short text teasers with a picture and the link 'Read more' </w:t>
      </w:r>
      <w:r w:rsidRPr="009573DF">
        <w:rPr>
          <w:rFonts w:eastAsia="Times New Roman" w:cs="Times New Roman"/>
          <w:color w:val="156082" w:themeColor="accent1"/>
          <w:sz w:val="22"/>
          <w:szCs w:val="22"/>
          <w:lang w:val="en-US" w:eastAsia="en-GB"/>
        </w:rPr>
        <w:t xml:space="preserve">on different topics. </w:t>
      </w:r>
      <w:proofErr w:type="gramStart"/>
      <w:r w:rsidRPr="009573DF">
        <w:rPr>
          <w:rFonts w:eastAsia="Times New Roman" w:cs="Times New Roman"/>
          <w:color w:val="156082" w:themeColor="accent1"/>
          <w:sz w:val="22"/>
          <w:szCs w:val="22"/>
          <w:lang w:val="en-US" w:eastAsia="en-GB"/>
        </w:rPr>
        <w:t>The majority of</w:t>
      </w:r>
      <w:proofErr w:type="gramEnd"/>
      <w:r w:rsidRPr="009573DF">
        <w:rPr>
          <w:rFonts w:eastAsia="Times New Roman" w:cs="Times New Roman"/>
          <w:color w:val="156082" w:themeColor="accent1"/>
          <w:sz w:val="22"/>
          <w:szCs w:val="22"/>
          <w:lang w:val="en-US" w:eastAsia="en-GB"/>
        </w:rPr>
        <w:t xml:space="preserve"> the links led to editorial content. Behind a few links, however, there was a landing page with advertising. These links were marked with a very small reference to the commercial character, which was regarded as a violation of the obligation to clearly mark advertising and thus, tempting consumers to click on advertising links without recognizing the commercial nature of the link (see decision from July, 23 2024, 5 U 78/22, only available in German </w:t>
      </w:r>
      <w:hyperlink w:tgtFrame="_blank" w:history="1" r:id="rId64">
        <w:r w:rsidRPr="009573DF">
          <w:rPr>
            <w:rFonts w:eastAsia="Times New Roman" w:cs="Times New Roman"/>
            <w:color w:val="156082" w:themeColor="accent1"/>
            <w:sz w:val="22"/>
            <w:szCs w:val="22"/>
            <w:u w:val="single"/>
            <w:lang w:val="en-US" w:eastAsia="en-GB"/>
          </w:rPr>
          <w:t>here</w:t>
        </w:r>
      </w:hyperlink>
      <w:r w:rsidR="00706F3D">
        <w:rPr>
          <w:lang w:val="en-US"/>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July, 23 2024</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However, the mere inclusion of links to one's own website or social media presences in an email would not automatically make that email an unauthorized advertising message (</w:t>
      </w:r>
      <w:hyperlink w:tgtFrame="_blank" w:history="1" r:id="rId65">
        <w:r w:rsidRPr="009573DF">
          <w:rPr>
            <w:rFonts w:eastAsia="Times New Roman" w:cs="Times New Roman"/>
            <w:color w:val="156082" w:themeColor="accent1"/>
            <w:sz w:val="22"/>
            <w:szCs w:val="22"/>
            <w:lang w:val="en-US" w:eastAsia="en-GB"/>
          </w:rPr>
          <w:t>Regional Court of Augsburg</w:t>
        </w:r>
      </w:hyperlink>
      <w:r w:rsidRPr="009573DF">
        <w:rPr>
          <w:rFonts w:eastAsia="Times New Roman" w:cs="Times New Roman"/>
          <w:color w:val="156082" w:themeColor="accent1"/>
          <w:sz w:val="22"/>
          <w:szCs w:val="22"/>
          <w:lang w:val="en-US" w:eastAsia="en-GB"/>
        </w:rPr>
        <w:t>'s decision of October 18, 2023 (044 S 2196/23) (only available in German </w:t>
      </w:r>
      <w:hyperlink w:history="1" r:id="rId6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decision of October 18, 2023</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decision argues that if only links, as common elements of email signatures, without any specific information content, are displayed, these links could be ignored without having to spend any time clicking on them.</w:t>
      </w:r>
    </w:p>
    <w:tbl>
      <w:tblPr>
        <w:tblStyle w:val="TableGrid"/>
        <w:tblW w:w="0" w:type="auto"/>
        <w:tblLook w:val="04A0" w:firstRow="1" w:lastRow="0" w:firstColumn="1" w:lastColumn="0" w:noHBand="0" w:noVBand="1"/>
      </w:tblPr>
      <w:tblGrid>
        <w:gridCol w:w="4508"/>
        <w:gridCol w:w="4508"/>
      </w:tblGrid>
      <w:tr w:rsidRPr="009573DF" w:rsidR="39B320CC" w:rsidTr="64BD6FC4" w14:paraId="28082472" w14:textId="77777777">
        <w:trPr>
          <w:trHeight w:val="300"/>
        </w:trPr>
        <w:tc>
          <w:tcPr>
            <w:tcW w:w="4508" w:type="dxa"/>
          </w:tcPr>
          <w:p w:rsidRPr="009573DF" w:rsidR="39B320CC" w:rsidRDefault="1189EF5C" w14:paraId="43E07DCC" w14:textId="77777777">
            <w:pPr>
              <w:rPr>
                <w:lang w:val="en-US"/>
              </w:rPr>
            </w:pPr>
            <w:r w:rsidRPr="009573DF">
              <w:rPr>
                <w:lang w:val="en-US"/>
              </w:rPr>
              <w:t xml:space="preserve">Citation </w:t>
            </w:r>
          </w:p>
        </w:tc>
        <w:tc>
          <w:tcPr>
            <w:tcW w:w="4508" w:type="dxa"/>
          </w:tcPr>
          <w:p w:rsidRPr="009573DF" w:rsidR="39B320CC" w:rsidRDefault="00AB75B5" w14:paraId="6B6B0C4B" w14:textId="6E077F40">
            <w:pPr>
              <w:rPr>
                <w:color w:val="156082" w:themeColor="accent1"/>
                <w:lang w:val="en-US"/>
              </w:rPr>
            </w:pPr>
            <w:r w:rsidRPr="009573DF">
              <w:rPr>
                <w:color w:val="156082" w:themeColor="accent1"/>
                <w:lang w:val="en-US"/>
              </w:rPr>
              <w:t>Art</w:t>
            </w:r>
            <w:r w:rsidR="00706F3D">
              <w:rPr>
                <w:color w:val="156082" w:themeColor="accent1"/>
                <w:lang w:val="en-US"/>
              </w:rPr>
              <w:t>icles</w:t>
            </w:r>
            <w:r w:rsidRPr="009573DF">
              <w:rPr>
                <w:color w:val="156082" w:themeColor="accent1"/>
                <w:lang w:val="en-US"/>
              </w:rPr>
              <w:t xml:space="preserve"> </w:t>
            </w:r>
            <w:r w:rsidRPr="009573DF" w:rsidR="00706F3D">
              <w:rPr>
                <w:color w:val="156082" w:themeColor="accent1"/>
                <w:lang w:val="en-US"/>
              </w:rPr>
              <w:t>7(3)</w:t>
            </w:r>
            <w:r w:rsidR="00706F3D">
              <w:rPr>
                <w:color w:val="156082" w:themeColor="accent1"/>
                <w:lang w:val="en-US"/>
              </w:rPr>
              <w:t xml:space="preserve">, </w:t>
            </w:r>
            <w:r w:rsidRPr="009573DF">
              <w:rPr>
                <w:color w:val="156082" w:themeColor="accent1"/>
                <w:lang w:val="en-US"/>
              </w:rPr>
              <w:t>12, 13,</w:t>
            </w:r>
            <w:r w:rsidR="00706F3D">
              <w:rPr>
                <w:color w:val="156082" w:themeColor="accent1"/>
                <w:lang w:val="en-US"/>
              </w:rPr>
              <w:t xml:space="preserve"> </w:t>
            </w:r>
            <w:r w:rsidRPr="009573DF">
              <w:rPr>
                <w:color w:val="156082" w:themeColor="accent1"/>
                <w:lang w:val="en-US"/>
              </w:rPr>
              <w:t>14</w:t>
            </w:r>
            <w:r w:rsidR="00706F3D">
              <w:rPr>
                <w:color w:val="156082" w:themeColor="accent1"/>
                <w:lang w:val="en-US"/>
              </w:rPr>
              <w:t xml:space="preserve">, </w:t>
            </w:r>
            <w:r w:rsidRPr="009573DF" w:rsidR="00706F3D">
              <w:rPr>
                <w:color w:val="156082" w:themeColor="accent1"/>
                <w:lang w:val="en-US"/>
              </w:rPr>
              <w:t>21(2)</w:t>
            </w:r>
            <w:r w:rsidR="00706F3D">
              <w:rPr>
                <w:color w:val="156082" w:themeColor="accent1"/>
                <w:lang w:val="en-US"/>
              </w:rPr>
              <w:t>,</w:t>
            </w:r>
            <w:r w:rsidRPr="009573DF" w:rsidR="00706F3D">
              <w:rPr>
                <w:color w:val="156082" w:themeColor="accent1"/>
                <w:lang w:val="en-US"/>
              </w:rPr>
              <w:t xml:space="preserve"> and </w:t>
            </w:r>
            <w:r w:rsidR="00706F3D">
              <w:rPr>
                <w:color w:val="156082" w:themeColor="accent1"/>
                <w:lang w:val="en-US"/>
              </w:rPr>
              <w:t>21</w:t>
            </w:r>
            <w:r w:rsidRPr="009573DF" w:rsidR="00706F3D">
              <w:rPr>
                <w:color w:val="156082" w:themeColor="accent1"/>
                <w:lang w:val="en-US"/>
              </w:rPr>
              <w:t>(3)</w:t>
            </w:r>
            <w:r w:rsidR="00706F3D">
              <w:rPr>
                <w:color w:val="156082" w:themeColor="accent1"/>
                <w:lang w:val="en-US"/>
              </w:rPr>
              <w:t xml:space="preserve"> of the</w:t>
            </w:r>
            <w:r w:rsidRPr="009573DF">
              <w:rPr>
                <w:color w:val="156082" w:themeColor="accent1"/>
                <w:lang w:val="en-US"/>
              </w:rPr>
              <w:t xml:space="preserve"> GDPR</w:t>
            </w:r>
          </w:p>
          <w:p w:rsidR="00AB75B5" w:rsidRDefault="00AB75B5" w14:paraId="143787D9" w14:textId="30A99F7B">
            <w:pPr>
              <w:rPr>
                <w:color w:val="156082" w:themeColor="accent1"/>
                <w:lang w:val="en-US"/>
              </w:rPr>
            </w:pPr>
            <w:r w:rsidRPr="009573DF">
              <w:rPr>
                <w:color w:val="156082" w:themeColor="accent1"/>
                <w:lang w:val="en-US"/>
              </w:rPr>
              <w:t>§7</w:t>
            </w:r>
            <w:r w:rsidR="00706F3D">
              <w:rPr>
                <w:color w:val="156082" w:themeColor="accent1"/>
                <w:lang w:val="en-US"/>
              </w:rPr>
              <w:t xml:space="preserve"> of the</w:t>
            </w:r>
            <w:r w:rsidRPr="009573DF">
              <w:rPr>
                <w:color w:val="156082" w:themeColor="accent1"/>
                <w:lang w:val="en-US"/>
              </w:rPr>
              <w:t xml:space="preserve"> UWG</w:t>
            </w:r>
          </w:p>
          <w:p w:rsidR="00706F3D" w:rsidRDefault="00706F3D" w14:paraId="20690F6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2.1</w:t>
            </w:r>
            <w:r w:rsidRPr="009573DF">
              <w:rPr>
                <w:rFonts w:eastAsia="Times New Roman" w:cs="Times New Roman"/>
                <w:color w:val="156082" w:themeColor="accent1"/>
                <w:lang w:val="en-US" w:eastAsia="en-GB"/>
              </w:rPr>
              <w:t xml:space="preserve"> of the Direct Marketing Guidance</w:t>
            </w:r>
          </w:p>
          <w:p w:rsidR="00706F3D" w:rsidRDefault="00706F3D" w14:paraId="4A8C8B7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27, 2020</w:t>
            </w:r>
          </w:p>
          <w:p w:rsidR="00706F3D" w:rsidRDefault="00706F3D" w14:paraId="1061EF3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October 30, 2024</w:t>
            </w:r>
          </w:p>
          <w:p w:rsidR="00706F3D" w:rsidRDefault="00706F3D" w14:paraId="6049C14B" w14:textId="5A118182">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w:t>
            </w:r>
            <w:proofErr w:type="gramStart"/>
            <w:r w:rsidRPr="009573DF">
              <w:rPr>
                <w:rFonts w:eastAsia="Times New Roman" w:cs="Times New Roman"/>
                <w:color w:val="156082" w:themeColor="accent1"/>
                <w:lang w:val="en-US" w:eastAsia="en-GB"/>
              </w:rPr>
              <w:t>July,</w:t>
            </w:r>
            <w:proofErr w:type="gramEnd"/>
            <w:r w:rsidRPr="009573DF">
              <w:rPr>
                <w:rFonts w:eastAsia="Times New Roman" w:cs="Times New Roman"/>
                <w:color w:val="156082" w:themeColor="accent1"/>
                <w:lang w:val="en-US" w:eastAsia="en-GB"/>
              </w:rPr>
              <w:t xml:space="preserve"> 23 2024</w:t>
            </w:r>
          </w:p>
          <w:p w:rsidRPr="009573DF" w:rsidR="00706F3D" w:rsidRDefault="00706F3D" w14:paraId="0417241C" w14:textId="79314C7E">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October 18, 2023</w:t>
            </w:r>
          </w:p>
        </w:tc>
      </w:tr>
    </w:tbl>
    <w:p w:rsidRPr="009573DF" w:rsidR="39B320CC" w:rsidRDefault="39B320CC" w14:paraId="31AAB703" w14:textId="77777777">
      <w:pPr>
        <w:rPr>
          <w:lang w:val="en-US"/>
        </w:rPr>
      </w:pPr>
    </w:p>
    <w:p w:rsidRPr="009573DF" w:rsidR="48D2F1D5" w:rsidP="64BD6FC4" w:rsidRDefault="2D489B5E" w14:paraId="3F0A379A" w14:textId="7D535DFB">
      <w:pPr>
        <w:rPr>
          <w:i/>
          <w:iCs/>
          <w:lang w:val="en-US"/>
        </w:rPr>
      </w:pPr>
      <w:r w:rsidRPr="009573DF">
        <w:rPr>
          <w:b/>
          <w:bCs/>
          <w:lang w:val="en-US"/>
        </w:rPr>
        <w:t>4.4.2.</w:t>
      </w:r>
      <w:r w:rsidRPr="009573DF">
        <w:rPr>
          <w:lang w:val="en-US"/>
        </w:rPr>
        <w:t xml:space="preserve"> </w:t>
      </w:r>
      <w:r w:rsidRPr="009573DF" w:rsidR="48D2F1D5">
        <w:rPr>
          <w:lang w:val="en-US"/>
        </w:rPr>
        <w:t xml:space="preserve">What information must be provided? </w:t>
      </w:r>
      <w:r w:rsidRPr="009573DF" w:rsidR="48D2F1D5">
        <w:rPr>
          <w:i/>
          <w:iCs/>
          <w:lang w:val="en-US"/>
        </w:rPr>
        <w:t>(e.g., right to opt out)</w:t>
      </w:r>
    </w:p>
    <w:p w:rsidRPr="009573DF" w:rsidR="00AB75B5" w:rsidP="00191B4C" w:rsidRDefault="001A0FB5" w14:paraId="428F426C" w14:textId="77EC9E18">
      <w:pPr>
        <w:spacing w:line="240" w:lineRule="auto"/>
        <w:jc w:val="both"/>
        <w:rPr>
          <w:color w:val="156082" w:themeColor="accent1"/>
          <w:lang w:val="en-US"/>
        </w:rPr>
      </w:pPr>
      <w:r w:rsidRPr="009573DF">
        <w:rPr>
          <w:color w:val="156082" w:themeColor="accent1"/>
          <w:lang w:val="en-US"/>
        </w:rPr>
        <w:t>Please see at 4.4.1.</w:t>
      </w:r>
    </w:p>
    <w:tbl>
      <w:tblPr>
        <w:tblStyle w:val="TableGrid"/>
        <w:tblW w:w="0" w:type="auto"/>
        <w:tblLook w:val="04A0" w:firstRow="1" w:lastRow="0" w:firstColumn="1" w:lastColumn="0" w:noHBand="0" w:noVBand="1"/>
      </w:tblPr>
      <w:tblGrid>
        <w:gridCol w:w="4508"/>
        <w:gridCol w:w="4508"/>
      </w:tblGrid>
      <w:tr w:rsidRPr="009573DF" w:rsidR="39B320CC" w:rsidTr="64BD6FC4" w14:paraId="0B6F674B" w14:textId="77777777">
        <w:trPr>
          <w:trHeight w:val="300"/>
        </w:trPr>
        <w:tc>
          <w:tcPr>
            <w:tcW w:w="4508" w:type="dxa"/>
          </w:tcPr>
          <w:p w:rsidRPr="009573DF" w:rsidR="39B320CC" w:rsidRDefault="1189EF5C" w14:paraId="71757FDB" w14:textId="77777777">
            <w:pPr>
              <w:rPr>
                <w:lang w:val="en-US"/>
              </w:rPr>
            </w:pPr>
            <w:r w:rsidRPr="009573DF">
              <w:rPr>
                <w:lang w:val="en-US"/>
              </w:rPr>
              <w:t xml:space="preserve">Citation </w:t>
            </w:r>
          </w:p>
        </w:tc>
        <w:tc>
          <w:tcPr>
            <w:tcW w:w="4508" w:type="dxa"/>
          </w:tcPr>
          <w:p w:rsidRPr="009573DF" w:rsidR="00706F3D" w:rsidP="00706F3D" w:rsidRDefault="00706F3D" w14:paraId="3D60250C" w14:textId="77777777">
            <w:pPr>
              <w:rPr>
                <w:color w:val="156082" w:themeColor="accent1"/>
                <w:lang w:val="en-US"/>
              </w:rPr>
            </w:pPr>
            <w:r w:rsidRPr="009573DF">
              <w:rPr>
                <w:color w:val="156082" w:themeColor="accent1"/>
                <w:lang w:val="en-US"/>
              </w:rPr>
              <w:t>Art</w:t>
            </w:r>
            <w:r>
              <w:rPr>
                <w:color w:val="156082" w:themeColor="accent1"/>
                <w:lang w:val="en-US"/>
              </w:rPr>
              <w:t>icles</w:t>
            </w:r>
            <w:r w:rsidRPr="009573DF">
              <w:rPr>
                <w:color w:val="156082" w:themeColor="accent1"/>
                <w:lang w:val="en-US"/>
              </w:rPr>
              <w:t xml:space="preserve"> 7(3)</w:t>
            </w:r>
            <w:r>
              <w:rPr>
                <w:color w:val="156082" w:themeColor="accent1"/>
                <w:lang w:val="en-US"/>
              </w:rPr>
              <w:t xml:space="preserve">, </w:t>
            </w:r>
            <w:r w:rsidRPr="009573DF">
              <w:rPr>
                <w:color w:val="156082" w:themeColor="accent1"/>
                <w:lang w:val="en-US"/>
              </w:rPr>
              <w:t>12, 13,</w:t>
            </w:r>
            <w:r>
              <w:rPr>
                <w:color w:val="156082" w:themeColor="accent1"/>
                <w:lang w:val="en-US"/>
              </w:rPr>
              <w:t xml:space="preserve"> </w:t>
            </w:r>
            <w:r w:rsidRPr="009573DF">
              <w:rPr>
                <w:color w:val="156082" w:themeColor="accent1"/>
                <w:lang w:val="en-US"/>
              </w:rPr>
              <w:t>14</w:t>
            </w:r>
            <w:r>
              <w:rPr>
                <w:color w:val="156082" w:themeColor="accent1"/>
                <w:lang w:val="en-US"/>
              </w:rPr>
              <w:t xml:space="preserve">, </w:t>
            </w:r>
            <w:r w:rsidRPr="009573DF">
              <w:rPr>
                <w:color w:val="156082" w:themeColor="accent1"/>
                <w:lang w:val="en-US"/>
              </w:rPr>
              <w:t>21(2)</w:t>
            </w:r>
            <w:r>
              <w:rPr>
                <w:color w:val="156082" w:themeColor="accent1"/>
                <w:lang w:val="en-US"/>
              </w:rPr>
              <w:t>,</w:t>
            </w:r>
            <w:r w:rsidRPr="009573DF">
              <w:rPr>
                <w:color w:val="156082" w:themeColor="accent1"/>
                <w:lang w:val="en-US"/>
              </w:rPr>
              <w:t xml:space="preserve"> and </w:t>
            </w:r>
            <w:r>
              <w:rPr>
                <w:color w:val="156082" w:themeColor="accent1"/>
                <w:lang w:val="en-US"/>
              </w:rPr>
              <w:t>21</w:t>
            </w:r>
            <w:r w:rsidRPr="009573DF">
              <w:rPr>
                <w:color w:val="156082" w:themeColor="accent1"/>
                <w:lang w:val="en-US"/>
              </w:rPr>
              <w:t>(3)</w:t>
            </w:r>
            <w:r>
              <w:rPr>
                <w:color w:val="156082" w:themeColor="accent1"/>
                <w:lang w:val="en-US"/>
              </w:rPr>
              <w:t xml:space="preserve"> of the</w:t>
            </w:r>
            <w:r w:rsidRPr="009573DF">
              <w:rPr>
                <w:color w:val="156082" w:themeColor="accent1"/>
                <w:lang w:val="en-US"/>
              </w:rPr>
              <w:t xml:space="preserve"> GDPR</w:t>
            </w:r>
          </w:p>
          <w:p w:rsidR="00706F3D" w:rsidP="00706F3D" w:rsidRDefault="00706F3D" w14:paraId="75FBA6C6" w14:textId="77777777">
            <w:pPr>
              <w:rPr>
                <w:color w:val="156082" w:themeColor="accent1"/>
                <w:lang w:val="en-US"/>
              </w:rPr>
            </w:pPr>
            <w:r w:rsidRPr="009573DF">
              <w:rPr>
                <w:color w:val="156082" w:themeColor="accent1"/>
                <w:lang w:val="en-US"/>
              </w:rPr>
              <w:t>§7</w:t>
            </w:r>
            <w:r>
              <w:rPr>
                <w:color w:val="156082" w:themeColor="accent1"/>
                <w:lang w:val="en-US"/>
              </w:rPr>
              <w:t xml:space="preserve"> of the</w:t>
            </w:r>
            <w:r w:rsidRPr="009573DF">
              <w:rPr>
                <w:color w:val="156082" w:themeColor="accent1"/>
                <w:lang w:val="en-US"/>
              </w:rPr>
              <w:t xml:space="preserve"> UWG</w:t>
            </w:r>
          </w:p>
          <w:p w:rsidR="00706F3D" w:rsidP="00706F3D" w:rsidRDefault="00706F3D" w14:paraId="5239E8E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2.1</w:t>
            </w:r>
            <w:r w:rsidRPr="009573DF">
              <w:rPr>
                <w:rFonts w:eastAsia="Times New Roman" w:cs="Times New Roman"/>
                <w:color w:val="156082" w:themeColor="accent1"/>
                <w:lang w:val="en-US" w:eastAsia="en-GB"/>
              </w:rPr>
              <w:t xml:space="preserve"> of the Direct Marketing Guidance</w:t>
            </w:r>
          </w:p>
          <w:p w:rsidR="00706F3D" w:rsidP="00706F3D" w:rsidRDefault="00706F3D" w14:paraId="12A899D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27, 2020</w:t>
            </w:r>
          </w:p>
          <w:p w:rsidR="00706F3D" w:rsidP="00706F3D" w:rsidRDefault="00706F3D" w14:paraId="6922C89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October 30, 2024</w:t>
            </w:r>
          </w:p>
          <w:p w:rsidR="00706F3D" w:rsidP="00706F3D" w:rsidRDefault="00706F3D" w14:paraId="76760984"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w:t>
            </w:r>
            <w:proofErr w:type="gramStart"/>
            <w:r w:rsidRPr="009573DF">
              <w:rPr>
                <w:rFonts w:eastAsia="Times New Roman" w:cs="Times New Roman"/>
                <w:color w:val="156082" w:themeColor="accent1"/>
                <w:lang w:val="en-US" w:eastAsia="en-GB"/>
              </w:rPr>
              <w:t>July,</w:t>
            </w:r>
            <w:proofErr w:type="gramEnd"/>
            <w:r w:rsidRPr="009573DF">
              <w:rPr>
                <w:rFonts w:eastAsia="Times New Roman" w:cs="Times New Roman"/>
                <w:color w:val="156082" w:themeColor="accent1"/>
                <w:lang w:val="en-US" w:eastAsia="en-GB"/>
              </w:rPr>
              <w:t xml:space="preserve"> 23 2024</w:t>
            </w:r>
          </w:p>
          <w:p w:rsidRPr="009573DF" w:rsidR="39B320CC" w:rsidP="00706F3D" w:rsidRDefault="00706F3D" w14:paraId="10249E82" w14:textId="295803CB">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October 18, 2023</w:t>
            </w:r>
          </w:p>
        </w:tc>
      </w:tr>
    </w:tbl>
    <w:p w:rsidRPr="009573DF" w:rsidR="39B320CC" w:rsidRDefault="39B320CC" w14:paraId="3EE8E173" w14:textId="77777777">
      <w:pPr>
        <w:rPr>
          <w:lang w:val="en-US"/>
        </w:rPr>
      </w:pPr>
    </w:p>
    <w:p w:rsidRPr="009573DF" w:rsidR="48D2F1D5" w:rsidP="64BD6FC4" w:rsidRDefault="2082DB70" w14:paraId="1FD7D933" w14:textId="293D53ED">
      <w:pPr>
        <w:rPr>
          <w:lang w:val="en-US"/>
        </w:rPr>
      </w:pPr>
      <w:r w:rsidRPr="009573DF">
        <w:rPr>
          <w:b/>
          <w:bCs/>
          <w:lang w:val="en-US"/>
        </w:rPr>
        <w:t xml:space="preserve">4.4.3. </w:t>
      </w:r>
      <w:r w:rsidRPr="009573DF" w:rsidR="48D2F1D5">
        <w:rPr>
          <w:lang w:val="en-US"/>
        </w:rPr>
        <w:t>Is there a</w:t>
      </w:r>
      <w:r w:rsidRPr="009573DF" w:rsidR="733CF7A2">
        <w:rPr>
          <w:lang w:val="en-US"/>
        </w:rPr>
        <w:t>n express</w:t>
      </w:r>
      <w:r w:rsidRPr="009573DF" w:rsidR="48D2F1D5">
        <w:rPr>
          <w:lang w:val="en-US"/>
        </w:rPr>
        <w:t xml:space="preserve"> requirement to notify data subjects that the </w:t>
      </w:r>
      <w:r w:rsidRPr="009573DF" w:rsidR="51E8BF76">
        <w:rPr>
          <w:lang w:val="en-US"/>
        </w:rPr>
        <w:t xml:space="preserve">call or the </w:t>
      </w:r>
      <w:proofErr w:type="spellStart"/>
      <w:r w:rsidRPr="009573DF" w:rsidR="48D2F1D5">
        <w:rPr>
          <w:lang w:val="en-US"/>
        </w:rPr>
        <w:t>sms</w:t>
      </w:r>
      <w:proofErr w:type="spellEnd"/>
      <w:r w:rsidRPr="009573DF" w:rsidR="48D2F1D5">
        <w:rPr>
          <w:lang w:val="en-US"/>
        </w:rPr>
        <w:t xml:space="preserve">/mms is an automated </w:t>
      </w:r>
      <w:r w:rsidRPr="009573DF" w:rsidR="6A90BF0E">
        <w:rPr>
          <w:lang w:val="en-US"/>
        </w:rPr>
        <w:t>communication</w:t>
      </w:r>
      <w:r w:rsidRPr="009573DF" w:rsidR="48D2F1D5">
        <w:rPr>
          <w:lang w:val="en-US"/>
        </w:rPr>
        <w:t>?</w:t>
      </w:r>
    </w:p>
    <w:p w:rsidRPr="009573DF" w:rsidR="007A2CFB" w:rsidP="007A2CFB" w:rsidRDefault="00C9587F" w14:paraId="427A4987" w14:textId="27498D30">
      <w:pPr>
        <w:spacing w:line="240" w:lineRule="auto"/>
        <w:jc w:val="both"/>
        <w:rPr>
          <w:color w:val="156082" w:themeColor="accent1"/>
          <w:sz w:val="22"/>
          <w:szCs w:val="22"/>
          <w:lang w:val="en-US"/>
        </w:rPr>
      </w:pPr>
      <w:r w:rsidRPr="009573DF">
        <w:rPr>
          <w:color w:val="156082" w:themeColor="accent1"/>
          <w:sz w:val="22"/>
          <w:szCs w:val="22"/>
          <w:lang w:val="en-US"/>
        </w:rPr>
        <w:t>T</w:t>
      </w:r>
      <w:r w:rsidRPr="009573DF" w:rsidR="007A2CFB">
        <w:rPr>
          <w:color w:val="156082" w:themeColor="accent1"/>
          <w:sz w:val="22"/>
          <w:szCs w:val="22"/>
          <w:lang w:val="en-US"/>
        </w:rPr>
        <w:t xml:space="preserve">he use of automated calling systems for advertising without prior express consent is prohibited, §7(2) no. 2 </w:t>
      </w:r>
      <w:r w:rsidR="00706F3D">
        <w:rPr>
          <w:color w:val="156082" w:themeColor="accent1"/>
          <w:sz w:val="22"/>
          <w:szCs w:val="22"/>
          <w:lang w:val="en-US"/>
        </w:rPr>
        <w:t xml:space="preserve">of the </w:t>
      </w:r>
      <w:r w:rsidRPr="009573DF" w:rsidR="007A2CFB">
        <w:rPr>
          <w:color w:val="156082" w:themeColor="accent1"/>
          <w:sz w:val="22"/>
          <w:szCs w:val="22"/>
          <w:lang w:val="en-US"/>
        </w:rPr>
        <w:t xml:space="preserve">UWG. For advertising calls, the caller is obliged to transmit its assigned calling line identification; suppression of the calling line identification is prohibited for advertising calls (§15(2) </w:t>
      </w:r>
      <w:r w:rsidR="00706F3D">
        <w:rPr>
          <w:color w:val="156082" w:themeColor="accent1"/>
          <w:sz w:val="22"/>
          <w:szCs w:val="22"/>
          <w:lang w:val="en-US"/>
        </w:rPr>
        <w:t xml:space="preserve">of the </w:t>
      </w:r>
      <w:r w:rsidRPr="009573DF" w:rsidR="007A2CFB">
        <w:rPr>
          <w:color w:val="156082" w:themeColor="accent1"/>
          <w:sz w:val="22"/>
          <w:szCs w:val="22"/>
          <w:lang w:val="en-US"/>
        </w:rPr>
        <w:t>TDDDG). Moreover, German regulators and courts place strong emphasis on avoiding deception or ambiguity, meaning recipients must not be misled into believing they are interacting with a human. As a result, failing to make the automated nature sufficiently clear can be considered misleading and therefore unlawful under the UWG, so in practice, transparent disclosure of automation is strongly recommended.</w:t>
      </w:r>
    </w:p>
    <w:p w:rsidRPr="009573DF" w:rsidR="000857D1" w:rsidP="00191B4C" w:rsidRDefault="000857D1" w14:paraId="0952DCB5" w14:textId="7777777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0B009D6A" w14:textId="77777777">
        <w:trPr>
          <w:trHeight w:val="300"/>
        </w:trPr>
        <w:tc>
          <w:tcPr>
            <w:tcW w:w="4508" w:type="dxa"/>
          </w:tcPr>
          <w:p w:rsidRPr="009573DF" w:rsidR="39B320CC" w:rsidRDefault="1189EF5C" w14:paraId="6F7DC566" w14:textId="77777777">
            <w:pPr>
              <w:rPr>
                <w:lang w:val="en-US"/>
              </w:rPr>
            </w:pPr>
            <w:r w:rsidRPr="009573DF">
              <w:rPr>
                <w:lang w:val="en-US"/>
              </w:rPr>
              <w:t xml:space="preserve">Citation </w:t>
            </w:r>
          </w:p>
        </w:tc>
        <w:tc>
          <w:tcPr>
            <w:tcW w:w="4508" w:type="dxa"/>
          </w:tcPr>
          <w:p w:rsidRPr="009573DF" w:rsidR="39B320CC" w:rsidRDefault="007A2CFB" w14:paraId="2B8DE412" w14:textId="4BBA20C3">
            <w:commentRangeStart w:id="6"/>
            <w:pPr>
              <w:rPr>
                <w:color w:val="156082" w:themeColor="accent1"/>
                <w:lang w:val="en-US"/>
              </w:rPr>
            </w:pPr>
            <w:r w:rsidRPr="009573DF">
              <w:rPr>
                <w:color w:val="156082" w:themeColor="accent1"/>
                <w:lang w:val="en-US"/>
              </w:rPr>
              <w:t>§7(2) no. 2</w:t>
            </w:r>
            <w:r w:rsidR="00706F3D">
              <w:rPr>
                <w:color w:val="156082" w:themeColor="accent1"/>
                <w:lang w:val="en-US"/>
              </w:rPr>
              <w:t xml:space="preserve"> of the</w:t>
            </w:r>
            <w:r w:rsidRPr="009573DF">
              <w:rPr>
                <w:color w:val="156082" w:themeColor="accent1"/>
                <w:lang w:val="en-US"/>
              </w:rPr>
              <w:t xml:space="preserve"> UWG</w:t>
            </w:r>
            <w:commentRangeEnd w:id="6"/>
            <w:r>
              <w:commentReference w:id="6"/>
            </w:r>
          </w:p>
          <w:p w:rsidRPr="009573DF" w:rsidR="007A2CFB" w:rsidRDefault="00706F3D" w14:paraId="3F369E4F" w14:textId="3D092F78">
            <w:pPr>
              <w:rPr>
                <w:lang w:val="en-US"/>
              </w:rPr>
            </w:pPr>
            <w:r>
              <w:rPr>
                <w:color w:val="156082" w:themeColor="accent1"/>
                <w:lang w:val="en-US"/>
              </w:rPr>
              <w:t>§</w:t>
            </w:r>
            <w:r w:rsidRPr="009573DF" w:rsidR="007A2CFB">
              <w:rPr>
                <w:color w:val="156082" w:themeColor="accent1"/>
                <w:lang w:val="en-US"/>
              </w:rPr>
              <w:t xml:space="preserve">15(2) </w:t>
            </w:r>
            <w:r>
              <w:rPr>
                <w:color w:val="156082" w:themeColor="accent1"/>
                <w:lang w:val="en-US"/>
              </w:rPr>
              <w:t xml:space="preserve">of the </w:t>
            </w:r>
            <w:r w:rsidRPr="009573DF" w:rsidR="007A2CFB">
              <w:rPr>
                <w:color w:val="156082" w:themeColor="accent1"/>
                <w:lang w:val="en-US"/>
              </w:rPr>
              <w:t>TDDDG</w:t>
            </w:r>
          </w:p>
        </w:tc>
      </w:tr>
    </w:tbl>
    <w:p w:rsidRPr="009573DF" w:rsidR="39B320CC" w:rsidRDefault="39B320CC" w14:paraId="2AEC0B70" w14:textId="77777777">
      <w:pPr>
        <w:rPr>
          <w:lang w:val="en-US"/>
        </w:rPr>
      </w:pPr>
    </w:p>
    <w:p w:rsidRPr="009573DF" w:rsidR="48D2F1D5" w:rsidP="64BD6FC4" w:rsidRDefault="0883F1B6" w14:paraId="67568D51" w14:textId="6F64D656">
      <w:pPr>
        <w:rPr>
          <w:lang w:val="en-US"/>
        </w:rPr>
      </w:pPr>
      <w:r w:rsidRPr="009573DF">
        <w:rPr>
          <w:b/>
          <w:bCs/>
          <w:lang w:val="en-US"/>
        </w:rPr>
        <w:t>4.4.4.</w:t>
      </w:r>
      <w:r w:rsidRPr="009573DF">
        <w:rPr>
          <w:lang w:val="en-US"/>
        </w:rPr>
        <w:t xml:space="preserve"> </w:t>
      </w:r>
      <w:r w:rsidRPr="009573DF" w:rsidR="48D2F1D5">
        <w:rPr>
          <w:lang w:val="en-US"/>
        </w:rPr>
        <w:t>In what format must the information be provided?</w:t>
      </w:r>
    </w:p>
    <w:p w:rsidRPr="009573DF" w:rsidR="000857D1" w:rsidP="002D48F2" w:rsidRDefault="000857D1" w14:paraId="150C922F" w14:textId="25AF9A31">
      <w:pPr>
        <w:spacing w:line="240" w:lineRule="auto"/>
        <w:jc w:val="both"/>
        <w:rPr>
          <w:color w:val="156082" w:themeColor="accent1"/>
          <w:sz w:val="22"/>
          <w:szCs w:val="22"/>
          <w:lang w:val="en-US"/>
        </w:rPr>
      </w:pPr>
      <w:r w:rsidRPr="009573DF">
        <w:rPr>
          <w:color w:val="156082" w:themeColor="accent1"/>
          <w:sz w:val="22"/>
          <w:szCs w:val="22"/>
          <w:lang w:val="en-US"/>
        </w:rPr>
        <w:t>Information must be communicated using clear and plain language, be easily understandable, and be available at the time required (i.e.</w:t>
      </w:r>
      <w:r w:rsidR="006D58BD">
        <w:rPr>
          <w:color w:val="156082" w:themeColor="accent1"/>
          <w:sz w:val="22"/>
          <w:szCs w:val="22"/>
          <w:lang w:val="en-US"/>
        </w:rPr>
        <w:t>,</w:t>
      </w:r>
      <w:r w:rsidRPr="009573DF">
        <w:rPr>
          <w:color w:val="156082" w:themeColor="accent1"/>
          <w:sz w:val="22"/>
          <w:szCs w:val="22"/>
          <w:lang w:val="en-US"/>
        </w:rPr>
        <w:t xml:space="preserve"> at data collection or, at the latest, at first contact).</w:t>
      </w:r>
    </w:p>
    <w:p w:rsidR="006D58BD" w:rsidP="002D48F2" w:rsidRDefault="000857D1" w14:paraId="46266055" w14:textId="3E87A6C4">
      <w:pPr>
        <w:spacing w:line="240" w:lineRule="auto"/>
        <w:jc w:val="both"/>
        <w:rPr>
          <w:color w:val="156082" w:themeColor="accent1"/>
          <w:sz w:val="22"/>
          <w:szCs w:val="22"/>
          <w:lang w:val="en-US"/>
        </w:rPr>
      </w:pPr>
      <w:r w:rsidRPr="00011AD3">
        <w:rPr>
          <w:b/>
          <w:bCs/>
          <w:color w:val="156082" w:themeColor="accent1"/>
          <w:sz w:val="22"/>
          <w:szCs w:val="22"/>
          <w:lang w:val="en-US"/>
        </w:rPr>
        <w:t>Email and SMS/MMS marketing</w:t>
      </w:r>
    </w:p>
    <w:p w:rsidRPr="009573DF" w:rsidR="000857D1" w:rsidP="002D48F2" w:rsidRDefault="000857D1" w14:paraId="1E50DF68" w14:textId="1D544D4E">
      <w:pPr>
        <w:spacing w:line="240" w:lineRule="auto"/>
        <w:jc w:val="both"/>
        <w:rPr>
          <w:color w:val="156082" w:themeColor="accent1"/>
          <w:sz w:val="22"/>
          <w:szCs w:val="22"/>
          <w:lang w:val="en-US"/>
        </w:rPr>
      </w:pPr>
      <w:r w:rsidRPr="009573DF">
        <w:rPr>
          <w:color w:val="156082" w:themeColor="accent1"/>
          <w:sz w:val="22"/>
          <w:szCs w:val="22"/>
          <w:lang w:val="en-US"/>
        </w:rPr>
        <w:t>Privacy information is typically provided in writing, for example via a privacy notice or a clearly referenced link (e.g. URL or QR code) that is easily accessible at or before the first marketing message.</w:t>
      </w:r>
    </w:p>
    <w:p w:rsidR="006D58BD" w:rsidP="002D48F2" w:rsidRDefault="000857D1" w14:paraId="1487C091" w14:textId="75158371">
      <w:pPr>
        <w:spacing w:line="240" w:lineRule="auto"/>
        <w:jc w:val="both"/>
        <w:rPr>
          <w:color w:val="156082" w:themeColor="accent1"/>
          <w:sz w:val="22"/>
          <w:szCs w:val="22"/>
          <w:lang w:val="en-US"/>
        </w:rPr>
      </w:pPr>
      <w:r w:rsidRPr="00011AD3">
        <w:rPr>
          <w:b/>
          <w:bCs/>
          <w:color w:val="156082" w:themeColor="accent1"/>
          <w:sz w:val="22"/>
          <w:szCs w:val="22"/>
          <w:lang w:val="en-US"/>
        </w:rPr>
        <w:t>Telemarketing</w:t>
      </w:r>
    </w:p>
    <w:p w:rsidRPr="009573DF" w:rsidR="000857D1" w:rsidP="002D48F2" w:rsidRDefault="000857D1" w14:paraId="1F975374" w14:textId="79889851">
      <w:pPr>
        <w:spacing w:line="240" w:lineRule="auto"/>
        <w:jc w:val="both"/>
        <w:rPr>
          <w:color w:val="156082" w:themeColor="accent1"/>
          <w:sz w:val="22"/>
          <w:szCs w:val="22"/>
          <w:lang w:val="en-US"/>
        </w:rPr>
      </w:pPr>
      <w:r w:rsidRPr="009573DF">
        <w:rPr>
          <w:color w:val="156082" w:themeColor="accent1"/>
          <w:sz w:val="22"/>
          <w:szCs w:val="22"/>
          <w:lang w:val="en-US"/>
        </w:rPr>
        <w:t>Core information (identity of caller, purpose, right to object) must be provided verbally at the start of the call, while the remaining GDPR privacy information must be actively offered and made available in an accessible form (e.g.</w:t>
      </w:r>
      <w:r w:rsidR="006D58BD">
        <w:rPr>
          <w:color w:val="156082" w:themeColor="accent1"/>
          <w:sz w:val="22"/>
          <w:szCs w:val="22"/>
          <w:lang w:val="en-US"/>
        </w:rPr>
        <w:t>,</w:t>
      </w:r>
      <w:r w:rsidRPr="009573DF">
        <w:rPr>
          <w:color w:val="156082" w:themeColor="accent1"/>
          <w:sz w:val="22"/>
          <w:szCs w:val="22"/>
          <w:lang w:val="en-US"/>
        </w:rPr>
        <w:t xml:space="preserve"> website link, postal delivery, or playback).</w:t>
      </w:r>
    </w:p>
    <w:p w:rsidRPr="009573DF" w:rsidR="000857D1" w:rsidP="002D48F2" w:rsidRDefault="000857D1" w14:paraId="472234F6" w14:textId="0B69453D">
      <w:pPr>
        <w:spacing w:line="240" w:lineRule="auto"/>
        <w:jc w:val="both"/>
        <w:rPr>
          <w:color w:val="156082" w:themeColor="accent1"/>
          <w:sz w:val="22"/>
          <w:szCs w:val="22"/>
          <w:lang w:val="en-US"/>
        </w:rPr>
      </w:pPr>
      <w:r w:rsidRPr="009573DF">
        <w:rPr>
          <w:color w:val="156082" w:themeColor="accent1"/>
          <w:sz w:val="22"/>
          <w:szCs w:val="22"/>
          <w:lang w:val="en-US"/>
        </w:rPr>
        <w:t xml:space="preserve">In all cases, the chosen format must ensure that data subjects can </w:t>
      </w:r>
      <w:proofErr w:type="gramStart"/>
      <w:r w:rsidRPr="009573DF">
        <w:rPr>
          <w:color w:val="156082" w:themeColor="accent1"/>
          <w:sz w:val="22"/>
          <w:szCs w:val="22"/>
          <w:lang w:val="en-US"/>
        </w:rPr>
        <w:t>actually take</w:t>
      </w:r>
      <w:proofErr w:type="gramEnd"/>
      <w:r w:rsidRPr="009573DF">
        <w:rPr>
          <w:color w:val="156082" w:themeColor="accent1"/>
          <w:sz w:val="22"/>
          <w:szCs w:val="22"/>
          <w:lang w:val="en-US"/>
        </w:rPr>
        <w:t xml:space="preserve"> note of the information without unreasonable effort, and controllers must be able to document that the information was made available.</w:t>
      </w:r>
    </w:p>
    <w:tbl>
      <w:tblPr>
        <w:tblStyle w:val="TableGrid"/>
        <w:tblW w:w="0" w:type="auto"/>
        <w:tblLook w:val="04A0" w:firstRow="1" w:lastRow="0" w:firstColumn="1" w:lastColumn="0" w:noHBand="0" w:noVBand="1"/>
      </w:tblPr>
      <w:tblGrid>
        <w:gridCol w:w="4508"/>
        <w:gridCol w:w="4508"/>
      </w:tblGrid>
      <w:tr w:rsidRPr="009573DF" w:rsidR="39B320CC" w:rsidTr="64BD6FC4" w14:paraId="723151D3" w14:textId="77777777">
        <w:trPr>
          <w:trHeight w:val="300"/>
        </w:trPr>
        <w:tc>
          <w:tcPr>
            <w:tcW w:w="4508" w:type="dxa"/>
          </w:tcPr>
          <w:p w:rsidRPr="009573DF" w:rsidR="39B320CC" w:rsidRDefault="1189EF5C" w14:paraId="1B42B235" w14:textId="77777777">
            <w:pPr>
              <w:rPr>
                <w:lang w:val="en-US"/>
              </w:rPr>
            </w:pPr>
            <w:r w:rsidRPr="009573DF">
              <w:rPr>
                <w:lang w:val="en-US"/>
              </w:rPr>
              <w:t xml:space="preserve">Citation </w:t>
            </w:r>
          </w:p>
        </w:tc>
        <w:tc>
          <w:tcPr>
            <w:tcW w:w="4508" w:type="dxa"/>
          </w:tcPr>
          <w:p w:rsidRPr="009573DF" w:rsidR="39B320CC" w:rsidRDefault="00746244" w14:paraId="0428F5AC" w14:textId="556088E0">
            <w:pPr>
              <w:rPr>
                <w:color w:val="156082" w:themeColor="accent1"/>
                <w:lang w:val="en-US"/>
              </w:rPr>
            </w:pPr>
            <w:r w:rsidRPr="009573DF">
              <w:rPr>
                <w:color w:val="156082" w:themeColor="accent1"/>
                <w:lang w:val="en-US"/>
              </w:rPr>
              <w:t>Art</w:t>
            </w:r>
            <w:r w:rsidR="006D58BD">
              <w:rPr>
                <w:color w:val="156082" w:themeColor="accent1"/>
                <w:lang w:val="en-US"/>
              </w:rPr>
              <w:t>icle</w:t>
            </w:r>
            <w:r w:rsidRPr="009573DF">
              <w:rPr>
                <w:color w:val="156082" w:themeColor="accent1"/>
                <w:lang w:val="en-US"/>
              </w:rPr>
              <w:t xml:space="preserve"> 12</w:t>
            </w:r>
            <w:r w:rsidR="006D58BD">
              <w:rPr>
                <w:color w:val="156082" w:themeColor="accent1"/>
                <w:lang w:val="en-US"/>
              </w:rPr>
              <w:t xml:space="preserve"> of the</w:t>
            </w:r>
            <w:r w:rsidRPr="009573DF">
              <w:rPr>
                <w:color w:val="156082" w:themeColor="accent1"/>
                <w:lang w:val="en-US"/>
              </w:rPr>
              <w:t xml:space="preserve"> GDPR</w:t>
            </w:r>
          </w:p>
          <w:p w:rsidRPr="009573DF" w:rsidR="00746244" w:rsidRDefault="00746244" w14:paraId="1CC71055" w14:textId="736FD8C2">
            <w:pPr>
              <w:rPr>
                <w:lang w:val="en-US"/>
              </w:rPr>
            </w:pPr>
            <w:r w:rsidRPr="009573DF">
              <w:rPr>
                <w:color w:val="156082" w:themeColor="accent1"/>
                <w:lang w:val="en-US"/>
              </w:rPr>
              <w:t>§7</w:t>
            </w:r>
            <w:r w:rsidR="006D58BD">
              <w:rPr>
                <w:color w:val="156082" w:themeColor="accent1"/>
                <w:lang w:val="en-US"/>
              </w:rPr>
              <w:t xml:space="preserve"> of the</w:t>
            </w:r>
            <w:r w:rsidRPr="009573DF">
              <w:rPr>
                <w:color w:val="156082" w:themeColor="accent1"/>
                <w:lang w:val="en-US"/>
              </w:rPr>
              <w:t xml:space="preserve"> UWG</w:t>
            </w:r>
          </w:p>
        </w:tc>
      </w:tr>
    </w:tbl>
    <w:p w:rsidRPr="009573DF" w:rsidR="39B320CC" w:rsidP="39B320CC" w:rsidRDefault="39B320CC" w14:paraId="49222D3C" w14:textId="77777777">
      <w:pPr>
        <w:pStyle w:val="ListParagraph"/>
      </w:pPr>
    </w:p>
    <w:p w:rsidRPr="009573DF" w:rsidR="006B7780" w:rsidP="64BD6FC4" w:rsidRDefault="6BA8DC9F" w14:paraId="68D06A91" w14:textId="5901462C">
      <w:pPr>
        <w:rPr>
          <w:lang w:val="en-US"/>
        </w:rPr>
      </w:pPr>
      <w:r w:rsidRPr="009573DF">
        <w:rPr>
          <w:b/>
          <w:bCs/>
          <w:lang w:val="en-US"/>
        </w:rPr>
        <w:t>4.4.5.</w:t>
      </w:r>
      <w:r w:rsidRPr="009573DF">
        <w:rPr>
          <w:lang w:val="en-US"/>
        </w:rPr>
        <w:t xml:space="preserve"> </w:t>
      </w:r>
      <w:r w:rsidRPr="009573DF" w:rsidR="48D2F1D5">
        <w:rPr>
          <w:lang w:val="en-US"/>
        </w:rPr>
        <w:t>Are push notifications permitted for direct marketing?</w:t>
      </w:r>
    </w:p>
    <w:p w:rsidRPr="009573DF" w:rsidR="007A2CFB" w:rsidP="002D48F2" w:rsidRDefault="007A2CFB" w14:paraId="6DAAD775" w14:textId="0A4739CA">
      <w:pPr>
        <w:spacing w:line="240" w:lineRule="auto"/>
        <w:jc w:val="both"/>
        <w:rPr>
          <w:color w:val="156082" w:themeColor="accent1"/>
          <w:lang w:val="en-US"/>
        </w:rPr>
      </w:pPr>
      <w:r w:rsidRPr="009573DF">
        <w:rPr>
          <w:color w:val="156082" w:themeColor="accent1"/>
          <w:sz w:val="22"/>
          <w:szCs w:val="22"/>
          <w:lang w:val="en-US"/>
        </w:rPr>
        <w:t>Push notifications may constitute direct marketing where they are used to promote goods or services and are directed to an identified recipient. In such case, the processing of personal data for the delivery of push notifications requires a lawful basis under the GDPR and must respect the data subject’s right to object to direct marketing (Art</w:t>
      </w:r>
      <w:r w:rsidR="006D58BD">
        <w:rPr>
          <w:color w:val="156082" w:themeColor="accent1"/>
          <w:sz w:val="22"/>
          <w:szCs w:val="22"/>
          <w:lang w:val="en-US"/>
        </w:rPr>
        <w:t>icle</w:t>
      </w:r>
      <w:r w:rsidRPr="009573DF">
        <w:rPr>
          <w:color w:val="156082" w:themeColor="accent1"/>
          <w:sz w:val="22"/>
          <w:szCs w:val="22"/>
          <w:lang w:val="en-US"/>
        </w:rPr>
        <w:t xml:space="preserve"> 21</w:t>
      </w:r>
      <w:r w:rsidR="006D58BD">
        <w:rPr>
          <w:color w:val="156082" w:themeColor="accent1"/>
          <w:sz w:val="22"/>
          <w:szCs w:val="22"/>
          <w:lang w:val="en-US"/>
        </w:rPr>
        <w:t xml:space="preserve"> of the</w:t>
      </w:r>
      <w:r w:rsidRPr="009573DF">
        <w:rPr>
          <w:color w:val="156082" w:themeColor="accent1"/>
          <w:sz w:val="22"/>
          <w:szCs w:val="22"/>
          <w:lang w:val="en-US"/>
        </w:rPr>
        <w:t xml:space="preserve"> GDPR). To the extent push notifications rely on storing or accessing information on an end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user</w:t>
      </w:r>
      <w:r w:rsidR="006D58BD">
        <w:rPr>
          <w:rFonts w:ascii="Aptos" w:hAnsi="Aptos" w:cs="Aptos"/>
          <w:color w:val="156082" w:themeColor="accent1"/>
          <w:sz w:val="22"/>
          <w:szCs w:val="22"/>
          <w:lang w:val="en-US"/>
        </w:rPr>
        <w:t>'</w:t>
      </w:r>
      <w:r w:rsidRPr="009573DF">
        <w:rPr>
          <w:color w:val="156082" w:themeColor="accent1"/>
          <w:sz w:val="22"/>
          <w:szCs w:val="22"/>
          <w:lang w:val="en-US"/>
        </w:rPr>
        <w:t xml:space="preserve">s terminal equipment, prior consent under </w:t>
      </w:r>
      <w:r w:rsidR="006D58BD">
        <w:rPr>
          <w:color w:val="156082" w:themeColor="accent1"/>
          <w:sz w:val="22"/>
          <w:szCs w:val="22"/>
          <w:lang w:val="en-US"/>
        </w:rPr>
        <w:t>§</w:t>
      </w:r>
      <w:r w:rsidRPr="009573DF">
        <w:rPr>
          <w:color w:val="156082" w:themeColor="accent1"/>
          <w:sz w:val="22"/>
          <w:szCs w:val="22"/>
          <w:lang w:val="en-US"/>
        </w:rPr>
        <w:t>25(1)</w:t>
      </w:r>
      <w:r w:rsidR="006D58BD">
        <w:rPr>
          <w:color w:val="156082" w:themeColor="accent1"/>
          <w:sz w:val="22"/>
          <w:szCs w:val="22"/>
          <w:lang w:val="en-US"/>
        </w:rPr>
        <w:t xml:space="preserve"> of the</w:t>
      </w:r>
      <w:r w:rsidRPr="009573DF">
        <w:rPr>
          <w:color w:val="156082" w:themeColor="accent1"/>
          <w:sz w:val="22"/>
          <w:szCs w:val="22"/>
          <w:lang w:val="en-US"/>
        </w:rPr>
        <w:t xml:space="preserve"> TDDDG will be required unless an exception under </w:t>
      </w:r>
      <w:r w:rsidRPr="009573DF" w:rsidR="002D48F2">
        <w:rPr>
          <w:color w:val="156082" w:themeColor="accent1"/>
          <w:sz w:val="22"/>
          <w:szCs w:val="22"/>
          <w:lang w:val="en-US"/>
        </w:rPr>
        <w:t>§</w:t>
      </w:r>
      <w:r w:rsidRPr="009573DF">
        <w:rPr>
          <w:color w:val="156082" w:themeColor="accent1"/>
          <w:sz w:val="22"/>
          <w:szCs w:val="22"/>
          <w:lang w:val="en-US"/>
        </w:rPr>
        <w:t xml:space="preserve">25(2) </w:t>
      </w:r>
      <w:r w:rsidR="006D58BD">
        <w:rPr>
          <w:color w:val="156082" w:themeColor="accent1"/>
          <w:sz w:val="22"/>
          <w:szCs w:val="22"/>
          <w:lang w:val="en-US"/>
        </w:rPr>
        <w:t xml:space="preserve">of the </w:t>
      </w:r>
      <w:r w:rsidRPr="009573DF">
        <w:rPr>
          <w:color w:val="156082" w:themeColor="accent1"/>
          <w:sz w:val="22"/>
          <w:szCs w:val="22"/>
          <w:lang w:val="en-US"/>
        </w:rPr>
        <w:t xml:space="preserve">TDDDG applies. Independently, prior express consent will be required pursuant to </w:t>
      </w:r>
      <w:r w:rsidR="006D58BD">
        <w:rPr>
          <w:color w:val="156082" w:themeColor="accent1"/>
          <w:sz w:val="22"/>
          <w:szCs w:val="22"/>
          <w:lang w:val="en-US"/>
        </w:rPr>
        <w:t>§</w:t>
      </w:r>
      <w:r w:rsidRPr="009573DF">
        <w:rPr>
          <w:color w:val="156082" w:themeColor="accent1"/>
          <w:sz w:val="22"/>
          <w:szCs w:val="22"/>
          <w:lang w:val="en-US"/>
        </w:rPr>
        <w:t xml:space="preserve">7 </w:t>
      </w:r>
      <w:r w:rsidR="006D58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39B320CC" w:rsidTr="64BD6FC4" w14:paraId="52227897" w14:textId="77777777">
        <w:trPr>
          <w:trHeight w:val="300"/>
        </w:trPr>
        <w:tc>
          <w:tcPr>
            <w:tcW w:w="4508" w:type="dxa"/>
          </w:tcPr>
          <w:p w:rsidRPr="009573DF" w:rsidR="39B320CC" w:rsidRDefault="1189EF5C" w14:paraId="00136EB6" w14:textId="77777777">
            <w:pPr>
              <w:rPr>
                <w:lang w:val="en-US"/>
              </w:rPr>
            </w:pPr>
            <w:r w:rsidRPr="009573DF">
              <w:rPr>
                <w:lang w:val="en-US"/>
              </w:rPr>
              <w:t xml:space="preserve">Citation </w:t>
            </w:r>
          </w:p>
        </w:tc>
        <w:tc>
          <w:tcPr>
            <w:tcW w:w="4508" w:type="dxa"/>
          </w:tcPr>
          <w:p w:rsidRPr="009573DF" w:rsidR="39B320CC" w:rsidRDefault="00C058ED" w14:paraId="4FD54382" w14:textId="0AAE6AAC">
            <w:pPr>
              <w:rPr>
                <w:color w:val="156082" w:themeColor="accent1"/>
                <w:lang w:val="en-US"/>
              </w:rPr>
            </w:pPr>
            <w:r w:rsidRPr="009573DF">
              <w:rPr>
                <w:color w:val="156082" w:themeColor="accent1"/>
                <w:lang w:val="en-US"/>
              </w:rPr>
              <w:t>§7(2) no.</w:t>
            </w:r>
            <w:r w:rsidRPr="009573DF" w:rsidR="002D48F2">
              <w:rPr>
                <w:color w:val="156082" w:themeColor="accent1"/>
                <w:lang w:val="en-US"/>
              </w:rPr>
              <w:t xml:space="preserve"> </w:t>
            </w:r>
            <w:r w:rsidRPr="009573DF">
              <w:rPr>
                <w:color w:val="156082" w:themeColor="accent1"/>
                <w:lang w:val="en-US"/>
              </w:rPr>
              <w:t>2</w:t>
            </w:r>
            <w:r w:rsidR="006D58BD">
              <w:rPr>
                <w:color w:val="156082" w:themeColor="accent1"/>
                <w:lang w:val="en-US"/>
              </w:rPr>
              <w:t xml:space="preserve"> of the</w:t>
            </w:r>
            <w:r w:rsidRPr="009573DF">
              <w:rPr>
                <w:color w:val="156082" w:themeColor="accent1"/>
                <w:lang w:val="en-US"/>
              </w:rPr>
              <w:t xml:space="preserve"> UWG</w:t>
            </w:r>
          </w:p>
          <w:p w:rsidRPr="009573DF" w:rsidR="002D48F2" w:rsidRDefault="002D48F2" w14:paraId="21783B0A" w14:textId="6BFE7668">
            <w:pPr>
              <w:rPr>
                <w:lang w:val="en-US"/>
              </w:rPr>
            </w:pPr>
            <w:r w:rsidRPr="009573DF">
              <w:rPr>
                <w:color w:val="156082" w:themeColor="accent1"/>
                <w:lang w:val="en-US"/>
              </w:rPr>
              <w:t>§25(2)</w:t>
            </w:r>
            <w:r w:rsidR="006D58BD">
              <w:rPr>
                <w:color w:val="156082" w:themeColor="accent1"/>
                <w:lang w:val="en-US"/>
              </w:rPr>
              <w:t xml:space="preserve"> of the</w:t>
            </w:r>
            <w:r w:rsidRPr="009573DF">
              <w:rPr>
                <w:color w:val="156082" w:themeColor="accent1"/>
                <w:lang w:val="en-US"/>
              </w:rPr>
              <w:t xml:space="preserve"> TDDDG</w:t>
            </w:r>
          </w:p>
        </w:tc>
      </w:tr>
    </w:tbl>
    <w:p w:rsidRPr="009573DF" w:rsidR="39B320CC" w:rsidRDefault="39B320CC" w14:paraId="66A813AC" w14:textId="77777777">
      <w:pPr>
        <w:rPr>
          <w:lang w:val="en-US"/>
        </w:rPr>
      </w:pPr>
    </w:p>
    <w:p w:rsidRPr="009573DF" w:rsidR="48D2F1D5" w:rsidP="64BD6FC4" w:rsidRDefault="35B0F935" w14:paraId="3E12606E" w14:textId="50BF2301">
      <w:pPr>
        <w:rPr>
          <w:lang w:val="en-US"/>
        </w:rPr>
      </w:pPr>
      <w:r w:rsidRPr="009573DF">
        <w:rPr>
          <w:b/>
          <w:bCs/>
          <w:lang w:val="en-US"/>
        </w:rPr>
        <w:t>4.4.6.</w:t>
      </w:r>
      <w:r w:rsidRPr="009573DF">
        <w:rPr>
          <w:lang w:val="en-US"/>
        </w:rPr>
        <w:t xml:space="preserve"> </w:t>
      </w:r>
      <w:r w:rsidRPr="009573DF" w:rsidR="48D2F1D5">
        <w:rPr>
          <w:lang w:val="en-US"/>
        </w:rPr>
        <w:t>Are there any exemptions to the above obligations?</w:t>
      </w:r>
    </w:p>
    <w:p w:rsidRPr="009573DF" w:rsidR="00E61C36" w:rsidP="002D48F2" w:rsidRDefault="00E61C36" w14:paraId="76D45ABF" w14:textId="1C116693">
      <w:pPr>
        <w:spacing w:line="240" w:lineRule="auto"/>
        <w:jc w:val="both"/>
        <w:rPr>
          <w:color w:val="156082" w:themeColor="accent1"/>
          <w:sz w:val="22"/>
          <w:szCs w:val="22"/>
          <w:lang w:val="en-US"/>
        </w:rPr>
      </w:pPr>
      <w:r w:rsidRPr="009573DF">
        <w:rPr>
          <w:color w:val="156082" w:themeColor="accent1"/>
          <w:sz w:val="22"/>
          <w:szCs w:val="22"/>
          <w:lang w:val="en-US"/>
        </w:rPr>
        <w:t>No. Even where a GDPR exemption applies (</w:t>
      </w:r>
      <w:proofErr w:type="spellStart"/>
      <w:r w:rsidRPr="009573DF">
        <w:rPr>
          <w:color w:val="156082" w:themeColor="accent1"/>
          <w:sz w:val="22"/>
          <w:szCs w:val="22"/>
          <w:lang w:val="en-US"/>
        </w:rPr>
        <w:t>e.g.</w:t>
      </w:r>
      <w:r w:rsidR="006D58BD">
        <w:rPr>
          <w:color w:val="156082" w:themeColor="accent1"/>
          <w:sz w:val="22"/>
          <w:szCs w:val="22"/>
          <w:lang w:val="en-US"/>
        </w:rPr>
        <w:t>,</w:t>
      </w:r>
      <w:r w:rsidRPr="009573DF">
        <w:rPr>
          <w:color w:val="156082" w:themeColor="accent1"/>
          <w:sz w:val="22"/>
          <w:szCs w:val="22"/>
          <w:lang w:val="en-US"/>
        </w:rPr>
        <w:t>under</w:t>
      </w:r>
      <w:proofErr w:type="spellEnd"/>
      <w:r w:rsidRPr="009573DF">
        <w:rPr>
          <w:color w:val="156082" w:themeColor="accent1"/>
          <w:sz w:val="22"/>
          <w:szCs w:val="22"/>
          <w:lang w:val="en-US"/>
        </w:rPr>
        <w:t xml:space="preserve"> Articles</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13(4) or 14(5) </w:t>
      </w:r>
      <w:r w:rsidR="006D58BD">
        <w:rPr>
          <w:color w:val="156082" w:themeColor="accent1"/>
          <w:sz w:val="22"/>
          <w:szCs w:val="22"/>
          <w:lang w:val="en-US"/>
        </w:rPr>
        <w:t xml:space="preserve">of the </w:t>
      </w:r>
      <w:r w:rsidRPr="009573DF">
        <w:rPr>
          <w:color w:val="156082" w:themeColor="accent1"/>
          <w:sz w:val="22"/>
          <w:szCs w:val="22"/>
          <w:lang w:val="en-US"/>
        </w:rPr>
        <w:t>GDPR), this does not remove or override the separate transparency obligations that apply to e</w:t>
      </w:r>
      <w:r w:rsidRPr="009573DF">
        <w:rPr>
          <w:color w:val="156082" w:themeColor="accent1"/>
          <w:sz w:val="22"/>
          <w:szCs w:val="22"/>
          <w:lang w:val="en-US"/>
        </w:rPr>
        <w:noBreakHyphen/>
      </w:r>
      <w:r w:rsidRPr="009573DF">
        <w:rPr>
          <w:color w:val="156082" w:themeColor="accent1"/>
          <w:sz w:val="22"/>
          <w:szCs w:val="22"/>
          <w:lang w:val="en-US"/>
        </w:rPr>
        <w:t>marketing, SMS/MMS or telemarketing, such as identifying the sender and providing an opt</w:t>
      </w:r>
      <w:r w:rsidRPr="009573DF">
        <w:rPr>
          <w:color w:val="156082" w:themeColor="accent1"/>
          <w:sz w:val="22"/>
          <w:szCs w:val="22"/>
          <w:lang w:val="en-US"/>
        </w:rPr>
        <w:noBreakHyphen/>
      </w:r>
      <w:r w:rsidRPr="009573DF">
        <w:rPr>
          <w:color w:val="156082" w:themeColor="accent1"/>
          <w:sz w:val="22"/>
          <w:szCs w:val="22"/>
          <w:lang w:val="en-US"/>
        </w:rPr>
        <w:t>out in emails/SMS, or identifying the caller and disclosing the commercial purpose in telemarketing calls.</w:t>
      </w:r>
    </w:p>
    <w:tbl>
      <w:tblPr>
        <w:tblStyle w:val="TableGrid"/>
        <w:tblW w:w="0" w:type="auto"/>
        <w:tblLook w:val="04A0" w:firstRow="1" w:lastRow="0" w:firstColumn="1" w:lastColumn="0" w:noHBand="0" w:noVBand="1"/>
      </w:tblPr>
      <w:tblGrid>
        <w:gridCol w:w="4508"/>
        <w:gridCol w:w="4508"/>
      </w:tblGrid>
      <w:tr w:rsidRPr="009573DF" w:rsidR="39B320CC" w:rsidTr="64BD6FC4" w14:paraId="16AF406E" w14:textId="77777777">
        <w:trPr>
          <w:trHeight w:val="300"/>
        </w:trPr>
        <w:tc>
          <w:tcPr>
            <w:tcW w:w="4508" w:type="dxa"/>
          </w:tcPr>
          <w:p w:rsidRPr="009573DF" w:rsidR="39B320CC" w:rsidRDefault="1189EF5C" w14:paraId="7263F7A0" w14:textId="77777777">
            <w:pPr>
              <w:rPr>
                <w:lang w:val="en-US"/>
              </w:rPr>
            </w:pPr>
            <w:r w:rsidRPr="009573DF">
              <w:rPr>
                <w:lang w:val="en-US"/>
              </w:rPr>
              <w:t xml:space="preserve">Citation </w:t>
            </w:r>
          </w:p>
        </w:tc>
        <w:tc>
          <w:tcPr>
            <w:tcW w:w="4508" w:type="dxa"/>
          </w:tcPr>
          <w:p w:rsidRPr="009573DF" w:rsidR="39B320CC" w:rsidRDefault="00746244" w14:paraId="05AD4EFF" w14:textId="784420A0">
            <w:pPr>
              <w:rPr>
                <w:lang w:val="en-US"/>
              </w:rPr>
            </w:pPr>
            <w:r w:rsidRPr="009573DF">
              <w:rPr>
                <w:color w:val="156082" w:themeColor="accent1"/>
                <w:lang w:val="en-US"/>
              </w:rPr>
              <w:t>Not applicable.</w:t>
            </w:r>
          </w:p>
        </w:tc>
      </w:tr>
    </w:tbl>
    <w:p w:rsidRPr="009573DF" w:rsidR="39B320CC" w:rsidRDefault="39B320CC" w14:paraId="01D80638" w14:textId="4353DC2F">
      <w:pPr>
        <w:rPr>
          <w:lang w:val="en-US"/>
        </w:rPr>
      </w:pPr>
    </w:p>
    <w:p w:rsidRPr="009573DF" w:rsidR="00E91145" w:rsidP="00E91145" w:rsidRDefault="610BF351" w14:paraId="5AB0D5CD" w14:textId="5DF5D157">
      <w:pPr>
        <w:rPr>
          <w:b/>
          <w:bCs/>
          <w:lang w:val="en-US"/>
        </w:rPr>
      </w:pPr>
      <w:r w:rsidRPr="009573DF">
        <w:rPr>
          <w:b/>
          <w:bCs/>
          <w:lang w:val="en-US"/>
        </w:rPr>
        <w:t>4.</w:t>
      </w:r>
      <w:r w:rsidRPr="009573DF" w:rsidR="3823929A">
        <w:rPr>
          <w:b/>
          <w:bCs/>
          <w:lang w:val="en-US"/>
        </w:rPr>
        <w:t>5.</w:t>
      </w:r>
      <w:r w:rsidRPr="009573DF">
        <w:rPr>
          <w:b/>
          <w:bCs/>
          <w:lang w:val="en-US"/>
        </w:rPr>
        <w:t xml:space="preserve"> Social media marketing </w:t>
      </w:r>
    </w:p>
    <w:p w:rsidRPr="009573DF" w:rsidR="00E91145" w:rsidP="00F003C6" w:rsidRDefault="00F003C6" w14:paraId="4D06F8DB" w14:textId="75D503FB">
      <w:pPr>
        <w:rPr>
          <w:lang w:val="en-US"/>
        </w:rPr>
      </w:pPr>
      <w:r w:rsidRPr="009573DF">
        <w:rPr>
          <w:lang w:val="en-US"/>
        </w:rPr>
        <w:t>4.</w:t>
      </w:r>
      <w:r w:rsidRPr="009573DF" w:rsidR="4631C372">
        <w:rPr>
          <w:lang w:val="en-US"/>
        </w:rPr>
        <w:t>5</w:t>
      </w:r>
      <w:r w:rsidRPr="009573DF">
        <w:rPr>
          <w:lang w:val="en-US"/>
        </w:rPr>
        <w:t xml:space="preserve">.1. </w:t>
      </w:r>
      <w:r w:rsidRPr="009573DF" w:rsidR="2FE2F379">
        <w:rPr>
          <w:lang w:val="en-US"/>
        </w:rPr>
        <w:t xml:space="preserve">Are there any </w:t>
      </w:r>
      <w:r w:rsidRPr="009573DF" w:rsidR="5EFAAD16">
        <w:rPr>
          <w:lang w:val="en-US"/>
        </w:rPr>
        <w:t xml:space="preserve">specific </w:t>
      </w:r>
      <w:r w:rsidRPr="009573DF" w:rsidR="2FE2F379">
        <w:rPr>
          <w:lang w:val="en-US"/>
        </w:rPr>
        <w:t>laws on social media marketing or viral marketing</w:t>
      </w:r>
      <w:r w:rsidRPr="009573DF" w:rsidR="00E91145">
        <w:rPr>
          <w:lang w:val="en-US"/>
        </w:rPr>
        <w:t>?</w:t>
      </w:r>
    </w:p>
    <w:p w:rsidRPr="009573DF" w:rsidR="00C60B5E" w:rsidP="00C60B5E" w:rsidRDefault="00523C22" w14:paraId="7110BCD7" w14:textId="15A5058C">
      <w:pPr>
        <w:spacing w:after="240" w:line="240" w:lineRule="auto"/>
        <w:jc w:val="both"/>
        <w:rPr>
          <w:color w:val="156082" w:themeColor="accent1"/>
          <w:lang w:val="en-US"/>
        </w:rPr>
      </w:pPr>
      <w:r w:rsidRPr="009573DF">
        <w:rPr>
          <w:rFonts w:eastAsia="Times New Roman" w:cs="Times New Roman"/>
          <w:color w:val="156082" w:themeColor="accent1"/>
          <w:sz w:val="22"/>
          <w:szCs w:val="22"/>
          <w:lang w:val="en-US" w:eastAsia="en-GB"/>
        </w:rPr>
        <w:t>No</w:t>
      </w:r>
      <w:r w:rsidRPr="009573DF" w:rsidR="00C60B5E">
        <w:rPr>
          <w:rFonts w:eastAsia="Times New Roman" w:cs="Times New Roman"/>
          <w:color w:val="156082" w:themeColor="accent1"/>
          <w:sz w:val="22"/>
          <w:szCs w:val="22"/>
          <w:lang w:val="en-US" w:eastAsia="en-GB"/>
        </w:rPr>
        <w:t>, there are no stand</w:t>
      </w:r>
      <w:r w:rsidRPr="009573DF" w:rsidR="00C60B5E">
        <w:rPr>
          <w:rFonts w:eastAsia="Times New Roman" w:cs="Times New Roman"/>
          <w:color w:val="156082" w:themeColor="accent1"/>
          <w:sz w:val="22"/>
          <w:szCs w:val="22"/>
          <w:lang w:val="en-US" w:eastAsia="en-GB"/>
        </w:rPr>
        <w:noBreakHyphen/>
      </w:r>
      <w:r w:rsidRPr="009573DF" w:rsidR="00C60B5E">
        <w:rPr>
          <w:rFonts w:eastAsia="Times New Roman" w:cs="Times New Roman"/>
          <w:color w:val="156082" w:themeColor="accent1"/>
          <w:sz w:val="22"/>
          <w:szCs w:val="22"/>
          <w:lang w:val="en-US" w:eastAsia="en-GB"/>
        </w:rPr>
        <w:t>alone laws exclusively for social media or viral marketing. Instead, such activities are fully covered by existing unfair</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competition, media, and data</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protection laws, which are technology</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neutral and have been expressly applied and interpreted for social</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media</w:t>
      </w:r>
      <w:r w:rsidRPr="009573DF" w:rsidR="00C60B5E">
        <w:rPr>
          <w:color w:val="156082" w:themeColor="accent1"/>
          <w:lang w:val="en-US"/>
        </w:rPr>
        <w:t xml:space="preserve"> contexts by regulators and courts.</w:t>
      </w:r>
    </w:p>
    <w:p w:rsidRPr="009573DF" w:rsidR="00C60B5E" w:rsidP="00191B4C" w:rsidRDefault="00C60B5E" w14:paraId="0367AF35" w14:textId="099CD51A">
      <w:pPr>
        <w:spacing w:after="240" w:line="240" w:lineRule="auto"/>
        <w:jc w:val="both"/>
        <w:rPr>
          <w:rFonts w:eastAsia="Times New Roman" w:cs="Times New Roman"/>
          <w:color w:val="156082" w:themeColor="accent1"/>
          <w:sz w:val="22"/>
          <w:szCs w:val="22"/>
          <w:lang w:val="en-US" w:eastAsia="en-GB"/>
        </w:rPr>
      </w:pPr>
    </w:p>
    <w:tbl>
      <w:tblPr>
        <w:tblStyle w:val="TableGrid"/>
        <w:tblW w:w="0" w:type="auto"/>
        <w:tblLook w:val="04A0" w:firstRow="1" w:lastRow="0" w:firstColumn="1" w:lastColumn="0" w:noHBand="0" w:noVBand="1"/>
      </w:tblPr>
      <w:tblGrid>
        <w:gridCol w:w="4508"/>
        <w:gridCol w:w="4508"/>
      </w:tblGrid>
      <w:tr w:rsidRPr="009573DF" w:rsidR="004E2CF1" w:rsidTr="00145EFF" w14:paraId="3475BCC6" w14:textId="77777777">
        <w:tc>
          <w:tcPr>
            <w:tcW w:w="4508" w:type="dxa"/>
          </w:tcPr>
          <w:p w:rsidRPr="009573DF" w:rsidR="004E2CF1" w:rsidP="00145EFF" w:rsidRDefault="004E2CF1" w14:paraId="2C7A0706" w14:textId="77777777">
            <w:pPr>
              <w:rPr>
                <w:lang w:val="en-US"/>
              </w:rPr>
            </w:pPr>
            <w:r w:rsidRPr="009573DF">
              <w:rPr>
                <w:lang w:val="en-US"/>
              </w:rPr>
              <w:t xml:space="preserve">Citation </w:t>
            </w:r>
          </w:p>
        </w:tc>
        <w:tc>
          <w:tcPr>
            <w:tcW w:w="4508" w:type="dxa"/>
          </w:tcPr>
          <w:p w:rsidRPr="00011AD3" w:rsidR="00636321" w:rsidP="00145EFF" w:rsidRDefault="00636321" w14:paraId="606C43E6" w14:textId="60A7EEFB">
            <w:pPr>
              <w:rPr>
                <w:color w:val="156082" w:themeColor="accent1"/>
                <w:lang w:val="en-US"/>
              </w:rPr>
            </w:pPr>
            <w:r>
              <w:rPr>
                <w:lang w:val="en-US"/>
              </w:rPr>
              <w:t xml:space="preserve">Not applicable. </w:t>
            </w:r>
          </w:p>
        </w:tc>
      </w:tr>
    </w:tbl>
    <w:p w:rsidRPr="009573DF" w:rsidR="00E91145" w:rsidP="00E91145" w:rsidRDefault="00E91145" w14:paraId="01B86FB0" w14:textId="77777777">
      <w:pPr>
        <w:rPr>
          <w:lang w:val="en-US"/>
        </w:rPr>
      </w:pPr>
    </w:p>
    <w:p w:rsidRPr="009573DF" w:rsidR="00E91145" w:rsidP="00F003C6" w:rsidRDefault="00F003C6" w14:paraId="1BA16584" w14:textId="08AEAE49">
      <w:pPr>
        <w:rPr>
          <w:lang w:val="en-US"/>
        </w:rPr>
      </w:pPr>
      <w:r w:rsidRPr="009573DF">
        <w:rPr>
          <w:lang w:val="en-US"/>
        </w:rPr>
        <w:t>4.</w:t>
      </w:r>
      <w:r w:rsidRPr="009573DF" w:rsidR="078BCF16">
        <w:rPr>
          <w:lang w:val="en-US"/>
        </w:rPr>
        <w:t>5</w:t>
      </w:r>
      <w:r w:rsidRPr="009573DF">
        <w:rPr>
          <w:lang w:val="en-US"/>
        </w:rPr>
        <w:t xml:space="preserve">.2. </w:t>
      </w:r>
      <w:r w:rsidRPr="009573DF" w:rsidR="00E91145">
        <w:rPr>
          <w:lang w:val="en-US"/>
        </w:rPr>
        <w:t>If yes, wh</w:t>
      </w:r>
      <w:r w:rsidRPr="009573DF" w:rsidR="00A14150">
        <w:rPr>
          <w:lang w:val="en-US"/>
        </w:rPr>
        <w:t>at</w:t>
      </w:r>
      <w:r w:rsidRPr="009573DF" w:rsidR="00E91145">
        <w:rPr>
          <w:lang w:val="en-US"/>
        </w:rPr>
        <w:t xml:space="preserve"> legal bases </w:t>
      </w:r>
      <w:r w:rsidRPr="009573DF" w:rsidR="00A14150">
        <w:rPr>
          <w:lang w:val="en-US"/>
        </w:rPr>
        <w:t>are</w:t>
      </w:r>
      <w:r w:rsidRPr="009573DF" w:rsidR="00E91145">
        <w:rPr>
          <w:lang w:val="en-US"/>
        </w:rPr>
        <w:t xml:space="preserve"> available for such marketing?</w:t>
      </w:r>
    </w:p>
    <w:p w:rsidRPr="009573DF" w:rsidR="00636321" w:rsidP="00636321" w:rsidRDefault="00523C22" w14:paraId="081E126A" w14:textId="77777777">
      <w:pPr>
        <w:spacing w:after="240" w:line="240" w:lineRule="auto"/>
        <w:jc w:val="both"/>
        <w:rPr>
          <w:rFonts w:eastAsia="Times New Roman" w:cs="Times New Roman"/>
          <w:color w:val="156082" w:themeColor="accent1"/>
          <w:sz w:val="22"/>
          <w:szCs w:val="22"/>
          <w:lang w:val="en-US" w:eastAsia="en-GB"/>
        </w:rPr>
      </w:pPr>
      <w:r w:rsidRPr="009573DF">
        <w:rPr>
          <w:color w:val="156082" w:themeColor="accent1"/>
          <w:sz w:val="22"/>
          <w:szCs w:val="22"/>
          <w:lang w:val="en-US"/>
        </w:rPr>
        <w:t>Consent</w:t>
      </w:r>
      <w:r w:rsidR="00636321">
        <w:rPr>
          <w:color w:val="156082" w:themeColor="accent1"/>
          <w:sz w:val="22"/>
          <w:szCs w:val="22"/>
          <w:lang w:val="en-US"/>
        </w:rPr>
        <w:t xml:space="preserve"> is necessary. </w:t>
      </w:r>
      <w:r w:rsidRPr="009573DF" w:rsidR="00636321">
        <w:rPr>
          <w:rFonts w:eastAsia="Times New Roman" w:cs="Times New Roman"/>
          <w:color w:val="156082" w:themeColor="accent1"/>
          <w:sz w:val="22"/>
          <w:szCs w:val="22"/>
          <w:lang w:val="en-US" w:eastAsia="en-GB"/>
        </w:rPr>
        <w:t>In the DSK Short Paper and the Direct Marketing Guidance, the DSK points out that profiling for direct marketing purposes and building of marketing scores based on information from a social media profile cannot regularly be based on legitimate interest because of the overriding interest of the data subject. Thus, consent and transparency requirements as outlined above apply as well, although confirmation emails (double opt-in) may not be practical and could be replaced by other evidence, such as, for instance, in-app messages. The Higher Regional Court of Hamm's decision dated May 3, 2023, (18 U 154/22) (only available in German </w:t>
      </w:r>
      <w:hyperlink w:tgtFrame="_blank" w:history="1" r:id="rId67">
        <w:r w:rsidRPr="009573DF" w:rsidR="00636321">
          <w:rPr>
            <w:rFonts w:eastAsia="Times New Roman" w:cs="Times New Roman"/>
            <w:color w:val="156082" w:themeColor="accent1"/>
            <w:sz w:val="22"/>
            <w:szCs w:val="22"/>
            <w:lang w:val="en-US" w:eastAsia="en-GB"/>
          </w:rPr>
          <w:t>here</w:t>
        </w:r>
      </w:hyperlink>
      <w:r w:rsidRPr="009573DF" w:rsidR="00636321">
        <w:rPr>
          <w:rFonts w:eastAsia="Times New Roman" w:cs="Times New Roman"/>
          <w:color w:val="156082" w:themeColor="accent1"/>
          <w:sz w:val="22"/>
          <w:szCs w:val="22"/>
          <w:lang w:val="en-US" w:eastAsia="en-GB"/>
        </w:rPr>
        <w:t xml:space="preserve">) </w:t>
      </w:r>
      <w:r w:rsidR="00636321">
        <w:rPr>
          <w:rFonts w:eastAsia="Times New Roman" w:cs="Times New Roman"/>
          <w:color w:val="156082" w:themeColor="accent1"/>
          <w:sz w:val="22"/>
          <w:szCs w:val="22"/>
          <w:lang w:val="en-US" w:eastAsia="en-GB"/>
        </w:rPr>
        <w:t>(</w:t>
      </w:r>
      <w:r w:rsidRPr="009573DF" w:rsidR="00636321">
        <w:rPr>
          <w:rFonts w:eastAsia="Times New Roman" w:cs="Times New Roman"/>
          <w:color w:val="156082" w:themeColor="accent1"/>
          <w:sz w:val="22"/>
          <w:szCs w:val="22"/>
          <w:lang w:val="en-US" w:eastAsia="en-GB"/>
        </w:rPr>
        <w:t xml:space="preserve">decision </w:t>
      </w:r>
      <w:r w:rsidR="00636321">
        <w:rPr>
          <w:rFonts w:eastAsia="Times New Roman" w:cs="Times New Roman"/>
          <w:color w:val="156082" w:themeColor="accent1"/>
          <w:sz w:val="22"/>
          <w:szCs w:val="22"/>
          <w:lang w:val="en-US" w:eastAsia="en-GB"/>
        </w:rPr>
        <w:t>of</w:t>
      </w:r>
      <w:r w:rsidRPr="009573DF" w:rsidR="00636321">
        <w:rPr>
          <w:rFonts w:eastAsia="Times New Roman" w:cs="Times New Roman"/>
          <w:color w:val="156082" w:themeColor="accent1"/>
          <w:sz w:val="22"/>
          <w:szCs w:val="22"/>
          <w:lang w:val="en-US" w:eastAsia="en-GB"/>
        </w:rPr>
        <w:t xml:space="preserve"> May 3, 2023</w:t>
      </w:r>
      <w:r w:rsidR="00636321">
        <w:rPr>
          <w:rFonts w:eastAsia="Times New Roman" w:cs="Times New Roman"/>
          <w:color w:val="156082" w:themeColor="accent1"/>
          <w:sz w:val="22"/>
          <w:szCs w:val="22"/>
          <w:lang w:val="en-US" w:eastAsia="en-GB"/>
        </w:rPr>
        <w:t xml:space="preserve">) </w:t>
      </w:r>
      <w:r w:rsidRPr="009573DF" w:rsidR="00636321">
        <w:rPr>
          <w:rFonts w:eastAsia="Times New Roman" w:cs="Times New Roman"/>
          <w:color w:val="156082" w:themeColor="accent1"/>
          <w:sz w:val="22"/>
          <w:szCs w:val="22"/>
          <w:lang w:val="en-US" w:eastAsia="en-GB"/>
        </w:rPr>
        <w:t>recently confirmed that the consent requirements for emails apply to messages sent via social platforms accordingly. Specifically, it decided that direct advertising messages via social media services such as Xing, LinkedIn, or X (formerly Twitter) or similar services or portals are considered unsolicited spam unless prior, explicit consent has been given.</w:t>
      </w:r>
    </w:p>
    <w:p w:rsidRPr="009573DF" w:rsidR="00636321" w:rsidP="00636321" w:rsidRDefault="00636321" w14:paraId="04B514AC"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ruling of January 14, 2016, I ZR 65/14 (only available in German </w:t>
      </w:r>
      <w:hyperlink w:tgtFrame="_blank" w:history="1" r:id="rId6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Pr>
          <w:rFonts w:eastAsia="Times New Roman" w:cs="Times New Roman"/>
          <w:color w:val="156082" w:themeColor="accent1"/>
          <w:sz w:val="22"/>
          <w:szCs w:val="22"/>
          <w:lang w:val="en-US" w:eastAsia="en-GB"/>
        </w:rPr>
        <w:t xml:space="preserve"> (decision</w:t>
      </w:r>
      <w:r w:rsidRPr="00636321">
        <w:rPr>
          <w:rFonts w:eastAsia="Times New Roman" w:cs="Times New Roman"/>
          <w:color w:val="156082" w:themeColor="accent1"/>
          <w:sz w:val="22"/>
          <w:szCs w:val="22"/>
          <w:lang w:val="en-US" w:eastAsia="en-GB"/>
        </w:rPr>
        <w:t xml:space="preserve"> </w:t>
      </w:r>
      <w:r>
        <w:rPr>
          <w:rFonts w:eastAsia="Times New Roman" w:cs="Times New Roman"/>
          <w:color w:val="156082" w:themeColor="accent1"/>
          <w:sz w:val="22"/>
          <w:szCs w:val="22"/>
          <w:lang w:val="en-US" w:eastAsia="en-GB"/>
        </w:rPr>
        <w:t xml:space="preserve">of </w:t>
      </w:r>
      <w:r w:rsidRPr="009573DF">
        <w:rPr>
          <w:rFonts w:eastAsia="Times New Roman" w:cs="Times New Roman"/>
          <w:color w:val="156082" w:themeColor="accent1"/>
          <w:sz w:val="22"/>
          <w:szCs w:val="22"/>
          <w:lang w:val="en-US" w:eastAsia="en-GB"/>
        </w:rPr>
        <w:t>January 14, 2016</w:t>
      </w:r>
      <w:r>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classified the sending of emails generated by Facebook in connection with the registration procedure 'Finding Friends' as unreasonably harassing and thus illegal advertising because these emails were sent without the prior express consent of the addressee.</w:t>
      </w:r>
    </w:p>
    <w:p w:rsidRPr="009573DF" w:rsidR="00523C22" w:rsidP="00F003C6" w:rsidRDefault="00523C22" w14:paraId="239E2312" w14:textId="2587F74A">
      <w:pPr>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4E2CF1" w:rsidTr="00145EFF" w14:paraId="51884A6A" w14:textId="77777777">
        <w:tc>
          <w:tcPr>
            <w:tcW w:w="4508" w:type="dxa"/>
          </w:tcPr>
          <w:p w:rsidRPr="009573DF" w:rsidR="004E2CF1" w:rsidP="00145EFF" w:rsidRDefault="004E2CF1" w14:paraId="2BFA6721" w14:textId="77777777">
            <w:pPr>
              <w:rPr>
                <w:lang w:val="en-US"/>
              </w:rPr>
            </w:pPr>
            <w:r w:rsidRPr="009573DF">
              <w:rPr>
                <w:lang w:val="en-US"/>
              </w:rPr>
              <w:t xml:space="preserve">Citation </w:t>
            </w:r>
          </w:p>
        </w:tc>
        <w:tc>
          <w:tcPr>
            <w:tcW w:w="4508" w:type="dxa"/>
          </w:tcPr>
          <w:p w:rsidR="00636321" w:rsidP="00636321" w:rsidRDefault="00636321" w14:paraId="6E01F9B6" w14:textId="77777777">
            <w:pPr>
              <w:rPr>
                <w:rFonts w:eastAsia="Times New Roman" w:cs="Times New Roman"/>
                <w:color w:val="156082" w:themeColor="accent1"/>
                <w:lang w:val="en-US" w:eastAsia="en-GB"/>
              </w:rPr>
            </w:pPr>
            <w:r>
              <w:rPr>
                <w:lang w:val="en-US"/>
              </w:rPr>
              <w:t xml:space="preserve">Section 1.3 of the </w:t>
            </w:r>
            <w:r w:rsidRPr="009573DF">
              <w:rPr>
                <w:rFonts w:eastAsia="Times New Roman" w:cs="Times New Roman"/>
                <w:color w:val="156082" w:themeColor="accent1"/>
                <w:lang w:val="en-US" w:eastAsia="en-GB"/>
              </w:rPr>
              <w:t>Direct Marketing Guidance</w:t>
            </w:r>
          </w:p>
          <w:p w:rsidR="00636321" w:rsidP="00636321" w:rsidRDefault="00636321" w14:paraId="5CD5A1D8" w14:textId="77777777">
            <w:pPr>
              <w:rPr>
                <w:color w:val="156082" w:themeColor="accent1"/>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May 3, 2023</w:t>
            </w:r>
          </w:p>
          <w:p w:rsidRPr="009573DF" w:rsidR="004E2CF1" w:rsidP="00636321" w:rsidRDefault="00636321" w14:paraId="40532A3D" w14:textId="6C269F22">
            <w:pPr>
              <w:rPr>
                <w:lang w:val="en-US"/>
              </w:rPr>
            </w:pPr>
            <w:r>
              <w:rPr>
                <w:rFonts w:eastAsia="Times New Roman" w:cs="Times New Roman"/>
                <w:color w:val="156082" w:themeColor="accent1"/>
                <w:lang w:val="en-US" w:eastAsia="en-GB"/>
              </w:rPr>
              <w:t>Decision</w:t>
            </w:r>
            <w:r w:rsidRPr="00636321">
              <w:rPr>
                <w:rFonts w:eastAsia="Times New Roman" w:cs="Times New Roman"/>
                <w:color w:val="156082" w:themeColor="accent1"/>
                <w:lang w:val="en-US" w:eastAsia="en-GB"/>
              </w:rPr>
              <w:t xml:space="preserve"> </w:t>
            </w:r>
            <w:r>
              <w:rPr>
                <w:rFonts w:eastAsia="Times New Roman" w:cs="Times New Roman"/>
                <w:color w:val="156082" w:themeColor="accent1"/>
                <w:lang w:val="en-US" w:eastAsia="en-GB"/>
              </w:rPr>
              <w:t xml:space="preserve">of </w:t>
            </w:r>
            <w:r w:rsidRPr="009573DF">
              <w:rPr>
                <w:rFonts w:eastAsia="Times New Roman" w:cs="Times New Roman"/>
                <w:color w:val="156082" w:themeColor="accent1"/>
                <w:lang w:val="en-US" w:eastAsia="en-GB"/>
              </w:rPr>
              <w:t>January 14, 2016</w:t>
            </w:r>
          </w:p>
        </w:tc>
      </w:tr>
    </w:tbl>
    <w:p w:rsidRPr="009573DF" w:rsidR="00E91145" w:rsidP="00E91145" w:rsidRDefault="00E91145" w14:paraId="6CFAC701" w14:textId="77777777">
      <w:pPr>
        <w:rPr>
          <w:lang w:val="en-US"/>
        </w:rPr>
      </w:pPr>
    </w:p>
    <w:p w:rsidRPr="009573DF" w:rsidR="00E91145" w:rsidP="1E059D66" w:rsidRDefault="00F003C6" w14:paraId="6BB15A69" w14:textId="7C21E079">
      <w:pPr>
        <w:rPr>
          <w:lang w:val="en-US"/>
        </w:rPr>
      </w:pPr>
      <w:r w:rsidRPr="009573DF">
        <w:rPr>
          <w:lang w:val="en-US"/>
        </w:rPr>
        <w:t>4.</w:t>
      </w:r>
      <w:r w:rsidRPr="009573DF" w:rsidR="30F968B4">
        <w:rPr>
          <w:lang w:val="en-US"/>
        </w:rPr>
        <w:t>5</w:t>
      </w:r>
      <w:r w:rsidRPr="009573DF">
        <w:rPr>
          <w:lang w:val="en-US"/>
        </w:rPr>
        <w:t xml:space="preserve">.3. </w:t>
      </w:r>
      <w:r w:rsidRPr="009573DF" w:rsidR="322EFA68">
        <w:rPr>
          <w:lang w:val="en-US"/>
        </w:rPr>
        <w:t xml:space="preserve">Are there any </w:t>
      </w:r>
      <w:r w:rsidRPr="009573DF" w:rsidR="77675704">
        <w:rPr>
          <w:lang w:val="en-US"/>
        </w:rPr>
        <w:t>restriction</w:t>
      </w:r>
      <w:r w:rsidRPr="009573DF" w:rsidR="322EFA68">
        <w:rPr>
          <w:lang w:val="en-US"/>
        </w:rPr>
        <w:t>s on</w:t>
      </w:r>
      <w:r w:rsidRPr="009573DF" w:rsidR="00E91145">
        <w:rPr>
          <w:lang w:val="en-US"/>
        </w:rPr>
        <w:t xml:space="preserve"> behavioral/personalized advertising via social media?</w:t>
      </w:r>
    </w:p>
    <w:p w:rsidRPr="009573DF" w:rsidR="00961659" w:rsidP="008E7442" w:rsidRDefault="00961659" w14:paraId="26B92F0F" w14:textId="46049828">
      <w:pPr>
        <w:spacing w:line="240" w:lineRule="auto"/>
        <w:jc w:val="both"/>
        <w:rPr>
          <w:color w:val="156082" w:themeColor="accent1"/>
          <w:sz w:val="22"/>
          <w:szCs w:val="22"/>
          <w:lang w:val="en-US"/>
        </w:rPr>
      </w:pPr>
      <w:r w:rsidRPr="009573DF">
        <w:rPr>
          <w:color w:val="156082" w:themeColor="accent1"/>
          <w:sz w:val="22"/>
          <w:szCs w:val="22"/>
          <w:lang w:val="en-US"/>
        </w:rPr>
        <w:t>According to the DSK</w:t>
      </w:r>
      <w:r w:rsidRPr="009573DF" w:rsidR="00C058ED">
        <w:rPr>
          <w:color w:val="156082" w:themeColor="accent1"/>
          <w:sz w:val="22"/>
          <w:szCs w:val="22"/>
          <w:lang w:val="en-US"/>
        </w:rPr>
        <w:t>,</w:t>
      </w:r>
      <w:r w:rsidRPr="009573DF">
        <w:rPr>
          <w:color w:val="156082" w:themeColor="accent1"/>
          <w:sz w:val="22"/>
          <w:szCs w:val="22"/>
          <w:lang w:val="en-US"/>
        </w:rPr>
        <w:t xml:space="preserve"> such advertising generally requires prior, informed and freely given consent, particularly where it involves tracking, profiling, inferred interests, or cross</w:t>
      </w:r>
      <w:r w:rsidRPr="009573DF">
        <w:rPr>
          <w:color w:val="156082" w:themeColor="accent1"/>
          <w:sz w:val="22"/>
          <w:szCs w:val="22"/>
          <w:lang w:val="en-US"/>
        </w:rPr>
        <w:noBreakHyphen/>
      </w:r>
      <w:r w:rsidRPr="009573DF">
        <w:rPr>
          <w:color w:val="156082" w:themeColor="accent1"/>
          <w:sz w:val="22"/>
          <w:szCs w:val="22"/>
          <w:lang w:val="en-US"/>
        </w:rPr>
        <w:t xml:space="preserve">website or platform data combinations. </w:t>
      </w:r>
    </w:p>
    <w:tbl>
      <w:tblPr>
        <w:tblStyle w:val="TableGrid"/>
        <w:tblW w:w="0" w:type="auto"/>
        <w:tblLook w:val="04A0" w:firstRow="1" w:lastRow="0" w:firstColumn="1" w:lastColumn="0" w:noHBand="0" w:noVBand="1"/>
      </w:tblPr>
      <w:tblGrid>
        <w:gridCol w:w="4508"/>
        <w:gridCol w:w="4508"/>
      </w:tblGrid>
      <w:tr w:rsidRPr="009573DF" w:rsidR="004E2CF1" w:rsidTr="00145EFF" w14:paraId="65AEA586" w14:textId="77777777">
        <w:tc>
          <w:tcPr>
            <w:tcW w:w="4508" w:type="dxa"/>
          </w:tcPr>
          <w:p w:rsidRPr="009573DF" w:rsidR="004E2CF1" w:rsidP="00145EFF" w:rsidRDefault="004E2CF1" w14:paraId="03F00C94" w14:textId="77777777">
            <w:pPr>
              <w:rPr>
                <w:lang w:val="en-US"/>
              </w:rPr>
            </w:pPr>
            <w:r w:rsidRPr="009573DF">
              <w:rPr>
                <w:lang w:val="en-US"/>
              </w:rPr>
              <w:t xml:space="preserve">Citation </w:t>
            </w:r>
          </w:p>
        </w:tc>
        <w:tc>
          <w:tcPr>
            <w:tcW w:w="4508" w:type="dxa"/>
          </w:tcPr>
          <w:p w:rsidR="004E2CF1" w:rsidP="00145EFF" w:rsidRDefault="00746244" w14:paraId="0223AD98" w14:textId="20B3BF9C">
            <w:pPr>
              <w:rPr>
                <w:color w:val="156082" w:themeColor="accent1"/>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2</w:t>
            </w:r>
            <w:r w:rsidR="00636321">
              <w:rPr>
                <w:color w:val="156082" w:themeColor="accent1"/>
                <w:lang w:val="en-US"/>
              </w:rPr>
              <w:t xml:space="preserve"> of the</w:t>
            </w:r>
            <w:r w:rsidRPr="009573DF">
              <w:rPr>
                <w:color w:val="156082" w:themeColor="accent1"/>
                <w:lang w:val="en-US"/>
              </w:rPr>
              <w:t xml:space="preserve"> UWG</w:t>
            </w:r>
          </w:p>
          <w:p w:rsidRPr="00011AD3" w:rsidR="00636321" w:rsidP="00145EFF" w:rsidRDefault="00636321" w14:paraId="2B1F2A83" w14:textId="5295B431">
            <w:pPr>
              <w:rPr>
                <w:rFonts w:eastAsia="Times New Roman" w:cs="Times New Roman"/>
                <w:color w:val="156082" w:themeColor="accent1"/>
                <w:lang w:val="en-US" w:eastAsia="en-GB"/>
              </w:rPr>
            </w:pPr>
            <w:r>
              <w:rPr>
                <w:lang w:val="en-US"/>
              </w:rPr>
              <w:t xml:space="preserve">Section 1.3 of the </w:t>
            </w:r>
            <w:r w:rsidRPr="009573DF">
              <w:rPr>
                <w:rFonts w:eastAsia="Times New Roman" w:cs="Times New Roman"/>
                <w:color w:val="156082" w:themeColor="accent1"/>
                <w:lang w:val="en-US" w:eastAsia="en-GB"/>
              </w:rPr>
              <w:t>Direct Marketing Guidance</w:t>
            </w:r>
          </w:p>
        </w:tc>
      </w:tr>
    </w:tbl>
    <w:p w:rsidRPr="009573DF" w:rsidR="00E91145" w:rsidP="00E91145" w:rsidRDefault="00E91145" w14:paraId="17AE4748" w14:textId="77777777">
      <w:pPr>
        <w:rPr>
          <w:lang w:val="en-US"/>
        </w:rPr>
      </w:pPr>
    </w:p>
    <w:p w:rsidRPr="009573DF" w:rsidR="00195280" w:rsidP="00E91145" w:rsidRDefault="00195280" w14:paraId="5C2555C9" w14:textId="1C5DDA6B">
      <w:pPr>
        <w:rPr>
          <w:b/>
          <w:bCs/>
          <w:lang w:val="en-US"/>
        </w:rPr>
      </w:pPr>
      <w:r w:rsidRPr="009573DF">
        <w:rPr>
          <w:b/>
          <w:bCs/>
          <w:lang w:val="en-US"/>
        </w:rPr>
        <w:t>4.6. Autom</w:t>
      </w:r>
      <w:r w:rsidRPr="009573DF" w:rsidR="00632C8E">
        <w:rPr>
          <w:b/>
          <w:bCs/>
          <w:lang w:val="en-US"/>
        </w:rPr>
        <w:t>ated calls and messages</w:t>
      </w:r>
    </w:p>
    <w:p w:rsidRPr="009573DF" w:rsidR="00EA3755" w:rsidP="00EA3755" w:rsidRDefault="00EA3755" w14:paraId="66B9FB98" w14:textId="71D5B9E4">
      <w:pPr>
        <w:rPr>
          <w:lang w:val="en-US"/>
        </w:rPr>
      </w:pPr>
      <w:r w:rsidRPr="009573DF">
        <w:rPr>
          <w:b/>
          <w:bCs/>
          <w:lang w:val="en-US"/>
        </w:rPr>
        <w:t>4.6.1.</w:t>
      </w:r>
      <w:r w:rsidRPr="009573DF">
        <w:rPr>
          <w:lang w:val="en-US"/>
        </w:rPr>
        <w:t xml:space="preserve"> Are automated calls permitted for telemarketing?</w:t>
      </w:r>
      <w:r w:rsidRPr="009573DF" w:rsidR="11E094F5">
        <w:rPr>
          <w:lang w:val="en-US"/>
        </w:rPr>
        <w:t xml:space="preserve"> If yes, which are the legal bases available?</w:t>
      </w:r>
    </w:p>
    <w:p w:rsidRPr="009573DF" w:rsidR="001D1A7A" w:rsidP="00170B82" w:rsidRDefault="001D1A7A" w14:paraId="41818F1A" w14:textId="354D1672">
      <w:pPr>
        <w:spacing w:line="240" w:lineRule="auto"/>
        <w:jc w:val="both"/>
        <w:rPr>
          <w:color w:val="156082" w:themeColor="accent1"/>
          <w:sz w:val="22"/>
          <w:szCs w:val="22"/>
          <w:lang w:val="en-US"/>
        </w:rPr>
      </w:pPr>
      <w:r w:rsidRPr="009573DF">
        <w:rPr>
          <w:color w:val="156082" w:themeColor="accent1"/>
          <w:sz w:val="22"/>
          <w:szCs w:val="22"/>
          <w:lang w:val="en-US"/>
        </w:rPr>
        <w:t>Automated telemarketing calls (e.g.</w:t>
      </w:r>
      <w:r w:rsidR="00636321">
        <w:rPr>
          <w:color w:val="156082" w:themeColor="accent1"/>
          <w:sz w:val="22"/>
          <w:szCs w:val="22"/>
          <w:lang w:val="en-US"/>
        </w:rPr>
        <w:t>,</w:t>
      </w:r>
      <w:r w:rsidRPr="009573DF">
        <w:rPr>
          <w:color w:val="156082" w:themeColor="accent1"/>
          <w:sz w:val="22"/>
          <w:szCs w:val="22"/>
          <w:lang w:val="en-US"/>
        </w:rPr>
        <w:t xml:space="preserve"> prerecorded messages, </w:t>
      </w:r>
      <w:r w:rsidR="00636321">
        <w:rPr>
          <w:color w:val="156082" w:themeColor="accent1"/>
          <w:sz w:val="22"/>
          <w:szCs w:val="22"/>
          <w:lang w:val="en-US"/>
        </w:rPr>
        <w:t>artificial intelligence (</w:t>
      </w:r>
      <w:r w:rsidRPr="009573DF">
        <w:rPr>
          <w:color w:val="156082" w:themeColor="accent1"/>
          <w:sz w:val="22"/>
          <w:szCs w:val="22"/>
          <w:lang w:val="en-US"/>
        </w:rPr>
        <w:t>AI</w:t>
      </w:r>
      <w:r w:rsidR="00636321">
        <w:rPr>
          <w:color w:val="156082" w:themeColor="accent1"/>
          <w:sz w:val="22"/>
          <w:szCs w:val="22"/>
          <w:lang w:val="en-US"/>
        </w:rPr>
        <w:t>)</w:t>
      </w:r>
      <w:r w:rsidRPr="009573DF">
        <w:rPr>
          <w:color w:val="156082" w:themeColor="accent1"/>
          <w:sz w:val="22"/>
          <w:szCs w:val="22"/>
          <w:lang w:val="en-US"/>
        </w:rPr>
        <w:t xml:space="preserve"> voice</w:t>
      </w:r>
      <w:r w:rsidRPr="009573DF" w:rsidR="00746244">
        <w:rPr>
          <w:color w:val="156082" w:themeColor="accent1"/>
          <w:sz w:val="22"/>
          <w:szCs w:val="22"/>
          <w:lang w:val="en-US"/>
        </w:rPr>
        <w:t xml:space="preserve"> </w:t>
      </w:r>
      <w:r w:rsidRPr="009573DF">
        <w:rPr>
          <w:color w:val="156082" w:themeColor="accent1"/>
          <w:sz w:val="22"/>
          <w:szCs w:val="22"/>
          <w:lang w:val="en-US"/>
        </w:rPr>
        <w:t xml:space="preserve">bots) are permitted in Germany only where the recipient has given prior express consent. Without such consent, they are </w:t>
      </w:r>
      <w:r w:rsidRPr="009573DF" w:rsidR="008E7442">
        <w:rPr>
          <w:color w:val="156082" w:themeColor="accent1"/>
          <w:sz w:val="22"/>
          <w:szCs w:val="22"/>
          <w:lang w:val="en-US"/>
        </w:rPr>
        <w:t xml:space="preserve">not permitted. </w:t>
      </w:r>
    </w:p>
    <w:tbl>
      <w:tblPr>
        <w:tblStyle w:val="TableGrid"/>
        <w:tblW w:w="0" w:type="auto"/>
        <w:tblLook w:val="04A0" w:firstRow="1" w:lastRow="0" w:firstColumn="1" w:lastColumn="0" w:noHBand="0" w:noVBand="1"/>
      </w:tblPr>
      <w:tblGrid>
        <w:gridCol w:w="4508"/>
        <w:gridCol w:w="4508"/>
      </w:tblGrid>
      <w:tr w:rsidRPr="009573DF" w:rsidR="00EA3755" w:rsidTr="00145EFF" w14:paraId="6F8C4DAE" w14:textId="77777777">
        <w:tc>
          <w:tcPr>
            <w:tcW w:w="4508" w:type="dxa"/>
          </w:tcPr>
          <w:p w:rsidRPr="009573DF" w:rsidR="00EA3755" w:rsidP="00145EFF" w:rsidRDefault="00EA3755" w14:paraId="72923DE5" w14:textId="77777777">
            <w:pPr>
              <w:rPr>
                <w:lang w:val="en-US"/>
              </w:rPr>
            </w:pPr>
            <w:r w:rsidRPr="009573DF">
              <w:rPr>
                <w:lang w:val="en-US"/>
              </w:rPr>
              <w:t xml:space="preserve">Citation </w:t>
            </w:r>
          </w:p>
        </w:tc>
        <w:tc>
          <w:tcPr>
            <w:tcW w:w="4508" w:type="dxa"/>
          </w:tcPr>
          <w:p w:rsidRPr="009573DF" w:rsidR="00EA3755" w:rsidP="00145EFF" w:rsidRDefault="001D1A7A" w14:paraId="6F5D7632" w14:textId="2ACA787F">
            <w:pPr>
              <w:rPr>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2</w:t>
            </w:r>
            <w:r w:rsidR="00636321">
              <w:rPr>
                <w:color w:val="156082" w:themeColor="accent1"/>
                <w:lang w:val="en-US"/>
              </w:rPr>
              <w:t xml:space="preserve"> of the</w:t>
            </w:r>
            <w:r w:rsidRPr="009573DF">
              <w:rPr>
                <w:color w:val="156082" w:themeColor="accent1"/>
                <w:lang w:val="en-US"/>
              </w:rPr>
              <w:t xml:space="preserve"> UWG </w:t>
            </w:r>
          </w:p>
        </w:tc>
      </w:tr>
    </w:tbl>
    <w:p w:rsidRPr="009573DF" w:rsidR="00EA3755" w:rsidP="00EA3755" w:rsidRDefault="00EA3755" w14:paraId="6F07B435" w14:textId="03E441B9">
      <w:pPr>
        <w:rPr>
          <w:lang w:val="en-US"/>
        </w:rPr>
      </w:pPr>
      <w:r w:rsidRPr="009573DF">
        <w:rPr>
          <w:lang w:val="en-US"/>
        </w:rPr>
        <w:t xml:space="preserve"> </w:t>
      </w:r>
    </w:p>
    <w:p w:rsidRPr="009573DF" w:rsidR="00632C8E" w:rsidP="00191B4C" w:rsidRDefault="00632C8E" w14:paraId="77E3655E" w14:textId="63560CDA">
      <w:pPr>
        <w:spacing w:line="240" w:lineRule="auto"/>
        <w:jc w:val="both"/>
        <w:rPr>
          <w:lang w:val="en-US"/>
        </w:rPr>
      </w:pPr>
      <w:r w:rsidRPr="009573DF">
        <w:rPr>
          <w:b/>
          <w:bCs/>
          <w:lang w:val="en-US"/>
        </w:rPr>
        <w:t>4.6.</w:t>
      </w:r>
      <w:r w:rsidRPr="009573DF" w:rsidR="00EA3755">
        <w:rPr>
          <w:b/>
          <w:bCs/>
          <w:lang w:val="en-US"/>
        </w:rPr>
        <w:t>2</w:t>
      </w:r>
      <w:r w:rsidRPr="009573DF">
        <w:rPr>
          <w:b/>
          <w:bCs/>
          <w:lang w:val="en-US"/>
        </w:rPr>
        <w:t>.</w:t>
      </w:r>
      <w:r w:rsidRPr="009573DF">
        <w:rPr>
          <w:lang w:val="en-US"/>
        </w:rPr>
        <w:t xml:space="preserve"> </w:t>
      </w:r>
      <w:r w:rsidRPr="009573DF" w:rsidR="00EA3755">
        <w:rPr>
          <w:lang w:val="en-US"/>
        </w:rPr>
        <w:t xml:space="preserve">Are automated texts permitted for </w:t>
      </w:r>
      <w:proofErr w:type="spellStart"/>
      <w:r w:rsidRPr="009573DF" w:rsidR="00EA3755">
        <w:rPr>
          <w:lang w:val="en-US"/>
        </w:rPr>
        <w:t>sms</w:t>
      </w:r>
      <w:proofErr w:type="spellEnd"/>
      <w:r w:rsidRPr="009573DF" w:rsidR="00EA3755">
        <w:rPr>
          <w:lang w:val="en-US"/>
        </w:rPr>
        <w:t>/mms marketing?</w:t>
      </w:r>
      <w:r w:rsidRPr="009573DF" w:rsidR="01F81AA1">
        <w:rPr>
          <w:lang w:val="en-US"/>
        </w:rPr>
        <w:t xml:space="preserve"> If yes, which are the legal bases available?</w:t>
      </w:r>
    </w:p>
    <w:p w:rsidRPr="009573DF" w:rsidR="001D1A7A" w:rsidP="00011AD3" w:rsidRDefault="00C058ED" w14:paraId="2E9CF964" w14:textId="347D7C26">
      <w:pPr>
        <w:spacing w:line="240" w:lineRule="auto"/>
        <w:jc w:val="both"/>
        <w:rPr>
          <w:lang w:val="en-US"/>
        </w:rPr>
      </w:pPr>
      <w:r w:rsidRPr="009573DF">
        <w:rPr>
          <w:color w:val="156082" w:themeColor="accent1"/>
          <w:lang w:val="en-US"/>
        </w:rPr>
        <w:t>Y</w:t>
      </w:r>
      <w:r w:rsidRPr="009573DF" w:rsidR="001D1A7A">
        <w:rPr>
          <w:color w:val="156082" w:themeColor="accent1"/>
          <w:lang w:val="en-US"/>
        </w:rPr>
        <w:t>es, automated SMS/MMS marketing is permitted in Germany</w:t>
      </w:r>
      <w:r w:rsidRPr="009573DF" w:rsidR="00963921">
        <w:rPr>
          <w:color w:val="156082" w:themeColor="accent1"/>
          <w:lang w:val="en-US"/>
        </w:rPr>
        <w:t xml:space="preserve">, </w:t>
      </w:r>
      <w:r w:rsidRPr="009573DF" w:rsidR="001D1A7A">
        <w:rPr>
          <w:color w:val="156082" w:themeColor="accent1"/>
          <w:lang w:val="en-US"/>
        </w:rPr>
        <w:t>but only with prior express consent.</w:t>
      </w:r>
      <w:r w:rsidRPr="009573DF" w:rsidR="001D1A7A">
        <w:rPr>
          <w:rFonts w:ascii="Segoe UI" w:hAnsi="Segoe UI" w:eastAsia="Times New Roman" w:cs="Segoe UI"/>
          <w:color w:val="156082" w:themeColor="accent1"/>
          <w:sz w:val="21"/>
          <w:szCs w:val="21"/>
          <w:lang w:val="en-US" w:eastAsia="de-DE"/>
        </w:rPr>
        <w:t xml:space="preserve"> </w:t>
      </w:r>
      <w:r w:rsidRPr="009573DF" w:rsidR="001D1A7A">
        <w:rPr>
          <w:color w:val="156082" w:themeColor="accent1"/>
          <w:lang w:val="en-US"/>
        </w:rPr>
        <w:t>Without such consent, automated marketing texts are unlawful.</w:t>
      </w:r>
    </w:p>
    <w:tbl>
      <w:tblPr>
        <w:tblStyle w:val="TableGrid"/>
        <w:tblW w:w="13524" w:type="dxa"/>
        <w:tblLook w:val="04A0" w:firstRow="1" w:lastRow="0" w:firstColumn="1" w:lastColumn="0" w:noHBand="0" w:noVBand="1"/>
      </w:tblPr>
      <w:tblGrid>
        <w:gridCol w:w="4508"/>
        <w:gridCol w:w="4508"/>
        <w:gridCol w:w="4508"/>
      </w:tblGrid>
      <w:tr w:rsidRPr="009573DF" w:rsidR="001D1A7A" w:rsidTr="001D1A7A" w14:paraId="3E37DC49" w14:textId="77777777">
        <w:tc>
          <w:tcPr>
            <w:tcW w:w="4508" w:type="dxa"/>
          </w:tcPr>
          <w:p w:rsidRPr="009573DF" w:rsidR="001D1A7A" w:rsidP="001D1A7A" w:rsidRDefault="001D1A7A" w14:paraId="01A49E8F" w14:textId="77777777">
            <w:pPr>
              <w:rPr>
                <w:lang w:val="en-US"/>
              </w:rPr>
            </w:pPr>
            <w:r w:rsidRPr="009573DF">
              <w:rPr>
                <w:lang w:val="en-US"/>
              </w:rPr>
              <w:t xml:space="preserve">Citation </w:t>
            </w:r>
          </w:p>
        </w:tc>
        <w:tc>
          <w:tcPr>
            <w:tcW w:w="4508" w:type="dxa"/>
          </w:tcPr>
          <w:p w:rsidRPr="009573DF" w:rsidR="001D1A7A" w:rsidP="001D1A7A" w:rsidRDefault="001D1A7A" w14:paraId="209DE0A6" w14:textId="4D1099BE">
            <w:pPr>
              <w:rPr>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 xml:space="preserve">2 </w:t>
            </w:r>
            <w:r w:rsidR="00CD3D60">
              <w:rPr>
                <w:color w:val="156082" w:themeColor="accent1"/>
                <w:lang w:val="en-US"/>
              </w:rPr>
              <w:t xml:space="preserve">of the </w:t>
            </w:r>
            <w:r w:rsidRPr="009573DF">
              <w:rPr>
                <w:color w:val="156082" w:themeColor="accent1"/>
                <w:lang w:val="en-US"/>
              </w:rPr>
              <w:t xml:space="preserve">UWG </w:t>
            </w:r>
          </w:p>
        </w:tc>
        <w:tc>
          <w:tcPr>
            <w:tcW w:w="4508" w:type="dxa"/>
          </w:tcPr>
          <w:p w:rsidRPr="009573DF" w:rsidR="001D1A7A" w:rsidP="001D1A7A" w:rsidRDefault="001D1A7A" w14:paraId="2363942A" w14:textId="0F2885B3">
            <w:pPr>
              <w:rPr>
                <w:lang w:val="en-US"/>
              </w:rPr>
            </w:pPr>
          </w:p>
        </w:tc>
      </w:tr>
    </w:tbl>
    <w:p w:rsidRPr="009573DF" w:rsidR="00632C8E" w:rsidP="00E91145" w:rsidRDefault="00632C8E" w14:paraId="43A0A014" w14:textId="33118F3D">
      <w:pPr>
        <w:rPr>
          <w:lang w:val="en-US"/>
        </w:rPr>
      </w:pPr>
    </w:p>
    <w:p w:rsidRPr="009573DF" w:rsidR="00C6098A" w:rsidP="00E91145" w:rsidRDefault="666268D0" w14:paraId="4ABEF3FF" w14:textId="6447B05C">
      <w:pPr>
        <w:rPr>
          <w:b/>
          <w:bCs/>
          <w:lang w:val="en-US"/>
        </w:rPr>
      </w:pPr>
      <w:r w:rsidRPr="009573DF">
        <w:rPr>
          <w:b/>
          <w:bCs/>
          <w:lang w:val="en-US"/>
        </w:rPr>
        <w:t xml:space="preserve">4.7.  </w:t>
      </w:r>
      <w:r w:rsidRPr="009573DF" w:rsidR="33657B0F">
        <w:rPr>
          <w:b/>
          <w:bCs/>
          <w:lang w:val="en-US"/>
        </w:rPr>
        <w:t>Cold calls</w:t>
      </w:r>
      <w:r w:rsidRPr="009573DF" w:rsidR="72F6F4E8">
        <w:rPr>
          <w:b/>
          <w:bCs/>
          <w:lang w:val="en-US"/>
        </w:rPr>
        <w:t>/Prospec</w:t>
      </w:r>
      <w:r w:rsidRPr="009573DF" w:rsidR="368E98C6">
        <w:rPr>
          <w:b/>
          <w:bCs/>
          <w:lang w:val="en-US"/>
        </w:rPr>
        <w:t>tion</w:t>
      </w:r>
    </w:p>
    <w:p w:rsidRPr="009573DF" w:rsidR="00F15C41" w:rsidP="2E334C89" w:rsidRDefault="00F15C41" w14:paraId="19D1292B" w14:textId="0000E020">
      <w:pPr>
        <w:pStyle w:val="ListParagraph"/>
        <w:numPr>
          <w:ilvl w:val="2"/>
          <w:numId w:val="14"/>
        </w:numPr>
      </w:pPr>
      <w:r w:rsidRPr="009573DF">
        <w:t>Are cold calls for telemarketing permitted?</w:t>
      </w:r>
      <w:r w:rsidRPr="009573DF" w:rsidR="612F3734">
        <w:t xml:space="preserve"> If yes, which are the legal bases available?</w:t>
      </w:r>
    </w:p>
    <w:p w:rsidRPr="009573DF" w:rsidR="00342E00" w:rsidP="00191B4C" w:rsidRDefault="00342E00" w14:paraId="7AD36F17" w14:textId="049F035E">
      <w:pPr>
        <w:spacing w:line="240" w:lineRule="auto"/>
        <w:jc w:val="both"/>
        <w:rPr>
          <w:color w:val="156082" w:themeColor="accent1"/>
          <w:sz w:val="22"/>
          <w:szCs w:val="22"/>
          <w:lang w:val="en-US"/>
        </w:rPr>
      </w:pPr>
      <w:r w:rsidRPr="009573DF">
        <w:rPr>
          <w:color w:val="156082" w:themeColor="accent1"/>
          <w:sz w:val="22"/>
          <w:szCs w:val="22"/>
          <w:lang w:val="en-US"/>
        </w:rPr>
        <w:t>Cold calls are generally not permitted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consumers unless the consumer has given prior express consent </w:t>
      </w:r>
      <w:r w:rsidRPr="009573DF" w:rsidR="001D1A7A">
        <w:rPr>
          <w:color w:val="156082" w:themeColor="accent1"/>
          <w:sz w:val="22"/>
          <w:szCs w:val="22"/>
          <w:lang w:val="en-US"/>
        </w:rPr>
        <w:t>§</w:t>
      </w:r>
      <w:r w:rsidRPr="009573DF">
        <w:rPr>
          <w:color w:val="156082" w:themeColor="accent1"/>
          <w:sz w:val="22"/>
          <w:szCs w:val="22"/>
          <w:lang w:val="en-US"/>
        </w:rPr>
        <w:t xml:space="preserve">7(2) no. 1 </w:t>
      </w:r>
      <w:r w:rsidR="00B21C22">
        <w:rPr>
          <w:color w:val="156082" w:themeColor="accent1"/>
          <w:sz w:val="22"/>
          <w:szCs w:val="22"/>
          <w:lang w:val="en-US"/>
        </w:rPr>
        <w:t xml:space="preserve">of the </w:t>
      </w:r>
      <w:r w:rsidRPr="009573DF">
        <w:rPr>
          <w:color w:val="156082" w:themeColor="accent1"/>
          <w:sz w:val="22"/>
          <w:szCs w:val="22"/>
          <w:lang w:val="en-US"/>
        </w:rPr>
        <w:t>UWG. In a B2B context (i.e.,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other market participants), cold calls may be permissible under very limited circumstances, only where at least presumed consent exists within the meaning of </w:t>
      </w:r>
      <w:r w:rsidR="001529BD">
        <w:rPr>
          <w:color w:val="156082" w:themeColor="accent1"/>
          <w:sz w:val="22"/>
          <w:szCs w:val="22"/>
          <w:lang w:val="en-US"/>
        </w:rPr>
        <w:t>§</w:t>
      </w:r>
      <w:r w:rsidRPr="009573DF">
        <w:rPr>
          <w:color w:val="156082" w:themeColor="accent1"/>
          <w:sz w:val="22"/>
          <w:szCs w:val="22"/>
          <w:lang w:val="en-US"/>
        </w:rPr>
        <w:t xml:space="preserve"> 7(2) no. 1 </w:t>
      </w:r>
      <w:r w:rsidR="001529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00F15C41" w:rsidTr="00145EFF" w14:paraId="0B6D52D3" w14:textId="77777777">
        <w:tc>
          <w:tcPr>
            <w:tcW w:w="4508" w:type="dxa"/>
          </w:tcPr>
          <w:p w:rsidRPr="009573DF" w:rsidR="00F15C41" w:rsidP="00145EFF" w:rsidRDefault="00F15C41" w14:paraId="45FD77EE" w14:textId="77777777">
            <w:pPr>
              <w:rPr>
                <w:lang w:val="en-US"/>
              </w:rPr>
            </w:pPr>
            <w:r w:rsidRPr="009573DF">
              <w:rPr>
                <w:lang w:val="en-US"/>
              </w:rPr>
              <w:t xml:space="preserve">Citation </w:t>
            </w:r>
          </w:p>
        </w:tc>
        <w:tc>
          <w:tcPr>
            <w:tcW w:w="4508" w:type="dxa"/>
          </w:tcPr>
          <w:p w:rsidRPr="009573DF" w:rsidR="00F15C41" w:rsidP="00145EFF" w:rsidRDefault="001D1A7A" w14:paraId="27EEB39D" w14:textId="6350DF80">
            <w:pPr>
              <w:rPr>
                <w:lang w:val="en-US"/>
              </w:rPr>
            </w:pPr>
            <w:r w:rsidRPr="009573DF">
              <w:rPr>
                <w:color w:val="156082" w:themeColor="accent1"/>
                <w:lang w:val="en-US"/>
              </w:rPr>
              <w:t>§7(2) no. 1</w:t>
            </w:r>
            <w:r w:rsidR="00830D07">
              <w:rPr>
                <w:color w:val="156082" w:themeColor="accent1"/>
                <w:lang w:val="en-US"/>
              </w:rPr>
              <w:t xml:space="preserve"> of the</w:t>
            </w:r>
            <w:r w:rsidRPr="009573DF">
              <w:rPr>
                <w:color w:val="156082" w:themeColor="accent1"/>
                <w:lang w:val="en-US"/>
              </w:rPr>
              <w:t xml:space="preserve"> UWG</w:t>
            </w:r>
          </w:p>
        </w:tc>
      </w:tr>
    </w:tbl>
    <w:p w:rsidRPr="009573DF" w:rsidR="00F15C41" w:rsidP="00F15C41" w:rsidRDefault="00F15C41" w14:paraId="381FD575" w14:textId="77777777">
      <w:pPr>
        <w:rPr>
          <w:lang w:val="en-US"/>
        </w:rPr>
      </w:pPr>
    </w:p>
    <w:p w:rsidRPr="009573DF" w:rsidR="00F15C41" w:rsidP="00F15C41" w:rsidRDefault="00F15C41" w14:paraId="57CBD209" w14:textId="68AA130C">
      <w:pPr>
        <w:pStyle w:val="ListParagraph"/>
        <w:numPr>
          <w:ilvl w:val="2"/>
          <w:numId w:val="14"/>
        </w:numPr>
      </w:pPr>
      <w:r w:rsidRPr="009573DF">
        <w:t>Is it permissible to make cold calls to obtain consent for future telemarketing?</w:t>
      </w:r>
      <w:r w:rsidRPr="009573DF" w:rsidR="15517D83">
        <w:t xml:space="preserve"> If yes, what are the conditions for executing such calls?</w:t>
      </w:r>
    </w:p>
    <w:p w:rsidRPr="009573DF" w:rsidR="00342E00" w:rsidP="00191B4C" w:rsidRDefault="00342E00" w14:paraId="73BA1680" w14:textId="309B0DBD">
      <w:pPr>
        <w:spacing w:line="240" w:lineRule="auto"/>
        <w:rPr>
          <w:color w:val="156082" w:themeColor="accent1"/>
          <w:lang w:val="en-US"/>
        </w:rPr>
      </w:pPr>
      <w:r w:rsidRPr="009573DF">
        <w:rPr>
          <w:color w:val="156082" w:themeColor="accent1"/>
          <w:sz w:val="22"/>
          <w:szCs w:val="22"/>
          <w:lang w:val="en-US"/>
        </w:rPr>
        <w:t xml:space="preserve">No. A telephone call made for the purpose of obtaining consent for future marketing constitutes advertising within the meaning of </w:t>
      </w:r>
      <w:r w:rsidRPr="009573DF" w:rsidR="001D1A7A">
        <w:rPr>
          <w:color w:val="156082" w:themeColor="accent1"/>
          <w:sz w:val="22"/>
          <w:szCs w:val="22"/>
          <w:lang w:val="en-US"/>
        </w:rPr>
        <w:t>§</w:t>
      </w:r>
      <w:r w:rsidRPr="009573DF">
        <w:rPr>
          <w:color w:val="156082" w:themeColor="accent1"/>
          <w:sz w:val="22"/>
          <w:szCs w:val="22"/>
          <w:lang w:val="en-US"/>
        </w:rPr>
        <w:t>7</w:t>
      </w:r>
      <w:r w:rsidR="00830D07">
        <w:rPr>
          <w:color w:val="156082" w:themeColor="accent1"/>
          <w:sz w:val="22"/>
          <w:szCs w:val="22"/>
          <w:lang w:val="en-US"/>
        </w:rPr>
        <w:t xml:space="preserve"> of the</w:t>
      </w:r>
      <w:r w:rsidRPr="009573DF">
        <w:rPr>
          <w:color w:val="156082" w:themeColor="accent1"/>
          <w:sz w:val="22"/>
          <w:szCs w:val="22"/>
          <w:lang w:val="en-US"/>
        </w:rPr>
        <w:t xml:space="preserve"> UWG. Therefore, the call itself is subject to the consent requirements.</w:t>
      </w:r>
    </w:p>
    <w:tbl>
      <w:tblPr>
        <w:tblStyle w:val="TableGrid"/>
        <w:tblW w:w="0" w:type="auto"/>
        <w:tblLook w:val="04A0" w:firstRow="1" w:lastRow="0" w:firstColumn="1" w:lastColumn="0" w:noHBand="0" w:noVBand="1"/>
      </w:tblPr>
      <w:tblGrid>
        <w:gridCol w:w="4508"/>
        <w:gridCol w:w="4508"/>
      </w:tblGrid>
      <w:tr w:rsidRPr="009573DF" w:rsidR="00F15C41" w:rsidTr="00145EFF" w14:paraId="6B904CAA" w14:textId="77777777">
        <w:tc>
          <w:tcPr>
            <w:tcW w:w="4508" w:type="dxa"/>
          </w:tcPr>
          <w:p w:rsidRPr="009573DF" w:rsidR="00F15C41" w:rsidP="00145EFF" w:rsidRDefault="00F15C41" w14:paraId="7EABA49D" w14:textId="77777777">
            <w:pPr>
              <w:rPr>
                <w:lang w:val="en-US"/>
              </w:rPr>
            </w:pPr>
            <w:r w:rsidRPr="009573DF">
              <w:rPr>
                <w:lang w:val="en-US"/>
              </w:rPr>
              <w:t xml:space="preserve">Citation </w:t>
            </w:r>
          </w:p>
        </w:tc>
        <w:tc>
          <w:tcPr>
            <w:tcW w:w="4508" w:type="dxa"/>
          </w:tcPr>
          <w:p w:rsidRPr="009573DF" w:rsidR="00F15C41" w:rsidP="00145EFF" w:rsidRDefault="001D1A7A" w14:paraId="19D716BF" w14:textId="476AD624">
            <w:pPr>
              <w:rPr>
                <w:color w:val="156082" w:themeColor="accent1"/>
                <w:lang w:val="en-US"/>
              </w:rPr>
            </w:pPr>
            <w:r w:rsidRPr="009573DF">
              <w:rPr>
                <w:color w:val="156082" w:themeColor="accent1"/>
                <w:lang w:val="en-US"/>
              </w:rPr>
              <w:t xml:space="preserve">§7(2) no. 1 </w:t>
            </w:r>
            <w:r w:rsidR="00830D07">
              <w:rPr>
                <w:color w:val="156082" w:themeColor="accent1"/>
                <w:lang w:val="en-US"/>
              </w:rPr>
              <w:t xml:space="preserve">of the </w:t>
            </w:r>
            <w:r w:rsidRPr="009573DF">
              <w:rPr>
                <w:color w:val="156082" w:themeColor="accent1"/>
                <w:lang w:val="en-US"/>
              </w:rPr>
              <w:t>UWG</w:t>
            </w:r>
          </w:p>
        </w:tc>
      </w:tr>
    </w:tbl>
    <w:p w:rsidRPr="009573DF" w:rsidR="00257D40" w:rsidP="00E91145" w:rsidRDefault="00257D40" w14:paraId="786411CD" w14:textId="2E0DB504">
      <w:pPr>
        <w:rPr>
          <w:lang w:val="en-US"/>
        </w:rPr>
      </w:pPr>
    </w:p>
    <w:p w:rsidRPr="009573DF" w:rsidR="64F277F0" w:rsidP="64BD6FC4" w:rsidRDefault="306257A9" w14:paraId="5851575C" w14:textId="27C2A133">
      <w:pPr>
        <w:rPr>
          <w:b/>
          <w:bCs/>
          <w:lang w:val="en-US"/>
        </w:rPr>
      </w:pPr>
      <w:r w:rsidRPr="009573DF">
        <w:rPr>
          <w:b/>
          <w:bCs/>
          <w:lang w:val="en-US"/>
        </w:rPr>
        <w:t xml:space="preserve">4.8. </w:t>
      </w:r>
      <w:r w:rsidRPr="009573DF" w:rsidR="64F277F0">
        <w:rPr>
          <w:b/>
          <w:bCs/>
          <w:lang w:val="en-US"/>
        </w:rPr>
        <w:t>Call and message timing</w:t>
      </w:r>
      <w:r w:rsidRPr="009573DF" w:rsidR="3591E98B">
        <w:rPr>
          <w:b/>
          <w:bCs/>
          <w:lang w:val="en-US"/>
        </w:rPr>
        <w:t xml:space="preserve"> restrictions</w:t>
      </w:r>
    </w:p>
    <w:p w:rsidRPr="009573DF" w:rsidR="64F277F0" w:rsidP="6FE0B90D" w:rsidRDefault="58B89629" w14:paraId="6C6F39C5" w14:textId="132C2128">
      <w:pPr>
        <w:rPr>
          <w:i/>
          <w:iCs/>
          <w:lang w:val="en-US"/>
        </w:rPr>
      </w:pPr>
      <w:r w:rsidRPr="009573DF">
        <w:rPr>
          <w:lang w:val="en-US"/>
        </w:rPr>
        <w:t xml:space="preserve">4.8.1. </w:t>
      </w:r>
      <w:r w:rsidRPr="009573DF" w:rsidR="64F277F0">
        <w:rPr>
          <w:lang w:val="en-US"/>
        </w:rPr>
        <w:t xml:space="preserve">Are there restrictions on the time of the day within which </w:t>
      </w:r>
      <w:r w:rsidRPr="009573DF" w:rsidR="77804B28">
        <w:rPr>
          <w:lang w:val="en-US"/>
        </w:rPr>
        <w:t xml:space="preserve">direct </w:t>
      </w:r>
      <w:r w:rsidRPr="009573DF" w:rsidR="64F277F0">
        <w:rPr>
          <w:lang w:val="en-US"/>
        </w:rPr>
        <w:t xml:space="preserve">marketing </w:t>
      </w:r>
      <w:r w:rsidRPr="009573DF" w:rsidR="25B0D816">
        <w:rPr>
          <w:lang w:val="en-US"/>
        </w:rPr>
        <w:t>messages can be sent</w:t>
      </w:r>
      <w:r w:rsidRPr="009573DF" w:rsidR="64F277F0">
        <w:rPr>
          <w:lang w:val="en-US"/>
        </w:rPr>
        <w:t>?</w:t>
      </w:r>
      <w:r w:rsidRPr="009573DF" w:rsidR="2A96D50B">
        <w:rPr>
          <w:lang w:val="en-US"/>
        </w:rPr>
        <w:t xml:space="preserve"> </w:t>
      </w:r>
      <w:r w:rsidRPr="009573DF" w:rsidR="2A96D50B">
        <w:rPr>
          <w:i/>
          <w:iCs/>
          <w:lang w:val="en-US"/>
        </w:rPr>
        <w:t xml:space="preserve">(Please include telemarketing and </w:t>
      </w:r>
      <w:proofErr w:type="spellStart"/>
      <w:r w:rsidRPr="009573DF" w:rsidR="2A96D50B">
        <w:rPr>
          <w:i/>
          <w:iCs/>
          <w:lang w:val="en-US"/>
        </w:rPr>
        <w:t>sms</w:t>
      </w:r>
      <w:proofErr w:type="spellEnd"/>
      <w:r w:rsidRPr="009573DF" w:rsidR="2A96D50B">
        <w:rPr>
          <w:i/>
          <w:iCs/>
          <w:lang w:val="en-US"/>
        </w:rPr>
        <w:t>/marketing restrictions, as applicable)</w:t>
      </w:r>
    </w:p>
    <w:p w:rsidRPr="009573DF" w:rsidR="005A69A2" w:rsidP="00191B4C" w:rsidRDefault="007529D6" w14:paraId="4E7F88DC" w14:textId="42F37D88">
      <w:pPr>
        <w:spacing w:line="240" w:lineRule="auto"/>
        <w:jc w:val="both"/>
        <w:rPr>
          <w:color w:val="156082" w:themeColor="accent1"/>
          <w:sz w:val="22"/>
          <w:szCs w:val="22"/>
          <w:lang w:val="en-US"/>
        </w:rPr>
      </w:pPr>
      <w:r w:rsidRPr="009573DF">
        <w:rPr>
          <w:color w:val="156082" w:themeColor="accent1"/>
          <w:sz w:val="22"/>
          <w:szCs w:val="22"/>
          <w:lang w:val="en-US"/>
        </w:rPr>
        <w:t>No, t</w:t>
      </w:r>
      <w:r w:rsidRPr="009573DF" w:rsidR="005A69A2">
        <w:rPr>
          <w:color w:val="156082" w:themeColor="accent1"/>
          <w:sz w:val="22"/>
          <w:szCs w:val="22"/>
          <w:lang w:val="en-US"/>
        </w:rPr>
        <w:t xml:space="preserve">here are no explicitly codified time-of-day limits for telemarketing calls or SMS/MMS marketing; instead, the law relies on the general concept of </w:t>
      </w:r>
      <w:r w:rsidRPr="009573DF">
        <w:rPr>
          <w:color w:val="156082" w:themeColor="accent1"/>
          <w:sz w:val="22"/>
          <w:szCs w:val="22"/>
          <w:lang w:val="en-US"/>
        </w:rPr>
        <w:t xml:space="preserve">whether it would constitute an </w:t>
      </w:r>
      <w:r w:rsidR="00311A06">
        <w:rPr>
          <w:color w:val="156082" w:themeColor="accent1"/>
          <w:sz w:val="22"/>
          <w:szCs w:val="22"/>
          <w:lang w:val="en-US"/>
        </w:rPr>
        <w:t>'</w:t>
      </w:r>
      <w:r w:rsidRPr="009573DF" w:rsidR="005A69A2">
        <w:rPr>
          <w:color w:val="156082" w:themeColor="accent1"/>
          <w:sz w:val="22"/>
          <w:szCs w:val="22"/>
          <w:lang w:val="en-US"/>
        </w:rPr>
        <w:t>unreasonable nuisance</w:t>
      </w:r>
      <w:r w:rsidR="00311A06">
        <w:rPr>
          <w:color w:val="156082" w:themeColor="accent1"/>
          <w:sz w:val="22"/>
          <w:szCs w:val="22"/>
          <w:lang w:val="en-US"/>
        </w:rPr>
        <w:t>'</w:t>
      </w:r>
      <w:r w:rsidRPr="009573DF" w:rsidR="005A69A2">
        <w:rPr>
          <w:color w:val="156082" w:themeColor="accent1"/>
          <w:sz w:val="22"/>
          <w:szCs w:val="22"/>
          <w:lang w:val="en-US"/>
        </w:rPr>
        <w:t xml:space="preserve"> under §7</w:t>
      </w:r>
      <w:r w:rsidRPr="009573DF">
        <w:rPr>
          <w:color w:val="156082" w:themeColor="accent1"/>
          <w:sz w:val="22"/>
          <w:szCs w:val="22"/>
          <w:lang w:val="en-US"/>
        </w:rPr>
        <w:t xml:space="preserve"> </w:t>
      </w:r>
      <w:r w:rsidR="00311A06">
        <w:rPr>
          <w:color w:val="156082" w:themeColor="accent1"/>
          <w:sz w:val="22"/>
          <w:szCs w:val="22"/>
          <w:lang w:val="en-US"/>
        </w:rPr>
        <w:t xml:space="preserve">of the </w:t>
      </w:r>
      <w:r w:rsidRPr="009573DF">
        <w:rPr>
          <w:color w:val="156082" w:themeColor="accent1"/>
          <w:sz w:val="22"/>
          <w:szCs w:val="22"/>
          <w:lang w:val="en-US"/>
        </w:rPr>
        <w:t>UWG.</w:t>
      </w:r>
      <w:r w:rsidRPr="009573DF" w:rsidR="005A69A2">
        <w:rPr>
          <w:color w:val="156082" w:themeColor="accent1"/>
          <w:sz w:val="22"/>
          <w:szCs w:val="22"/>
          <w:lang w:val="en-US"/>
        </w:rPr>
        <w:t xml:space="preserve"> </w:t>
      </w:r>
      <w:r w:rsidRPr="009573DF">
        <w:rPr>
          <w:color w:val="156082" w:themeColor="accent1"/>
          <w:sz w:val="22"/>
          <w:szCs w:val="22"/>
          <w:lang w:val="en-US"/>
        </w:rPr>
        <w:t xml:space="preserve">Legality would be assessed </w:t>
      </w:r>
      <w:r w:rsidRPr="009573DF" w:rsidR="005A69A2">
        <w:rPr>
          <w:color w:val="156082" w:themeColor="accent1"/>
          <w:sz w:val="22"/>
          <w:szCs w:val="22"/>
          <w:lang w:val="en-US"/>
        </w:rPr>
        <w:t>based on whether the timing</w:t>
      </w:r>
      <w:r w:rsidRPr="009573DF">
        <w:rPr>
          <w:color w:val="156082" w:themeColor="accent1"/>
          <w:sz w:val="22"/>
          <w:szCs w:val="22"/>
          <w:lang w:val="en-US"/>
        </w:rPr>
        <w:t xml:space="preserve"> could</w:t>
      </w:r>
      <w:r w:rsidRPr="009573DF" w:rsidR="005A69A2">
        <w:rPr>
          <w:color w:val="156082" w:themeColor="accent1"/>
          <w:sz w:val="22"/>
          <w:szCs w:val="22"/>
          <w:lang w:val="en-US"/>
        </w:rPr>
        <w:t xml:space="preserve"> be considered intrusive from the recipient</w:t>
      </w:r>
      <w:r w:rsidR="00311A06">
        <w:rPr>
          <w:color w:val="156082" w:themeColor="accent1"/>
          <w:sz w:val="22"/>
          <w:szCs w:val="22"/>
          <w:lang w:val="en-US"/>
        </w:rPr>
        <w:t>'</w:t>
      </w:r>
      <w:r w:rsidRPr="009573DF" w:rsidR="005A69A2">
        <w:rPr>
          <w:color w:val="156082" w:themeColor="accent1"/>
          <w:sz w:val="22"/>
          <w:szCs w:val="22"/>
          <w:lang w:val="en-US"/>
        </w:rPr>
        <w:t xml:space="preserve">s perspective, </w:t>
      </w:r>
      <w:proofErr w:type="gramStart"/>
      <w:r w:rsidRPr="009573DF" w:rsidR="005A69A2">
        <w:rPr>
          <w:color w:val="156082" w:themeColor="accent1"/>
          <w:sz w:val="22"/>
          <w:szCs w:val="22"/>
          <w:lang w:val="en-US"/>
        </w:rPr>
        <w:t>taking into account</w:t>
      </w:r>
      <w:proofErr w:type="gramEnd"/>
      <w:r w:rsidRPr="009573DF" w:rsidR="005A69A2">
        <w:rPr>
          <w:color w:val="156082" w:themeColor="accent1"/>
          <w:sz w:val="22"/>
          <w:szCs w:val="22"/>
          <w:lang w:val="en-US"/>
        </w:rPr>
        <w:t xml:space="preserve"> factors like time of day, day of the week, and context.</w:t>
      </w:r>
    </w:p>
    <w:tbl>
      <w:tblPr>
        <w:tblStyle w:val="TableGrid"/>
        <w:tblW w:w="0" w:type="auto"/>
        <w:tblLook w:val="04A0" w:firstRow="1" w:lastRow="0" w:firstColumn="1" w:lastColumn="0" w:noHBand="0" w:noVBand="1"/>
      </w:tblPr>
      <w:tblGrid>
        <w:gridCol w:w="4508"/>
        <w:gridCol w:w="4508"/>
      </w:tblGrid>
      <w:tr w:rsidRPr="009573DF" w:rsidR="39B320CC" w:rsidTr="2E334C89" w14:paraId="722E7D58" w14:textId="77777777">
        <w:trPr>
          <w:trHeight w:val="300"/>
        </w:trPr>
        <w:tc>
          <w:tcPr>
            <w:tcW w:w="4508" w:type="dxa"/>
          </w:tcPr>
          <w:p w:rsidRPr="009573DF" w:rsidR="39B320CC" w:rsidRDefault="17DDCD0B" w14:paraId="3ACF0771" w14:textId="384D7BF7">
            <w:pPr>
              <w:rPr>
                <w:lang w:val="en-US"/>
              </w:rPr>
            </w:pPr>
            <w:r w:rsidRPr="009573DF">
              <w:rPr>
                <w:lang w:val="en-US"/>
              </w:rPr>
              <w:t xml:space="preserve">Citation </w:t>
            </w:r>
          </w:p>
        </w:tc>
        <w:tc>
          <w:tcPr>
            <w:tcW w:w="4508" w:type="dxa"/>
          </w:tcPr>
          <w:p w:rsidRPr="009573DF" w:rsidR="39B320CC" w:rsidRDefault="003D7A32" w14:paraId="2B570BBA" w14:textId="74206BCB">
            <w:pPr>
              <w:rPr>
                <w:lang w:val="en-US"/>
              </w:rPr>
            </w:pPr>
            <w:r w:rsidRPr="009573DF">
              <w:rPr>
                <w:color w:val="156082" w:themeColor="accent1"/>
                <w:lang w:val="en-US"/>
              </w:rPr>
              <w:t xml:space="preserve">§7 </w:t>
            </w:r>
            <w:r w:rsidR="00311A06">
              <w:rPr>
                <w:color w:val="156082" w:themeColor="accent1"/>
                <w:lang w:val="en-US"/>
              </w:rPr>
              <w:t xml:space="preserve">of the </w:t>
            </w:r>
            <w:r w:rsidRPr="009573DF">
              <w:rPr>
                <w:color w:val="156082" w:themeColor="accent1"/>
                <w:lang w:val="en-US"/>
              </w:rPr>
              <w:t>UWG</w:t>
            </w:r>
          </w:p>
        </w:tc>
      </w:tr>
    </w:tbl>
    <w:p w:rsidRPr="009573DF" w:rsidR="39B320CC" w:rsidRDefault="39B320CC" w14:paraId="4EF91050" w14:textId="77777777">
      <w:pPr>
        <w:rPr>
          <w:lang w:val="en-US"/>
        </w:rPr>
      </w:pPr>
    </w:p>
    <w:p w:rsidRPr="009573DF" w:rsidR="64F277F0" w:rsidP="64BD6FC4" w:rsidRDefault="0645A7BA" w14:paraId="76FA02A1" w14:textId="33DA6583">
      <w:pPr>
        <w:rPr>
          <w:lang w:val="en-US"/>
        </w:rPr>
      </w:pPr>
      <w:r w:rsidRPr="009573DF">
        <w:rPr>
          <w:lang w:val="en-US"/>
        </w:rPr>
        <w:t xml:space="preserve">4.8.2. </w:t>
      </w:r>
      <w:r w:rsidRPr="009573DF" w:rsidR="64F277F0">
        <w:rPr>
          <w:lang w:val="en-US"/>
        </w:rPr>
        <w:t xml:space="preserve">Are there any general exceptions? </w:t>
      </w:r>
    </w:p>
    <w:p w:rsidRPr="009573DF" w:rsidR="007529D6" w:rsidP="00627881" w:rsidRDefault="00A7685C" w14:paraId="42FF1AD6" w14:textId="7EF8D8AE">
      <w:pPr>
        <w:spacing w:line="240" w:lineRule="auto"/>
        <w:jc w:val="both"/>
        <w:rPr>
          <w:color w:val="156082" w:themeColor="accent1"/>
          <w:sz w:val="22"/>
          <w:szCs w:val="22"/>
          <w:lang w:val="en-US"/>
        </w:rPr>
      </w:pPr>
      <w:r w:rsidRPr="009573DF">
        <w:rPr>
          <w:color w:val="156082" w:themeColor="accent1"/>
          <w:sz w:val="22"/>
          <w:szCs w:val="22"/>
          <w:lang w:val="en-US"/>
        </w:rPr>
        <w:t xml:space="preserve">If </w:t>
      </w:r>
      <w:r w:rsidRPr="009573DF" w:rsidR="00091883">
        <w:rPr>
          <w:color w:val="156082" w:themeColor="accent1"/>
          <w:sz w:val="22"/>
          <w:szCs w:val="22"/>
          <w:lang w:val="en-US"/>
        </w:rPr>
        <w:t>there is a clear expectation of the recipient to be contacted</w:t>
      </w:r>
      <w:r w:rsidRPr="009573DF" w:rsidR="00405571">
        <w:rPr>
          <w:color w:val="156082" w:themeColor="accent1"/>
          <w:sz w:val="22"/>
          <w:szCs w:val="22"/>
          <w:lang w:val="en-US"/>
        </w:rPr>
        <w:t>, for example at a late hour</w:t>
      </w:r>
      <w:r w:rsidRPr="009573DF">
        <w:rPr>
          <w:color w:val="156082" w:themeColor="accent1"/>
          <w:sz w:val="22"/>
          <w:szCs w:val="22"/>
          <w:lang w:val="en-US"/>
        </w:rPr>
        <w:t xml:space="preserve">, the communication might not qualify as </w:t>
      </w:r>
      <w:r w:rsidR="00311A06">
        <w:rPr>
          <w:color w:val="156082" w:themeColor="accent1"/>
          <w:sz w:val="22"/>
          <w:szCs w:val="22"/>
          <w:lang w:val="en-US"/>
        </w:rPr>
        <w:t>'</w:t>
      </w:r>
      <w:r w:rsidRPr="009573DF">
        <w:rPr>
          <w:color w:val="156082" w:themeColor="accent1"/>
          <w:sz w:val="22"/>
          <w:szCs w:val="22"/>
          <w:lang w:val="en-US"/>
        </w:rPr>
        <w:t>unreasonable nuisance,</w:t>
      </w:r>
      <w:r w:rsidR="00311A06">
        <w:rPr>
          <w:color w:val="156082" w:themeColor="accent1"/>
          <w:sz w:val="22"/>
          <w:szCs w:val="22"/>
          <w:lang w:val="en-US"/>
        </w:rPr>
        <w:t>'</w:t>
      </w:r>
      <w:r w:rsidRPr="009573DF">
        <w:rPr>
          <w:color w:val="156082" w:themeColor="accent1"/>
          <w:sz w:val="22"/>
          <w:szCs w:val="22"/>
          <w:lang w:val="en-US"/>
        </w:rPr>
        <w:t xml:space="preserve"> however, this would have to be assessed on a </w:t>
      </w:r>
      <w:r w:rsidRPr="009573DF" w:rsidR="00405571">
        <w:rPr>
          <w:color w:val="156082" w:themeColor="accent1"/>
          <w:sz w:val="22"/>
          <w:szCs w:val="22"/>
          <w:lang w:val="en-US"/>
        </w:rPr>
        <w:t>case</w:t>
      </w:r>
      <w:r w:rsidRPr="009573DF">
        <w:rPr>
          <w:color w:val="156082" w:themeColor="accent1"/>
          <w:sz w:val="22"/>
          <w:szCs w:val="22"/>
          <w:lang w:val="en-US"/>
        </w:rPr>
        <w:t>-by-cas</w:t>
      </w:r>
      <w:r w:rsidRPr="009573DF" w:rsidR="00405571">
        <w:rPr>
          <w:color w:val="156082" w:themeColor="accent1"/>
          <w:sz w:val="22"/>
          <w:szCs w:val="22"/>
          <w:lang w:val="en-US"/>
        </w:rPr>
        <w:t>e</w:t>
      </w:r>
      <w:r w:rsidRPr="009573DF">
        <w:rPr>
          <w:color w:val="156082" w:themeColor="accent1"/>
          <w:sz w:val="22"/>
          <w:szCs w:val="22"/>
          <w:lang w:val="en-US"/>
        </w:rPr>
        <w:t xml:space="preserve"> basis. </w:t>
      </w:r>
    </w:p>
    <w:tbl>
      <w:tblPr>
        <w:tblStyle w:val="TableGrid"/>
        <w:tblW w:w="0" w:type="auto"/>
        <w:tblLook w:val="04A0" w:firstRow="1" w:lastRow="0" w:firstColumn="1" w:lastColumn="0" w:noHBand="0" w:noVBand="1"/>
      </w:tblPr>
      <w:tblGrid>
        <w:gridCol w:w="4508"/>
        <w:gridCol w:w="4508"/>
      </w:tblGrid>
      <w:tr w:rsidRPr="009573DF" w:rsidR="39B320CC" w:rsidTr="64BD6FC4" w14:paraId="6791B191" w14:textId="77777777">
        <w:trPr>
          <w:trHeight w:val="300"/>
        </w:trPr>
        <w:tc>
          <w:tcPr>
            <w:tcW w:w="4508" w:type="dxa"/>
          </w:tcPr>
          <w:p w:rsidRPr="009573DF" w:rsidR="39B320CC" w:rsidRDefault="1189EF5C" w14:paraId="09C8811C" w14:textId="77777777">
            <w:pPr>
              <w:rPr>
                <w:lang w:val="en-US"/>
              </w:rPr>
            </w:pPr>
            <w:r w:rsidRPr="009573DF">
              <w:rPr>
                <w:lang w:val="en-US"/>
              </w:rPr>
              <w:t xml:space="preserve">Citation </w:t>
            </w:r>
          </w:p>
        </w:tc>
        <w:tc>
          <w:tcPr>
            <w:tcW w:w="4508" w:type="dxa"/>
          </w:tcPr>
          <w:p w:rsidRPr="009573DF" w:rsidR="39B320CC" w:rsidRDefault="00C058ED" w14:paraId="64F86A35" w14:textId="2B9D9215">
            <w:pPr>
              <w:rPr>
                <w:lang w:val="en-US"/>
              </w:rPr>
            </w:pPr>
            <w:r w:rsidRPr="009573DF">
              <w:rPr>
                <w:color w:val="156082" w:themeColor="accent1"/>
                <w:lang w:val="en-US"/>
              </w:rPr>
              <w:t>§7</w:t>
            </w:r>
            <w:r w:rsidR="00311A06">
              <w:rPr>
                <w:color w:val="156082" w:themeColor="accent1"/>
                <w:lang w:val="en-US"/>
              </w:rPr>
              <w:t xml:space="preserve"> of the</w:t>
            </w:r>
            <w:r w:rsidRPr="009573DF">
              <w:rPr>
                <w:color w:val="156082" w:themeColor="accent1"/>
                <w:lang w:val="en-US"/>
              </w:rPr>
              <w:t xml:space="preserve"> UWG</w:t>
            </w:r>
          </w:p>
        </w:tc>
      </w:tr>
    </w:tbl>
    <w:p w:rsidRPr="009573DF" w:rsidR="39B320CC" w:rsidP="2E334C89" w:rsidRDefault="39B320CC" w14:paraId="353DB6DB" w14:textId="7A76B5C5">
      <w:pPr>
        <w:rPr>
          <w:lang w:val="en-US"/>
        </w:rPr>
      </w:pPr>
    </w:p>
    <w:p w:rsidRPr="009573DF" w:rsidR="39B320CC" w:rsidP="2E334C89" w:rsidRDefault="00BBE961" w14:paraId="45B463B8" w14:textId="486AC1BC">
      <w:pPr>
        <w:rPr>
          <w:b/>
          <w:bCs/>
          <w:lang w:val="en-US"/>
        </w:rPr>
      </w:pPr>
      <w:r w:rsidRPr="009573DF">
        <w:rPr>
          <w:b/>
          <w:bCs/>
          <w:lang w:val="en-US"/>
        </w:rPr>
        <w:t xml:space="preserve">4.9. </w:t>
      </w:r>
      <w:r w:rsidRPr="009573DF" w:rsidR="64F277F0">
        <w:rPr>
          <w:b/>
          <w:bCs/>
          <w:lang w:val="en-US"/>
        </w:rPr>
        <w:t xml:space="preserve">Human intervention </w:t>
      </w:r>
    </w:p>
    <w:p w:rsidRPr="009573DF" w:rsidR="64F277F0" w:rsidP="64BD6FC4" w:rsidRDefault="54215606" w14:paraId="5E70D83B" w14:textId="654477AE">
      <w:pPr>
        <w:rPr>
          <w:lang w:val="en-US"/>
        </w:rPr>
      </w:pPr>
      <w:r w:rsidRPr="009573DF">
        <w:rPr>
          <w:lang w:val="en-US"/>
        </w:rPr>
        <w:t xml:space="preserve">4.9.1. </w:t>
      </w:r>
      <w:r w:rsidRPr="009573DF" w:rsidR="64F277F0">
        <w:rPr>
          <w:lang w:val="en-US"/>
        </w:rPr>
        <w:t xml:space="preserve">Is there a right to </w:t>
      </w:r>
      <w:r w:rsidRPr="009573DF" w:rsidR="337874F4">
        <w:rPr>
          <w:lang w:val="en-US"/>
        </w:rPr>
        <w:t>communicate</w:t>
      </w:r>
      <w:r w:rsidRPr="009573DF" w:rsidR="64F277F0">
        <w:rPr>
          <w:lang w:val="en-US"/>
        </w:rPr>
        <w:t xml:space="preserve"> to a human </w:t>
      </w:r>
      <w:r w:rsidRPr="009573DF" w:rsidR="17C4D186">
        <w:rPr>
          <w:lang w:val="en-US"/>
        </w:rPr>
        <w:t>when receiving an</w:t>
      </w:r>
      <w:r w:rsidRPr="009573DF" w:rsidR="64F277F0">
        <w:rPr>
          <w:lang w:val="en-US"/>
        </w:rPr>
        <w:t xml:space="preserve"> </w:t>
      </w:r>
      <w:r w:rsidRPr="009573DF" w:rsidR="3CB6EED5">
        <w:rPr>
          <w:lang w:val="en-US"/>
        </w:rPr>
        <w:t xml:space="preserve">automated </w:t>
      </w:r>
      <w:r w:rsidRPr="009573DF" w:rsidR="64F277F0">
        <w:rPr>
          <w:lang w:val="en-US"/>
        </w:rPr>
        <w:t>marketing</w:t>
      </w:r>
      <w:r w:rsidRPr="009573DF" w:rsidR="30EBEC8C">
        <w:rPr>
          <w:lang w:val="en-US"/>
        </w:rPr>
        <w:t xml:space="preserve"> message via call or text</w:t>
      </w:r>
      <w:r w:rsidRPr="009573DF" w:rsidR="64F277F0">
        <w:rPr>
          <w:lang w:val="en-US"/>
        </w:rPr>
        <w:t>?</w:t>
      </w:r>
    </w:p>
    <w:p w:rsidRPr="009573DF" w:rsidR="007529D6" w:rsidP="00191B4C" w:rsidRDefault="007529D6" w14:paraId="466937B8" w14:textId="52107ABE">
      <w:pPr>
        <w:spacing w:line="240" w:lineRule="auto"/>
        <w:jc w:val="both"/>
        <w:rPr>
          <w:color w:val="156082" w:themeColor="accent1"/>
          <w:sz w:val="22"/>
          <w:szCs w:val="22"/>
          <w:lang w:val="en-US"/>
        </w:rPr>
      </w:pPr>
      <w:r w:rsidRPr="009573DF">
        <w:rPr>
          <w:color w:val="156082" w:themeColor="accent1"/>
          <w:sz w:val="22"/>
          <w:szCs w:val="22"/>
          <w:lang w:val="en-US"/>
        </w:rPr>
        <w:t>No, there is no general right to communicate with a human merely because a marketing call or text is automated. A right to human intervention arises under Article</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22 </w:t>
      </w:r>
      <w:r w:rsidR="00311A06">
        <w:rPr>
          <w:color w:val="156082" w:themeColor="accent1"/>
          <w:sz w:val="22"/>
          <w:szCs w:val="22"/>
          <w:lang w:val="en-US"/>
        </w:rPr>
        <w:t xml:space="preserve">of the </w:t>
      </w:r>
      <w:r w:rsidRPr="009573DF">
        <w:rPr>
          <w:color w:val="156082" w:themeColor="accent1"/>
          <w:sz w:val="22"/>
          <w:szCs w:val="22"/>
          <w:lang w:val="en-US"/>
        </w:rPr>
        <w:t xml:space="preserve">GDPR, where an automated system </w:t>
      </w:r>
      <w:proofErr w:type="gramStart"/>
      <w:r w:rsidRPr="009573DF">
        <w:rPr>
          <w:color w:val="156082" w:themeColor="accent1"/>
          <w:sz w:val="22"/>
          <w:szCs w:val="22"/>
          <w:lang w:val="en-US"/>
        </w:rPr>
        <w:t>makes a decision</w:t>
      </w:r>
      <w:proofErr w:type="gramEnd"/>
      <w:r w:rsidRPr="009573DF">
        <w:rPr>
          <w:color w:val="156082" w:themeColor="accent1"/>
          <w:sz w:val="22"/>
          <w:szCs w:val="22"/>
          <w:lang w:val="en-US"/>
        </w:rPr>
        <w:t xml:space="preserve"> with legal or similarly significant effects, which typical marketing messages do not. Nevertheless, recipients must always be given clear identification of the sender </w:t>
      </w:r>
      <w:r w:rsidRPr="009573DF" w:rsidR="00F96C10">
        <w:rPr>
          <w:color w:val="156082" w:themeColor="accent1"/>
          <w:sz w:val="22"/>
          <w:szCs w:val="22"/>
          <w:lang w:val="en-US"/>
        </w:rPr>
        <w:t>(e.g.</w:t>
      </w:r>
      <w:r w:rsidR="00311A06">
        <w:rPr>
          <w:color w:val="156082" w:themeColor="accent1"/>
          <w:sz w:val="22"/>
          <w:szCs w:val="22"/>
          <w:lang w:val="en-US"/>
        </w:rPr>
        <w:t>,</w:t>
      </w:r>
      <w:r w:rsidRPr="009573DF" w:rsidR="00F96C10">
        <w:rPr>
          <w:color w:val="156082" w:themeColor="accent1"/>
          <w:sz w:val="22"/>
          <w:szCs w:val="22"/>
          <w:lang w:val="en-US"/>
        </w:rPr>
        <w:t xml:space="preserve"> the company/legal entity) </w:t>
      </w:r>
      <w:r w:rsidRPr="009573DF">
        <w:rPr>
          <w:color w:val="156082" w:themeColor="accent1"/>
          <w:sz w:val="22"/>
          <w:szCs w:val="22"/>
          <w:lang w:val="en-US"/>
        </w:rPr>
        <w:t>and an effective way to object to or stop further marketing communications.</w:t>
      </w:r>
    </w:p>
    <w:tbl>
      <w:tblPr>
        <w:tblStyle w:val="TableGrid"/>
        <w:tblW w:w="0" w:type="auto"/>
        <w:tblLook w:val="04A0" w:firstRow="1" w:lastRow="0" w:firstColumn="1" w:lastColumn="0" w:noHBand="0" w:noVBand="1"/>
      </w:tblPr>
      <w:tblGrid>
        <w:gridCol w:w="4508"/>
        <w:gridCol w:w="4508"/>
      </w:tblGrid>
      <w:tr w:rsidRPr="009573DF" w:rsidR="39B320CC" w:rsidTr="64BD6FC4" w14:paraId="24DC74C0" w14:textId="77777777">
        <w:trPr>
          <w:trHeight w:val="300"/>
        </w:trPr>
        <w:tc>
          <w:tcPr>
            <w:tcW w:w="4508" w:type="dxa"/>
          </w:tcPr>
          <w:p w:rsidRPr="009573DF" w:rsidR="39B320CC" w:rsidRDefault="1189EF5C" w14:paraId="70A1B295" w14:textId="77777777">
            <w:pPr>
              <w:rPr>
                <w:lang w:val="en-US"/>
              </w:rPr>
            </w:pPr>
            <w:r w:rsidRPr="009573DF">
              <w:rPr>
                <w:lang w:val="en-US"/>
              </w:rPr>
              <w:t xml:space="preserve">Citation </w:t>
            </w:r>
          </w:p>
        </w:tc>
        <w:tc>
          <w:tcPr>
            <w:tcW w:w="4508" w:type="dxa"/>
          </w:tcPr>
          <w:p w:rsidRPr="009573DF" w:rsidR="39B320CC" w:rsidRDefault="003D7A32" w14:paraId="521AD9F9" w14:textId="56FA07AB">
            <w:pPr>
              <w:rPr>
                <w:lang w:val="en-US"/>
              </w:rPr>
            </w:pPr>
            <w:r w:rsidRPr="009573DF">
              <w:rPr>
                <w:color w:val="156082" w:themeColor="accent1"/>
                <w:lang w:val="en-US"/>
              </w:rPr>
              <w:t>Art</w:t>
            </w:r>
            <w:r w:rsidR="00311A06">
              <w:rPr>
                <w:color w:val="156082" w:themeColor="accent1"/>
                <w:lang w:val="en-US"/>
              </w:rPr>
              <w:t>icle</w:t>
            </w:r>
            <w:r w:rsidRPr="009573DF">
              <w:rPr>
                <w:color w:val="156082" w:themeColor="accent1"/>
                <w:lang w:val="en-US"/>
              </w:rPr>
              <w:t xml:space="preserve"> </w:t>
            </w:r>
            <w:r w:rsidRPr="009573DF" w:rsidR="00235AE5">
              <w:rPr>
                <w:color w:val="156082" w:themeColor="accent1"/>
                <w:lang w:val="en-US"/>
              </w:rPr>
              <w:t xml:space="preserve">22 </w:t>
            </w:r>
            <w:r w:rsidR="00311A06">
              <w:rPr>
                <w:color w:val="156082" w:themeColor="accent1"/>
                <w:lang w:val="en-US"/>
              </w:rPr>
              <w:t xml:space="preserve">of the </w:t>
            </w:r>
            <w:r w:rsidRPr="009573DF" w:rsidR="00235AE5">
              <w:rPr>
                <w:color w:val="156082" w:themeColor="accent1"/>
                <w:lang w:val="en-US"/>
              </w:rPr>
              <w:t>GDPR</w:t>
            </w:r>
          </w:p>
        </w:tc>
      </w:tr>
    </w:tbl>
    <w:p w:rsidRPr="009573DF" w:rsidR="39B320CC" w:rsidRDefault="39B320CC" w14:paraId="6418F4E8" w14:textId="77777777">
      <w:pPr>
        <w:rPr>
          <w:lang w:val="en-US"/>
        </w:rPr>
      </w:pPr>
    </w:p>
    <w:p w:rsidRPr="009573DF" w:rsidR="64F277F0" w:rsidP="64BD6FC4" w:rsidRDefault="5AC73C84" w14:paraId="406F39D4" w14:textId="7DB4E340">
      <w:pPr>
        <w:rPr>
          <w:lang w:val="en-US"/>
        </w:rPr>
      </w:pPr>
      <w:r w:rsidRPr="009573DF">
        <w:rPr>
          <w:lang w:val="en-US"/>
        </w:rPr>
        <w:t xml:space="preserve">4.9.2. </w:t>
      </w:r>
      <w:r w:rsidRPr="009573DF" w:rsidR="64F277F0">
        <w:rPr>
          <w:lang w:val="en-US"/>
        </w:rPr>
        <w:t>Are there any general exceptions?</w:t>
      </w:r>
    </w:p>
    <w:p w:rsidRPr="009573DF" w:rsidR="00235AE5" w:rsidP="64BD6FC4" w:rsidRDefault="00235AE5" w14:paraId="55F22877" w14:textId="0704EF4F">
      <w:pPr>
        <w:rPr>
          <w:color w:val="156082" w:themeColor="accent1"/>
          <w:sz w:val="22"/>
          <w:szCs w:val="22"/>
          <w:lang w:val="en-US"/>
        </w:rPr>
      </w:pPr>
      <w:r w:rsidRPr="009573DF">
        <w:rPr>
          <w:color w:val="156082" w:themeColor="accent1"/>
          <w:sz w:val="22"/>
          <w:szCs w:val="22"/>
          <w:lang w:val="en-US"/>
        </w:rPr>
        <w:t>No.</w:t>
      </w:r>
    </w:p>
    <w:tbl>
      <w:tblPr>
        <w:tblStyle w:val="TableGrid"/>
        <w:tblW w:w="0" w:type="auto"/>
        <w:tblLook w:val="04A0" w:firstRow="1" w:lastRow="0" w:firstColumn="1" w:lastColumn="0" w:noHBand="0" w:noVBand="1"/>
      </w:tblPr>
      <w:tblGrid>
        <w:gridCol w:w="4508"/>
        <w:gridCol w:w="4508"/>
      </w:tblGrid>
      <w:tr w:rsidRPr="009573DF" w:rsidR="39B320CC" w:rsidTr="64BD6FC4" w14:paraId="24982F80" w14:textId="77777777">
        <w:trPr>
          <w:trHeight w:val="300"/>
        </w:trPr>
        <w:tc>
          <w:tcPr>
            <w:tcW w:w="4508" w:type="dxa"/>
          </w:tcPr>
          <w:p w:rsidRPr="009573DF" w:rsidR="39B320CC" w:rsidRDefault="1189EF5C" w14:paraId="2D3D971E" w14:textId="77777777">
            <w:pPr>
              <w:rPr>
                <w:lang w:val="en-US"/>
              </w:rPr>
            </w:pPr>
            <w:r w:rsidRPr="009573DF">
              <w:rPr>
                <w:lang w:val="en-US"/>
              </w:rPr>
              <w:t xml:space="preserve">Citation </w:t>
            </w:r>
          </w:p>
        </w:tc>
        <w:tc>
          <w:tcPr>
            <w:tcW w:w="4508" w:type="dxa"/>
          </w:tcPr>
          <w:p w:rsidRPr="009573DF" w:rsidR="39B320CC" w:rsidRDefault="003D7A32" w14:paraId="2A57705D" w14:textId="562EFEC4">
            <w:pPr>
              <w:rPr>
                <w:lang w:val="en-US"/>
              </w:rPr>
            </w:pPr>
            <w:r w:rsidRPr="009573DF">
              <w:rPr>
                <w:color w:val="156082" w:themeColor="accent1"/>
                <w:lang w:val="en-US"/>
              </w:rPr>
              <w:t>Not applicable.</w:t>
            </w:r>
          </w:p>
        </w:tc>
      </w:tr>
    </w:tbl>
    <w:p w:rsidRPr="009573DF" w:rsidR="39B320CC" w:rsidP="2E334C89" w:rsidRDefault="39B320CC" w14:paraId="454A834C" w14:textId="09C5AE23">
      <w:pPr>
        <w:rPr>
          <w:lang w:val="en-US"/>
        </w:rPr>
      </w:pPr>
    </w:p>
    <w:p w:rsidRPr="009573DF" w:rsidR="00E91145" w:rsidP="00E91145" w:rsidRDefault="00E91145" w14:paraId="40495EB5" w14:textId="77777777">
      <w:pPr>
        <w:rPr>
          <w:b/>
          <w:bCs/>
          <w:lang w:val="en-US"/>
        </w:rPr>
      </w:pPr>
      <w:r w:rsidRPr="009573DF">
        <w:rPr>
          <w:b/>
          <w:bCs/>
          <w:lang w:val="en-US"/>
        </w:rPr>
        <w:t xml:space="preserve">5. B2B </w:t>
      </w:r>
    </w:p>
    <w:p w:rsidRPr="009573DF" w:rsidR="00295FE0" w:rsidP="006E5275" w:rsidRDefault="00E91145" w14:paraId="645333AF" w14:textId="77777777">
      <w:pPr>
        <w:rPr>
          <w:b/>
          <w:bCs/>
          <w:lang w:val="en-US"/>
        </w:rPr>
      </w:pPr>
      <w:r w:rsidRPr="009573DF">
        <w:rPr>
          <w:b/>
          <w:bCs/>
          <w:lang w:val="en-US"/>
        </w:rPr>
        <w:t>5.1. Lawful processing</w:t>
      </w:r>
    </w:p>
    <w:p w:rsidRPr="009573DF" w:rsidR="006E5275" w:rsidP="006E5275" w:rsidRDefault="00295FE0" w14:paraId="1CE658A3" w14:textId="38904051">
      <w:pPr>
        <w:rPr>
          <w:i/>
          <w:iCs/>
          <w:lang w:val="en-US"/>
        </w:rPr>
      </w:pPr>
      <w:r w:rsidRPr="009573DF">
        <w:rPr>
          <w:b/>
          <w:bCs/>
          <w:lang w:val="en-US"/>
        </w:rPr>
        <w:t xml:space="preserve">5.1.1. </w:t>
      </w:r>
      <w:r w:rsidRPr="009573DF" w:rsidR="09EA8F64">
        <w:rPr>
          <w:lang w:val="en-US"/>
        </w:rPr>
        <w:t>Do</w:t>
      </w:r>
      <w:r w:rsidRPr="009573DF" w:rsidR="3DCD2B31">
        <w:rPr>
          <w:lang w:val="en-US"/>
        </w:rPr>
        <w:t>es</w:t>
      </w:r>
      <w:r w:rsidRPr="009573DF" w:rsidR="55328337">
        <w:rPr>
          <w:lang w:val="en-US"/>
        </w:rPr>
        <w:t xml:space="preserve"> the applicable law</w:t>
      </w:r>
      <w:r w:rsidRPr="009573DF" w:rsidR="77F7B3B4">
        <w:rPr>
          <w:lang w:val="en-US"/>
        </w:rPr>
        <w:t xml:space="preserve"> </w:t>
      </w:r>
      <w:r w:rsidRPr="009573DF" w:rsidR="5AA9A5A5">
        <w:rPr>
          <w:lang w:val="en-US"/>
        </w:rPr>
        <w:t>make a distinction</w:t>
      </w:r>
      <w:r w:rsidRPr="009573DF" w:rsidR="77F7B3B4">
        <w:rPr>
          <w:lang w:val="en-US"/>
        </w:rPr>
        <w:t xml:space="preserve"> between B2C marketing and B2B marketing</w:t>
      </w:r>
      <w:r w:rsidRPr="009573DF" w:rsidR="006E5275">
        <w:rPr>
          <w:lang w:val="en-US"/>
        </w:rPr>
        <w:t>?</w:t>
      </w:r>
      <w:r w:rsidRPr="009573DF" w:rsidR="6933A7FE">
        <w:rPr>
          <w:lang w:val="en-US"/>
        </w:rPr>
        <w:t xml:space="preserve"> </w:t>
      </w:r>
      <w:r w:rsidRPr="009573DF" w:rsidR="006E5275">
        <w:rPr>
          <w:i/>
          <w:iCs/>
          <w:lang w:val="en-US"/>
        </w:rPr>
        <w:t>(</w:t>
      </w:r>
      <w:r w:rsidRPr="009573DF" w:rsidR="00002DCA">
        <w:rPr>
          <w:i/>
          <w:iCs/>
          <w:lang w:val="en-US"/>
        </w:rPr>
        <w:t xml:space="preserve">Please include whether </w:t>
      </w:r>
      <w:r w:rsidRPr="009573DF" w:rsidR="00023460">
        <w:rPr>
          <w:i/>
          <w:iCs/>
          <w:lang w:val="en-US"/>
        </w:rPr>
        <w:t xml:space="preserve">B2B marketing is limited to generic company email/number or employee specific </w:t>
      </w:r>
      <w:r w:rsidRPr="009573DF" w:rsidR="00A85C7E">
        <w:rPr>
          <w:i/>
          <w:iCs/>
          <w:lang w:val="en-US"/>
        </w:rPr>
        <w:t>emails/numbers)</w:t>
      </w:r>
    </w:p>
    <w:p w:rsidR="00A00EB7" w:rsidP="00C9587F" w:rsidRDefault="00963921" w14:paraId="3857723F" w14:textId="4B11A6B7">
      <w:pPr>
        <w:spacing w:after="0" w:line="240" w:lineRule="auto"/>
        <w:jc w:val="both"/>
        <w:rPr>
          <w:color w:val="156082" w:themeColor="accent1"/>
          <w:sz w:val="22"/>
          <w:szCs w:val="22"/>
          <w:lang w:val="en-US"/>
        </w:rPr>
      </w:pPr>
      <w:r w:rsidRPr="009573DF">
        <w:rPr>
          <w:color w:val="156082" w:themeColor="accent1"/>
          <w:sz w:val="22"/>
          <w:szCs w:val="22"/>
          <w:lang w:val="en-US"/>
        </w:rPr>
        <w:t>E</w:t>
      </w:r>
      <w:r w:rsidRPr="009573DF" w:rsidR="00405571">
        <w:rPr>
          <w:color w:val="156082" w:themeColor="accent1"/>
          <w:sz w:val="22"/>
          <w:szCs w:val="22"/>
          <w:lang w:val="en-US"/>
        </w:rPr>
        <w:t xml:space="preserve">mail </w:t>
      </w:r>
      <w:r w:rsidRPr="009573DF">
        <w:rPr>
          <w:color w:val="156082" w:themeColor="accent1"/>
          <w:sz w:val="22"/>
          <w:szCs w:val="22"/>
          <w:lang w:val="en-US"/>
        </w:rPr>
        <w:t xml:space="preserve">marketing and SMS/ MMS marketing: The UWG does not differentiate email marketing requirements based on B2B or B2C level. That said, the same requirements as outlined in the context of B2C marketing apply. </w:t>
      </w:r>
    </w:p>
    <w:p w:rsidR="00A00EB7" w:rsidP="00C9587F" w:rsidRDefault="00A00EB7" w14:paraId="72431E3B" w14:textId="77777777">
      <w:pPr>
        <w:spacing w:after="0" w:line="240" w:lineRule="auto"/>
        <w:jc w:val="both"/>
        <w:rPr>
          <w:color w:val="156082" w:themeColor="accent1"/>
          <w:sz w:val="22"/>
          <w:szCs w:val="22"/>
          <w:lang w:val="en-US"/>
        </w:rPr>
      </w:pPr>
    </w:p>
    <w:p w:rsidRPr="009573DF" w:rsidR="00963921" w:rsidP="00C9587F" w:rsidRDefault="00963921" w14:paraId="1726B279" w14:textId="4DA5F209">
      <w:pPr>
        <w:spacing w:after="0" w:line="240" w:lineRule="auto"/>
        <w:jc w:val="both"/>
        <w:rPr>
          <w:b/>
          <w:bCs/>
          <w:lang w:val="en-US"/>
        </w:rPr>
      </w:pPr>
      <w:r w:rsidRPr="009573DF">
        <w:rPr>
          <w:color w:val="156082" w:themeColor="accent1"/>
          <w:sz w:val="22"/>
          <w:szCs w:val="22"/>
          <w:lang w:val="en-US"/>
        </w:rPr>
        <w:t xml:space="preserve">For telephone </w:t>
      </w:r>
      <w:proofErr w:type="gramStart"/>
      <w:r w:rsidRPr="009573DF">
        <w:rPr>
          <w:color w:val="156082" w:themeColor="accent1"/>
          <w:sz w:val="22"/>
          <w:szCs w:val="22"/>
          <w:lang w:val="en-US"/>
        </w:rPr>
        <w:t>marketing,  calls</w:t>
      </w:r>
      <w:proofErr w:type="gramEnd"/>
      <w:r w:rsidRPr="009573DF">
        <w:rPr>
          <w:color w:val="156082" w:themeColor="accent1"/>
          <w:sz w:val="22"/>
          <w:szCs w:val="22"/>
          <w:lang w:val="en-US"/>
        </w:rPr>
        <w:t xml:space="preserve"> to businesses may rely on presumed consent, whereas consumer calls require prior express consent.</w:t>
      </w:r>
    </w:p>
    <w:tbl>
      <w:tblPr>
        <w:tblStyle w:val="TableGrid"/>
        <w:tblW w:w="0" w:type="auto"/>
        <w:tblLook w:val="04A0" w:firstRow="1" w:lastRow="0" w:firstColumn="1" w:lastColumn="0" w:noHBand="0" w:noVBand="1"/>
      </w:tblPr>
      <w:tblGrid>
        <w:gridCol w:w="4508"/>
        <w:gridCol w:w="4508"/>
      </w:tblGrid>
      <w:tr w:rsidRPr="009573DF" w:rsidR="00A85C7E" w:rsidTr="00145EFF" w14:paraId="137AC83E" w14:textId="77777777">
        <w:tc>
          <w:tcPr>
            <w:tcW w:w="4508" w:type="dxa"/>
          </w:tcPr>
          <w:p w:rsidRPr="009573DF" w:rsidR="00A85C7E" w:rsidP="00145EFF" w:rsidRDefault="00A85C7E" w14:paraId="45035FD1" w14:textId="77777777">
            <w:pPr>
              <w:rPr>
                <w:lang w:val="en-US"/>
              </w:rPr>
            </w:pPr>
            <w:r w:rsidRPr="009573DF">
              <w:rPr>
                <w:lang w:val="en-US"/>
              </w:rPr>
              <w:t xml:space="preserve">Citation </w:t>
            </w:r>
          </w:p>
        </w:tc>
        <w:tc>
          <w:tcPr>
            <w:tcW w:w="4508" w:type="dxa"/>
          </w:tcPr>
          <w:p w:rsidRPr="009573DF" w:rsidR="00A85C7E" w:rsidP="00145EFF" w:rsidRDefault="00CB7F45" w14:paraId="2D7F9B6F" w14:textId="7F35A613">
            <w:pPr>
              <w:rPr>
                <w:lang w:val="en-US"/>
              </w:rPr>
            </w:pPr>
            <w:r w:rsidRPr="009573DF">
              <w:rPr>
                <w:color w:val="156082" w:themeColor="accent1"/>
                <w:lang w:val="en-US"/>
              </w:rPr>
              <w:t>§7</w:t>
            </w:r>
            <w:r w:rsidR="00376B30">
              <w:rPr>
                <w:color w:val="156082" w:themeColor="accent1"/>
                <w:lang w:val="en-US"/>
              </w:rPr>
              <w:t xml:space="preserve"> of the</w:t>
            </w:r>
            <w:r w:rsidRPr="009573DF">
              <w:rPr>
                <w:color w:val="156082" w:themeColor="accent1"/>
                <w:lang w:val="en-US"/>
              </w:rPr>
              <w:t xml:space="preserve"> UWG</w:t>
            </w:r>
          </w:p>
        </w:tc>
      </w:tr>
    </w:tbl>
    <w:p w:rsidRPr="009573DF" w:rsidR="00A85C7E" w:rsidP="006E5275" w:rsidRDefault="00A85C7E" w14:paraId="19DAB0BF" w14:textId="77777777">
      <w:pPr>
        <w:rPr>
          <w:lang w:val="en-US"/>
        </w:rPr>
      </w:pPr>
    </w:p>
    <w:p w:rsidRPr="009573DF" w:rsidR="00505DC8" w:rsidP="006E5275" w:rsidRDefault="006E5275" w14:paraId="3B152B5A" w14:textId="0C87F660">
      <w:pPr>
        <w:rPr>
          <w:lang w:val="en-US"/>
        </w:rPr>
      </w:pPr>
      <w:r w:rsidRPr="009573DF">
        <w:rPr>
          <w:b/>
          <w:bCs/>
          <w:lang w:val="en-US"/>
        </w:rPr>
        <w:t>5.1.2.</w:t>
      </w:r>
      <w:r w:rsidRPr="009573DF">
        <w:rPr>
          <w:lang w:val="en-US"/>
        </w:rPr>
        <w:t xml:space="preserve"> </w:t>
      </w:r>
      <w:r w:rsidRPr="009573DF" w:rsidR="321F39CA">
        <w:rPr>
          <w:lang w:val="en-US"/>
        </w:rPr>
        <w:t xml:space="preserve">What </w:t>
      </w:r>
      <w:proofErr w:type="gramStart"/>
      <w:r w:rsidRPr="009573DF" w:rsidR="321F39CA">
        <w:rPr>
          <w:lang w:val="en-US"/>
        </w:rPr>
        <w:t>are</w:t>
      </w:r>
      <w:proofErr w:type="gramEnd"/>
      <w:r w:rsidRPr="009573DF" w:rsidR="321F39CA">
        <w:rPr>
          <w:lang w:val="en-US"/>
        </w:rPr>
        <w:t xml:space="preserve"> the available legal basis</w:t>
      </w:r>
      <w:r w:rsidRPr="009573DF" w:rsidR="00E91145">
        <w:rPr>
          <w:lang w:val="en-US"/>
        </w:rPr>
        <w:t xml:space="preserve"> for B2B </w:t>
      </w:r>
      <w:proofErr w:type="spellStart"/>
      <w:r w:rsidRPr="009573DF" w:rsidR="00505DC8">
        <w:rPr>
          <w:lang w:val="en-US"/>
        </w:rPr>
        <w:t>e</w:t>
      </w:r>
      <w:r w:rsidRPr="009573DF" w:rsidR="00E91145">
        <w:rPr>
          <w:lang w:val="en-US"/>
        </w:rPr>
        <w:t>marketing</w:t>
      </w:r>
      <w:proofErr w:type="spellEnd"/>
      <w:r w:rsidRPr="009573DF" w:rsidR="00E91145">
        <w:rPr>
          <w:lang w:val="en-US"/>
        </w:rPr>
        <w:t>?</w:t>
      </w:r>
    </w:p>
    <w:p w:rsidRPr="009573DF" w:rsidR="00CB7F45" w:rsidP="006E5275" w:rsidRDefault="00CB7F45" w14:paraId="1A8BFF74" w14:textId="483120CF">
      <w:pPr>
        <w:rPr>
          <w:color w:val="156082" w:themeColor="accent1"/>
          <w:sz w:val="22"/>
          <w:szCs w:val="22"/>
          <w:lang w:val="en-US"/>
        </w:rPr>
      </w:pPr>
      <w:r w:rsidRPr="009573DF">
        <w:rPr>
          <w:color w:val="156082" w:themeColor="accent1"/>
          <w:sz w:val="22"/>
          <w:szCs w:val="22"/>
          <w:lang w:val="en-US"/>
        </w:rPr>
        <w:t xml:space="preserve">Please see </w:t>
      </w:r>
      <w:r w:rsidR="00601C36">
        <w:rPr>
          <w:color w:val="156082" w:themeColor="accent1"/>
          <w:sz w:val="22"/>
          <w:szCs w:val="22"/>
          <w:lang w:val="en-US"/>
        </w:rPr>
        <w:t>section</w:t>
      </w:r>
      <w:r w:rsidRPr="009573DF">
        <w:rPr>
          <w:color w:val="156082" w:themeColor="accent1"/>
          <w:sz w:val="22"/>
          <w:szCs w:val="22"/>
          <w:lang w:val="en-US"/>
        </w:rPr>
        <w:t xml:space="preserve"> 4.1.</w:t>
      </w:r>
      <w:r w:rsidRPr="009573DF" w:rsidR="003D7A32">
        <w:rPr>
          <w:color w:val="156082" w:themeColor="accent1"/>
          <w:sz w:val="22"/>
          <w:szCs w:val="22"/>
          <w:lang w:val="en-US"/>
        </w:rPr>
        <w:t>1</w:t>
      </w:r>
      <w:r w:rsidRPr="009573DF">
        <w:rPr>
          <w:color w:val="156082" w:themeColor="accent1"/>
          <w:sz w:val="22"/>
          <w:szCs w:val="22"/>
          <w:lang w:val="en-US"/>
        </w:rPr>
        <w:t>.</w:t>
      </w:r>
      <w:r w:rsidR="00A00EB7">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7C5B0A" w:rsidTr="00145EFF" w14:paraId="64A9742E" w14:textId="77777777">
        <w:tc>
          <w:tcPr>
            <w:tcW w:w="4508" w:type="dxa"/>
          </w:tcPr>
          <w:p w:rsidRPr="009573DF" w:rsidR="007C5B0A" w:rsidP="00145EFF" w:rsidRDefault="007C5B0A" w14:paraId="7765A63E" w14:textId="77777777">
            <w:pPr>
              <w:rPr>
                <w:lang w:val="en-US"/>
              </w:rPr>
            </w:pPr>
            <w:r w:rsidRPr="009573DF">
              <w:rPr>
                <w:lang w:val="en-US"/>
              </w:rPr>
              <w:t xml:space="preserve">Citation </w:t>
            </w:r>
          </w:p>
        </w:tc>
        <w:tc>
          <w:tcPr>
            <w:tcW w:w="4508" w:type="dxa"/>
          </w:tcPr>
          <w:p w:rsidR="00A00EB7" w:rsidP="00A00EB7" w:rsidRDefault="00A00EB7" w14:paraId="0C6A8EC0" w14:textId="22D702C0">
            <w:pPr>
              <w:rPr>
                <w:color w:val="156082" w:themeColor="accent1"/>
                <w:lang w:val="en-US"/>
              </w:rPr>
            </w:pPr>
            <w:r w:rsidRPr="009573DF">
              <w:rPr>
                <w:color w:val="156082" w:themeColor="accent1"/>
                <w:lang w:val="en-US"/>
              </w:rPr>
              <w:t xml:space="preserve">§7(2) no. </w:t>
            </w:r>
            <w:r>
              <w:rPr>
                <w:color w:val="156082" w:themeColor="accent1"/>
                <w:lang w:val="en-US"/>
              </w:rPr>
              <w:t xml:space="preserve">1 and </w:t>
            </w:r>
            <w:r w:rsidRPr="009573DF">
              <w:rPr>
                <w:color w:val="156082" w:themeColor="accent1"/>
                <w:lang w:val="en-US"/>
              </w:rPr>
              <w:t xml:space="preserve">7(2) no. 2 </w:t>
            </w:r>
            <w:r>
              <w:rPr>
                <w:color w:val="156082" w:themeColor="accent1"/>
                <w:lang w:val="en-US"/>
              </w:rPr>
              <w:t xml:space="preserve">and of the </w:t>
            </w:r>
            <w:r w:rsidRPr="009573DF">
              <w:rPr>
                <w:color w:val="156082" w:themeColor="accent1"/>
                <w:lang w:val="en-US"/>
              </w:rPr>
              <w:t>UWG</w:t>
            </w:r>
          </w:p>
          <w:p w:rsidR="00A00EB7" w:rsidP="00A00EB7" w:rsidRDefault="00A00EB7" w14:paraId="6EF3051C" w14:textId="77777777">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A00EB7" w:rsidP="00A00EB7" w:rsidRDefault="00A00EB7" w14:paraId="7C17E733" w14:textId="77777777">
            <w:pPr>
              <w:rPr>
                <w:color w:val="156082" w:themeColor="accent1"/>
                <w:lang w:val="en-US"/>
              </w:rPr>
            </w:pPr>
            <w:r w:rsidRPr="009573DF">
              <w:rPr>
                <w:rFonts w:eastAsia="Times New Roman" w:cs="Times New Roman"/>
                <w:color w:val="156082" w:themeColor="accent1"/>
                <w:lang w:val="en-US" w:eastAsia="en-GB"/>
              </w:rPr>
              <w:t>Articles 6(1)(a) and 7 of the GDPR</w:t>
            </w:r>
          </w:p>
          <w:p w:rsidR="00A00EB7" w:rsidP="00A00EB7" w:rsidRDefault="00A00EB7" w14:paraId="3C0D7C40"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A00EB7" w:rsidP="00A00EB7" w:rsidRDefault="00A00EB7" w14:paraId="6C646C4D"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A00EB7" w:rsidP="00A00EB7" w:rsidRDefault="00A00EB7" w14:paraId="639BC9F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A00EB7" w:rsidP="00A00EB7" w:rsidRDefault="00A00EB7" w14:paraId="6AA1176C"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A00EB7" w:rsidP="00A00EB7" w:rsidRDefault="00A00EB7" w14:paraId="410C77A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A00EB7" w:rsidP="00A00EB7" w:rsidRDefault="00A00EB7" w14:paraId="16563CD3"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7C5B0A" w:rsidP="00A00EB7" w:rsidRDefault="00A00EB7" w14:paraId="11A7926F" w14:textId="1FC4936C">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13497B" w:rsidP="00E91145" w:rsidRDefault="0013497B" w14:paraId="0DB61B25" w14:textId="77777777">
      <w:pPr>
        <w:rPr>
          <w:b/>
          <w:bCs/>
          <w:lang w:val="en-US"/>
        </w:rPr>
      </w:pPr>
    </w:p>
    <w:p w:rsidRPr="009573DF" w:rsidR="00E91145" w:rsidP="39B320CC" w:rsidRDefault="00295FE0" w14:paraId="78286054" w14:textId="5777D76C">
      <w:pPr>
        <w:rPr>
          <w:lang w:val="en-US"/>
        </w:rPr>
      </w:pPr>
      <w:r w:rsidRPr="009573DF">
        <w:rPr>
          <w:b/>
          <w:bCs/>
          <w:lang w:val="en-US"/>
        </w:rPr>
        <w:t xml:space="preserve">5.1.3. </w:t>
      </w:r>
      <w:r w:rsidRPr="009573DF" w:rsidR="5DEF1D64">
        <w:rPr>
          <w:lang w:val="en-US"/>
        </w:rPr>
        <w:t xml:space="preserve"> </w:t>
      </w:r>
      <w:r w:rsidRPr="009573DF" w:rsidR="00C572DA">
        <w:rPr>
          <w:lang w:val="en-US"/>
        </w:rPr>
        <w:t>W</w:t>
      </w:r>
      <w:r w:rsidRPr="009573DF" w:rsidR="5DEF1D64">
        <w:rPr>
          <w:lang w:val="en-US"/>
        </w:rPr>
        <w:t xml:space="preserve">hat </w:t>
      </w:r>
      <w:proofErr w:type="gramStart"/>
      <w:r w:rsidRPr="009573DF" w:rsidR="5DEF1D64">
        <w:rPr>
          <w:lang w:val="en-US"/>
        </w:rPr>
        <w:t>are</w:t>
      </w:r>
      <w:proofErr w:type="gramEnd"/>
      <w:r w:rsidRPr="009573DF" w:rsidR="5DEF1D64">
        <w:rPr>
          <w:lang w:val="en-US"/>
        </w:rPr>
        <w:t xml:space="preserve"> the available legal basis</w:t>
      </w:r>
      <w:r w:rsidRPr="009573DF">
        <w:rPr>
          <w:lang w:val="en-US"/>
        </w:rPr>
        <w:t xml:space="preserve"> for B2B telemarketing? </w:t>
      </w:r>
    </w:p>
    <w:p w:rsidRPr="009573DF" w:rsidR="00CE2151" w:rsidP="00191B4C" w:rsidRDefault="00CE2151" w14:paraId="6C68F9A5" w14:textId="05766B33">
      <w:pPr>
        <w:spacing w:line="240" w:lineRule="auto"/>
        <w:jc w:val="both"/>
        <w:rPr>
          <w:color w:val="156082" w:themeColor="accent1"/>
          <w:sz w:val="22"/>
          <w:szCs w:val="22"/>
          <w:lang w:val="en-US"/>
        </w:rPr>
      </w:pPr>
      <w:r w:rsidRPr="009573DF">
        <w:rPr>
          <w:color w:val="156082" w:themeColor="accent1"/>
          <w:sz w:val="22"/>
          <w:szCs w:val="22"/>
          <w:lang w:val="en-US"/>
        </w:rPr>
        <w:t xml:space="preserve">The general rule for telemarketing in </w:t>
      </w:r>
      <w:r w:rsidR="00A840A9">
        <w:rPr>
          <w:color w:val="156082" w:themeColor="accent1"/>
          <w:sz w:val="22"/>
          <w:szCs w:val="22"/>
          <w:lang w:val="en-US"/>
        </w:rPr>
        <w:t>a</w:t>
      </w:r>
      <w:r w:rsidRPr="009573DF" w:rsidR="00A840A9">
        <w:rPr>
          <w:color w:val="156082" w:themeColor="accent1"/>
          <w:sz w:val="22"/>
          <w:szCs w:val="22"/>
          <w:lang w:val="en-US"/>
        </w:rPr>
        <w:t xml:space="preserve"> </w:t>
      </w:r>
      <w:r w:rsidRPr="009573DF">
        <w:rPr>
          <w:color w:val="156082" w:themeColor="accent1"/>
          <w:sz w:val="22"/>
          <w:szCs w:val="22"/>
          <w:lang w:val="en-US"/>
        </w:rPr>
        <w:t xml:space="preserve">B2B relationship is also that prior informed consent is required. However, in very limited cases, telemarketing in a B2B context may be permitted if consent regarding the type of advertising, i.e., by means of a telephone call, can be presumed. The decisive factor for such presumed consent is whether one could assume, after a reasonable assessment of the circumstances, that the person to be called was expecting such a call or would in any case be open-minded towards it. German courts are quite reluctant in accepting presumed consent as a justification and given the authorities' activities in terms of cold calling (see section </w:t>
      </w:r>
      <w:r w:rsidR="00A840A9">
        <w:rPr>
          <w:color w:val="156082" w:themeColor="accent1"/>
          <w:sz w:val="22"/>
          <w:szCs w:val="22"/>
          <w:lang w:val="en-US"/>
        </w:rPr>
        <w:t>7</w:t>
      </w:r>
      <w:r w:rsidRPr="009573DF">
        <w:rPr>
          <w:color w:val="156082" w:themeColor="accent1"/>
          <w:sz w:val="22"/>
          <w:szCs w:val="22"/>
          <w:lang w:val="en-US"/>
        </w:rPr>
        <w:t xml:space="preserve"> below) it is preferable to obtain consent for telemarketing activities. The Higher Administrative Court of Saarland recently confirmed </w:t>
      </w:r>
      <w:r w:rsidRPr="009573DF" w:rsidR="00A840A9">
        <w:rPr>
          <w:color w:val="156082" w:themeColor="accent1"/>
          <w:sz w:val="22"/>
          <w:szCs w:val="22"/>
          <w:lang w:val="en-US"/>
        </w:rPr>
        <w:t>(decision from April 20, 2023, 2 A 111/22, only available in German </w:t>
      </w:r>
      <w:hyperlink w:tgtFrame="_blank" w:history="1" r:id="rId69">
        <w:r w:rsidRPr="009573DF" w:rsidR="00A840A9">
          <w:rPr>
            <w:rStyle w:val="Hyperlink"/>
            <w:color w:val="156082" w:themeColor="accent1"/>
            <w:sz w:val="22"/>
            <w:szCs w:val="22"/>
            <w:lang w:val="en-US"/>
          </w:rPr>
          <w:t>here</w:t>
        </w:r>
      </w:hyperlink>
      <w:r w:rsidR="00A840A9">
        <w:rPr>
          <w:lang w:val="en-US"/>
        </w:rPr>
        <w:t xml:space="preserve"> (decision of April 20, 2023)</w:t>
      </w:r>
      <w:r w:rsidRPr="009573DF" w:rsidR="00A840A9">
        <w:rPr>
          <w:color w:val="156082" w:themeColor="accent1"/>
          <w:sz w:val="22"/>
          <w:szCs w:val="22"/>
          <w:lang w:val="en-US"/>
        </w:rPr>
        <w:t>)</w:t>
      </w:r>
      <w:r w:rsidR="00A840A9">
        <w:rPr>
          <w:color w:val="156082" w:themeColor="accent1"/>
          <w:sz w:val="22"/>
          <w:szCs w:val="22"/>
          <w:lang w:val="en-US"/>
        </w:rPr>
        <w:t xml:space="preserve"> </w:t>
      </w:r>
      <w:r w:rsidRPr="009573DF">
        <w:rPr>
          <w:color w:val="156082" w:themeColor="accent1"/>
          <w:sz w:val="22"/>
          <w:szCs w:val="22"/>
          <w:lang w:val="en-US"/>
        </w:rPr>
        <w:t xml:space="preserve">that in the context of </w:t>
      </w:r>
      <w:r w:rsidRPr="009573DF" w:rsidR="00CC2A27">
        <w:rPr>
          <w:color w:val="156082" w:themeColor="accent1"/>
          <w:sz w:val="22"/>
          <w:szCs w:val="22"/>
          <w:lang w:val="en-US"/>
        </w:rPr>
        <w:t>§</w:t>
      </w:r>
      <w:r w:rsidRPr="009573DF">
        <w:rPr>
          <w:color w:val="156082" w:themeColor="accent1"/>
          <w:sz w:val="22"/>
          <w:szCs w:val="22"/>
          <w:lang w:val="en-US"/>
        </w:rPr>
        <w:t>7 of</w:t>
      </w:r>
      <w:r w:rsidR="00A840A9">
        <w:rPr>
          <w:color w:val="156082" w:themeColor="accent1"/>
          <w:sz w:val="22"/>
          <w:szCs w:val="22"/>
          <w:lang w:val="en-US"/>
        </w:rPr>
        <w:t xml:space="preserve"> the</w:t>
      </w:r>
      <w:r w:rsidRPr="009573DF">
        <w:rPr>
          <w:color w:val="156082" w:themeColor="accent1"/>
          <w:sz w:val="22"/>
          <w:szCs w:val="22"/>
          <w:lang w:val="en-US"/>
        </w:rPr>
        <w:t xml:space="preserve"> UWG, there should be no room for a legitimate interest assessment according to Article 6(1) of</w:t>
      </w:r>
      <w:r w:rsidR="00A840A9">
        <w:rPr>
          <w:color w:val="156082" w:themeColor="accent1"/>
          <w:sz w:val="22"/>
          <w:szCs w:val="22"/>
          <w:lang w:val="en-US"/>
        </w:rPr>
        <w:t xml:space="preserve"> the</w:t>
      </w:r>
      <w:r w:rsidRPr="009573DF">
        <w:rPr>
          <w:color w:val="156082" w:themeColor="accent1"/>
          <w:sz w:val="22"/>
          <w:szCs w:val="22"/>
          <w:lang w:val="en-US"/>
        </w:rPr>
        <w:t xml:space="preserve"> GDPR. The assessment should rather be based on the requirements of </w:t>
      </w:r>
      <w:r w:rsidRPr="009573DF" w:rsidR="00CC2A27">
        <w:rPr>
          <w:color w:val="156082" w:themeColor="accent1"/>
          <w:sz w:val="22"/>
          <w:szCs w:val="22"/>
          <w:lang w:val="en-US"/>
        </w:rPr>
        <w:t>§</w:t>
      </w:r>
      <w:r w:rsidRPr="009573DF">
        <w:rPr>
          <w:color w:val="156082" w:themeColor="accent1"/>
          <w:sz w:val="22"/>
          <w:szCs w:val="22"/>
          <w:lang w:val="en-US"/>
        </w:rPr>
        <w:t xml:space="preserve">7 of </w:t>
      </w:r>
      <w:r w:rsidR="00A840A9">
        <w:rPr>
          <w:color w:val="156082" w:themeColor="accent1"/>
          <w:sz w:val="22"/>
          <w:szCs w:val="22"/>
          <w:lang w:val="en-US"/>
        </w:rPr>
        <w:t xml:space="preserve">the </w:t>
      </w:r>
      <w:r w:rsidRPr="009573DF">
        <w:rPr>
          <w:color w:val="156082" w:themeColor="accent1"/>
          <w:sz w:val="22"/>
          <w:szCs w:val="22"/>
          <w:lang w:val="en-US"/>
        </w:rPr>
        <w:t>UWG alone.</w:t>
      </w:r>
    </w:p>
    <w:p w:rsidRPr="009573DF" w:rsidR="00CE2151" w:rsidP="00191B4C" w:rsidRDefault="00CE2151" w14:paraId="123E0F9A" w14:textId="2AFB373B">
      <w:pPr>
        <w:spacing w:line="240" w:lineRule="auto"/>
        <w:jc w:val="both"/>
        <w:rPr>
          <w:color w:val="156082" w:themeColor="accent1"/>
          <w:sz w:val="22"/>
          <w:szCs w:val="22"/>
          <w:lang w:val="en-US"/>
        </w:rPr>
      </w:pPr>
      <w:r w:rsidRPr="009573DF">
        <w:rPr>
          <w:color w:val="156082" w:themeColor="accent1"/>
          <w:sz w:val="22"/>
          <w:szCs w:val="22"/>
          <w:lang w:val="en-US"/>
        </w:rPr>
        <w:t>In addition, the Direct Marketing Guidance points to two decisions on this subject (</w:t>
      </w:r>
      <w:r w:rsidR="00A840A9">
        <w:rPr>
          <w:color w:val="156082" w:themeColor="accent1"/>
          <w:sz w:val="22"/>
          <w:szCs w:val="22"/>
          <w:lang w:val="en-US"/>
        </w:rPr>
        <w:t>P</w:t>
      </w:r>
      <w:r w:rsidRPr="009573DF">
        <w:rPr>
          <w:color w:val="156082" w:themeColor="accent1"/>
          <w:sz w:val="22"/>
          <w:szCs w:val="22"/>
          <w:lang w:val="en-US"/>
        </w:rPr>
        <w:t>age 7 of the Direct Marketing Guidance). In 2006, the BGH decided that anyone who calls a business without express consent in order to offer a service by telephone cannot assume that the person called is presumably interested in this advertising call (decision of November 17, 2006, I ZR 191/03 (only available in German </w:t>
      </w:r>
      <w:hyperlink w:tgtFrame="_blank" w:history="1" r:id="rId70">
        <w:r w:rsidRPr="009573DF">
          <w:rPr>
            <w:rStyle w:val="Hyperlink"/>
            <w:color w:val="156082" w:themeColor="accent1"/>
            <w:sz w:val="22"/>
            <w:szCs w:val="22"/>
            <w:lang w:val="en-US"/>
          </w:rPr>
          <w:t>here</w:t>
        </w:r>
      </w:hyperlink>
      <w:r w:rsidR="00A840A9">
        <w:rPr>
          <w:lang w:val="en-US"/>
        </w:rPr>
        <w:t xml:space="preserve"> (decision of November 17, 2026)</w:t>
      </w:r>
      <w:r w:rsidRPr="009573DF">
        <w:rPr>
          <w:color w:val="156082" w:themeColor="accent1"/>
          <w:sz w:val="22"/>
          <w:szCs w:val="22"/>
          <w:lang w:val="en-US"/>
        </w:rPr>
        <w:t>). In 2007, the BGH ruled in its decision of September 20, 2007, I ZR 88/05 (only available in German </w:t>
      </w:r>
      <w:hyperlink w:tgtFrame="_blank" w:history="1" r:id="rId71">
        <w:r w:rsidRPr="009573DF">
          <w:rPr>
            <w:rStyle w:val="Hyperlink"/>
            <w:color w:val="156082" w:themeColor="accent1"/>
            <w:sz w:val="22"/>
            <w:szCs w:val="22"/>
            <w:lang w:val="en-US"/>
          </w:rPr>
          <w:t>here</w:t>
        </w:r>
      </w:hyperlink>
      <w:r w:rsidRPr="009573DF">
        <w:rPr>
          <w:color w:val="156082" w:themeColor="accent1"/>
          <w:sz w:val="22"/>
          <w:szCs w:val="22"/>
          <w:lang w:val="en-US"/>
        </w:rPr>
        <w:t xml:space="preserve">) </w:t>
      </w:r>
      <w:r w:rsidR="00A840A9">
        <w:rPr>
          <w:color w:val="156082" w:themeColor="accent1"/>
          <w:sz w:val="22"/>
          <w:szCs w:val="22"/>
          <w:lang w:val="en-US"/>
        </w:rPr>
        <w:t>(</w:t>
      </w:r>
      <w:r w:rsidRPr="009573DF" w:rsidR="00A840A9">
        <w:rPr>
          <w:color w:val="156082" w:themeColor="accent1"/>
          <w:sz w:val="22"/>
          <w:szCs w:val="22"/>
          <w:lang w:val="en-US"/>
        </w:rPr>
        <w:t>decision of September 20, 2007</w:t>
      </w:r>
      <w:r w:rsidR="00A840A9">
        <w:rPr>
          <w:color w:val="156082" w:themeColor="accent1"/>
          <w:sz w:val="22"/>
          <w:szCs w:val="22"/>
          <w:lang w:val="en-US"/>
        </w:rPr>
        <w:t xml:space="preserve">) </w:t>
      </w:r>
      <w:r w:rsidRPr="009573DF">
        <w:rPr>
          <w:color w:val="156082" w:themeColor="accent1"/>
          <w:sz w:val="22"/>
          <w:szCs w:val="22"/>
          <w:lang w:val="en-US"/>
        </w:rPr>
        <w:t>that the operator of a search engine acts in violation of competition law when carrying out an unsolicited call to a company in order to persuade the company to make a paid entry.</w:t>
      </w:r>
    </w:p>
    <w:p w:rsidRPr="009573DF" w:rsidR="00CA0598" w:rsidP="00CA0598" w:rsidRDefault="00CA0598" w14:paraId="2B6EF86C" w14:textId="7E1E8D04">
      <w:pPr>
        <w:spacing w:line="240" w:lineRule="auto"/>
        <w:jc w:val="both"/>
        <w:rPr>
          <w:color w:val="156082" w:themeColor="accent1"/>
          <w:sz w:val="22"/>
          <w:szCs w:val="22"/>
          <w:lang w:val="en-US"/>
        </w:rPr>
      </w:pPr>
      <w:r w:rsidRPr="009573DF">
        <w:rPr>
          <w:color w:val="156082" w:themeColor="accent1"/>
          <w:sz w:val="22"/>
          <w:szCs w:val="22"/>
          <w:lang w:val="en-US"/>
        </w:rPr>
        <w:t>The Federal Administrative Court decided that data collection from publicly accessible sources for telemarketing was only permitted if prior opt-in for marketing calls had been obtained. Specifically, it was decided that anyone who collects and stores telephone numbers of dental practices published in publicly accessible directories to use this data for telephone advertising purposes cannot rely on legitimate interest as a legal basis for the data processing, unless there is at least presumed consent from the dentists to be contacted (decision from January 29, 2025, 6 C 2.23, only available in German </w:t>
      </w:r>
      <w:hyperlink w:tgtFrame="_blank" w:history="1" r:id="rId72">
        <w:r w:rsidRPr="009573DF">
          <w:rPr>
            <w:rStyle w:val="Hyperlink"/>
            <w:color w:val="156082" w:themeColor="accent1"/>
            <w:sz w:val="22"/>
            <w:szCs w:val="22"/>
            <w:lang w:val="en-US"/>
          </w:rPr>
          <w:t>here</w:t>
        </w:r>
      </w:hyperlink>
      <w:r w:rsidRPr="009573DF">
        <w:rPr>
          <w:color w:val="156082" w:themeColor="accent1"/>
          <w:sz w:val="22"/>
          <w:szCs w:val="22"/>
          <w:lang w:val="en-US"/>
        </w:rPr>
        <w:t>)</w:t>
      </w:r>
      <w:r w:rsidR="00A840A9">
        <w:rPr>
          <w:color w:val="156082" w:themeColor="accent1"/>
          <w:sz w:val="22"/>
          <w:szCs w:val="22"/>
          <w:lang w:val="en-US"/>
        </w:rPr>
        <w:t xml:space="preserve"> (</w:t>
      </w:r>
      <w:r w:rsidRPr="009573DF" w:rsidR="00A840A9">
        <w:rPr>
          <w:color w:val="156082" w:themeColor="accent1"/>
          <w:sz w:val="22"/>
          <w:szCs w:val="22"/>
          <w:lang w:val="en-US"/>
        </w:rPr>
        <w:t>decision from January 29, 2025</w:t>
      </w:r>
      <w:r w:rsidR="00A840A9">
        <w:rPr>
          <w:color w:val="156082" w:themeColor="accent1"/>
          <w:sz w:val="22"/>
          <w:szCs w:val="22"/>
          <w:lang w:val="en-US"/>
        </w:rPr>
        <w:t>)</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1F7F09" w:rsidTr="00145EFF" w14:paraId="3FDC65F0" w14:textId="77777777">
        <w:tc>
          <w:tcPr>
            <w:tcW w:w="4508" w:type="dxa"/>
          </w:tcPr>
          <w:p w:rsidRPr="009573DF" w:rsidR="001F7F09" w:rsidP="00145EFF" w:rsidRDefault="001F7F09" w14:paraId="007E6C32" w14:textId="77777777">
            <w:pPr>
              <w:rPr>
                <w:lang w:val="en-US"/>
              </w:rPr>
            </w:pPr>
            <w:r w:rsidRPr="009573DF">
              <w:rPr>
                <w:lang w:val="en-US"/>
              </w:rPr>
              <w:t xml:space="preserve">Citation </w:t>
            </w:r>
          </w:p>
        </w:tc>
        <w:tc>
          <w:tcPr>
            <w:tcW w:w="4508" w:type="dxa"/>
          </w:tcPr>
          <w:p w:rsidR="001F7F09" w:rsidP="00145EFF" w:rsidRDefault="00CE2151" w14:paraId="3E10ACD1" w14:textId="6640B754">
            <w:commentRangeStart w:id="1"/>
            <w:pPr>
              <w:rPr>
                <w:color w:val="156082" w:themeColor="accent1"/>
                <w:lang w:val="en-US"/>
              </w:rPr>
            </w:pPr>
            <w:r w:rsidRPr="009573DF">
              <w:rPr>
                <w:color w:val="156082" w:themeColor="accent1"/>
                <w:lang w:val="en-US"/>
              </w:rPr>
              <w:t>§7(2) no.</w:t>
            </w:r>
            <w:proofErr w:type="gramStart"/>
            <w:r w:rsidRPr="009573DF">
              <w:rPr>
                <w:color w:val="156082" w:themeColor="accent1"/>
                <w:lang w:val="en-US"/>
              </w:rPr>
              <w:t xml:space="preserve">1 </w:t>
            </w:r>
            <w:r w:rsidR="00A840A9">
              <w:rPr>
                <w:color w:val="156082" w:themeColor="accent1"/>
                <w:lang w:val="en-US"/>
              </w:rPr>
              <w:t xml:space="preserve"> of</w:t>
            </w:r>
            <w:proofErr w:type="gramEnd"/>
            <w:r w:rsidR="00A840A9">
              <w:rPr>
                <w:color w:val="156082" w:themeColor="accent1"/>
                <w:lang w:val="en-US"/>
              </w:rPr>
              <w:t xml:space="preserve"> the </w:t>
            </w:r>
            <w:r w:rsidRPr="009573DF">
              <w:rPr>
                <w:color w:val="156082" w:themeColor="accent1"/>
                <w:lang w:val="en-US"/>
              </w:rPr>
              <w:t>UWG</w:t>
            </w:r>
            <w:commentRangeEnd w:id="1"/>
            <w:r>
              <w:commentReference w:id="1"/>
            </w:r>
          </w:p>
          <w:p w:rsidR="00A840A9" w:rsidP="00145EFF" w:rsidRDefault="00A840A9" w14:paraId="1BCF55A4" w14:textId="77777777">
            <w:pPr>
              <w:rPr>
                <w:lang w:val="en-US"/>
              </w:rPr>
            </w:pPr>
            <w:r>
              <w:rPr>
                <w:lang w:val="en-US"/>
              </w:rPr>
              <w:t>Decision of April 20, 2023</w:t>
            </w:r>
          </w:p>
          <w:p w:rsidR="00A840A9" w:rsidP="00145EFF" w:rsidRDefault="00A840A9" w14:paraId="4E798252"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A840A9" w:rsidP="00145EFF" w:rsidRDefault="00A840A9" w14:paraId="7A5CD2A0" w14:textId="77777777">
            <w:pPr>
              <w:rPr>
                <w:lang w:val="en-US"/>
              </w:rPr>
            </w:pPr>
            <w:r>
              <w:rPr>
                <w:lang w:val="en-US"/>
              </w:rPr>
              <w:t>Decision of November 17, 2026</w:t>
            </w:r>
          </w:p>
          <w:p w:rsidR="00A840A9" w:rsidP="00145EFF" w:rsidRDefault="00A840A9" w14:paraId="64E097B1"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A840A9" w:rsidP="00145EFF" w:rsidRDefault="00A840A9" w14:paraId="0D097BBB" w14:textId="218096F7">
            <w:pPr>
              <w:rPr>
                <w:color w:val="156082" w:themeColor="accent1"/>
                <w:lang w:val="en-US"/>
              </w:rPr>
            </w:pPr>
            <w:r>
              <w:rPr>
                <w:color w:val="156082" w:themeColor="accent1"/>
                <w:lang w:val="en-US"/>
              </w:rPr>
              <w:t>D</w:t>
            </w:r>
            <w:r w:rsidRPr="009573DF">
              <w:rPr>
                <w:color w:val="156082" w:themeColor="accent1"/>
                <w:lang w:val="en-US"/>
              </w:rPr>
              <w:t>ecision from January 29, 2025</w:t>
            </w:r>
          </w:p>
        </w:tc>
      </w:tr>
    </w:tbl>
    <w:p w:rsidRPr="009573DF" w:rsidR="00295FE0" w:rsidP="64BD6FC4" w:rsidRDefault="00295FE0" w14:paraId="53C70D6C" w14:textId="22D7879D">
      <w:pPr>
        <w:rPr>
          <w:lang w:val="en-US"/>
        </w:rPr>
      </w:pPr>
    </w:p>
    <w:p w:rsidRPr="009573DF" w:rsidR="00E91145" w:rsidP="00E91145" w:rsidRDefault="00E91145" w14:paraId="63BD122E" w14:textId="77777777">
      <w:pPr>
        <w:rPr>
          <w:b/>
          <w:bCs/>
          <w:lang w:val="en-US"/>
        </w:rPr>
      </w:pPr>
      <w:r w:rsidRPr="009573DF">
        <w:rPr>
          <w:b/>
          <w:bCs/>
          <w:lang w:val="en-US"/>
        </w:rPr>
        <w:t>5.2. Consent</w:t>
      </w:r>
    </w:p>
    <w:p w:rsidRPr="009573DF" w:rsidR="00E91145" w:rsidP="2E334C89" w:rsidRDefault="005E1172" w14:paraId="676F5942" w14:textId="03D33D1A">
      <w:pPr>
        <w:pStyle w:val="ListParagraph"/>
        <w:numPr>
          <w:ilvl w:val="2"/>
          <w:numId w:val="25"/>
        </w:numPr>
        <w:rPr>
          <w:i/>
          <w:iCs/>
        </w:rPr>
      </w:pPr>
      <w:r w:rsidRPr="009573DF">
        <w:t>Are the</w:t>
      </w:r>
      <w:r w:rsidRPr="009573DF" w:rsidR="003F5CDA">
        <w:t xml:space="preserve"> consent</w:t>
      </w:r>
      <w:r w:rsidRPr="009573DF">
        <w:t xml:space="preserve"> requirements for</w:t>
      </w:r>
      <w:r w:rsidRPr="009573DF" w:rsidR="003F5CDA">
        <w:t xml:space="preserve"> </w:t>
      </w:r>
      <w:r w:rsidRPr="009573DF">
        <w:t xml:space="preserve">B2B marketing </w:t>
      </w:r>
      <w:r w:rsidRPr="009573DF" w:rsidR="00B81B22">
        <w:t>the same</w:t>
      </w:r>
      <w:r w:rsidRPr="009573DF">
        <w:t xml:space="preserve"> as </w:t>
      </w:r>
      <w:r w:rsidRPr="009573DF" w:rsidR="0023666A">
        <w:t xml:space="preserve">for </w:t>
      </w:r>
      <w:r w:rsidRPr="009573DF">
        <w:t>B2</w:t>
      </w:r>
      <w:r w:rsidRPr="009573DF" w:rsidR="003F5CDA">
        <w:t>C</w:t>
      </w:r>
      <w:r w:rsidRPr="009573DF">
        <w:t xml:space="preserve"> marketing</w:t>
      </w:r>
      <w:r w:rsidRPr="009573DF" w:rsidR="00E91145">
        <w:t>?</w:t>
      </w:r>
      <w:r w:rsidRPr="009573DF" w:rsidR="0093517F">
        <w:t xml:space="preserve">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23666A">
        <w:rPr>
          <w:i/>
          <w:iCs/>
        </w:rPr>
        <w:t>, as applicable</w:t>
      </w:r>
      <w:r w:rsidRPr="009573DF" w:rsidR="0093517F">
        <w:rPr>
          <w:i/>
          <w:iCs/>
        </w:rPr>
        <w:t>)</w:t>
      </w:r>
    </w:p>
    <w:p w:rsidRPr="009573DF" w:rsidR="00CE2151" w:rsidP="00191B4C" w:rsidRDefault="00CE2151" w14:paraId="5B8ABF73" w14:textId="66C32BBA">
      <w:pPr>
        <w:spacing w:line="240" w:lineRule="auto"/>
        <w:jc w:val="both"/>
        <w:rPr>
          <w:color w:val="156082" w:themeColor="accent1"/>
          <w:sz w:val="22"/>
          <w:szCs w:val="22"/>
          <w:lang w:val="en-US"/>
        </w:rPr>
      </w:pPr>
      <w:r w:rsidRPr="009573DF">
        <w:rPr>
          <w:color w:val="156082" w:themeColor="accent1"/>
          <w:sz w:val="22"/>
          <w:szCs w:val="22"/>
          <w:lang w:val="en-US"/>
        </w:rPr>
        <w:t>For email and SMS/MMS marketing, the UWG does not distinguish between B2B and B2C</w:t>
      </w:r>
      <w:r w:rsidR="00BE495B">
        <w:rPr>
          <w:color w:val="156082" w:themeColor="accent1"/>
          <w:sz w:val="22"/>
          <w:szCs w:val="22"/>
          <w:lang w:val="en-US"/>
        </w:rPr>
        <w:t>.</w:t>
      </w:r>
      <w:r w:rsidRPr="009573DF">
        <w:rPr>
          <w:color w:val="156082" w:themeColor="accent1"/>
          <w:sz w:val="22"/>
          <w:szCs w:val="22"/>
          <w:lang w:val="en-US"/>
        </w:rPr>
        <w:t xml:space="preserve"> </w:t>
      </w:r>
      <w:r w:rsidR="00BE495B">
        <w:rPr>
          <w:color w:val="156082" w:themeColor="accent1"/>
          <w:sz w:val="22"/>
          <w:szCs w:val="22"/>
          <w:lang w:val="en-US"/>
        </w:rPr>
        <w:t>A</w:t>
      </w:r>
      <w:r w:rsidRPr="009573DF">
        <w:rPr>
          <w:color w:val="156082" w:themeColor="accent1"/>
          <w:sz w:val="22"/>
          <w:szCs w:val="22"/>
          <w:lang w:val="en-US"/>
        </w:rPr>
        <w:t xml:space="preserve">ccordingly, the consent requirement for electronic direct marketing under </w:t>
      </w:r>
      <w:r w:rsidRPr="009573DF" w:rsidR="00405571">
        <w:rPr>
          <w:color w:val="156082" w:themeColor="accent1"/>
          <w:sz w:val="22"/>
          <w:szCs w:val="22"/>
          <w:lang w:val="en-US"/>
        </w:rPr>
        <w:t>§</w:t>
      </w:r>
      <w:r w:rsidRPr="009573DF">
        <w:rPr>
          <w:color w:val="156082" w:themeColor="accent1"/>
          <w:sz w:val="22"/>
          <w:szCs w:val="22"/>
          <w:lang w:val="en-US"/>
        </w:rPr>
        <w:t>7(2) no. 2</w:t>
      </w:r>
      <w:r w:rsidR="00BE495B">
        <w:rPr>
          <w:color w:val="156082" w:themeColor="accent1"/>
          <w:sz w:val="22"/>
          <w:szCs w:val="22"/>
          <w:lang w:val="en-US"/>
        </w:rPr>
        <w:t xml:space="preserve"> of the</w:t>
      </w:r>
      <w:r w:rsidRPr="009573DF">
        <w:rPr>
          <w:color w:val="156082" w:themeColor="accent1"/>
          <w:sz w:val="22"/>
          <w:szCs w:val="22"/>
          <w:lang w:val="en-US"/>
        </w:rPr>
        <w:t xml:space="preserve"> UWG applies irrespective of whether the recipient is a consumer or another market participant (subject to the existing customer exception under </w:t>
      </w:r>
      <w:r w:rsidR="00BE495B">
        <w:rPr>
          <w:color w:val="156082" w:themeColor="accent1"/>
          <w:sz w:val="22"/>
          <w:szCs w:val="22"/>
          <w:lang w:val="en-US"/>
        </w:rPr>
        <w:t>§</w:t>
      </w:r>
      <w:r w:rsidRPr="009573DF">
        <w:rPr>
          <w:color w:val="156082" w:themeColor="accent1"/>
          <w:sz w:val="22"/>
          <w:szCs w:val="22"/>
          <w:lang w:val="en-US"/>
        </w:rPr>
        <w:t>7(3)</w:t>
      </w:r>
      <w:r w:rsidR="00BE495B">
        <w:rPr>
          <w:color w:val="156082" w:themeColor="accent1"/>
          <w:sz w:val="22"/>
          <w:szCs w:val="22"/>
          <w:lang w:val="en-US"/>
        </w:rPr>
        <w:t xml:space="preserve"> of the</w:t>
      </w:r>
      <w:r w:rsidRPr="009573DF">
        <w:rPr>
          <w:color w:val="156082" w:themeColor="accent1"/>
          <w:sz w:val="22"/>
          <w:szCs w:val="22"/>
          <w:lang w:val="en-US"/>
        </w:rPr>
        <w:t xml:space="preserve"> UWG</w:t>
      </w:r>
      <w:r w:rsidRPr="009573DF" w:rsidR="00405571">
        <w:rPr>
          <w:color w:val="156082" w:themeColor="accent1"/>
          <w:sz w:val="22"/>
          <w:szCs w:val="22"/>
          <w:lang w:val="en-US"/>
        </w:rPr>
        <w:t>)</w:t>
      </w:r>
      <w:r w:rsidRPr="009573DF">
        <w:rPr>
          <w:color w:val="156082" w:themeColor="accent1"/>
          <w:sz w:val="22"/>
          <w:szCs w:val="22"/>
          <w:lang w:val="en-US"/>
        </w:rPr>
        <w:t xml:space="preserve">. For telemarketing, </w:t>
      </w:r>
      <w:r w:rsidRPr="009573DF" w:rsidR="00405571">
        <w:rPr>
          <w:color w:val="156082" w:themeColor="accent1"/>
          <w:sz w:val="22"/>
          <w:szCs w:val="22"/>
          <w:lang w:val="en-US"/>
        </w:rPr>
        <w:t>§</w:t>
      </w:r>
      <w:r w:rsidRPr="009573DF">
        <w:rPr>
          <w:color w:val="156082" w:themeColor="accent1"/>
          <w:sz w:val="22"/>
          <w:szCs w:val="22"/>
          <w:lang w:val="en-US"/>
        </w:rPr>
        <w:t xml:space="preserve"> 7(2) no.1 </w:t>
      </w:r>
      <w:r w:rsidR="00BE495B">
        <w:rPr>
          <w:color w:val="156082" w:themeColor="accent1"/>
          <w:sz w:val="22"/>
          <w:szCs w:val="22"/>
          <w:lang w:val="en-US"/>
        </w:rPr>
        <w:t xml:space="preserve">of the </w:t>
      </w:r>
      <w:r w:rsidRPr="009573DF">
        <w:rPr>
          <w:color w:val="156082" w:themeColor="accent1"/>
          <w:sz w:val="22"/>
          <w:szCs w:val="22"/>
          <w:lang w:val="en-US"/>
        </w:rPr>
        <w:t>UWG distinguishes between consumers (prior express consent) and other market participants (at least presumed consent).</w:t>
      </w:r>
    </w:p>
    <w:tbl>
      <w:tblPr>
        <w:tblStyle w:val="TableGrid"/>
        <w:tblW w:w="0" w:type="auto"/>
        <w:tblLook w:val="04A0" w:firstRow="1" w:lastRow="0" w:firstColumn="1" w:lastColumn="0" w:noHBand="0" w:noVBand="1"/>
      </w:tblPr>
      <w:tblGrid>
        <w:gridCol w:w="4508"/>
        <w:gridCol w:w="4508"/>
      </w:tblGrid>
      <w:tr w:rsidRPr="009573DF" w:rsidR="006B4693" w:rsidTr="00145EFF" w14:paraId="731A1A38" w14:textId="77777777">
        <w:tc>
          <w:tcPr>
            <w:tcW w:w="4508" w:type="dxa"/>
          </w:tcPr>
          <w:p w:rsidRPr="009573DF" w:rsidR="006B4693" w:rsidP="00145EFF" w:rsidRDefault="006B4693" w14:paraId="02717212" w14:textId="77777777">
            <w:pPr>
              <w:rPr>
                <w:lang w:val="en-US"/>
              </w:rPr>
            </w:pPr>
            <w:r w:rsidRPr="009573DF">
              <w:rPr>
                <w:lang w:val="en-US"/>
              </w:rPr>
              <w:t xml:space="preserve">Citation </w:t>
            </w:r>
          </w:p>
        </w:tc>
        <w:tc>
          <w:tcPr>
            <w:tcW w:w="4508" w:type="dxa"/>
          </w:tcPr>
          <w:p w:rsidRPr="009573DF" w:rsidR="006B4693" w:rsidP="00145EFF" w:rsidRDefault="00CE2151" w14:paraId="5531D08A" w14:textId="61F747AF">
            <w:commentRangeStart w:id="2"/>
            <w:pPr>
              <w:rPr>
                <w:lang w:val="en-US"/>
              </w:rPr>
            </w:pPr>
            <w:r w:rsidRPr="009573DF">
              <w:rPr>
                <w:lang w:val="en-US"/>
              </w:rPr>
              <w:t xml:space="preserve">§7(2) no.1 and no. 2 </w:t>
            </w:r>
            <w:r w:rsidR="00A840A9">
              <w:rPr>
                <w:lang w:val="en-US"/>
              </w:rPr>
              <w:t xml:space="preserve">of the </w:t>
            </w:r>
            <w:r w:rsidRPr="009573DF">
              <w:rPr>
                <w:lang w:val="en-US"/>
              </w:rPr>
              <w:t>UWG</w:t>
            </w:r>
            <w:commentRangeEnd w:id="2"/>
            <w:r>
              <w:commentReference w:id="2"/>
            </w:r>
          </w:p>
        </w:tc>
      </w:tr>
    </w:tbl>
    <w:p w:rsidRPr="009573DF" w:rsidR="00E91145" w:rsidP="00E91145" w:rsidRDefault="00E91145" w14:paraId="6B9C45D2" w14:textId="77777777">
      <w:pPr>
        <w:rPr>
          <w:lang w:val="en-US"/>
        </w:rPr>
      </w:pPr>
    </w:p>
    <w:p w:rsidRPr="009573DF" w:rsidR="00B81B22" w:rsidP="64BD6FC4" w:rsidRDefault="00B81B22" w14:paraId="68502EDC" w14:textId="64D91F0C">
      <w:pPr>
        <w:pStyle w:val="ListParagraph"/>
        <w:numPr>
          <w:ilvl w:val="2"/>
          <w:numId w:val="25"/>
        </w:numPr>
        <w:rPr>
          <w:i/>
          <w:iCs/>
        </w:rPr>
      </w:pPr>
      <w:r w:rsidRPr="009573DF">
        <w:t xml:space="preserve">Are there any consent requirements specific to B2B marketing under the </w:t>
      </w:r>
      <w:r w:rsidRPr="009573DF" w:rsidR="0093517F">
        <w:t xml:space="preserve">laws?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D179AF">
        <w:rPr>
          <w:i/>
          <w:iCs/>
        </w:rPr>
        <w:t>, as applicable</w:t>
      </w:r>
      <w:r w:rsidRPr="009573DF" w:rsidR="0093517F">
        <w:rPr>
          <w:i/>
          <w:iCs/>
        </w:rPr>
        <w:t>)</w:t>
      </w:r>
    </w:p>
    <w:p w:rsidRPr="009573DF" w:rsidR="00E91145" w:rsidP="00191B4C" w:rsidRDefault="00CE2151" w14:paraId="652F8A17" w14:textId="1729DE7E">
      <w:pPr>
        <w:spacing w:line="240" w:lineRule="auto"/>
        <w:jc w:val="both"/>
        <w:rPr>
          <w:lang w:val="en-US"/>
        </w:rPr>
      </w:pPr>
      <w:r w:rsidRPr="009573DF">
        <w:rPr>
          <w:color w:val="156082" w:themeColor="accent1"/>
          <w:sz w:val="22"/>
          <w:szCs w:val="22"/>
          <w:lang w:val="en-US"/>
        </w:rPr>
        <w:t xml:space="preserve">Yes, but only </w:t>
      </w:r>
      <w:proofErr w:type="gramStart"/>
      <w:r w:rsidRPr="009573DF">
        <w:rPr>
          <w:color w:val="156082" w:themeColor="accent1"/>
          <w:sz w:val="22"/>
          <w:szCs w:val="22"/>
          <w:lang w:val="en-US"/>
        </w:rPr>
        <w:t>in the area of</w:t>
      </w:r>
      <w:proofErr w:type="gramEnd"/>
      <w:r w:rsidRPr="009573DF">
        <w:rPr>
          <w:color w:val="156082" w:themeColor="accent1"/>
          <w:sz w:val="22"/>
          <w:szCs w:val="22"/>
          <w:lang w:val="en-US"/>
        </w:rPr>
        <w:t xml:space="preserve"> telemarketing: </w:t>
      </w:r>
      <w:r w:rsidR="00E50424">
        <w:rPr>
          <w:color w:val="156082" w:themeColor="accent1"/>
          <w:sz w:val="22"/>
          <w:szCs w:val="22"/>
          <w:lang w:val="en-US"/>
        </w:rPr>
        <w:t>w</w:t>
      </w:r>
      <w:r w:rsidRPr="009573DF" w:rsidR="00E50424">
        <w:rPr>
          <w:color w:val="156082" w:themeColor="accent1"/>
          <w:sz w:val="22"/>
          <w:szCs w:val="22"/>
          <w:lang w:val="en-US"/>
        </w:rPr>
        <w:t xml:space="preserve">ith </w:t>
      </w:r>
      <w:r w:rsidRPr="009573DF">
        <w:rPr>
          <w:color w:val="156082" w:themeColor="accent1"/>
          <w:sz w:val="22"/>
          <w:szCs w:val="22"/>
          <w:lang w:val="en-US"/>
        </w:rPr>
        <w:t xml:space="preserve">respect to other market participants, telemarketing may be permissible based on an assumed consent under </w:t>
      </w:r>
      <w:r w:rsidRPr="009573DF" w:rsidR="006154D8">
        <w:rPr>
          <w:color w:val="156082" w:themeColor="accent1"/>
          <w:sz w:val="22"/>
          <w:szCs w:val="22"/>
          <w:lang w:val="en-US"/>
        </w:rPr>
        <w:t>§</w:t>
      </w:r>
      <w:r w:rsidRPr="009573DF">
        <w:rPr>
          <w:color w:val="156082" w:themeColor="accent1"/>
          <w:sz w:val="22"/>
          <w:szCs w:val="22"/>
          <w:lang w:val="en-US"/>
        </w:rPr>
        <w:t xml:space="preserve">7(2) </w:t>
      </w:r>
      <w:r w:rsidRPr="009573DF" w:rsidR="006154D8">
        <w:rPr>
          <w:color w:val="156082" w:themeColor="accent1"/>
          <w:sz w:val="22"/>
          <w:szCs w:val="22"/>
          <w:lang w:val="en-US"/>
        </w:rPr>
        <w:t>no.1</w:t>
      </w:r>
      <w:r w:rsidR="00E50424">
        <w:rPr>
          <w:color w:val="156082" w:themeColor="accent1"/>
          <w:sz w:val="22"/>
          <w:szCs w:val="22"/>
          <w:lang w:val="en-US"/>
        </w:rPr>
        <w:t xml:space="preserve"> of the</w:t>
      </w:r>
      <w:r w:rsidRPr="009573DF">
        <w:rPr>
          <w:color w:val="156082" w:themeColor="accent1"/>
          <w:sz w:val="22"/>
          <w:szCs w:val="22"/>
          <w:lang w:val="en-US"/>
        </w:rPr>
        <w:t xml:space="preserve"> UWG</w:t>
      </w:r>
      <w:r w:rsidRPr="009573DF">
        <w:rPr>
          <w:color w:val="156082" w:themeColor="accent1"/>
          <w:lang w:val="en-US"/>
        </w:rPr>
        <w:t>.</w:t>
      </w:r>
      <w:r w:rsidRPr="009573DF" w:rsidR="008F7127">
        <w:rPr>
          <w:color w:val="156082" w:themeColor="accent1"/>
          <w:sz w:val="22"/>
          <w:szCs w:val="22"/>
          <w:lang w:val="en-US"/>
        </w:rPr>
        <w:t xml:space="preserve"> As outlined </w:t>
      </w:r>
      <w:r w:rsidR="00E50424">
        <w:rPr>
          <w:color w:val="156082" w:themeColor="accent1"/>
          <w:sz w:val="22"/>
          <w:szCs w:val="22"/>
          <w:lang w:val="en-US"/>
        </w:rPr>
        <w:t>in section</w:t>
      </w:r>
      <w:r w:rsidRPr="009573DF" w:rsidR="00E50424">
        <w:rPr>
          <w:color w:val="156082" w:themeColor="accent1"/>
          <w:sz w:val="22"/>
          <w:szCs w:val="22"/>
          <w:lang w:val="en-US"/>
        </w:rPr>
        <w:t xml:space="preserve"> </w:t>
      </w:r>
      <w:r w:rsidRPr="009573DF" w:rsidR="008F7127">
        <w:rPr>
          <w:color w:val="156082" w:themeColor="accent1"/>
          <w:sz w:val="22"/>
          <w:szCs w:val="22"/>
          <w:lang w:val="en-US"/>
        </w:rPr>
        <w:t xml:space="preserve">5.1.3 </w:t>
      </w:r>
      <w:r w:rsidR="00E50424">
        <w:rPr>
          <w:color w:val="156082" w:themeColor="accent1"/>
          <w:sz w:val="22"/>
          <w:szCs w:val="22"/>
          <w:lang w:val="en-US"/>
        </w:rPr>
        <w:t xml:space="preserve">above, </w:t>
      </w:r>
      <w:r w:rsidRPr="009573DF" w:rsidR="008F7127">
        <w:rPr>
          <w:color w:val="156082" w:themeColor="accent1"/>
          <w:sz w:val="22"/>
          <w:szCs w:val="22"/>
          <w:lang w:val="en-US"/>
        </w:rPr>
        <w:t xml:space="preserve">German courts are quite reluctant in accepting presumed consent as a justification, please </w:t>
      </w:r>
      <w:r w:rsidR="00E50424">
        <w:rPr>
          <w:color w:val="156082" w:themeColor="accent1"/>
          <w:sz w:val="22"/>
          <w:szCs w:val="22"/>
          <w:lang w:val="en-US"/>
        </w:rPr>
        <w:t>section</w:t>
      </w:r>
      <w:r w:rsidRPr="009573DF" w:rsidR="008F7127">
        <w:rPr>
          <w:color w:val="156082" w:themeColor="accent1"/>
          <w:sz w:val="22"/>
          <w:szCs w:val="22"/>
          <w:lang w:val="en-US"/>
        </w:rPr>
        <w:t xml:space="preserve"> 5.</w:t>
      </w:r>
      <w:r w:rsidRPr="009573DF" w:rsidR="00ED503F">
        <w:rPr>
          <w:color w:val="156082" w:themeColor="accent1"/>
          <w:sz w:val="22"/>
          <w:szCs w:val="22"/>
          <w:lang w:val="en-US"/>
        </w:rPr>
        <w:t>1.3.</w:t>
      </w:r>
      <w:r w:rsidR="00E50424">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6B4693" w:rsidTr="00145EFF" w14:paraId="7C4E6C47" w14:textId="77777777">
        <w:tc>
          <w:tcPr>
            <w:tcW w:w="4508" w:type="dxa"/>
          </w:tcPr>
          <w:p w:rsidRPr="009573DF" w:rsidR="006B4693" w:rsidP="00145EFF" w:rsidRDefault="006B4693" w14:paraId="663B5F07" w14:textId="77777777">
            <w:pPr>
              <w:rPr>
                <w:lang w:val="en-US"/>
              </w:rPr>
            </w:pPr>
            <w:r w:rsidRPr="009573DF">
              <w:rPr>
                <w:lang w:val="en-US"/>
              </w:rPr>
              <w:t xml:space="preserve">Citation </w:t>
            </w:r>
          </w:p>
        </w:tc>
        <w:tc>
          <w:tcPr>
            <w:tcW w:w="4508" w:type="dxa"/>
          </w:tcPr>
          <w:p w:rsidR="006B4693" w:rsidP="00145EFF" w:rsidRDefault="006154D8" w14:paraId="22803013" w14:textId="5FFA1D5A">
            <w:pPr>
              <w:rPr>
                <w:color w:val="156082" w:themeColor="accent1"/>
                <w:lang w:val="en-US"/>
              </w:rPr>
            </w:pPr>
            <w:r w:rsidRPr="009573DF">
              <w:rPr>
                <w:color w:val="156082" w:themeColor="accent1"/>
                <w:lang w:val="en-US"/>
              </w:rPr>
              <w:t>§7(2) no.</w:t>
            </w:r>
            <w:r w:rsidRPr="009573DF" w:rsidR="003D7A32">
              <w:rPr>
                <w:color w:val="156082" w:themeColor="accent1"/>
                <w:lang w:val="en-US"/>
              </w:rPr>
              <w:t xml:space="preserve"> </w:t>
            </w:r>
            <w:r w:rsidRPr="009573DF">
              <w:rPr>
                <w:color w:val="156082" w:themeColor="accent1"/>
                <w:lang w:val="en-US"/>
              </w:rPr>
              <w:t xml:space="preserve">1 </w:t>
            </w:r>
            <w:r w:rsidR="00E50424">
              <w:rPr>
                <w:color w:val="156082" w:themeColor="accent1"/>
                <w:lang w:val="en-US"/>
              </w:rPr>
              <w:t xml:space="preserve">of the </w:t>
            </w:r>
            <w:r w:rsidRPr="009573DF">
              <w:rPr>
                <w:color w:val="156082" w:themeColor="accent1"/>
                <w:lang w:val="en-US"/>
              </w:rPr>
              <w:t>UWG</w:t>
            </w:r>
          </w:p>
          <w:p w:rsidR="00E50424" w:rsidP="00E50424" w:rsidRDefault="00E50424" w14:paraId="57C94C0A" w14:textId="77777777">
            <w:pPr>
              <w:rPr>
                <w:lang w:val="en-US"/>
              </w:rPr>
            </w:pPr>
            <w:r>
              <w:rPr>
                <w:lang w:val="en-US"/>
              </w:rPr>
              <w:t>Decision of April 20, 2023</w:t>
            </w:r>
          </w:p>
          <w:p w:rsidR="00E50424" w:rsidP="00E50424" w:rsidRDefault="00E50424" w14:paraId="6076FAF1"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E50424" w:rsidP="00E50424" w:rsidRDefault="00E50424" w14:paraId="4F85CB30" w14:textId="77777777">
            <w:pPr>
              <w:rPr>
                <w:lang w:val="en-US"/>
              </w:rPr>
            </w:pPr>
            <w:r>
              <w:rPr>
                <w:lang w:val="en-US"/>
              </w:rPr>
              <w:t>Decision of November 17, 2026</w:t>
            </w:r>
          </w:p>
          <w:p w:rsidR="00E50424" w:rsidP="00E50424" w:rsidRDefault="00E50424" w14:paraId="5AD0CFE5"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E50424" w:rsidP="00E50424" w:rsidRDefault="00E50424" w14:paraId="0EB97872" w14:textId="17C46DC5">
            <w:pPr>
              <w:rPr>
                <w:lang w:val="en-US"/>
              </w:rPr>
            </w:pPr>
            <w:r>
              <w:rPr>
                <w:color w:val="156082" w:themeColor="accent1"/>
                <w:lang w:val="en-US"/>
              </w:rPr>
              <w:t>D</w:t>
            </w:r>
            <w:r w:rsidRPr="009573DF">
              <w:rPr>
                <w:color w:val="156082" w:themeColor="accent1"/>
                <w:lang w:val="en-US"/>
              </w:rPr>
              <w:t>ecision from January 29, 2025</w:t>
            </w:r>
          </w:p>
        </w:tc>
      </w:tr>
    </w:tbl>
    <w:p w:rsidRPr="009573DF" w:rsidR="006B4693" w:rsidDel="005E1172" w:rsidP="006B4693" w:rsidRDefault="006B4693" w14:paraId="059A28BF" w14:textId="77777777">
      <w:pPr>
        <w:rPr>
          <w:lang w:val="en-US"/>
        </w:rPr>
      </w:pPr>
    </w:p>
    <w:p w:rsidRPr="009573DF" w:rsidR="000E58E2" w:rsidP="000E58E2" w:rsidRDefault="000E58E2" w14:paraId="2D59D0C3" w14:textId="77777777">
      <w:pPr>
        <w:rPr>
          <w:b/>
          <w:bCs/>
          <w:lang w:val="en-US"/>
        </w:rPr>
      </w:pPr>
      <w:r w:rsidRPr="009573DF">
        <w:rPr>
          <w:b/>
          <w:bCs/>
          <w:lang w:val="en-US"/>
        </w:rPr>
        <w:t>5.3.</w:t>
      </w:r>
      <w:r w:rsidRPr="009573DF">
        <w:rPr>
          <w:lang w:val="en-US"/>
        </w:rPr>
        <w:t xml:space="preserve"> </w:t>
      </w:r>
      <w:r w:rsidRPr="009573DF">
        <w:rPr>
          <w:b/>
          <w:bCs/>
          <w:lang w:val="en-US"/>
        </w:rPr>
        <w:t>Automated calls and messages</w:t>
      </w:r>
    </w:p>
    <w:p w:rsidRPr="009573DF" w:rsidR="000E58E2" w:rsidP="000E58E2" w:rsidRDefault="009E36B5" w14:paraId="1BAAFE0E" w14:textId="7F9C2A7F">
      <w:pPr>
        <w:rPr>
          <w:i/>
          <w:iCs/>
          <w:lang w:val="en-US"/>
        </w:rPr>
      </w:pPr>
      <w:r w:rsidRPr="009573DF">
        <w:rPr>
          <w:b/>
          <w:bCs/>
          <w:lang w:val="en-US"/>
        </w:rPr>
        <w:t>5</w:t>
      </w:r>
      <w:r w:rsidRPr="009573DF" w:rsidR="000E58E2">
        <w:rPr>
          <w:b/>
          <w:bCs/>
          <w:lang w:val="en-US"/>
        </w:rPr>
        <w:t>.3.1.</w:t>
      </w:r>
      <w:r w:rsidRPr="009573DF" w:rsidR="000E58E2">
        <w:rPr>
          <w:lang w:val="en-US"/>
        </w:rPr>
        <w:t xml:space="preserve"> Are automated calls permitted for B2B telemarketing? </w:t>
      </w:r>
      <w:r w:rsidRPr="009573DF" w:rsidR="000E58E2">
        <w:rPr>
          <w:i/>
          <w:iCs/>
          <w:lang w:val="en-US"/>
        </w:rPr>
        <w:t>(Please include the legal bases available for automated calls)</w:t>
      </w:r>
    </w:p>
    <w:p w:rsidRPr="009573DF" w:rsidR="00CE2151" w:rsidP="00ED503F" w:rsidRDefault="00CE2151" w14:paraId="59C78587" w14:textId="74EE57EE">
      <w:pPr>
        <w:spacing w:line="240" w:lineRule="auto"/>
        <w:jc w:val="both"/>
        <w:rPr>
          <w:i/>
          <w:iCs/>
          <w:color w:val="156082" w:themeColor="accent1"/>
          <w:lang w:val="en-US"/>
        </w:rPr>
      </w:pPr>
      <w:r w:rsidRPr="009573DF">
        <w:rPr>
          <w:color w:val="156082" w:themeColor="accent1"/>
          <w:sz w:val="22"/>
          <w:szCs w:val="22"/>
          <w:lang w:val="en-US"/>
        </w:rPr>
        <w:t>Automated calls used for advertising are prohibited without prior express consent, irrespective of whether the recipient is a consumer or another market participant.</w:t>
      </w:r>
    </w:p>
    <w:tbl>
      <w:tblPr>
        <w:tblStyle w:val="TableGrid"/>
        <w:tblW w:w="9016" w:type="dxa"/>
        <w:tblLook w:val="04A0" w:firstRow="1" w:lastRow="0" w:firstColumn="1" w:lastColumn="0" w:noHBand="0" w:noVBand="1"/>
      </w:tblPr>
      <w:tblGrid>
        <w:gridCol w:w="4508"/>
        <w:gridCol w:w="4508"/>
      </w:tblGrid>
      <w:tr w:rsidRPr="009573DF" w:rsidR="006154D8" w:rsidTr="00191B4C" w14:paraId="40253F09" w14:textId="77777777">
        <w:tc>
          <w:tcPr>
            <w:tcW w:w="4508" w:type="dxa"/>
          </w:tcPr>
          <w:p w:rsidRPr="009573DF" w:rsidR="006154D8" w:rsidP="006154D8" w:rsidRDefault="006154D8" w14:paraId="09E11B68" w14:textId="77777777">
            <w:pPr>
              <w:rPr>
                <w:lang w:val="en-US"/>
              </w:rPr>
            </w:pPr>
            <w:r w:rsidRPr="009573DF">
              <w:rPr>
                <w:lang w:val="en-US"/>
              </w:rPr>
              <w:t xml:space="preserve">Citation </w:t>
            </w:r>
          </w:p>
        </w:tc>
        <w:tc>
          <w:tcPr>
            <w:tcW w:w="4508" w:type="dxa"/>
          </w:tcPr>
          <w:p w:rsidRPr="009573DF" w:rsidR="006154D8" w:rsidP="006154D8" w:rsidRDefault="006154D8" w14:paraId="2F3341A3" w14:textId="1944F2B8">
            <w:pPr>
              <w:rPr>
                <w:lang w:val="en-US"/>
              </w:rPr>
            </w:pPr>
            <w:r w:rsidRPr="009573DF">
              <w:rPr>
                <w:color w:val="156082" w:themeColor="accent1"/>
                <w:lang w:val="en-US"/>
              </w:rPr>
              <w:t>§7(2) no.</w:t>
            </w:r>
            <w:r w:rsidRPr="009573DF" w:rsidR="003D7A32">
              <w:rPr>
                <w:color w:val="156082" w:themeColor="accent1"/>
                <w:lang w:val="en-US"/>
              </w:rPr>
              <w:t xml:space="preserve"> </w:t>
            </w:r>
            <w:r w:rsidRPr="009573DF">
              <w:rPr>
                <w:color w:val="156082" w:themeColor="accent1"/>
                <w:lang w:val="en-US"/>
              </w:rPr>
              <w:t xml:space="preserve">2 </w:t>
            </w:r>
            <w:r w:rsidR="00E50424">
              <w:rPr>
                <w:color w:val="156082" w:themeColor="accent1"/>
                <w:lang w:val="en-US"/>
              </w:rPr>
              <w:t xml:space="preserve">of the </w:t>
            </w:r>
            <w:r w:rsidRPr="009573DF">
              <w:rPr>
                <w:color w:val="156082" w:themeColor="accent1"/>
                <w:lang w:val="en-US"/>
              </w:rPr>
              <w:t>UWG</w:t>
            </w:r>
          </w:p>
        </w:tc>
      </w:tr>
    </w:tbl>
    <w:p w:rsidRPr="009573DF" w:rsidR="000E58E2" w:rsidP="000E58E2" w:rsidRDefault="000E58E2" w14:paraId="6FF01056" w14:textId="77777777">
      <w:pPr>
        <w:rPr>
          <w:lang w:val="en-US"/>
        </w:rPr>
      </w:pPr>
      <w:r w:rsidRPr="009573DF">
        <w:rPr>
          <w:lang w:val="en-US"/>
        </w:rPr>
        <w:t xml:space="preserve"> </w:t>
      </w:r>
    </w:p>
    <w:p w:rsidRPr="009573DF" w:rsidR="000E58E2" w:rsidP="000E58E2" w:rsidRDefault="009E36B5" w14:paraId="67AFABCD" w14:textId="6E9190FB">
      <w:pPr>
        <w:rPr>
          <w:i/>
          <w:iCs/>
          <w:lang w:val="en-US"/>
        </w:rPr>
      </w:pPr>
      <w:r w:rsidRPr="009573DF">
        <w:rPr>
          <w:b/>
          <w:bCs/>
          <w:lang w:val="en-US"/>
        </w:rPr>
        <w:t>5</w:t>
      </w:r>
      <w:r w:rsidRPr="009573DF" w:rsidR="000E58E2">
        <w:rPr>
          <w:b/>
          <w:bCs/>
          <w:lang w:val="en-US"/>
        </w:rPr>
        <w:t>.3.2.</w:t>
      </w:r>
      <w:r w:rsidRPr="009573DF" w:rsidR="000E58E2">
        <w:rPr>
          <w:lang w:val="en-US"/>
        </w:rPr>
        <w:t xml:space="preserve"> Are automated texts permitted for B2B </w:t>
      </w:r>
      <w:proofErr w:type="spellStart"/>
      <w:r w:rsidRPr="009573DF" w:rsidR="000E58E2">
        <w:rPr>
          <w:lang w:val="en-US"/>
        </w:rPr>
        <w:t>sms</w:t>
      </w:r>
      <w:proofErr w:type="spellEnd"/>
      <w:r w:rsidRPr="009573DF" w:rsidR="000E58E2">
        <w:rPr>
          <w:lang w:val="en-US"/>
        </w:rPr>
        <w:t xml:space="preserve">/mms marketing? </w:t>
      </w:r>
      <w:r w:rsidRPr="009573DF" w:rsidR="000E58E2">
        <w:rPr>
          <w:i/>
          <w:iCs/>
          <w:lang w:val="en-US"/>
        </w:rPr>
        <w:t>(Please include the legal bases available for automated messages)</w:t>
      </w:r>
    </w:p>
    <w:p w:rsidRPr="009573DF" w:rsidR="006154D8" w:rsidP="00191B4C" w:rsidRDefault="006154D8" w14:paraId="003C0EB2" w14:textId="40911873">
      <w:pPr>
        <w:spacing w:line="240" w:lineRule="auto"/>
        <w:jc w:val="both"/>
        <w:rPr>
          <w:color w:val="156082" w:themeColor="accent1"/>
          <w:sz w:val="22"/>
          <w:szCs w:val="22"/>
          <w:lang w:val="en-US"/>
        </w:rPr>
      </w:pPr>
      <w:r w:rsidRPr="009573DF">
        <w:rPr>
          <w:color w:val="156082" w:themeColor="accent1"/>
          <w:sz w:val="22"/>
          <w:szCs w:val="22"/>
          <w:lang w:val="en-US"/>
        </w:rPr>
        <w:t xml:space="preserve">Automated texts used for advertising (including SMS/MMS marketing) are subject to the prior express consent requirement for electronic direct marketing; an unreasonably intrusive nuisance is always assumed where advertising is carried out using electronic mail without prior express consent, §7(2) no.2 </w:t>
      </w:r>
      <w:r w:rsidR="00E50424">
        <w:rPr>
          <w:color w:val="156082" w:themeColor="accent1"/>
          <w:sz w:val="22"/>
          <w:szCs w:val="22"/>
          <w:lang w:val="en-US"/>
        </w:rPr>
        <w:t xml:space="preserve">of the </w:t>
      </w:r>
      <w:r w:rsidRPr="009573DF">
        <w:rPr>
          <w:color w:val="156082" w:themeColor="accent1"/>
          <w:sz w:val="22"/>
          <w:szCs w:val="22"/>
          <w:lang w:val="en-US"/>
        </w:rPr>
        <w:t xml:space="preserve">UWG. The existing customer exception under </w:t>
      </w:r>
      <w:r w:rsidR="00E50424">
        <w:rPr>
          <w:color w:val="156082" w:themeColor="accent1"/>
          <w:sz w:val="22"/>
          <w:szCs w:val="22"/>
          <w:lang w:val="en-US"/>
        </w:rPr>
        <w:t>§</w:t>
      </w:r>
      <w:r w:rsidRPr="009573DF">
        <w:rPr>
          <w:color w:val="156082" w:themeColor="accent1"/>
          <w:sz w:val="22"/>
          <w:szCs w:val="22"/>
          <w:lang w:val="en-US"/>
        </w:rPr>
        <w:t xml:space="preserve">7(3) </w:t>
      </w:r>
      <w:r w:rsidR="00E50424">
        <w:rPr>
          <w:color w:val="156082" w:themeColor="accent1"/>
          <w:sz w:val="22"/>
          <w:szCs w:val="22"/>
          <w:lang w:val="en-US"/>
        </w:rPr>
        <w:t xml:space="preserve">of the </w:t>
      </w:r>
      <w:r w:rsidRPr="009573DF">
        <w:rPr>
          <w:color w:val="156082" w:themeColor="accent1"/>
          <w:sz w:val="22"/>
          <w:szCs w:val="22"/>
          <w:lang w:val="en-US"/>
        </w:rPr>
        <w:t>UWG may apply under its strict conditions.</w:t>
      </w:r>
    </w:p>
    <w:tbl>
      <w:tblPr>
        <w:tblStyle w:val="TableGrid"/>
        <w:tblW w:w="0" w:type="auto"/>
        <w:tblLook w:val="04A0" w:firstRow="1" w:lastRow="0" w:firstColumn="1" w:lastColumn="0" w:noHBand="0" w:noVBand="1"/>
      </w:tblPr>
      <w:tblGrid>
        <w:gridCol w:w="4508"/>
        <w:gridCol w:w="4508"/>
      </w:tblGrid>
      <w:tr w:rsidRPr="009573DF" w:rsidR="000E58E2" w:rsidTr="00145EFF" w14:paraId="7DA14208" w14:textId="77777777">
        <w:tc>
          <w:tcPr>
            <w:tcW w:w="4508" w:type="dxa"/>
          </w:tcPr>
          <w:p w:rsidRPr="009573DF" w:rsidR="000E58E2" w:rsidP="00145EFF" w:rsidRDefault="000E58E2" w14:paraId="595EBB5A" w14:textId="77777777">
            <w:pPr>
              <w:rPr>
                <w:lang w:val="en-US"/>
              </w:rPr>
            </w:pPr>
            <w:r w:rsidRPr="009573DF">
              <w:rPr>
                <w:lang w:val="en-US"/>
              </w:rPr>
              <w:t xml:space="preserve">Citation </w:t>
            </w:r>
          </w:p>
        </w:tc>
        <w:tc>
          <w:tcPr>
            <w:tcW w:w="4508" w:type="dxa"/>
          </w:tcPr>
          <w:p w:rsidRPr="009573DF" w:rsidR="000E58E2" w:rsidP="00145EFF" w:rsidRDefault="006154D8" w14:paraId="22464A68" w14:textId="1963D530">
            <w:pPr>
              <w:rPr>
                <w:lang w:val="en-US"/>
              </w:rPr>
            </w:pPr>
            <w:r w:rsidRPr="009573DF">
              <w:rPr>
                <w:color w:val="156082" w:themeColor="accent1"/>
                <w:lang w:val="en-US"/>
              </w:rPr>
              <w:t>§7(2) no.</w:t>
            </w:r>
            <w:r w:rsidRPr="009573DF" w:rsidR="004C4825">
              <w:rPr>
                <w:color w:val="156082" w:themeColor="accent1"/>
                <w:lang w:val="en-US"/>
              </w:rPr>
              <w:t xml:space="preserve"> </w:t>
            </w:r>
            <w:r w:rsidRPr="009573DF">
              <w:rPr>
                <w:color w:val="156082" w:themeColor="accent1"/>
                <w:lang w:val="en-US"/>
              </w:rPr>
              <w:t xml:space="preserve">2 </w:t>
            </w:r>
            <w:r w:rsidR="00E50424">
              <w:rPr>
                <w:color w:val="156082" w:themeColor="accent1"/>
                <w:lang w:val="en-US"/>
              </w:rPr>
              <w:t xml:space="preserve">of the </w:t>
            </w:r>
            <w:r w:rsidRPr="009573DF">
              <w:rPr>
                <w:color w:val="156082" w:themeColor="accent1"/>
                <w:lang w:val="en-US"/>
              </w:rPr>
              <w:t>UWG</w:t>
            </w:r>
          </w:p>
        </w:tc>
      </w:tr>
    </w:tbl>
    <w:p w:rsidRPr="009573DF" w:rsidR="000E58E2" w:rsidP="00E91145" w:rsidRDefault="000E58E2" w14:paraId="2067C10F" w14:textId="69AA9650">
      <w:pPr>
        <w:rPr>
          <w:lang w:val="en-US"/>
        </w:rPr>
      </w:pPr>
    </w:p>
    <w:p w:rsidRPr="009573DF" w:rsidR="009E36B5" w:rsidP="009E36B5" w:rsidRDefault="009E36B5" w14:paraId="1C6E6C23" w14:textId="5460B184">
      <w:pPr>
        <w:rPr>
          <w:b/>
          <w:bCs/>
          <w:lang w:val="en-US"/>
        </w:rPr>
      </w:pPr>
      <w:r w:rsidRPr="009573DF">
        <w:rPr>
          <w:b/>
          <w:bCs/>
          <w:lang w:val="en-US"/>
        </w:rPr>
        <w:t>5.4.</w:t>
      </w:r>
      <w:r w:rsidRPr="009573DF">
        <w:rPr>
          <w:lang w:val="en-US"/>
        </w:rPr>
        <w:t xml:space="preserve">  </w:t>
      </w:r>
      <w:r w:rsidRPr="009573DF">
        <w:rPr>
          <w:b/>
          <w:bCs/>
          <w:lang w:val="en-US"/>
        </w:rPr>
        <w:t>Cold calls</w:t>
      </w:r>
      <w:r w:rsidRPr="009573DF" w:rsidR="530D857D">
        <w:rPr>
          <w:b/>
          <w:bCs/>
          <w:lang w:val="en-US"/>
        </w:rPr>
        <w:t>/Prospecting</w:t>
      </w:r>
    </w:p>
    <w:p w:rsidRPr="009573DF" w:rsidR="009E36B5" w:rsidP="2E334C89" w:rsidRDefault="009E36B5" w14:paraId="533732E9" w14:textId="6F5B47E8">
      <w:pPr>
        <w:rPr>
          <w:i/>
          <w:iCs/>
          <w:lang w:val="en-US"/>
        </w:rPr>
      </w:pPr>
      <w:r w:rsidRPr="009573DF">
        <w:rPr>
          <w:b/>
          <w:bCs/>
          <w:lang w:val="en-US"/>
        </w:rPr>
        <w:t>5.4.1.</w:t>
      </w:r>
      <w:r w:rsidRPr="009573DF" w:rsidR="1904EF25">
        <w:rPr>
          <w:b/>
          <w:bCs/>
          <w:lang w:val="en-US"/>
        </w:rPr>
        <w:t xml:space="preserve"> </w:t>
      </w:r>
      <w:r w:rsidRPr="009573DF">
        <w:rPr>
          <w:lang w:val="en-US"/>
        </w:rPr>
        <w:t xml:space="preserve">Are cold calls for B2B telemarketing permitted? </w:t>
      </w:r>
      <w:r w:rsidRPr="009573DF">
        <w:rPr>
          <w:i/>
          <w:iCs/>
          <w:lang w:val="en-US"/>
        </w:rPr>
        <w:t>(Please include the legal bases available for making cold calls)</w:t>
      </w:r>
    </w:p>
    <w:p w:rsidRPr="009573DF" w:rsidR="006154D8" w:rsidP="00191B4C" w:rsidRDefault="006154D8" w14:paraId="07E4FEC8" w14:textId="145B039D">
      <w:pPr>
        <w:spacing w:line="240" w:lineRule="auto"/>
        <w:jc w:val="both"/>
        <w:rPr>
          <w:color w:val="156082" w:themeColor="accent1"/>
          <w:sz w:val="22"/>
          <w:szCs w:val="22"/>
          <w:lang w:val="en-US"/>
        </w:rPr>
      </w:pPr>
      <w:r w:rsidRPr="009573DF">
        <w:rPr>
          <w:color w:val="156082" w:themeColor="accent1"/>
          <w:sz w:val="22"/>
          <w:szCs w:val="22"/>
          <w:lang w:val="en-US"/>
        </w:rPr>
        <w:t xml:space="preserve">Cold calls in a B2B context may be permissible </w:t>
      </w:r>
      <w:r w:rsidRPr="009573DF" w:rsidR="00AD6952">
        <w:rPr>
          <w:color w:val="156082" w:themeColor="accent1"/>
          <w:sz w:val="22"/>
          <w:szCs w:val="22"/>
          <w:lang w:val="en-US"/>
        </w:rPr>
        <w:t xml:space="preserve">if they can be based on presumed consent under the conditions explained under </w:t>
      </w:r>
      <w:r w:rsidR="00E50424">
        <w:rPr>
          <w:color w:val="156082" w:themeColor="accent1"/>
          <w:sz w:val="22"/>
          <w:szCs w:val="22"/>
          <w:lang w:val="en-US"/>
        </w:rPr>
        <w:t xml:space="preserve">section </w:t>
      </w:r>
      <w:r w:rsidRPr="009573DF" w:rsidR="00AD6952">
        <w:rPr>
          <w:color w:val="156082" w:themeColor="accent1"/>
          <w:sz w:val="22"/>
          <w:szCs w:val="22"/>
          <w:lang w:val="en-US"/>
        </w:rPr>
        <w:t>5.1.3.</w:t>
      </w:r>
      <w:r w:rsidRPr="009573DF">
        <w:rPr>
          <w:color w:val="156082" w:themeColor="accent1"/>
          <w:sz w:val="22"/>
          <w:szCs w:val="22"/>
          <w:lang w:val="en-US"/>
        </w:rPr>
        <w:t xml:space="preserve"> </w:t>
      </w:r>
      <w:r w:rsidR="00E50424">
        <w:rPr>
          <w:color w:val="156082" w:themeColor="accent1"/>
          <w:sz w:val="22"/>
          <w:szCs w:val="22"/>
          <w:lang w:val="en-US"/>
        </w:rPr>
        <w:t xml:space="preserve">above. </w:t>
      </w:r>
      <w:r w:rsidRPr="009573DF">
        <w:rPr>
          <w:color w:val="156082" w:themeColor="accent1"/>
          <w:sz w:val="22"/>
          <w:szCs w:val="22"/>
          <w:lang w:val="en-US"/>
        </w:rPr>
        <w:t>Absent presumed consent, cold calls are unlawful.</w:t>
      </w:r>
    </w:p>
    <w:tbl>
      <w:tblPr>
        <w:tblStyle w:val="TableGrid"/>
        <w:tblW w:w="0" w:type="auto"/>
        <w:tblLook w:val="04A0" w:firstRow="1" w:lastRow="0" w:firstColumn="1" w:lastColumn="0" w:noHBand="0" w:noVBand="1"/>
      </w:tblPr>
      <w:tblGrid>
        <w:gridCol w:w="4508"/>
        <w:gridCol w:w="4508"/>
      </w:tblGrid>
      <w:tr w:rsidRPr="009573DF" w:rsidR="009E36B5" w:rsidTr="00145EFF" w14:paraId="4E820F17" w14:textId="77777777">
        <w:tc>
          <w:tcPr>
            <w:tcW w:w="4508" w:type="dxa"/>
          </w:tcPr>
          <w:p w:rsidRPr="009573DF" w:rsidR="009E36B5" w:rsidP="00145EFF" w:rsidRDefault="009E36B5" w14:paraId="03404917" w14:textId="77777777">
            <w:pPr>
              <w:rPr>
                <w:lang w:val="en-US"/>
              </w:rPr>
            </w:pPr>
            <w:r w:rsidRPr="009573DF">
              <w:rPr>
                <w:lang w:val="en-US"/>
              </w:rPr>
              <w:t xml:space="preserve">Citation </w:t>
            </w:r>
          </w:p>
        </w:tc>
        <w:tc>
          <w:tcPr>
            <w:tcW w:w="4508" w:type="dxa"/>
          </w:tcPr>
          <w:p w:rsidR="00E50424" w:rsidP="00E50424" w:rsidRDefault="00E50424" w14:paraId="080D9D1B" w14:textId="19809DC7">
            <w:pPr>
              <w:rPr>
                <w:color w:val="156082" w:themeColor="accent1"/>
                <w:lang w:val="en-US"/>
              </w:rPr>
            </w:pPr>
            <w:r w:rsidRPr="009573DF">
              <w:rPr>
                <w:color w:val="156082" w:themeColor="accent1"/>
                <w:lang w:val="en-US"/>
              </w:rPr>
              <w:t xml:space="preserve">§7(2) no. 1 </w:t>
            </w:r>
            <w:r>
              <w:rPr>
                <w:color w:val="156082" w:themeColor="accent1"/>
                <w:lang w:val="en-US"/>
              </w:rPr>
              <w:t xml:space="preserve">of the </w:t>
            </w:r>
            <w:r w:rsidRPr="009573DF">
              <w:rPr>
                <w:color w:val="156082" w:themeColor="accent1"/>
                <w:lang w:val="en-US"/>
              </w:rPr>
              <w:t>UWG</w:t>
            </w:r>
          </w:p>
          <w:p w:rsidR="00E50424" w:rsidP="00E50424" w:rsidRDefault="00E50424" w14:paraId="0D50D2B4" w14:textId="77777777">
            <w:pPr>
              <w:rPr>
                <w:lang w:val="en-US"/>
              </w:rPr>
            </w:pPr>
            <w:r>
              <w:rPr>
                <w:lang w:val="en-US"/>
              </w:rPr>
              <w:t>Decision of April 20, 2023</w:t>
            </w:r>
          </w:p>
          <w:p w:rsidR="00E50424" w:rsidP="00E50424" w:rsidRDefault="00E50424" w14:paraId="70AFF836"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E50424" w:rsidP="00E50424" w:rsidRDefault="00E50424" w14:paraId="29D231FE" w14:textId="77777777">
            <w:pPr>
              <w:rPr>
                <w:lang w:val="en-US"/>
              </w:rPr>
            </w:pPr>
            <w:r>
              <w:rPr>
                <w:lang w:val="en-US"/>
              </w:rPr>
              <w:t>Decision of November 17, 2026</w:t>
            </w:r>
          </w:p>
          <w:p w:rsidR="00E50424" w:rsidP="00E50424" w:rsidRDefault="00E50424" w14:paraId="7FD4B935"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E50424" w:rsidP="00E50424" w:rsidRDefault="00E50424" w14:paraId="5440A18A" w14:textId="1ED22197">
            <w:pPr>
              <w:rPr>
                <w:lang w:val="en-US"/>
              </w:rPr>
            </w:pPr>
            <w:r>
              <w:rPr>
                <w:color w:val="156082" w:themeColor="accent1"/>
                <w:lang w:val="en-US"/>
              </w:rPr>
              <w:t>D</w:t>
            </w:r>
            <w:r w:rsidRPr="009573DF">
              <w:rPr>
                <w:color w:val="156082" w:themeColor="accent1"/>
                <w:lang w:val="en-US"/>
              </w:rPr>
              <w:t>ecision from January 29, 2025</w:t>
            </w:r>
          </w:p>
        </w:tc>
      </w:tr>
    </w:tbl>
    <w:p w:rsidRPr="009573DF" w:rsidR="009E36B5" w:rsidP="009E36B5" w:rsidRDefault="009E36B5" w14:paraId="78250D75" w14:textId="77777777">
      <w:pPr>
        <w:rPr>
          <w:lang w:val="en-US"/>
        </w:rPr>
      </w:pPr>
    </w:p>
    <w:p w:rsidRPr="009573DF" w:rsidR="009E36B5" w:rsidP="009E36B5" w:rsidRDefault="009E36B5" w14:paraId="40822755" w14:textId="682C05B7">
      <w:pPr>
        <w:rPr>
          <w:lang w:val="en-US"/>
        </w:rPr>
      </w:pPr>
      <w:r w:rsidRPr="009573DF">
        <w:rPr>
          <w:b/>
          <w:bCs/>
          <w:lang w:val="en-US"/>
        </w:rPr>
        <w:t>5.4.2.</w:t>
      </w:r>
      <w:r w:rsidRPr="009573DF" w:rsidR="393AE1E2">
        <w:rPr>
          <w:b/>
          <w:bCs/>
          <w:lang w:val="en-US"/>
        </w:rPr>
        <w:t xml:space="preserve"> </w:t>
      </w:r>
      <w:r w:rsidRPr="009573DF">
        <w:rPr>
          <w:lang w:val="en-US"/>
        </w:rPr>
        <w:t>Is it permissible to make cold calls to obtain consent for future B2B telemarketing?</w:t>
      </w:r>
      <w:r w:rsidRPr="009573DF" w:rsidR="580171C3">
        <w:rPr>
          <w:lang w:val="en-US"/>
        </w:rPr>
        <w:t xml:space="preserve"> If yes, what are the conditions to execute such calls?</w:t>
      </w:r>
    </w:p>
    <w:p w:rsidRPr="009573DF" w:rsidR="00AD6952" w:rsidP="00191B4C" w:rsidRDefault="00AD6952" w14:paraId="6BB14909" w14:textId="7631961C">
      <w:pPr>
        <w:spacing w:line="240" w:lineRule="auto"/>
        <w:jc w:val="both"/>
        <w:rPr>
          <w:color w:val="156082" w:themeColor="accent1"/>
          <w:sz w:val="22"/>
          <w:szCs w:val="22"/>
          <w:lang w:val="en-US"/>
        </w:rPr>
      </w:pPr>
      <w:r w:rsidRPr="009573DF">
        <w:rPr>
          <w:color w:val="156082" w:themeColor="accent1"/>
          <w:sz w:val="22"/>
          <w:szCs w:val="22"/>
          <w:lang w:val="en-US"/>
        </w:rPr>
        <w:t xml:space="preserve">A call made solely to obtain consent is itself advertising and therefore requires compliance with </w:t>
      </w:r>
      <w:r w:rsidRPr="009573DF" w:rsidR="006F489B">
        <w:rPr>
          <w:color w:val="156082" w:themeColor="accent1"/>
          <w:sz w:val="22"/>
          <w:szCs w:val="22"/>
          <w:lang w:val="en-US"/>
        </w:rPr>
        <w:t>§</w:t>
      </w:r>
      <w:r w:rsidRPr="009573DF">
        <w:rPr>
          <w:color w:val="156082" w:themeColor="accent1"/>
          <w:sz w:val="22"/>
          <w:szCs w:val="22"/>
          <w:lang w:val="en-US"/>
        </w:rPr>
        <w:t xml:space="preserve">7(2) no. 1 </w:t>
      </w:r>
      <w:r w:rsidR="00922A46">
        <w:rPr>
          <w:color w:val="156082" w:themeColor="accent1"/>
          <w:sz w:val="22"/>
          <w:szCs w:val="22"/>
          <w:lang w:val="en-US"/>
        </w:rPr>
        <w:t xml:space="preserve">of the </w:t>
      </w:r>
      <w:r w:rsidRPr="009573DF">
        <w:rPr>
          <w:color w:val="156082" w:themeColor="accent1"/>
          <w:sz w:val="22"/>
          <w:szCs w:val="22"/>
          <w:lang w:val="en-US"/>
        </w:rPr>
        <w:t>UWG. Accordingly, such a call is permissible only where the recipient is a consumer who has already given prior express consent to be called, or (in B2B) where presumed consent exists.</w:t>
      </w:r>
    </w:p>
    <w:tbl>
      <w:tblPr>
        <w:tblStyle w:val="TableGrid"/>
        <w:tblW w:w="0" w:type="auto"/>
        <w:tblLook w:val="04A0" w:firstRow="1" w:lastRow="0" w:firstColumn="1" w:lastColumn="0" w:noHBand="0" w:noVBand="1"/>
      </w:tblPr>
      <w:tblGrid>
        <w:gridCol w:w="4508"/>
        <w:gridCol w:w="4508"/>
      </w:tblGrid>
      <w:tr w:rsidRPr="009573DF" w:rsidR="009E36B5" w:rsidTr="00145EFF" w14:paraId="37B312CE" w14:textId="77777777">
        <w:tc>
          <w:tcPr>
            <w:tcW w:w="4508" w:type="dxa"/>
          </w:tcPr>
          <w:p w:rsidRPr="009573DF" w:rsidR="009E36B5" w:rsidP="00145EFF" w:rsidRDefault="009E36B5" w14:paraId="7D6DC41B" w14:textId="77777777">
            <w:pPr>
              <w:rPr>
                <w:lang w:val="en-US"/>
              </w:rPr>
            </w:pPr>
            <w:r w:rsidRPr="009573DF">
              <w:rPr>
                <w:lang w:val="en-US"/>
              </w:rPr>
              <w:t xml:space="preserve">Citation </w:t>
            </w:r>
          </w:p>
        </w:tc>
        <w:tc>
          <w:tcPr>
            <w:tcW w:w="4508" w:type="dxa"/>
          </w:tcPr>
          <w:p w:rsidRPr="009573DF" w:rsidR="009E36B5" w:rsidP="00145EFF" w:rsidRDefault="006F489B" w14:paraId="770937EA" w14:textId="6758A090">
            <w:pPr>
              <w:rPr>
                <w:lang w:val="en-US"/>
              </w:rPr>
            </w:pPr>
            <w:r w:rsidRPr="009573DF">
              <w:rPr>
                <w:color w:val="156082" w:themeColor="accent1"/>
                <w:lang w:val="en-US"/>
              </w:rPr>
              <w:t xml:space="preserve">§7(2) no. 1 </w:t>
            </w:r>
            <w:r w:rsidR="00922A46">
              <w:rPr>
                <w:color w:val="156082" w:themeColor="accent1"/>
                <w:lang w:val="en-US"/>
              </w:rPr>
              <w:t xml:space="preserve">of the </w:t>
            </w:r>
            <w:r w:rsidRPr="009573DF">
              <w:rPr>
                <w:color w:val="156082" w:themeColor="accent1"/>
                <w:lang w:val="en-US"/>
              </w:rPr>
              <w:t>UWG</w:t>
            </w:r>
          </w:p>
        </w:tc>
      </w:tr>
    </w:tbl>
    <w:p w:rsidRPr="009573DF" w:rsidR="009E36B5" w:rsidP="009E36B5" w:rsidRDefault="009E36B5" w14:paraId="6F732DEA" w14:textId="77777777">
      <w:pPr>
        <w:rPr>
          <w:lang w:val="en-US"/>
        </w:rPr>
      </w:pPr>
    </w:p>
    <w:p w:rsidRPr="009573DF" w:rsidR="00E91145" w:rsidP="2E334C89" w:rsidRDefault="64AF4EF9" w14:paraId="13FAFAB8" w14:textId="47319182">
      <w:pPr>
        <w:rPr>
          <w:b/>
          <w:bCs/>
          <w:lang w:val="en-US"/>
        </w:rPr>
      </w:pPr>
      <w:r w:rsidRPr="009573DF">
        <w:rPr>
          <w:b/>
          <w:bCs/>
          <w:lang w:val="en-US"/>
        </w:rPr>
        <w:t xml:space="preserve">6.2. </w:t>
      </w:r>
      <w:proofErr w:type="spellStart"/>
      <w:r w:rsidRPr="009573DF">
        <w:rPr>
          <w:b/>
          <w:bCs/>
          <w:lang w:val="en-US"/>
        </w:rPr>
        <w:t>Opt</w:t>
      </w:r>
      <w:proofErr w:type="spellEnd"/>
      <w:r w:rsidRPr="009573DF">
        <w:rPr>
          <w:b/>
          <w:bCs/>
          <w:lang w:val="en-US"/>
        </w:rPr>
        <w:t xml:space="preserve"> out Lists</w:t>
      </w:r>
    </w:p>
    <w:p w:rsidRPr="009573DF" w:rsidR="00E91145" w:rsidP="6FE0B90D" w:rsidRDefault="00E91145" w14:paraId="1E712788" w14:textId="34AC5603">
      <w:pPr>
        <w:pStyle w:val="ListParagraph"/>
        <w:numPr>
          <w:ilvl w:val="2"/>
          <w:numId w:val="13"/>
        </w:numPr>
        <w:rPr>
          <w:i/>
          <w:iCs/>
        </w:rPr>
      </w:pPr>
      <w:r w:rsidRPr="009573DF">
        <w:t xml:space="preserve">Are there any national opt-out lists for </w:t>
      </w:r>
      <w:proofErr w:type="spellStart"/>
      <w:r w:rsidRPr="009573DF">
        <w:t>emarketing</w:t>
      </w:r>
      <w:proofErr w:type="spellEnd"/>
      <w:r w:rsidRPr="009573DF" w:rsidR="2F2A1805">
        <w:t xml:space="preserve"> or any other relevant lists? </w:t>
      </w:r>
      <w:r w:rsidRPr="009573DF">
        <w:rPr>
          <w:i/>
          <w:iCs/>
        </w:rPr>
        <w:t>(</w:t>
      </w:r>
      <w:r w:rsidRPr="009573DF" w:rsidR="54206288">
        <w:rPr>
          <w:i/>
          <w:iCs/>
        </w:rPr>
        <w:t>I</w:t>
      </w:r>
      <w:r w:rsidRPr="009573DF">
        <w:rPr>
          <w:i/>
          <w:iCs/>
        </w:rPr>
        <w:t>f yes</w:t>
      </w:r>
      <w:r w:rsidRPr="009573DF" w:rsidR="07A02864">
        <w:rPr>
          <w:i/>
          <w:iCs/>
        </w:rPr>
        <w:t>,</w:t>
      </w:r>
      <w:r w:rsidRPr="009573DF">
        <w:rPr>
          <w:i/>
          <w:iCs/>
        </w:rPr>
        <w:t xml:space="preserve"> please provide the link)</w:t>
      </w:r>
    </w:p>
    <w:p w:rsidRPr="009573DF" w:rsidR="00AD6952" w:rsidP="00191B4C" w:rsidRDefault="00AD6952" w14:paraId="444A9052" w14:textId="0844A153">
      <w:pPr>
        <w:spacing w:line="240" w:lineRule="auto"/>
        <w:jc w:val="both"/>
        <w:rPr>
          <w:color w:val="156082" w:themeColor="accent1"/>
          <w:sz w:val="22"/>
          <w:szCs w:val="22"/>
          <w:lang w:val="en-US"/>
        </w:rPr>
      </w:pPr>
      <w:r w:rsidRPr="009573DF">
        <w:rPr>
          <w:color w:val="156082" w:themeColor="accent1"/>
          <w:sz w:val="22"/>
          <w:szCs w:val="22"/>
          <w:lang w:val="en-US"/>
        </w:rPr>
        <w:t>There is no official opt-out list for e</w:t>
      </w:r>
      <w:r w:rsidRPr="009573DF" w:rsidR="000840E3">
        <w:rPr>
          <w:color w:val="156082" w:themeColor="accent1"/>
          <w:sz w:val="22"/>
          <w:szCs w:val="22"/>
          <w:lang w:val="en-US"/>
        </w:rPr>
        <w:t xml:space="preserve">mail </w:t>
      </w:r>
      <w:r w:rsidRPr="009573DF">
        <w:rPr>
          <w:color w:val="156082" w:themeColor="accent1"/>
          <w:sz w:val="22"/>
          <w:szCs w:val="22"/>
          <w:lang w:val="en-US"/>
        </w:rPr>
        <w:t>marketing in Germany. However, the Direct Marketing Guidance notes that a reference to the so-called Robinson lists (</w:t>
      </w:r>
      <w:r w:rsidR="004F15E2">
        <w:rPr>
          <w:color w:val="156082" w:themeColor="accent1"/>
          <w:sz w:val="22"/>
          <w:szCs w:val="22"/>
          <w:lang w:val="en-US"/>
        </w:rPr>
        <w:t xml:space="preserve">accessible </w:t>
      </w:r>
      <w:hyperlink w:history="1" r:id="rId73">
        <w:r w:rsidRPr="004F15E2" w:rsidR="004F15E2">
          <w:rPr>
            <w:rStyle w:val="Hyperlink"/>
            <w:sz w:val="22"/>
            <w:szCs w:val="22"/>
            <w:lang w:val="en-US"/>
          </w:rPr>
          <w:t>here</w:t>
        </w:r>
      </w:hyperlink>
      <w:r w:rsidRPr="009573DF" w:rsidR="00167AD5">
        <w:rPr>
          <w:color w:val="156082" w:themeColor="accent1"/>
          <w:sz w:val="22"/>
          <w:szCs w:val="22"/>
          <w:lang w:val="en-US"/>
        </w:rPr>
        <w:t>),</w:t>
      </w:r>
      <w:r w:rsidRPr="009573DF">
        <w:rPr>
          <w:color w:val="156082" w:themeColor="accent1"/>
          <w:sz w:val="22"/>
          <w:szCs w:val="22"/>
          <w:lang w:val="en-US"/>
        </w:rPr>
        <w:t xml:space="preserve"> of the advertising industry can be helpful for the data subject. </w:t>
      </w:r>
      <w:r w:rsidRPr="009573DF" w:rsidR="00C07D00">
        <w:rPr>
          <w:color w:val="156082" w:themeColor="accent1"/>
          <w:sz w:val="22"/>
          <w:szCs w:val="22"/>
          <w:lang w:val="en-US"/>
        </w:rPr>
        <w:t>I</w:t>
      </w:r>
      <w:r w:rsidRPr="009573DF">
        <w:rPr>
          <w:color w:val="156082" w:themeColor="accent1"/>
          <w:sz w:val="22"/>
          <w:szCs w:val="22"/>
          <w:lang w:val="en-US"/>
        </w:rPr>
        <w:t>t should be noted that companies are not legally obliged to check against such lists of non-profit organizations, and in market reality, there is no comprehensive subscription to these lists. Although these lists only oblige affiliated companies not to send any email advertising to the registered emails, they are being offered for matching to both members and non-members.</w:t>
      </w:r>
    </w:p>
    <w:p w:rsidRPr="009573DF" w:rsidR="00AD6952" w:rsidP="00191B4C" w:rsidRDefault="00AD6952" w14:paraId="5A2E39EF" w14:textId="7B8F725A">
      <w:pPr>
        <w:spacing w:line="240" w:lineRule="auto"/>
        <w:jc w:val="both"/>
        <w:rPr>
          <w:color w:val="156082" w:themeColor="accent1"/>
          <w:lang w:val="en-US"/>
        </w:rPr>
      </w:pPr>
      <w:r w:rsidRPr="009573DF">
        <w:rPr>
          <w:color w:val="156082" w:themeColor="accent1"/>
          <w:sz w:val="22"/>
          <w:szCs w:val="22"/>
          <w:lang w:val="en-US"/>
        </w:rPr>
        <w:t>The legal effect of such lists is controversial. The view in legal commentary is that it is possible and reasonable for non-members to become aware of and observe the conflicting will of the recipient with reasonable effort.</w:t>
      </w:r>
    </w:p>
    <w:tbl>
      <w:tblPr>
        <w:tblStyle w:val="TableGrid"/>
        <w:tblW w:w="0" w:type="auto"/>
        <w:tblLook w:val="04A0" w:firstRow="1" w:lastRow="0" w:firstColumn="1" w:lastColumn="0" w:noHBand="0" w:noVBand="1"/>
      </w:tblPr>
      <w:tblGrid>
        <w:gridCol w:w="4508"/>
        <w:gridCol w:w="4508"/>
      </w:tblGrid>
      <w:tr w:rsidRPr="009573DF" w:rsidR="00406589" w:rsidTr="00145EFF" w14:paraId="1C06F72A" w14:textId="77777777">
        <w:tc>
          <w:tcPr>
            <w:tcW w:w="4508" w:type="dxa"/>
          </w:tcPr>
          <w:p w:rsidRPr="009573DF" w:rsidR="00406589" w:rsidP="00145EFF" w:rsidRDefault="00406589" w14:paraId="4BC750DC" w14:textId="77777777">
            <w:pPr>
              <w:rPr>
                <w:lang w:val="en-US"/>
              </w:rPr>
            </w:pPr>
            <w:r w:rsidRPr="009573DF">
              <w:rPr>
                <w:lang w:val="en-US"/>
              </w:rPr>
              <w:t xml:space="preserve">Citation </w:t>
            </w:r>
          </w:p>
        </w:tc>
        <w:tc>
          <w:tcPr>
            <w:tcW w:w="4508" w:type="dxa"/>
          </w:tcPr>
          <w:p w:rsidRPr="009573DF" w:rsidR="00406589" w:rsidP="00145EFF" w:rsidRDefault="004F15E2" w14:paraId="3875D8B2" w14:textId="4BED92B1">
            <w:pPr>
              <w:rPr>
                <w:lang w:val="en-US"/>
              </w:rPr>
            </w:pPr>
            <w:r>
              <w:rPr>
                <w:color w:val="156082" w:themeColor="accent1"/>
                <w:lang w:val="en-US"/>
              </w:rPr>
              <w:t>Section 5.1 of the Direct Marketing Guidance</w:t>
            </w:r>
          </w:p>
        </w:tc>
      </w:tr>
    </w:tbl>
    <w:p w:rsidRPr="009573DF" w:rsidR="00406589" w:rsidP="00406589" w:rsidRDefault="00406589" w14:paraId="5935F75E" w14:textId="77777777">
      <w:pPr>
        <w:pStyle w:val="ListParagraph"/>
        <w:rPr>
          <w:i/>
          <w:iCs/>
        </w:rPr>
      </w:pPr>
    </w:p>
    <w:p w:rsidRPr="009573DF" w:rsidR="00406589" w:rsidP="07DA6337" w:rsidRDefault="00406589" w14:paraId="6EB5F1CB" w14:textId="55E62146">
      <w:pPr>
        <w:pStyle w:val="ListParagraph"/>
        <w:numPr>
          <w:ilvl w:val="2"/>
          <w:numId w:val="13"/>
        </w:numPr>
        <w:rPr>
          <w:i/>
          <w:iCs/>
        </w:rPr>
      </w:pPr>
      <w:r w:rsidRPr="009573DF">
        <w:t>Are there any national opt-out lists for telemarketing</w:t>
      </w:r>
      <w:r w:rsidRPr="009573DF" w:rsidR="09BCE82E">
        <w:t xml:space="preserve"> or any other relevant lists, such as a Reassigned Numbers list?</w:t>
      </w:r>
      <w:r w:rsidRPr="009573DF">
        <w:t xml:space="preserve"> </w:t>
      </w:r>
      <w:r w:rsidRPr="009573DF">
        <w:rPr>
          <w:i/>
          <w:iCs/>
        </w:rPr>
        <w:t>(</w:t>
      </w:r>
      <w:r w:rsidRPr="009573DF" w:rsidR="23067ED3">
        <w:rPr>
          <w:i/>
          <w:iCs/>
        </w:rPr>
        <w:t>I</w:t>
      </w:r>
      <w:r w:rsidRPr="009573DF">
        <w:rPr>
          <w:i/>
          <w:iCs/>
        </w:rPr>
        <w:t>f yes</w:t>
      </w:r>
      <w:r w:rsidRPr="009573DF" w:rsidR="175E2D0C">
        <w:rPr>
          <w:i/>
          <w:iCs/>
        </w:rPr>
        <w:t>,</w:t>
      </w:r>
      <w:r w:rsidRPr="009573DF">
        <w:rPr>
          <w:i/>
          <w:iCs/>
        </w:rPr>
        <w:t xml:space="preserve"> please provide the link)</w:t>
      </w:r>
    </w:p>
    <w:p w:rsidRPr="009573DF" w:rsidR="00167AD5" w:rsidP="00191B4C" w:rsidRDefault="00167AD5" w14:paraId="7D0C6497" w14:textId="5E513B8A">
      <w:pPr>
        <w:spacing w:line="240" w:lineRule="auto"/>
        <w:jc w:val="both"/>
        <w:rPr>
          <w:color w:val="156082" w:themeColor="accent1"/>
          <w:lang w:val="en-US"/>
        </w:rPr>
      </w:pPr>
      <w:r w:rsidRPr="009573DF">
        <w:rPr>
          <w:color w:val="156082" w:themeColor="accent1"/>
          <w:sz w:val="22"/>
          <w:szCs w:val="22"/>
          <w:lang w:val="en-US"/>
        </w:rPr>
        <w:t>Germany has no statutory national Do</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Not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Call registry. The main voluntary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mechanism is </w:t>
      </w:r>
      <w:r w:rsidRPr="009573DF" w:rsidR="000840E3">
        <w:rPr>
          <w:color w:val="156082" w:themeColor="accent1"/>
          <w:sz w:val="22"/>
          <w:szCs w:val="22"/>
          <w:lang w:val="en-US"/>
        </w:rPr>
        <w:t>the Robinson</w:t>
      </w:r>
      <w:r w:rsidRPr="009573DF">
        <w:rPr>
          <w:color w:val="156082" w:themeColor="accent1"/>
          <w:sz w:val="22"/>
          <w:szCs w:val="22"/>
          <w:lang w:val="en-US"/>
        </w:rPr>
        <w:t xml:space="preserve"> list which many reputable advertisers use as a best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practice suppression </w:t>
      </w:r>
      <w:proofErr w:type="gramStart"/>
      <w:r w:rsidRPr="009573DF">
        <w:rPr>
          <w:color w:val="156082" w:themeColor="accent1"/>
          <w:sz w:val="22"/>
          <w:szCs w:val="22"/>
          <w:lang w:val="en-US"/>
        </w:rPr>
        <w:t>list</w:t>
      </w:r>
      <w:proofErr w:type="gramEnd"/>
      <w:r w:rsidRPr="009573DF">
        <w:rPr>
          <w:color w:val="156082" w:themeColor="accent1"/>
          <w:sz w:val="22"/>
          <w:szCs w:val="22"/>
          <w:lang w:val="en-US"/>
        </w:rPr>
        <w:t xml:space="preserve"> but which is not legally binding.</w:t>
      </w:r>
    </w:p>
    <w:tbl>
      <w:tblPr>
        <w:tblStyle w:val="TableGrid"/>
        <w:tblW w:w="0" w:type="auto"/>
        <w:tblLook w:val="04A0" w:firstRow="1" w:lastRow="0" w:firstColumn="1" w:lastColumn="0" w:noHBand="0" w:noVBand="1"/>
      </w:tblPr>
      <w:tblGrid>
        <w:gridCol w:w="4508"/>
        <w:gridCol w:w="4508"/>
      </w:tblGrid>
      <w:tr w:rsidRPr="009573DF" w:rsidR="00406589" w:rsidTr="00145EFF" w14:paraId="688D0F5D" w14:textId="77777777">
        <w:tc>
          <w:tcPr>
            <w:tcW w:w="4508" w:type="dxa"/>
          </w:tcPr>
          <w:p w:rsidRPr="009573DF" w:rsidR="00406589" w:rsidP="00145EFF" w:rsidRDefault="00406589" w14:paraId="421534E9" w14:textId="77777777">
            <w:pPr>
              <w:rPr>
                <w:lang w:val="en-US"/>
              </w:rPr>
            </w:pPr>
            <w:r w:rsidRPr="009573DF">
              <w:rPr>
                <w:lang w:val="en-US"/>
              </w:rPr>
              <w:t xml:space="preserve">Citation </w:t>
            </w:r>
          </w:p>
        </w:tc>
        <w:tc>
          <w:tcPr>
            <w:tcW w:w="4508" w:type="dxa"/>
          </w:tcPr>
          <w:p w:rsidRPr="009573DF" w:rsidR="00406589" w:rsidP="00145EFF" w:rsidRDefault="006F489B" w14:paraId="429BA81C" w14:textId="1EFBCF25">
            <w:pPr>
              <w:rPr>
                <w:lang w:val="en-US"/>
              </w:rPr>
            </w:pPr>
            <w:r w:rsidRPr="009573DF">
              <w:rPr>
                <w:color w:val="156082" w:themeColor="accent1"/>
                <w:lang w:val="en-US"/>
              </w:rPr>
              <w:t>Not applicable</w:t>
            </w:r>
            <w:r w:rsidR="004F15E2">
              <w:rPr>
                <w:color w:val="156082" w:themeColor="accent1"/>
                <w:lang w:val="en-US"/>
              </w:rPr>
              <w:t>.</w:t>
            </w:r>
          </w:p>
        </w:tc>
      </w:tr>
    </w:tbl>
    <w:p w:rsidRPr="009573DF" w:rsidR="00406589" w:rsidP="00406589" w:rsidRDefault="00406589" w14:paraId="717D8ADA" w14:textId="77777777">
      <w:pPr>
        <w:pStyle w:val="ListParagraph"/>
        <w:rPr>
          <w:i/>
          <w:iCs/>
        </w:rPr>
      </w:pPr>
    </w:p>
    <w:p w:rsidRPr="009573DF" w:rsidR="00406589" w:rsidP="07DA6337" w:rsidRDefault="00406589" w14:paraId="67B8A2A1" w14:textId="5E9EF04A">
      <w:pPr>
        <w:pStyle w:val="ListParagraph"/>
        <w:numPr>
          <w:ilvl w:val="2"/>
          <w:numId w:val="13"/>
        </w:numPr>
        <w:rPr>
          <w:i/>
          <w:iCs/>
        </w:rPr>
      </w:pPr>
      <w:r w:rsidRPr="009573DF">
        <w:t xml:space="preserve">Are there any national opt-out lists for </w:t>
      </w:r>
      <w:proofErr w:type="spellStart"/>
      <w:r w:rsidRPr="009573DF">
        <w:t>sms</w:t>
      </w:r>
      <w:proofErr w:type="spellEnd"/>
      <w:r w:rsidRPr="009573DF">
        <w:t>/mms marketing</w:t>
      </w:r>
      <w:r w:rsidRPr="009573DF" w:rsidR="464EA0A4">
        <w:t xml:space="preserve"> or any other relevant lists, such as a Reassigned Numbers list?</w:t>
      </w:r>
      <w:r w:rsidRPr="009573DF">
        <w:t xml:space="preserve"> </w:t>
      </w:r>
      <w:r w:rsidRPr="009573DF">
        <w:rPr>
          <w:i/>
          <w:iCs/>
        </w:rPr>
        <w:t>(</w:t>
      </w:r>
      <w:r w:rsidRPr="009573DF" w:rsidR="05EFB8E7">
        <w:rPr>
          <w:i/>
          <w:iCs/>
        </w:rPr>
        <w:t>I</w:t>
      </w:r>
      <w:r w:rsidRPr="009573DF">
        <w:rPr>
          <w:i/>
          <w:iCs/>
        </w:rPr>
        <w:t>f yes</w:t>
      </w:r>
      <w:r w:rsidRPr="009573DF" w:rsidR="09370EB5">
        <w:rPr>
          <w:i/>
          <w:iCs/>
        </w:rPr>
        <w:t>,</w:t>
      </w:r>
      <w:r w:rsidRPr="009573DF">
        <w:rPr>
          <w:i/>
          <w:iCs/>
        </w:rPr>
        <w:t xml:space="preserve"> please provide the link)</w:t>
      </w:r>
    </w:p>
    <w:p w:rsidRPr="009573DF" w:rsidR="00167AD5" w:rsidP="00191B4C" w:rsidRDefault="00167AD5" w14:paraId="2D805A51" w14:textId="6F11313F">
      <w:pPr>
        <w:spacing w:line="240" w:lineRule="auto"/>
        <w:jc w:val="both"/>
        <w:rPr>
          <w:color w:val="156082" w:themeColor="accent1"/>
          <w:sz w:val="22"/>
          <w:szCs w:val="22"/>
          <w:lang w:val="en-US"/>
        </w:rPr>
      </w:pPr>
      <w:r w:rsidRPr="009573DF">
        <w:rPr>
          <w:color w:val="156082" w:themeColor="accent1"/>
          <w:sz w:val="22"/>
          <w:szCs w:val="22"/>
          <w:lang w:val="en-US"/>
        </w:rPr>
        <w:t>Germany does not have a statutory national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list for SMS/MMS </w:t>
      </w:r>
      <w:proofErr w:type="gramStart"/>
      <w:r w:rsidRPr="009573DF">
        <w:rPr>
          <w:color w:val="156082" w:themeColor="accent1"/>
          <w:sz w:val="22"/>
          <w:szCs w:val="22"/>
          <w:lang w:val="en-US"/>
        </w:rPr>
        <w:t>marketing,</w:t>
      </w:r>
      <w:proofErr w:type="gramEnd"/>
      <w:r w:rsidRPr="009573DF">
        <w:rPr>
          <w:color w:val="156082" w:themeColor="accent1"/>
          <w:sz w:val="22"/>
          <w:szCs w:val="22"/>
          <w:lang w:val="en-US"/>
        </w:rPr>
        <w:t xml:space="preserve"> </w:t>
      </w:r>
      <w:r w:rsidRPr="009573DF" w:rsidR="00C07D00">
        <w:rPr>
          <w:color w:val="156082" w:themeColor="accent1"/>
          <w:sz w:val="22"/>
          <w:szCs w:val="22"/>
          <w:lang w:val="en-US"/>
        </w:rPr>
        <w:t>h</w:t>
      </w:r>
      <w:r w:rsidRPr="009573DF">
        <w:rPr>
          <w:color w:val="156082" w:themeColor="accent1"/>
          <w:sz w:val="22"/>
          <w:szCs w:val="22"/>
          <w:lang w:val="en-US"/>
        </w:rPr>
        <w:t>owever, the Robinson list is a widely used voluntary opt</w:t>
      </w:r>
      <w:r w:rsidRPr="009573DF">
        <w:rPr>
          <w:color w:val="156082" w:themeColor="accent1"/>
          <w:sz w:val="22"/>
          <w:szCs w:val="22"/>
          <w:lang w:val="en-US"/>
        </w:rPr>
        <w:noBreakHyphen/>
      </w:r>
      <w:r w:rsidRPr="009573DF">
        <w:rPr>
          <w:color w:val="156082" w:themeColor="accent1"/>
          <w:sz w:val="22"/>
          <w:szCs w:val="22"/>
          <w:lang w:val="en-US"/>
        </w:rPr>
        <w:t>out list that also covers SMS/MMS.</w:t>
      </w:r>
    </w:p>
    <w:tbl>
      <w:tblPr>
        <w:tblStyle w:val="TableGrid"/>
        <w:tblW w:w="0" w:type="auto"/>
        <w:tblLook w:val="04A0" w:firstRow="1" w:lastRow="0" w:firstColumn="1" w:lastColumn="0" w:noHBand="0" w:noVBand="1"/>
      </w:tblPr>
      <w:tblGrid>
        <w:gridCol w:w="4508"/>
        <w:gridCol w:w="4508"/>
      </w:tblGrid>
      <w:tr w:rsidRPr="009573DF" w:rsidR="00BD0CFE" w:rsidTr="00145EFF" w14:paraId="5092CB71" w14:textId="77777777">
        <w:tc>
          <w:tcPr>
            <w:tcW w:w="4508" w:type="dxa"/>
          </w:tcPr>
          <w:p w:rsidRPr="009573DF" w:rsidR="00BD0CFE" w:rsidP="00145EFF" w:rsidRDefault="00BD0CFE" w14:paraId="72C47222" w14:textId="77777777">
            <w:pPr>
              <w:rPr>
                <w:lang w:val="en-US"/>
              </w:rPr>
            </w:pPr>
            <w:r w:rsidRPr="009573DF">
              <w:rPr>
                <w:lang w:val="en-US"/>
              </w:rPr>
              <w:t xml:space="preserve">Citation </w:t>
            </w:r>
          </w:p>
        </w:tc>
        <w:tc>
          <w:tcPr>
            <w:tcW w:w="4508" w:type="dxa"/>
          </w:tcPr>
          <w:p w:rsidRPr="009573DF" w:rsidR="00BD0CFE" w:rsidP="00145EFF" w:rsidRDefault="006F489B" w14:paraId="755B748A" w14:textId="7D8FE2D8">
            <w:pPr>
              <w:rPr>
                <w:lang w:val="en-US"/>
              </w:rPr>
            </w:pPr>
            <w:r w:rsidRPr="009573DF">
              <w:rPr>
                <w:color w:val="156082" w:themeColor="accent1"/>
                <w:lang w:val="en-US"/>
              </w:rPr>
              <w:t>Not applicable</w:t>
            </w:r>
            <w:r w:rsidR="004F15E2">
              <w:rPr>
                <w:color w:val="156082" w:themeColor="accent1"/>
                <w:lang w:val="en-US"/>
              </w:rPr>
              <w:t>.</w:t>
            </w:r>
          </w:p>
        </w:tc>
      </w:tr>
    </w:tbl>
    <w:p w:rsidRPr="009573DF" w:rsidR="00E91145" w:rsidP="00E91145" w:rsidRDefault="00E91145" w14:paraId="1372E9BA" w14:textId="77777777">
      <w:pPr>
        <w:rPr>
          <w:lang w:val="en-US"/>
        </w:rPr>
      </w:pPr>
    </w:p>
    <w:p w:rsidRPr="009573DF" w:rsidR="2414965E" w:rsidP="0B1D74F4" w:rsidRDefault="2414965E" w14:paraId="1041320F" w14:textId="75429D5B">
      <w:pPr>
        <w:pStyle w:val="ListParagraph"/>
        <w:numPr>
          <w:ilvl w:val="2"/>
          <w:numId w:val="13"/>
        </w:numPr>
      </w:pPr>
      <w:r w:rsidRPr="009573DF">
        <w:t xml:space="preserve">Is </w:t>
      </w:r>
      <w:r w:rsidRPr="009573DF" w:rsidR="232479E1">
        <w:t xml:space="preserve">there a fee for </w:t>
      </w:r>
      <w:r w:rsidRPr="009573DF" w:rsidR="66EBA42F">
        <w:t>access</w:t>
      </w:r>
      <w:r w:rsidRPr="009573DF" w:rsidR="02B239CB">
        <w:t>ing</w:t>
      </w:r>
      <w:r w:rsidRPr="009573DF" w:rsidR="66EBA42F">
        <w:t xml:space="preserve"> </w:t>
      </w:r>
      <w:r w:rsidRPr="009573DF" w:rsidR="2A8B170A">
        <w:t xml:space="preserve">or using </w:t>
      </w:r>
      <w:r w:rsidRPr="009573DF">
        <w:t>the list?</w:t>
      </w:r>
    </w:p>
    <w:p w:rsidRPr="009573DF" w:rsidR="00BA4C95" w:rsidP="00C07D00" w:rsidRDefault="00BA4C95" w14:paraId="5841D074" w14:textId="40F4989F">
      <w:pPr>
        <w:spacing w:after="0" w:line="240" w:lineRule="auto"/>
        <w:rPr>
          <w:color w:val="156082" w:themeColor="accent1"/>
          <w:sz w:val="22"/>
          <w:szCs w:val="22"/>
          <w:lang w:val="en-US"/>
        </w:rPr>
      </w:pPr>
      <w:r w:rsidRPr="009573DF">
        <w:rPr>
          <w:color w:val="156082" w:themeColor="accent1"/>
          <w:lang w:val="en-US"/>
        </w:rPr>
        <w:t xml:space="preserve">Individuals can </w:t>
      </w:r>
      <w:r w:rsidRPr="009573DF">
        <w:rPr>
          <w:color w:val="156082" w:themeColor="accent1"/>
          <w:sz w:val="22"/>
          <w:szCs w:val="22"/>
          <w:lang w:val="en-US"/>
        </w:rPr>
        <w:t>register on the German Robinson</w:t>
      </w:r>
      <w:r w:rsidRPr="009573DF" w:rsidR="00C07D00">
        <w:rPr>
          <w:color w:val="156082" w:themeColor="accent1"/>
          <w:sz w:val="22"/>
          <w:szCs w:val="22"/>
          <w:lang w:val="en-US"/>
        </w:rPr>
        <w:t xml:space="preserve"> </w:t>
      </w:r>
      <w:r w:rsidRPr="009573DF">
        <w:rPr>
          <w:color w:val="156082" w:themeColor="accent1"/>
          <w:sz w:val="22"/>
          <w:szCs w:val="22"/>
          <w:lang w:val="en-US"/>
        </w:rPr>
        <w:t xml:space="preserve">list free of charge. Advertisers must usually </w:t>
      </w:r>
      <w:r w:rsidRPr="00011AD3" w:rsidR="004F15E2">
        <w:t>pay a fee to access the list for suppression/matching</w:t>
      </w:r>
      <w:r w:rsidR="004F15E2">
        <w:rPr>
          <w:color w:val="156082" w:themeColor="accent1"/>
          <w:sz w:val="22"/>
          <w:szCs w:val="22"/>
          <w:lang w:val="en-US"/>
        </w:rPr>
        <w:t xml:space="preserve">, which can be found </w:t>
      </w:r>
      <w:hyperlink w:history="1" r:id="rId74">
        <w:r w:rsidRPr="004F15E2" w:rsidR="004F15E2">
          <w:rPr>
            <w:rStyle w:val="Hyperlink"/>
            <w:sz w:val="22"/>
            <w:szCs w:val="22"/>
            <w:lang w:val="en-US"/>
          </w:rPr>
          <w:t>here</w:t>
        </w:r>
      </w:hyperlink>
      <w:r w:rsidR="004F15E2">
        <w:rPr>
          <w:color w:val="156082" w:themeColor="accent1"/>
          <w:sz w:val="22"/>
          <w:szCs w:val="22"/>
          <w:lang w:val="en-US"/>
        </w:rPr>
        <w:t>.</w:t>
      </w:r>
    </w:p>
    <w:p w:rsidRPr="009573DF" w:rsidR="00BA4C95" w:rsidP="00191B4C" w:rsidRDefault="00BA4C95" w14:paraId="2788C12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5F26C565" w14:textId="77777777">
        <w:trPr>
          <w:trHeight w:val="300"/>
        </w:trPr>
        <w:tc>
          <w:tcPr>
            <w:tcW w:w="4508" w:type="dxa"/>
          </w:tcPr>
          <w:p w:rsidRPr="009573DF" w:rsidR="39B320CC" w:rsidRDefault="1189EF5C" w14:paraId="75DB2B16" w14:textId="0BDBB4BB">
            <w:pPr>
              <w:rPr>
                <w:lang w:val="en-US"/>
              </w:rPr>
            </w:pPr>
            <w:r w:rsidRPr="009573DF">
              <w:rPr>
                <w:lang w:val="en-US"/>
              </w:rPr>
              <w:t xml:space="preserve">Citation </w:t>
            </w:r>
          </w:p>
        </w:tc>
        <w:tc>
          <w:tcPr>
            <w:tcW w:w="4508" w:type="dxa"/>
          </w:tcPr>
          <w:p w:rsidRPr="009573DF" w:rsidR="39B320CC" w:rsidRDefault="006F489B" w14:paraId="0D48137F" w14:textId="53A5E8F7">
            <w:pPr>
              <w:rPr>
                <w:color w:val="156082" w:themeColor="accent1"/>
                <w:lang w:val="en-US"/>
              </w:rPr>
            </w:pPr>
            <w:r w:rsidRPr="009573DF">
              <w:rPr>
                <w:color w:val="156082" w:themeColor="accent1"/>
                <w:lang w:val="en-US"/>
              </w:rPr>
              <w:t>Not applicable</w:t>
            </w:r>
            <w:r w:rsidR="004F15E2">
              <w:rPr>
                <w:color w:val="156082" w:themeColor="accent1"/>
                <w:lang w:val="en-US"/>
              </w:rPr>
              <w:t>.</w:t>
            </w:r>
          </w:p>
        </w:tc>
      </w:tr>
    </w:tbl>
    <w:p w:rsidRPr="009573DF" w:rsidR="00E91145" w:rsidP="2E334C89" w:rsidRDefault="00E91145" w14:paraId="1B27B00B" w14:textId="29739441">
      <w:pPr>
        <w:rPr>
          <w:b/>
          <w:bCs/>
          <w:lang w:val="en-US"/>
        </w:rPr>
      </w:pPr>
    </w:p>
    <w:p w:rsidRPr="009573DF" w:rsidR="00E91145" w:rsidP="00E91145" w:rsidRDefault="3C0EA48B" w14:paraId="5C995A1B" w14:textId="7A30DF4B">
      <w:pPr>
        <w:rPr>
          <w:b/>
          <w:bCs/>
          <w:lang w:val="en-US"/>
        </w:rPr>
      </w:pPr>
      <w:r w:rsidRPr="009573DF">
        <w:rPr>
          <w:b/>
          <w:bCs/>
          <w:lang w:val="en-US"/>
        </w:rPr>
        <w:t>7</w:t>
      </w:r>
      <w:r w:rsidRPr="009573DF" w:rsidR="00E91145">
        <w:rPr>
          <w:b/>
          <w:bCs/>
          <w:lang w:val="en-US"/>
        </w:rPr>
        <w:t>. Enforcement</w:t>
      </w:r>
    </w:p>
    <w:p w:rsidRPr="009573DF" w:rsidR="00E91145" w:rsidP="00E91145" w:rsidRDefault="0DA071FC" w14:paraId="02229BEC" w14:textId="7CE29DB8">
      <w:pPr>
        <w:rPr>
          <w:b/>
          <w:bCs/>
          <w:lang w:val="en-US"/>
        </w:rPr>
      </w:pPr>
      <w:r w:rsidRPr="009573DF">
        <w:rPr>
          <w:b/>
          <w:bCs/>
          <w:lang w:val="en-US"/>
        </w:rPr>
        <w:t>7</w:t>
      </w:r>
      <w:r w:rsidRPr="009573DF" w:rsidR="00E91145">
        <w:rPr>
          <w:b/>
          <w:bCs/>
          <w:lang w:val="en-US"/>
        </w:rPr>
        <w:t>.1. Civil liability</w:t>
      </w:r>
    </w:p>
    <w:p w:rsidRPr="009573DF" w:rsidR="00E91145" w:rsidP="64BD6FC4" w:rsidRDefault="021BF3F4" w14:paraId="04C4659C" w14:textId="281F9E92">
      <w:pPr>
        <w:rPr>
          <w:lang w:val="en-US"/>
        </w:rPr>
      </w:pPr>
      <w:r w:rsidRPr="009573DF">
        <w:rPr>
          <w:lang w:val="en-US"/>
        </w:rPr>
        <w:t xml:space="preserve">7.1.1. </w:t>
      </w:r>
      <w:r w:rsidRPr="009573DF" w:rsidR="00E91145">
        <w:rPr>
          <w:lang w:val="en-US"/>
        </w:rPr>
        <w:t>Do the laws provide for civil liability?</w:t>
      </w:r>
    </w:p>
    <w:p w:rsidRPr="009573DF" w:rsidR="00902ECD" w:rsidP="00191B4C" w:rsidRDefault="00C3370C" w14:paraId="4F026F38" w14:textId="64BB9E60">
      <w:pPr>
        <w:spacing w:line="240" w:lineRule="auto"/>
        <w:jc w:val="both"/>
        <w:rPr>
          <w:color w:val="156082" w:themeColor="accent1"/>
          <w:sz w:val="22"/>
          <w:szCs w:val="22"/>
          <w:lang w:val="en-US"/>
        </w:rPr>
      </w:pPr>
      <w:r w:rsidRPr="009573DF">
        <w:rPr>
          <w:color w:val="156082" w:themeColor="accent1"/>
          <w:sz w:val="22"/>
          <w:szCs w:val="22"/>
          <w:lang w:val="en-US"/>
        </w:rPr>
        <w:t xml:space="preserve">Yes. </w:t>
      </w:r>
      <w:r w:rsidR="004F15E2">
        <w:rPr>
          <w:color w:val="156082" w:themeColor="accent1"/>
          <w:sz w:val="22"/>
          <w:szCs w:val="22"/>
          <w:lang w:val="en-US"/>
        </w:rPr>
        <w:t>C</w:t>
      </w:r>
      <w:r w:rsidRPr="009573DF" w:rsidR="00C058ED">
        <w:rPr>
          <w:color w:val="156082" w:themeColor="accent1"/>
          <w:sz w:val="22"/>
          <w:szCs w:val="22"/>
          <w:lang w:val="en-US"/>
        </w:rPr>
        <w:t xml:space="preserve">ivil liability is available under German competition law, notably §§8 and 9 </w:t>
      </w:r>
      <w:r w:rsidR="004F15E2">
        <w:rPr>
          <w:color w:val="156082" w:themeColor="accent1"/>
          <w:sz w:val="22"/>
          <w:szCs w:val="22"/>
          <w:lang w:val="en-US"/>
        </w:rPr>
        <w:t xml:space="preserve">of the </w:t>
      </w:r>
      <w:r w:rsidRPr="009573DF" w:rsidR="00C058ED">
        <w:rPr>
          <w:color w:val="156082" w:themeColor="accent1"/>
          <w:sz w:val="22"/>
          <w:szCs w:val="22"/>
          <w:lang w:val="en-US"/>
        </w:rPr>
        <w:t xml:space="preserve">UWG (injunctions and damages). </w:t>
      </w:r>
      <w:r w:rsidRPr="009573DF">
        <w:rPr>
          <w:color w:val="156082" w:themeColor="accent1"/>
          <w:sz w:val="22"/>
          <w:szCs w:val="22"/>
          <w:lang w:val="en-US"/>
        </w:rPr>
        <w:t>The GDPR provides an express right to compensation for material and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material damages suffered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unlawful data processing. The UWG provides for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enforcement, primarily through injunctions and cease</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desist claims, with damages claims available in narrower circumstances.</w:t>
      </w:r>
    </w:p>
    <w:tbl>
      <w:tblPr>
        <w:tblStyle w:val="TableGrid"/>
        <w:tblW w:w="0" w:type="auto"/>
        <w:tblLook w:val="04A0" w:firstRow="1" w:lastRow="0" w:firstColumn="1" w:lastColumn="0" w:noHBand="0" w:noVBand="1"/>
      </w:tblPr>
      <w:tblGrid>
        <w:gridCol w:w="4508"/>
        <w:gridCol w:w="4508"/>
      </w:tblGrid>
      <w:tr w:rsidRPr="009573DF" w:rsidR="00F24D53" w:rsidTr="64BD6FC4" w14:paraId="4F838BD2" w14:textId="77777777">
        <w:tc>
          <w:tcPr>
            <w:tcW w:w="4508" w:type="dxa"/>
          </w:tcPr>
          <w:p w:rsidRPr="009573DF" w:rsidR="00F24D53" w:rsidP="00145EFF" w:rsidRDefault="00F24D53" w14:paraId="53435BB1" w14:textId="77777777">
            <w:pPr>
              <w:rPr>
                <w:lang w:val="en-US"/>
              </w:rPr>
            </w:pPr>
            <w:r w:rsidRPr="009573DF">
              <w:rPr>
                <w:lang w:val="en-US"/>
              </w:rPr>
              <w:t xml:space="preserve">Citation </w:t>
            </w:r>
          </w:p>
        </w:tc>
        <w:tc>
          <w:tcPr>
            <w:tcW w:w="4508" w:type="dxa"/>
          </w:tcPr>
          <w:p w:rsidRPr="009573DF" w:rsidR="00F24D53" w:rsidP="00145EFF" w:rsidRDefault="00C058ED" w14:paraId="5CCDF6C7" w14:textId="0CB7B35B">
            <w:pPr>
              <w:rPr>
                <w:color w:val="156082" w:themeColor="accent1"/>
                <w:lang w:val="en-US"/>
              </w:rPr>
            </w:pPr>
            <w:r w:rsidRPr="009573DF">
              <w:rPr>
                <w:color w:val="156082" w:themeColor="accent1"/>
                <w:lang w:val="en-US"/>
              </w:rPr>
              <w:t>§§8 and 9</w:t>
            </w:r>
            <w:r w:rsidR="004F15E2">
              <w:rPr>
                <w:color w:val="156082" w:themeColor="accent1"/>
                <w:lang w:val="en-US"/>
              </w:rPr>
              <w:t xml:space="preserve"> </w:t>
            </w:r>
            <w:r w:rsidR="004F15E2">
              <w:rPr>
                <w:color w:val="156082" w:themeColor="accent1"/>
              </w:rPr>
              <w:t>of the</w:t>
            </w:r>
            <w:r w:rsidRPr="009573DF">
              <w:rPr>
                <w:color w:val="156082" w:themeColor="accent1"/>
                <w:lang w:val="en-US"/>
              </w:rPr>
              <w:t xml:space="preserve"> UWG</w:t>
            </w:r>
          </w:p>
          <w:p w:rsidRPr="009573DF" w:rsidR="00C058ED" w:rsidP="00145EFF" w:rsidRDefault="004F15E2" w14:paraId="5A216DF1" w14:textId="1B8A7A40">
            <w:pPr>
              <w:rPr>
                <w:lang w:val="en-US"/>
              </w:rPr>
            </w:pPr>
            <w:r>
              <w:rPr>
                <w:color w:val="156082" w:themeColor="accent1"/>
                <w:lang w:val="en-US"/>
              </w:rPr>
              <w:t>A</w:t>
            </w:r>
            <w:proofErr w:type="spellStart"/>
            <w:r>
              <w:rPr>
                <w:color w:val="156082" w:themeColor="accent1"/>
              </w:rPr>
              <w:t>rticle</w:t>
            </w:r>
            <w:proofErr w:type="spellEnd"/>
            <w:r>
              <w:rPr>
                <w:color w:val="156082" w:themeColor="accent1"/>
              </w:rPr>
              <w:t xml:space="preserve"> </w:t>
            </w:r>
            <w:r w:rsidRPr="009573DF" w:rsidR="00C058ED">
              <w:rPr>
                <w:color w:val="156082" w:themeColor="accent1"/>
                <w:lang w:val="en-US"/>
              </w:rPr>
              <w:t xml:space="preserve">82 </w:t>
            </w:r>
            <w:r>
              <w:rPr>
                <w:color w:val="156082" w:themeColor="accent1"/>
                <w:lang w:val="en-US"/>
              </w:rPr>
              <w:t>o</w:t>
            </w:r>
            <w:r>
              <w:rPr>
                <w:color w:val="156082" w:themeColor="accent1"/>
              </w:rPr>
              <w:t xml:space="preserve">f the </w:t>
            </w:r>
            <w:r w:rsidRPr="009573DF" w:rsidR="00C058ED">
              <w:rPr>
                <w:color w:val="156082" w:themeColor="accent1"/>
                <w:lang w:val="en-US"/>
              </w:rPr>
              <w:t>GDPR</w:t>
            </w:r>
          </w:p>
        </w:tc>
      </w:tr>
    </w:tbl>
    <w:p w:rsidRPr="009573DF" w:rsidR="64BD6FC4" w:rsidP="64BD6FC4" w:rsidRDefault="64BD6FC4" w14:paraId="28FB115F" w14:textId="245A07A0">
      <w:pPr>
        <w:rPr>
          <w:lang w:val="en-US"/>
        </w:rPr>
      </w:pPr>
    </w:p>
    <w:p w:rsidRPr="009573DF" w:rsidR="00E91145" w:rsidP="2E334C89" w:rsidRDefault="3C522087" w14:paraId="55C57C06" w14:textId="330EB00D">
      <w:pPr>
        <w:rPr>
          <w:i/>
          <w:iCs/>
          <w:lang w:val="en-US"/>
        </w:rPr>
      </w:pPr>
      <w:r w:rsidRPr="009573DF">
        <w:rPr>
          <w:lang w:val="en-US"/>
        </w:rPr>
        <w:t xml:space="preserve">7.1.2. </w:t>
      </w:r>
      <w:r w:rsidRPr="009573DF" w:rsidR="00E91145">
        <w:rPr>
          <w:lang w:val="en-US"/>
        </w:rPr>
        <w:t>What monetary penalties are available under the law(s)?</w:t>
      </w:r>
      <w:r w:rsidRPr="009573DF" w:rsidR="0160BC3C">
        <w:rPr>
          <w:lang w:val="en-US"/>
        </w:rPr>
        <w:t xml:space="preserve"> </w:t>
      </w:r>
      <w:r w:rsidRPr="009573DF" w:rsidR="0160BC3C">
        <w:rPr>
          <w:i/>
          <w:iCs/>
          <w:lang w:val="en-US"/>
        </w:rPr>
        <w:t>(Please describe the violations and the respective penalty schemes</w:t>
      </w:r>
      <w:r w:rsidRPr="009573DF" w:rsidR="50DBCB5D">
        <w:rPr>
          <w:i/>
          <w:iCs/>
          <w:lang w:val="en-US"/>
        </w:rPr>
        <w:t>, as applicable</w:t>
      </w:r>
      <w:r w:rsidRPr="009573DF" w:rsidR="0160BC3C">
        <w:rPr>
          <w:i/>
          <w:iCs/>
          <w:lang w:val="en-US"/>
        </w:rPr>
        <w:t>)</w:t>
      </w:r>
    </w:p>
    <w:p w:rsidRPr="009573DF" w:rsidR="00902ECD" w:rsidP="00191B4C" w:rsidRDefault="00902ECD" w14:paraId="44926C0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correlation between the GDPR and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is controversial. However, as breaches against the GDPR, on the one hand, and against competition law, on the other hand, concern different subjects and are directed against different legal objectives, it is possible to get sanctioned according to both regimes.</w:t>
      </w:r>
    </w:p>
    <w:p w:rsidRPr="009573DF" w:rsidR="00902ECD" w:rsidP="00191B4C" w:rsidRDefault="00902ECD" w14:paraId="40478896"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From a data protection law perspective, the inadmissible processing of personal data can result in a fine. A breach of the obligations of the GDPR, for example regarding transparency or failure with data subjects' rights, may lead to an administrative fine of up to €20 million or in the case of an organization, up to 4% of the annual worldwide turnover, whichever is higher (Article 83(5) of the GDPR).</w:t>
      </w:r>
    </w:p>
    <w:p w:rsidRPr="009573DF" w:rsidR="00902ECD" w:rsidP="00191B4C" w:rsidRDefault="00902ECD" w14:paraId="134FAAE0"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July 2020, the </w:t>
      </w:r>
      <w:hyperlink w:tgtFrame="_blank" w:history="1" r:id="rId75">
        <w:r w:rsidRPr="009573DF">
          <w:rPr>
            <w:rFonts w:eastAsia="Times New Roman" w:cs="Times New Roman"/>
            <w:color w:val="156082" w:themeColor="accent1"/>
            <w:sz w:val="22"/>
            <w:szCs w:val="22"/>
            <w:lang w:val="en-US" w:eastAsia="en-GB"/>
          </w:rPr>
          <w:t>Baden-Württemberg data protection authority</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LfDI</w:t>
      </w:r>
      <w:proofErr w:type="spellEnd"/>
      <w:r w:rsidRPr="009573DF">
        <w:rPr>
          <w:rFonts w:eastAsia="Times New Roman" w:cs="Times New Roman"/>
          <w:color w:val="156082" w:themeColor="accent1"/>
          <w:sz w:val="22"/>
          <w:szCs w:val="22"/>
          <w:lang w:val="en-US" w:eastAsia="en-GB"/>
        </w:rPr>
        <w:t xml:space="preserve"> Baden-Württemberg) issued a fine of €1,240,000 against the Allgemeine </w:t>
      </w:r>
      <w:proofErr w:type="spellStart"/>
      <w:r w:rsidRPr="009573DF">
        <w:rPr>
          <w:rFonts w:eastAsia="Times New Roman" w:cs="Times New Roman"/>
          <w:color w:val="156082" w:themeColor="accent1"/>
          <w:sz w:val="22"/>
          <w:szCs w:val="22"/>
          <w:lang w:val="en-US" w:eastAsia="en-GB"/>
        </w:rPr>
        <w:t>Ortskrankenkasse</w:t>
      </w:r>
      <w:proofErr w:type="spellEnd"/>
      <w:r w:rsidRPr="009573DF">
        <w:rPr>
          <w:rFonts w:eastAsia="Times New Roman" w:cs="Times New Roman"/>
          <w:color w:val="156082" w:themeColor="accent1"/>
          <w:sz w:val="22"/>
          <w:szCs w:val="22"/>
          <w:lang w:val="en-US" w:eastAsia="en-GB"/>
        </w:rPr>
        <w:t xml:space="preserve"> (AOK) Baden-Württemberg (a statutory health insurance company) due to an infringement of the obligations of secure data </w:t>
      </w:r>
      <w:r w:rsidRPr="009573DF">
        <w:rPr>
          <w:rFonts w:eastAsia="Times New Roman" w:cs="Times New Roman"/>
          <w:color w:val="156082" w:themeColor="accent1"/>
          <w:sz w:val="22"/>
          <w:szCs w:val="22"/>
          <w:lang w:val="en-US" w:eastAsia="en-GB"/>
        </w:rPr>
        <w:t>processing (announcement only available in German </w:t>
      </w:r>
      <w:hyperlink w:tgtFrame="_blank" w:history="1" r:id="rId7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From 2015 to 2019, the AOK hosted raffles on different occasions. Within this context, the AOK collected the participants' personal data, including contact details and health insurance affiliation. </w:t>
      </w:r>
      <w:r w:rsidRPr="009573DF">
        <w:rPr>
          <w:rFonts w:eastAsia="Times New Roman" w:cs="Times New Roman"/>
          <w:i/>
          <w:iCs/>
          <w:color w:val="156082" w:themeColor="accent1"/>
          <w:sz w:val="22"/>
          <w:szCs w:val="22"/>
          <w:lang w:val="en-US" w:eastAsia="en-GB"/>
        </w:rPr>
        <w:t>Inter alia</w:t>
      </w:r>
      <w:r w:rsidRPr="009573DF">
        <w:rPr>
          <w:rFonts w:eastAsia="Times New Roman" w:cs="Times New Roman"/>
          <w:color w:val="156082" w:themeColor="accent1"/>
          <w:sz w:val="22"/>
          <w:szCs w:val="22"/>
          <w:lang w:val="en-US" w:eastAsia="en-GB"/>
        </w:rPr>
        <w:t>, the AOK wished to use this data for advertisement purposes, provided that the participants had consented accordingly. Through technical and organizational measures, which included internal guidelines and data protection training, among others, the AOK wanted to ensure that only data of raffle participants who had given their prior and valid consent would be used for advertisement purposes. These measures set by the AOK did not, however, comply with legal requirements. The personal data of more than 500 raffle participants was therefore used for advertisement purposes without their consent.</w:t>
      </w:r>
    </w:p>
    <w:p w:rsidRPr="009573DF" w:rsidR="00902ECD" w:rsidP="00191B4C" w:rsidRDefault="00902ECD" w14:paraId="725B18AE" w14:textId="7316B94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Higher Regional Court of Dresden decided on June 24, 2024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U 168/24</w:t>
      </w:r>
      <w:r w:rsidR="004F15E2">
        <w:rPr>
          <w:rFonts w:eastAsia="Times New Roman" w:cs="Times New Roman"/>
          <w:color w:val="156082" w:themeColor="accent1"/>
          <w:sz w:val="22"/>
          <w:szCs w:val="22"/>
          <w:lang w:val="en-US" w:eastAsia="en-GB"/>
        </w:rPr>
        <w:t>)</w:t>
      </w:r>
      <w:r w:rsidRPr="009573DF" w:rsidR="004F15E2">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June 24, 2024) </w:t>
      </w:r>
      <w:r w:rsidRPr="009573DF">
        <w:rPr>
          <w:rFonts w:eastAsia="Times New Roman" w:cs="Times New Roman"/>
          <w:color w:val="156082" w:themeColor="accent1"/>
          <w:sz w:val="22"/>
          <w:szCs w:val="22"/>
          <w:lang w:val="en-US" w:eastAsia="en-GB"/>
        </w:rPr>
        <w:t>that only one unsolicited (spam) email constitutes an interference with the right to operate an established, operating business and triggers a claim for injunctive relief. The </w:t>
      </w:r>
      <w:hyperlink w:tgtFrame="_blank" w:history="1" r:id="rId77">
        <w:r w:rsidRPr="009573DF">
          <w:rPr>
            <w:rFonts w:eastAsia="Times New Roman" w:cs="Times New Roman"/>
            <w:color w:val="156082" w:themeColor="accent1"/>
            <w:sz w:val="22"/>
            <w:szCs w:val="22"/>
            <w:lang w:val="en-US" w:eastAsia="en-GB"/>
          </w:rPr>
          <w:t xml:space="preserve">Regional Court of </w:t>
        </w:r>
        <w:proofErr w:type="spellStart"/>
        <w:r w:rsidRPr="009573DF">
          <w:rPr>
            <w:rFonts w:eastAsia="Times New Roman" w:cs="Times New Roman"/>
            <w:color w:val="156082" w:themeColor="accent1"/>
            <w:sz w:val="22"/>
            <w:szCs w:val="22"/>
            <w:lang w:val="en-US" w:eastAsia="en-GB"/>
          </w:rPr>
          <w:t>Lüneburg</w:t>
        </w:r>
        <w:proofErr w:type="spellEnd"/>
      </w:hyperlink>
      <w:r w:rsidRPr="009573DF">
        <w:rPr>
          <w:rFonts w:eastAsia="Times New Roman" w:cs="Times New Roman"/>
          <w:color w:val="156082" w:themeColor="accent1"/>
          <w:sz w:val="22"/>
          <w:szCs w:val="22"/>
          <w:lang w:val="en-US" w:eastAsia="en-GB"/>
        </w:rPr>
        <w:t> held, in its decision dated December, 7, 2023 (5 O 6/23) (only available in German </w:t>
      </w:r>
      <w:hyperlink w:tgtFrame="_blank" w:history="1" r:id="rId7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December 7, 2023) </w:t>
      </w:r>
      <w:r w:rsidRPr="009573DF">
        <w:rPr>
          <w:rFonts w:eastAsia="Times New Roman" w:cs="Times New Roman"/>
          <w:color w:val="156082" w:themeColor="accent1"/>
          <w:sz w:val="22"/>
          <w:szCs w:val="22"/>
          <w:lang w:val="en-US" w:eastAsia="en-GB"/>
        </w:rPr>
        <w:t xml:space="preserve">that it constitutes a data protection violation that justifies GDPR damages of </w:t>
      </w:r>
      <w:r w:rsidR="004F15E2">
        <w:rPr>
          <w:rFonts w:eastAsia="Times New Roman" w:cs="Times New Roman"/>
          <w:color w:val="156082" w:themeColor="accent1"/>
          <w:sz w:val="22"/>
          <w:szCs w:val="22"/>
          <w:lang w:val="en-US" w:eastAsia="en-GB"/>
        </w:rPr>
        <w:t xml:space="preserve">EUR </w:t>
      </w:r>
      <w:r w:rsidRPr="009573DF">
        <w:rPr>
          <w:rFonts w:eastAsia="Times New Roman" w:cs="Times New Roman"/>
          <w:color w:val="156082" w:themeColor="accent1"/>
          <w:sz w:val="22"/>
          <w:szCs w:val="22"/>
          <w:lang w:val="en-US" w:eastAsia="en-GB"/>
        </w:rPr>
        <w:t>500 if, despite unsubscribing from a newsletter, a user is subsequently being sent numerous other advertising emails.</w:t>
      </w:r>
    </w:p>
    <w:p w:rsidRPr="009573DF" w:rsidR="00902ECD" w:rsidP="00191B4C" w:rsidRDefault="00902ECD" w14:paraId="2BCECC17" w14:textId="49CE5EF0">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Federal Court of Justice decided that one unsolicited advertising email alone was not sufficient for compensation for immaterial GDPR damages in the specific case as the claimant did not sufficiently substantiate any material or immaterial damages (decision from January, 28, 2025, VI ZR 109/23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decision only available in German </w:t>
      </w:r>
      <w:hyperlink w:tgtFrame="_blank" w:history="1" r:id="rId7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4F15E2">
        <w:rPr>
          <w:rFonts w:eastAsia="Times New Roman" w:cs="Times New Roman"/>
          <w:color w:val="156082" w:themeColor="accent1"/>
          <w:sz w:val="22"/>
          <w:szCs w:val="22"/>
          <w:lang w:val="en-US" w:eastAsia="en-GB"/>
        </w:rPr>
        <w:t xml:space="preserve"> (the decision of January 28, 2025)</w:t>
      </w:r>
      <w:r w:rsidRPr="009573DF">
        <w:rPr>
          <w:rFonts w:eastAsia="Times New Roman" w:cs="Times New Roman"/>
          <w:color w:val="156082" w:themeColor="accent1"/>
          <w:sz w:val="22"/>
          <w:szCs w:val="22"/>
          <w:lang w:val="en-US" w:eastAsia="en-GB"/>
        </w:rPr>
        <w:t>.</w:t>
      </w:r>
    </w:p>
    <w:p w:rsidRPr="009573DF" w:rsidR="00944D62" w:rsidP="00191B4C" w:rsidRDefault="00C3370C" w14:paraId="7151EE27" w14:textId="2AA2603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While unsolicited email or SMS/MMS marketing is generally enforced through civil</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law remedies (injunctions, cease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and</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desist actions), </w:t>
      </w:r>
      <w:r w:rsidRPr="009573DF" w:rsidR="00944D62">
        <w:rPr>
          <w:rFonts w:eastAsia="Times New Roman" w:cs="Times New Roman"/>
          <w:color w:val="156082" w:themeColor="accent1"/>
          <w:sz w:val="22"/>
          <w:szCs w:val="22"/>
          <w:lang w:val="en-US" w:eastAsia="en-GB"/>
        </w:rPr>
        <w:t xml:space="preserve">administrative fines of up to EUR 300,000 </w:t>
      </w:r>
      <w:r w:rsidRPr="009573DF">
        <w:rPr>
          <w:rFonts w:eastAsia="Times New Roman" w:cs="Times New Roman"/>
          <w:color w:val="156082" w:themeColor="accent1"/>
          <w:sz w:val="22"/>
          <w:szCs w:val="22"/>
          <w:lang w:val="en-US" w:eastAsia="en-GB"/>
        </w:rPr>
        <w:t xml:space="preserve">are possible for </w:t>
      </w:r>
      <w:r w:rsidRPr="009573DF" w:rsidR="00944D62">
        <w:rPr>
          <w:rFonts w:eastAsia="Times New Roman" w:cs="Times New Roman"/>
          <w:color w:val="156082" w:themeColor="accent1"/>
          <w:sz w:val="22"/>
          <w:szCs w:val="22"/>
          <w:lang w:val="en-US" w:eastAsia="en-GB"/>
        </w:rPr>
        <w:t xml:space="preserve">unlawful telemarketing calls to consumers under §20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 xml:space="preserve">UWG, enforceable by the </w:t>
      </w:r>
      <w:proofErr w:type="spellStart"/>
      <w:r w:rsidRPr="009573DF" w:rsidR="00944D62">
        <w:rPr>
          <w:rFonts w:eastAsia="Times New Roman" w:cs="Times New Roman"/>
          <w:color w:val="156082" w:themeColor="accent1"/>
          <w:sz w:val="22"/>
          <w:szCs w:val="22"/>
          <w:lang w:val="en-US" w:eastAsia="en-GB"/>
        </w:rPr>
        <w:t>BNeztA</w:t>
      </w:r>
      <w:proofErr w:type="spellEnd"/>
      <w:r w:rsidRPr="009573DF" w:rsidR="00944D62">
        <w:rPr>
          <w:rFonts w:eastAsia="Times New Roman" w:cs="Times New Roman"/>
          <w:color w:val="156082" w:themeColor="accent1"/>
          <w:sz w:val="22"/>
          <w:szCs w:val="22"/>
          <w:lang w:val="en-US" w:eastAsia="en-GB"/>
        </w:rPr>
        <w:t>, and up to EUR 50,000 is possible for violations of consent documentation and record</w:t>
      </w:r>
      <w:r w:rsidRPr="009573DF" w:rsidR="00944D62">
        <w:rPr>
          <w:rFonts w:eastAsia="Times New Roman" w:cs="Times New Roman"/>
          <w:color w:val="156082" w:themeColor="accent1"/>
          <w:sz w:val="22"/>
          <w:szCs w:val="22"/>
          <w:lang w:val="en-US" w:eastAsia="en-GB"/>
        </w:rPr>
        <w:noBreakHyphen/>
      </w:r>
      <w:r w:rsidRPr="009573DF" w:rsidR="00944D62">
        <w:rPr>
          <w:rFonts w:eastAsia="Times New Roman" w:cs="Times New Roman"/>
          <w:color w:val="156082" w:themeColor="accent1"/>
          <w:sz w:val="22"/>
          <w:szCs w:val="22"/>
          <w:lang w:val="en-US" w:eastAsia="en-GB"/>
        </w:rPr>
        <w:t xml:space="preserve">keeping obligations under §7a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UWG (e.g.</w:t>
      </w:r>
      <w:r w:rsidR="004F15E2">
        <w:rPr>
          <w:rFonts w:eastAsia="Times New Roman" w:cs="Times New Roman"/>
          <w:color w:val="156082" w:themeColor="accent1"/>
          <w:sz w:val="22"/>
          <w:szCs w:val="22"/>
          <w:lang w:val="en-US" w:eastAsia="en-GB"/>
        </w:rPr>
        <w:t>,</w:t>
      </w:r>
      <w:r w:rsidRPr="009573DF" w:rsidR="00944D62">
        <w:rPr>
          <w:rFonts w:eastAsia="Times New Roman" w:cs="Times New Roman"/>
          <w:color w:val="156082" w:themeColor="accent1"/>
          <w:sz w:val="22"/>
          <w:szCs w:val="22"/>
          <w:lang w:val="en-US" w:eastAsia="en-GB"/>
        </w:rPr>
        <w:t xml:space="preserve"> failure to evidence marketing consent).</w:t>
      </w:r>
    </w:p>
    <w:p w:rsidRPr="009573DF" w:rsidR="00902ECD" w:rsidP="00191B4C" w:rsidRDefault="00902ECD" w14:paraId="3778520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practical risk related to an infringement of direct marketing regulations of the UWG is that someone, for example, the email recipient, competitor, or consumer organization, can send a letter demanding the signing of a cease-and-desist undertaking. This often incurs costs, namely legal fees for the opposing party's lawyer (usually several hundred euros) and for legal counsel, if any. Breach of the undertaking would incur automatic monetary penalties, usually starting from several hundred or a few thousand euros, and increasing depending on the number and severity of the breach(es). Court disputes regarding injunctive relief and/or main proceedings will also incur legal fees.</w:t>
      </w:r>
    </w:p>
    <w:tbl>
      <w:tblPr>
        <w:tblStyle w:val="TableGrid"/>
        <w:tblW w:w="0" w:type="auto"/>
        <w:tblLook w:val="04A0" w:firstRow="1" w:lastRow="0" w:firstColumn="1" w:lastColumn="0" w:noHBand="0" w:noVBand="1"/>
      </w:tblPr>
      <w:tblGrid>
        <w:gridCol w:w="4508"/>
        <w:gridCol w:w="4508"/>
      </w:tblGrid>
      <w:tr w:rsidRPr="009573DF" w:rsidR="00F24D53" w:rsidTr="00145EFF" w14:paraId="7CBC055B" w14:textId="77777777">
        <w:tc>
          <w:tcPr>
            <w:tcW w:w="4508" w:type="dxa"/>
          </w:tcPr>
          <w:p w:rsidRPr="009573DF" w:rsidR="00F24D53" w:rsidP="00145EFF" w:rsidRDefault="00F24D53" w14:paraId="5FAF3053" w14:textId="77777777">
            <w:pPr>
              <w:rPr>
                <w:lang w:val="en-US"/>
              </w:rPr>
            </w:pPr>
            <w:r w:rsidRPr="009573DF">
              <w:rPr>
                <w:lang w:val="en-US"/>
              </w:rPr>
              <w:t xml:space="preserve">Citation </w:t>
            </w:r>
          </w:p>
        </w:tc>
        <w:tc>
          <w:tcPr>
            <w:tcW w:w="4508" w:type="dxa"/>
          </w:tcPr>
          <w:p w:rsidR="00F24D53" w:rsidP="00145EFF" w:rsidRDefault="00902ECD" w14:paraId="19DB9ADA" w14:textId="77777777">
            <w:pPr>
              <w:rPr>
                <w:color w:val="156082" w:themeColor="accent1"/>
                <w:lang w:val="en-US"/>
              </w:rPr>
            </w:pPr>
            <w:r w:rsidRPr="009573DF">
              <w:rPr>
                <w:color w:val="156082" w:themeColor="accent1"/>
                <w:lang w:val="en-US"/>
              </w:rPr>
              <w:t>Article</w:t>
            </w:r>
            <w:r w:rsidRPr="009573DF">
              <w:rPr>
                <w:rFonts w:ascii="Arial" w:hAnsi="Arial" w:cs="Arial"/>
                <w:color w:val="156082" w:themeColor="accent1"/>
                <w:lang w:val="en-US"/>
              </w:rPr>
              <w:t> </w:t>
            </w:r>
            <w:r w:rsidRPr="009573DF">
              <w:rPr>
                <w:color w:val="156082" w:themeColor="accent1"/>
                <w:lang w:val="en-US"/>
              </w:rPr>
              <w:t xml:space="preserve">83 </w:t>
            </w:r>
            <w:r w:rsidR="004F15E2">
              <w:rPr>
                <w:color w:val="156082" w:themeColor="accent1"/>
                <w:lang w:val="en-US"/>
              </w:rPr>
              <w:t>o</w:t>
            </w:r>
            <w:r w:rsidR="004F15E2">
              <w:rPr>
                <w:color w:val="156082" w:themeColor="accent1"/>
              </w:rPr>
              <w:t xml:space="preserve">f the </w:t>
            </w:r>
            <w:r w:rsidRPr="009573DF">
              <w:rPr>
                <w:color w:val="156082" w:themeColor="accent1"/>
                <w:lang w:val="en-US"/>
              </w:rPr>
              <w:t>GDPR</w:t>
            </w:r>
          </w:p>
          <w:p w:rsidR="004F15E2" w:rsidP="00145EFF" w:rsidRDefault="004F15E2" w14:paraId="03039713"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The decision of June 24, 2024</w:t>
            </w:r>
          </w:p>
          <w:p w:rsidR="004F15E2" w:rsidP="00145EFF" w:rsidRDefault="004F15E2" w14:paraId="16962FC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The decision of December 7, 2023</w:t>
            </w:r>
          </w:p>
          <w:p w:rsidRPr="009573DF" w:rsidR="004F15E2" w:rsidP="00145EFF" w:rsidRDefault="004F15E2" w14:paraId="5EDDC42E" w14:textId="71846C73">
            <w:pPr>
              <w:rPr>
                <w:lang w:val="en-US"/>
              </w:rPr>
            </w:pPr>
            <w:r>
              <w:rPr>
                <w:rFonts w:eastAsia="Times New Roman" w:cs="Times New Roman"/>
                <w:color w:val="156082" w:themeColor="accent1"/>
                <w:lang w:val="en-US" w:eastAsia="en-GB"/>
              </w:rPr>
              <w:t>The decision of January 28, 2025</w:t>
            </w:r>
          </w:p>
        </w:tc>
      </w:tr>
    </w:tbl>
    <w:p w:rsidRPr="009573DF" w:rsidR="00E91145" w:rsidP="00E91145" w:rsidRDefault="00E91145" w14:paraId="454AF489" w14:textId="77777777">
      <w:pPr>
        <w:rPr>
          <w:b/>
          <w:bCs/>
          <w:lang w:val="en-US"/>
        </w:rPr>
      </w:pPr>
    </w:p>
    <w:p w:rsidRPr="009573DF" w:rsidR="00E91145" w:rsidP="00E91145" w:rsidRDefault="35D4F3BD" w14:paraId="67940E00" w14:textId="08CDB936">
      <w:pPr>
        <w:rPr>
          <w:b/>
          <w:bCs/>
          <w:lang w:val="en-US"/>
        </w:rPr>
      </w:pPr>
      <w:r w:rsidRPr="009573DF">
        <w:rPr>
          <w:b/>
          <w:bCs/>
          <w:lang w:val="en-US"/>
        </w:rPr>
        <w:t>7</w:t>
      </w:r>
      <w:r w:rsidRPr="009573DF" w:rsidR="00E91145">
        <w:rPr>
          <w:b/>
          <w:bCs/>
          <w:lang w:val="en-US"/>
        </w:rPr>
        <w:t>.2. Criminal liability</w:t>
      </w:r>
    </w:p>
    <w:p w:rsidRPr="009573DF" w:rsidR="00E91145" w:rsidP="64BD6FC4" w:rsidRDefault="3C770B20" w14:paraId="35E9F4DC" w14:textId="38E16468">
      <w:pPr>
        <w:rPr>
          <w:lang w:val="en-US"/>
        </w:rPr>
      </w:pPr>
      <w:r w:rsidRPr="009573DF">
        <w:rPr>
          <w:lang w:val="en-US"/>
        </w:rPr>
        <w:t xml:space="preserve">7.2.1. </w:t>
      </w:r>
      <w:r w:rsidRPr="009573DF" w:rsidR="00E91145">
        <w:rPr>
          <w:lang w:val="en-US"/>
        </w:rPr>
        <w:t>Do the laws provide for criminal liability?</w:t>
      </w:r>
    </w:p>
    <w:p w:rsidRPr="009573DF" w:rsidR="00523C22" w:rsidP="006F489B" w:rsidRDefault="00523C22" w14:paraId="267F47E1" w14:textId="56D80CD0">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GDPR does not provide for criminal liability. German law (BDSG) provides for criminal liability only in exceptional cases of intentional and serious data misuse, typically involving commercial exploitation or harm. Unlawful direct marketing (email, SMS/MMS, telemarketing) is generally sanctioned through administrative fines and civil liability, not criminal law.</w:t>
      </w:r>
    </w:p>
    <w:tbl>
      <w:tblPr>
        <w:tblStyle w:val="TableGrid"/>
        <w:tblW w:w="0" w:type="auto"/>
        <w:tblLook w:val="04A0" w:firstRow="1" w:lastRow="0" w:firstColumn="1" w:lastColumn="0" w:noHBand="0" w:noVBand="1"/>
      </w:tblPr>
      <w:tblGrid>
        <w:gridCol w:w="4508"/>
        <w:gridCol w:w="4508"/>
      </w:tblGrid>
      <w:tr w:rsidRPr="009573DF" w:rsidR="00F24D53" w:rsidTr="00145EFF" w14:paraId="57EFF32C" w14:textId="77777777">
        <w:tc>
          <w:tcPr>
            <w:tcW w:w="4508" w:type="dxa"/>
          </w:tcPr>
          <w:p w:rsidRPr="009573DF" w:rsidR="00F24D53" w:rsidP="00145EFF" w:rsidRDefault="00F24D53" w14:paraId="4A926770" w14:textId="77777777">
            <w:pPr>
              <w:rPr>
                <w:lang w:val="en-US"/>
              </w:rPr>
            </w:pPr>
            <w:r w:rsidRPr="009573DF">
              <w:rPr>
                <w:lang w:val="en-US"/>
              </w:rPr>
              <w:t xml:space="preserve">Citation </w:t>
            </w:r>
          </w:p>
        </w:tc>
        <w:tc>
          <w:tcPr>
            <w:tcW w:w="4508" w:type="dxa"/>
          </w:tcPr>
          <w:p w:rsidRPr="009573DF" w:rsidR="00F24D53" w:rsidP="00145EFF" w:rsidRDefault="00963921" w14:paraId="6D97143A" w14:textId="32515646">
            <w:pPr>
              <w:rPr>
                <w:lang w:val="en-US"/>
              </w:rPr>
            </w:pPr>
            <w:r w:rsidRPr="009573DF">
              <w:rPr>
                <w:color w:val="156082" w:themeColor="accent1"/>
                <w:lang w:val="en-US"/>
              </w:rPr>
              <w:t>§42</w:t>
            </w:r>
            <w:r w:rsidR="004F15E2">
              <w:rPr>
                <w:color w:val="156082" w:themeColor="accent1"/>
                <w:lang w:val="en-US"/>
              </w:rPr>
              <w:t xml:space="preserve"> of the</w:t>
            </w:r>
            <w:commentRangeStart w:id="7"/>
            <w:r w:rsidRPr="009573DF">
              <w:rPr>
                <w:color w:val="156082" w:themeColor="accent1"/>
                <w:lang w:val="en-US"/>
              </w:rPr>
              <w:t xml:space="preserve"> BDSG</w:t>
            </w:r>
            <w:commentRangeEnd w:id="7"/>
            <w:r>
              <w:commentReference w:id="7"/>
            </w:r>
          </w:p>
        </w:tc>
      </w:tr>
    </w:tbl>
    <w:p w:rsidRPr="009573DF" w:rsidR="08DD3A4E" w:rsidP="00F24D53" w:rsidRDefault="08DD3A4E" w14:paraId="347FBDD4" w14:textId="096128AB">
      <w:pPr>
        <w:rPr>
          <w:lang w:val="en-US"/>
        </w:rPr>
      </w:pPr>
    </w:p>
    <w:sectPr w:rsidRPr="009573DF" w:rsidR="08DD3A4E">
      <w:headerReference w:type="even" r:id="rId80"/>
      <w:headerReference w:type="default" r:id="rId81"/>
      <w:footerReference w:type="even" r:id="rId82"/>
      <w:footerReference w:type="default" r:id="rId83"/>
      <w:headerReference w:type="first" r:id="rId84"/>
      <w:footerReference w:type="first" r:id="rId85"/>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6/5/9/chartex" xmlns:cx3="http://schemas.microsoft.com/office/drawing/2016/5/10/chartex" xmlns:cx4="http://schemas.microsoft.com/office/drawing/2016/5/11/chartex" xmlns:cx5="http://schemas.microsoft.com/office/drawing/2016/5/12/chartex" xmlns:cx6="http://schemas.microsoft.com/office/drawing/2016/5/13/chartex" xmlns:cx7="http://schemas.microsoft.com/office/drawing/2016/5/14/chartex" xmlns:cx8="http://schemas.microsoft.com/office/drawing/2016/5/15/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x cx1 cx2 cx3 cx4 cx5 cx6 cx7 cx8">
  <w:comment w:id="1" w:author="GN Validator" w:date="2026-05-13T21:29:30Z" w:initials="GN">
    <w:p>
      <w:r>
        <w:t xml:space="preserve">[G5] [Para 1] "§7(2) no.": Missing leading zero - Use '0.1' not '.1'</w:t>
      </w:r>
    </w:p>
  </w:comment>
  <w:comment w:id="2" w:author="GN Validator" w:date="2026-05-13T21:29:30Z" w:initials="GN">
    <w:p>
      <w:r>
        <w:t xml:space="preserve">[G5] [Para 1] "§7(2) no.": Missing leading zero - Use '0.1' not '.1'</w:t>
      </w:r>
    </w:p>
  </w:comment>
  <w:comment w:id="3" w:author="GN Validator" w:date="2026-05-13T21:29:30Z" w:initials="GN">
    <w:p>
      <w:r>
        <w:t xml:space="preserve">[H5] Abbreviation "DSK" used before being spelled out on first use.</w:t>
      </w:r>
    </w:p>
  </w:comment>
  <w:comment w:id="4" w:author="GN Validator" w:date="2026-05-13T21:29:30Z" w:initials="GN">
    <w:p>
      <w:r>
        <w:t xml:space="preserve">[H5] Abbreviation "UWG" used before being spelled out on first use.</w:t>
      </w:r>
    </w:p>
  </w:comment>
  <w:comment w:id="5" w:author="GN Validator" w:date="2026-05-13T21:29:30Z" w:initials="GN">
    <w:p>
      <w:r>
        <w:t xml:space="preserve">[H5] Abbreviation "BGB" used before being spelled out on first use.</w:t>
      </w:r>
    </w:p>
  </w:comment>
  <w:comment w:id="6" w:author="GN Validator" w:date="2026-05-13T21:29:30Z" w:initials="GN">
    <w:p>
      <w:r>
        <w:t xml:space="preserve">[H5] Abbreviation "TDDDG" used before being spelled out on first use.</w:t>
      </w:r>
    </w:p>
  </w:comment>
  <w:comment w:id="7" w:author="GN Validator" w:date="2026-05-13T21:29:30Z" w:initials="GN">
    <w:p>
      <w:r>
        <w:t xml:space="preserve">[H5] Abbreviation "BDSG" used before being spelled out on first use.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F07" w:rsidP="009C156F" w:rsidRDefault="00795F07" w14:paraId="2F1F2C05" w14:textId="77777777">
      <w:pPr>
        <w:spacing w:after="0" w:line="240" w:lineRule="auto"/>
      </w:pPr>
      <w:r>
        <w:separator/>
      </w:r>
    </w:p>
  </w:endnote>
  <w:endnote w:type="continuationSeparator" w:id="0">
    <w:p w:rsidR="00795F07" w:rsidP="009C156F" w:rsidRDefault="00795F07" w14:paraId="4B20FB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694E60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A0691C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DFAD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F07" w:rsidP="009C156F" w:rsidRDefault="00795F07" w14:paraId="543FB843" w14:textId="77777777">
      <w:pPr>
        <w:spacing w:after="0" w:line="240" w:lineRule="auto"/>
      </w:pPr>
      <w:r>
        <w:separator/>
      </w:r>
    </w:p>
  </w:footnote>
  <w:footnote w:type="continuationSeparator" w:id="0">
    <w:p w:rsidR="00795F07" w:rsidP="009C156F" w:rsidRDefault="00795F07" w14:paraId="54D937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240BD2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7F8BFC5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1BC76F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A6"/>
    <w:multiLevelType w:val="multilevel"/>
    <w:tmpl w:val="4412D584"/>
    <w:lvl w:ilvl="0">
      <w:start w:val="7"/>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3174"/>
    <w:multiLevelType w:val="multilevel"/>
    <w:tmpl w:val="77FC7EA2"/>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31212"/>
    <w:multiLevelType w:val="multilevel"/>
    <w:tmpl w:val="03F09098"/>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81704"/>
    <w:multiLevelType w:val="multilevel"/>
    <w:tmpl w:val="455A1966"/>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F3080"/>
    <w:multiLevelType w:val="multilevel"/>
    <w:tmpl w:val="613A7512"/>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B16A4"/>
    <w:multiLevelType w:val="multilevel"/>
    <w:tmpl w:val="84D0A7F4"/>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B0A4D"/>
    <w:multiLevelType w:val="hybridMultilevel"/>
    <w:tmpl w:val="9ECA5B4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ED63CAC"/>
    <w:multiLevelType w:val="multilevel"/>
    <w:tmpl w:val="8DB02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BD7140"/>
    <w:multiLevelType w:val="multilevel"/>
    <w:tmpl w:val="FA46F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FF6286"/>
    <w:multiLevelType w:val="hybridMultilevel"/>
    <w:tmpl w:val="E44233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AA247C"/>
    <w:multiLevelType w:val="hybridMultilevel"/>
    <w:tmpl w:val="A9F2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31493"/>
    <w:multiLevelType w:val="multilevel"/>
    <w:tmpl w:val="A2BEFB9C"/>
    <w:lvl w:ilvl="0">
      <w:start w:val="8"/>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73394"/>
    <w:multiLevelType w:val="multilevel"/>
    <w:tmpl w:val="8794B3B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1F536D"/>
    <w:multiLevelType w:val="hybridMultilevel"/>
    <w:tmpl w:val="84E4B196"/>
    <w:lvl w:ilvl="0" w:tplc="428A3EB2">
      <w:start w:val="1"/>
      <w:numFmt w:val="decimal"/>
      <w:lvlText w:val="%1."/>
      <w:lvlJc w:val="left"/>
      <w:pPr>
        <w:ind w:left="1440" w:hanging="360"/>
      </w:pPr>
    </w:lvl>
    <w:lvl w:ilvl="1" w:tplc="9B56AA64">
      <w:start w:val="1"/>
      <w:numFmt w:val="decimal"/>
      <w:lvlText w:val="%2."/>
      <w:lvlJc w:val="left"/>
      <w:pPr>
        <w:ind w:left="1440" w:hanging="360"/>
      </w:pPr>
    </w:lvl>
    <w:lvl w:ilvl="2" w:tplc="71CE8024">
      <w:start w:val="1"/>
      <w:numFmt w:val="decimal"/>
      <w:lvlText w:val="%3."/>
      <w:lvlJc w:val="left"/>
      <w:pPr>
        <w:ind w:left="1440" w:hanging="360"/>
      </w:pPr>
    </w:lvl>
    <w:lvl w:ilvl="3" w:tplc="826CEB30">
      <w:start w:val="1"/>
      <w:numFmt w:val="decimal"/>
      <w:lvlText w:val="%4."/>
      <w:lvlJc w:val="left"/>
      <w:pPr>
        <w:ind w:left="1440" w:hanging="360"/>
      </w:pPr>
    </w:lvl>
    <w:lvl w:ilvl="4" w:tplc="26B2C4CC">
      <w:start w:val="1"/>
      <w:numFmt w:val="decimal"/>
      <w:lvlText w:val="%5."/>
      <w:lvlJc w:val="left"/>
      <w:pPr>
        <w:ind w:left="1440" w:hanging="360"/>
      </w:pPr>
    </w:lvl>
    <w:lvl w:ilvl="5" w:tplc="817E4E10">
      <w:start w:val="1"/>
      <w:numFmt w:val="decimal"/>
      <w:lvlText w:val="%6."/>
      <w:lvlJc w:val="left"/>
      <w:pPr>
        <w:ind w:left="1440" w:hanging="360"/>
      </w:pPr>
    </w:lvl>
    <w:lvl w:ilvl="6" w:tplc="2B8E715A">
      <w:start w:val="1"/>
      <w:numFmt w:val="decimal"/>
      <w:lvlText w:val="%7."/>
      <w:lvlJc w:val="left"/>
      <w:pPr>
        <w:ind w:left="1440" w:hanging="360"/>
      </w:pPr>
    </w:lvl>
    <w:lvl w:ilvl="7" w:tplc="F4B684CE">
      <w:start w:val="1"/>
      <w:numFmt w:val="decimal"/>
      <w:lvlText w:val="%8."/>
      <w:lvlJc w:val="left"/>
      <w:pPr>
        <w:ind w:left="1440" w:hanging="360"/>
      </w:pPr>
    </w:lvl>
    <w:lvl w:ilvl="8" w:tplc="6D561EE4">
      <w:start w:val="1"/>
      <w:numFmt w:val="decimal"/>
      <w:lvlText w:val="%9."/>
      <w:lvlJc w:val="left"/>
      <w:pPr>
        <w:ind w:left="1440" w:hanging="360"/>
      </w:pPr>
    </w:lvl>
  </w:abstractNum>
  <w:abstractNum w:abstractNumId="18" w15:restartNumberingAfterBreak="0">
    <w:nsid w:val="3867056E"/>
    <w:multiLevelType w:val="hybridMultilevel"/>
    <w:tmpl w:val="0712BD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A504A7C"/>
    <w:multiLevelType w:val="multilevel"/>
    <w:tmpl w:val="21C27418"/>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CA6C34"/>
    <w:multiLevelType w:val="hybridMultilevel"/>
    <w:tmpl w:val="B9F435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0577B2"/>
    <w:multiLevelType w:val="multilevel"/>
    <w:tmpl w:val="880CA34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DD4513"/>
    <w:multiLevelType w:val="multilevel"/>
    <w:tmpl w:val="19343000"/>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4F71C7"/>
    <w:multiLevelType w:val="multilevel"/>
    <w:tmpl w:val="4FD2A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2D20D7"/>
    <w:multiLevelType w:val="multilevel"/>
    <w:tmpl w:val="FB7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87728"/>
    <w:multiLevelType w:val="multilevel"/>
    <w:tmpl w:val="0622BA0E"/>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CE2C90"/>
    <w:multiLevelType w:val="multilevel"/>
    <w:tmpl w:val="ACD4F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C25A79"/>
    <w:multiLevelType w:val="multilevel"/>
    <w:tmpl w:val="5348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60BC3"/>
    <w:multiLevelType w:val="hybridMultilevel"/>
    <w:tmpl w:val="848EB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78427555">
    <w:abstractNumId w:val="31"/>
  </w:num>
  <w:num w:numId="2" w16cid:durableId="1252469887">
    <w:abstractNumId w:val="11"/>
  </w:num>
  <w:num w:numId="3" w16cid:durableId="1344356777">
    <w:abstractNumId w:val="27"/>
  </w:num>
  <w:num w:numId="4" w16cid:durableId="1378435399">
    <w:abstractNumId w:val="32"/>
  </w:num>
  <w:num w:numId="5" w16cid:durableId="1512259078">
    <w:abstractNumId w:val="13"/>
  </w:num>
  <w:num w:numId="6" w16cid:durableId="1535920854">
    <w:abstractNumId w:val="0"/>
  </w:num>
  <w:num w:numId="7" w16cid:durableId="1548563828">
    <w:abstractNumId w:val="16"/>
  </w:num>
  <w:num w:numId="8" w16cid:durableId="1734547923">
    <w:abstractNumId w:val="7"/>
  </w:num>
  <w:num w:numId="9" w16cid:durableId="1818450216">
    <w:abstractNumId w:val="20"/>
  </w:num>
  <w:num w:numId="10" w16cid:durableId="1825123639">
    <w:abstractNumId w:val="21"/>
  </w:num>
  <w:num w:numId="11" w16cid:durableId="1887716356">
    <w:abstractNumId w:val="5"/>
  </w:num>
  <w:num w:numId="12" w16cid:durableId="1935935661">
    <w:abstractNumId w:val="22"/>
  </w:num>
  <w:num w:numId="13" w16cid:durableId="2025865816">
    <w:abstractNumId w:val="26"/>
  </w:num>
  <w:num w:numId="14" w16cid:durableId="33700016">
    <w:abstractNumId w:val="12"/>
  </w:num>
  <w:num w:numId="15" w16cid:durableId="411859786">
    <w:abstractNumId w:val="2"/>
  </w:num>
  <w:num w:numId="16" w16cid:durableId="446850584">
    <w:abstractNumId w:val="35"/>
  </w:num>
  <w:num w:numId="17" w16cid:durableId="456071159">
    <w:abstractNumId w:val="1"/>
  </w:num>
  <w:num w:numId="18" w16cid:durableId="467864631">
    <w:abstractNumId w:val="19"/>
  </w:num>
  <w:num w:numId="19" w16cid:durableId="529606365">
    <w:abstractNumId w:val="30"/>
  </w:num>
  <w:num w:numId="20" w16cid:durableId="531844341">
    <w:abstractNumId w:val="3"/>
  </w:num>
  <w:num w:numId="21" w16cid:durableId="640891822">
    <w:abstractNumId w:val="6"/>
  </w:num>
  <w:num w:numId="22" w16cid:durableId="649481966">
    <w:abstractNumId w:val="4"/>
  </w:num>
  <w:num w:numId="23" w16cid:durableId="695232393">
    <w:abstractNumId w:val="15"/>
  </w:num>
  <w:num w:numId="24" w16cid:durableId="785849970">
    <w:abstractNumId w:val="18"/>
  </w:num>
  <w:num w:numId="25" w16cid:durableId="810252728">
    <w:abstractNumId w:val="23"/>
  </w:num>
  <w:num w:numId="26" w16cid:durableId="974481633">
    <w:abstractNumId w:val="25"/>
  </w:num>
  <w:num w:numId="27" w16cid:durableId="1647591436">
    <w:abstractNumId w:val="9"/>
  </w:num>
  <w:num w:numId="28" w16cid:durableId="1760904062">
    <w:abstractNumId w:val="29"/>
  </w:num>
  <w:num w:numId="29" w16cid:durableId="1950042051">
    <w:abstractNumId w:val="24"/>
  </w:num>
  <w:num w:numId="30" w16cid:durableId="436952934">
    <w:abstractNumId w:val="8"/>
  </w:num>
  <w:num w:numId="31" w16cid:durableId="2003926702">
    <w:abstractNumId w:val="10"/>
  </w:num>
  <w:num w:numId="32" w16cid:durableId="883063531">
    <w:abstractNumId w:val="34"/>
  </w:num>
  <w:num w:numId="33" w16cid:durableId="184446350">
    <w:abstractNumId w:val="28"/>
  </w:num>
  <w:num w:numId="34" w16cid:durableId="1908878407">
    <w:abstractNumId w:val="33"/>
  </w:num>
  <w:num w:numId="35" w16cid:durableId="694887769">
    <w:abstractNumId w:val="17"/>
  </w:num>
  <w:num w:numId="36" w16cid:durableId="78019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hideSpellingErrors/>
  <w:hideGrammaticalErrors/>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Logon" w:val="JGA"/>
    <w:docVar w:name="FSAuthorName" w:val="Julia Garbaciok"/>
    <w:docVar w:name="FSClientName" w:val="NON-CLIENT"/>
    <w:docVar w:name="FSClientNumber" w:val="NON-CLIENT"/>
    <w:docVar w:name="FSDocClass" w:val="PERSONAL"/>
    <w:docVar w:name="FSDocNumber" w:val="138638048"/>
    <w:docVar w:name="FSDocVersion" w:val="1"/>
    <w:docVar w:name="FSMatterDesc" w:val="Personal"/>
    <w:docVar w:name="FSMatterNumber" w:val="PERSONAL"/>
    <w:docVar w:name="FSTypist" w:val="JGA"/>
    <w:docVar w:name="FSTypistLogon" w:val="JGA"/>
    <w:docVar w:name="FSTypistName" w:val="Julia Garbaciok"/>
  </w:docVars>
  <w:rsids>
    <w:rsidRoot w:val="56E9DA2A"/>
    <w:rsid w:val="00002DCA"/>
    <w:rsid w:val="00004147"/>
    <w:rsid w:val="000075B4"/>
    <w:rsid w:val="00011AD3"/>
    <w:rsid w:val="00023460"/>
    <w:rsid w:val="00026DF8"/>
    <w:rsid w:val="00045C53"/>
    <w:rsid w:val="00067776"/>
    <w:rsid w:val="000840E3"/>
    <w:rsid w:val="000857D1"/>
    <w:rsid w:val="0009001F"/>
    <w:rsid w:val="00091883"/>
    <w:rsid w:val="000A47E4"/>
    <w:rsid w:val="000A7D9B"/>
    <w:rsid w:val="000B0A3C"/>
    <w:rsid w:val="000B5CC1"/>
    <w:rsid w:val="000C074A"/>
    <w:rsid w:val="000C09F5"/>
    <w:rsid w:val="000C43B0"/>
    <w:rsid w:val="000D0D42"/>
    <w:rsid w:val="000D63B0"/>
    <w:rsid w:val="000E2548"/>
    <w:rsid w:val="000E58E2"/>
    <w:rsid w:val="00106AD7"/>
    <w:rsid w:val="001121CD"/>
    <w:rsid w:val="001338E6"/>
    <w:rsid w:val="0013497B"/>
    <w:rsid w:val="00136C48"/>
    <w:rsid w:val="00136F32"/>
    <w:rsid w:val="00145EFF"/>
    <w:rsid w:val="001529BD"/>
    <w:rsid w:val="00167AD5"/>
    <w:rsid w:val="00170B82"/>
    <w:rsid w:val="00174FF3"/>
    <w:rsid w:val="001820BD"/>
    <w:rsid w:val="001901EA"/>
    <w:rsid w:val="00191824"/>
    <w:rsid w:val="00191B4C"/>
    <w:rsid w:val="001945FE"/>
    <w:rsid w:val="00195280"/>
    <w:rsid w:val="00196029"/>
    <w:rsid w:val="001A0FB5"/>
    <w:rsid w:val="001A3B11"/>
    <w:rsid w:val="001C27D4"/>
    <w:rsid w:val="001C38B0"/>
    <w:rsid w:val="001C61F6"/>
    <w:rsid w:val="001D1A7A"/>
    <w:rsid w:val="001E026F"/>
    <w:rsid w:val="001F7C2B"/>
    <w:rsid w:val="001F7F09"/>
    <w:rsid w:val="00217235"/>
    <w:rsid w:val="00222F0B"/>
    <w:rsid w:val="002330CA"/>
    <w:rsid w:val="00235AE5"/>
    <w:rsid w:val="00235DA6"/>
    <w:rsid w:val="0023666A"/>
    <w:rsid w:val="0024007C"/>
    <w:rsid w:val="00246A58"/>
    <w:rsid w:val="00247870"/>
    <w:rsid w:val="00252EEE"/>
    <w:rsid w:val="00257D40"/>
    <w:rsid w:val="002701DC"/>
    <w:rsid w:val="00272494"/>
    <w:rsid w:val="00272E2D"/>
    <w:rsid w:val="00273BC7"/>
    <w:rsid w:val="00277D51"/>
    <w:rsid w:val="00295FE0"/>
    <w:rsid w:val="002A60BB"/>
    <w:rsid w:val="002B49E2"/>
    <w:rsid w:val="002B4D57"/>
    <w:rsid w:val="002B5105"/>
    <w:rsid w:val="002B5B8C"/>
    <w:rsid w:val="002B7782"/>
    <w:rsid w:val="002C0CEB"/>
    <w:rsid w:val="002C6457"/>
    <w:rsid w:val="002D48F2"/>
    <w:rsid w:val="002E4C48"/>
    <w:rsid w:val="00306D62"/>
    <w:rsid w:val="00311A06"/>
    <w:rsid w:val="0032175A"/>
    <w:rsid w:val="00322C65"/>
    <w:rsid w:val="0034271F"/>
    <w:rsid w:val="00342E00"/>
    <w:rsid w:val="00353D92"/>
    <w:rsid w:val="003541E8"/>
    <w:rsid w:val="00376B30"/>
    <w:rsid w:val="003770EF"/>
    <w:rsid w:val="00382751"/>
    <w:rsid w:val="003916C9"/>
    <w:rsid w:val="003976BB"/>
    <w:rsid w:val="003B4527"/>
    <w:rsid w:val="003C1F8E"/>
    <w:rsid w:val="003D5206"/>
    <w:rsid w:val="003D7A32"/>
    <w:rsid w:val="003F142D"/>
    <w:rsid w:val="003F5CDA"/>
    <w:rsid w:val="00401CDA"/>
    <w:rsid w:val="004046BE"/>
    <w:rsid w:val="00405571"/>
    <w:rsid w:val="00406589"/>
    <w:rsid w:val="0040670D"/>
    <w:rsid w:val="00425C46"/>
    <w:rsid w:val="00427262"/>
    <w:rsid w:val="00452B6B"/>
    <w:rsid w:val="0045541E"/>
    <w:rsid w:val="00467E95"/>
    <w:rsid w:val="00480179"/>
    <w:rsid w:val="0049378F"/>
    <w:rsid w:val="004A25F7"/>
    <w:rsid w:val="004A2B70"/>
    <w:rsid w:val="004B3E41"/>
    <w:rsid w:val="004B4311"/>
    <w:rsid w:val="004C3051"/>
    <w:rsid w:val="004C4825"/>
    <w:rsid w:val="004D06B6"/>
    <w:rsid w:val="004D2769"/>
    <w:rsid w:val="004E2CF1"/>
    <w:rsid w:val="004E7809"/>
    <w:rsid w:val="004F15E2"/>
    <w:rsid w:val="004F368E"/>
    <w:rsid w:val="004F40B9"/>
    <w:rsid w:val="00503CA1"/>
    <w:rsid w:val="00505DC8"/>
    <w:rsid w:val="00506859"/>
    <w:rsid w:val="005135FE"/>
    <w:rsid w:val="00523C22"/>
    <w:rsid w:val="005317A2"/>
    <w:rsid w:val="0053225D"/>
    <w:rsid w:val="00535FAB"/>
    <w:rsid w:val="00544323"/>
    <w:rsid w:val="00545D10"/>
    <w:rsid w:val="00554A31"/>
    <w:rsid w:val="00556559"/>
    <w:rsid w:val="00564402"/>
    <w:rsid w:val="00575CD1"/>
    <w:rsid w:val="0057669F"/>
    <w:rsid w:val="00582BA7"/>
    <w:rsid w:val="0058341A"/>
    <w:rsid w:val="00590EC5"/>
    <w:rsid w:val="005927DB"/>
    <w:rsid w:val="005A5B2F"/>
    <w:rsid w:val="005A6337"/>
    <w:rsid w:val="005A69A2"/>
    <w:rsid w:val="005B6DEA"/>
    <w:rsid w:val="005C53D4"/>
    <w:rsid w:val="005E1172"/>
    <w:rsid w:val="005F201F"/>
    <w:rsid w:val="00601C36"/>
    <w:rsid w:val="006118BC"/>
    <w:rsid w:val="006154D8"/>
    <w:rsid w:val="006174D5"/>
    <w:rsid w:val="00624F5A"/>
    <w:rsid w:val="00627881"/>
    <w:rsid w:val="00632C8E"/>
    <w:rsid w:val="00636321"/>
    <w:rsid w:val="0063712F"/>
    <w:rsid w:val="00646689"/>
    <w:rsid w:val="006616B4"/>
    <w:rsid w:val="00687BF8"/>
    <w:rsid w:val="006A2FA5"/>
    <w:rsid w:val="006A796D"/>
    <w:rsid w:val="006B30B7"/>
    <w:rsid w:val="006B4693"/>
    <w:rsid w:val="006B7780"/>
    <w:rsid w:val="006C5BA8"/>
    <w:rsid w:val="006D58BD"/>
    <w:rsid w:val="006E10DC"/>
    <w:rsid w:val="006E5275"/>
    <w:rsid w:val="006F0F5C"/>
    <w:rsid w:val="006F489B"/>
    <w:rsid w:val="006F69FD"/>
    <w:rsid w:val="007045EB"/>
    <w:rsid w:val="00706F3D"/>
    <w:rsid w:val="00716C0E"/>
    <w:rsid w:val="00720E05"/>
    <w:rsid w:val="00725372"/>
    <w:rsid w:val="00730229"/>
    <w:rsid w:val="00741754"/>
    <w:rsid w:val="00743DB1"/>
    <w:rsid w:val="00746244"/>
    <w:rsid w:val="00752194"/>
    <w:rsid w:val="007529D6"/>
    <w:rsid w:val="0076682E"/>
    <w:rsid w:val="00770BA2"/>
    <w:rsid w:val="00777A24"/>
    <w:rsid w:val="007861FB"/>
    <w:rsid w:val="0079177F"/>
    <w:rsid w:val="0079383A"/>
    <w:rsid w:val="00794145"/>
    <w:rsid w:val="00795F07"/>
    <w:rsid w:val="007A2CFB"/>
    <w:rsid w:val="007A5B54"/>
    <w:rsid w:val="007A5BCB"/>
    <w:rsid w:val="007B72E5"/>
    <w:rsid w:val="007C5B0A"/>
    <w:rsid w:val="007D33A8"/>
    <w:rsid w:val="007E163C"/>
    <w:rsid w:val="007E51A5"/>
    <w:rsid w:val="008037B2"/>
    <w:rsid w:val="00815728"/>
    <w:rsid w:val="00817A07"/>
    <w:rsid w:val="00824FD9"/>
    <w:rsid w:val="00830D07"/>
    <w:rsid w:val="00834310"/>
    <w:rsid w:val="00840507"/>
    <w:rsid w:val="008510BF"/>
    <w:rsid w:val="00862A5E"/>
    <w:rsid w:val="0089641D"/>
    <w:rsid w:val="008B12B9"/>
    <w:rsid w:val="008C15CC"/>
    <w:rsid w:val="008C374F"/>
    <w:rsid w:val="008E4A2E"/>
    <w:rsid w:val="008E7442"/>
    <w:rsid w:val="008F1672"/>
    <w:rsid w:val="008F19BE"/>
    <w:rsid w:val="008F6208"/>
    <w:rsid w:val="008F7127"/>
    <w:rsid w:val="00902ECD"/>
    <w:rsid w:val="00904177"/>
    <w:rsid w:val="0090740B"/>
    <w:rsid w:val="00912532"/>
    <w:rsid w:val="00922A46"/>
    <w:rsid w:val="0093517F"/>
    <w:rsid w:val="00944D62"/>
    <w:rsid w:val="009501C3"/>
    <w:rsid w:val="00954C9B"/>
    <w:rsid w:val="00956CFC"/>
    <w:rsid w:val="009573DF"/>
    <w:rsid w:val="00961659"/>
    <w:rsid w:val="00963921"/>
    <w:rsid w:val="009750A8"/>
    <w:rsid w:val="009A152D"/>
    <w:rsid w:val="009C156F"/>
    <w:rsid w:val="009C4135"/>
    <w:rsid w:val="009E223D"/>
    <w:rsid w:val="009E36B5"/>
    <w:rsid w:val="009E742C"/>
    <w:rsid w:val="009F20AB"/>
    <w:rsid w:val="009F69BE"/>
    <w:rsid w:val="009F7D73"/>
    <w:rsid w:val="00A00EB7"/>
    <w:rsid w:val="00A14150"/>
    <w:rsid w:val="00A229D2"/>
    <w:rsid w:val="00A2626A"/>
    <w:rsid w:val="00A42A12"/>
    <w:rsid w:val="00A44081"/>
    <w:rsid w:val="00A62B1D"/>
    <w:rsid w:val="00A746AA"/>
    <w:rsid w:val="00A7685C"/>
    <w:rsid w:val="00A8210D"/>
    <w:rsid w:val="00A8395C"/>
    <w:rsid w:val="00A840A9"/>
    <w:rsid w:val="00A85C7E"/>
    <w:rsid w:val="00A936CD"/>
    <w:rsid w:val="00AA0F08"/>
    <w:rsid w:val="00AA6400"/>
    <w:rsid w:val="00AB629A"/>
    <w:rsid w:val="00AB75B5"/>
    <w:rsid w:val="00AC1333"/>
    <w:rsid w:val="00AC1F43"/>
    <w:rsid w:val="00AD00A9"/>
    <w:rsid w:val="00AD6952"/>
    <w:rsid w:val="00AE49FD"/>
    <w:rsid w:val="00AF0FCC"/>
    <w:rsid w:val="00AF5BB2"/>
    <w:rsid w:val="00B01C91"/>
    <w:rsid w:val="00B0669A"/>
    <w:rsid w:val="00B1749B"/>
    <w:rsid w:val="00B21C22"/>
    <w:rsid w:val="00B3050D"/>
    <w:rsid w:val="00B316C2"/>
    <w:rsid w:val="00B43BE5"/>
    <w:rsid w:val="00B46CAD"/>
    <w:rsid w:val="00B65A59"/>
    <w:rsid w:val="00B772E2"/>
    <w:rsid w:val="00B81B22"/>
    <w:rsid w:val="00B855C3"/>
    <w:rsid w:val="00B943CB"/>
    <w:rsid w:val="00B963D4"/>
    <w:rsid w:val="00BA4C95"/>
    <w:rsid w:val="00BB5B90"/>
    <w:rsid w:val="00BBE961"/>
    <w:rsid w:val="00BC0AAE"/>
    <w:rsid w:val="00BC1226"/>
    <w:rsid w:val="00BC2DB7"/>
    <w:rsid w:val="00BD0CFE"/>
    <w:rsid w:val="00BE495B"/>
    <w:rsid w:val="00BE59E8"/>
    <w:rsid w:val="00C0006D"/>
    <w:rsid w:val="00C058ED"/>
    <w:rsid w:val="00C07D00"/>
    <w:rsid w:val="00C115D3"/>
    <w:rsid w:val="00C17EAF"/>
    <w:rsid w:val="00C20CFE"/>
    <w:rsid w:val="00C3370C"/>
    <w:rsid w:val="00C3534F"/>
    <w:rsid w:val="00C52916"/>
    <w:rsid w:val="00C568CD"/>
    <w:rsid w:val="00C57030"/>
    <w:rsid w:val="00C572DA"/>
    <w:rsid w:val="00C6098A"/>
    <w:rsid w:val="00C60B5E"/>
    <w:rsid w:val="00C67A34"/>
    <w:rsid w:val="00C7538D"/>
    <w:rsid w:val="00C75F30"/>
    <w:rsid w:val="00C776C6"/>
    <w:rsid w:val="00C93033"/>
    <w:rsid w:val="00C9587F"/>
    <w:rsid w:val="00CA0598"/>
    <w:rsid w:val="00CA070A"/>
    <w:rsid w:val="00CA3401"/>
    <w:rsid w:val="00CA603A"/>
    <w:rsid w:val="00CB7F45"/>
    <w:rsid w:val="00CC2347"/>
    <w:rsid w:val="00CC2A27"/>
    <w:rsid w:val="00CC3B79"/>
    <w:rsid w:val="00CD1B54"/>
    <w:rsid w:val="00CD3D60"/>
    <w:rsid w:val="00CE2151"/>
    <w:rsid w:val="00CE7DAA"/>
    <w:rsid w:val="00D05A73"/>
    <w:rsid w:val="00D16901"/>
    <w:rsid w:val="00D16F1B"/>
    <w:rsid w:val="00D179AF"/>
    <w:rsid w:val="00D375F5"/>
    <w:rsid w:val="00D43616"/>
    <w:rsid w:val="00D55FDC"/>
    <w:rsid w:val="00D569B7"/>
    <w:rsid w:val="00D67F21"/>
    <w:rsid w:val="00D702BF"/>
    <w:rsid w:val="00DB06C1"/>
    <w:rsid w:val="00DB1B73"/>
    <w:rsid w:val="00DB39FD"/>
    <w:rsid w:val="00DB7B06"/>
    <w:rsid w:val="00DD6CAB"/>
    <w:rsid w:val="00DD7086"/>
    <w:rsid w:val="00DE2B69"/>
    <w:rsid w:val="00DF0C8D"/>
    <w:rsid w:val="00E0238F"/>
    <w:rsid w:val="00E06290"/>
    <w:rsid w:val="00E07866"/>
    <w:rsid w:val="00E1209F"/>
    <w:rsid w:val="00E137E7"/>
    <w:rsid w:val="00E14EC1"/>
    <w:rsid w:val="00E25EF3"/>
    <w:rsid w:val="00E306A8"/>
    <w:rsid w:val="00E31CD2"/>
    <w:rsid w:val="00E41961"/>
    <w:rsid w:val="00E50424"/>
    <w:rsid w:val="00E60D74"/>
    <w:rsid w:val="00E61C36"/>
    <w:rsid w:val="00E70E73"/>
    <w:rsid w:val="00E91145"/>
    <w:rsid w:val="00E93C01"/>
    <w:rsid w:val="00E97835"/>
    <w:rsid w:val="00EA3755"/>
    <w:rsid w:val="00EC2370"/>
    <w:rsid w:val="00ED03F5"/>
    <w:rsid w:val="00ED503F"/>
    <w:rsid w:val="00ED5C07"/>
    <w:rsid w:val="00ED6040"/>
    <w:rsid w:val="00EE2124"/>
    <w:rsid w:val="00EE3FAF"/>
    <w:rsid w:val="00EF0C19"/>
    <w:rsid w:val="00F003C6"/>
    <w:rsid w:val="00F02CDA"/>
    <w:rsid w:val="00F05AEC"/>
    <w:rsid w:val="00F1091D"/>
    <w:rsid w:val="00F1126D"/>
    <w:rsid w:val="00F13886"/>
    <w:rsid w:val="00F1454B"/>
    <w:rsid w:val="00F15C41"/>
    <w:rsid w:val="00F16E3C"/>
    <w:rsid w:val="00F223D3"/>
    <w:rsid w:val="00F24D53"/>
    <w:rsid w:val="00F258F6"/>
    <w:rsid w:val="00F37FF5"/>
    <w:rsid w:val="00F415DF"/>
    <w:rsid w:val="00F50109"/>
    <w:rsid w:val="00F5358A"/>
    <w:rsid w:val="00F55206"/>
    <w:rsid w:val="00F81A44"/>
    <w:rsid w:val="00F83860"/>
    <w:rsid w:val="00F83E66"/>
    <w:rsid w:val="00F96C10"/>
    <w:rsid w:val="00FD0EC3"/>
    <w:rsid w:val="00FF68D8"/>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E69447B"/>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BD11CF"/>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2B815F"/>
    <w:rsid w:val="6061FE33"/>
    <w:rsid w:val="610BF351"/>
    <w:rsid w:val="612F3734"/>
    <w:rsid w:val="61C24CD7"/>
    <w:rsid w:val="631FA1B3"/>
    <w:rsid w:val="6429A8E4"/>
    <w:rsid w:val="64AF4EF9"/>
    <w:rsid w:val="64BD6FC4"/>
    <w:rsid w:val="64F277F0"/>
    <w:rsid w:val="64FFB43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43C329B3-E6CC-45D5-B421-550CBDFF5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235DA6"/>
    <w:rPr>
      <w:sz w:val="16"/>
      <w:szCs w:val="16"/>
    </w:rPr>
  </w:style>
  <w:style w:type="paragraph" w:styleId="CommentText">
    <w:name w:val="Comment Text"/>
    <w:basedOn w:val="Normal"/>
    <w:link w:val="CommentTextChar"/>
    <w:uiPriority w:val="99"/>
    <w:unhideWhenUsed/>
    <w:rsid w:val="00235DA6"/>
    <w:pPr>
      <w:spacing w:line="240" w:lineRule="auto"/>
    </w:pPr>
    <w:rPr>
      <w:sz w:val="20"/>
      <w:szCs w:val="20"/>
    </w:rPr>
  </w:style>
  <w:style w:type="character" w:styleId="CommentTextChar" w:customStyle="1">
    <w:name w:val="Comment Text Char"/>
    <w:basedOn w:val="DefaultParagraphFont"/>
    <w:link w:val="CommentText"/>
    <w:uiPriority w:val="99"/>
    <w:rsid w:val="00235DA6"/>
    <w:rPr>
      <w:sz w:val="20"/>
      <w:szCs w:val="20"/>
    </w:rPr>
  </w:style>
  <w:style w:type="paragraph" w:styleId="CommentSubject">
    <w:name w:val="Comment Subject"/>
    <w:basedOn w:val="CommentText"/>
    <w:next w:val="CommentText"/>
    <w:link w:val="CommentSubjectChar"/>
    <w:uiPriority w:val="99"/>
    <w:semiHidden/>
    <w:unhideWhenUsed/>
    <w:rsid w:val="00235DA6"/>
    <w:rPr>
      <w:b/>
      <w:bCs/>
    </w:rPr>
  </w:style>
  <w:style w:type="character" w:styleId="CommentSubjectChar" w:customStyle="1">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paragraph" w:styleId="NormalWeb">
    <w:name w:val="Normal (Web)"/>
    <w:basedOn w:val="Normal"/>
    <w:uiPriority w:val="99"/>
    <w:semiHidden/>
    <w:unhideWhenUsed/>
    <w:rsid w:val="004D06B6"/>
    <w:rPr>
      <w:rFonts w:ascii="Times New Roman" w:hAnsi="Times New Roman" w:cs="Times New Roman"/>
    </w:rPr>
  </w:style>
  <w:style w:type="paragraph" w:styleId="Header">
    <w:name w:val="header"/>
    <w:basedOn w:val="Normal"/>
    <w:link w:val="HeaderChar"/>
    <w:uiPriority w:val="99"/>
    <w:unhideWhenUsed/>
    <w:rsid w:val="009C156F"/>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156F"/>
  </w:style>
  <w:style w:type="paragraph" w:styleId="Footer">
    <w:name w:val="footer"/>
    <w:basedOn w:val="Normal"/>
    <w:link w:val="FooterChar"/>
    <w:uiPriority w:val="99"/>
    <w:unhideWhenUsed/>
    <w:rsid w:val="009C156F"/>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156F"/>
  </w:style>
  <w:style w:type="character" w:styleId="Hyperlink">
    <w:name w:val="Hyperlink"/>
    <w:basedOn w:val="DefaultParagraphFont"/>
    <w:uiPriority w:val="99"/>
    <w:unhideWhenUsed/>
    <w:rsid w:val="00425C46"/>
    <w:rPr>
      <w:color w:val="0000FF"/>
      <w:u w:val="single"/>
    </w:rPr>
  </w:style>
  <w:style w:type="character" w:styleId="Strong">
    <w:name w:val="Strong"/>
    <w:basedOn w:val="DefaultParagraphFont"/>
    <w:uiPriority w:val="22"/>
    <w:qFormat/>
    <w:rsid w:val="000C074A"/>
    <w:rPr>
      <w:b/>
      <w:bCs/>
    </w:rPr>
  </w:style>
  <w:style w:type="character" w:styleId="UnresolvedMention">
    <w:name w:val="Unresolved Mention"/>
    <w:basedOn w:val="DefaultParagraphFont"/>
    <w:uiPriority w:val="99"/>
    <w:semiHidden/>
    <w:unhideWhenUsed/>
    <w:rsid w:val="004C3051"/>
    <w:rPr>
      <w:color w:val="605E5C"/>
      <w:shd w:val="clear" w:color="auto" w:fill="E1DFDD"/>
    </w:rPr>
  </w:style>
  <w:style w:type="character" w:styleId="FollowedHyperlink">
    <w:name w:val="FollowedHyperlink"/>
    <w:basedOn w:val="DefaultParagraphFont"/>
    <w:uiPriority w:val="99"/>
    <w:semiHidden/>
    <w:unhideWhenUsed/>
    <w:rsid w:val="00624F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tenschutzkonferenz-online.de/media/oh/OH-Werbung_Februar%202022_final.pdf" TargetMode="External" Id="rId26" /><Relationship Type="http://schemas.openxmlformats.org/officeDocument/2006/relationships/hyperlink" Target="https://eur-lex.europa.eu/LexUriServ/LexUriServ.do?uri=OJ:L:2002:108:0033:0050:EN:PDF" TargetMode="External" Id="rId21" /><Relationship Type="http://schemas.openxmlformats.org/officeDocument/2006/relationships/hyperlink" Target="https://openjur.de/u/2464653.html" TargetMode="External" Id="rId42" /><Relationship Type="http://schemas.openxmlformats.org/officeDocument/2006/relationships/hyperlink" Target="https://www.gesetze-bayern.de/Content/Document/Y-300-Z-GRURRS-B-2022-N-36507" TargetMode="External" Id="rId47" /><Relationship Type="http://schemas.openxmlformats.org/officeDocument/2006/relationships/hyperlink" Target="http://lrbw.juris.de/cgi-bin/laender_rechtsprechung/document.py?Gericht=bw&amp;nr=30648" TargetMode="External" Id="rId63" /><Relationship Type="http://schemas.openxmlformats.org/officeDocument/2006/relationships/hyperlink" Target="http://juris.bundesgerichtshof.de/cgi-bin/rechtsprechung/document.py?Gericht=bgh&amp;Art=en&amp;nr=75241&amp;pos=0&amp;anz=1" TargetMode="External" Id="rId68" /><Relationship Type="http://schemas.openxmlformats.org/officeDocument/2006/relationships/header" Target="header3.xml" Id="rId84" /><Relationship Type="http://schemas.openxmlformats.org/officeDocument/2006/relationships/hyperlink" Target="https://eur-lex.europa.eu/legal-content/EN/TXT/?uri=celex%3A32005L0029" TargetMode="External" Id="rId16" /><Relationship Type="http://schemas.openxmlformats.org/officeDocument/2006/relationships/hyperlink" Target="https://www.dataguidance.com/sites/default/files/celex_02002l0058-20091219_en_txt.pdf" TargetMode="External" Id="rId11" /><Relationship Type="http://schemas.openxmlformats.org/officeDocument/2006/relationships/hyperlink" Target="https://www.bundesnetzagentur.de/SharedDocs/Mediathek/Verbraucherhefte/Rufnummernmissbrauch.pdf?__blob=publicationFile&amp;v=3" TargetMode="External" Id="rId32" /><Relationship Type="http://schemas.openxmlformats.org/officeDocument/2006/relationships/hyperlink" Target="https://curia.europa.eu/jcms/jcms/j_6/en/" TargetMode="External" Id="rId37" /><Relationship Type="http://schemas.openxmlformats.org/officeDocument/2006/relationships/hyperlink" Target="http://juris.bundesgerichtshof.de/cgi-bin/rechtsprechung/document.py?Gericht=bgh&amp;Art=en&amp;nr=80968&amp;pos=0&amp;anz=1" TargetMode="External" Id="rId53" /><Relationship Type="http://schemas.openxmlformats.org/officeDocument/2006/relationships/hyperlink" Target="https://www.justiz.bayern.de/gerichte-und-behoerden/oberlandesgerichte/muenchen/" TargetMode="External" Id="rId58" /><Relationship Type="http://schemas.openxmlformats.org/officeDocument/2006/relationships/hyperlink" Target="https://robinsonabgleich.de/preise_und_bestellungen" TargetMode="External" Id="rId74" /><Relationship Type="http://schemas.openxmlformats.org/officeDocument/2006/relationships/hyperlink" Target="https://juris.bundesgerichtshof.de/cgi-bin/rechtsprechung/document.py?Gericht=bgh&amp;Art=en&amp;Datum=Aktuell&amp;Sort=12288&amp;nr=140810&amp;anz=1159&amp;pos=12" TargetMode="External" Id="rId79" /><Relationship Type="http://schemas.openxmlformats.org/officeDocument/2006/relationships/numbering" Target="numbering.xml" Id="rId5" /><Relationship Type="http://schemas.openxmlformats.org/officeDocument/2006/relationships/hyperlink" Target="https://eur-lex.europa.eu/legal-content/EN/TXT/?uri=CELEX:02008R0593-20080724" TargetMode="External" Id="rId19" /><Relationship Type="http://schemas.openxmlformats.org/officeDocument/2006/relationships/hyperlink" Target="https://www.gesetze-im-internet.de/englisch_bdsg/englisch_bdsg.html" TargetMode="External" Id="rId14" /><Relationship Type="http://schemas.openxmlformats.org/officeDocument/2006/relationships/hyperlink" Target="https://www.gesetze-im-internet.de/tkg_2021/" TargetMode="External" Id="rId22" /><Relationship Type="http://schemas.openxmlformats.org/officeDocument/2006/relationships/hyperlink" Target="https://www.lda.bayern.de/en/" TargetMode="External" Id="rId27" /><Relationship Type="http://schemas.openxmlformats.org/officeDocument/2006/relationships/hyperlink" Target="https://www.lda.bayern.de/de/thema_werbung.html" TargetMode="External" Id="rId30" /><Relationship Type="http://schemas.openxmlformats.org/officeDocument/2006/relationships/hyperlink" Target="http://juris.bundesgerichtshof.de/cgi-bin/rechtsprechung/document.py?Gericht=bgh&amp;Art=en&amp;sid=a764110d473a3618b6fe9a42d2db5489&amp;nr=45162&amp;pos=0&amp;anz=2" TargetMode="External" Id="rId35" /><Relationship Type="http://schemas.openxmlformats.org/officeDocument/2006/relationships/hyperlink" Target="http://juris.bundesgerichtshof.de/cgi-bin/rechtsprechung/document.py?Gericht=bgh&amp;Art=en&amp;nr=77970&amp;pos=0&amp;anz=1" TargetMode="External" Id="rId43" /><Relationship Type="http://schemas.openxmlformats.org/officeDocument/2006/relationships/hyperlink" Target="https://eur-lex.europa.eu/legal-content/EN/TXT/PDF/?uri=CELEX:62023CJ0654" TargetMode="External" Id="rId48" /><Relationship Type="http://schemas.openxmlformats.org/officeDocument/2006/relationships/hyperlink" Target="https://openjur.de/u/483674.html" TargetMode="External" Id="rId56" /><Relationship Type="http://schemas.openxmlformats.org/officeDocument/2006/relationships/hyperlink" Target="https://gesetze.berlin.de/bsbe/document/NJRE001593611" TargetMode="External" Id="rId64" /><Relationship Type="http://schemas.openxmlformats.org/officeDocument/2006/relationships/hyperlink" Target="https://recht.saarland.de/bssl/document/JURE230046876" TargetMode="External" Id="rId69" /><Relationship Type="http://schemas.openxmlformats.org/officeDocument/2006/relationships/hyperlink" Target="https://landgericht-lueneburg.niedersachsen.de/startseite/" TargetMode="External" Id="rId77" /><Relationship Type="http://schemas.openxmlformats.org/officeDocument/2006/relationships/webSettings" Target="webSettings.xml" Id="rId8" /><Relationship Type="http://schemas.openxmlformats.org/officeDocument/2006/relationships/hyperlink" Target="https://www.ag-paderborn.nrw.de/" TargetMode="External" Id="rId51" /><Relationship Type="http://schemas.openxmlformats.org/officeDocument/2006/relationships/hyperlink" Target="https://www.bverwg.de/290125U6C3.23.0" TargetMode="External" Id="rId72" /><Relationship Type="http://schemas.openxmlformats.org/officeDocument/2006/relationships/header" Target="header1.xml" Id="rId80" /><Relationship Type="http://schemas.openxmlformats.org/officeDocument/2006/relationships/footer" Target="footer3.xml" Id="rId85" /><Relationship Type="http://schemas.openxmlformats.org/officeDocument/2006/relationships/customXml" Target="../customXml/item3.xml" Id="rId3" /><Relationship Type="http://schemas.openxmlformats.org/officeDocument/2006/relationships/hyperlink" Target="https://www.gesetze-im-internet.de/ttdsg/" TargetMode="External" Id="rId12" /><Relationship Type="http://schemas.openxmlformats.org/officeDocument/2006/relationships/hyperlink" Target="https://eur-lex.europa.eu/legal-content/EN/TXT/?uri=celex%3A32006L0114" TargetMode="External" Id="rId17" /><Relationship Type="http://schemas.openxmlformats.org/officeDocument/2006/relationships/hyperlink" Target="https://www.datenschutzkonferenz-online.de/media/kp/dsk_kpnr_3.pdf" TargetMode="External" Id="rId25" /><Relationship Type="http://schemas.openxmlformats.org/officeDocument/2006/relationships/hyperlink" Target="https://www.dataguidance.com/sites/default/files/unerltelefonwerbg_coldcalls.pdf" TargetMode="External" Id="rId33" /><Relationship Type="http://schemas.openxmlformats.org/officeDocument/2006/relationships/hyperlink" Target="https://juris.bundesgerichtshof.de/cgi-bin/rechtsprechung/document.py?Gericht=bgh&amp;Art=en&amp;nr=80968&amp;pos=0&amp;anz=1" TargetMode="External" Id="rId38" /><Relationship Type="http://schemas.openxmlformats.org/officeDocument/2006/relationships/hyperlink" Target="https://www.justiz.bayern.de/gerichte-und-behoerden/landgericht/nuernberg-fuerth/" TargetMode="External" Id="rId46" /><Relationship Type="http://schemas.openxmlformats.org/officeDocument/2006/relationships/hyperlink" Target="https://medien-internet-und-recht.de/pdf/VT-MIR-2022-Dok-061.pdf" TargetMode="External" Id="rId59" /><Relationship Type="http://schemas.openxmlformats.org/officeDocument/2006/relationships/hyperlink" Target="https://openjur.de/u/2471594.html" TargetMode="External" Id="rId67" /><Relationship Type="http://schemas.openxmlformats.org/officeDocument/2006/relationships/hyperlink" Target="https://eur-lex.europa.eu/legal-content/EN/TXT/?qid=1591185470139&amp;uri=CELEX:32007R0864" TargetMode="External" Id="rId20" /><Relationship Type="http://schemas.openxmlformats.org/officeDocument/2006/relationships/hyperlink" Target="https://www.berlin.de/gerichte/kammergericht/" TargetMode="External" Id="rId41" /><Relationship Type="http://schemas.openxmlformats.org/officeDocument/2006/relationships/hyperlink" Target="https://www.berlin.de/gerichte/landgericht/" TargetMode="External" Id="rId54" /><Relationship Type="http://schemas.openxmlformats.org/officeDocument/2006/relationships/hyperlink" Target="https://oberlandesgericht-stuttgart.justiz-bw.de/pb/,Lde/Startseite" TargetMode="External" Id="rId62" /><Relationship Type="http://schemas.openxmlformats.org/officeDocument/2006/relationships/hyperlink" Target="http://juris.bundesgerichtshof.de/cgi-bin/rechtsprechung/document.py?Gericht=bgh&amp;Art=en&amp;sid=f3c2a028a20e6ce50077f70dca8ae859&amp;nr=39835&amp;pos=0&amp;anz=2" TargetMode="External" Id="rId70" /><Relationship Type="http://schemas.openxmlformats.org/officeDocument/2006/relationships/hyperlink" Target="https://www.baden-wuerttemberg.datenschutz.de/" TargetMode="External" Id="rId75" /><Relationship Type="http://schemas.openxmlformats.org/officeDocument/2006/relationships/footer" Target="footer2.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esetze-im-internet.de/englisch_uwg/" TargetMode="External" Id="rId15" /><Relationship Type="http://schemas.openxmlformats.org/officeDocument/2006/relationships/hyperlink" Target="https://www.bundesnetzagentur.de/EN/Home/home_node.html" TargetMode="External" Id="rId23" /><Relationship Type="http://schemas.openxmlformats.org/officeDocument/2006/relationships/hyperlink" Target="https://www.lda.bayern.de/media/veroeffentlichungen/Info-Blatt_Verantwortliche_Datenverwendung_Werbung_DS-GVO_4-2019.pdf" TargetMode="External" Id="rId28" /><Relationship Type="http://schemas.openxmlformats.org/officeDocument/2006/relationships/hyperlink" Target="https://www.bundesgerichtshof.de/DE/Home/home_node.html" TargetMode="External" Id="rId36" /><Relationship Type="http://schemas.openxmlformats.org/officeDocument/2006/relationships/hyperlink" Target="https://www.justiz.bayern.de/gerichte-und-behoerden/landgericht/nuernberg-fuerth/" TargetMode="External" Id="rId49" /><Relationship Type="http://schemas.openxmlformats.org/officeDocument/2006/relationships/hyperlink" Target="https://www.gesetze-bayern.de/Content/Document/Y-300-Z-GRURRS-B-2023-N-2245?hl=true" TargetMode="External" Id="rId57" /><Relationship Type="http://schemas.openxmlformats.org/officeDocument/2006/relationships/endnotes" Target="endnotes.xml" Id="rId10" /><Relationship Type="http://schemas.openxmlformats.org/officeDocument/2006/relationships/hyperlink" Target="https://www.bundesnetzagentur.de/EN/Home/home_node.html" TargetMode="External" Id="rId31" /><Relationship Type="http://schemas.openxmlformats.org/officeDocument/2006/relationships/hyperlink" Target="https://www.justiz.bayern.de/gerichte-und-behoerden/oberlandesgerichte/muenchen/" TargetMode="External" Id="rId44" /><Relationship Type="http://schemas.openxmlformats.org/officeDocument/2006/relationships/hyperlink" Target="https://www.justiz.nrw/nrwe/lgs/paderborn/lg_paderborn/j2024/2_O_325_23_Urteil_20240312.html" TargetMode="External" Id="rId52" /><Relationship Type="http://schemas.openxmlformats.org/officeDocument/2006/relationships/hyperlink" Target="https://www.datenschutzkonferenz-online.de/media/en/Entschliessung_Datenschutz-von-Kindern.pdf" TargetMode="External" Id="rId60" /><Relationship Type="http://schemas.openxmlformats.org/officeDocument/2006/relationships/hyperlink" Target="https://www.justiz.bayern.de/gerichte-und-behoerden/landgericht/augsburg/" TargetMode="External" Id="rId65" /><Relationship Type="http://schemas.openxmlformats.org/officeDocument/2006/relationships/hyperlink" Target="https://www.robinsonliste.de/" TargetMode="External" Id="rId73" /><Relationship Type="http://schemas.openxmlformats.org/officeDocument/2006/relationships/hyperlink" Target="https://voris.wolterskluwer-online.de/browse/document/3b009ec6-cb19-4b94-879a-cb3f7d1900f5" TargetMode="External" Id="rId78" /><Relationship Type="http://schemas.openxmlformats.org/officeDocument/2006/relationships/header" Target="header2.xm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amp;from=EN" TargetMode="External" Id="rId13" /><Relationship Type="http://schemas.openxmlformats.org/officeDocument/2006/relationships/hyperlink" Target="https://www.gesetze-im-internet.de/englisch_bgb/" TargetMode="External" Id="rId18" /><Relationship Type="http://schemas.openxmlformats.org/officeDocument/2006/relationships/hyperlink" Target="https://www.olg-hamm.nrw.de/beh_sprachen/beh_sprache_EN/index.php" TargetMode="External" Id="rId39" /><Relationship Type="http://schemas.openxmlformats.org/officeDocument/2006/relationships/hyperlink" Target="https://www.bundesnetzagentur.de/DE/Vportal/TK/Aerger/Faelle/UEW/start.html" TargetMode="External" Id="rId34" /><Relationship Type="http://schemas.openxmlformats.org/officeDocument/2006/relationships/hyperlink" Target="https://www.gesetze-bayern.de/Content/Document/Y-300-Z-GRURRS-B-2022-N-36507?hl=true" TargetMode="External" Id="rId50" /><Relationship Type="http://schemas.openxmlformats.org/officeDocument/2006/relationships/hyperlink" Target="https://www.justiz.bayern.de/gerichte-und-behoerden/amtsgerichte/muenchen/" TargetMode="External" Id="rId55" /><Relationship Type="http://schemas.openxmlformats.org/officeDocument/2006/relationships/hyperlink" Target="https://www.baden-wuerttemberg.datenschutz.de/lfdi-baden-wuerttemberg-verhaengt-bussgeld-gegen-aok-baden-wuerttemberg-wirksamer-datenschutz-erfordert-regelmaessige-kontrolle-und-anpassung/" TargetMode="External" Id="rId76" /><Relationship Type="http://schemas.openxmlformats.org/officeDocument/2006/relationships/settings" Target="settings.xml" Id="rId7" /><Relationship Type="http://schemas.openxmlformats.org/officeDocument/2006/relationships/hyperlink" Target="http://juris.bundesgerichtshof.de/cgi-bin/rechtsprechung/document.py?Gericht=bgh&amp;Art=en&amp;nr=42063&amp;pos=0&amp;anz=1" TargetMode="External" Id="rId71" /><Relationship Type="http://schemas.openxmlformats.org/officeDocument/2006/relationships/customXml" Target="../customXml/item2.xml" Id="rId2" /><Relationship Type="http://schemas.openxmlformats.org/officeDocument/2006/relationships/hyperlink" Target="https://www.lda.bayern.de/media/veroeffentlichungen/Info-Blatt_Verbraucher_Datenverwendung_fuer_Werbung_%204-2019.pdf" TargetMode="External" Id="rId29" /><Relationship Type="http://schemas.openxmlformats.org/officeDocument/2006/relationships/hyperlink" Target="https://www.datenschutzkonferenz-online.de/" TargetMode="External" Id="rId24" /><Relationship Type="http://schemas.openxmlformats.org/officeDocument/2006/relationships/hyperlink" Target="https://openjur.de/u/2461810.html" TargetMode="External" Id="rId40" /><Relationship Type="http://schemas.openxmlformats.org/officeDocument/2006/relationships/hyperlink" Target="https://medien-internet-und-recht.de/pdf/VT-MIR-2018-Dok-028.pdf" TargetMode="External" Id="rId45" /><Relationship Type="http://schemas.openxmlformats.org/officeDocument/2006/relationships/hyperlink" Target="https://www.gesetze-bayern.de/Content/Document/Y-300-Z-GRURRS-B-2023-N-31213?hl=true" TargetMode="External" Id="rId66" /><Relationship Type="http://schemas.openxmlformats.org/officeDocument/2006/relationships/theme" Target="theme/theme1.xml" Id="rId87" /><Relationship Type="http://schemas.openxmlformats.org/officeDocument/2006/relationships/hyperlink" Target="https://eur-lex.europa.eu/eli/reg/2022/2065/oj/eng" TargetMode="External" Id="rId61" /><Relationship Type="http://schemas.openxmlformats.org/officeDocument/2006/relationships/footer" Target="footer1.xml" Id="rId82" />  <Relationship Id="rIdComments" Type="http://schemas.openxmlformats.org/officeDocument/2006/relationships/comments" Target="comments.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roperties xmlns="http://www.imanage.com/work/xmlschema">
  <documentid>DOCS!138638048.1</documentid>
  <senderid>JGA</senderid>
  <senderemail>JULIA.GARBACIOK@FIELDFISHER.COM</senderemail>
  <lastmodified>2026-04-17T20:58:00.0000000+02:00</lastmodified>
  <database>DOCS</database>
</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CD7FB8-E2C5-4091-8921-7E2DD71ADA0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9DEC958D-D35A-4776-8530-2F140195ED89}"/>
</file>

<file path=customXml/itemProps3.xml><?xml version="1.0" encoding="utf-8"?>
<ds:datastoreItem xmlns:ds="http://schemas.openxmlformats.org/officeDocument/2006/customXml" ds:itemID="{5D276FC8-7096-7143-B282-347C444FD6E2}">
  <ds:schemaRefs>
    <ds:schemaRef ds:uri="http://www.imanage.com/work/xmlschema"/>
  </ds:schemaRefs>
</ds:datastoreItem>
</file>

<file path=customXml/itemProps4.xml><?xml version="1.0" encoding="utf-8"?>
<ds:datastoreItem xmlns:ds="http://schemas.openxmlformats.org/officeDocument/2006/customXml" ds:itemID="{E6963F1B-E287-4D85-A0B0-7947C1BEA4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Madhura Sakharam Bhandarkar</dc:creator>
  <keywords/>
  <dc:description/>
  <lastModifiedBy>Gulam Chagani</lastModifiedBy>
  <revision>8</revision>
  <dcterms:created xsi:type="dcterms:W3CDTF">2026-05-11T10:51:00.0000000Z</dcterms:created>
  <dcterms:modified xsi:type="dcterms:W3CDTF">2026-05-13T17:32:26.8164449Z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2025-10-10T08:10:19Z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a21fc3f9-9e0b-4edd-b600-ad115dc5b035</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y fmtid="{D5CDD505-2E9C-101B-9397-08002B2CF9AE}" pid="14" name="WSFooter">
    <vt:lpwstr>DOCS\138638048\1</vt:lpwstr>
  </property>
</Properties>
</file>