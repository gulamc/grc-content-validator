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16DB" w14:textId="1271C254" w:rsidR="007A70EC" w:rsidRPr="00692256" w:rsidDel="00B9007D" w:rsidRDefault="3CD5F0A9" w:rsidP="4B982999">
      <w:pPr>
        <w:rPr>
          <w:del w:id="0" w:author="Deborah Stuhl" w:date="2026-04-15T16:43:00Z" w16du:dateUtc="2026-04-15T14:43:00Z"/>
          <w:b/>
          <w:bCs/>
          <w:sz w:val="24"/>
          <w:szCs w:val="24"/>
        </w:rPr>
      </w:pPr>
      <w:del w:id="1" w:author="Deborah Stuhl" w:date="2026-04-15T16:43:00Z" w16du:dateUtc="2026-04-15T14:43:00Z">
        <w:r w:rsidRPr="00692256" w:rsidDel="00B9007D">
          <w:rPr>
            <w:b/>
            <w:bCs/>
            <w:sz w:val="24"/>
            <w:szCs w:val="24"/>
          </w:rPr>
          <w:delText>Privacy Impact Assessment</w:delText>
        </w:r>
        <w:r w:rsidR="00046A00" w:rsidRPr="00692256" w:rsidDel="00B9007D">
          <w:rPr>
            <w:b/>
            <w:bCs/>
            <w:sz w:val="24"/>
            <w:szCs w:val="24"/>
          </w:rPr>
          <w:delText xml:space="preserve"> - Template</w:delText>
        </w:r>
      </w:del>
    </w:p>
    <w:p w14:paraId="57F6CFFC" w14:textId="28F2658A" w:rsidR="007A70EC" w:rsidRPr="00692256" w:rsidDel="00B9007D" w:rsidRDefault="67255DA8" w:rsidP="4B3B7BFF">
      <w:pPr>
        <w:rPr>
          <w:del w:id="2" w:author="Deborah Stuhl" w:date="2026-04-15T16:43:00Z" w16du:dateUtc="2026-04-15T14:43:00Z"/>
          <w:rStyle w:val="normaltextrun"/>
          <w:rFonts w:ascii="Aptos" w:eastAsia="Aptos" w:hAnsi="Aptos" w:cs="Aptos"/>
          <w:sz w:val="24"/>
          <w:szCs w:val="24"/>
        </w:rPr>
      </w:pPr>
      <w:del w:id="3" w:author="Deborah Stuhl" w:date="2026-04-15T16:43:00Z" w16du:dateUtc="2026-04-15T14:43:00Z">
        <w:r w:rsidRPr="00692256" w:rsidDel="00B9007D">
          <w:rPr>
            <w:rStyle w:val="normaltextrun"/>
            <w:rFonts w:ascii="Aptos" w:eastAsia="Aptos" w:hAnsi="Aptos" w:cs="Aptos"/>
            <w:sz w:val="24"/>
            <w:szCs w:val="24"/>
          </w:rPr>
          <w:delText>This Guidance aims to provide an overview of the requirements for conducting Privacy Impact Assessments</w:delText>
        </w:r>
        <w:r w:rsidR="3CBBC649" w:rsidRPr="00692256" w:rsidDel="00B9007D">
          <w:rPr>
            <w:rStyle w:val="normaltextrun"/>
            <w:rFonts w:ascii="Aptos" w:eastAsia="Aptos" w:hAnsi="Aptos" w:cs="Aptos"/>
            <w:sz w:val="24"/>
            <w:szCs w:val="24"/>
          </w:rPr>
          <w:delText xml:space="preserve"> (PIAs)</w:delText>
        </w:r>
        <w:r w:rsidRPr="00692256" w:rsidDel="00B9007D">
          <w:rPr>
            <w:rStyle w:val="normaltextrun"/>
            <w:rFonts w:ascii="Aptos" w:eastAsia="Aptos" w:hAnsi="Aptos" w:cs="Aptos"/>
            <w:sz w:val="24"/>
            <w:szCs w:val="24"/>
          </w:rPr>
          <w:delText xml:space="preserve">, outlining legislation, regulations, standards, and guidelines </w:delText>
        </w:r>
        <w:r w:rsidR="47B81F95" w:rsidRPr="00692256" w:rsidDel="00B9007D">
          <w:rPr>
            <w:rStyle w:val="normaltextrun"/>
            <w:rFonts w:ascii="Aptos" w:eastAsia="Aptos" w:hAnsi="Aptos" w:cs="Aptos"/>
            <w:sz w:val="24"/>
            <w:szCs w:val="24"/>
          </w:rPr>
          <w:delText xml:space="preserve">on the necessary steps of a </w:delText>
        </w:r>
        <w:r w:rsidR="575C094D" w:rsidRPr="00692256" w:rsidDel="00B9007D">
          <w:rPr>
            <w:rStyle w:val="normaltextrun"/>
            <w:rFonts w:ascii="Aptos" w:eastAsia="Aptos" w:hAnsi="Aptos" w:cs="Aptos"/>
            <w:sz w:val="24"/>
            <w:szCs w:val="24"/>
          </w:rPr>
          <w:delText>PIA</w:delText>
        </w:r>
        <w:r w:rsidRPr="00692256" w:rsidDel="00B9007D">
          <w:rPr>
            <w:rStyle w:val="normaltextrun"/>
            <w:rFonts w:ascii="Aptos" w:eastAsia="Aptos" w:hAnsi="Aptos" w:cs="Aptos"/>
            <w:sz w:val="24"/>
            <w:szCs w:val="24"/>
          </w:rPr>
          <w:delText>.</w:delText>
        </w:r>
      </w:del>
    </w:p>
    <w:p w14:paraId="3710F32A" w14:textId="23DE2608" w:rsidR="7D8A20EB" w:rsidRPr="00692256" w:rsidDel="00B9007D" w:rsidRDefault="7D8A20EB" w:rsidP="4B982999">
      <w:pPr>
        <w:rPr>
          <w:del w:id="4" w:author="Deborah Stuhl" w:date="2026-04-15T16:43:00Z" w16du:dateUtc="2026-04-15T14:43:00Z"/>
          <w:rStyle w:val="normaltextrun"/>
          <w:rFonts w:ascii="Aptos" w:eastAsia="Aptos" w:hAnsi="Aptos" w:cs="Aptos"/>
          <w:sz w:val="24"/>
          <w:szCs w:val="24"/>
        </w:rPr>
      </w:pPr>
      <w:del w:id="5" w:author="Deborah Stuhl" w:date="2026-04-15T16:43:00Z" w16du:dateUtc="2026-04-15T14:43:00Z">
        <w:r w:rsidRPr="00692256" w:rsidDel="00B9007D">
          <w:rPr>
            <w:rStyle w:val="normaltextrun"/>
            <w:rFonts w:ascii="Aptos" w:eastAsia="Aptos" w:hAnsi="Aptos" w:cs="Aptos"/>
            <w:sz w:val="24"/>
            <w:szCs w:val="24"/>
          </w:rPr>
          <w:delText xml:space="preserve">For </w:delText>
        </w:r>
        <w:r w:rsidRPr="00692256" w:rsidDel="00B9007D">
          <w:rPr>
            <w:rStyle w:val="normaltextrun"/>
            <w:rFonts w:ascii="Aptos" w:eastAsia="Aptos" w:hAnsi="Aptos" w:cs="Aptos"/>
            <w:b/>
            <w:bCs/>
            <w:sz w:val="24"/>
            <w:szCs w:val="24"/>
            <w:u w:val="single"/>
          </w:rPr>
          <w:delText>EU jurisdictions</w:delText>
        </w:r>
        <w:r w:rsidRPr="00692256" w:rsidDel="00B9007D">
          <w:rPr>
            <w:rStyle w:val="normaltextrun"/>
            <w:rFonts w:ascii="Aptos" w:eastAsia="Aptos" w:hAnsi="Aptos" w:cs="Aptos"/>
            <w:sz w:val="24"/>
            <w:szCs w:val="24"/>
          </w:rPr>
          <w:delText xml:space="preserve"> with no national variations from the GDPR, rather than including the specific GDPR requirements, please state, 'There are no national variations from the GDPR.'</w:delText>
        </w:r>
      </w:del>
    </w:p>
    <w:p w14:paraId="1E947262" w14:textId="035C2665" w:rsidR="4B982999" w:rsidRPr="00692256" w:rsidRDefault="4B982999" w:rsidP="4B982999">
      <w:pPr>
        <w:rPr>
          <w:rStyle w:val="normaltextrun"/>
          <w:rFonts w:ascii="Aptos" w:eastAsia="Aptos" w:hAnsi="Aptos" w:cs="Aptos"/>
          <w:sz w:val="24"/>
          <w:szCs w:val="24"/>
        </w:rPr>
      </w:pPr>
    </w:p>
    <w:p w14:paraId="3A56A165" w14:textId="53076DD9" w:rsidR="007A70EC" w:rsidRPr="00692256" w:rsidRDefault="1ABF2A2C" w:rsidP="4B982999">
      <w:pPr>
        <w:numPr>
          <w:ilvl w:val="0"/>
          <w:numId w:val="4"/>
        </w:numPr>
        <w:rPr>
          <w:b/>
          <w:bCs/>
          <w:sz w:val="24"/>
          <w:szCs w:val="24"/>
        </w:rPr>
      </w:pPr>
      <w:r w:rsidRPr="00692256">
        <w:rPr>
          <w:b/>
          <w:bCs/>
          <w:sz w:val="24"/>
          <w:szCs w:val="24"/>
        </w:rPr>
        <w:t>Laws</w:t>
      </w:r>
      <w:r w:rsidR="00696592" w:rsidRPr="00692256">
        <w:rPr>
          <w:b/>
          <w:bCs/>
          <w:sz w:val="24"/>
          <w:szCs w:val="24"/>
        </w:rPr>
        <w:t xml:space="preserve"> </w:t>
      </w:r>
    </w:p>
    <w:p w14:paraId="7AC68868" w14:textId="6D4E2CA9" w:rsidR="007A70EC" w:rsidRPr="00692256" w:rsidRDefault="1ABF2A2C" w:rsidP="4B982999">
      <w:pPr>
        <w:pStyle w:val="ListParagraph"/>
        <w:numPr>
          <w:ilvl w:val="1"/>
          <w:numId w:val="75"/>
        </w:numPr>
        <w:rPr>
          <w:rFonts w:cs="Arial"/>
          <w:sz w:val="24"/>
          <w:szCs w:val="24"/>
        </w:rPr>
      </w:pPr>
      <w:r w:rsidRPr="00692256">
        <w:rPr>
          <w:sz w:val="24"/>
          <w:szCs w:val="24"/>
        </w:rPr>
        <w:t>Law</w:t>
      </w:r>
      <w:r w:rsidR="411D6A58" w:rsidRPr="00692256">
        <w:rPr>
          <w:sz w:val="24"/>
          <w:szCs w:val="24"/>
        </w:rPr>
        <w:t>s</w:t>
      </w:r>
      <w:r w:rsidRPr="00692256">
        <w:rPr>
          <w:sz w:val="24"/>
          <w:szCs w:val="24"/>
        </w:rPr>
        <w:t xml:space="preserve"> and </w:t>
      </w:r>
      <w:r w:rsidR="3CD5F0A9" w:rsidRPr="00692256">
        <w:rPr>
          <w:sz w:val="24"/>
          <w:szCs w:val="24"/>
        </w:rPr>
        <w:t>r</w:t>
      </w:r>
      <w:r w:rsidRPr="00692256">
        <w:rPr>
          <w:sz w:val="24"/>
          <w:szCs w:val="24"/>
        </w:rPr>
        <w:t>egulation</w:t>
      </w:r>
      <w:r w:rsidR="3CD5F0A9" w:rsidRPr="00692256">
        <w:rPr>
          <w:sz w:val="24"/>
          <w:szCs w:val="24"/>
        </w:rPr>
        <w:t>s</w:t>
      </w:r>
      <w:r w:rsidRPr="00692256">
        <w:rPr>
          <w:rFonts w:cs="Arial"/>
          <w:sz w:val="24"/>
          <w:szCs w:val="24"/>
        </w:rPr>
        <w:t> </w:t>
      </w:r>
    </w:p>
    <w:p w14:paraId="3960A99C" w14:textId="77777777" w:rsidR="00A960FC" w:rsidRPr="00692256" w:rsidRDefault="00A960FC" w:rsidP="4B982999">
      <w:pPr>
        <w:pStyle w:val="ListParagraph"/>
        <w:ind w:left="360"/>
        <w:rPr>
          <w:sz w:val="24"/>
          <w:szCs w:val="24"/>
        </w:rPr>
      </w:pPr>
    </w:p>
    <w:p w14:paraId="221588A4" w14:textId="3EAC5CC6" w:rsidR="007A70EC" w:rsidRPr="00692256" w:rsidRDefault="1ABF2A2C" w:rsidP="4B982999">
      <w:pPr>
        <w:pStyle w:val="ListParagraph"/>
        <w:numPr>
          <w:ilvl w:val="2"/>
          <w:numId w:val="76"/>
        </w:numPr>
        <w:rPr>
          <w:rFonts w:cs="Arial"/>
          <w:sz w:val="24"/>
          <w:szCs w:val="24"/>
        </w:rPr>
      </w:pPr>
      <w:r w:rsidRPr="00692256">
        <w:rPr>
          <w:rFonts w:cs="Arial"/>
          <w:sz w:val="24"/>
          <w:szCs w:val="24"/>
        </w:rPr>
        <w:t>Wh</w:t>
      </w:r>
      <w:r w:rsidR="411D6A58" w:rsidRPr="00692256">
        <w:rPr>
          <w:rFonts w:cs="Arial"/>
          <w:sz w:val="24"/>
          <w:szCs w:val="24"/>
        </w:rPr>
        <w:t>at</w:t>
      </w:r>
      <w:r w:rsidRPr="00692256">
        <w:rPr>
          <w:rFonts w:cs="Arial"/>
          <w:sz w:val="24"/>
          <w:szCs w:val="24"/>
        </w:rPr>
        <w:t xml:space="preserve"> laws and/or regulations apply to Privacy Impact Assessments?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38"/>
      </w:tblGrid>
      <w:tr w:rsidR="007A70EC" w:rsidRPr="00692256" w14:paraId="7738101D"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2F27CC5A" w14:textId="301D9936" w:rsidR="007A70EC" w:rsidRPr="00692256" w:rsidRDefault="1ABF2A2C" w:rsidP="4B982999">
            <w:pPr>
              <w:rPr>
                <w:sz w:val="24"/>
                <w:szCs w:val="24"/>
              </w:rPr>
            </w:pPr>
            <w:r w:rsidRPr="00692256">
              <w:rPr>
                <w:sz w:val="24"/>
                <w:szCs w:val="24"/>
              </w:rPr>
              <w:t>Response</w:t>
            </w:r>
          </w:p>
        </w:tc>
        <w:tc>
          <w:tcPr>
            <w:tcW w:w="6038" w:type="dxa"/>
            <w:tcBorders>
              <w:top w:val="single" w:sz="6" w:space="0" w:color="auto"/>
              <w:left w:val="single" w:sz="6" w:space="0" w:color="auto"/>
              <w:bottom w:val="single" w:sz="6" w:space="0" w:color="auto"/>
              <w:right w:val="single" w:sz="6" w:space="0" w:color="auto"/>
            </w:tcBorders>
            <w:hideMark/>
          </w:tcPr>
          <w:p w14:paraId="24D76B31" w14:textId="1050A910" w:rsidR="001C720E" w:rsidRPr="00692256" w:rsidRDefault="001C720E" w:rsidP="00D5292A">
            <w:r w:rsidRPr="00692256">
              <w:t xml:space="preserve">The </w:t>
            </w:r>
            <w:hyperlink r:id="rId8" w:history="1">
              <w:r w:rsidRPr="00692256">
                <w:rPr>
                  <w:rStyle w:val="Hyperlink"/>
                </w:rPr>
                <w:t>Connecticut Data Privacy Act</w:t>
              </w:r>
            </w:hyperlink>
            <w:r w:rsidRPr="00692256">
              <w:t xml:space="preserve"> </w:t>
            </w:r>
            <w:r w:rsidR="00F21796" w:rsidRPr="00692256">
              <w:t xml:space="preserve">, </w:t>
            </w:r>
            <w:r w:rsidRPr="00692256">
              <w:t xml:space="preserve">as amended by </w:t>
            </w:r>
            <w:hyperlink r:id="rId9" w:history="1">
              <w:r w:rsidRPr="00692256">
                <w:rPr>
                  <w:rStyle w:val="Hyperlink"/>
                </w:rPr>
                <w:t>S</w:t>
              </w:r>
              <w:r w:rsidR="00F21796" w:rsidRPr="00692256">
                <w:rPr>
                  <w:rStyle w:val="Hyperlink"/>
                </w:rPr>
                <w:t xml:space="preserve">enate </w:t>
              </w:r>
              <w:r w:rsidRPr="00692256">
                <w:rPr>
                  <w:rStyle w:val="Hyperlink"/>
                </w:rPr>
                <w:t>B</w:t>
              </w:r>
              <w:r w:rsidR="00F21796" w:rsidRPr="00692256">
                <w:rPr>
                  <w:rStyle w:val="Hyperlink"/>
                </w:rPr>
                <w:t>ill</w:t>
              </w:r>
              <w:r w:rsidRPr="00692256">
                <w:rPr>
                  <w:rStyle w:val="Hyperlink"/>
                </w:rPr>
                <w:t xml:space="preserve"> 1295</w:t>
              </w:r>
            </w:hyperlink>
            <w:r w:rsidRPr="00692256">
              <w:t xml:space="preserve"> </w:t>
            </w:r>
            <w:r w:rsidR="001D5BA9" w:rsidRPr="00692256">
              <w:t xml:space="preserve">(SB 1295) in </w:t>
            </w:r>
            <w:r w:rsidRPr="00692256">
              <w:t>June 2025</w:t>
            </w:r>
            <w:r w:rsidR="00F21796" w:rsidRPr="00692256">
              <w:t xml:space="preserve"> </w:t>
            </w:r>
            <w:r w:rsidR="00D5292A" w:rsidRPr="00692256">
              <w:t>and codified at </w:t>
            </w:r>
            <w:hyperlink r:id="rId10" w:tgtFrame="_blank" w:history="1">
              <w:r w:rsidR="00D5292A" w:rsidRPr="00692256">
                <w:rPr>
                  <w:rStyle w:val="Hyperlink"/>
                </w:rPr>
                <w:t>Conn. Gen. Stat. §§ 42-515 to 42-525</w:t>
              </w:r>
            </w:hyperlink>
            <w:r w:rsidR="00D5292A" w:rsidRPr="00692256">
              <w:t xml:space="preserve"> </w:t>
            </w:r>
            <w:r w:rsidR="00F21796" w:rsidRPr="00692256">
              <w:t>(CTDPA)</w:t>
            </w:r>
            <w:r w:rsidRPr="00692256">
              <w:t xml:space="preserve">.  </w:t>
            </w:r>
            <w:commentRangeStart w:id="6"/>
            <w:commentRangeEnd w:id="6"/>
            <w:r w:rsidR="00D5292A" w:rsidRPr="00692256">
              <w:rPr>
                <w:rStyle w:val="CommentReference"/>
                <w:sz w:val="22"/>
                <w:szCs w:val="22"/>
              </w:rPr>
              <w:commentReference w:id="6"/>
            </w:r>
          </w:p>
        </w:tc>
      </w:tr>
      <w:tr w:rsidR="007A70EC" w:rsidRPr="00692256" w14:paraId="475E5D41"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3CCF1628" w14:textId="1A6F9566" w:rsidR="007A70EC" w:rsidRPr="00692256" w:rsidRDefault="1ABF2A2C" w:rsidP="4B982999">
            <w:pPr>
              <w:rPr>
                <w:sz w:val="24"/>
                <w:szCs w:val="24"/>
              </w:rPr>
            </w:pPr>
            <w:r w:rsidRPr="00692256">
              <w:rPr>
                <w:sz w:val="24"/>
                <w:szCs w:val="24"/>
              </w:rPr>
              <w:t>Citation</w:t>
            </w:r>
          </w:p>
        </w:tc>
        <w:tc>
          <w:tcPr>
            <w:tcW w:w="6038" w:type="dxa"/>
            <w:tcBorders>
              <w:top w:val="single" w:sz="6" w:space="0" w:color="auto"/>
              <w:left w:val="single" w:sz="6" w:space="0" w:color="auto"/>
              <w:bottom w:val="single" w:sz="6" w:space="0" w:color="auto"/>
              <w:right w:val="single" w:sz="6" w:space="0" w:color="auto"/>
            </w:tcBorders>
            <w:hideMark/>
          </w:tcPr>
          <w:p w14:paraId="6F91CC7A" w14:textId="486E6293" w:rsidR="007A70EC" w:rsidRPr="00692256" w:rsidRDefault="00696592" w:rsidP="00D5292A">
            <w:r w:rsidRPr="00692256">
              <w:rPr>
                <w:rFonts w:cs="Arial"/>
                <w:sz w:val="24"/>
                <w:szCs w:val="24"/>
              </w:rPr>
              <w:t xml:space="preserve"> </w:t>
            </w:r>
            <w:r w:rsidR="00D5292A" w:rsidRPr="00692256">
              <w:rPr>
                <w:rFonts w:ascii="Arial" w:hAnsi="Arial" w:cs="Arial"/>
              </w:rPr>
              <w:t>Not applicable.</w:t>
            </w:r>
          </w:p>
        </w:tc>
      </w:tr>
      <w:tr w:rsidR="007A70EC" w:rsidRPr="00692256" w14:paraId="38A25255"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0A2C670D" w14:textId="2D4BA0F6" w:rsidR="007A70EC" w:rsidRPr="00692256" w:rsidRDefault="0E50DA16" w:rsidP="4B982999">
            <w:pPr>
              <w:rPr>
                <w:sz w:val="24"/>
                <w:szCs w:val="24"/>
              </w:rPr>
            </w:pPr>
            <w:r w:rsidRPr="00692256">
              <w:rPr>
                <w:sz w:val="24"/>
                <w:szCs w:val="24"/>
              </w:rPr>
              <w:t>Applicable persona</w:t>
            </w:r>
          </w:p>
        </w:tc>
        <w:tc>
          <w:tcPr>
            <w:tcW w:w="6038" w:type="dxa"/>
            <w:tcBorders>
              <w:top w:val="single" w:sz="6" w:space="0" w:color="auto"/>
              <w:left w:val="single" w:sz="6" w:space="0" w:color="auto"/>
              <w:bottom w:val="single" w:sz="6" w:space="0" w:color="auto"/>
              <w:right w:val="single" w:sz="6" w:space="0" w:color="auto"/>
            </w:tcBorders>
            <w:hideMark/>
          </w:tcPr>
          <w:p w14:paraId="647A086E" w14:textId="22B7DEF6" w:rsidR="007A70EC" w:rsidRPr="00692256" w:rsidRDefault="00CB4B3E" w:rsidP="4B982999">
            <w:pPr>
              <w:spacing w:after="0"/>
              <w:rPr>
                <w:sz w:val="24"/>
                <w:szCs w:val="24"/>
              </w:rPr>
            </w:pPr>
            <w:r w:rsidRPr="00692256">
              <w:rPr>
                <w:sz w:val="24"/>
                <w:szCs w:val="24"/>
              </w:rPr>
              <w:t>Not applicable</w:t>
            </w:r>
            <w:r w:rsidR="3B9217D3" w:rsidRPr="00692256">
              <w:rPr>
                <w:sz w:val="24"/>
                <w:szCs w:val="24"/>
              </w:rPr>
              <w:t>.</w:t>
            </w:r>
          </w:p>
        </w:tc>
      </w:tr>
    </w:tbl>
    <w:p w14:paraId="3927C1E0" w14:textId="5B72937B" w:rsidR="007A70EC" w:rsidRPr="00692256" w:rsidRDefault="00696592" w:rsidP="4B982999">
      <w:pPr>
        <w:rPr>
          <w:rFonts w:cs="Arial"/>
          <w:sz w:val="24"/>
          <w:szCs w:val="24"/>
        </w:rPr>
      </w:pPr>
      <w:r w:rsidRPr="00692256">
        <w:rPr>
          <w:rFonts w:cs="Arial"/>
          <w:sz w:val="24"/>
          <w:szCs w:val="24"/>
        </w:rPr>
        <w:t xml:space="preserve">  </w:t>
      </w:r>
    </w:p>
    <w:p w14:paraId="13ECC12B" w14:textId="3F1BC409" w:rsidR="007A70EC" w:rsidRPr="00692256" w:rsidRDefault="1ABF2A2C" w:rsidP="4B982999">
      <w:pPr>
        <w:pStyle w:val="ListParagraph"/>
        <w:numPr>
          <w:ilvl w:val="1"/>
          <w:numId w:val="78"/>
        </w:numPr>
        <w:rPr>
          <w:rFonts w:cs="Arial"/>
          <w:sz w:val="24"/>
          <w:szCs w:val="24"/>
        </w:rPr>
      </w:pPr>
      <w:r w:rsidRPr="00692256">
        <w:rPr>
          <w:sz w:val="24"/>
          <w:szCs w:val="24"/>
        </w:rPr>
        <w:t xml:space="preserve">Supervisory </w:t>
      </w:r>
      <w:r w:rsidR="411D6A58" w:rsidRPr="00692256">
        <w:rPr>
          <w:sz w:val="24"/>
          <w:szCs w:val="24"/>
        </w:rPr>
        <w:t>a</w:t>
      </w:r>
      <w:r w:rsidRPr="00692256">
        <w:rPr>
          <w:sz w:val="24"/>
          <w:szCs w:val="24"/>
        </w:rPr>
        <w:t>uthority</w:t>
      </w:r>
      <w:r w:rsidR="00046A00" w:rsidRPr="00692256">
        <w:rPr>
          <w:rFonts w:cs="Arial"/>
          <w:sz w:val="24"/>
          <w:szCs w:val="24"/>
        </w:rPr>
        <w:t xml:space="preserve"> </w:t>
      </w:r>
    </w:p>
    <w:p w14:paraId="39984B96" w14:textId="79BB157C" w:rsidR="007A70EC" w:rsidRPr="00692256" w:rsidRDefault="044F226D" w:rsidP="4B982999">
      <w:pPr>
        <w:rPr>
          <w:sz w:val="24"/>
          <w:szCs w:val="24"/>
        </w:rPr>
      </w:pPr>
      <w:r w:rsidRPr="00692256">
        <w:rPr>
          <w:sz w:val="24"/>
          <w:szCs w:val="24"/>
        </w:rPr>
        <w:t xml:space="preserve">1.2.1. </w:t>
      </w:r>
      <w:r w:rsidR="1ABF2A2C" w:rsidRPr="00692256">
        <w:rPr>
          <w:sz w:val="24"/>
          <w:szCs w:val="24"/>
        </w:rPr>
        <w:t xml:space="preserve">Who is responsible for enforcing the </w:t>
      </w:r>
      <w:r w:rsidRPr="00692256">
        <w:rPr>
          <w:rFonts w:cs="Arial"/>
          <w:sz w:val="24"/>
          <w:szCs w:val="24"/>
        </w:rPr>
        <w:t>laws and/or regulations</w:t>
      </w:r>
      <w:r w:rsidR="5D555E55" w:rsidRPr="00692256">
        <w:rPr>
          <w:rFonts w:cs="Arial"/>
          <w:sz w:val="24"/>
          <w:szCs w:val="24"/>
        </w:rPr>
        <w:t xml:space="preserve"> and issuing guidelines</w:t>
      </w:r>
      <w:r w:rsidR="1ABF2A2C" w:rsidRPr="00692256">
        <w:rPr>
          <w:sz w:val="24"/>
          <w:szCs w:val="24"/>
        </w:rPr>
        <w:t>?</w:t>
      </w:r>
      <w:r w:rsidR="00696592" w:rsidRPr="00692256">
        <w:rPr>
          <w:rFonts w:cs="Arial"/>
          <w:sz w:val="24"/>
          <w:szCs w:val="24"/>
        </w:rPr>
        <w:t xml:space="preserve"> </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201E7DE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98973B" w14:textId="035CC3A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2EE6ED3" w14:textId="4DC88CF6" w:rsidR="007A70EC" w:rsidRPr="00692256" w:rsidRDefault="001C720E" w:rsidP="4B982999">
            <w:pPr>
              <w:rPr>
                <w:rFonts w:cs="Arial"/>
                <w:sz w:val="24"/>
                <w:szCs w:val="24"/>
              </w:rPr>
            </w:pPr>
            <w:r w:rsidRPr="00692256">
              <w:t xml:space="preserve">The </w:t>
            </w:r>
            <w:hyperlink r:id="rId15" w:history="1">
              <w:r w:rsidRPr="00692256">
                <w:rPr>
                  <w:rStyle w:val="Hyperlink"/>
                </w:rPr>
                <w:t>Connecticut Attorney General</w:t>
              </w:r>
            </w:hyperlink>
            <w:r w:rsidR="00D5292A" w:rsidRPr="00692256">
              <w:t xml:space="preserve"> (AG)</w:t>
            </w:r>
            <w:r w:rsidRPr="00692256">
              <w:t>.</w:t>
            </w:r>
          </w:p>
        </w:tc>
      </w:tr>
      <w:tr w:rsidR="007A70EC" w:rsidRPr="00692256" w14:paraId="5E5A5DD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CD1CECE" w14:textId="0B0CD132"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7F78948" w14:textId="748779C2" w:rsidR="007A70EC" w:rsidRPr="00692256" w:rsidRDefault="00D5292A" w:rsidP="4B982999">
            <w:pPr>
              <w:rPr>
                <w:rFonts w:cs="Arial"/>
                <w:sz w:val="24"/>
                <w:szCs w:val="24"/>
              </w:rPr>
            </w:pPr>
            <w:r w:rsidRPr="00692256">
              <w:rPr>
                <w:rFonts w:cs="Arial"/>
                <w:sz w:val="24"/>
                <w:szCs w:val="24"/>
              </w:rPr>
              <w:t>§</w:t>
            </w:r>
            <w:r w:rsidR="001C720E" w:rsidRPr="00692256">
              <w:t>42-529e</w:t>
            </w:r>
            <w:r w:rsidRPr="00692256">
              <w:t xml:space="preserve"> of the CTDPA</w:t>
            </w:r>
          </w:p>
        </w:tc>
      </w:tr>
      <w:tr w:rsidR="007A70EC" w:rsidRPr="00692256" w14:paraId="62BAD25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CE8394" w14:textId="124FFE3B"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C9A9E61" w14:textId="0C56F6D3" w:rsidR="007A70EC" w:rsidRPr="00692256" w:rsidRDefault="00CB4B3E" w:rsidP="4B982999">
            <w:pPr>
              <w:rPr>
                <w:sz w:val="24"/>
                <w:szCs w:val="24"/>
              </w:rPr>
            </w:pPr>
            <w:r w:rsidRPr="00692256">
              <w:rPr>
                <w:sz w:val="24"/>
                <w:szCs w:val="24"/>
              </w:rPr>
              <w:t>Not applicable</w:t>
            </w:r>
            <w:r w:rsidR="340A5370" w:rsidRPr="00692256">
              <w:rPr>
                <w:sz w:val="24"/>
                <w:szCs w:val="24"/>
              </w:rPr>
              <w:t>.</w:t>
            </w:r>
          </w:p>
        </w:tc>
      </w:tr>
    </w:tbl>
    <w:p w14:paraId="382336C8" w14:textId="3660472A" w:rsidR="007A70EC" w:rsidRPr="00692256" w:rsidRDefault="00696592" w:rsidP="4B982999">
      <w:pPr>
        <w:rPr>
          <w:rFonts w:cs="Arial"/>
          <w:sz w:val="24"/>
          <w:szCs w:val="24"/>
        </w:rPr>
      </w:pPr>
      <w:r w:rsidRPr="00692256">
        <w:rPr>
          <w:rFonts w:cs="Arial"/>
          <w:sz w:val="24"/>
          <w:szCs w:val="24"/>
        </w:rPr>
        <w:t xml:space="preserve"> </w:t>
      </w:r>
    </w:p>
    <w:p w14:paraId="2F3B6262" w14:textId="68B18337" w:rsidR="007A70EC" w:rsidRPr="00692256" w:rsidRDefault="1ABF2A2C" w:rsidP="4B982999">
      <w:pPr>
        <w:pStyle w:val="ListParagraph"/>
        <w:numPr>
          <w:ilvl w:val="1"/>
          <w:numId w:val="79"/>
        </w:numPr>
        <w:rPr>
          <w:rFonts w:cs="Arial"/>
          <w:sz w:val="24"/>
          <w:szCs w:val="24"/>
        </w:rPr>
      </w:pPr>
      <w:r w:rsidRPr="00692256">
        <w:rPr>
          <w:sz w:val="24"/>
          <w:szCs w:val="24"/>
        </w:rPr>
        <w:t>Guidelines</w:t>
      </w:r>
      <w:r w:rsidR="00696592" w:rsidRPr="00692256">
        <w:rPr>
          <w:rFonts w:cs="Arial"/>
          <w:sz w:val="24"/>
          <w:szCs w:val="24"/>
        </w:rPr>
        <w:t xml:space="preserve"> </w:t>
      </w:r>
    </w:p>
    <w:p w14:paraId="11F91F8F" w14:textId="32FEA77D" w:rsidR="007A70EC" w:rsidRPr="00692256" w:rsidRDefault="411D6A58" w:rsidP="4B982999">
      <w:pPr>
        <w:rPr>
          <w:sz w:val="24"/>
          <w:szCs w:val="24"/>
          <w:highlight w:val="yellow"/>
        </w:rPr>
      </w:pPr>
      <w:r w:rsidRPr="00692256">
        <w:rPr>
          <w:sz w:val="24"/>
          <w:szCs w:val="24"/>
        </w:rPr>
        <w:t xml:space="preserve">1.3.1. </w:t>
      </w:r>
      <w:r w:rsidR="1ABF2A2C" w:rsidRPr="00692256">
        <w:rPr>
          <w:sz w:val="24"/>
          <w:szCs w:val="24"/>
        </w:rPr>
        <w:t>Have any guidelines been issued on Privacy Impact Assessments</w:t>
      </w:r>
      <w:r w:rsidR="00251C59" w:rsidRPr="00692256">
        <w:rPr>
          <w:sz w:val="24"/>
          <w:szCs w:val="24"/>
        </w:rPr>
        <w:t>?</w:t>
      </w:r>
      <w:r w:rsidR="1ABF2A2C"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32"/>
        <w:gridCol w:w="7568"/>
      </w:tblGrid>
      <w:tr w:rsidR="007A70EC" w:rsidRPr="00692256" w14:paraId="4D2A974D"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1D3C6746" w14:textId="28B2416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4DA2CBB9" w14:textId="7BC9B8D4" w:rsidR="001C720E" w:rsidRPr="00692256" w:rsidRDefault="001C720E" w:rsidP="001C720E">
            <w:r w:rsidRPr="005A1E56">
              <w:t xml:space="preserve">The AG has not issued any standalone, formal guidance focused on </w:t>
            </w:r>
            <w:r w:rsidR="00F203F3" w:rsidRPr="00692256">
              <w:t>privacy impact assessments (</w:t>
            </w:r>
            <w:r w:rsidRPr="005A1E56">
              <w:t>PIAs</w:t>
            </w:r>
            <w:r w:rsidR="00F203F3" w:rsidRPr="00692256">
              <w:t>)</w:t>
            </w:r>
            <w:r w:rsidRPr="005A1E56">
              <w:t xml:space="preserve"> under the</w:t>
            </w:r>
            <w:r w:rsidRPr="00692256">
              <w:rPr>
                <w:i/>
                <w:iCs/>
              </w:rPr>
              <w:t xml:space="preserve"> </w:t>
            </w:r>
            <w:r w:rsidRPr="00692256">
              <w:t xml:space="preserve">CTDPA.  However, the AG has issued enforcement reports and informal guidance that provide meaningful insight into expectations around </w:t>
            </w:r>
            <w:r w:rsidR="00F203F3" w:rsidRPr="00692256">
              <w:t>data protection assessments (</w:t>
            </w:r>
            <w:r w:rsidRPr="00692256">
              <w:t>DPAs</w:t>
            </w:r>
            <w:r w:rsidR="00F203F3" w:rsidRPr="00692256">
              <w:t>)</w:t>
            </w:r>
            <w:r w:rsidRPr="00692256">
              <w:t xml:space="preserve">, including when they </w:t>
            </w:r>
            <w:r w:rsidRPr="00692256">
              <w:lastRenderedPageBreak/>
              <w:t xml:space="preserve">are required, what they should address, and how they fit into broader compliance obligations: </w:t>
            </w:r>
          </w:p>
          <w:p w14:paraId="796E69DF" w14:textId="21413C8F" w:rsidR="001C720E" w:rsidRPr="00692256" w:rsidRDefault="001C720E" w:rsidP="005A1E56">
            <w:pPr>
              <w:pStyle w:val="ListParagraph"/>
              <w:numPr>
                <w:ilvl w:val="1"/>
                <w:numId w:val="88"/>
              </w:numPr>
            </w:pPr>
            <w:hyperlink r:id="rId16" w:history="1">
              <w:r w:rsidRPr="005A1E56">
                <w:rPr>
                  <w:rStyle w:val="Hyperlink"/>
                </w:rPr>
                <w:t xml:space="preserve">AG Initial Enforcement Report </w:t>
              </w:r>
              <w:r w:rsidR="008B4533" w:rsidRPr="00692256">
                <w:rPr>
                  <w:rStyle w:val="Hyperlink"/>
                </w:rPr>
                <w:t xml:space="preserve">of </w:t>
              </w:r>
              <w:r w:rsidRPr="005A1E56">
                <w:rPr>
                  <w:rStyle w:val="Hyperlink"/>
                </w:rPr>
                <w:t>Feb</w:t>
              </w:r>
              <w:r w:rsidR="008B4533" w:rsidRPr="00692256">
                <w:rPr>
                  <w:rStyle w:val="Hyperlink"/>
                </w:rPr>
                <w:t>ruary</w:t>
              </w:r>
              <w:r w:rsidRPr="005A1E56">
                <w:rPr>
                  <w:rStyle w:val="Hyperlink"/>
                </w:rPr>
                <w:t xml:space="preserve"> 2024</w:t>
              </w:r>
            </w:hyperlink>
            <w:r w:rsidR="00050670" w:rsidRPr="00692256">
              <w:rPr>
                <w:u w:val="single"/>
              </w:rPr>
              <w:t xml:space="preserve"> (the 2024 Enforcement Report)</w:t>
            </w:r>
            <w:r w:rsidRPr="005A1E56">
              <w:rPr>
                <w:u w:val="single"/>
              </w:rPr>
              <w:t xml:space="preserve"> and </w:t>
            </w:r>
            <w:hyperlink r:id="rId17" w:history="1">
              <w:r w:rsidRPr="005A1E56">
                <w:rPr>
                  <w:rStyle w:val="Hyperlink"/>
                </w:rPr>
                <w:t>Updated Enforcement  Report</w:t>
              </w:r>
            </w:hyperlink>
            <w:r w:rsidRPr="005A1E56">
              <w:rPr>
                <w:u w:val="single"/>
              </w:rPr>
              <w:t xml:space="preserve"> </w:t>
            </w:r>
            <w:r w:rsidR="008B4533" w:rsidRPr="00692256">
              <w:rPr>
                <w:u w:val="single"/>
              </w:rPr>
              <w:t xml:space="preserve">of </w:t>
            </w:r>
            <w:r w:rsidRPr="005A1E56">
              <w:rPr>
                <w:u w:val="single"/>
              </w:rPr>
              <w:t>Apr</w:t>
            </w:r>
            <w:r w:rsidR="008B4533" w:rsidRPr="00692256">
              <w:rPr>
                <w:u w:val="single"/>
              </w:rPr>
              <w:t>il</w:t>
            </w:r>
            <w:r w:rsidRPr="005A1E56">
              <w:rPr>
                <w:u w:val="single"/>
              </w:rPr>
              <w:t xml:space="preserve"> 2025</w:t>
            </w:r>
            <w:r w:rsidR="008B4533" w:rsidRPr="00692256">
              <w:rPr>
                <w:u w:val="single"/>
              </w:rPr>
              <w:t xml:space="preserve"> (the </w:t>
            </w:r>
            <w:r w:rsidR="00050670" w:rsidRPr="00692256">
              <w:rPr>
                <w:u w:val="single"/>
              </w:rPr>
              <w:t xml:space="preserve">Updated </w:t>
            </w:r>
            <w:r w:rsidR="008B4533" w:rsidRPr="00692256">
              <w:rPr>
                <w:u w:val="single"/>
              </w:rPr>
              <w:t>Enforcement Report)</w:t>
            </w:r>
            <w:r w:rsidR="008B4533" w:rsidRPr="00692256">
              <w:t>:</w:t>
            </w:r>
            <w:r w:rsidRPr="00692256">
              <w:t xml:space="preserve">  Neither of these reports include a specific PIA/DPA-specific section.  In addition, the AG has not published templates, official FAQs focused on assessments, advisory opinions on P</w:t>
            </w:r>
            <w:r w:rsidR="008B4533" w:rsidRPr="00692256">
              <w:t>I</w:t>
            </w:r>
            <w:r w:rsidRPr="00692256">
              <w:t xml:space="preserve">A requirements, or industry-specific assessment guidance. However, these reports highlight: </w:t>
            </w:r>
          </w:p>
          <w:p w14:paraId="1BE07EE8" w14:textId="618463A3" w:rsidR="001C720E" w:rsidRPr="00692256" w:rsidRDefault="001C720E" w:rsidP="005A1E56">
            <w:pPr>
              <w:pStyle w:val="ListParagraph"/>
              <w:numPr>
                <w:ilvl w:val="2"/>
                <w:numId w:val="88"/>
              </w:numPr>
            </w:pPr>
            <w:r w:rsidRPr="00692256">
              <w:rPr>
                <w:i/>
                <w:iCs/>
              </w:rPr>
              <w:t xml:space="preserve"> </w:t>
            </w:r>
            <w:r w:rsidR="008B4533" w:rsidRPr="00692256">
              <w:t>sensitive data processing as a primary enforcement focus;</w:t>
            </w:r>
          </w:p>
          <w:p w14:paraId="0E715D88" w14:textId="682F4575" w:rsidR="001C720E" w:rsidRPr="00692256" w:rsidRDefault="008B4533" w:rsidP="005A1E56">
            <w:pPr>
              <w:pStyle w:val="ListParagraph"/>
              <w:numPr>
                <w:ilvl w:val="2"/>
                <w:numId w:val="88"/>
              </w:numPr>
            </w:pPr>
            <w:r w:rsidRPr="00692256">
              <w:t xml:space="preserve">protection around teen/minor data, especially where profiling or targeted advertising is involved; </w:t>
            </w:r>
          </w:p>
          <w:p w14:paraId="2E1DD651" w14:textId="270E1983" w:rsidR="001C720E" w:rsidRPr="00692256" w:rsidRDefault="008B4533" w:rsidP="005A1E56">
            <w:pPr>
              <w:pStyle w:val="ListParagraph"/>
              <w:numPr>
                <w:ilvl w:val="2"/>
                <w:numId w:val="88"/>
              </w:numPr>
            </w:pPr>
            <w:r w:rsidRPr="00692256">
              <w:t>profiling and automated decision-making risks, including decisions with legal/significant effects, where assessments become mandatory under the statute as amended; and</w:t>
            </w:r>
          </w:p>
          <w:p w14:paraId="49B3A5D6" w14:textId="7E5FC3E9" w:rsidR="001C720E" w:rsidRPr="00692256" w:rsidRDefault="008B4533" w:rsidP="005A1E56">
            <w:pPr>
              <w:pStyle w:val="ListParagraph"/>
              <w:numPr>
                <w:ilvl w:val="2"/>
                <w:numId w:val="88"/>
              </w:numPr>
            </w:pPr>
            <w:r w:rsidRPr="00692256">
              <w:t>us</w:t>
            </w:r>
            <w:r w:rsidR="001C720E" w:rsidRPr="00692256">
              <w:t xml:space="preserve">e of biometric technologies (e.g., facial recognition) which the AG scrutinizes closely and for which assessments would typically be required due to sensitive data concerns. </w:t>
            </w:r>
          </w:p>
          <w:p w14:paraId="0BEDD65E" w14:textId="5EBCF3A4" w:rsidR="001C720E" w:rsidRPr="00692256" w:rsidRDefault="001C720E" w:rsidP="008B4533">
            <w:pPr>
              <w:ind w:left="1800"/>
            </w:pPr>
            <w:r w:rsidRPr="00692256">
              <w:t xml:space="preserve">While these reports do not instruct businesses on </w:t>
            </w:r>
            <w:r w:rsidR="008B4533" w:rsidRPr="00692256">
              <w:t xml:space="preserve">how </w:t>
            </w:r>
            <w:r w:rsidRPr="00692256">
              <w:t xml:space="preserve">to conduct a PIA/DPA, they clarify the types of processing the AG considers high risk effectively signaling where a compliant controller should already be conducting PIAs. </w:t>
            </w:r>
          </w:p>
          <w:p w14:paraId="3E457C89" w14:textId="27F0078F" w:rsidR="001C720E" w:rsidRPr="00692256" w:rsidRDefault="008B4533" w:rsidP="005A1E56">
            <w:pPr>
              <w:pStyle w:val="ListParagraph"/>
              <w:numPr>
                <w:ilvl w:val="1"/>
                <w:numId w:val="88"/>
              </w:numPr>
            </w:pPr>
            <w:r w:rsidRPr="005A1E56">
              <w:rPr>
                <w:u w:val="single"/>
              </w:rPr>
              <w:t xml:space="preserve">The </w:t>
            </w:r>
            <w:r w:rsidR="00050670" w:rsidRPr="00692256">
              <w:rPr>
                <w:u w:val="single"/>
              </w:rPr>
              <w:t xml:space="preserve">Updated </w:t>
            </w:r>
            <w:r w:rsidRPr="005A1E56">
              <w:rPr>
                <w:u w:val="single"/>
              </w:rPr>
              <w:t>Enforcement Report:</w:t>
            </w:r>
            <w:r w:rsidR="001C720E" w:rsidRPr="00692256">
              <w:t xml:space="preserve"> The AG</w:t>
            </w:r>
            <w:r w:rsidRPr="00692256">
              <w:t>'</w:t>
            </w:r>
            <w:r w:rsidR="001C720E" w:rsidRPr="00692256">
              <w:t xml:space="preserve">s enforcement report may reveal informal, de facto guidance. For example: </w:t>
            </w:r>
          </w:p>
          <w:p w14:paraId="0AC769F1" w14:textId="6E495AF6" w:rsidR="001C720E" w:rsidRPr="00692256" w:rsidRDefault="001D5BA9" w:rsidP="005A1E56">
            <w:pPr>
              <w:pStyle w:val="ListParagraph"/>
              <w:numPr>
                <w:ilvl w:val="2"/>
                <w:numId w:val="88"/>
              </w:numPr>
            </w:pPr>
            <w:r w:rsidRPr="00692256">
              <w:t>t</w:t>
            </w:r>
            <w:r w:rsidR="001C720E" w:rsidRPr="00692256">
              <w:t xml:space="preserve">he AG remains focused on </w:t>
            </w:r>
            <w:r w:rsidRPr="00692256">
              <w:t>'</w:t>
            </w:r>
            <w:r w:rsidR="001C720E" w:rsidRPr="00692256">
              <w:t>transparency and sensitive data processing</w:t>
            </w:r>
            <w:r w:rsidRPr="00692256">
              <w:t>'</w:t>
            </w:r>
            <w:r w:rsidR="001C720E" w:rsidRPr="00692256">
              <w:t xml:space="preserve"> as enforcement priorities</w:t>
            </w:r>
            <w:r w:rsidRPr="00692256">
              <w:t>;</w:t>
            </w:r>
            <w:r w:rsidR="001C720E" w:rsidRPr="00692256">
              <w:t xml:space="preserve"> </w:t>
            </w:r>
          </w:p>
          <w:p w14:paraId="1F37F1AF" w14:textId="48094682" w:rsidR="001C720E" w:rsidRPr="00692256" w:rsidRDefault="001D5BA9" w:rsidP="005A1E56">
            <w:pPr>
              <w:pStyle w:val="ListParagraph"/>
              <w:numPr>
                <w:ilvl w:val="2"/>
                <w:numId w:val="88"/>
              </w:numPr>
            </w:pPr>
            <w:r w:rsidRPr="00692256">
              <w:t>t</w:t>
            </w:r>
            <w:r w:rsidR="001C720E" w:rsidRPr="00692256">
              <w:t>he AG has broadened efforts to address dark patterns, problematic opt-out practices, and inadequate rights mechanisms – all of which are areas a compliant privacy impact assessments should evaluate for risk of consumer harm</w:t>
            </w:r>
            <w:r w:rsidRPr="00692256">
              <w:t>; and</w:t>
            </w:r>
            <w:r w:rsidR="001C720E" w:rsidRPr="00692256">
              <w:t xml:space="preserve"> </w:t>
            </w:r>
          </w:p>
          <w:p w14:paraId="403F83B7" w14:textId="26E2BECC" w:rsidR="001C720E" w:rsidRPr="00692256" w:rsidRDefault="001D5BA9" w:rsidP="005A1E56">
            <w:pPr>
              <w:pStyle w:val="ListParagraph"/>
              <w:numPr>
                <w:ilvl w:val="2"/>
                <w:numId w:val="88"/>
              </w:numPr>
            </w:pPr>
            <w:r w:rsidRPr="00692256">
              <w:t>t</w:t>
            </w:r>
            <w:r w:rsidR="001C720E" w:rsidRPr="00692256">
              <w:t xml:space="preserve">he enforcement reports operate to convey baseline expectations for high-risk technologies (such as facial recognition), thus amounting to informal guidance on when assessments would be expected under the CTDPA provisions for profiling or sensitive data. </w:t>
            </w:r>
          </w:p>
          <w:p w14:paraId="5FACE5B6" w14:textId="2C542214" w:rsidR="001C720E" w:rsidRPr="00692256" w:rsidRDefault="001C720E" w:rsidP="005A1E56">
            <w:pPr>
              <w:pStyle w:val="ListParagraph"/>
              <w:numPr>
                <w:ilvl w:val="1"/>
                <w:numId w:val="88"/>
              </w:numPr>
            </w:pPr>
            <w:r w:rsidRPr="005A1E56">
              <w:rPr>
                <w:u w:val="single"/>
              </w:rPr>
              <w:t>Legislative Amendments (SB 1295</w:t>
            </w:r>
            <w:r w:rsidRPr="00692256">
              <w:t>)</w:t>
            </w:r>
            <w:r w:rsidR="001D5BA9" w:rsidRPr="00692256">
              <w:t>:</w:t>
            </w:r>
            <w:r w:rsidRPr="00692256">
              <w:t xml:space="preserve">  While not formal </w:t>
            </w:r>
            <w:r w:rsidR="00A535F2" w:rsidRPr="00692256">
              <w:t>'</w:t>
            </w:r>
            <w:r w:rsidRPr="00692256">
              <w:t>guidance,</w:t>
            </w:r>
            <w:r w:rsidR="00A535F2" w:rsidRPr="00692256">
              <w:t>'</w:t>
            </w:r>
            <w:r w:rsidRPr="00692256">
              <w:t xml:space="preserve"> the June 2025 amendments to the CTDPA was influenced by the </w:t>
            </w:r>
            <w:r w:rsidRPr="00692256">
              <w:lastRenderedPageBreak/>
              <w:t>AG</w:t>
            </w:r>
            <w:r w:rsidR="00A535F2" w:rsidRPr="00692256">
              <w:t>'</w:t>
            </w:r>
            <w:r w:rsidRPr="00692256">
              <w:t xml:space="preserve">s recommendations, including expanded impact assessment requirements, especially regarding: </w:t>
            </w:r>
          </w:p>
          <w:p w14:paraId="06F555FB" w14:textId="6C488F6A" w:rsidR="001C720E" w:rsidRPr="00692256" w:rsidRDefault="00A535F2" w:rsidP="005A1E56">
            <w:pPr>
              <w:pStyle w:val="ListParagraph"/>
              <w:numPr>
                <w:ilvl w:val="2"/>
                <w:numId w:val="88"/>
              </w:numPr>
            </w:pPr>
            <w:r w:rsidRPr="00692256">
              <w:t>profiling decisions;</w:t>
            </w:r>
          </w:p>
          <w:p w14:paraId="0CF03004" w14:textId="0DF67599" w:rsidR="001C720E" w:rsidRPr="00692256" w:rsidRDefault="00A535F2" w:rsidP="005A1E56">
            <w:pPr>
              <w:pStyle w:val="ListParagraph"/>
              <w:numPr>
                <w:ilvl w:val="2"/>
                <w:numId w:val="88"/>
              </w:numPr>
            </w:pPr>
            <w:r w:rsidRPr="00692256">
              <w:t>sensitive data processing;</w:t>
            </w:r>
          </w:p>
          <w:p w14:paraId="756EB4E9" w14:textId="72BA95F1" w:rsidR="001C720E" w:rsidRPr="00692256" w:rsidRDefault="00A535F2" w:rsidP="005A1E56">
            <w:pPr>
              <w:pStyle w:val="ListParagraph"/>
              <w:numPr>
                <w:ilvl w:val="2"/>
                <w:numId w:val="88"/>
              </w:numPr>
            </w:pPr>
            <w:r w:rsidRPr="00692256">
              <w:t>data of minors and teens; and</w:t>
            </w:r>
          </w:p>
          <w:p w14:paraId="331F35F9" w14:textId="71D73525" w:rsidR="001C720E" w:rsidRPr="00692256" w:rsidRDefault="00A535F2" w:rsidP="005A1E56">
            <w:pPr>
              <w:pStyle w:val="ListParagraph"/>
              <w:numPr>
                <w:ilvl w:val="2"/>
                <w:numId w:val="88"/>
              </w:numPr>
            </w:pPr>
            <w:r w:rsidRPr="00692256">
              <w:t xml:space="preserve">broadened </w:t>
            </w:r>
            <w:r w:rsidR="001C720E" w:rsidRPr="00692256">
              <w:t>definitions of sensitive data (e.g</w:t>
            </w:r>
            <w:r w:rsidRPr="00692256">
              <w:t>.</w:t>
            </w:r>
            <w:r w:rsidR="001C720E" w:rsidRPr="00692256">
              <w:t xml:space="preserve">, neural data, biometric data, etc.).  </w:t>
            </w:r>
          </w:p>
          <w:p w14:paraId="179422A9" w14:textId="1BEB963D" w:rsidR="00FB5713" w:rsidRDefault="00FB5713" w:rsidP="001C720E">
            <w:r>
              <w:t xml:space="preserve">Additionally, the AG released </w:t>
            </w:r>
            <w:r w:rsidR="00131133">
              <w:t>general</w:t>
            </w:r>
            <w:r>
              <w:t xml:space="preserve"> </w:t>
            </w:r>
            <w:hyperlink r:id="rId18" w:history="1">
              <w:r w:rsidRPr="00FB5713">
                <w:rPr>
                  <w:rStyle w:val="Hyperlink"/>
                </w:rPr>
                <w:t>CTDPA FAQs</w:t>
              </w:r>
            </w:hyperlink>
            <w:r>
              <w:t xml:space="preserve"> (the FAQs).</w:t>
            </w:r>
          </w:p>
          <w:p w14:paraId="3152B65B" w14:textId="087BFC8B" w:rsidR="007A70EC" w:rsidRPr="00692256" w:rsidRDefault="001C720E" w:rsidP="001C720E">
            <w:pPr>
              <w:rPr>
                <w:rFonts w:cs="Arial"/>
                <w:sz w:val="24"/>
                <w:szCs w:val="24"/>
              </w:rPr>
            </w:pPr>
            <w:r w:rsidRPr="00692256">
              <w:t>By addressing these topics in legislative amendments, it signals a focus on PIAs as more central to compliance.</w:t>
            </w:r>
          </w:p>
        </w:tc>
      </w:tr>
      <w:tr w:rsidR="007A70EC" w:rsidRPr="00692256" w14:paraId="7648E86E"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75FB416E" w14:textId="6EBCDB3C"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0086054F" w14:textId="0106DCBA" w:rsidR="007A70EC" w:rsidRPr="00692256" w:rsidRDefault="00050670" w:rsidP="001C720E">
            <w:hyperlink r:id="rId19" w:history="1">
              <w:r w:rsidRPr="00692256">
                <w:rPr>
                  <w:rStyle w:val="Hyperlink"/>
                </w:rPr>
                <w:t>The</w:t>
              </w:r>
            </w:hyperlink>
            <w:r w:rsidRPr="00692256">
              <w:t xml:space="preserve"> 2024 Enforcement Report</w:t>
            </w:r>
          </w:p>
          <w:p w14:paraId="430A1EB5" w14:textId="2F3285AC" w:rsidR="00050670" w:rsidRPr="005A1E56" w:rsidRDefault="00050670" w:rsidP="001C720E">
            <w:pPr>
              <w:rPr>
                <w:rFonts w:cs="Arial"/>
                <w:sz w:val="24"/>
                <w:szCs w:val="24"/>
              </w:rPr>
            </w:pPr>
            <w:r w:rsidRPr="00692256">
              <w:rPr>
                <w:rFonts w:cs="Arial"/>
                <w:sz w:val="24"/>
                <w:szCs w:val="24"/>
              </w:rPr>
              <w:t>The Updated Enforcement Report</w:t>
            </w:r>
          </w:p>
        </w:tc>
      </w:tr>
      <w:tr w:rsidR="007A70EC" w:rsidRPr="00692256" w14:paraId="03BD5180"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6609CCA1" w14:textId="2E972CF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20FC2251" w14:textId="7F4E8676" w:rsidR="007A70EC" w:rsidRPr="00692256" w:rsidRDefault="00CB4B3E" w:rsidP="4B982999">
            <w:pPr>
              <w:rPr>
                <w:sz w:val="24"/>
                <w:szCs w:val="24"/>
              </w:rPr>
            </w:pPr>
            <w:r w:rsidRPr="00692256">
              <w:rPr>
                <w:sz w:val="24"/>
                <w:szCs w:val="24"/>
              </w:rPr>
              <w:t>Not applicable</w:t>
            </w:r>
            <w:r w:rsidR="5DB1BB0B" w:rsidRPr="00692256">
              <w:rPr>
                <w:sz w:val="24"/>
                <w:szCs w:val="24"/>
              </w:rPr>
              <w:t>.</w:t>
            </w:r>
          </w:p>
        </w:tc>
      </w:tr>
    </w:tbl>
    <w:p w14:paraId="10EC4756" w14:textId="68655658" w:rsidR="007A70EC" w:rsidRPr="00692256" w:rsidRDefault="00696592" w:rsidP="4B982999">
      <w:pPr>
        <w:rPr>
          <w:rFonts w:cs="Arial"/>
          <w:sz w:val="24"/>
          <w:szCs w:val="24"/>
        </w:rPr>
      </w:pPr>
      <w:r w:rsidRPr="00692256">
        <w:rPr>
          <w:rFonts w:cs="Arial"/>
          <w:sz w:val="24"/>
          <w:szCs w:val="24"/>
        </w:rPr>
        <w:t xml:space="preserve"> </w:t>
      </w:r>
    </w:p>
    <w:p w14:paraId="118DFA8B" w14:textId="14DC9EDC" w:rsidR="007A70EC" w:rsidRPr="00692256" w:rsidRDefault="411D6A58" w:rsidP="4B982999">
      <w:pPr>
        <w:rPr>
          <w:sz w:val="24"/>
          <w:szCs w:val="24"/>
        </w:rPr>
      </w:pPr>
      <w:r w:rsidRPr="00692256">
        <w:rPr>
          <w:sz w:val="24"/>
          <w:szCs w:val="24"/>
        </w:rPr>
        <w:t xml:space="preserve">1.3.2. </w:t>
      </w:r>
      <w:r w:rsidR="1ABF2A2C" w:rsidRPr="00692256">
        <w:rPr>
          <w:sz w:val="24"/>
          <w:szCs w:val="24"/>
        </w:rPr>
        <w:t>Has a Privacy Impact Assessment blacklist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34CD179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81420B" w14:textId="46F6947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9CF67C7" w14:textId="0289543C" w:rsidR="007A70EC" w:rsidRPr="00692256" w:rsidRDefault="001C720E" w:rsidP="4B982999">
            <w:pPr>
              <w:rPr>
                <w:rFonts w:cs="Arial"/>
                <w:sz w:val="24"/>
                <w:szCs w:val="24"/>
              </w:rPr>
            </w:pPr>
            <w:r w:rsidRPr="00692256">
              <w:rPr>
                <w:rFonts w:cs="Arial"/>
                <w:sz w:val="24"/>
                <w:szCs w:val="24"/>
              </w:rPr>
              <w:t>No.</w:t>
            </w:r>
          </w:p>
        </w:tc>
      </w:tr>
      <w:tr w:rsidR="007A70EC" w:rsidRPr="00692256" w14:paraId="5511207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0E8440" w14:textId="475B0FA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6F44BEA" w14:textId="69712815" w:rsidR="007A70EC" w:rsidRPr="00692256" w:rsidRDefault="008D656B" w:rsidP="4B982999">
            <w:pPr>
              <w:rPr>
                <w:rFonts w:cs="Arial"/>
                <w:sz w:val="24"/>
                <w:szCs w:val="24"/>
              </w:rPr>
            </w:pPr>
            <w:r w:rsidRPr="00692256">
              <w:rPr>
                <w:sz w:val="24"/>
                <w:szCs w:val="24"/>
              </w:rPr>
              <w:t>Not applicable.</w:t>
            </w:r>
          </w:p>
        </w:tc>
      </w:tr>
      <w:tr w:rsidR="007A70EC" w:rsidRPr="00692256" w14:paraId="75CC6B7D"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17EBAC" w14:textId="444A8C8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9B8E8EB" w14:textId="351BA6DE" w:rsidR="007A70EC" w:rsidRPr="00692256" w:rsidRDefault="00CB4B3E" w:rsidP="4B982999">
            <w:pPr>
              <w:rPr>
                <w:sz w:val="24"/>
                <w:szCs w:val="24"/>
              </w:rPr>
            </w:pPr>
            <w:r w:rsidRPr="00692256">
              <w:rPr>
                <w:sz w:val="24"/>
                <w:szCs w:val="24"/>
              </w:rPr>
              <w:t>Not applicable</w:t>
            </w:r>
            <w:r w:rsidR="61544C6E" w:rsidRPr="00692256">
              <w:rPr>
                <w:sz w:val="24"/>
                <w:szCs w:val="24"/>
              </w:rPr>
              <w:t>.</w:t>
            </w:r>
          </w:p>
        </w:tc>
      </w:tr>
    </w:tbl>
    <w:p w14:paraId="09C3FED9" w14:textId="77777777" w:rsidR="007A70EC" w:rsidRPr="00692256" w:rsidRDefault="007A70EC" w:rsidP="4B982999">
      <w:pPr>
        <w:rPr>
          <w:sz w:val="24"/>
          <w:szCs w:val="24"/>
        </w:rPr>
      </w:pPr>
    </w:p>
    <w:p w14:paraId="789BB3CA" w14:textId="078D6332" w:rsidR="007A70EC" w:rsidRPr="00692256" w:rsidRDefault="411D6A58" w:rsidP="4B982999">
      <w:pPr>
        <w:rPr>
          <w:sz w:val="24"/>
          <w:szCs w:val="24"/>
        </w:rPr>
      </w:pPr>
      <w:r w:rsidRPr="00692256">
        <w:rPr>
          <w:sz w:val="24"/>
          <w:szCs w:val="24"/>
        </w:rPr>
        <w:t xml:space="preserve">1.3.3. </w:t>
      </w:r>
      <w:r w:rsidR="1ABF2A2C" w:rsidRPr="00692256">
        <w:rPr>
          <w:sz w:val="24"/>
          <w:szCs w:val="24"/>
        </w:rPr>
        <w:t xml:space="preserve">Has a Privacy Impact Assessment </w:t>
      </w:r>
      <w:r w:rsidR="00C07A1A" w:rsidRPr="00692256">
        <w:rPr>
          <w:sz w:val="24"/>
          <w:szCs w:val="24"/>
        </w:rPr>
        <w:t>whitelist</w:t>
      </w:r>
      <w:r w:rsidR="1ABF2A2C" w:rsidRPr="00692256">
        <w:rPr>
          <w:sz w:val="24"/>
          <w:szCs w:val="24"/>
        </w:rPr>
        <w:t xml:space="preserve">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DD299A6"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215ADE" w14:textId="7623A8A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3A7F79B" w14:textId="00DD5916" w:rsidR="007A70EC" w:rsidRPr="00692256" w:rsidRDefault="001C720E" w:rsidP="4B982999">
            <w:pPr>
              <w:rPr>
                <w:rFonts w:cs="Arial"/>
                <w:sz w:val="24"/>
                <w:szCs w:val="24"/>
              </w:rPr>
            </w:pPr>
            <w:r w:rsidRPr="00692256">
              <w:rPr>
                <w:rFonts w:cs="Arial"/>
                <w:sz w:val="24"/>
                <w:szCs w:val="24"/>
              </w:rPr>
              <w:t>No.</w:t>
            </w:r>
          </w:p>
        </w:tc>
      </w:tr>
      <w:tr w:rsidR="007A70EC" w:rsidRPr="00692256" w14:paraId="2E9B46A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5D52D0" w14:textId="4A6C772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E3EE9C6" w14:textId="46AF4A94" w:rsidR="007A70EC" w:rsidRPr="00692256" w:rsidRDefault="008D656B" w:rsidP="4B982999">
            <w:pPr>
              <w:rPr>
                <w:rFonts w:cs="Arial"/>
                <w:sz w:val="24"/>
                <w:szCs w:val="24"/>
              </w:rPr>
            </w:pPr>
            <w:r w:rsidRPr="00692256">
              <w:rPr>
                <w:sz w:val="24"/>
                <w:szCs w:val="24"/>
              </w:rPr>
              <w:t>Not applicable.</w:t>
            </w:r>
          </w:p>
        </w:tc>
      </w:tr>
      <w:tr w:rsidR="007A70EC" w:rsidRPr="00692256" w14:paraId="3FE284E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F1E922" w14:textId="0356002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C8971DF" w14:textId="4DCCE256" w:rsidR="007A70EC" w:rsidRPr="00692256" w:rsidRDefault="00CB4B3E" w:rsidP="4B982999">
            <w:pPr>
              <w:rPr>
                <w:sz w:val="24"/>
                <w:szCs w:val="24"/>
              </w:rPr>
            </w:pPr>
            <w:r w:rsidRPr="00692256">
              <w:rPr>
                <w:sz w:val="24"/>
                <w:szCs w:val="24"/>
              </w:rPr>
              <w:t>Not applicable</w:t>
            </w:r>
            <w:r w:rsidR="2159A7C5" w:rsidRPr="00692256">
              <w:rPr>
                <w:sz w:val="24"/>
                <w:szCs w:val="24"/>
              </w:rPr>
              <w:t>.</w:t>
            </w:r>
          </w:p>
        </w:tc>
      </w:tr>
    </w:tbl>
    <w:p w14:paraId="698A63BE" w14:textId="77777777" w:rsidR="007A70EC" w:rsidRPr="00692256" w:rsidRDefault="007A70EC" w:rsidP="4B982999">
      <w:pPr>
        <w:rPr>
          <w:sz w:val="24"/>
          <w:szCs w:val="24"/>
        </w:rPr>
      </w:pPr>
    </w:p>
    <w:p w14:paraId="492CC1CC" w14:textId="51103002" w:rsidR="007A70EC" w:rsidRPr="00692256" w:rsidRDefault="411D6A58" w:rsidP="4B982999">
      <w:pPr>
        <w:rPr>
          <w:sz w:val="24"/>
          <w:szCs w:val="24"/>
        </w:rPr>
      </w:pPr>
      <w:r w:rsidRPr="00692256">
        <w:rPr>
          <w:sz w:val="24"/>
          <w:szCs w:val="24"/>
        </w:rPr>
        <w:t xml:space="preserve">1.3.4. </w:t>
      </w:r>
      <w:r w:rsidR="1ABF2A2C" w:rsidRPr="00692256">
        <w:rPr>
          <w:sz w:val="24"/>
          <w:szCs w:val="24"/>
        </w:rPr>
        <w:t>Has a Privacy Impact Assessment template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26BEA2E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3A7F17" w14:textId="4305DB4C"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12A81B4" w14:textId="4813E8FD" w:rsidR="007A70EC" w:rsidRPr="00692256" w:rsidRDefault="001C720E" w:rsidP="4B982999">
            <w:pPr>
              <w:rPr>
                <w:rFonts w:cs="Arial"/>
                <w:sz w:val="24"/>
                <w:szCs w:val="24"/>
              </w:rPr>
            </w:pPr>
            <w:r w:rsidRPr="00692256">
              <w:rPr>
                <w:rFonts w:cs="Arial"/>
                <w:sz w:val="24"/>
                <w:szCs w:val="24"/>
              </w:rPr>
              <w:t>No.</w:t>
            </w:r>
          </w:p>
        </w:tc>
      </w:tr>
      <w:tr w:rsidR="007A70EC" w:rsidRPr="00692256" w14:paraId="4B2600B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7BF01F" w14:textId="3DF0419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FB7D9A8" w14:textId="3EDE1364" w:rsidR="007A70EC" w:rsidRPr="00692256" w:rsidRDefault="008D656B" w:rsidP="4B982999">
            <w:pPr>
              <w:rPr>
                <w:rFonts w:cs="Arial"/>
                <w:sz w:val="24"/>
                <w:szCs w:val="24"/>
              </w:rPr>
            </w:pPr>
            <w:r w:rsidRPr="00692256">
              <w:rPr>
                <w:sz w:val="24"/>
                <w:szCs w:val="24"/>
              </w:rPr>
              <w:t>Not applicable.</w:t>
            </w:r>
          </w:p>
        </w:tc>
      </w:tr>
      <w:tr w:rsidR="007A70EC" w:rsidRPr="00692256" w14:paraId="536E4C9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F70C22" w14:textId="39CBB425"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F99340B" w14:textId="689AC93A" w:rsidR="007A70EC" w:rsidRPr="00692256" w:rsidRDefault="00CB4B3E" w:rsidP="4B982999">
            <w:pPr>
              <w:rPr>
                <w:sz w:val="24"/>
                <w:szCs w:val="24"/>
              </w:rPr>
            </w:pPr>
            <w:r w:rsidRPr="00692256">
              <w:rPr>
                <w:sz w:val="24"/>
                <w:szCs w:val="24"/>
              </w:rPr>
              <w:t>Not applicable</w:t>
            </w:r>
            <w:r w:rsidR="63A79206" w:rsidRPr="00692256">
              <w:rPr>
                <w:sz w:val="24"/>
                <w:szCs w:val="24"/>
              </w:rPr>
              <w:t>.</w:t>
            </w:r>
          </w:p>
        </w:tc>
      </w:tr>
    </w:tbl>
    <w:p w14:paraId="4A1B4DFA" w14:textId="77777777" w:rsidR="007A70EC" w:rsidRPr="00692256" w:rsidRDefault="007A70EC" w:rsidP="4B982999">
      <w:pPr>
        <w:rPr>
          <w:sz w:val="24"/>
          <w:szCs w:val="24"/>
        </w:rPr>
      </w:pPr>
    </w:p>
    <w:p w14:paraId="7424F050" w14:textId="66470C25" w:rsidR="007A70EC" w:rsidRPr="00692256" w:rsidRDefault="1ABF2A2C" w:rsidP="4B982999">
      <w:pPr>
        <w:numPr>
          <w:ilvl w:val="0"/>
          <w:numId w:val="11"/>
        </w:numPr>
        <w:rPr>
          <w:b/>
          <w:bCs/>
          <w:sz w:val="24"/>
          <w:szCs w:val="24"/>
        </w:rPr>
      </w:pPr>
      <w:r w:rsidRPr="00692256">
        <w:rPr>
          <w:b/>
          <w:bCs/>
          <w:sz w:val="24"/>
          <w:szCs w:val="24"/>
        </w:rPr>
        <w:lastRenderedPageBreak/>
        <w:t>Definitions</w:t>
      </w:r>
    </w:p>
    <w:p w14:paraId="69A24F78" w14:textId="654E2BF3" w:rsidR="007A70EC" w:rsidRPr="00692256" w:rsidRDefault="1ABF2A2C" w:rsidP="4B982999">
      <w:pPr>
        <w:rPr>
          <w:sz w:val="24"/>
          <w:szCs w:val="24"/>
        </w:rPr>
      </w:pPr>
      <w:r w:rsidRPr="00692256">
        <w:rPr>
          <w:sz w:val="24"/>
          <w:szCs w:val="24"/>
        </w:rPr>
        <w:t>2.1</w:t>
      </w:r>
      <w:r w:rsidR="00251C59" w:rsidRPr="00692256">
        <w:rPr>
          <w:sz w:val="24"/>
          <w:szCs w:val="24"/>
        </w:rPr>
        <w:t>.</w:t>
      </w:r>
      <w:r w:rsidRPr="00692256">
        <w:rPr>
          <w:sz w:val="24"/>
          <w:szCs w:val="24"/>
        </w:rPr>
        <w:t xml:space="preserve"> Key terms </w:t>
      </w:r>
    </w:p>
    <w:p w14:paraId="3F69D3B8" w14:textId="5932A110" w:rsidR="007A70EC" w:rsidRPr="00692256" w:rsidRDefault="0E50DA16" w:rsidP="4B982999">
      <w:pPr>
        <w:rPr>
          <w:sz w:val="24"/>
          <w:szCs w:val="24"/>
        </w:rPr>
      </w:pPr>
      <w:r w:rsidRPr="00692256">
        <w:rPr>
          <w:sz w:val="24"/>
          <w:szCs w:val="24"/>
        </w:rPr>
        <w:t xml:space="preserve">2.1.1. </w:t>
      </w:r>
      <w:r w:rsidR="1ABF2A2C" w:rsidRPr="00692256">
        <w:rPr>
          <w:sz w:val="24"/>
          <w:szCs w:val="24"/>
        </w:rPr>
        <w:t>How is data controller (or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2"/>
        <w:gridCol w:w="6758"/>
      </w:tblGrid>
      <w:tr w:rsidR="007A70EC" w:rsidRPr="00692256" w14:paraId="513D31EF"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59EC1807" w14:textId="3BACE415"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56FCD021" w14:textId="1526B779" w:rsidR="001C720E" w:rsidRPr="00692256" w:rsidRDefault="001C720E" w:rsidP="001C720E">
            <w:r w:rsidRPr="00692256">
              <w:t xml:space="preserve">With respect to general DPAs required under </w:t>
            </w:r>
            <w:r w:rsidR="001B223E" w:rsidRPr="00692256">
              <w:t>§</w:t>
            </w:r>
            <w:r w:rsidRPr="00692256">
              <w:t xml:space="preserve">42-522: </w:t>
            </w:r>
          </w:p>
          <w:p w14:paraId="3BC958AE" w14:textId="5E12BDC0" w:rsidR="001C720E" w:rsidRPr="00692256" w:rsidRDefault="001B223E" w:rsidP="005A1E56">
            <w:pPr>
              <w:pStyle w:val="ListParagraph"/>
              <w:numPr>
                <w:ilvl w:val="0"/>
                <w:numId w:val="89"/>
              </w:numPr>
            </w:pPr>
            <w:r w:rsidRPr="00692256">
              <w:t xml:space="preserve">a </w:t>
            </w:r>
            <w:r w:rsidR="001C720E" w:rsidRPr="005A1E56">
              <w:t>data controller</w:t>
            </w:r>
            <w:r w:rsidR="001C720E" w:rsidRPr="00692256">
              <w:t xml:space="preserve"> is defined </w:t>
            </w:r>
            <w:r w:rsidRPr="00692256">
              <w:t>'</w:t>
            </w:r>
            <w:r w:rsidR="001C720E" w:rsidRPr="00692256">
              <w:t xml:space="preserve">a </w:t>
            </w:r>
            <w:r w:rsidR="001C720E" w:rsidRPr="005A1E56">
              <w:t>perso</w:t>
            </w:r>
            <w:r w:rsidR="001C720E" w:rsidRPr="00692256">
              <w:rPr>
                <w:u w:val="single"/>
              </w:rPr>
              <w:t>n</w:t>
            </w:r>
            <w:r w:rsidR="001C720E" w:rsidRPr="00692256">
              <w:t xml:space="preserve"> who, alone or jointly with others, determines the purpose and means of processing </w:t>
            </w:r>
            <w:r w:rsidR="001C720E" w:rsidRPr="00692256">
              <w:rPr>
                <w:u w:val="single"/>
              </w:rPr>
              <w:t>personal data</w:t>
            </w:r>
            <w:r w:rsidRPr="00692256">
              <w:t>;' and</w:t>
            </w:r>
          </w:p>
          <w:p w14:paraId="365BEB1F" w14:textId="5B7DAC76" w:rsidR="001C720E" w:rsidRPr="00692256" w:rsidRDefault="001B223E" w:rsidP="005A1E56">
            <w:pPr>
              <w:pStyle w:val="ListParagraph"/>
              <w:numPr>
                <w:ilvl w:val="0"/>
                <w:numId w:val="89"/>
              </w:numPr>
            </w:pPr>
            <w:r w:rsidRPr="00692256">
              <w:t>a '</w:t>
            </w:r>
            <w:r w:rsidR="001C720E" w:rsidRPr="005A1E56">
              <w:t>person</w:t>
            </w:r>
            <w:r w:rsidRPr="00692256">
              <w:t>'</w:t>
            </w:r>
            <w:r w:rsidR="001C720E" w:rsidRPr="00692256">
              <w:t xml:space="preserve"> is defined as </w:t>
            </w:r>
            <w:r w:rsidRPr="00692256">
              <w:t>'</w:t>
            </w:r>
            <w:r w:rsidR="001C720E" w:rsidRPr="00692256">
              <w:t>an individual, association, company, limited liability company, corporation, partnership, sole proprietorship, trust or other legal entity.</w:t>
            </w:r>
            <w:r w:rsidRPr="00692256">
              <w:t>'</w:t>
            </w:r>
          </w:p>
          <w:p w14:paraId="66107E39" w14:textId="1261C027" w:rsidR="001C720E" w:rsidRPr="00692256" w:rsidRDefault="001C720E" w:rsidP="005A1E56">
            <w:r w:rsidRPr="00692256">
              <w:t xml:space="preserve">With respect to DPAs for providers of online products, services, and features, the </w:t>
            </w:r>
            <w:r w:rsidR="00FF558A" w:rsidRPr="00692256">
              <w:t xml:space="preserve">CTDPA defines </w:t>
            </w:r>
            <w:r w:rsidR="001B223E" w:rsidRPr="00692256">
              <w:t>'o</w:t>
            </w:r>
            <w:r w:rsidRPr="00692256">
              <w:t xml:space="preserve">nline service, product or feature </w:t>
            </w:r>
            <w:r w:rsidR="00FF558A" w:rsidRPr="00692256">
              <w:t xml:space="preserve">as </w:t>
            </w:r>
            <w:r w:rsidRPr="00692256">
              <w:t xml:space="preserve">any service, product or feature that is provided online. </w:t>
            </w:r>
            <w:r w:rsidR="00FF558A" w:rsidRPr="00692256">
              <w:t>'</w:t>
            </w:r>
            <w:r w:rsidRPr="00692256">
              <w:t>Online service, product or feature</w:t>
            </w:r>
            <w:r w:rsidR="00FF558A" w:rsidRPr="00692256">
              <w:t>'</w:t>
            </w:r>
            <w:r w:rsidRPr="00692256">
              <w:t xml:space="preserve"> does not include any  telecommunications service, as defined in </w:t>
            </w:r>
            <w:r w:rsidR="00E9302F" w:rsidRPr="00692256">
              <w:t xml:space="preserve">§3 of the </w:t>
            </w:r>
            <w:hyperlink r:id="rId20" w:history="1">
              <w:r w:rsidR="00E9302F" w:rsidRPr="00692256">
                <w:rPr>
                  <w:rStyle w:val="Hyperlink"/>
                  <w:rFonts w:ascii="Arial" w:hAnsi="Arial" w:cs="Arial"/>
                  <w:shd w:val="clear" w:color="auto" w:fill="FFFFFF"/>
                </w:rPr>
                <w:t>Communications Act of 1934</w:t>
              </w:r>
            </w:hyperlink>
            <w:r w:rsidRPr="00692256">
              <w:t xml:space="preserve">, as amended from time to time, broadband Internet access service, as defined in </w:t>
            </w:r>
            <w:r w:rsidR="00E9302F" w:rsidRPr="00692256">
              <w:t>§</w:t>
            </w:r>
            <w:r w:rsidRPr="00692256">
              <w:t>54.400</w:t>
            </w:r>
            <w:r w:rsidR="00E9302F" w:rsidRPr="00692256">
              <w:t xml:space="preserve"> of the </w:t>
            </w:r>
            <w:hyperlink r:id="rId21" w:history="1">
              <w:r w:rsidR="00E9302F" w:rsidRPr="00692256">
                <w:rPr>
                  <w:rStyle w:val="Hyperlink"/>
                </w:rPr>
                <w:t>Electronic Code of Federal Regulations</w:t>
              </w:r>
            </w:hyperlink>
            <w:r w:rsidR="00E9302F" w:rsidRPr="00692256">
              <w:t xml:space="preserve"> (the Electronic Code)</w:t>
            </w:r>
            <w:r w:rsidRPr="00692256">
              <w:t>, as amended from time to time, or delivery or use of a physical product</w:t>
            </w:r>
            <w:r w:rsidR="00FF558A" w:rsidRPr="00692256">
              <w:t>.</w:t>
            </w:r>
          </w:p>
          <w:p w14:paraId="7386AE32" w14:textId="0EE09E21" w:rsidR="001C720E" w:rsidRPr="00692256" w:rsidRDefault="001C720E" w:rsidP="001C720E">
            <w:commentRangeStart w:id="7"/>
            <w:r w:rsidRPr="00692256">
              <w:t>.</w:t>
            </w:r>
            <w:commentRangeEnd w:id="7"/>
            <w:r w:rsidR="00131133" w:rsidRPr="00692256">
              <w:rPr>
                <w:rStyle w:val="CommentReference"/>
                <w:sz w:val="22"/>
                <w:szCs w:val="22"/>
              </w:rPr>
              <w:commentReference w:id="7"/>
            </w:r>
          </w:p>
          <w:p w14:paraId="10D5B977" w14:textId="2567DA57" w:rsidR="001C720E" w:rsidRPr="00692256" w:rsidRDefault="001B223E" w:rsidP="001C720E">
            <w:r w:rsidRPr="00692256">
              <w:t>Additionally, 'c</w:t>
            </w:r>
            <w:r w:rsidR="001C720E" w:rsidRPr="00692256">
              <w:t>onsumer health data controller</w:t>
            </w:r>
            <w:r w:rsidRPr="00692256">
              <w:t>'</w:t>
            </w:r>
            <w:r w:rsidR="001C720E" w:rsidRPr="00692256">
              <w:t xml:space="preserve"> means any controller that, alone or jointly with others, determines the purpose and means of processing consumer health data.</w:t>
            </w:r>
          </w:p>
          <w:p w14:paraId="2BA7C71B" w14:textId="77777777" w:rsidR="001C720E" w:rsidRPr="00692256" w:rsidRDefault="001C720E" w:rsidP="001C720E">
            <w:r w:rsidRPr="00692256">
              <w:t>The following entities are exempt from the CTDPA:</w:t>
            </w:r>
          </w:p>
          <w:p w14:paraId="5E8E2DE4" w14:textId="1C3010A7" w:rsidR="001C720E" w:rsidRPr="00692256" w:rsidRDefault="001B223E" w:rsidP="001C720E">
            <w:pPr>
              <w:numPr>
                <w:ilvl w:val="0"/>
                <w:numId w:val="82"/>
              </w:numPr>
              <w:spacing w:after="0"/>
            </w:pPr>
            <w:r w:rsidRPr="00692256">
              <w:t>s</w:t>
            </w:r>
            <w:r w:rsidR="001C720E" w:rsidRPr="00692256">
              <w:t>tate and local governments</w:t>
            </w:r>
            <w:r w:rsidRPr="00692256">
              <w:t>;</w:t>
            </w:r>
          </w:p>
          <w:p w14:paraId="0F837EC0" w14:textId="7AFB905C" w:rsidR="001C720E" w:rsidRPr="00692256" w:rsidRDefault="001B223E" w:rsidP="001C720E">
            <w:pPr>
              <w:numPr>
                <w:ilvl w:val="0"/>
                <w:numId w:val="82"/>
              </w:numPr>
              <w:spacing w:after="0"/>
            </w:pPr>
            <w:r w:rsidRPr="00692256">
              <w:t xml:space="preserve">nonprofit </w:t>
            </w:r>
            <w:r w:rsidR="001C720E" w:rsidRPr="00692256">
              <w:t xml:space="preserve">organizations (although nonprofit organizations are not exempt from the CTDPA provisions relating to </w:t>
            </w:r>
            <w:r w:rsidR="00E9302F" w:rsidRPr="00692256">
              <w:t>consumer health data</w:t>
            </w:r>
            <w:r w:rsidR="001C720E" w:rsidRPr="00692256">
              <w:t>)</w:t>
            </w:r>
            <w:r w:rsidRPr="00692256">
              <w:t>;</w:t>
            </w:r>
          </w:p>
          <w:p w14:paraId="42A251BC" w14:textId="6B43B705" w:rsidR="001C720E" w:rsidRPr="00692256" w:rsidRDefault="001B223E" w:rsidP="001C720E">
            <w:pPr>
              <w:numPr>
                <w:ilvl w:val="0"/>
                <w:numId w:val="82"/>
              </w:numPr>
              <w:spacing w:after="0"/>
            </w:pPr>
            <w:r w:rsidRPr="00692256">
              <w:t xml:space="preserve">financial </w:t>
            </w:r>
            <w:r w:rsidR="001C720E" w:rsidRPr="00692256">
              <w:t xml:space="preserve">institutions subject to the </w:t>
            </w:r>
            <w:hyperlink r:id="rId22" w:history="1">
              <w:r w:rsidR="001C720E" w:rsidRPr="00692256">
                <w:rPr>
                  <w:rStyle w:val="Hyperlink"/>
                </w:rPr>
                <w:t>Gramm-Leach-Bliley Act</w:t>
              </w:r>
            </w:hyperlink>
            <w:r w:rsidR="001C720E" w:rsidRPr="00692256">
              <w:t xml:space="preserve"> (GLBA)</w:t>
            </w:r>
            <w:r w:rsidRPr="00692256">
              <w:t>;</w:t>
            </w:r>
          </w:p>
          <w:p w14:paraId="682665CC" w14:textId="1FD1376D" w:rsidR="001C720E" w:rsidRPr="00692256" w:rsidRDefault="001B223E" w:rsidP="001C720E">
            <w:pPr>
              <w:numPr>
                <w:ilvl w:val="0"/>
                <w:numId w:val="82"/>
              </w:numPr>
              <w:spacing w:after="0"/>
            </w:pPr>
            <w:r w:rsidRPr="00692256">
              <w:t xml:space="preserve">national </w:t>
            </w:r>
            <w:r w:rsidR="001C720E" w:rsidRPr="00692256">
              <w:t xml:space="preserve">securities associations registered under the </w:t>
            </w:r>
            <w:hyperlink r:id="rId23" w:history="1">
              <w:r w:rsidR="001C720E" w:rsidRPr="00692256">
                <w:rPr>
                  <w:rStyle w:val="Hyperlink"/>
                </w:rPr>
                <w:t>Securities Exchange Act of 1934</w:t>
              </w:r>
            </w:hyperlink>
            <w:r w:rsidRPr="00692256">
              <w:t>;</w:t>
            </w:r>
          </w:p>
          <w:p w14:paraId="241C2E69" w14:textId="1C75AADC" w:rsidR="001C720E" w:rsidRPr="00692256" w:rsidRDefault="001B223E" w:rsidP="001C720E">
            <w:pPr>
              <w:numPr>
                <w:ilvl w:val="0"/>
                <w:numId w:val="82"/>
              </w:numPr>
              <w:spacing w:after="0"/>
            </w:pPr>
            <w:r w:rsidRPr="00692256">
              <w:t xml:space="preserve">entities </w:t>
            </w:r>
            <w:r w:rsidR="001C720E" w:rsidRPr="00692256">
              <w:t xml:space="preserve">subject to the </w:t>
            </w:r>
            <w:hyperlink r:id="rId24" w:history="1">
              <w:r w:rsidR="001C720E" w:rsidRPr="00692256">
                <w:rPr>
                  <w:rStyle w:val="Hyperlink"/>
                </w:rPr>
                <w:t>Health Insurance Portability and Accountability Act</w:t>
              </w:r>
            </w:hyperlink>
            <w:r w:rsidR="001C720E" w:rsidRPr="00692256">
              <w:t xml:space="preserve"> (HIPAA)</w:t>
            </w:r>
            <w:r w:rsidR="00097A8E" w:rsidRPr="00692256">
              <w:t>; and</w:t>
            </w:r>
          </w:p>
          <w:p w14:paraId="682D29D0" w14:textId="69286F45" w:rsidR="001C720E" w:rsidRPr="00692256" w:rsidRDefault="001B223E" w:rsidP="001C720E">
            <w:pPr>
              <w:numPr>
                <w:ilvl w:val="0"/>
                <w:numId w:val="82"/>
              </w:numPr>
              <w:spacing w:after="0"/>
            </w:pPr>
            <w:r w:rsidRPr="00692256">
              <w:t xml:space="preserve">higher </w:t>
            </w:r>
            <w:r w:rsidR="001C720E" w:rsidRPr="00692256">
              <w:t>education institutions</w:t>
            </w:r>
            <w:r w:rsidR="00097A8E" w:rsidRPr="00692256">
              <w:t>.</w:t>
            </w:r>
          </w:p>
          <w:p w14:paraId="5162AABF" w14:textId="4F41907E" w:rsidR="007A70EC" w:rsidRPr="00692256" w:rsidRDefault="007A70EC" w:rsidP="4B982999"/>
        </w:tc>
      </w:tr>
      <w:tr w:rsidR="007A70EC" w:rsidRPr="00692256" w14:paraId="327BDA97"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33B181C8" w14:textId="564E852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104053BD" w14:textId="3EF4E3A9" w:rsidR="001C720E" w:rsidRPr="00692256" w:rsidRDefault="00696592" w:rsidP="00FF558A">
            <w:pPr>
              <w:ind w:left="360"/>
            </w:pPr>
            <w:r w:rsidRPr="00692256">
              <w:rPr>
                <w:rFonts w:cs="Arial"/>
                <w:sz w:val="24"/>
                <w:szCs w:val="24"/>
              </w:rPr>
              <w:t xml:space="preserve"> </w:t>
            </w:r>
            <w:r w:rsidR="00E9302F" w:rsidRPr="00692256">
              <w:t>§§</w:t>
            </w:r>
            <w:r w:rsidR="001C720E" w:rsidRPr="005A1E56">
              <w:t xml:space="preserve"> </w:t>
            </w:r>
            <w:r w:rsidR="00E9302F" w:rsidRPr="00692256">
              <w:t>42-515(9)-</w:t>
            </w:r>
            <w:r w:rsidR="001C720E" w:rsidRPr="005A1E56">
              <w:t>42-515(11)</w:t>
            </w:r>
            <w:r w:rsidR="00E9302F" w:rsidRPr="00692256">
              <w:t>, 42-515(25), and 42-529 of the CTDPA</w:t>
            </w:r>
          </w:p>
          <w:p w14:paraId="68C8AA68" w14:textId="38268525" w:rsidR="00E9302F" w:rsidRPr="00692256" w:rsidRDefault="00E9302F" w:rsidP="00FF558A">
            <w:pPr>
              <w:ind w:left="360"/>
            </w:pPr>
            <w:r w:rsidRPr="00692256">
              <w:t>Electronic Code</w:t>
            </w:r>
          </w:p>
          <w:p w14:paraId="18271D6A" w14:textId="72AFAE54" w:rsidR="00E9302F" w:rsidRPr="00692256" w:rsidRDefault="00E9302F" w:rsidP="00FF558A">
            <w:pPr>
              <w:ind w:left="360"/>
            </w:pPr>
            <w:r w:rsidRPr="00692256">
              <w:t>GLBA</w:t>
            </w:r>
          </w:p>
          <w:p w14:paraId="1A0028D5" w14:textId="0D62AA22" w:rsidR="00E9302F" w:rsidRPr="00692256" w:rsidRDefault="00E9302F" w:rsidP="00FF558A">
            <w:pPr>
              <w:ind w:left="360"/>
            </w:pPr>
            <w:r w:rsidRPr="00692256">
              <w:lastRenderedPageBreak/>
              <w:t>HIPAA</w:t>
            </w:r>
          </w:p>
          <w:p w14:paraId="4AECDD14" w14:textId="77777777" w:rsidR="00E9302F" w:rsidRPr="005A1E56" w:rsidRDefault="00E9302F" w:rsidP="005A1E56">
            <w:pPr>
              <w:ind w:left="360"/>
            </w:pPr>
          </w:p>
          <w:p w14:paraId="3BCC94F9" w14:textId="518B83DA" w:rsidR="001C720E" w:rsidRPr="00692256" w:rsidRDefault="00136952" w:rsidP="001C720E">
            <w:pPr>
              <w:rPr>
                <w:rFonts w:cs="Arial"/>
                <w:sz w:val="24"/>
                <w:szCs w:val="24"/>
              </w:rPr>
            </w:pPr>
            <w:hyperlink r:id="rId25" w:history="1">
              <w:r w:rsidRPr="00692256">
                <w:rPr>
                  <w:rStyle w:val="Hyperlink"/>
                </w:rPr>
                <w:t>FAQ issued by the AG</w:t>
              </w:r>
            </w:hyperlink>
            <w:r w:rsidRPr="00692256">
              <w:t xml:space="preserve"> (the FAQ)</w:t>
            </w:r>
          </w:p>
        </w:tc>
      </w:tr>
      <w:tr w:rsidR="007A70EC" w:rsidRPr="00692256" w14:paraId="3A01DDC2"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547DAD4B" w14:textId="7DA188F7" w:rsidR="007A70EC"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746DF94C" w14:textId="7FBB872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032CC42" w:rsidRPr="00692256">
              <w:rPr>
                <w:sz w:val="24"/>
                <w:szCs w:val="24"/>
              </w:rPr>
              <w:t>.</w:t>
            </w:r>
          </w:p>
        </w:tc>
      </w:tr>
    </w:tbl>
    <w:p w14:paraId="74A52CC5" w14:textId="77777777" w:rsidR="007A70EC" w:rsidRPr="00692256" w:rsidRDefault="1ABF2A2C" w:rsidP="4B982999">
      <w:pPr>
        <w:rPr>
          <w:sz w:val="24"/>
          <w:szCs w:val="24"/>
        </w:rPr>
      </w:pPr>
      <w:r w:rsidRPr="00692256">
        <w:rPr>
          <w:sz w:val="24"/>
          <w:szCs w:val="24"/>
        </w:rPr>
        <w:t> </w:t>
      </w:r>
    </w:p>
    <w:p w14:paraId="24FC0EF0" w14:textId="6192CF85" w:rsidR="007A70EC" w:rsidRPr="00692256" w:rsidRDefault="0E50DA16" w:rsidP="4B982999">
      <w:pPr>
        <w:rPr>
          <w:sz w:val="24"/>
          <w:szCs w:val="24"/>
        </w:rPr>
      </w:pPr>
      <w:r w:rsidRPr="00692256">
        <w:rPr>
          <w:sz w:val="24"/>
          <w:szCs w:val="24"/>
        </w:rPr>
        <w:t xml:space="preserve">2.1.2. </w:t>
      </w:r>
      <w:r w:rsidR="1ABF2A2C" w:rsidRPr="00692256">
        <w:rPr>
          <w:sz w:val="24"/>
          <w:szCs w:val="24"/>
        </w:rPr>
        <w:t>How is data processor (or equivalent) defined?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2C406BB3"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4D5D724" w14:textId="44D1330C"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AAB64A2" w14:textId="7576564D" w:rsidR="007A70EC" w:rsidRPr="00692256" w:rsidRDefault="00696592" w:rsidP="4B982999">
            <w:pPr>
              <w:rPr>
                <w:rFonts w:cs="Arial"/>
                <w:sz w:val="24"/>
                <w:szCs w:val="24"/>
              </w:rPr>
            </w:pPr>
            <w:r w:rsidRPr="00692256">
              <w:rPr>
                <w:rFonts w:cs="Arial"/>
                <w:sz w:val="24"/>
                <w:szCs w:val="24"/>
              </w:rPr>
              <w:t xml:space="preserve"> </w:t>
            </w:r>
            <w:r w:rsidR="00E9302F" w:rsidRPr="00692256">
              <w:rPr>
                <w:rFonts w:cs="Arial"/>
                <w:sz w:val="24"/>
                <w:szCs w:val="24"/>
              </w:rPr>
              <w:t>'</w:t>
            </w:r>
            <w:r w:rsidR="001C720E" w:rsidRPr="00692256">
              <w:rPr>
                <w:rFonts w:cs="Arial"/>
                <w:sz w:val="24"/>
                <w:szCs w:val="24"/>
              </w:rPr>
              <w:t>Processor</w:t>
            </w:r>
            <w:r w:rsidR="00E9302F" w:rsidRPr="00692256">
              <w:rPr>
                <w:rFonts w:cs="Arial"/>
                <w:sz w:val="24"/>
                <w:szCs w:val="24"/>
              </w:rPr>
              <w:t>'</w:t>
            </w:r>
            <w:r w:rsidR="001C720E" w:rsidRPr="00692256">
              <w:rPr>
                <w:rFonts w:cs="Arial"/>
                <w:sz w:val="24"/>
                <w:szCs w:val="24"/>
              </w:rPr>
              <w:t xml:space="preserve"> is defined as a person who processes personal data on behalf of a controller.</w:t>
            </w:r>
          </w:p>
        </w:tc>
      </w:tr>
      <w:tr w:rsidR="007A70EC" w:rsidRPr="00692256" w14:paraId="7CB732B9"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E708B7E" w14:textId="30F56A3E"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EA435F7" w14:textId="5554E0F6" w:rsidR="007A70EC" w:rsidRPr="00692256" w:rsidRDefault="00696592" w:rsidP="4B982999">
            <w:pPr>
              <w:rPr>
                <w:rFonts w:cs="Arial"/>
                <w:sz w:val="24"/>
                <w:szCs w:val="24"/>
              </w:rPr>
            </w:pPr>
            <w:r w:rsidRPr="00692256">
              <w:rPr>
                <w:rFonts w:cs="Arial"/>
                <w:sz w:val="24"/>
                <w:szCs w:val="24"/>
              </w:rPr>
              <w:t xml:space="preserve"> </w:t>
            </w:r>
            <w:r w:rsidR="00E9302F" w:rsidRPr="00692256">
              <w:rPr>
                <w:rFonts w:cs="Arial"/>
                <w:sz w:val="24"/>
                <w:szCs w:val="24"/>
              </w:rPr>
              <w:t>§</w:t>
            </w:r>
            <w:r w:rsidR="001C720E" w:rsidRPr="00692256">
              <w:rPr>
                <w:rFonts w:cs="Arial"/>
                <w:sz w:val="24"/>
                <w:szCs w:val="24"/>
              </w:rPr>
              <w:t xml:space="preserve"> 42-515(29)</w:t>
            </w:r>
            <w:r w:rsidR="00E9302F" w:rsidRPr="00692256">
              <w:rPr>
                <w:rFonts w:cs="Arial"/>
                <w:sz w:val="24"/>
                <w:szCs w:val="24"/>
              </w:rPr>
              <w:t xml:space="preserve"> of the CTDPA</w:t>
            </w:r>
          </w:p>
        </w:tc>
      </w:tr>
      <w:tr w:rsidR="007A70EC" w:rsidRPr="00692256" w14:paraId="572C0ADE"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1B21D5ED" w14:textId="67D03DCA"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C189C2B" w14:textId="01FB26D9"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4CA16EDE" w:rsidRPr="00692256">
              <w:rPr>
                <w:sz w:val="24"/>
                <w:szCs w:val="24"/>
              </w:rPr>
              <w:t>.</w:t>
            </w:r>
          </w:p>
        </w:tc>
      </w:tr>
    </w:tbl>
    <w:p w14:paraId="4FA9BA31" w14:textId="77777777" w:rsidR="007A70EC" w:rsidRPr="00692256" w:rsidRDefault="1ABF2A2C" w:rsidP="4B982999">
      <w:pPr>
        <w:rPr>
          <w:sz w:val="24"/>
          <w:szCs w:val="24"/>
        </w:rPr>
      </w:pPr>
      <w:r w:rsidRPr="00692256">
        <w:rPr>
          <w:sz w:val="24"/>
          <w:szCs w:val="24"/>
        </w:rPr>
        <w:t> </w:t>
      </w:r>
    </w:p>
    <w:p w14:paraId="14613935" w14:textId="6FDA821F" w:rsidR="007A70EC" w:rsidRPr="00692256" w:rsidRDefault="0E50DA16" w:rsidP="4B982999">
      <w:pPr>
        <w:rPr>
          <w:sz w:val="24"/>
          <w:szCs w:val="24"/>
        </w:rPr>
      </w:pPr>
      <w:r w:rsidRPr="00692256">
        <w:rPr>
          <w:sz w:val="24"/>
          <w:szCs w:val="24"/>
        </w:rPr>
        <w:t xml:space="preserve">2.1.3. </w:t>
      </w:r>
      <w:r w:rsidR="1ABF2A2C" w:rsidRPr="00692256">
        <w:rPr>
          <w:sz w:val="24"/>
          <w:szCs w:val="24"/>
        </w:rPr>
        <w:t>How is data subject</w:t>
      </w:r>
      <w:r w:rsidR="00251C59" w:rsidRPr="00692256">
        <w:rPr>
          <w:sz w:val="24"/>
          <w:szCs w:val="24"/>
        </w:rPr>
        <w:t xml:space="preserve"> </w:t>
      </w:r>
      <w:r w:rsidR="1ABF2A2C" w:rsidRPr="00692256">
        <w:rPr>
          <w:sz w:val="24"/>
          <w:szCs w:val="24"/>
        </w:rPr>
        <w:t>(or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2"/>
        <w:gridCol w:w="6668"/>
      </w:tblGrid>
      <w:tr w:rsidR="007A70EC" w:rsidRPr="00692256" w14:paraId="174700AA"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70DC5502" w14:textId="31700B5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4FB614C1" w14:textId="62CEC88D" w:rsidR="007A70EC" w:rsidRPr="00692256" w:rsidRDefault="00696592" w:rsidP="4B982999">
            <w:pPr>
              <w:rPr>
                <w:rFonts w:cs="Arial"/>
                <w:sz w:val="24"/>
                <w:szCs w:val="24"/>
              </w:rPr>
            </w:pPr>
            <w:r w:rsidRPr="00692256">
              <w:rPr>
                <w:rFonts w:cs="Arial"/>
                <w:sz w:val="24"/>
                <w:szCs w:val="24"/>
              </w:rPr>
              <w:t xml:space="preserve"> </w:t>
            </w:r>
            <w:r w:rsidR="001C720E" w:rsidRPr="00692256">
              <w:rPr>
                <w:rFonts w:cs="Arial"/>
                <w:sz w:val="24"/>
                <w:szCs w:val="24"/>
              </w:rPr>
              <w:t xml:space="preserve">The term for a data subject under the CTDPA is </w:t>
            </w:r>
            <w:r w:rsidR="001A2628" w:rsidRPr="00692256">
              <w:rPr>
                <w:rFonts w:cs="Arial"/>
                <w:sz w:val="24"/>
                <w:szCs w:val="24"/>
              </w:rPr>
              <w:t>'</w:t>
            </w:r>
            <w:r w:rsidR="001C720E" w:rsidRPr="00692256">
              <w:rPr>
                <w:rFonts w:cs="Arial"/>
                <w:sz w:val="24"/>
                <w:szCs w:val="24"/>
              </w:rPr>
              <w:t>consumer</w:t>
            </w:r>
            <w:r w:rsidR="001A2628" w:rsidRPr="00692256">
              <w:rPr>
                <w:rFonts w:cs="Arial"/>
                <w:sz w:val="24"/>
                <w:szCs w:val="24"/>
              </w:rPr>
              <w:t>,'</w:t>
            </w:r>
            <w:r w:rsidR="001C720E" w:rsidRPr="00692256">
              <w:rPr>
                <w:rFonts w:cs="Arial"/>
                <w:sz w:val="24"/>
                <w:szCs w:val="24"/>
              </w:rPr>
              <w:t xml:space="preserve"> which is defined as an individual who is a resident of this state. </w:t>
            </w:r>
            <w:r w:rsidR="001A2628" w:rsidRPr="00692256">
              <w:rPr>
                <w:rFonts w:cs="Arial"/>
                <w:sz w:val="24"/>
                <w:szCs w:val="24"/>
              </w:rPr>
              <w:t>'</w:t>
            </w:r>
            <w:r w:rsidR="001C720E" w:rsidRPr="00692256">
              <w:rPr>
                <w:rFonts w:cs="Arial"/>
                <w:sz w:val="24"/>
                <w:szCs w:val="24"/>
              </w:rPr>
              <w:t>Consumer</w:t>
            </w:r>
            <w:r w:rsidR="001A2628" w:rsidRPr="00692256">
              <w:rPr>
                <w:rFonts w:cs="Arial"/>
                <w:sz w:val="24"/>
                <w:szCs w:val="24"/>
              </w:rPr>
              <w:t>'</w:t>
            </w:r>
            <w:r w:rsidR="001C720E" w:rsidRPr="00692256">
              <w:rPr>
                <w:rFonts w:cs="Arial"/>
                <w:sz w:val="24"/>
                <w:szCs w:val="24"/>
              </w:rPr>
              <w:t xml:space="preserve">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p>
        </w:tc>
      </w:tr>
      <w:tr w:rsidR="007A70EC" w:rsidRPr="00692256" w14:paraId="557C3439"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19F1375A" w14:textId="73A95A33"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55E53702" w14:textId="642B0AD4" w:rsidR="007A70EC" w:rsidRPr="00692256" w:rsidRDefault="00696592" w:rsidP="4B982999">
            <w:pPr>
              <w:rPr>
                <w:rFonts w:cs="Arial"/>
                <w:sz w:val="24"/>
                <w:szCs w:val="24"/>
              </w:rPr>
            </w:pPr>
            <w:r w:rsidRPr="00692256">
              <w:rPr>
                <w:rFonts w:cs="Arial"/>
                <w:sz w:val="24"/>
                <w:szCs w:val="24"/>
              </w:rPr>
              <w:t xml:space="preserve"> </w:t>
            </w:r>
            <w:r w:rsidR="00CB7B7A" w:rsidRPr="00692256">
              <w:rPr>
                <w:rFonts w:cs="Arial"/>
                <w:sz w:val="24"/>
                <w:szCs w:val="24"/>
              </w:rPr>
              <w:t>§</w:t>
            </w:r>
            <w:r w:rsidR="001C720E" w:rsidRPr="00692256">
              <w:rPr>
                <w:rFonts w:cs="Arial"/>
                <w:sz w:val="24"/>
                <w:szCs w:val="24"/>
              </w:rPr>
              <w:t>42-515(8)</w:t>
            </w:r>
            <w:r w:rsidR="00CB7B7A" w:rsidRPr="00692256">
              <w:rPr>
                <w:rFonts w:cs="Arial"/>
                <w:sz w:val="24"/>
                <w:szCs w:val="24"/>
              </w:rPr>
              <w:t xml:space="preserve"> of the CTDPA</w:t>
            </w:r>
            <w:r w:rsidR="001C720E" w:rsidRPr="00692256">
              <w:rPr>
                <w:rFonts w:cs="Arial"/>
                <w:sz w:val="24"/>
                <w:szCs w:val="24"/>
              </w:rPr>
              <w:t xml:space="preserve">  </w:t>
            </w:r>
          </w:p>
        </w:tc>
      </w:tr>
      <w:tr w:rsidR="007A70EC" w:rsidRPr="00692256" w14:paraId="27902DEC"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18EC4926" w14:textId="33EDF7D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3BBEF37F" w14:textId="75B7557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4990F851" w:rsidRPr="00692256">
              <w:rPr>
                <w:sz w:val="24"/>
                <w:szCs w:val="24"/>
              </w:rPr>
              <w:t>.</w:t>
            </w:r>
          </w:p>
        </w:tc>
      </w:tr>
    </w:tbl>
    <w:p w14:paraId="613E87F4" w14:textId="77777777" w:rsidR="007A70EC" w:rsidRPr="00692256" w:rsidRDefault="1ABF2A2C" w:rsidP="4B982999">
      <w:pPr>
        <w:rPr>
          <w:sz w:val="24"/>
          <w:szCs w:val="24"/>
        </w:rPr>
      </w:pPr>
      <w:r w:rsidRPr="00692256">
        <w:rPr>
          <w:sz w:val="24"/>
          <w:szCs w:val="24"/>
        </w:rPr>
        <w:t> </w:t>
      </w:r>
    </w:p>
    <w:p w14:paraId="13BC05DE" w14:textId="4F3F38DE" w:rsidR="007A70EC" w:rsidRPr="00692256" w:rsidRDefault="7BC634EE" w:rsidP="4B982999">
      <w:pPr>
        <w:rPr>
          <w:sz w:val="24"/>
          <w:szCs w:val="24"/>
        </w:rPr>
      </w:pPr>
      <w:r w:rsidRPr="00692256">
        <w:rPr>
          <w:sz w:val="24"/>
          <w:szCs w:val="24"/>
        </w:rPr>
        <w:t xml:space="preserve">2.1.4. </w:t>
      </w:r>
      <w:r w:rsidR="1ABF2A2C" w:rsidRPr="00692256">
        <w:rPr>
          <w:sz w:val="24"/>
          <w:szCs w:val="24"/>
        </w:rPr>
        <w:t>How is processing (or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676DB2DA"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2F39DF28" w14:textId="7FB9F1CE"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A32BC46" w14:textId="23936085"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Process</w:t>
            </w:r>
            <w:r w:rsidR="00692256">
              <w:rPr>
                <w:rFonts w:cs="Arial"/>
                <w:sz w:val="24"/>
                <w:szCs w:val="24"/>
              </w:rPr>
              <w:t>'</w:t>
            </w:r>
            <w:r w:rsidR="001C720E" w:rsidRPr="00692256">
              <w:rPr>
                <w:rFonts w:cs="Arial"/>
                <w:sz w:val="24"/>
                <w:szCs w:val="24"/>
              </w:rPr>
              <w:t xml:space="preserve"> or </w:t>
            </w:r>
            <w:r w:rsidR="00692256">
              <w:rPr>
                <w:rFonts w:cs="Arial"/>
                <w:sz w:val="24"/>
                <w:szCs w:val="24"/>
              </w:rPr>
              <w:t>'</w:t>
            </w:r>
            <w:r w:rsidR="001C720E" w:rsidRPr="00692256">
              <w:rPr>
                <w:rFonts w:cs="Arial"/>
                <w:sz w:val="24"/>
                <w:szCs w:val="24"/>
              </w:rPr>
              <w:t>processing</w:t>
            </w:r>
            <w:r w:rsidR="00692256">
              <w:rPr>
                <w:rFonts w:cs="Arial"/>
                <w:sz w:val="24"/>
                <w:szCs w:val="24"/>
              </w:rPr>
              <w:t>'</w:t>
            </w:r>
            <w:r w:rsidR="001C720E" w:rsidRPr="00692256">
              <w:rPr>
                <w:rFonts w:cs="Arial"/>
                <w:sz w:val="24"/>
                <w:szCs w:val="24"/>
              </w:rPr>
              <w:t xml:space="preserve"> is defined as any operation or set of operations performed, whether by manual or automated means, on personal data or on sets of personal data, such as the collection, use, storage, disclosure, analysis, deletion or modification of personal data.</w:t>
            </w:r>
          </w:p>
        </w:tc>
      </w:tr>
      <w:tr w:rsidR="007A70EC" w:rsidRPr="00692256" w14:paraId="7EBF7E32"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767344D6" w14:textId="4795457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3F24B84F" w14:textId="2EFD06D1"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42-515(28)</w:t>
            </w:r>
            <w:r w:rsidR="00692256">
              <w:rPr>
                <w:rFonts w:cs="Arial"/>
                <w:sz w:val="24"/>
                <w:szCs w:val="24"/>
              </w:rPr>
              <w:t xml:space="preserve"> of the CTDPA</w:t>
            </w:r>
          </w:p>
        </w:tc>
      </w:tr>
      <w:tr w:rsidR="007A70EC" w:rsidRPr="00692256" w14:paraId="2D317A51"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135939A8" w14:textId="21D707D5" w:rsidR="007A70EC"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1058E50" w14:textId="37B4D303"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556019C4" w:rsidRPr="00692256">
              <w:rPr>
                <w:sz w:val="24"/>
                <w:szCs w:val="24"/>
              </w:rPr>
              <w:t>.</w:t>
            </w:r>
          </w:p>
        </w:tc>
      </w:tr>
    </w:tbl>
    <w:p w14:paraId="1F0D152E" w14:textId="2F0FE0D3" w:rsidR="007A70EC" w:rsidRPr="00692256" w:rsidRDefault="00696592" w:rsidP="4B982999">
      <w:pPr>
        <w:rPr>
          <w:sz w:val="24"/>
          <w:szCs w:val="24"/>
        </w:rPr>
      </w:pPr>
      <w:r w:rsidRPr="00692256">
        <w:rPr>
          <w:sz w:val="24"/>
          <w:szCs w:val="24"/>
        </w:rPr>
        <w:t xml:space="preserve"> </w:t>
      </w:r>
    </w:p>
    <w:p w14:paraId="0E0D1DAC" w14:textId="038DD31B" w:rsidR="007A70EC" w:rsidRPr="00692256" w:rsidRDefault="7BC634EE" w:rsidP="4B982999">
      <w:pPr>
        <w:rPr>
          <w:sz w:val="24"/>
          <w:szCs w:val="24"/>
        </w:rPr>
      </w:pPr>
      <w:r w:rsidRPr="00692256">
        <w:rPr>
          <w:sz w:val="24"/>
          <w:szCs w:val="24"/>
        </w:rPr>
        <w:t xml:space="preserve">2.1.5. </w:t>
      </w:r>
      <w:r w:rsidR="1ABF2A2C" w:rsidRPr="00692256">
        <w:rPr>
          <w:sz w:val="24"/>
          <w:szCs w:val="24"/>
        </w:rPr>
        <w:t>How is personal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3F132205"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8381A44" w14:textId="581916A8"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B5460D2" w14:textId="62FD22B2" w:rsidR="007A70EC" w:rsidRPr="00692256" w:rsidRDefault="00696592" w:rsidP="4B982999">
            <w:r w:rsidRPr="00692256">
              <w:rPr>
                <w:rFonts w:cs="Arial"/>
                <w:sz w:val="24"/>
                <w:szCs w:val="24"/>
              </w:rPr>
              <w:t xml:space="preserve"> </w:t>
            </w:r>
            <w:r w:rsidR="00692256">
              <w:t>'</w:t>
            </w:r>
            <w:r w:rsidR="001C720E" w:rsidRPr="005A1E56">
              <w:t>Personal data</w:t>
            </w:r>
            <w:r w:rsidR="00692256">
              <w:t>'</w:t>
            </w:r>
            <w:r w:rsidR="001C720E" w:rsidRPr="00692256">
              <w:t xml:space="preserve"> is defined as any information that is linked or reasonably linkable to an identified or identifiable individual.</w:t>
            </w:r>
            <w:r w:rsidR="00692256">
              <w:t xml:space="preserve"> </w:t>
            </w:r>
            <w:r w:rsidR="001C720E" w:rsidRPr="00692256">
              <w:t>Personal data does not include de-identified data or publicly available information.</w:t>
            </w:r>
          </w:p>
        </w:tc>
      </w:tr>
      <w:tr w:rsidR="007A70EC" w:rsidRPr="00692256" w14:paraId="28D2A2A7"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5C0CE977" w14:textId="54453144"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665574A" w14:textId="5366D66D"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42-515(26)</w:t>
            </w:r>
            <w:r w:rsidR="00692256">
              <w:rPr>
                <w:rFonts w:cs="Arial"/>
                <w:sz w:val="24"/>
                <w:szCs w:val="24"/>
              </w:rPr>
              <w:t xml:space="preserve"> of the CTDPA</w:t>
            </w:r>
          </w:p>
        </w:tc>
      </w:tr>
      <w:tr w:rsidR="007A70EC" w:rsidRPr="00692256" w14:paraId="546BC626"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33B6A262" w14:textId="6C5E752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080488C" w14:textId="71292C85"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39E1311" w:rsidRPr="00692256">
              <w:rPr>
                <w:sz w:val="24"/>
                <w:szCs w:val="24"/>
              </w:rPr>
              <w:t>.</w:t>
            </w:r>
          </w:p>
        </w:tc>
      </w:tr>
    </w:tbl>
    <w:p w14:paraId="459D8ED9" w14:textId="77777777" w:rsidR="007A70EC" w:rsidRPr="00692256" w:rsidRDefault="1ABF2A2C" w:rsidP="4B982999">
      <w:pPr>
        <w:rPr>
          <w:sz w:val="24"/>
          <w:szCs w:val="24"/>
        </w:rPr>
      </w:pPr>
      <w:r w:rsidRPr="00692256">
        <w:rPr>
          <w:sz w:val="24"/>
          <w:szCs w:val="24"/>
        </w:rPr>
        <w:t> </w:t>
      </w:r>
    </w:p>
    <w:p w14:paraId="25F1BBB3" w14:textId="2CEC9574" w:rsidR="007A70EC" w:rsidRPr="00692256" w:rsidRDefault="7BC634EE" w:rsidP="4B982999">
      <w:pPr>
        <w:rPr>
          <w:sz w:val="24"/>
          <w:szCs w:val="24"/>
        </w:rPr>
      </w:pPr>
      <w:r w:rsidRPr="00692256">
        <w:rPr>
          <w:sz w:val="24"/>
          <w:szCs w:val="24"/>
        </w:rPr>
        <w:t xml:space="preserve">2.1.6. </w:t>
      </w:r>
      <w:r w:rsidR="1ABF2A2C" w:rsidRPr="00692256">
        <w:rPr>
          <w:sz w:val="24"/>
          <w:szCs w:val="24"/>
        </w:rPr>
        <w:t>How is</w:t>
      </w:r>
      <w:r w:rsidRPr="00692256">
        <w:rPr>
          <w:sz w:val="24"/>
          <w:szCs w:val="24"/>
        </w:rPr>
        <w:t xml:space="preserve"> </w:t>
      </w:r>
      <w:r w:rsidR="1ABF2A2C" w:rsidRPr="00692256">
        <w:rPr>
          <w:sz w:val="24"/>
          <w:szCs w:val="24"/>
        </w:rPr>
        <w:t>sensitive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2"/>
        <w:gridCol w:w="7748"/>
      </w:tblGrid>
      <w:tr w:rsidR="007A70EC" w:rsidRPr="00692256" w14:paraId="07CD6CBE"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45BA767A" w14:textId="0967A0C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59422696" w14:textId="3365FE4D" w:rsidR="001C720E" w:rsidRPr="00692256" w:rsidRDefault="00692256" w:rsidP="005A1E56">
            <w:r>
              <w:t>'</w:t>
            </w:r>
            <w:r w:rsidR="001C720E" w:rsidRPr="00692256">
              <w:t>Sensitive data</w:t>
            </w:r>
            <w:r>
              <w:t>'</w:t>
            </w:r>
            <w:r w:rsidR="001C720E" w:rsidRPr="00692256">
              <w:t xml:space="preserve"> is defined as personal data that includes (A) data revealing racial or ethnic origin, religious beliefs, mental or physical health condition or diagnosis, sex life, sexual orientation or citizenship or immigration status, (B) consumer health data, (C) the processing of genetic or biometric data for the purpose of uniquely identifying an individual, (D) personal data collected from a known child, (E) data concerning an individual's status as a victim of crime, as defined in section </w:t>
            </w:r>
            <w:r w:rsidRPr="005A1E56">
              <w:t>1-1k</w:t>
            </w:r>
            <w:r>
              <w:t xml:space="preserve"> of the </w:t>
            </w:r>
            <w:hyperlink r:id="rId26" w:history="1">
              <w:r w:rsidRPr="00692256">
                <w:rPr>
                  <w:rStyle w:val="Hyperlink"/>
                </w:rPr>
                <w:t>Connecticut General Statutes</w:t>
              </w:r>
            </w:hyperlink>
            <w:r>
              <w:t xml:space="preserve"> (Conn. Gen. Stat.)</w:t>
            </w:r>
            <w:r w:rsidR="001C720E" w:rsidRPr="00692256">
              <w:t>, or (F) precise geolocation data.</w:t>
            </w:r>
          </w:p>
          <w:p w14:paraId="59CF1FA2" w14:textId="253FF201" w:rsidR="001C720E" w:rsidRPr="00692256" w:rsidRDefault="00692256" w:rsidP="005A1E56">
            <w:r>
              <w:t>'</w:t>
            </w:r>
            <w:r w:rsidR="001C720E" w:rsidRPr="00692256">
              <w:t>Victim of crime</w:t>
            </w:r>
            <w:r>
              <w:t>'</w:t>
            </w:r>
            <w:r w:rsidR="001C720E" w:rsidRPr="00692256">
              <w:t xml:space="preserve"> or </w:t>
            </w:r>
            <w:r>
              <w:t>'</w:t>
            </w:r>
            <w:r w:rsidR="001C720E" w:rsidRPr="00692256">
              <w:t>crime victim</w:t>
            </w:r>
            <w:r>
              <w:t>'</w:t>
            </w:r>
            <w:r w:rsidR="001C720E" w:rsidRPr="00692256">
              <w:t xml:space="preserve"> is defined as an individual who suffers direct or threatened physical, emotional or financial harm as a result of a crime and includes immediate family members of a minor, incompetent individual or homicide victim and a person designated by a homicide victim in accordance with section </w:t>
            </w:r>
            <w:r w:rsidRPr="005A1E56">
              <w:t>1-56r</w:t>
            </w:r>
            <w:r>
              <w:t xml:space="preserve"> of the Conn. Gen. Stat.</w:t>
            </w:r>
          </w:p>
          <w:p w14:paraId="3752D84F" w14:textId="2D73A3FA" w:rsidR="001B223E" w:rsidRPr="00692256" w:rsidRDefault="001B223E" w:rsidP="00692256">
            <w:r w:rsidRPr="00692256">
              <w:t xml:space="preserve">With respect to consumer health data (for whom the applicability thresholds do not apply), </w:t>
            </w:r>
            <w:r w:rsidR="00692256">
              <w:t xml:space="preserve"> 'c</w:t>
            </w:r>
            <w:r w:rsidRPr="00692256">
              <w:t>onsumer health data</w:t>
            </w:r>
            <w:r w:rsidR="00692256">
              <w:t>'</w:t>
            </w:r>
            <w:r w:rsidRPr="00692256">
              <w:t xml:space="preserve"> means any personal data that a controller uses to identify a consumer's physical or mental health condition or diagnosis, and includes, but is not limited to, gender-affirming health data and reproductive or sexual health data.</w:t>
            </w:r>
          </w:p>
          <w:p w14:paraId="1D6005DB" w14:textId="47C41FAE" w:rsidR="001B223E" w:rsidRPr="00692256" w:rsidRDefault="001B223E" w:rsidP="00692256">
            <w:pPr>
              <w:rPr>
                <w:rFonts w:cs="Arial"/>
                <w:sz w:val="24"/>
                <w:szCs w:val="24"/>
              </w:rPr>
            </w:pPr>
          </w:p>
        </w:tc>
      </w:tr>
      <w:tr w:rsidR="007A70EC" w:rsidRPr="00692256" w14:paraId="2524DF37"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6ED161C1" w14:textId="541FC9C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36C8C26F" w14:textId="1494422E" w:rsidR="001C720E" w:rsidRPr="00692256" w:rsidRDefault="00692256" w:rsidP="005A1E56">
            <w:pPr>
              <w:ind w:left="360"/>
            </w:pPr>
            <w:r>
              <w:rPr>
                <w:rFonts w:cs="Arial"/>
                <w:sz w:val="24"/>
                <w:szCs w:val="24"/>
              </w:rPr>
              <w:t>§</w:t>
            </w:r>
            <w:r w:rsidR="001C720E" w:rsidRPr="00692256">
              <w:t>42-515(38)</w:t>
            </w:r>
            <w:r>
              <w:t xml:space="preserve"> of the CTDPA</w:t>
            </w:r>
          </w:p>
          <w:p w14:paraId="71A013CF" w14:textId="60A72F91" w:rsidR="007A70EC" w:rsidRPr="00692256" w:rsidRDefault="00692256" w:rsidP="001C720E">
            <w:pPr>
              <w:rPr>
                <w:rFonts w:cs="Arial"/>
                <w:sz w:val="24"/>
                <w:szCs w:val="24"/>
              </w:rPr>
            </w:pPr>
            <w:r>
              <w:t>§§</w:t>
            </w:r>
            <w:r w:rsidRPr="00692256">
              <w:t>1-1k</w:t>
            </w:r>
            <w:r>
              <w:t xml:space="preserve"> and</w:t>
            </w:r>
            <w:r w:rsidR="001C720E" w:rsidRPr="00692256">
              <w:t>1-56r</w:t>
            </w:r>
            <w:r>
              <w:t xml:space="preserve"> of the Conn. Gen. Stat.</w:t>
            </w:r>
          </w:p>
        </w:tc>
      </w:tr>
      <w:tr w:rsidR="007A70EC" w:rsidRPr="00692256" w14:paraId="3F4A97D1"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129413EE" w14:textId="4F9A259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55CD47DC" w14:textId="17AFFCCF"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71F4724" w:rsidRPr="00692256">
              <w:rPr>
                <w:sz w:val="24"/>
                <w:szCs w:val="24"/>
              </w:rPr>
              <w:t>.</w:t>
            </w:r>
          </w:p>
        </w:tc>
      </w:tr>
    </w:tbl>
    <w:p w14:paraId="2BAEFF0C" w14:textId="77777777" w:rsidR="007A70EC" w:rsidRPr="00692256" w:rsidRDefault="1ABF2A2C" w:rsidP="4B982999">
      <w:pPr>
        <w:rPr>
          <w:sz w:val="24"/>
          <w:szCs w:val="24"/>
        </w:rPr>
      </w:pPr>
      <w:r w:rsidRPr="00692256">
        <w:rPr>
          <w:sz w:val="24"/>
          <w:szCs w:val="24"/>
        </w:rPr>
        <w:t> </w:t>
      </w:r>
    </w:p>
    <w:p w14:paraId="6EBE0C32" w14:textId="15D89D3F" w:rsidR="007A70EC" w:rsidRPr="00692256" w:rsidRDefault="7BC634EE" w:rsidP="4B982999">
      <w:pPr>
        <w:rPr>
          <w:sz w:val="24"/>
          <w:szCs w:val="24"/>
        </w:rPr>
      </w:pPr>
      <w:r w:rsidRPr="00692256">
        <w:rPr>
          <w:sz w:val="24"/>
          <w:szCs w:val="24"/>
        </w:rPr>
        <w:lastRenderedPageBreak/>
        <w:t xml:space="preserve">2.1.7. </w:t>
      </w:r>
      <w:r w:rsidR="1ABF2A2C" w:rsidRPr="00692256">
        <w:rPr>
          <w:sz w:val="24"/>
          <w:szCs w:val="24"/>
        </w:rPr>
        <w:t>How is pseudonymized/de-identified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2"/>
        <w:gridCol w:w="7298"/>
      </w:tblGrid>
      <w:tr w:rsidR="007A70EC" w:rsidRPr="00692256" w14:paraId="4C2F23B2"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0BE6C923" w14:textId="7251B0C1"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4E0248E5" w14:textId="4D6B6CBD" w:rsidR="001C720E" w:rsidRPr="00692256" w:rsidRDefault="00696592" w:rsidP="005A1E56">
            <w:pPr>
              <w:ind w:left="360"/>
            </w:pPr>
            <w:r w:rsidRPr="00610B81">
              <w:rPr>
                <w:rFonts w:cs="Arial"/>
                <w:sz w:val="24"/>
                <w:szCs w:val="24"/>
              </w:rPr>
              <w:t xml:space="preserve"> </w:t>
            </w:r>
            <w:r w:rsidR="00610B81">
              <w:t>'</w:t>
            </w:r>
            <w:r w:rsidR="001C720E" w:rsidRPr="00692256">
              <w:t>Pseudonymous dat</w:t>
            </w:r>
            <w:r w:rsidR="009B6C49">
              <w:t>a'</w:t>
            </w:r>
            <w:r w:rsidR="001C720E" w:rsidRPr="00692256">
              <w:t xml:space="preserve"> is defined as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p>
          <w:p w14:paraId="2FBEF7A4" w14:textId="0A0B3CE1" w:rsidR="007A70EC" w:rsidRPr="00692256" w:rsidRDefault="009B6C49" w:rsidP="005A1E56">
            <w:pPr>
              <w:ind w:left="360"/>
            </w:pPr>
            <w:r>
              <w:t>'</w:t>
            </w:r>
            <w:r w:rsidR="001C720E" w:rsidRPr="00692256">
              <w:t>De-identified data</w:t>
            </w:r>
            <w:r>
              <w:t>'</w:t>
            </w:r>
            <w:r w:rsidR="001C720E" w:rsidRPr="00692256">
              <w:t xml:space="preserve"> is defined as data that cannot reasonably be used to infer information about, or otherwise be linked to, an identified or identifiable individual, or a device linked to such individual, if the controller that possesses such data (A) takes reasonable measures to ensure that such data cannot be associated with an individual, (B) publicly commits to process such data only in a de-identified fashion and not attempt to re-identify such data, and (C) contractually obligates any recipients of such data to satisfy the criteria set forth in subparagraphs (A) and (B) of this subdivision.</w:t>
            </w:r>
          </w:p>
        </w:tc>
      </w:tr>
      <w:tr w:rsidR="007A70EC" w:rsidRPr="00692256" w14:paraId="2F15E0EB"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47794AB1" w14:textId="7072DA1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2B8B9AE5" w14:textId="50A74E04" w:rsidR="001C720E" w:rsidRPr="00692256" w:rsidRDefault="009B6C49" w:rsidP="005A1E56">
            <w:pPr>
              <w:pStyle w:val="ListParagraph"/>
            </w:pPr>
            <w:r>
              <w:t>§§</w:t>
            </w:r>
            <w:r w:rsidRPr="00692256">
              <w:t>42-515(16)</w:t>
            </w:r>
            <w:r>
              <w:t xml:space="preserve"> and </w:t>
            </w:r>
            <w:r w:rsidR="001C720E" w:rsidRPr="00692256">
              <w:t>42-515(32)</w:t>
            </w:r>
            <w:r>
              <w:t xml:space="preserve"> of the CTDPA</w:t>
            </w:r>
            <w:r w:rsidR="001C720E" w:rsidRPr="00692256">
              <w:t xml:space="preserve">. </w:t>
            </w:r>
          </w:p>
          <w:p w14:paraId="133338C7" w14:textId="3D68C0E7" w:rsidR="007A70EC" w:rsidRPr="00692256" w:rsidRDefault="007A70EC" w:rsidP="001C720E">
            <w:pPr>
              <w:rPr>
                <w:rFonts w:cs="Arial"/>
                <w:sz w:val="24"/>
                <w:szCs w:val="24"/>
              </w:rPr>
            </w:pPr>
          </w:p>
        </w:tc>
      </w:tr>
      <w:tr w:rsidR="007A70EC" w:rsidRPr="00692256" w14:paraId="66C0A109"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75625ACE" w14:textId="68E2D99C"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59427CF5" w14:textId="6B47308B"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88AA298" w:rsidRPr="00692256">
              <w:rPr>
                <w:sz w:val="24"/>
                <w:szCs w:val="24"/>
              </w:rPr>
              <w:t>.</w:t>
            </w:r>
          </w:p>
        </w:tc>
      </w:tr>
    </w:tbl>
    <w:p w14:paraId="06EED4E7" w14:textId="77777777" w:rsidR="007A70EC" w:rsidRPr="00692256" w:rsidRDefault="1ABF2A2C" w:rsidP="4B982999">
      <w:pPr>
        <w:rPr>
          <w:sz w:val="24"/>
          <w:szCs w:val="24"/>
        </w:rPr>
      </w:pPr>
      <w:r w:rsidRPr="00692256">
        <w:rPr>
          <w:sz w:val="24"/>
          <w:szCs w:val="24"/>
        </w:rPr>
        <w:t> </w:t>
      </w:r>
    </w:p>
    <w:p w14:paraId="7132972C" w14:textId="3ED474D4" w:rsidR="007A70EC" w:rsidRPr="00692256" w:rsidRDefault="7BC634EE" w:rsidP="4B982999">
      <w:pPr>
        <w:rPr>
          <w:sz w:val="24"/>
          <w:szCs w:val="24"/>
        </w:rPr>
      </w:pPr>
      <w:r w:rsidRPr="00692256">
        <w:rPr>
          <w:sz w:val="24"/>
          <w:szCs w:val="24"/>
        </w:rPr>
        <w:t xml:space="preserve">2.1.8. </w:t>
      </w:r>
      <w:r w:rsidR="1ABF2A2C" w:rsidRPr="00692256">
        <w:rPr>
          <w:sz w:val="24"/>
          <w:szCs w:val="24"/>
        </w:rPr>
        <w:t>How is anonymized data define</w:t>
      </w:r>
      <w:r w:rsidR="3CD5F0A9" w:rsidRPr="00692256">
        <w:rPr>
          <w:sz w:val="24"/>
          <w:szCs w:val="24"/>
        </w:rPr>
        <w:t>d</w:t>
      </w:r>
      <w:r w:rsidR="1ABF2A2C" w:rsidRPr="00692256">
        <w:rPr>
          <w:sz w:val="24"/>
          <w:szCs w:val="24"/>
        </w:rPr>
        <w:t>?</w:t>
      </w:r>
      <w:r w:rsidR="00696592" w:rsidRPr="00692256">
        <w:rPr>
          <w:sz w:val="24"/>
          <w:szCs w:val="24"/>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3CD6C1D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DE5FB5" w14:textId="550214F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A0A6BCF" w14:textId="76BD2266"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The CTDPA does not define anonymized data. </w:t>
            </w:r>
          </w:p>
        </w:tc>
      </w:tr>
      <w:tr w:rsidR="007A70EC" w:rsidRPr="00692256" w14:paraId="0D48BC2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D7F0B6" w14:textId="0356882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83A3D27" w14:textId="7C0A8E34"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Not applicable. </w:t>
            </w:r>
          </w:p>
        </w:tc>
      </w:tr>
      <w:tr w:rsidR="007A70EC" w:rsidRPr="00692256" w14:paraId="4F87FF19"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6662AE" w14:textId="3D5B7B4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4E4907F" w14:textId="10A578A1"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D1E2AFF" w:rsidRPr="00692256">
              <w:rPr>
                <w:sz w:val="24"/>
                <w:szCs w:val="24"/>
              </w:rPr>
              <w:t>.</w:t>
            </w:r>
          </w:p>
        </w:tc>
      </w:tr>
    </w:tbl>
    <w:p w14:paraId="2F524D4E" w14:textId="77777777" w:rsidR="007A70EC" w:rsidRPr="00692256" w:rsidRDefault="1ABF2A2C" w:rsidP="4B982999">
      <w:pPr>
        <w:rPr>
          <w:sz w:val="24"/>
          <w:szCs w:val="24"/>
        </w:rPr>
      </w:pPr>
      <w:r w:rsidRPr="00692256">
        <w:rPr>
          <w:sz w:val="24"/>
          <w:szCs w:val="24"/>
        </w:rPr>
        <w:t> </w:t>
      </w:r>
    </w:p>
    <w:p w14:paraId="7486CBCD" w14:textId="393E9FEE" w:rsidR="007A70EC" w:rsidRPr="00692256" w:rsidRDefault="7BC634EE" w:rsidP="4B982999">
      <w:pPr>
        <w:rPr>
          <w:sz w:val="24"/>
          <w:szCs w:val="24"/>
        </w:rPr>
      </w:pPr>
      <w:r w:rsidRPr="00692256">
        <w:rPr>
          <w:sz w:val="24"/>
          <w:szCs w:val="24"/>
        </w:rPr>
        <w:t xml:space="preserve">2.1.9. </w:t>
      </w:r>
      <w:r w:rsidR="1ABF2A2C" w:rsidRPr="00692256">
        <w:rPr>
          <w:sz w:val="24"/>
          <w:szCs w:val="24"/>
        </w:rPr>
        <w:t>How is profiling defined?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39360D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457640" w14:textId="7CCA330E"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DD65BF9" w14:textId="48B487CF"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w:t>
            </w:r>
            <w:r w:rsidR="001C720E" w:rsidRPr="00692256">
              <w:rPr>
                <w:rFonts w:cs="Arial"/>
                <w:sz w:val="24"/>
                <w:szCs w:val="24"/>
              </w:rPr>
              <w:t>Profiling</w:t>
            </w:r>
            <w:r w:rsidR="009B6C49">
              <w:rPr>
                <w:rFonts w:cs="Arial"/>
                <w:sz w:val="24"/>
                <w:szCs w:val="24"/>
              </w:rPr>
              <w:t>'</w:t>
            </w:r>
            <w:r w:rsidR="001C720E" w:rsidRPr="00692256">
              <w:rPr>
                <w:rFonts w:cs="Arial"/>
                <w:sz w:val="24"/>
                <w:szCs w:val="24"/>
              </w:rPr>
              <w:t xml:space="preserve"> is defined as any form of automated processing performed on personal data to evaluate, analyze or predict personal aspects related to an identified or identifiable individual's economic situation, health, personal preferences, interests, reliability, behavior, location or movements.</w:t>
            </w:r>
          </w:p>
        </w:tc>
      </w:tr>
      <w:tr w:rsidR="007A70EC" w:rsidRPr="00692256" w14:paraId="02208F0A"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F7A612" w14:textId="7F02B61B"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2AAEBB0" w14:textId="11EC058B"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w:t>
            </w:r>
            <w:r w:rsidR="001C720E" w:rsidRPr="00692256">
              <w:rPr>
                <w:rFonts w:cs="Arial"/>
                <w:sz w:val="24"/>
                <w:szCs w:val="24"/>
              </w:rPr>
              <w:t xml:space="preserve"> 42-515(30)</w:t>
            </w:r>
            <w:r w:rsidR="009B6C49">
              <w:rPr>
                <w:rFonts w:cs="Arial"/>
                <w:sz w:val="24"/>
                <w:szCs w:val="24"/>
              </w:rPr>
              <w:t xml:space="preserve"> of the CTDPA</w:t>
            </w:r>
          </w:p>
        </w:tc>
      </w:tr>
      <w:tr w:rsidR="007A70EC" w:rsidRPr="00692256" w14:paraId="6B700C2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1C2CC7" w14:textId="15CEB0D5"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1EEA655" w14:textId="73B3DFFE"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D1E2AFF" w:rsidRPr="00692256">
              <w:rPr>
                <w:sz w:val="24"/>
                <w:szCs w:val="24"/>
              </w:rPr>
              <w:t>.</w:t>
            </w:r>
          </w:p>
        </w:tc>
      </w:tr>
    </w:tbl>
    <w:p w14:paraId="448E3491" w14:textId="77777777" w:rsidR="007A70EC" w:rsidRPr="00692256" w:rsidRDefault="1ABF2A2C" w:rsidP="4B982999">
      <w:pPr>
        <w:rPr>
          <w:sz w:val="24"/>
          <w:szCs w:val="24"/>
        </w:rPr>
      </w:pPr>
      <w:r w:rsidRPr="00692256">
        <w:rPr>
          <w:sz w:val="24"/>
          <w:szCs w:val="24"/>
        </w:rPr>
        <w:t> </w:t>
      </w:r>
    </w:p>
    <w:p w14:paraId="1E836BC8" w14:textId="74689AED" w:rsidR="007A70EC" w:rsidRPr="00692256" w:rsidRDefault="00696592" w:rsidP="4B982999">
      <w:pPr>
        <w:rPr>
          <w:sz w:val="24"/>
          <w:szCs w:val="24"/>
        </w:rPr>
      </w:pPr>
      <w:r w:rsidRPr="00692256">
        <w:rPr>
          <w:rFonts w:cs="Arial"/>
          <w:sz w:val="24"/>
          <w:szCs w:val="24"/>
        </w:rPr>
        <w:t xml:space="preserve"> </w:t>
      </w:r>
      <w:r w:rsidR="7BC634EE" w:rsidRPr="00692256">
        <w:rPr>
          <w:sz w:val="24"/>
          <w:szCs w:val="24"/>
        </w:rPr>
        <w:t xml:space="preserve">2.1.10. </w:t>
      </w:r>
      <w:r w:rsidR="1ABF2A2C" w:rsidRPr="00692256">
        <w:rPr>
          <w:sz w:val="24"/>
          <w:szCs w:val="24"/>
        </w:rPr>
        <w:t xml:space="preserve">How is automated decision-making defined?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00B8BAE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87DBB9" w14:textId="3406A67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5052067" w14:textId="269D5E25"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The CTDPA does not define automated decision-making. </w:t>
            </w:r>
          </w:p>
        </w:tc>
      </w:tr>
      <w:tr w:rsidR="007A70EC" w:rsidRPr="00692256" w14:paraId="2FE577D8"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E60AB3" w14:textId="04E23680"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9356161" w14:textId="7BE865A5"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Not applicable. </w:t>
            </w:r>
          </w:p>
        </w:tc>
      </w:tr>
      <w:tr w:rsidR="007A70EC" w:rsidRPr="00692256" w14:paraId="2020BF1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335663" w14:textId="0286872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985E14A" w14:textId="636EB60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04E993B8" w:rsidRPr="00692256">
              <w:rPr>
                <w:sz w:val="24"/>
                <w:szCs w:val="24"/>
              </w:rPr>
              <w:t>.</w:t>
            </w:r>
          </w:p>
        </w:tc>
      </w:tr>
    </w:tbl>
    <w:p w14:paraId="0831C91B" w14:textId="77777777" w:rsidR="007A70EC" w:rsidRPr="00692256" w:rsidRDefault="007A70EC" w:rsidP="4B982999">
      <w:pPr>
        <w:rPr>
          <w:sz w:val="24"/>
          <w:szCs w:val="24"/>
        </w:rPr>
      </w:pPr>
    </w:p>
    <w:p w14:paraId="3B19F20A" w14:textId="0B45A326" w:rsidR="007A70EC" w:rsidRPr="00692256" w:rsidRDefault="1937D9CD" w:rsidP="4B982999">
      <w:pPr>
        <w:rPr>
          <w:sz w:val="24"/>
          <w:szCs w:val="24"/>
        </w:rPr>
      </w:pPr>
      <w:r w:rsidRPr="00692256">
        <w:rPr>
          <w:sz w:val="24"/>
          <w:szCs w:val="24"/>
        </w:rPr>
        <w:t xml:space="preserve">2.1.11. </w:t>
      </w:r>
      <w:r w:rsidR="1ABF2A2C" w:rsidRPr="00692256">
        <w:rPr>
          <w:sz w:val="24"/>
          <w:szCs w:val="24"/>
        </w:rPr>
        <w:t xml:space="preserve">How is targeted advertising defined?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4D62DB5B"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1E1A4BF" w14:textId="0ACE3315"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15AA0B6E" w14:textId="3CB90BDA" w:rsidR="00F65893" w:rsidRDefault="00696592" w:rsidP="4B982999">
            <w:pPr>
              <w:rPr>
                <w:rFonts w:cs="Arial"/>
                <w:sz w:val="24"/>
                <w:szCs w:val="24"/>
              </w:rPr>
            </w:pPr>
            <w:r w:rsidRPr="00692256">
              <w:rPr>
                <w:rFonts w:cs="Arial"/>
                <w:sz w:val="24"/>
                <w:szCs w:val="24"/>
              </w:rPr>
              <w:t xml:space="preserve"> </w:t>
            </w:r>
            <w:r w:rsidR="00F65893">
              <w:rPr>
                <w:rFonts w:cs="Arial"/>
                <w:sz w:val="24"/>
                <w:szCs w:val="24"/>
              </w:rPr>
              <w:t>'</w:t>
            </w:r>
            <w:r w:rsidR="001C720E" w:rsidRPr="00692256">
              <w:rPr>
                <w:rFonts w:cs="Arial"/>
                <w:sz w:val="24"/>
                <w:szCs w:val="24"/>
              </w:rPr>
              <w:t>Targeted advertising</w:t>
            </w:r>
            <w:r w:rsidR="00F65893">
              <w:rPr>
                <w:rFonts w:cs="Arial"/>
                <w:sz w:val="24"/>
                <w:szCs w:val="24"/>
              </w:rPr>
              <w:t>'</w:t>
            </w:r>
            <w:r w:rsidR="001C720E" w:rsidRPr="00692256">
              <w:rPr>
                <w:rFonts w:cs="Arial"/>
                <w:sz w:val="24"/>
                <w:szCs w:val="24"/>
              </w:rPr>
              <w:t xml:space="preserve"> is defined as displaying advertisements to a consumer where the advertisement is selected based on personal data obtained or inferred from that consumer's activities over time and across nonaffiliated Internet web sites or online applications to predict such consumer's preferences or interests. Targeted advertising does not include</w:t>
            </w:r>
            <w:r w:rsidR="00F65893">
              <w:rPr>
                <w:rFonts w:cs="Arial"/>
                <w:sz w:val="24"/>
                <w:szCs w:val="24"/>
              </w:rPr>
              <w:t>:</w:t>
            </w:r>
            <w:r w:rsidR="001C720E" w:rsidRPr="00692256">
              <w:rPr>
                <w:rFonts w:cs="Arial"/>
                <w:sz w:val="24"/>
                <w:szCs w:val="24"/>
              </w:rPr>
              <w:t xml:space="preserve"> </w:t>
            </w:r>
          </w:p>
          <w:p w14:paraId="722ED362" w14:textId="39489B44"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based on activities within a controller's own Internet web sites or online applications</w:t>
            </w:r>
            <w:r w:rsidR="00F65893" w:rsidRPr="005A1E56">
              <w:rPr>
                <w:rFonts w:cs="Arial"/>
                <w:sz w:val="24"/>
                <w:szCs w:val="24"/>
              </w:rPr>
              <w:t>;</w:t>
            </w:r>
            <w:r w:rsidRPr="005A1E56">
              <w:rPr>
                <w:rFonts w:cs="Arial"/>
                <w:sz w:val="24"/>
                <w:szCs w:val="24"/>
              </w:rPr>
              <w:t xml:space="preserve"> </w:t>
            </w:r>
          </w:p>
          <w:p w14:paraId="00517D28" w14:textId="317946E3"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based on the context of a consumer's current search query, visit to an Internet web site or online application</w:t>
            </w:r>
            <w:r w:rsidR="00F65893" w:rsidRPr="005A1E56">
              <w:rPr>
                <w:rFonts w:cs="Arial"/>
                <w:sz w:val="24"/>
                <w:szCs w:val="24"/>
              </w:rPr>
              <w:t>;</w:t>
            </w:r>
          </w:p>
          <w:p w14:paraId="43ACAD34" w14:textId="37D790D4"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directed to a consumer in response to the consumer's request for information or feedback</w:t>
            </w:r>
            <w:r w:rsidR="00F65893" w:rsidRPr="005A1E56">
              <w:rPr>
                <w:rFonts w:cs="Arial"/>
                <w:sz w:val="24"/>
                <w:szCs w:val="24"/>
              </w:rPr>
              <w:t>;</w:t>
            </w:r>
            <w:r w:rsidRPr="005A1E56">
              <w:rPr>
                <w:rFonts w:cs="Arial"/>
                <w:sz w:val="24"/>
                <w:szCs w:val="24"/>
              </w:rPr>
              <w:t xml:space="preserve"> or </w:t>
            </w:r>
          </w:p>
          <w:p w14:paraId="087A0D74" w14:textId="63DBDB4C" w:rsidR="007A70EC" w:rsidRPr="005A1E56" w:rsidRDefault="001C720E" w:rsidP="005A1E56">
            <w:pPr>
              <w:pStyle w:val="ListParagraph"/>
              <w:numPr>
                <w:ilvl w:val="0"/>
                <w:numId w:val="94"/>
              </w:numPr>
              <w:rPr>
                <w:rFonts w:cs="Arial"/>
                <w:sz w:val="24"/>
                <w:szCs w:val="24"/>
              </w:rPr>
            </w:pPr>
            <w:r w:rsidRPr="005A1E56">
              <w:rPr>
                <w:rFonts w:cs="Arial"/>
                <w:sz w:val="24"/>
                <w:szCs w:val="24"/>
              </w:rPr>
              <w:t>processing personal data solely to measure or report advertising frequency, performance or reach.</w:t>
            </w:r>
          </w:p>
        </w:tc>
      </w:tr>
      <w:tr w:rsidR="007A70EC" w:rsidRPr="00692256" w14:paraId="6F6DF727"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485FF15" w14:textId="5130C6CD"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397BE58" w14:textId="0478DAFD" w:rsidR="007A70EC" w:rsidRPr="00692256" w:rsidRDefault="00696592" w:rsidP="4B982999">
            <w:pPr>
              <w:rPr>
                <w:rFonts w:cs="Arial"/>
                <w:sz w:val="24"/>
                <w:szCs w:val="24"/>
              </w:rPr>
            </w:pPr>
            <w:r w:rsidRPr="00692256">
              <w:rPr>
                <w:rFonts w:cs="Arial"/>
                <w:sz w:val="24"/>
                <w:szCs w:val="24"/>
              </w:rPr>
              <w:t xml:space="preserve"> </w:t>
            </w:r>
            <w:r w:rsidR="00F65893">
              <w:rPr>
                <w:rFonts w:cs="Arial"/>
                <w:sz w:val="24"/>
                <w:szCs w:val="24"/>
              </w:rPr>
              <w:t>§</w:t>
            </w:r>
            <w:r w:rsidR="001C720E" w:rsidRPr="00692256">
              <w:rPr>
                <w:rFonts w:cs="Arial"/>
                <w:sz w:val="24"/>
                <w:szCs w:val="24"/>
              </w:rPr>
              <w:t>42-515(39)</w:t>
            </w:r>
            <w:r w:rsidR="00F65893">
              <w:rPr>
                <w:rFonts w:cs="Arial"/>
                <w:sz w:val="24"/>
                <w:szCs w:val="24"/>
              </w:rPr>
              <w:t xml:space="preserve"> of the CTDPA</w:t>
            </w:r>
            <w:r w:rsidR="001C720E" w:rsidRPr="00692256">
              <w:rPr>
                <w:rFonts w:cs="Arial"/>
                <w:sz w:val="24"/>
                <w:szCs w:val="24"/>
              </w:rPr>
              <w:t>.</w:t>
            </w:r>
          </w:p>
        </w:tc>
      </w:tr>
      <w:tr w:rsidR="007A70EC" w:rsidRPr="00692256" w14:paraId="7E3A0FCD"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8AF946B" w14:textId="5DF9DF4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2DDB373" w14:textId="42FB61B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A54E425" w:rsidRPr="00692256">
              <w:rPr>
                <w:sz w:val="24"/>
                <w:szCs w:val="24"/>
              </w:rPr>
              <w:t>.</w:t>
            </w:r>
          </w:p>
        </w:tc>
      </w:tr>
    </w:tbl>
    <w:p w14:paraId="738992D5" w14:textId="77777777" w:rsidR="007A70EC" w:rsidRPr="00692256" w:rsidRDefault="007A70EC" w:rsidP="4B982999">
      <w:pPr>
        <w:rPr>
          <w:sz w:val="24"/>
          <w:szCs w:val="24"/>
        </w:rPr>
      </w:pPr>
    </w:p>
    <w:p w14:paraId="1EC14F1B" w14:textId="0F0E9FFB" w:rsidR="007A70EC" w:rsidRPr="00692256" w:rsidRDefault="1ABF2A2C" w:rsidP="4B982999">
      <w:pPr>
        <w:numPr>
          <w:ilvl w:val="0"/>
          <w:numId w:val="39"/>
        </w:numPr>
        <w:rPr>
          <w:b/>
          <w:bCs/>
          <w:sz w:val="24"/>
          <w:szCs w:val="24"/>
        </w:rPr>
      </w:pPr>
      <w:r w:rsidRPr="00692256">
        <w:rPr>
          <w:b/>
          <w:bCs/>
          <w:sz w:val="24"/>
          <w:szCs w:val="24"/>
        </w:rPr>
        <w:t xml:space="preserve">Privacy Impact Assessment </w:t>
      </w:r>
      <w:r w:rsidR="4A2A8D4A" w:rsidRPr="00692256">
        <w:rPr>
          <w:b/>
          <w:bCs/>
          <w:sz w:val="24"/>
          <w:szCs w:val="24"/>
        </w:rPr>
        <w:t>r</w:t>
      </w:r>
      <w:r w:rsidRPr="00692256">
        <w:rPr>
          <w:b/>
          <w:bCs/>
          <w:sz w:val="24"/>
          <w:szCs w:val="24"/>
        </w:rPr>
        <w:t>equirements</w:t>
      </w:r>
      <w:r w:rsidR="00696592" w:rsidRPr="00692256">
        <w:rPr>
          <w:b/>
          <w:bCs/>
          <w:sz w:val="24"/>
          <w:szCs w:val="24"/>
        </w:rPr>
        <w:t xml:space="preserve"> </w:t>
      </w:r>
    </w:p>
    <w:p w14:paraId="03630931" w14:textId="62731D83" w:rsidR="007A70EC" w:rsidRPr="00692256" w:rsidRDefault="332FCBA8" w:rsidP="4B982999">
      <w:pPr>
        <w:rPr>
          <w:sz w:val="24"/>
          <w:szCs w:val="24"/>
        </w:rPr>
      </w:pPr>
      <w:r w:rsidRPr="00692256">
        <w:rPr>
          <w:sz w:val="24"/>
          <w:szCs w:val="24"/>
        </w:rPr>
        <w:t>3</w:t>
      </w:r>
      <w:r w:rsidR="1ABF2A2C" w:rsidRPr="00692256">
        <w:rPr>
          <w:sz w:val="24"/>
          <w:szCs w:val="24"/>
        </w:rPr>
        <w:t xml:space="preserve">.1. </w:t>
      </w:r>
      <w:r w:rsidR="7BC634EE" w:rsidRPr="00692256">
        <w:rPr>
          <w:sz w:val="24"/>
          <w:szCs w:val="24"/>
        </w:rPr>
        <w:t>L</w:t>
      </w:r>
      <w:r w:rsidRPr="00692256">
        <w:rPr>
          <w:sz w:val="24"/>
          <w:szCs w:val="24"/>
        </w:rPr>
        <w:t>egal obligation</w:t>
      </w:r>
      <w:r w:rsidR="7BC634EE" w:rsidRPr="00692256">
        <w:rPr>
          <w:sz w:val="24"/>
          <w:szCs w:val="24"/>
        </w:rPr>
        <w:t>s</w:t>
      </w:r>
      <w:r w:rsidR="00696592" w:rsidRPr="00692256">
        <w:rPr>
          <w:sz w:val="24"/>
          <w:szCs w:val="24"/>
        </w:rPr>
        <w:t xml:space="preserve"> </w:t>
      </w:r>
    </w:p>
    <w:p w14:paraId="68C76132" w14:textId="51B7C42A" w:rsidR="007A70EC" w:rsidRPr="00692256" w:rsidRDefault="7BC634EE" w:rsidP="4B982999">
      <w:pPr>
        <w:rPr>
          <w:sz w:val="24"/>
          <w:szCs w:val="24"/>
        </w:rPr>
      </w:pPr>
      <w:r w:rsidRPr="00692256">
        <w:rPr>
          <w:sz w:val="24"/>
          <w:szCs w:val="24"/>
        </w:rPr>
        <w:lastRenderedPageBreak/>
        <w:t xml:space="preserve">3.1.1. </w:t>
      </w:r>
      <w:r w:rsidR="79E58F05" w:rsidRPr="00692256">
        <w:rPr>
          <w:sz w:val="24"/>
          <w:szCs w:val="24"/>
        </w:rPr>
        <w:t xml:space="preserve">Is there a requirement to conduct a Privacy Impact Assessment? </w:t>
      </w:r>
      <w:del w:id="8" w:author="Deborah Stuhl" w:date="2026-04-15T16:43:00Z" w16du:dateUtc="2026-04-15T14:43:00Z">
        <w:r w:rsidR="79E58F05" w:rsidRPr="00692256" w:rsidDel="00B9007D">
          <w:rPr>
            <w:sz w:val="24"/>
            <w:szCs w:val="24"/>
            <w:highlight w:val="yellow"/>
          </w:rPr>
          <w:delText>(Please also outline where there is a recommendation to conduct an assessment</w:delText>
        </w:r>
        <w:r w:rsidR="00CD0B2F" w:rsidRPr="00692256" w:rsidDel="00B9007D">
          <w:rPr>
            <w:sz w:val="24"/>
            <w:szCs w:val="24"/>
            <w:highlight w:val="yellow"/>
          </w:rPr>
          <w:delText xml:space="preserve">. </w:delText>
        </w:r>
        <w:r w:rsidR="79E58F05" w:rsidRPr="00692256" w:rsidDel="00B9007D">
          <w:rPr>
            <w:sz w:val="24"/>
            <w:szCs w:val="24"/>
            <w:highlight w:val="yellow"/>
          </w:rPr>
          <w:delText>If another approach is adopted within the jurisdiction</w:delText>
        </w:r>
        <w:r w:rsidR="00CD0B2F" w:rsidRPr="00692256" w:rsidDel="00B9007D">
          <w:rPr>
            <w:sz w:val="24"/>
            <w:szCs w:val="24"/>
            <w:highlight w:val="yellow"/>
          </w:rPr>
          <w:delText>,</w:delText>
        </w:r>
        <w:r w:rsidR="79E58F05" w:rsidRPr="00692256" w:rsidDel="00B9007D">
          <w:rPr>
            <w:sz w:val="24"/>
            <w:szCs w:val="24"/>
            <w:highlight w:val="yellow"/>
          </w:rPr>
          <w:delText xml:space="preserve"> please note this</w:delText>
        </w:r>
        <w:r w:rsidR="00CD0B2F" w:rsidRPr="00692256" w:rsidDel="00B9007D">
          <w:rPr>
            <w:sz w:val="24"/>
            <w:szCs w:val="24"/>
            <w:highlight w:val="yellow"/>
          </w:rPr>
          <w:delText xml:space="preserve"> too.</w:delText>
        </w:r>
        <w:r w:rsidR="79E58F05" w:rsidRPr="00692256" w:rsidDel="00B9007D">
          <w:rPr>
            <w:sz w:val="24"/>
            <w:szCs w:val="24"/>
            <w:highlight w:val="yellow"/>
          </w:rPr>
          <w:delText>)</w:delText>
        </w:r>
        <w:r w:rsidR="1ABF2A2C" w:rsidRPr="00692256" w:rsidDel="00B9007D">
          <w:rPr>
            <w:sz w:val="24"/>
            <w:szCs w:val="24"/>
          </w:rPr>
          <w:delText> </w:delText>
        </w:r>
      </w:del>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56A22CD7"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3E8A603" w14:textId="47F6F5B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6E5DC42A" w14:textId="2B75D05D" w:rsidR="00A02C4C" w:rsidRDefault="001C720E" w:rsidP="00D5292A">
            <w:r w:rsidRPr="00692256">
              <w:t xml:space="preserve">Yes. </w:t>
            </w:r>
            <w:r w:rsidR="00D5292A" w:rsidRPr="00692256">
              <w:t>Specifically</w:t>
            </w:r>
            <w:r w:rsidR="00A02C4C">
              <w:t>,</w:t>
            </w:r>
            <w:r w:rsidR="00D5292A" w:rsidRPr="00692256">
              <w:t xml:space="preserve"> </w:t>
            </w:r>
            <w:r w:rsidR="00A02C4C">
              <w:t>PIAs</w:t>
            </w:r>
            <w:r w:rsidR="0054230A">
              <w:t>, referred to as data protection assessments (DPAs) under the CTDPA,</w:t>
            </w:r>
            <w:r w:rsidR="00A02C4C">
              <w:t xml:space="preserve"> </w:t>
            </w:r>
            <w:r w:rsidR="00D5292A" w:rsidRPr="00692256">
              <w:t xml:space="preserve">are required under two sections: </w:t>
            </w:r>
          </w:p>
          <w:p w14:paraId="4B1E65A3" w14:textId="173D1047" w:rsidR="00A02C4C" w:rsidRDefault="00A02C4C" w:rsidP="005A1E56">
            <w:pPr>
              <w:pStyle w:val="ListParagraph"/>
              <w:numPr>
                <w:ilvl w:val="0"/>
                <w:numId w:val="95"/>
              </w:numPr>
            </w:pPr>
            <w:r>
              <w:t>§</w:t>
            </w:r>
            <w:r w:rsidR="00D5292A" w:rsidRPr="00692256">
              <w:t xml:space="preserve">42-522 </w:t>
            </w:r>
            <w:r>
              <w:t xml:space="preserve">of the CTDPA </w:t>
            </w:r>
            <w:r w:rsidR="00D5292A" w:rsidRPr="00692256">
              <w:t xml:space="preserve">(in general); and </w:t>
            </w:r>
          </w:p>
          <w:p w14:paraId="698E6E92" w14:textId="205503DD" w:rsidR="00A02C4C" w:rsidRDefault="00A02C4C" w:rsidP="005A1E56">
            <w:pPr>
              <w:pStyle w:val="ListParagraph"/>
              <w:numPr>
                <w:ilvl w:val="0"/>
                <w:numId w:val="95"/>
              </w:numPr>
            </w:pPr>
            <w:r>
              <w:t>§</w:t>
            </w:r>
            <w:r w:rsidR="00D5292A" w:rsidRPr="00692256">
              <w:t xml:space="preserve">42-529b </w:t>
            </w:r>
            <w:r>
              <w:t xml:space="preserve">of the CTDPA </w:t>
            </w:r>
            <w:r w:rsidR="00D5292A" w:rsidRPr="00692256">
              <w:t>(for online product</w:t>
            </w:r>
            <w:ins w:id="9" w:author="Brandon N. Robinson" w:date="2026-03-01T02:22:00Z" w16du:dateUtc="2026-03-01T08:22:00Z">
              <w:r w:rsidR="005A1E56">
                <w:t>s</w:t>
              </w:r>
            </w:ins>
            <w:r w:rsidR="00D5292A" w:rsidRPr="00692256">
              <w:t xml:space="preserve">, services or features that process data of minors). </w:t>
            </w:r>
          </w:p>
          <w:p w14:paraId="5059E2D6" w14:textId="2CA5A3EC" w:rsidR="00D5292A" w:rsidRPr="00692256" w:rsidRDefault="00D5292A" w:rsidP="00D5292A">
            <w:r w:rsidRPr="00692256">
              <w:t>Special provisions apply to controllers regarding consumer health data as well.</w:t>
            </w:r>
          </w:p>
          <w:p w14:paraId="4F359BAD" w14:textId="6B0E617A" w:rsidR="007A70EC" w:rsidRPr="00692256" w:rsidRDefault="007A70EC" w:rsidP="4B982999">
            <w:pPr>
              <w:rPr>
                <w:rFonts w:ascii="Arial" w:hAnsi="Arial" w:cs="Arial"/>
                <w:i/>
                <w:iCs/>
              </w:rPr>
            </w:pPr>
          </w:p>
        </w:tc>
      </w:tr>
      <w:tr w:rsidR="007A70EC" w:rsidRPr="00692256" w14:paraId="4375F6B1"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69F0AA6" w14:textId="7880C312"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3E685447" w14:textId="7ED9A859" w:rsidR="007A70EC" w:rsidRPr="00692256" w:rsidRDefault="00696592" w:rsidP="4B982999">
            <w:pPr>
              <w:rPr>
                <w:rFonts w:cs="Arial"/>
                <w:sz w:val="24"/>
                <w:szCs w:val="24"/>
              </w:rPr>
            </w:pPr>
            <w:r w:rsidRPr="00692256">
              <w:rPr>
                <w:rFonts w:cs="Arial"/>
                <w:sz w:val="24"/>
                <w:szCs w:val="24"/>
              </w:rPr>
              <w:t xml:space="preserve"> </w:t>
            </w:r>
            <w:r w:rsidR="00CA1CDC">
              <w:rPr>
                <w:rFonts w:cs="Arial"/>
                <w:sz w:val="24"/>
                <w:szCs w:val="24"/>
              </w:rPr>
              <w:t>§§</w:t>
            </w:r>
            <w:r w:rsidR="00232A42" w:rsidRPr="00692256">
              <w:rPr>
                <w:rFonts w:cs="Arial"/>
                <w:sz w:val="24"/>
                <w:szCs w:val="24"/>
              </w:rPr>
              <w:t>42-522(a)</w:t>
            </w:r>
            <w:r w:rsidR="00CA1CDC">
              <w:rPr>
                <w:rFonts w:cs="Arial"/>
                <w:sz w:val="24"/>
                <w:szCs w:val="24"/>
              </w:rPr>
              <w:t>,</w:t>
            </w:r>
            <w:r w:rsidR="00232A42" w:rsidRPr="00692256">
              <w:rPr>
                <w:rFonts w:cs="Arial"/>
                <w:sz w:val="24"/>
                <w:szCs w:val="24"/>
              </w:rPr>
              <w:t xml:space="preserve"> 42-522(f)</w:t>
            </w:r>
            <w:r w:rsidR="00CA1CDC">
              <w:rPr>
                <w:rFonts w:cs="Arial"/>
                <w:sz w:val="24"/>
                <w:szCs w:val="24"/>
              </w:rPr>
              <w:t>, and</w:t>
            </w:r>
            <w:r w:rsidR="00232A42" w:rsidRPr="00692256">
              <w:rPr>
                <w:rFonts w:cs="Arial"/>
                <w:sz w:val="24"/>
                <w:szCs w:val="24"/>
              </w:rPr>
              <w:t xml:space="preserve"> 42-529b</w:t>
            </w:r>
            <w:r w:rsidR="00CA1CDC">
              <w:rPr>
                <w:rFonts w:cs="Arial"/>
                <w:sz w:val="24"/>
                <w:szCs w:val="24"/>
              </w:rPr>
              <w:t xml:space="preserve"> of the CTDPA</w:t>
            </w:r>
          </w:p>
        </w:tc>
      </w:tr>
      <w:tr w:rsidR="007A70EC" w:rsidRPr="00692256" w14:paraId="67C21628"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1F85C868" w14:textId="16B081D0"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6A660B08" w14:textId="162F2974" w:rsidR="007A70EC" w:rsidRPr="00692256" w:rsidRDefault="1ABF2A2C" w:rsidP="4B982999">
            <w:pPr>
              <w:rPr>
                <w:sz w:val="24"/>
                <w:szCs w:val="24"/>
              </w:rPr>
            </w:pPr>
            <w:r w:rsidRPr="00692256">
              <w:rPr>
                <w:sz w:val="24"/>
                <w:szCs w:val="24"/>
              </w:rPr>
              <w:t> </w:t>
            </w:r>
            <w:r w:rsidR="00CA1CDC">
              <w:rPr>
                <w:sz w:val="24"/>
                <w:szCs w:val="24"/>
              </w:rPr>
              <w:t>Controller</w:t>
            </w:r>
          </w:p>
        </w:tc>
      </w:tr>
    </w:tbl>
    <w:p w14:paraId="1BD8FE16" w14:textId="77777777" w:rsidR="007A70EC" w:rsidRPr="00692256" w:rsidRDefault="1ABF2A2C" w:rsidP="4B982999">
      <w:pPr>
        <w:rPr>
          <w:sz w:val="24"/>
          <w:szCs w:val="24"/>
        </w:rPr>
      </w:pPr>
      <w:r w:rsidRPr="00692256">
        <w:rPr>
          <w:sz w:val="24"/>
          <w:szCs w:val="24"/>
        </w:rPr>
        <w:t> </w:t>
      </w:r>
    </w:p>
    <w:p w14:paraId="63013A83" w14:textId="0C70CC27" w:rsidR="007A70EC" w:rsidRPr="00692256" w:rsidRDefault="0718FB23" w:rsidP="4B982999">
      <w:pPr>
        <w:rPr>
          <w:sz w:val="24"/>
          <w:szCs w:val="24"/>
        </w:rPr>
      </w:pPr>
      <w:r w:rsidRPr="00692256">
        <w:rPr>
          <w:sz w:val="24"/>
          <w:szCs w:val="24"/>
        </w:rPr>
        <w:t xml:space="preserve">3.1.2. </w:t>
      </w:r>
      <w:r w:rsidR="00917D99" w:rsidRPr="00692256">
        <w:rPr>
          <w:sz w:val="24"/>
          <w:szCs w:val="24"/>
        </w:rPr>
        <w:t xml:space="preserve">Under </w:t>
      </w:r>
      <w:r w:rsidR="79E58F05" w:rsidRPr="00692256">
        <w:rPr>
          <w:sz w:val="24"/>
          <w:szCs w:val="24"/>
        </w:rPr>
        <w:t>which circumstances is the requirement to conduct a Privacy Impact Assessment triggered?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2"/>
        <w:gridCol w:w="7298"/>
      </w:tblGrid>
      <w:tr w:rsidR="007A70EC" w:rsidRPr="00692256" w14:paraId="08171D43"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412EAEFF" w14:textId="6FC48137"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63AFC248" w14:textId="46975BE2" w:rsidR="00A02C4C" w:rsidRPr="00692256" w:rsidRDefault="00696592" w:rsidP="00A02C4C">
            <w:del w:id="10" w:author="Brandon N. Robinson" w:date="2026-03-01T02:22:00Z" w16du:dateUtc="2026-03-01T08:22:00Z">
              <w:r w:rsidRPr="00692256" w:rsidDel="005A1E56">
                <w:rPr>
                  <w:rFonts w:cs="Arial"/>
                  <w:sz w:val="24"/>
                  <w:szCs w:val="24"/>
                </w:rPr>
                <w:delText xml:space="preserve"> </w:delText>
              </w:r>
            </w:del>
            <w:r w:rsidR="00A02C4C">
              <w:t>The PIA portion of the CTDPA</w:t>
            </w:r>
            <w:r w:rsidR="00A02C4C" w:rsidRPr="00692256">
              <w:t xml:space="preserve"> appl</w:t>
            </w:r>
            <w:r w:rsidR="00A02C4C">
              <w:t>ies</w:t>
            </w:r>
            <w:r w:rsidR="00A02C4C" w:rsidRPr="00692256">
              <w:t xml:space="preserve"> to controllers who meet the CTDPA thresholds (e.g., processing personal information of 35,000 C</w:t>
            </w:r>
            <w:r w:rsidR="00A02C4C">
              <w:t>onnecticut</w:t>
            </w:r>
            <w:r w:rsidR="00A02C4C" w:rsidRPr="00692256">
              <w:t xml:space="preserve"> consumers or more, processing sensitive data, or selling personal data). </w:t>
            </w:r>
          </w:p>
          <w:p w14:paraId="68BD2530" w14:textId="58741A7E" w:rsidR="00A02C4C" w:rsidRPr="00692256" w:rsidRDefault="00A02C4C" w:rsidP="00A02C4C">
            <w:r w:rsidRPr="00692256">
              <w:t>It also applies – regardless of the thresholds above, to any controllers with access consumer health data</w:t>
            </w:r>
            <w:del w:id="11" w:author="Brandon N. Robinson" w:date="2026-03-01T02:25:00Z" w16du:dateUtc="2026-03-01T08:25:00Z">
              <w:r w:rsidRPr="00692256" w:rsidDel="005A1E56">
                <w:delText xml:space="preserve"> controllers and processors</w:delText>
              </w:r>
            </w:del>
            <w:r w:rsidRPr="00692256">
              <w:t>, regardless of the above thresholds.</w:t>
            </w:r>
          </w:p>
          <w:p w14:paraId="3B4884E5" w14:textId="18A00F3A" w:rsidR="00A02C4C" w:rsidRPr="00692256" w:rsidRDefault="00A02C4C" w:rsidP="00A02C4C">
            <w:r w:rsidRPr="00692256">
              <w:t xml:space="preserve">The </w:t>
            </w:r>
            <w:r>
              <w:t>CTDPA</w:t>
            </w:r>
            <w:r w:rsidRPr="00692256">
              <w:t xml:space="preserve"> requires controllers to conduct a </w:t>
            </w:r>
            <w:r>
              <w:t>'</w:t>
            </w:r>
            <w:r w:rsidRPr="00692256">
              <w:t>data protection assessment</w:t>
            </w:r>
            <w:r>
              <w:t>'</w:t>
            </w:r>
            <w:r w:rsidRPr="00692256">
              <w:t xml:space="preserve"> (DPA) for each of the controller</w:t>
            </w:r>
            <w:r>
              <w:t>'</w:t>
            </w:r>
            <w:r w:rsidRPr="00692256">
              <w:t xml:space="preserve">s processing activities that present a </w:t>
            </w:r>
            <w:r>
              <w:t>'</w:t>
            </w:r>
            <w:r w:rsidRPr="00692256">
              <w:t>heightened risk of harm to a consumer.</w:t>
            </w:r>
            <w:r>
              <w:t>'</w:t>
            </w:r>
            <w:r w:rsidRPr="00692256">
              <w:t xml:space="preserve">  This includes: </w:t>
            </w:r>
          </w:p>
          <w:p w14:paraId="681F1297" w14:textId="2CECDED6" w:rsidR="00A02C4C" w:rsidRPr="00692256" w:rsidRDefault="00A02C4C">
            <w:pPr>
              <w:pStyle w:val="ListParagraph"/>
              <w:numPr>
                <w:ilvl w:val="3"/>
                <w:numId w:val="96"/>
              </w:numPr>
              <w:ind w:left="810"/>
              <w:pPrChange w:id="12" w:author="Brandon N. Robinson" w:date="2026-03-01T02:25:00Z" w16du:dateUtc="2026-03-01T08:25:00Z">
                <w:pPr>
                  <w:pStyle w:val="ListParagraph"/>
                  <w:numPr>
                    <w:ilvl w:val="3"/>
                    <w:numId w:val="96"/>
                  </w:numPr>
                  <w:ind w:left="2880" w:hanging="360"/>
                </w:pPr>
              </w:pPrChange>
            </w:pPr>
            <w:r>
              <w:t>t</w:t>
            </w:r>
            <w:r w:rsidRPr="00692256">
              <w:t xml:space="preserve">he processing of personal data for the purposes of targeted advertising; </w:t>
            </w:r>
          </w:p>
          <w:p w14:paraId="0B191D0D" w14:textId="3EAF88C6" w:rsidR="00A02C4C" w:rsidRPr="00692256" w:rsidRDefault="00A02C4C">
            <w:pPr>
              <w:pStyle w:val="ListParagraph"/>
              <w:numPr>
                <w:ilvl w:val="3"/>
                <w:numId w:val="96"/>
              </w:numPr>
              <w:ind w:left="810"/>
              <w:pPrChange w:id="13" w:author="Brandon N. Robinson" w:date="2026-03-01T02:25:00Z" w16du:dateUtc="2026-03-01T08:25:00Z">
                <w:pPr>
                  <w:pStyle w:val="ListParagraph"/>
                  <w:numPr>
                    <w:ilvl w:val="3"/>
                    <w:numId w:val="96"/>
                  </w:numPr>
                  <w:ind w:left="2880" w:hanging="360"/>
                </w:pPr>
              </w:pPrChange>
            </w:pPr>
            <w:r w:rsidRPr="00692256">
              <w:t xml:space="preserve">the sale of personal data; </w:t>
            </w:r>
          </w:p>
          <w:p w14:paraId="5D7C284E" w14:textId="61912DCB" w:rsidR="00A02C4C" w:rsidRPr="00692256" w:rsidRDefault="00A02C4C">
            <w:pPr>
              <w:pStyle w:val="ListParagraph"/>
              <w:numPr>
                <w:ilvl w:val="3"/>
                <w:numId w:val="96"/>
              </w:numPr>
              <w:ind w:left="810"/>
              <w:pPrChange w:id="14" w:author="Brandon N. Robinson" w:date="2026-03-01T02:25:00Z" w16du:dateUtc="2026-03-01T08:25:00Z">
                <w:pPr>
                  <w:pStyle w:val="ListParagraph"/>
                  <w:numPr>
                    <w:ilvl w:val="3"/>
                    <w:numId w:val="96"/>
                  </w:numPr>
                  <w:ind w:left="2880" w:hanging="360"/>
                </w:pPr>
              </w:pPrChange>
            </w:pPr>
            <w:r w:rsidRPr="00692256">
              <w:t>the processing of personal data for the purposes of profiling, where such profiling presents a reasonably foreseeable risk of: (A) unfair or deceptive treatment of, or unlawful disparate impact on, consumers</w:t>
            </w:r>
            <w:r>
              <w:t>;</w:t>
            </w:r>
            <w:r w:rsidRPr="00692256">
              <w:t xml:space="preserve"> (B) financial, physical</w:t>
            </w:r>
            <w:r>
              <w:t>,</w:t>
            </w:r>
            <w:r w:rsidRPr="00692256">
              <w:t xml:space="preserve"> or reputational injury to consumers</w:t>
            </w:r>
            <w:r>
              <w:t>;</w:t>
            </w:r>
            <w:r w:rsidRPr="00692256">
              <w:t xml:space="preserve"> (C) a physical or other intrusion upon the solitude or seclusion, or the private affairs or concerns, of consumers, where such intrusion would be offensive to a reasonable person</w:t>
            </w:r>
            <w:r>
              <w:t>;</w:t>
            </w:r>
            <w:r w:rsidRPr="00692256">
              <w:t xml:space="preserve"> or (D) other substantial injury to consumers; and </w:t>
            </w:r>
          </w:p>
          <w:p w14:paraId="7F231518" w14:textId="2580A22B" w:rsidR="00A02C4C" w:rsidRPr="00692256" w:rsidRDefault="00A02C4C">
            <w:pPr>
              <w:pStyle w:val="ListParagraph"/>
              <w:numPr>
                <w:ilvl w:val="3"/>
                <w:numId w:val="96"/>
              </w:numPr>
              <w:ind w:left="810"/>
              <w:pPrChange w:id="15" w:author="Brandon N. Robinson" w:date="2026-03-01T02:25:00Z" w16du:dateUtc="2026-03-01T08:25:00Z">
                <w:pPr>
                  <w:pStyle w:val="ListParagraph"/>
                  <w:numPr>
                    <w:ilvl w:val="3"/>
                    <w:numId w:val="96"/>
                  </w:numPr>
                  <w:ind w:left="2880" w:hanging="360"/>
                </w:pPr>
              </w:pPrChange>
            </w:pPr>
            <w:r w:rsidRPr="00692256">
              <w:t>the processing of sensitive data.</w:t>
            </w:r>
          </w:p>
          <w:p w14:paraId="7FED34F9" w14:textId="77777777" w:rsidR="00A02C4C" w:rsidRPr="00692256" w:rsidRDefault="00A02C4C" w:rsidP="00A02C4C">
            <w:pPr>
              <w:rPr>
                <w:rFonts w:ascii="Arial" w:hAnsi="Arial" w:cs="Arial"/>
              </w:rPr>
            </w:pPr>
            <w:r w:rsidRPr="00692256">
              <w:rPr>
                <w:rFonts w:ascii="Arial" w:hAnsi="Arial" w:cs="Arial"/>
              </w:rPr>
              <w:lastRenderedPageBreak/>
              <w:t xml:space="preserve">DPAs shall apply to processing activities created or generated after July 1, 2023, and are not retroactive. </w:t>
            </w:r>
          </w:p>
          <w:p w14:paraId="4A162D04" w14:textId="198103C3" w:rsidR="00A02C4C" w:rsidRPr="00692256" w:rsidRDefault="00A02C4C" w:rsidP="00A02C4C">
            <w:pPr>
              <w:rPr>
                <w:rFonts w:ascii="Arial" w:hAnsi="Arial" w:cs="Arial"/>
              </w:rPr>
            </w:pPr>
            <w:r w:rsidRPr="00692256">
              <w:rPr>
                <w:rFonts w:ascii="Arial" w:hAnsi="Arial" w:cs="Arial"/>
              </w:rPr>
              <w:t xml:space="preserve">In addition, if the data of minors is involved, the </w:t>
            </w:r>
            <w:r>
              <w:rPr>
                <w:rFonts w:ascii="Arial" w:hAnsi="Arial" w:cs="Arial"/>
              </w:rPr>
              <w:t>CTDPA</w:t>
            </w:r>
            <w:r w:rsidRPr="00692256">
              <w:rPr>
                <w:rFonts w:ascii="Arial" w:hAnsi="Arial" w:cs="Arial"/>
              </w:rPr>
              <w:t xml:space="preserve"> further requires the following</w:t>
            </w:r>
            <w:r w:rsidR="0054230A">
              <w:rPr>
                <w:rFonts w:ascii="Arial" w:hAnsi="Arial" w:cs="Arial"/>
              </w:rPr>
              <w:t>.</w:t>
            </w:r>
          </w:p>
          <w:p w14:paraId="073BA39B" w14:textId="70C979D5" w:rsidR="0054230A" w:rsidRDefault="00A02C4C" w:rsidP="00A02C4C">
            <w:pPr>
              <w:rPr>
                <w:rFonts w:ascii="Arial" w:hAnsi="Arial" w:cs="Arial"/>
              </w:rPr>
            </w:pPr>
            <w:r w:rsidRPr="00692256">
              <w:rPr>
                <w:rFonts w:ascii="Arial" w:hAnsi="Arial" w:cs="Arial"/>
              </w:rPr>
              <w:t xml:space="preserve">Each controller that, on or after October 1, 2024, offers any online service, product or feature to consumers whom such controller has actual knowledge, or wilfully disregards, are minors shall conduct a </w:t>
            </w:r>
            <w:r w:rsidR="0054230A">
              <w:rPr>
                <w:rFonts w:ascii="Arial" w:hAnsi="Arial" w:cs="Arial"/>
              </w:rPr>
              <w:t>DPA</w:t>
            </w:r>
            <w:r w:rsidRPr="00692256">
              <w:rPr>
                <w:rFonts w:ascii="Arial" w:hAnsi="Arial" w:cs="Arial"/>
              </w:rPr>
              <w:t xml:space="preserve"> for such online service, product or feature: </w:t>
            </w:r>
          </w:p>
          <w:p w14:paraId="44736BBF" w14:textId="77777777" w:rsidR="0054230A" w:rsidRPr="0054230A" w:rsidRDefault="0054230A" w:rsidP="005A1E56">
            <w:pPr>
              <w:pStyle w:val="ListParagraph"/>
              <w:numPr>
                <w:ilvl w:val="0"/>
                <w:numId w:val="97"/>
              </w:numPr>
              <w:rPr>
                <w:rFonts w:ascii="Arial" w:hAnsi="Arial" w:cs="Arial"/>
              </w:rPr>
            </w:pPr>
            <w:r w:rsidRPr="0054230A">
              <w:rPr>
                <w:rFonts w:ascii="Arial" w:hAnsi="Arial" w:cs="Arial"/>
              </w:rPr>
              <w:t>i</w:t>
            </w:r>
            <w:r w:rsidR="00A02C4C" w:rsidRPr="0054230A">
              <w:rPr>
                <w:rFonts w:ascii="Arial" w:hAnsi="Arial" w:cs="Arial"/>
              </w:rPr>
              <w:t xml:space="preserve">n a manner that is consistent with the requirements established in </w:t>
            </w:r>
            <w:r w:rsidRPr="0054230A">
              <w:rPr>
                <w:rFonts w:ascii="Arial" w:hAnsi="Arial" w:cs="Arial"/>
              </w:rPr>
              <w:softHyphen/>
              <w:t>§</w:t>
            </w:r>
            <w:hyperlink r:id="rId27" w:anchor="sec_42-522" w:history="1">
              <w:r w:rsidR="00A02C4C" w:rsidRPr="0054230A">
                <w:rPr>
                  <w:rStyle w:val="Hyperlink"/>
                  <w:rFonts w:ascii="Arial" w:hAnsi="Arial" w:cs="Arial"/>
                </w:rPr>
                <w:t>42-522</w:t>
              </w:r>
            </w:hyperlink>
            <w:r>
              <w:t xml:space="preserve"> of the CTDPA</w:t>
            </w:r>
            <w:r w:rsidR="00A02C4C" w:rsidRPr="0054230A">
              <w:rPr>
                <w:rFonts w:ascii="Arial" w:hAnsi="Arial" w:cs="Arial"/>
              </w:rPr>
              <w:t xml:space="preserve">; and </w:t>
            </w:r>
          </w:p>
          <w:p w14:paraId="172486CA" w14:textId="77777777" w:rsidR="0054230A" w:rsidRPr="005A1E56" w:rsidRDefault="00A02C4C" w:rsidP="005A1E56">
            <w:pPr>
              <w:pStyle w:val="ListParagraph"/>
              <w:numPr>
                <w:ilvl w:val="0"/>
                <w:numId w:val="97"/>
              </w:numPr>
              <w:rPr>
                <w:rFonts w:ascii="Arial" w:hAnsi="Arial" w:cs="Arial"/>
              </w:rPr>
            </w:pPr>
            <w:r w:rsidRPr="005A1E56">
              <w:rPr>
                <w:rFonts w:ascii="Arial" w:hAnsi="Arial" w:cs="Arial"/>
              </w:rPr>
              <w:t>that addresses</w:t>
            </w:r>
            <w:r w:rsidR="0054230A" w:rsidRPr="005A1E56">
              <w:rPr>
                <w:rFonts w:ascii="Arial" w:hAnsi="Arial" w:cs="Arial"/>
              </w:rPr>
              <w:t>:</w:t>
            </w:r>
          </w:p>
          <w:p w14:paraId="6B8E4A50"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purpose of such online service, product or feature</w:t>
            </w:r>
            <w:r w:rsidR="0054230A" w:rsidRPr="005A1E56">
              <w:rPr>
                <w:rFonts w:ascii="Arial" w:hAnsi="Arial" w:cs="Arial"/>
              </w:rPr>
              <w:t xml:space="preserve">; </w:t>
            </w:r>
          </w:p>
          <w:p w14:paraId="6EEADDE4"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categories of minors' personal data that such online service, product or feature processes</w:t>
            </w:r>
            <w:r w:rsidR="0054230A" w:rsidRPr="005A1E56">
              <w:rPr>
                <w:rFonts w:ascii="Arial" w:hAnsi="Arial" w:cs="Arial"/>
              </w:rPr>
              <w:t xml:space="preserve">; </w:t>
            </w:r>
          </w:p>
          <w:p w14:paraId="73605C60"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purposes for which such controller processes minors' personal data with respect to such online service, product or feature</w:t>
            </w:r>
            <w:r w:rsidR="0054230A" w:rsidRPr="005A1E56">
              <w:rPr>
                <w:rFonts w:ascii="Arial" w:hAnsi="Arial" w:cs="Arial"/>
              </w:rPr>
              <w:t>;</w:t>
            </w:r>
            <w:r w:rsidRPr="005A1E56">
              <w:rPr>
                <w:rFonts w:ascii="Arial" w:hAnsi="Arial" w:cs="Arial"/>
              </w:rPr>
              <w:t xml:space="preserve"> and </w:t>
            </w:r>
          </w:p>
          <w:p w14:paraId="4FC9D655" w14:textId="731E7AF7" w:rsidR="00A02C4C" w:rsidRPr="005A1E56" w:rsidRDefault="00A02C4C" w:rsidP="005A1E56">
            <w:pPr>
              <w:pStyle w:val="ListParagraph"/>
              <w:numPr>
                <w:ilvl w:val="0"/>
                <w:numId w:val="98"/>
              </w:numPr>
              <w:rPr>
                <w:rFonts w:ascii="Arial" w:hAnsi="Arial" w:cs="Arial"/>
              </w:rPr>
            </w:pPr>
            <w:r w:rsidRPr="005A1E56">
              <w:rPr>
                <w:rFonts w:ascii="Arial" w:hAnsi="Arial" w:cs="Arial"/>
              </w:rPr>
              <w:t>any heightened risk of harm to minors that is a reasonably foreseeable result of offering such online service, product or feature to minors.</w:t>
            </w:r>
          </w:p>
          <w:p w14:paraId="27F6ED7F" w14:textId="302363EB" w:rsidR="0054230A" w:rsidRDefault="00A02C4C" w:rsidP="00A02C4C">
            <w:pPr>
              <w:rPr>
                <w:rFonts w:ascii="Arial" w:hAnsi="Arial" w:cs="Arial"/>
              </w:rPr>
            </w:pPr>
            <w:r w:rsidRPr="00692256">
              <w:rPr>
                <w:rFonts w:ascii="Arial" w:hAnsi="Arial" w:cs="Arial"/>
              </w:rPr>
              <w:t xml:space="preserve">Each controller that conducts a </w:t>
            </w:r>
            <w:r w:rsidR="0054230A">
              <w:rPr>
                <w:rFonts w:ascii="Arial" w:hAnsi="Arial" w:cs="Arial"/>
              </w:rPr>
              <w:t>DPA</w:t>
            </w:r>
            <w:r w:rsidRPr="00692256">
              <w:rPr>
                <w:rFonts w:ascii="Arial" w:hAnsi="Arial" w:cs="Arial"/>
              </w:rPr>
              <w:t xml:space="preserve"> pursuant to </w:t>
            </w:r>
            <w:r w:rsidR="0054230A">
              <w:rPr>
                <w:rFonts w:ascii="Arial" w:hAnsi="Arial" w:cs="Arial"/>
              </w:rPr>
              <w:t>the above</w:t>
            </w:r>
            <w:r w:rsidRPr="00692256">
              <w:rPr>
                <w:rFonts w:ascii="Arial" w:hAnsi="Arial" w:cs="Arial"/>
              </w:rPr>
              <w:t xml:space="preserve"> shall: </w:t>
            </w:r>
          </w:p>
          <w:p w14:paraId="230D4ABC" w14:textId="77777777" w:rsidR="0054230A" w:rsidRPr="005A1E56" w:rsidRDefault="0054230A" w:rsidP="005A1E56">
            <w:pPr>
              <w:pStyle w:val="ListParagraph"/>
              <w:numPr>
                <w:ilvl w:val="0"/>
                <w:numId w:val="99"/>
              </w:numPr>
              <w:rPr>
                <w:rFonts w:ascii="Arial" w:hAnsi="Arial" w:cs="Arial"/>
              </w:rPr>
            </w:pPr>
            <w:r w:rsidRPr="005A1E56">
              <w:rPr>
                <w:rFonts w:ascii="Arial" w:hAnsi="Arial" w:cs="Arial"/>
              </w:rPr>
              <w:t>r</w:t>
            </w:r>
            <w:r w:rsidR="00A02C4C" w:rsidRPr="005A1E56">
              <w:rPr>
                <w:rFonts w:ascii="Arial" w:hAnsi="Arial" w:cs="Arial"/>
              </w:rPr>
              <w:t xml:space="preserve">eview such data protection assessment as necessary to account for any material change to the processing operations of the online service, product or feature that is the subject of such data protection assessment; and </w:t>
            </w:r>
          </w:p>
          <w:p w14:paraId="0D305997" w14:textId="080781DA" w:rsidR="00A02C4C" w:rsidRPr="005A1E56" w:rsidRDefault="00A02C4C" w:rsidP="005A1E56">
            <w:pPr>
              <w:pStyle w:val="ListParagraph"/>
              <w:numPr>
                <w:ilvl w:val="0"/>
                <w:numId w:val="99"/>
              </w:numPr>
              <w:rPr>
                <w:rFonts w:ascii="Arial" w:hAnsi="Arial" w:cs="Arial"/>
              </w:rPr>
            </w:pPr>
            <w:r w:rsidRPr="005A1E56">
              <w:rPr>
                <w:rFonts w:ascii="Arial" w:hAnsi="Arial" w:cs="Arial"/>
              </w:rPr>
              <w:t>maintain documentation concerning such data protection assessment for the longer of (A) the three-year period beginning on the date on which such processing operations cease, or (B) as long as such controller offers such online service, product or feature.</w:t>
            </w:r>
          </w:p>
          <w:p w14:paraId="24570060" w14:textId="36A95E6A" w:rsidR="00A02C4C" w:rsidRPr="007D724D" w:rsidRDefault="00A02C4C" w:rsidP="00A02C4C">
            <w:pPr>
              <w:rPr>
                <w:rFonts w:ascii="Arial" w:hAnsi="Arial" w:cs="Arial"/>
                <w:rPrChange w:id="16" w:author="Deborah Stuhl" w:date="2026-04-15T16:49:00Z" w16du:dateUtc="2026-04-15T14:49:00Z">
                  <w:rPr>
                    <w:rFonts w:ascii="Arial" w:hAnsi="Arial" w:cs="Arial"/>
                    <w:highlight w:val="yellow"/>
                  </w:rPr>
                </w:rPrChange>
              </w:rPr>
            </w:pPr>
            <w:del w:id="17" w:author="Deborah Stuhl" w:date="2026-04-15T16:43:00Z" w16du:dateUtc="2026-04-15T14:43:00Z">
              <w:r w:rsidRPr="007D724D" w:rsidDel="00B9007D">
                <w:rPr>
                  <w:rFonts w:ascii="Arial" w:hAnsi="Arial" w:cs="Arial"/>
                  <w:rPrChange w:id="18" w:author="Deborah Stuhl" w:date="2026-04-15T16:49:00Z" w16du:dateUtc="2026-04-15T14:49:00Z">
                    <w:rPr>
                      <w:rFonts w:ascii="Arial" w:hAnsi="Arial" w:cs="Arial"/>
                      <w:highlight w:val="yellow"/>
                    </w:rPr>
                  </w:rPrChange>
                </w:rPr>
                <w:delText xml:space="preserve">(e) </w:delText>
              </w:r>
            </w:del>
            <w:r w:rsidRPr="007D724D">
              <w:rPr>
                <w:rFonts w:ascii="Arial" w:hAnsi="Arial" w:cs="Arial"/>
                <w:rPrChange w:id="19" w:author="Deborah Stuhl" w:date="2026-04-15T16:49:00Z" w16du:dateUtc="2026-04-15T14:49:00Z">
                  <w:rPr>
                    <w:rFonts w:ascii="Arial" w:hAnsi="Arial" w:cs="Arial"/>
                    <w:highlight w:val="yellow"/>
                  </w:rPr>
                </w:rPrChange>
              </w:rPr>
              <w:t>If any controller conducts a data protection assessment pursuant to subsection (a) of this section and determines that the online service, product or feature that is the subject of such assessment poses a heightened risk of harm to minors, such controller shall establish and implement a plan to mitigate or eliminate such risk.</w:t>
            </w:r>
          </w:p>
          <w:p w14:paraId="25A02E18" w14:textId="6CD136AE" w:rsidR="007A70EC" w:rsidRDefault="00A02C4C" w:rsidP="00A02C4C">
            <w:pPr>
              <w:rPr>
                <w:ins w:id="20" w:author="Brandon N. Robinson" w:date="2026-03-01T02:27:00Z" w16du:dateUtc="2026-03-01T08:27:00Z"/>
                <w:rFonts w:ascii="Arial" w:hAnsi="Arial" w:cs="Arial"/>
              </w:rPr>
            </w:pPr>
            <w:del w:id="21" w:author="Deborah Stuhl" w:date="2026-04-15T16:43:00Z" w16du:dateUtc="2026-04-15T14:43:00Z">
              <w:r w:rsidRPr="007D724D" w:rsidDel="00B9007D">
                <w:rPr>
                  <w:rFonts w:ascii="Arial" w:hAnsi="Arial" w:cs="Arial"/>
                  <w:rPrChange w:id="22" w:author="Deborah Stuhl" w:date="2026-04-15T16:49:00Z" w16du:dateUtc="2026-04-15T14:49:00Z">
                    <w:rPr>
                      <w:rFonts w:ascii="Arial" w:hAnsi="Arial" w:cs="Arial"/>
                      <w:highlight w:val="yellow"/>
                    </w:rPr>
                  </w:rPrChange>
                </w:rPr>
                <w:delText xml:space="preserve">(f) </w:delText>
              </w:r>
            </w:del>
            <w:r w:rsidRPr="007D724D">
              <w:rPr>
                <w:rFonts w:ascii="Arial" w:hAnsi="Arial" w:cs="Arial"/>
                <w:rPrChange w:id="23" w:author="Deborah Stuhl" w:date="2026-04-15T16:49:00Z" w16du:dateUtc="2026-04-15T14:49:00Z">
                  <w:rPr>
                    <w:rFonts w:ascii="Arial" w:hAnsi="Arial" w:cs="Arial"/>
                    <w:highlight w:val="yellow"/>
                  </w:rPr>
                </w:rPrChange>
              </w:rPr>
              <w:t xml:space="preserve">Data protection assessments shall be confidential and shall be exempt from disclosure under the </w:t>
            </w:r>
            <w:ins w:id="24" w:author="Deborah Stuhl" w:date="2026-04-15T16:48:00Z" w16du:dateUtc="2026-04-15T14:48:00Z">
              <w:r w:rsidR="00B9007D" w:rsidRPr="007D724D">
                <w:rPr>
                  <w:rFonts w:ascii="Arial" w:hAnsi="Arial" w:cs="Arial"/>
                  <w:rPrChange w:id="25" w:author="Deborah Stuhl" w:date="2026-04-15T16:49:00Z" w16du:dateUtc="2026-04-15T14:49:00Z">
                    <w:rPr>
                      <w:rFonts w:ascii="Arial" w:hAnsi="Arial" w:cs="Arial"/>
                      <w:highlight w:val="yellow"/>
                    </w:rPr>
                  </w:rPrChange>
                </w:rPr>
                <w:t>(FOIA)</w:t>
              </w:r>
            </w:ins>
            <w:del w:id="26" w:author="Deborah Stuhl" w:date="2026-04-15T16:44:00Z" w16du:dateUtc="2026-04-15T14:44:00Z">
              <w:r w:rsidRPr="007D724D" w:rsidDel="00B9007D">
                <w:rPr>
                  <w:rFonts w:ascii="Arial" w:hAnsi="Arial" w:cs="Arial"/>
                  <w:rPrChange w:id="27" w:author="Deborah Stuhl" w:date="2026-04-15T16:49:00Z" w16du:dateUtc="2026-04-15T14:49:00Z">
                    <w:rPr>
                      <w:rFonts w:ascii="Arial" w:hAnsi="Arial" w:cs="Arial"/>
                      <w:highlight w:val="yellow"/>
                    </w:rPr>
                  </w:rPrChange>
                </w:rPr>
                <w:delText>, as defined in section </w:delText>
              </w:r>
              <w:r w:rsidRPr="007D724D" w:rsidDel="00B9007D">
                <w:fldChar w:fldCharType="begin"/>
              </w:r>
              <w:r w:rsidRPr="007D724D" w:rsidDel="00B9007D">
                <w:delInstrText>HYPERLINK "https://www.cga.ct.gov/2025/pub/chap_014.htm" \l "sec_1-200"</w:delInstrText>
              </w:r>
              <w:r w:rsidRPr="007D724D" w:rsidDel="00B9007D">
                <w:fldChar w:fldCharType="separate"/>
              </w:r>
              <w:r w:rsidRPr="007D724D" w:rsidDel="00B9007D">
                <w:rPr>
                  <w:rStyle w:val="Hyperlink"/>
                  <w:rFonts w:ascii="Arial" w:hAnsi="Arial" w:cs="Arial"/>
                  <w:rPrChange w:id="28" w:author="Deborah Stuhl" w:date="2026-04-15T16:49:00Z" w16du:dateUtc="2026-04-15T14:49:00Z">
                    <w:rPr>
                      <w:rStyle w:val="Hyperlink"/>
                      <w:rFonts w:ascii="Arial" w:hAnsi="Arial" w:cs="Arial"/>
                      <w:highlight w:val="yellow"/>
                    </w:rPr>
                  </w:rPrChange>
                </w:rPr>
                <w:delText>1-200</w:delText>
              </w:r>
              <w:r w:rsidRPr="007D724D" w:rsidDel="00B9007D">
                <w:fldChar w:fldCharType="end"/>
              </w:r>
            </w:del>
            <w:r w:rsidRPr="007D724D">
              <w:rPr>
                <w:rFonts w:ascii="Arial" w:hAnsi="Arial" w:cs="Arial"/>
                <w:rPrChange w:id="29" w:author="Deborah Stuhl" w:date="2026-04-15T16:49:00Z" w16du:dateUtc="2026-04-15T14:49:00Z">
                  <w:rPr>
                    <w:rFonts w:ascii="Arial" w:hAnsi="Arial" w:cs="Arial"/>
                    <w:highlight w:val="yellow"/>
                  </w:rPr>
                </w:rPrChange>
              </w:rPr>
              <w:t xml:space="preserve">. To the extent any information contained in a data protection assessment disclosed to the </w:t>
            </w:r>
            <w:del w:id="30" w:author="Deborah Stuhl" w:date="2026-04-15T16:44:00Z" w16du:dateUtc="2026-04-15T14:44:00Z">
              <w:r w:rsidRPr="007D724D" w:rsidDel="00B9007D">
                <w:rPr>
                  <w:rFonts w:ascii="Arial" w:hAnsi="Arial" w:cs="Arial"/>
                  <w:rPrChange w:id="31" w:author="Deborah Stuhl" w:date="2026-04-15T16:49:00Z" w16du:dateUtc="2026-04-15T14:49:00Z">
                    <w:rPr>
                      <w:rFonts w:ascii="Arial" w:hAnsi="Arial" w:cs="Arial"/>
                      <w:highlight w:val="yellow"/>
                    </w:rPr>
                  </w:rPrChange>
                </w:rPr>
                <w:delText>Attorney General</w:delText>
              </w:r>
            </w:del>
            <w:ins w:id="32" w:author="Deborah Stuhl" w:date="2026-04-15T16:44:00Z" w16du:dateUtc="2026-04-15T14:44:00Z">
              <w:r w:rsidR="00B9007D" w:rsidRPr="007D724D">
                <w:rPr>
                  <w:rFonts w:ascii="Arial" w:hAnsi="Arial" w:cs="Arial"/>
                  <w:rPrChange w:id="33" w:author="Deborah Stuhl" w:date="2026-04-15T16:49:00Z" w16du:dateUtc="2026-04-15T14:49:00Z">
                    <w:rPr>
                      <w:rFonts w:ascii="Arial" w:hAnsi="Arial" w:cs="Arial"/>
                      <w:highlight w:val="yellow"/>
                    </w:rPr>
                  </w:rPrChange>
                </w:rPr>
                <w:t>AG</w:t>
              </w:r>
            </w:ins>
            <w:r w:rsidRPr="007D724D">
              <w:rPr>
                <w:rFonts w:ascii="Arial" w:hAnsi="Arial" w:cs="Arial"/>
                <w:rPrChange w:id="34" w:author="Deborah Stuhl" w:date="2026-04-15T16:49:00Z" w16du:dateUtc="2026-04-15T14:49:00Z">
                  <w:rPr>
                    <w:rFonts w:ascii="Arial" w:hAnsi="Arial" w:cs="Arial"/>
                    <w:highlight w:val="yellow"/>
                  </w:rPr>
                </w:rPrChange>
              </w:rPr>
              <w:t xml:space="preserve"> includes information subject to the attorney-client privilege or work product protection, such disclosure shall not constitute a waiver of such privilege or protection</w:t>
            </w:r>
            <w:r w:rsidRPr="007D724D">
              <w:rPr>
                <w:rFonts w:ascii="Arial" w:hAnsi="Arial" w:cs="Arial"/>
              </w:rPr>
              <w:t>.</w:t>
            </w:r>
          </w:p>
          <w:p w14:paraId="36FC4CB2" w14:textId="024417DC" w:rsidR="00875838" w:rsidRPr="00692256" w:rsidRDefault="00875838" w:rsidP="00A02C4C">
            <w:pPr>
              <w:rPr>
                <w:rFonts w:cs="Arial"/>
                <w:sz w:val="24"/>
                <w:szCs w:val="24"/>
              </w:rPr>
            </w:pPr>
            <w:ins w:id="35" w:author="Brandon N. Robinson" w:date="2026-03-01T02:27:00Z" w16du:dateUtc="2026-03-01T08:27:00Z">
              <w:r>
                <w:rPr>
                  <w:rFonts w:ascii="Arial" w:hAnsi="Arial" w:cs="Arial"/>
                  <w:sz w:val="24"/>
                  <w:szCs w:val="24"/>
                </w:rPr>
                <w:t xml:space="preserve">Processors must assist controllers in their data protection assessments, specifically by </w:t>
              </w:r>
            </w:ins>
            <w:ins w:id="36" w:author="Deborah Stuhl" w:date="2026-04-15T16:44:00Z" w16du:dateUtc="2026-04-15T14:44:00Z">
              <w:r w:rsidR="00B9007D">
                <w:rPr>
                  <w:rFonts w:ascii="Arial" w:hAnsi="Arial" w:cs="Arial"/>
                  <w:sz w:val="24"/>
                  <w:szCs w:val="24"/>
                </w:rPr>
                <w:t>"</w:t>
              </w:r>
            </w:ins>
            <w:ins w:id="37" w:author="Brandon N. Robinson" w:date="2026-03-01T02:27:00Z" w16du:dateUtc="2026-03-01T08:27:00Z">
              <w:del w:id="38" w:author="Deborah Stuhl" w:date="2026-04-15T16:44:00Z" w16du:dateUtc="2026-04-15T14:44:00Z">
                <w:r w:rsidDel="00B9007D">
                  <w:rPr>
                    <w:rFonts w:ascii="Arial" w:hAnsi="Arial" w:cs="Arial"/>
                    <w:sz w:val="24"/>
                    <w:szCs w:val="24"/>
                  </w:rPr>
                  <w:delText>“</w:delText>
                </w:r>
              </w:del>
              <w:r>
                <w:rPr>
                  <w:rFonts w:ascii="Arial" w:hAnsi="Arial" w:cs="Arial"/>
                  <w:sz w:val="24"/>
                  <w:szCs w:val="24"/>
                </w:rPr>
                <w:t xml:space="preserve">providing necessary information </w:t>
              </w:r>
            </w:ins>
            <w:ins w:id="39" w:author="Deborah Stuhl" w:date="2026-04-15T16:45:00Z" w16du:dateUtc="2026-04-15T14:45:00Z">
              <w:r w:rsidR="00B9007D">
                <w:rPr>
                  <w:rFonts w:ascii="Arial" w:hAnsi="Arial" w:cs="Arial"/>
                  <w:sz w:val="24"/>
                  <w:szCs w:val="24"/>
                </w:rPr>
                <w:t>[</w:t>
              </w:r>
            </w:ins>
            <w:ins w:id="40" w:author="Brandon N. Robinson" w:date="2026-03-01T02:27:00Z" w16du:dateUtc="2026-03-01T08:27:00Z">
              <w:r>
                <w:rPr>
                  <w:rFonts w:ascii="Arial" w:hAnsi="Arial" w:cs="Arial"/>
                  <w:sz w:val="24"/>
                  <w:szCs w:val="24"/>
                </w:rPr>
                <w:t>…</w:t>
              </w:r>
            </w:ins>
            <w:ins w:id="41" w:author="Deborah Stuhl" w:date="2026-04-15T16:45:00Z" w16du:dateUtc="2026-04-15T14:45:00Z">
              <w:r w:rsidR="00B9007D">
                <w:rPr>
                  <w:rFonts w:ascii="Arial" w:hAnsi="Arial" w:cs="Arial"/>
                  <w:sz w:val="24"/>
                  <w:szCs w:val="24"/>
                </w:rPr>
                <w:t>]</w:t>
              </w:r>
            </w:ins>
            <w:ins w:id="42" w:author="Brandon N. Robinson" w:date="2026-03-01T02:27:00Z" w16du:dateUtc="2026-03-01T08:27:00Z">
              <w:r>
                <w:rPr>
                  <w:rFonts w:ascii="Arial" w:hAnsi="Arial" w:cs="Arial"/>
                  <w:sz w:val="24"/>
                  <w:szCs w:val="24"/>
                </w:rPr>
                <w:t xml:space="preserve"> </w:t>
              </w:r>
              <w:r>
                <w:rPr>
                  <w:rFonts w:ascii="Arial" w:hAnsi="Arial" w:cs="Arial"/>
                  <w:sz w:val="24"/>
                  <w:szCs w:val="24"/>
                </w:rPr>
                <w:lastRenderedPageBreak/>
                <w:t xml:space="preserve">to enable the controller to conduct and document </w:t>
              </w:r>
            </w:ins>
            <w:ins w:id="43" w:author="Brandon N. Robinson" w:date="2026-03-01T02:28:00Z" w16du:dateUtc="2026-03-01T08:28:00Z">
              <w:r>
                <w:rPr>
                  <w:rFonts w:ascii="Arial" w:hAnsi="Arial" w:cs="Arial"/>
                  <w:sz w:val="24"/>
                  <w:szCs w:val="24"/>
                </w:rPr>
                <w:t>data protection assessment.</w:t>
              </w:r>
            </w:ins>
            <w:ins w:id="44" w:author="Deborah Stuhl" w:date="2026-04-15T16:44:00Z" w16du:dateUtc="2026-04-15T14:44:00Z">
              <w:r w:rsidR="00B9007D">
                <w:rPr>
                  <w:rFonts w:ascii="Arial" w:hAnsi="Arial" w:cs="Arial"/>
                  <w:sz w:val="24"/>
                  <w:szCs w:val="24"/>
                </w:rPr>
                <w:t>"</w:t>
              </w:r>
            </w:ins>
            <w:ins w:id="45" w:author="Brandon N. Robinson" w:date="2026-03-01T02:28:00Z" w16du:dateUtc="2026-03-01T08:28:00Z">
              <w:del w:id="46" w:author="Deborah Stuhl" w:date="2026-04-15T16:44:00Z" w16du:dateUtc="2026-04-15T14:44:00Z">
                <w:r w:rsidDel="00B9007D">
                  <w:rPr>
                    <w:rFonts w:ascii="Arial" w:hAnsi="Arial" w:cs="Arial"/>
                    <w:sz w:val="24"/>
                    <w:szCs w:val="24"/>
                  </w:rPr>
                  <w:delText>”</w:delText>
                </w:r>
              </w:del>
            </w:ins>
          </w:p>
        </w:tc>
      </w:tr>
      <w:tr w:rsidR="007A70EC" w:rsidRPr="00692256" w14:paraId="270AC201"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79CA4996" w14:textId="71835052"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6075ECD0" w14:textId="7E0D4365" w:rsidR="007A70EC" w:rsidRPr="00692256" w:rsidRDefault="00696592" w:rsidP="4B982999">
            <w:pPr>
              <w:rPr>
                <w:rFonts w:cs="Arial"/>
                <w:sz w:val="24"/>
                <w:szCs w:val="24"/>
              </w:rPr>
            </w:pPr>
            <w:r w:rsidRPr="00692256">
              <w:rPr>
                <w:rFonts w:cs="Arial"/>
                <w:sz w:val="24"/>
                <w:szCs w:val="24"/>
              </w:rPr>
              <w:t xml:space="preserve"> </w:t>
            </w:r>
            <w:r w:rsidR="00A02C4C">
              <w:rPr>
                <w:rFonts w:cs="Arial"/>
                <w:sz w:val="24"/>
                <w:szCs w:val="24"/>
              </w:rPr>
              <w:t>§§</w:t>
            </w:r>
            <w:r w:rsidR="00232A42" w:rsidRPr="00692256">
              <w:rPr>
                <w:rFonts w:cs="Arial"/>
                <w:sz w:val="24"/>
                <w:szCs w:val="24"/>
              </w:rPr>
              <w:t>42-522(a)</w:t>
            </w:r>
            <w:r w:rsidR="00A02C4C">
              <w:rPr>
                <w:rFonts w:cs="Arial"/>
                <w:sz w:val="24"/>
                <w:szCs w:val="24"/>
              </w:rPr>
              <w:t xml:space="preserve"> and </w:t>
            </w:r>
            <w:r w:rsidR="00A02C4C" w:rsidRPr="00A02C4C">
              <w:rPr>
                <w:rFonts w:cs="Arial"/>
                <w:sz w:val="24"/>
                <w:szCs w:val="24"/>
              </w:rPr>
              <w:t>42-529b</w:t>
            </w:r>
            <w:r w:rsidR="00A02C4C">
              <w:rPr>
                <w:rFonts w:cs="Arial"/>
                <w:sz w:val="24"/>
                <w:szCs w:val="24"/>
              </w:rPr>
              <w:t xml:space="preserve"> of the CTDPA</w:t>
            </w:r>
          </w:p>
        </w:tc>
      </w:tr>
      <w:tr w:rsidR="007A70EC" w:rsidRPr="00692256" w14:paraId="56C2FC3C"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62C15D0E" w14:textId="245C0AA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2F1BC0DF" w14:textId="1AB84002" w:rsidR="007A70EC" w:rsidRPr="00692256" w:rsidRDefault="1ABF2A2C" w:rsidP="4B982999">
            <w:pPr>
              <w:rPr>
                <w:sz w:val="24"/>
                <w:szCs w:val="24"/>
              </w:rPr>
            </w:pPr>
            <w:r w:rsidRPr="00692256">
              <w:rPr>
                <w:sz w:val="24"/>
                <w:szCs w:val="24"/>
              </w:rPr>
              <w:t> </w:t>
            </w:r>
            <w:r w:rsidR="00A02C4C">
              <w:rPr>
                <w:sz w:val="24"/>
                <w:szCs w:val="24"/>
              </w:rPr>
              <w:t>Controller</w:t>
            </w:r>
            <w:ins w:id="47" w:author="Deborah Stuhl" w:date="2026-04-15T16:44:00Z" w16du:dateUtc="2026-04-15T14:44:00Z">
              <w:r w:rsidR="00B9007D">
                <w:rPr>
                  <w:sz w:val="24"/>
                  <w:szCs w:val="24"/>
                </w:rPr>
                <w:t xml:space="preserve"> and</w:t>
              </w:r>
            </w:ins>
            <w:ins w:id="48" w:author="Brandon N. Robinson" w:date="2026-03-01T02:28:00Z" w16du:dateUtc="2026-03-01T08:28:00Z">
              <w:del w:id="49" w:author="Deborah Stuhl" w:date="2026-04-15T16:44:00Z" w16du:dateUtc="2026-04-15T14:44:00Z">
                <w:r w:rsidR="00875838" w:rsidDel="00B9007D">
                  <w:rPr>
                    <w:sz w:val="24"/>
                    <w:szCs w:val="24"/>
                  </w:rPr>
                  <w:delText>,</w:delText>
                </w:r>
              </w:del>
              <w:r w:rsidR="00875838">
                <w:rPr>
                  <w:sz w:val="24"/>
                  <w:szCs w:val="24"/>
                </w:rPr>
                <w:t xml:space="preserve"> processor</w:t>
              </w:r>
            </w:ins>
          </w:p>
        </w:tc>
      </w:tr>
    </w:tbl>
    <w:p w14:paraId="11535FBE" w14:textId="77777777" w:rsidR="007A70EC" w:rsidRPr="00692256" w:rsidRDefault="1ABF2A2C" w:rsidP="4B982999">
      <w:pPr>
        <w:rPr>
          <w:sz w:val="24"/>
          <w:szCs w:val="24"/>
        </w:rPr>
      </w:pPr>
      <w:r w:rsidRPr="00692256">
        <w:rPr>
          <w:sz w:val="24"/>
          <w:szCs w:val="24"/>
        </w:rPr>
        <w:t> </w:t>
      </w:r>
    </w:p>
    <w:p w14:paraId="202C9C8B" w14:textId="7A10BC3E" w:rsidR="007A70EC" w:rsidRPr="00692256" w:rsidRDefault="11A35845" w:rsidP="4B982999">
      <w:pPr>
        <w:rPr>
          <w:sz w:val="24"/>
          <w:szCs w:val="24"/>
        </w:rPr>
      </w:pPr>
      <w:r w:rsidRPr="00692256">
        <w:rPr>
          <w:sz w:val="24"/>
          <w:szCs w:val="24"/>
        </w:rPr>
        <w:t xml:space="preserve">3.1.3. </w:t>
      </w:r>
      <w:r w:rsidR="79E58F05" w:rsidRPr="00692256">
        <w:rPr>
          <w:sz w:val="24"/>
          <w:szCs w:val="24"/>
        </w:rPr>
        <w:t xml:space="preserve">At what stage </w:t>
      </w:r>
      <w:r w:rsidRPr="00692256">
        <w:rPr>
          <w:sz w:val="24"/>
          <w:szCs w:val="24"/>
        </w:rPr>
        <w:t xml:space="preserve">of processing </w:t>
      </w:r>
      <w:r w:rsidR="79E58F05" w:rsidRPr="00692256">
        <w:rPr>
          <w:sz w:val="24"/>
          <w:szCs w:val="24"/>
        </w:rPr>
        <w:t>should a Privacy Impact Assessment be conducted?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0BBF4FC7"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6A7E3B3D" w14:textId="3821844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3466A565" w14:textId="5DD90007" w:rsidR="00232A42" w:rsidRPr="00692256" w:rsidRDefault="00696592" w:rsidP="00232A42">
            <w:pPr>
              <w:rPr>
                <w:rFonts w:cs="Arial"/>
                <w:sz w:val="24"/>
                <w:szCs w:val="24"/>
              </w:rPr>
            </w:pPr>
            <w:r w:rsidRPr="00692256">
              <w:rPr>
                <w:rFonts w:cs="Arial"/>
                <w:sz w:val="24"/>
                <w:szCs w:val="24"/>
              </w:rPr>
              <w:t xml:space="preserve"> </w:t>
            </w:r>
            <w:r w:rsidR="00232A42" w:rsidRPr="00692256">
              <w:rPr>
                <w:rFonts w:cs="Arial"/>
                <w:sz w:val="24"/>
                <w:szCs w:val="24"/>
              </w:rPr>
              <w:t xml:space="preserve">The statute does not expressly state when the PIA under </w:t>
            </w:r>
            <w:r w:rsidR="00843E18">
              <w:rPr>
                <w:rFonts w:cs="Arial"/>
                <w:sz w:val="24"/>
                <w:szCs w:val="24"/>
              </w:rPr>
              <w:t>§</w:t>
            </w:r>
            <w:r w:rsidR="00232A42" w:rsidRPr="00692256">
              <w:rPr>
                <w:rFonts w:cs="Arial"/>
                <w:sz w:val="24"/>
                <w:szCs w:val="24"/>
              </w:rPr>
              <w:t xml:space="preserve">42-522 </w:t>
            </w:r>
            <w:r w:rsidR="00843E18">
              <w:rPr>
                <w:rFonts w:cs="Arial"/>
                <w:sz w:val="24"/>
                <w:szCs w:val="24"/>
              </w:rPr>
              <w:t xml:space="preserve">of the CTDPA </w:t>
            </w:r>
            <w:r w:rsidR="00232A42" w:rsidRPr="00692256">
              <w:rPr>
                <w:rFonts w:cs="Arial"/>
                <w:sz w:val="24"/>
                <w:szCs w:val="24"/>
              </w:rPr>
              <w:t xml:space="preserve">must be conducted. However, particularly, due to the </w:t>
            </w:r>
            <w:r w:rsidR="00843E18">
              <w:rPr>
                <w:rFonts w:cs="Arial"/>
                <w:sz w:val="24"/>
                <w:szCs w:val="24"/>
              </w:rPr>
              <w:t>'</w:t>
            </w:r>
            <w:r w:rsidR="00232A42" w:rsidRPr="00692256">
              <w:rPr>
                <w:rFonts w:cs="Arial"/>
                <w:sz w:val="24"/>
                <w:szCs w:val="24"/>
              </w:rPr>
              <w:t>heightened risk of harm</w:t>
            </w:r>
            <w:r w:rsidR="00843E18">
              <w:rPr>
                <w:rFonts w:cs="Arial"/>
                <w:sz w:val="24"/>
                <w:szCs w:val="24"/>
              </w:rPr>
              <w:t>'</w:t>
            </w:r>
            <w:r w:rsidR="00232A42" w:rsidRPr="00692256">
              <w:rPr>
                <w:rFonts w:cs="Arial"/>
                <w:sz w:val="24"/>
                <w:szCs w:val="24"/>
              </w:rPr>
              <w:t xml:space="preserve"> to consumer, the natural inference would be that, once effective, PIAs should be conducted on any existing processing of sensitive data, and that PIAs should be conducted prior to any future processing of sensitive data presenting a heightened risk of harm as triggered by the statute. </w:t>
            </w:r>
          </w:p>
          <w:p w14:paraId="60E3DA0C" w14:textId="651744A9" w:rsidR="00232A42" w:rsidRPr="00692256" w:rsidRDefault="00232A42" w:rsidP="00232A42">
            <w:pPr>
              <w:rPr>
                <w:rFonts w:cs="Arial"/>
                <w:sz w:val="24"/>
                <w:szCs w:val="24"/>
              </w:rPr>
            </w:pPr>
            <w:r w:rsidRPr="00692256">
              <w:rPr>
                <w:rFonts w:cs="Arial"/>
                <w:sz w:val="24"/>
                <w:szCs w:val="24"/>
              </w:rPr>
              <w:t xml:space="preserve">The AGs initial enforcement report states that: </w:t>
            </w:r>
            <w:r w:rsidR="00843E18">
              <w:rPr>
                <w:rFonts w:cs="Arial"/>
                <w:sz w:val="24"/>
                <w:szCs w:val="24"/>
              </w:rPr>
              <w:t>'</w:t>
            </w:r>
            <w:r w:rsidRPr="00692256">
              <w:rPr>
                <w:rFonts w:cs="Arial"/>
                <w:sz w:val="24"/>
                <w:szCs w:val="24"/>
              </w:rPr>
              <w:t>the CTDPA imposes clear responsibilities on businesses to protect consumer privacy, including the duty to: minimize data collection; be transparent about what data is collected and why and to whom it is shared; limit use of personal data to the specific purposes disclosed to consumers; keep data secure; obtain consent for processing of sensitive data or before selling teens</w:t>
            </w:r>
            <w:r w:rsidR="00843E18">
              <w:rPr>
                <w:rFonts w:cs="Arial"/>
                <w:sz w:val="24"/>
                <w:szCs w:val="24"/>
              </w:rPr>
              <w:t>'</w:t>
            </w:r>
            <w:r w:rsidRPr="00692256">
              <w:rPr>
                <w:rFonts w:cs="Arial"/>
                <w:sz w:val="24"/>
                <w:szCs w:val="24"/>
              </w:rPr>
              <w:t xml:space="preserve"> personal data; and conduct data protection assessments for processing activities that present a heightened risk of harm to consumers.</w:t>
            </w:r>
            <w:r w:rsidR="00843E18">
              <w:rPr>
                <w:rFonts w:cs="Arial"/>
                <w:sz w:val="24"/>
                <w:szCs w:val="24"/>
              </w:rPr>
              <w:t>'</w:t>
            </w:r>
            <w:r w:rsidRPr="00692256">
              <w:rPr>
                <w:rFonts w:cs="Arial"/>
                <w:sz w:val="24"/>
                <w:szCs w:val="24"/>
              </w:rPr>
              <w:t xml:space="preserve">  Similarly, the updated enforcement reports states that </w:t>
            </w:r>
            <w:r w:rsidR="00843E18">
              <w:rPr>
                <w:rFonts w:cs="Arial"/>
                <w:sz w:val="24"/>
                <w:szCs w:val="24"/>
              </w:rPr>
              <w:t>'</w:t>
            </w:r>
            <w:r w:rsidRPr="00692256">
              <w:rPr>
                <w:rFonts w:cs="Arial"/>
                <w:sz w:val="24"/>
                <w:szCs w:val="24"/>
              </w:rPr>
              <w:t>covered entities must conduct DPAs that include an assessment of whether the service, product, or feature causes a heightened risk of harm to minors.</w:t>
            </w:r>
            <w:r w:rsidR="00843E18">
              <w:rPr>
                <w:rFonts w:cs="Arial"/>
                <w:sz w:val="24"/>
                <w:szCs w:val="24"/>
              </w:rPr>
              <w:t>'</w:t>
            </w:r>
            <w:r w:rsidRPr="00692256">
              <w:rPr>
                <w:rFonts w:cs="Arial"/>
                <w:sz w:val="24"/>
                <w:szCs w:val="24"/>
              </w:rPr>
              <w:t xml:space="preserve">  Because heightened risk is the trigger for requiring a DPA, and because the sentence in the enforcement report suggests an assessment of </w:t>
            </w:r>
            <w:r w:rsidR="00843E18">
              <w:rPr>
                <w:rFonts w:cs="Arial"/>
                <w:sz w:val="24"/>
                <w:szCs w:val="24"/>
              </w:rPr>
              <w:t>'</w:t>
            </w:r>
            <w:r w:rsidRPr="00692256">
              <w:rPr>
                <w:rFonts w:cs="Arial"/>
                <w:sz w:val="24"/>
                <w:szCs w:val="24"/>
              </w:rPr>
              <w:t>whether</w:t>
            </w:r>
            <w:r w:rsidR="00843E18">
              <w:rPr>
                <w:rFonts w:cs="Arial"/>
                <w:sz w:val="24"/>
                <w:szCs w:val="24"/>
              </w:rPr>
              <w:t>'</w:t>
            </w:r>
            <w:r w:rsidRPr="00692256">
              <w:rPr>
                <w:rFonts w:cs="Arial"/>
                <w:sz w:val="24"/>
                <w:szCs w:val="24"/>
              </w:rPr>
              <w:t xml:space="preserve"> a heightened risk exists, the verb tense of the latter sentence in the enforcement report implies, in our opinion, that – at least going forward – the DPA process is a </w:t>
            </w:r>
            <w:r w:rsidR="00843E18">
              <w:rPr>
                <w:rFonts w:cs="Arial"/>
                <w:sz w:val="24"/>
                <w:szCs w:val="24"/>
              </w:rPr>
              <w:t>'</w:t>
            </w:r>
            <w:r w:rsidRPr="00692256">
              <w:rPr>
                <w:rFonts w:cs="Arial"/>
                <w:sz w:val="24"/>
                <w:szCs w:val="24"/>
              </w:rPr>
              <w:t>forward-looking</w:t>
            </w:r>
            <w:r w:rsidR="00843E18">
              <w:rPr>
                <w:rFonts w:cs="Arial"/>
                <w:sz w:val="24"/>
                <w:szCs w:val="24"/>
              </w:rPr>
              <w:t>'</w:t>
            </w:r>
            <w:r w:rsidRPr="00692256">
              <w:rPr>
                <w:rFonts w:cs="Arial"/>
                <w:sz w:val="24"/>
                <w:szCs w:val="24"/>
              </w:rPr>
              <w:t xml:space="preserve"> requirement. </w:t>
            </w:r>
          </w:p>
          <w:p w14:paraId="2030EDB5" w14:textId="48B1F64A" w:rsidR="00232A42" w:rsidRPr="00692256" w:rsidRDefault="00232A42" w:rsidP="00232A42">
            <w:pPr>
              <w:rPr>
                <w:rFonts w:cs="Arial"/>
                <w:sz w:val="24"/>
                <w:szCs w:val="24"/>
              </w:rPr>
            </w:pPr>
            <w:r w:rsidRPr="00692256">
              <w:rPr>
                <w:rFonts w:cs="Arial"/>
                <w:sz w:val="24"/>
                <w:szCs w:val="24"/>
              </w:rPr>
              <w:t xml:space="preserve">However, the language requirements in </w:t>
            </w:r>
            <w:r w:rsidR="00843E18">
              <w:rPr>
                <w:rFonts w:cs="Arial"/>
                <w:sz w:val="24"/>
                <w:szCs w:val="24"/>
              </w:rPr>
              <w:t>§</w:t>
            </w:r>
            <w:r w:rsidRPr="00692256">
              <w:rPr>
                <w:rFonts w:cs="Arial"/>
                <w:sz w:val="24"/>
                <w:szCs w:val="24"/>
              </w:rPr>
              <w:t xml:space="preserve">42-529b </w:t>
            </w:r>
            <w:r w:rsidR="00843E18">
              <w:rPr>
                <w:rFonts w:cs="Arial"/>
                <w:sz w:val="24"/>
                <w:szCs w:val="24"/>
              </w:rPr>
              <w:t xml:space="preserve">of the CTDPA </w:t>
            </w:r>
            <w:r w:rsidR="001875AA">
              <w:rPr>
                <w:rFonts w:cs="Arial"/>
                <w:sz w:val="24"/>
                <w:szCs w:val="24"/>
              </w:rPr>
              <w:t>on</w:t>
            </w:r>
            <w:r w:rsidR="001875AA" w:rsidRPr="00692256">
              <w:rPr>
                <w:rFonts w:cs="Arial"/>
                <w:sz w:val="24"/>
                <w:szCs w:val="24"/>
              </w:rPr>
              <w:t xml:space="preserve"> </w:t>
            </w:r>
            <w:r w:rsidRPr="00692256">
              <w:rPr>
                <w:rFonts w:cs="Arial"/>
                <w:sz w:val="24"/>
                <w:szCs w:val="24"/>
              </w:rPr>
              <w:t xml:space="preserve">impact assessments regarding data of minors more clearly suggests that the assessment is forward looking and continuous, because: </w:t>
            </w:r>
          </w:p>
          <w:p w14:paraId="101BE916" w14:textId="7308ADE9" w:rsidR="00232A42" w:rsidRPr="005A1E56" w:rsidRDefault="001875AA" w:rsidP="005A1E56">
            <w:pPr>
              <w:pStyle w:val="ListParagraph"/>
              <w:numPr>
                <w:ilvl w:val="1"/>
                <w:numId w:val="102"/>
              </w:numPr>
              <w:rPr>
                <w:rFonts w:cs="Arial"/>
                <w:sz w:val="24"/>
                <w:szCs w:val="24"/>
              </w:rPr>
            </w:pPr>
            <w:r>
              <w:rPr>
                <w:rFonts w:cs="Arial"/>
                <w:sz w:val="24"/>
                <w:szCs w:val="24"/>
              </w:rPr>
              <w:lastRenderedPageBreak/>
              <w:t>t</w:t>
            </w:r>
            <w:r w:rsidR="00232A42" w:rsidRPr="005A1E56">
              <w:rPr>
                <w:rFonts w:cs="Arial"/>
                <w:sz w:val="24"/>
                <w:szCs w:val="24"/>
              </w:rPr>
              <w:t xml:space="preserve">he assessment must address any heightened risk of harm that is a reasonably foreseeable result of offering the online service, product or feature;  </w:t>
            </w:r>
          </w:p>
          <w:p w14:paraId="19C9AA8A" w14:textId="63CBF9BC" w:rsidR="00232A42" w:rsidRPr="005A1E56" w:rsidRDefault="001875AA" w:rsidP="005A1E56">
            <w:pPr>
              <w:pStyle w:val="ListParagraph"/>
              <w:numPr>
                <w:ilvl w:val="1"/>
                <w:numId w:val="102"/>
              </w:numPr>
              <w:rPr>
                <w:rFonts w:cs="Arial"/>
                <w:sz w:val="24"/>
                <w:szCs w:val="24"/>
              </w:rPr>
            </w:pPr>
            <w:r>
              <w:rPr>
                <w:rFonts w:cs="Arial"/>
                <w:sz w:val="24"/>
                <w:szCs w:val="24"/>
              </w:rPr>
              <w:t>t</w:t>
            </w:r>
            <w:r w:rsidR="00232A42" w:rsidRPr="005A1E56">
              <w:rPr>
                <w:rFonts w:cs="Arial"/>
                <w:sz w:val="24"/>
                <w:szCs w:val="24"/>
              </w:rPr>
              <w:t>he controller must review the assessment as necessary to account for any material changes to the process operations, and continue updating and maintaining the documentation; and</w:t>
            </w:r>
          </w:p>
          <w:p w14:paraId="68A036CA" w14:textId="4A628DAB" w:rsidR="00232A42" w:rsidRPr="005A1E56" w:rsidRDefault="001875AA" w:rsidP="005A1E56">
            <w:pPr>
              <w:pStyle w:val="ListParagraph"/>
              <w:numPr>
                <w:ilvl w:val="1"/>
                <w:numId w:val="102"/>
              </w:numPr>
              <w:rPr>
                <w:rFonts w:cs="Arial"/>
                <w:sz w:val="24"/>
                <w:szCs w:val="24"/>
              </w:rPr>
            </w:pPr>
            <w:r>
              <w:rPr>
                <w:rFonts w:cs="Arial"/>
                <w:sz w:val="24"/>
                <w:szCs w:val="24"/>
              </w:rPr>
              <w:t>i</w:t>
            </w:r>
            <w:r w:rsidR="00232A42" w:rsidRPr="005A1E56">
              <w:rPr>
                <w:rFonts w:cs="Arial"/>
                <w:sz w:val="24"/>
                <w:szCs w:val="24"/>
              </w:rPr>
              <w:t xml:space="preserve">f the assessment identifies a heightened risk, the controller must establish and implement a plan to mitigate or eliminate such risk. </w:t>
            </w:r>
          </w:p>
          <w:p w14:paraId="07B37C97" w14:textId="3BAD53D3" w:rsidR="007A70EC" w:rsidRPr="00692256" w:rsidRDefault="00232A42" w:rsidP="00232A42">
            <w:pPr>
              <w:rPr>
                <w:rFonts w:cs="Arial"/>
                <w:sz w:val="24"/>
                <w:szCs w:val="24"/>
              </w:rPr>
            </w:pPr>
            <w:r w:rsidRPr="00692256">
              <w:rPr>
                <w:rFonts w:cs="Arial"/>
                <w:sz w:val="24"/>
                <w:szCs w:val="24"/>
              </w:rPr>
              <w:t>Finally, regardless of the statute</w:t>
            </w:r>
            <w:r w:rsidR="001875AA">
              <w:rPr>
                <w:rFonts w:cs="Arial"/>
                <w:sz w:val="24"/>
                <w:szCs w:val="24"/>
              </w:rPr>
              <w:t>'</w:t>
            </w:r>
            <w:r w:rsidRPr="00692256">
              <w:rPr>
                <w:rFonts w:cs="Arial"/>
                <w:sz w:val="24"/>
                <w:szCs w:val="24"/>
              </w:rPr>
              <w:t xml:space="preserve">s language, we recommend that conducting DPAs before processing of sensitive data is consistent with common data privacy principles and best practices (e.g., </w:t>
            </w:r>
            <w:r w:rsidR="004B33A3">
              <w:rPr>
                <w:rFonts w:cs="Arial"/>
                <w:sz w:val="24"/>
                <w:szCs w:val="24"/>
              </w:rPr>
              <w:t>P</w:t>
            </w:r>
            <w:r w:rsidRPr="00692256">
              <w:rPr>
                <w:rFonts w:cs="Arial"/>
                <w:sz w:val="24"/>
                <w:szCs w:val="24"/>
              </w:rPr>
              <w:t xml:space="preserve">rivacy by </w:t>
            </w:r>
            <w:r w:rsidR="004B33A3">
              <w:rPr>
                <w:rFonts w:cs="Arial"/>
                <w:sz w:val="24"/>
                <w:szCs w:val="24"/>
              </w:rPr>
              <w:t>D</w:t>
            </w:r>
            <w:r w:rsidRPr="00692256">
              <w:rPr>
                <w:rFonts w:cs="Arial"/>
                <w:sz w:val="24"/>
                <w:szCs w:val="24"/>
              </w:rPr>
              <w:t>esign and others), because it allows for preventative and mitigating modifications, such as the adoption of privacy-enhancing technologies or other measures, prior to the processing to eliminate or alleviate any risk of harm being caused.</w:t>
            </w:r>
          </w:p>
        </w:tc>
      </w:tr>
      <w:tr w:rsidR="007A70EC" w:rsidRPr="00692256" w14:paraId="1D5A4874"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45642B22" w14:textId="11F45E32"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46C99C72" w14:textId="77777777" w:rsidR="007A70EC" w:rsidRDefault="00696592" w:rsidP="4B982999">
            <w:pPr>
              <w:rPr>
                <w:rFonts w:cs="Arial"/>
                <w:sz w:val="24"/>
                <w:szCs w:val="24"/>
              </w:rPr>
            </w:pPr>
            <w:r w:rsidRPr="00692256">
              <w:rPr>
                <w:rFonts w:cs="Arial"/>
                <w:sz w:val="24"/>
                <w:szCs w:val="24"/>
              </w:rPr>
              <w:t xml:space="preserve"> </w:t>
            </w:r>
            <w:r w:rsidR="001875AA">
              <w:rPr>
                <w:rFonts w:cs="Arial"/>
                <w:sz w:val="24"/>
                <w:szCs w:val="24"/>
              </w:rPr>
              <w:t xml:space="preserve">§§42-522 and </w:t>
            </w:r>
            <w:r w:rsidR="001875AA" w:rsidRPr="00692256">
              <w:rPr>
                <w:rFonts w:cs="Arial"/>
                <w:sz w:val="24"/>
                <w:szCs w:val="24"/>
              </w:rPr>
              <w:t xml:space="preserve">42-529b </w:t>
            </w:r>
            <w:r w:rsidR="001875AA">
              <w:rPr>
                <w:rFonts w:cs="Arial"/>
                <w:sz w:val="24"/>
                <w:szCs w:val="24"/>
              </w:rPr>
              <w:t>of the CTDPA</w:t>
            </w:r>
          </w:p>
          <w:p w14:paraId="2ED786C7" w14:textId="01424986" w:rsidR="001875AA" w:rsidRPr="00692256" w:rsidRDefault="001875AA" w:rsidP="4B982999">
            <w:pPr>
              <w:rPr>
                <w:rFonts w:cs="Arial"/>
                <w:sz w:val="24"/>
                <w:szCs w:val="24"/>
              </w:rPr>
            </w:pPr>
            <w:r>
              <w:rPr>
                <w:rFonts w:cs="Arial"/>
                <w:sz w:val="24"/>
                <w:szCs w:val="24"/>
              </w:rPr>
              <w:t>Author's recommendation</w:t>
            </w:r>
            <w:ins w:id="50" w:author="Deborah Stuhl" w:date="2026-04-15T16:45:00Z" w16du:dateUtc="2026-04-15T14:45:00Z">
              <w:r w:rsidR="00B9007D">
                <w:rPr>
                  <w:rFonts w:cs="Arial"/>
                  <w:sz w:val="24"/>
                  <w:szCs w:val="24"/>
                </w:rPr>
                <w:t>.</w:t>
              </w:r>
            </w:ins>
          </w:p>
        </w:tc>
      </w:tr>
      <w:tr w:rsidR="007A70EC" w:rsidRPr="00692256" w14:paraId="57079E69"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B9A3A8C" w14:textId="3DCF308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56C4CD5F" w14:textId="5AB5E04F" w:rsidR="007A70EC" w:rsidRPr="00692256" w:rsidRDefault="1ABF2A2C" w:rsidP="4B982999">
            <w:pPr>
              <w:rPr>
                <w:sz w:val="24"/>
                <w:szCs w:val="24"/>
              </w:rPr>
            </w:pPr>
            <w:r w:rsidRPr="00692256">
              <w:rPr>
                <w:sz w:val="24"/>
                <w:szCs w:val="24"/>
              </w:rPr>
              <w:t> </w:t>
            </w:r>
            <w:r w:rsidR="001875AA">
              <w:rPr>
                <w:sz w:val="24"/>
                <w:szCs w:val="24"/>
              </w:rPr>
              <w:t>Controller</w:t>
            </w:r>
          </w:p>
        </w:tc>
      </w:tr>
    </w:tbl>
    <w:p w14:paraId="5A55075F" w14:textId="77777777" w:rsidR="007A70EC" w:rsidRPr="00692256" w:rsidRDefault="1ABF2A2C" w:rsidP="4B982999">
      <w:pPr>
        <w:rPr>
          <w:sz w:val="24"/>
          <w:szCs w:val="24"/>
        </w:rPr>
      </w:pPr>
      <w:r w:rsidRPr="00692256">
        <w:rPr>
          <w:sz w:val="24"/>
          <w:szCs w:val="24"/>
        </w:rPr>
        <w:t> </w:t>
      </w:r>
    </w:p>
    <w:p w14:paraId="2826193A" w14:textId="4EA4C730" w:rsidR="11A35845" w:rsidRPr="00692256" w:rsidRDefault="11A35845" w:rsidP="4B982999">
      <w:pPr>
        <w:rPr>
          <w:sz w:val="24"/>
          <w:szCs w:val="24"/>
        </w:rPr>
      </w:pPr>
      <w:r w:rsidRPr="00692256">
        <w:rPr>
          <w:sz w:val="24"/>
          <w:szCs w:val="24"/>
        </w:rPr>
        <w:t xml:space="preserve">3.1.4. </w:t>
      </w:r>
      <w:r w:rsidR="4A205D3D" w:rsidRPr="00692256">
        <w:rPr>
          <w:sz w:val="24"/>
          <w:szCs w:val="24"/>
        </w:rPr>
        <w:t xml:space="preserve"> </w:t>
      </w:r>
      <w:r w:rsidR="4A205D3D" w:rsidRPr="00692256">
        <w:rPr>
          <w:sz w:val="24"/>
          <w:szCs w:val="24"/>
          <w:highlight w:val="yellow"/>
        </w:rPr>
        <w:t xml:space="preserve">Is there a requirement to </w:t>
      </w:r>
      <w:r w:rsidR="00DE6871" w:rsidRPr="00692256">
        <w:rPr>
          <w:sz w:val="24"/>
          <w:szCs w:val="24"/>
          <w:highlight w:val="yellow"/>
        </w:rPr>
        <w:t>conduct</w:t>
      </w:r>
      <w:r w:rsidR="4A205D3D" w:rsidRPr="00692256">
        <w:rPr>
          <w:sz w:val="24"/>
          <w:szCs w:val="24"/>
          <w:highlight w:val="yellow"/>
        </w:rPr>
        <w:t xml:space="preserve"> a Privacy Impact Assessment for processing activities that began before the law(s) </w:t>
      </w:r>
      <w:r w:rsidR="00E36CBD" w:rsidRPr="00692256">
        <w:rPr>
          <w:sz w:val="24"/>
          <w:szCs w:val="24"/>
          <w:highlight w:val="yellow"/>
        </w:rPr>
        <w:t>entered</w:t>
      </w:r>
      <w:r w:rsidR="4A205D3D" w:rsidRPr="00692256">
        <w:rPr>
          <w:sz w:val="24"/>
          <w:szCs w:val="24"/>
          <w:highlight w:val="yellow"/>
        </w:rPr>
        <w:t xml:space="preserve"> into effect?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25160728"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74B6A657" w14:textId="4B3B48BB"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5C6388A" w14:textId="5257B7BD"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While there is not a requirement that assessments be conducted prior to the effective date or on processing activities that have concluded prior to the effective date.  In fact, the general DPA requirement expressly states that the DPA requirements apply only to processing activities </w:t>
            </w:r>
            <w:r w:rsidR="00E11919">
              <w:rPr>
                <w:rFonts w:cs="Arial"/>
                <w:sz w:val="24"/>
                <w:szCs w:val="24"/>
              </w:rPr>
              <w:t>'</w:t>
            </w:r>
            <w:r w:rsidR="00E27E9F" w:rsidRPr="00692256">
              <w:rPr>
                <w:rFonts w:cs="Arial"/>
                <w:sz w:val="24"/>
                <w:szCs w:val="24"/>
              </w:rPr>
              <w:t>created or generated</w:t>
            </w:r>
            <w:r w:rsidR="00E11919">
              <w:rPr>
                <w:rFonts w:cs="Arial"/>
                <w:sz w:val="24"/>
                <w:szCs w:val="24"/>
              </w:rPr>
              <w:t>'</w:t>
            </w:r>
            <w:r w:rsidR="00E27E9F" w:rsidRPr="00692256">
              <w:rPr>
                <w:rFonts w:cs="Arial"/>
                <w:sz w:val="24"/>
                <w:szCs w:val="24"/>
              </w:rPr>
              <w:t xml:space="preserve"> after July 1, 2023, and are not retroactive. (</w:t>
            </w:r>
            <w:r w:rsidR="00E11919">
              <w:rPr>
                <w:rFonts w:cs="Arial"/>
                <w:sz w:val="24"/>
                <w:szCs w:val="24"/>
              </w:rPr>
              <w:t>§</w:t>
            </w:r>
            <w:r w:rsidR="00E27E9F" w:rsidRPr="00692256">
              <w:rPr>
                <w:rFonts w:cs="Arial"/>
                <w:sz w:val="24"/>
                <w:szCs w:val="24"/>
              </w:rPr>
              <w:t>42-522(f)</w:t>
            </w:r>
            <w:r w:rsidR="00E11919">
              <w:rPr>
                <w:rFonts w:cs="Arial"/>
                <w:sz w:val="24"/>
                <w:szCs w:val="24"/>
              </w:rPr>
              <w:t xml:space="preserve"> of the CTDPA</w:t>
            </w:r>
            <w:r w:rsidR="00E27E9F" w:rsidRPr="00692256">
              <w:rPr>
                <w:rFonts w:cs="Arial"/>
                <w:sz w:val="24"/>
                <w:szCs w:val="24"/>
              </w:rPr>
              <w:t xml:space="preserve">). </w:t>
            </w:r>
          </w:p>
          <w:p w14:paraId="5073E9DD" w14:textId="122A12E1" w:rsidR="00E27E9F" w:rsidRPr="00692256" w:rsidRDefault="00E27E9F" w:rsidP="00E27E9F">
            <w:pPr>
              <w:rPr>
                <w:rFonts w:cs="Arial"/>
                <w:sz w:val="24"/>
                <w:szCs w:val="24"/>
              </w:rPr>
            </w:pPr>
            <w:r w:rsidRPr="00692256">
              <w:rPr>
                <w:rFonts w:cs="Arial"/>
                <w:sz w:val="24"/>
                <w:szCs w:val="24"/>
              </w:rPr>
              <w:t xml:space="preserve">However, the language implies that going forward from the effective date, the DPAs must be conducted on any ongoing processing activities that are triggered by the statute.  The DPAs must: identify and weigh the benefits that may flow, directly and indirectly, from the processing to the controller, the consumer, other stakeholders and the public against the potential risks to the rights of the consumer associated with such processing, as mitigated by </w:t>
            </w:r>
            <w:r w:rsidRPr="00692256">
              <w:rPr>
                <w:rFonts w:cs="Arial"/>
                <w:sz w:val="24"/>
                <w:szCs w:val="24"/>
              </w:rPr>
              <w:lastRenderedPageBreak/>
              <w:t>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 (</w:t>
            </w:r>
            <w:r w:rsidR="00E11919">
              <w:rPr>
                <w:rFonts w:cs="Arial"/>
                <w:sz w:val="24"/>
                <w:szCs w:val="24"/>
              </w:rPr>
              <w:t>§</w:t>
            </w:r>
            <w:r w:rsidRPr="00692256">
              <w:rPr>
                <w:rFonts w:cs="Arial"/>
                <w:sz w:val="24"/>
                <w:szCs w:val="24"/>
              </w:rPr>
              <w:t>42-522(b)</w:t>
            </w:r>
            <w:r w:rsidR="00E11919">
              <w:rPr>
                <w:rFonts w:cs="Arial"/>
                <w:sz w:val="24"/>
                <w:szCs w:val="24"/>
              </w:rPr>
              <w:t xml:space="preserve"> of the CTDPA</w:t>
            </w:r>
            <w:r w:rsidRPr="00692256">
              <w:rPr>
                <w:rFonts w:cs="Arial"/>
                <w:sz w:val="24"/>
                <w:szCs w:val="24"/>
              </w:rPr>
              <w:t xml:space="preserve">). </w:t>
            </w:r>
          </w:p>
          <w:p w14:paraId="09DF9423" w14:textId="098C7A03" w:rsidR="00E27E9F" w:rsidRPr="00692256" w:rsidRDefault="00E27E9F" w:rsidP="00E27E9F">
            <w:pPr>
              <w:rPr>
                <w:rFonts w:cs="Arial"/>
                <w:sz w:val="24"/>
                <w:szCs w:val="24"/>
              </w:rPr>
            </w:pPr>
            <w:r w:rsidRPr="00692256">
              <w:rPr>
                <w:rFonts w:cs="Arial"/>
                <w:sz w:val="24"/>
                <w:szCs w:val="24"/>
              </w:rPr>
              <w:t xml:space="preserve">In addition, </w:t>
            </w:r>
            <w:hyperlink r:id="rId28" w:history="1">
              <w:r w:rsidRPr="00E11919">
                <w:rPr>
                  <w:rStyle w:val="Hyperlink"/>
                  <w:rFonts w:cs="Arial"/>
                  <w:sz w:val="24"/>
                  <w:szCs w:val="24"/>
                </w:rPr>
                <w:t>the AG settled with TicketNetwork in mid-2025 for failure to comply with the CTDPA</w:t>
              </w:r>
            </w:hyperlink>
            <w:r w:rsidR="00E11919">
              <w:rPr>
                <w:rFonts w:cs="Arial"/>
                <w:sz w:val="24"/>
                <w:szCs w:val="24"/>
              </w:rPr>
              <w:t xml:space="preserve"> (the TicketNetwork settlement)</w:t>
            </w:r>
            <w:r w:rsidRPr="00692256">
              <w:rPr>
                <w:rFonts w:cs="Arial"/>
                <w:sz w:val="24"/>
                <w:szCs w:val="24"/>
              </w:rPr>
              <w:t>.  The settlement required clear, functional privacy notices and user rights mechanisms, among other compliance measures. The settlement involved TicketNetworks</w:t>
            </w:r>
            <w:r w:rsidR="00E11919">
              <w:rPr>
                <w:rFonts w:cs="Arial"/>
                <w:sz w:val="24"/>
                <w:szCs w:val="24"/>
              </w:rPr>
              <w:t>'</w:t>
            </w:r>
            <w:r w:rsidRPr="00692256">
              <w:rPr>
                <w:rFonts w:cs="Arial"/>
                <w:sz w:val="24"/>
                <w:szCs w:val="24"/>
              </w:rPr>
              <w:t xml:space="preserve"> failure to resolve during the </w:t>
            </w:r>
            <w:r w:rsidR="00E11919">
              <w:rPr>
                <w:rFonts w:cs="Arial"/>
                <w:sz w:val="24"/>
                <w:szCs w:val="24"/>
              </w:rPr>
              <w:t>'</w:t>
            </w:r>
            <w:r w:rsidRPr="00692256">
              <w:rPr>
                <w:rFonts w:cs="Arial"/>
                <w:sz w:val="24"/>
                <w:szCs w:val="24"/>
              </w:rPr>
              <w:t>cure period</w:t>
            </w:r>
            <w:r w:rsidR="00E11919">
              <w:rPr>
                <w:rFonts w:cs="Arial"/>
                <w:sz w:val="24"/>
                <w:szCs w:val="24"/>
              </w:rPr>
              <w:t>'</w:t>
            </w:r>
            <w:r w:rsidRPr="00692256">
              <w:rPr>
                <w:rFonts w:cs="Arial"/>
                <w:sz w:val="24"/>
                <w:szCs w:val="24"/>
              </w:rPr>
              <w:t xml:space="preserve"> issued by its Nov</w:t>
            </w:r>
            <w:r w:rsidR="00E11919">
              <w:rPr>
                <w:rFonts w:cs="Arial"/>
                <w:sz w:val="24"/>
                <w:szCs w:val="24"/>
              </w:rPr>
              <w:t>ember</w:t>
            </w:r>
            <w:r w:rsidRPr="00692256">
              <w:rPr>
                <w:rFonts w:cs="Arial"/>
                <w:sz w:val="24"/>
                <w:szCs w:val="24"/>
              </w:rPr>
              <w:t xml:space="preserve"> 2023 notice </w:t>
            </w:r>
            <w:r w:rsidR="00E11919">
              <w:rPr>
                <w:rFonts w:cs="Arial"/>
                <w:sz w:val="24"/>
                <w:szCs w:val="24"/>
              </w:rPr>
              <w:t>(</w:t>
            </w:r>
            <w:r w:rsidRPr="00692256">
              <w:rPr>
                <w:rFonts w:cs="Arial"/>
                <w:sz w:val="24"/>
                <w:szCs w:val="24"/>
              </w:rPr>
              <w:t xml:space="preserve"> 4 months after the law took effect</w:t>
            </w:r>
            <w:r w:rsidR="00E11919">
              <w:rPr>
                <w:rFonts w:cs="Arial"/>
                <w:sz w:val="24"/>
                <w:szCs w:val="24"/>
              </w:rPr>
              <w:t>)</w:t>
            </w:r>
            <w:r w:rsidRPr="00692256">
              <w:rPr>
                <w:rFonts w:cs="Arial"/>
                <w:sz w:val="24"/>
                <w:szCs w:val="24"/>
              </w:rPr>
              <w:t>. It is not clear whether the settlement required data protection assessments of ongoing processing activities, although the settlement required a report detailing certain metrics for consumer rights requests.</w:t>
            </w:r>
          </w:p>
          <w:p w14:paraId="1E184B86" w14:textId="6142B5D0" w:rsidR="007A70EC" w:rsidRPr="00692256" w:rsidRDefault="00E27E9F" w:rsidP="00E27E9F">
            <w:pPr>
              <w:rPr>
                <w:rFonts w:cs="Arial"/>
                <w:sz w:val="24"/>
                <w:szCs w:val="24"/>
              </w:rPr>
            </w:pPr>
            <w:r w:rsidRPr="00692256">
              <w:rPr>
                <w:rFonts w:cs="Arial"/>
                <w:sz w:val="24"/>
                <w:szCs w:val="24"/>
              </w:rPr>
              <w:t>Therefore, while it is not entirely clear, the safest approach would be to conduct DPAs on all applicable processing activities that require DPAs, including those that began before the law took effect but continue after the effective date.</w:t>
            </w:r>
          </w:p>
        </w:tc>
      </w:tr>
      <w:tr w:rsidR="007A70EC" w:rsidRPr="00692256" w14:paraId="0B2A9F63"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591D5B34" w14:textId="4463A9F8"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5640B347" w14:textId="4130F99E" w:rsidR="007A70EC" w:rsidRPr="00692256" w:rsidRDefault="00696592" w:rsidP="4B982999">
            <w:pPr>
              <w:rPr>
                <w:rFonts w:cs="Arial"/>
                <w:sz w:val="24"/>
                <w:szCs w:val="24"/>
              </w:rPr>
            </w:pPr>
            <w:r w:rsidRPr="40237ED2">
              <w:rPr>
                <w:rFonts w:cs="Arial"/>
                <w:sz w:val="24"/>
                <w:szCs w:val="24"/>
              </w:rPr>
              <w:t xml:space="preserve"> </w:t>
            </w:r>
            <w:r w:rsidR="00E11919" w:rsidRPr="40237ED2">
              <w:rPr>
                <w:rFonts w:cs="Arial"/>
                <w:sz w:val="24"/>
                <w:szCs w:val="24"/>
              </w:rPr>
              <w:t>§</w:t>
            </w:r>
            <w:r w:rsidR="00E27E9F" w:rsidRPr="40237ED2">
              <w:rPr>
                <w:rFonts w:cs="Arial"/>
                <w:sz w:val="24"/>
                <w:szCs w:val="24"/>
              </w:rPr>
              <w:t>42-522(f)</w:t>
            </w:r>
            <w:r w:rsidR="00E11919" w:rsidRPr="40237ED2">
              <w:rPr>
                <w:rFonts w:cs="Arial"/>
                <w:sz w:val="24"/>
                <w:szCs w:val="24"/>
              </w:rPr>
              <w:t xml:space="preserve"> of the CTDPA</w:t>
            </w:r>
            <w:del w:id="51" w:author="Deborah Stuhl" w:date="2026-04-06T10:03:00Z" w16du:dateUtc="2026-04-06T10:03:10Z">
              <w:r w:rsidRPr="40237ED2" w:rsidDel="00E27E9F">
                <w:rPr>
                  <w:rFonts w:cs="Arial"/>
                  <w:sz w:val="24"/>
                  <w:szCs w:val="24"/>
                </w:rPr>
                <w:delText>.</w:delText>
              </w:r>
            </w:del>
          </w:p>
        </w:tc>
      </w:tr>
      <w:tr w:rsidR="007A70EC" w:rsidRPr="00692256" w14:paraId="48923B4D"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7D313E5A" w14:textId="4D603DF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6531F509" w14:textId="131F77CF" w:rsidR="007A70EC" w:rsidRPr="00692256" w:rsidRDefault="1ABF2A2C" w:rsidP="4B982999">
            <w:pPr>
              <w:rPr>
                <w:sz w:val="24"/>
                <w:szCs w:val="24"/>
              </w:rPr>
            </w:pPr>
            <w:r w:rsidRPr="00692256">
              <w:rPr>
                <w:sz w:val="24"/>
                <w:szCs w:val="24"/>
              </w:rPr>
              <w:t> </w:t>
            </w:r>
            <w:r w:rsidR="00E11919">
              <w:rPr>
                <w:sz w:val="24"/>
                <w:szCs w:val="24"/>
              </w:rPr>
              <w:t>Controller</w:t>
            </w:r>
          </w:p>
        </w:tc>
      </w:tr>
    </w:tbl>
    <w:p w14:paraId="2CF9DB6E" w14:textId="77777777" w:rsidR="007A70EC" w:rsidRPr="00692256" w:rsidRDefault="1ABF2A2C" w:rsidP="4B982999">
      <w:pPr>
        <w:rPr>
          <w:sz w:val="24"/>
          <w:szCs w:val="24"/>
        </w:rPr>
      </w:pPr>
      <w:r w:rsidRPr="00692256">
        <w:rPr>
          <w:sz w:val="24"/>
          <w:szCs w:val="24"/>
        </w:rPr>
        <w:t> </w:t>
      </w:r>
    </w:p>
    <w:p w14:paraId="2720B122" w14:textId="73FBCBF7" w:rsidR="00E16C41" w:rsidRPr="00692256" w:rsidRDefault="11A35845" w:rsidP="4B982999">
      <w:pPr>
        <w:rPr>
          <w:sz w:val="24"/>
          <w:szCs w:val="24"/>
        </w:rPr>
      </w:pPr>
      <w:r w:rsidRPr="00692256">
        <w:rPr>
          <w:sz w:val="24"/>
          <w:szCs w:val="24"/>
        </w:rPr>
        <w:t xml:space="preserve">3.1.5. </w:t>
      </w:r>
      <w:r w:rsidR="2F6FA769" w:rsidRPr="00692256">
        <w:rPr>
          <w:sz w:val="24"/>
          <w:szCs w:val="24"/>
        </w:rPr>
        <w:t>A</w:t>
      </w:r>
      <w:r w:rsidR="013E1521" w:rsidRPr="00692256">
        <w:rPr>
          <w:sz w:val="24"/>
          <w:szCs w:val="24"/>
        </w:rPr>
        <w:t>re there any exemptions?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92"/>
        <w:gridCol w:w="7208"/>
      </w:tblGrid>
      <w:tr w:rsidR="2EDEF1D5" w:rsidRPr="00692256" w14:paraId="46362CC4"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61260065" w14:textId="192711EC" w:rsidR="2EDEF1D5" w:rsidRPr="00692256" w:rsidRDefault="2EDEF1D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7BDA3638" w14:textId="4F32B588" w:rsidR="00232A42" w:rsidRPr="00692256" w:rsidRDefault="00232A42" w:rsidP="00232A42">
            <w:pPr>
              <w:rPr>
                <w:rFonts w:cs="Arial"/>
                <w:sz w:val="24"/>
                <w:szCs w:val="24"/>
              </w:rPr>
            </w:pPr>
            <w:r w:rsidRPr="00692256">
              <w:rPr>
                <w:rFonts w:cs="Arial"/>
                <w:sz w:val="24"/>
                <w:szCs w:val="24"/>
              </w:rPr>
              <w:t xml:space="preserve">There are general exemptions from applicability of the CTDPA as a whole, and the DPA is triggered by certain kinds of processing that may presents a heightened risk of harm, with enumerated examples.  The implication, therefore, is that if you are an entity exempt from the CTDPA, that you are exempt from the DPA requirements. Further, there may be some </w:t>
            </w:r>
            <w:r w:rsidR="00E11919">
              <w:rPr>
                <w:rFonts w:cs="Arial"/>
                <w:sz w:val="24"/>
                <w:szCs w:val="24"/>
              </w:rPr>
              <w:t>'</w:t>
            </w:r>
            <w:r w:rsidRPr="00692256">
              <w:rPr>
                <w:rFonts w:cs="Arial"/>
                <w:sz w:val="24"/>
                <w:szCs w:val="24"/>
              </w:rPr>
              <w:t>low-risk</w:t>
            </w:r>
            <w:r w:rsidR="00E11919">
              <w:rPr>
                <w:rFonts w:cs="Arial"/>
                <w:sz w:val="24"/>
                <w:szCs w:val="24"/>
              </w:rPr>
              <w:t>'</w:t>
            </w:r>
            <w:r w:rsidRPr="00692256">
              <w:rPr>
                <w:rFonts w:cs="Arial"/>
                <w:sz w:val="24"/>
                <w:szCs w:val="24"/>
              </w:rPr>
              <w:t xml:space="preserve"> processing activities that would not trigger the need for a DPA. </w:t>
            </w:r>
          </w:p>
          <w:p w14:paraId="6E8667E2" w14:textId="4F207CB1" w:rsidR="2EDEF1D5" w:rsidRPr="00692256" w:rsidRDefault="00232A42" w:rsidP="00232A42">
            <w:pPr>
              <w:rPr>
                <w:rFonts w:cs="Arial"/>
                <w:sz w:val="24"/>
                <w:szCs w:val="24"/>
              </w:rPr>
            </w:pPr>
            <w:r w:rsidRPr="00692256">
              <w:rPr>
                <w:rFonts w:cs="Arial"/>
                <w:sz w:val="24"/>
                <w:szCs w:val="24"/>
              </w:rPr>
              <w:t xml:space="preserve">With that being said, the language around  DPA requirements are a bit circular, in that one of the requirements of the DPA is to determine </w:t>
            </w:r>
            <w:r w:rsidR="00E11919">
              <w:rPr>
                <w:rFonts w:cs="Arial"/>
                <w:sz w:val="24"/>
                <w:szCs w:val="24"/>
              </w:rPr>
              <w:t>'</w:t>
            </w:r>
            <w:r w:rsidRPr="00692256">
              <w:rPr>
                <w:rFonts w:cs="Arial"/>
                <w:sz w:val="24"/>
                <w:szCs w:val="24"/>
              </w:rPr>
              <w:t>whether</w:t>
            </w:r>
            <w:r w:rsidR="00E11919">
              <w:rPr>
                <w:rFonts w:cs="Arial"/>
                <w:sz w:val="24"/>
                <w:szCs w:val="24"/>
              </w:rPr>
              <w:t>'</w:t>
            </w:r>
            <w:r w:rsidRPr="00692256">
              <w:rPr>
                <w:rFonts w:cs="Arial"/>
                <w:sz w:val="24"/>
                <w:szCs w:val="24"/>
              </w:rPr>
              <w:t xml:space="preserve"> the processing presents a risk of harm, while at the same time, that is a trigger for conducting the DPA in the first </w:t>
            </w:r>
            <w:r w:rsidRPr="00692256">
              <w:rPr>
                <w:rFonts w:cs="Arial"/>
                <w:sz w:val="24"/>
                <w:szCs w:val="24"/>
              </w:rPr>
              <w:lastRenderedPageBreak/>
              <w:t>place.  Therefore, we would recommend a conservative approach, such that if there is any reasonably foreseeable possibility that processing could present a heightened risk of harm as described, and in particular if the data of minors is concerned, that a DPA be conducted. That way, even if the DPA ultimately concludes that there is no heightened risk of harm generated by the processing, the entity has the documentation to show that any risk was identified and considered.</w:t>
            </w:r>
          </w:p>
        </w:tc>
      </w:tr>
      <w:tr w:rsidR="2EDEF1D5" w:rsidRPr="00692256" w14:paraId="03B38249"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4410100E" w14:textId="6FF44785" w:rsidR="2EDEF1D5" w:rsidRPr="00692256" w:rsidRDefault="2EDEF1D5" w:rsidP="4B982999">
            <w:pPr>
              <w:rPr>
                <w:rFonts w:cs="Arial"/>
                <w:sz w:val="24"/>
                <w:szCs w:val="24"/>
              </w:rPr>
            </w:pPr>
            <w:r w:rsidRPr="005A1E56">
              <w:rPr>
                <w:sz w:val="24"/>
                <w:szCs w:val="24"/>
              </w:rPr>
              <w:lastRenderedPageBreak/>
              <w:t>Citation</w:t>
            </w:r>
            <w:r w:rsidR="00696592" w:rsidRPr="00692256">
              <w:rPr>
                <w:rFonts w:cs="Arial"/>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28BDF555" w14:textId="1402678A" w:rsidR="2EDEF1D5" w:rsidRPr="00692256" w:rsidRDefault="00696592" w:rsidP="4B982999">
            <w:pPr>
              <w:rPr>
                <w:rFonts w:cs="Arial"/>
                <w:sz w:val="24"/>
                <w:szCs w:val="24"/>
              </w:rPr>
            </w:pPr>
            <w:r w:rsidRPr="00692256">
              <w:rPr>
                <w:rFonts w:cs="Arial"/>
                <w:sz w:val="24"/>
                <w:szCs w:val="24"/>
              </w:rPr>
              <w:t xml:space="preserve"> </w:t>
            </w:r>
            <w:r w:rsidR="00E11919">
              <w:rPr>
                <w:rFonts w:cs="Arial"/>
                <w:sz w:val="24"/>
                <w:szCs w:val="24"/>
              </w:rPr>
              <w:t>Author's recommendation.</w:t>
            </w:r>
          </w:p>
        </w:tc>
      </w:tr>
      <w:tr w:rsidR="2EDEF1D5" w:rsidRPr="00692256" w14:paraId="731BE763"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407039FB" w14:textId="62A0C558" w:rsidR="2EDEF1D5" w:rsidRPr="00692256" w:rsidRDefault="2EDEF1D5" w:rsidP="4B982999">
            <w:pPr>
              <w:rPr>
                <w:sz w:val="24"/>
                <w:szCs w:val="24"/>
              </w:rPr>
            </w:pPr>
            <w:r w:rsidRPr="00692256">
              <w:rPr>
                <w:sz w:val="24"/>
                <w:szCs w:val="24"/>
              </w:rPr>
              <w:t>Applicable persona</w:t>
            </w:r>
            <w:r w:rsidR="00046A00" w:rsidRPr="00692256">
              <w:rPr>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40EA6960" w14:textId="4F2DCF58" w:rsidR="2EDEF1D5" w:rsidRPr="00692256" w:rsidRDefault="2EDEF1D5" w:rsidP="4B982999">
            <w:pPr>
              <w:rPr>
                <w:sz w:val="24"/>
                <w:szCs w:val="24"/>
              </w:rPr>
            </w:pPr>
            <w:r w:rsidRPr="00692256">
              <w:rPr>
                <w:sz w:val="24"/>
                <w:szCs w:val="24"/>
              </w:rPr>
              <w:t> </w:t>
            </w:r>
            <w:r w:rsidR="00E11919">
              <w:rPr>
                <w:sz w:val="24"/>
                <w:szCs w:val="24"/>
              </w:rPr>
              <w:t>Controller</w:t>
            </w:r>
          </w:p>
        </w:tc>
      </w:tr>
    </w:tbl>
    <w:p w14:paraId="0863D85E" w14:textId="161C6120" w:rsidR="007A70EC" w:rsidRPr="00692256" w:rsidRDefault="007A70EC" w:rsidP="4B982999">
      <w:pPr>
        <w:rPr>
          <w:sz w:val="24"/>
          <w:szCs w:val="24"/>
        </w:rPr>
      </w:pPr>
    </w:p>
    <w:p w14:paraId="6A68F521" w14:textId="18655ADF" w:rsidR="00E16C41" w:rsidRPr="00692256" w:rsidRDefault="79E58F05" w:rsidP="4B982999">
      <w:pPr>
        <w:rPr>
          <w:sz w:val="24"/>
          <w:szCs w:val="24"/>
        </w:rPr>
      </w:pPr>
      <w:r w:rsidRPr="00692256">
        <w:rPr>
          <w:sz w:val="24"/>
          <w:szCs w:val="24"/>
        </w:rPr>
        <w:t>3.2. Reus</w:t>
      </w:r>
      <w:r w:rsidR="00D57D7F" w:rsidRPr="00692256">
        <w:rPr>
          <w:sz w:val="24"/>
          <w:szCs w:val="24"/>
        </w:rPr>
        <w:t xml:space="preserve">ing </w:t>
      </w:r>
      <w:r w:rsidRPr="00692256">
        <w:rPr>
          <w:sz w:val="24"/>
          <w:szCs w:val="24"/>
        </w:rPr>
        <w:t>assessments</w:t>
      </w:r>
    </w:p>
    <w:p w14:paraId="111B1AD0" w14:textId="07251F93" w:rsidR="00E16C41" w:rsidRPr="00692256" w:rsidRDefault="354545E6" w:rsidP="4B982999">
      <w:pPr>
        <w:rPr>
          <w:sz w:val="24"/>
          <w:szCs w:val="24"/>
        </w:rPr>
      </w:pPr>
      <w:r w:rsidRPr="00692256">
        <w:rPr>
          <w:sz w:val="24"/>
          <w:szCs w:val="24"/>
        </w:rPr>
        <w:t xml:space="preserve">3.2.1. </w:t>
      </w:r>
      <w:r w:rsidR="79E58F05" w:rsidRPr="00692256">
        <w:rPr>
          <w:sz w:val="24"/>
          <w:szCs w:val="24"/>
        </w:rPr>
        <w:t>Does the law(s) permit the use of a Privacy Impact Assessment for more than one processing operation?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2"/>
        <w:gridCol w:w="7118"/>
      </w:tblGrid>
      <w:tr w:rsidR="00E16C41" w:rsidRPr="00692256" w14:paraId="0CA6AC44"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1994DBC2" w14:textId="73A2255B"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36108B94" w14:textId="77777777"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Yes.  </w:t>
            </w:r>
          </w:p>
          <w:p w14:paraId="7EBF5181" w14:textId="07741614" w:rsidR="00E16C41" w:rsidRPr="00692256" w:rsidRDefault="00E16C41" w:rsidP="00E27E9F">
            <w:pPr>
              <w:rPr>
                <w:rFonts w:cs="Arial"/>
                <w:sz w:val="24"/>
                <w:szCs w:val="24"/>
              </w:rPr>
            </w:pPr>
          </w:p>
        </w:tc>
      </w:tr>
      <w:tr w:rsidR="00E16C41" w:rsidRPr="00692256" w14:paraId="5D502313"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712B5D7B" w14:textId="2D23749C" w:rsidR="00E16C41" w:rsidRPr="00692256" w:rsidRDefault="79E58F05"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2A7CC4DF" w14:textId="2F548373" w:rsidR="00E27E9F" w:rsidRPr="00692256" w:rsidRDefault="00696592" w:rsidP="00E27E9F">
            <w:pPr>
              <w:rPr>
                <w:rFonts w:cs="Arial"/>
                <w:sz w:val="24"/>
                <w:szCs w:val="24"/>
              </w:rPr>
            </w:pPr>
            <w:r w:rsidRPr="40237ED2">
              <w:rPr>
                <w:rFonts w:cs="Arial"/>
                <w:sz w:val="24"/>
                <w:szCs w:val="24"/>
              </w:rPr>
              <w:t xml:space="preserve"> </w:t>
            </w:r>
            <w:r w:rsidR="00DA1204" w:rsidRPr="40237ED2">
              <w:rPr>
                <w:rFonts w:cs="Arial"/>
                <w:sz w:val="24"/>
                <w:szCs w:val="24"/>
              </w:rPr>
              <w:t>§</w:t>
            </w:r>
            <w:ins w:id="52" w:author="Deborah Stuhl" w:date="2026-04-06T10:03:00Z" w16du:dateUtc="2026-04-06T10:03:29Z">
              <w:r w:rsidR="43176638" w:rsidRPr="40237ED2">
                <w:rPr>
                  <w:rFonts w:cs="Arial"/>
                  <w:sz w:val="24"/>
                  <w:szCs w:val="24"/>
                </w:rPr>
                <w:t>§</w:t>
              </w:r>
            </w:ins>
            <w:r w:rsidR="00E27E9F" w:rsidRPr="40237ED2">
              <w:rPr>
                <w:rFonts w:cs="Arial"/>
                <w:sz w:val="24"/>
                <w:szCs w:val="24"/>
              </w:rPr>
              <w:t>42-522(d)</w:t>
            </w:r>
            <w:r w:rsidR="00DA1204" w:rsidRPr="40237ED2">
              <w:rPr>
                <w:rFonts w:cs="Arial"/>
                <w:sz w:val="24"/>
                <w:szCs w:val="24"/>
              </w:rPr>
              <w:t xml:space="preserve">, </w:t>
            </w:r>
            <w:del w:id="53" w:author="Deborah Stuhl" w:date="2026-04-06T10:03:00Z" w16du:dateUtc="2026-04-06T10:03:23Z">
              <w:r w:rsidRPr="40237ED2" w:rsidDel="00E27E9F">
                <w:rPr>
                  <w:rFonts w:cs="Arial"/>
                  <w:sz w:val="24"/>
                  <w:szCs w:val="24"/>
                </w:rPr>
                <w:delText xml:space="preserve"> </w:delText>
              </w:r>
            </w:del>
            <w:r w:rsidR="00DA1204" w:rsidRPr="40237ED2">
              <w:rPr>
                <w:rFonts w:cs="Arial"/>
                <w:sz w:val="24"/>
                <w:szCs w:val="24"/>
              </w:rPr>
              <w:t xml:space="preserve">42-522(d) </w:t>
            </w:r>
            <w:r w:rsidR="00E27E9F" w:rsidRPr="40237ED2">
              <w:rPr>
                <w:rFonts w:cs="Arial"/>
                <w:sz w:val="24"/>
                <w:szCs w:val="24"/>
              </w:rPr>
              <w:t>(e)</w:t>
            </w:r>
            <w:r w:rsidR="00DA1204" w:rsidRPr="40237ED2">
              <w:rPr>
                <w:rFonts w:cs="Arial"/>
                <w:sz w:val="24"/>
                <w:szCs w:val="24"/>
              </w:rPr>
              <w:t>, 42-529b(c), and 42-529b(d) of the CTDPA</w:t>
            </w:r>
          </w:p>
          <w:p w14:paraId="27AE1B0A" w14:textId="36F418C5" w:rsidR="00E16C41" w:rsidRPr="00692256" w:rsidRDefault="00E16C41" w:rsidP="00E27E9F">
            <w:pPr>
              <w:rPr>
                <w:rFonts w:cs="Arial"/>
                <w:sz w:val="24"/>
                <w:szCs w:val="24"/>
              </w:rPr>
            </w:pPr>
          </w:p>
        </w:tc>
      </w:tr>
      <w:tr w:rsidR="00E16C41" w:rsidRPr="00692256" w14:paraId="62A0FF5D"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665E84F0" w14:textId="75FCA43A"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531EE0C0" w14:textId="72F3DA20" w:rsidR="00E16C41" w:rsidRPr="00692256" w:rsidRDefault="79E58F05" w:rsidP="4B982999">
            <w:pPr>
              <w:rPr>
                <w:sz w:val="24"/>
                <w:szCs w:val="24"/>
              </w:rPr>
            </w:pPr>
            <w:r w:rsidRPr="00692256">
              <w:rPr>
                <w:sz w:val="24"/>
                <w:szCs w:val="24"/>
              </w:rPr>
              <w:t> </w:t>
            </w:r>
            <w:r w:rsidR="003941CA">
              <w:rPr>
                <w:sz w:val="24"/>
                <w:szCs w:val="24"/>
              </w:rPr>
              <w:t>Controller</w:t>
            </w:r>
          </w:p>
        </w:tc>
      </w:tr>
    </w:tbl>
    <w:p w14:paraId="798DC28A" w14:textId="77777777" w:rsidR="00E16C41" w:rsidRPr="00692256" w:rsidRDefault="00E16C41" w:rsidP="4B982999">
      <w:pPr>
        <w:rPr>
          <w:sz w:val="24"/>
          <w:szCs w:val="24"/>
        </w:rPr>
      </w:pPr>
    </w:p>
    <w:p w14:paraId="7CC577C2" w14:textId="783528CC" w:rsidR="00E16C41" w:rsidRPr="00692256" w:rsidRDefault="354545E6" w:rsidP="4B982999">
      <w:pPr>
        <w:rPr>
          <w:sz w:val="24"/>
          <w:szCs w:val="24"/>
        </w:rPr>
      </w:pPr>
      <w:r w:rsidRPr="00692256">
        <w:rPr>
          <w:sz w:val="24"/>
          <w:szCs w:val="24"/>
        </w:rPr>
        <w:t xml:space="preserve">3.2.2. </w:t>
      </w:r>
      <w:r w:rsidR="00E36CBD" w:rsidRPr="00692256">
        <w:rPr>
          <w:sz w:val="24"/>
          <w:szCs w:val="24"/>
        </w:rPr>
        <w:t xml:space="preserve">Under </w:t>
      </w:r>
      <w:r w:rsidR="79E58F05" w:rsidRPr="00692256">
        <w:rPr>
          <w:sz w:val="24"/>
          <w:szCs w:val="24"/>
        </w:rPr>
        <w:t>which circumstances can a Privacy Impact Assessment be used for more than one processing operation?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E16C41" w:rsidRPr="00692256" w14:paraId="35C55F13"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3273B193" w14:textId="68845054"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0DA65AA" w14:textId="77777777" w:rsidR="00EE6C08" w:rsidRPr="00692256" w:rsidRDefault="00696592" w:rsidP="00EE6C08">
            <w:pPr>
              <w:rPr>
                <w:rFonts w:cs="Arial"/>
                <w:sz w:val="24"/>
                <w:szCs w:val="24"/>
              </w:rPr>
            </w:pPr>
            <w:r w:rsidRPr="00692256">
              <w:rPr>
                <w:rFonts w:cs="Arial"/>
                <w:sz w:val="24"/>
                <w:szCs w:val="24"/>
              </w:rPr>
              <w:t xml:space="preserve"> </w:t>
            </w:r>
            <w:r w:rsidR="00EE6C08" w:rsidRPr="00692256">
              <w:rPr>
                <w:rFonts w:cs="Arial"/>
                <w:sz w:val="24"/>
                <w:szCs w:val="24"/>
              </w:rPr>
              <w:t xml:space="preserve">Under the general DPA requirements: </w:t>
            </w:r>
          </w:p>
          <w:p w14:paraId="057B0D98" w14:textId="77777777" w:rsidR="00EE6C08" w:rsidRPr="00937070" w:rsidRDefault="00EE6C08" w:rsidP="00EE6C08">
            <w:pPr>
              <w:pStyle w:val="ListParagraph"/>
              <w:numPr>
                <w:ilvl w:val="0"/>
                <w:numId w:val="103"/>
              </w:numPr>
              <w:rPr>
                <w:rFonts w:cs="Arial"/>
                <w:sz w:val="24"/>
                <w:szCs w:val="24"/>
              </w:rPr>
            </w:pPr>
            <w:r w:rsidRPr="00937070">
              <w:rPr>
                <w:rFonts w:cs="Arial"/>
                <w:sz w:val="24"/>
                <w:szCs w:val="24"/>
              </w:rPr>
              <w:t>a single DPA may address a comparable set of processing operations that include similar activities</w:t>
            </w:r>
            <w:r>
              <w:rPr>
                <w:rFonts w:cs="Arial"/>
                <w:sz w:val="24"/>
                <w:szCs w:val="24"/>
              </w:rPr>
              <w:t>; and</w:t>
            </w:r>
          </w:p>
          <w:p w14:paraId="5CC523CF" w14:textId="77777777" w:rsidR="00EE6C08" w:rsidRPr="00937070" w:rsidRDefault="00EE6C08" w:rsidP="00EE6C08">
            <w:pPr>
              <w:pStyle w:val="ListParagraph"/>
              <w:numPr>
                <w:ilvl w:val="0"/>
                <w:numId w:val="103"/>
              </w:numPr>
              <w:rPr>
                <w:rFonts w:cs="Arial"/>
                <w:sz w:val="24"/>
                <w:szCs w:val="24"/>
              </w:rPr>
            </w:pPr>
            <w:r w:rsidRPr="00937070">
              <w:rPr>
                <w:rFonts w:cs="Arial"/>
                <w:sz w:val="24"/>
                <w:szCs w:val="24"/>
              </w:rPr>
              <w:t xml:space="preserve">if a controller conducts a </w:t>
            </w:r>
            <w:r>
              <w:rPr>
                <w:rFonts w:cs="Arial"/>
                <w:sz w:val="24"/>
                <w:szCs w:val="24"/>
              </w:rPr>
              <w:t>DPA</w:t>
            </w:r>
            <w:r w:rsidRPr="00937070">
              <w:rPr>
                <w:rFonts w:cs="Arial"/>
                <w:sz w:val="24"/>
                <w:szCs w:val="24"/>
              </w:rPr>
              <w:t xml:space="preserve"> for the purpose of complying with another applicable law or regulation, the </w:t>
            </w:r>
            <w:r>
              <w:rPr>
                <w:rFonts w:cs="Arial"/>
                <w:sz w:val="24"/>
                <w:szCs w:val="24"/>
              </w:rPr>
              <w:t>DPA</w:t>
            </w:r>
            <w:r w:rsidRPr="00937070">
              <w:rPr>
                <w:rFonts w:cs="Arial"/>
                <w:sz w:val="24"/>
                <w:szCs w:val="24"/>
              </w:rPr>
              <w:t xml:space="preserve"> shall be deemed to satisfy the requirements established in this section if such data protection assessment is reasonably similar in scope and effect to the data protection assessment that would otherwise be conducted pursuant to </w:t>
            </w:r>
            <w:r>
              <w:rPr>
                <w:rFonts w:cs="Arial"/>
                <w:sz w:val="24"/>
                <w:szCs w:val="24"/>
              </w:rPr>
              <w:t>the CTDPA</w:t>
            </w:r>
            <w:r w:rsidRPr="00937070">
              <w:rPr>
                <w:rFonts w:cs="Arial"/>
                <w:sz w:val="24"/>
                <w:szCs w:val="24"/>
              </w:rPr>
              <w:t>.</w:t>
            </w:r>
          </w:p>
          <w:p w14:paraId="11FBA0C2" w14:textId="77777777" w:rsidR="00EE6C08" w:rsidRPr="00692256" w:rsidRDefault="00EE6C08" w:rsidP="00EE6C08">
            <w:pPr>
              <w:rPr>
                <w:rFonts w:cs="Arial"/>
                <w:sz w:val="24"/>
                <w:szCs w:val="24"/>
              </w:rPr>
            </w:pPr>
            <w:r w:rsidRPr="00692256">
              <w:rPr>
                <w:rFonts w:cs="Arial"/>
                <w:sz w:val="24"/>
                <w:szCs w:val="24"/>
              </w:rPr>
              <w:lastRenderedPageBreak/>
              <w:t>Similar regarding the DPA requirements for social media platforms and minors</w:t>
            </w:r>
            <w:r>
              <w:rPr>
                <w:rFonts w:cs="Arial"/>
                <w:sz w:val="24"/>
                <w:szCs w:val="24"/>
              </w:rPr>
              <w:t>.</w:t>
            </w:r>
          </w:p>
          <w:p w14:paraId="7D52DCCF" w14:textId="51B2A4FE" w:rsidR="00EE6C08" w:rsidRPr="00692256" w:rsidRDefault="00EE6C08" w:rsidP="00EE6C08">
            <w:pPr>
              <w:rPr>
                <w:rFonts w:cs="Arial"/>
                <w:sz w:val="24"/>
                <w:szCs w:val="24"/>
              </w:rPr>
            </w:pPr>
            <w:r w:rsidRPr="00692256">
              <w:rPr>
                <w:rFonts w:cs="Arial"/>
                <w:sz w:val="24"/>
                <w:szCs w:val="24"/>
              </w:rPr>
              <w:t xml:space="preserve">Under </w:t>
            </w:r>
            <w:r>
              <w:rPr>
                <w:rFonts w:cs="Arial"/>
                <w:sz w:val="24"/>
                <w:szCs w:val="24"/>
              </w:rPr>
              <w:t>§</w:t>
            </w:r>
            <w:r w:rsidRPr="00692256">
              <w:rPr>
                <w:rFonts w:cs="Arial"/>
                <w:sz w:val="24"/>
                <w:szCs w:val="24"/>
              </w:rPr>
              <w:t>42-529b(c)</w:t>
            </w:r>
            <w:r>
              <w:rPr>
                <w:rFonts w:cs="Arial"/>
                <w:sz w:val="24"/>
                <w:szCs w:val="24"/>
              </w:rPr>
              <w:t xml:space="preserve"> of the CTDPA</w:t>
            </w:r>
            <w:r w:rsidRPr="00692256">
              <w:rPr>
                <w:rFonts w:cs="Arial"/>
                <w:sz w:val="24"/>
                <w:szCs w:val="24"/>
              </w:rPr>
              <w:t xml:space="preserve">, a single </w:t>
            </w:r>
            <w:r>
              <w:rPr>
                <w:rFonts w:cs="Arial"/>
                <w:sz w:val="24"/>
                <w:szCs w:val="24"/>
              </w:rPr>
              <w:t>DPA</w:t>
            </w:r>
            <w:r w:rsidRPr="00692256">
              <w:rPr>
                <w:rFonts w:cs="Arial"/>
                <w:sz w:val="24"/>
                <w:szCs w:val="24"/>
              </w:rPr>
              <w:t xml:space="preserve"> may address a comparable set of processing operations that include similar activities.</w:t>
            </w:r>
          </w:p>
          <w:p w14:paraId="1B70143E" w14:textId="4D6713A9" w:rsidR="00E16C41" w:rsidRPr="00692256" w:rsidRDefault="00EE6C08" w:rsidP="00EE6C08">
            <w:pPr>
              <w:rPr>
                <w:rFonts w:cs="Arial"/>
                <w:sz w:val="24"/>
                <w:szCs w:val="24"/>
              </w:rPr>
            </w:pPr>
            <w:r w:rsidRPr="00692256">
              <w:rPr>
                <w:rFonts w:cs="Arial"/>
                <w:sz w:val="24"/>
                <w:szCs w:val="24"/>
              </w:rPr>
              <w:t xml:space="preserve">Moreover, under </w:t>
            </w:r>
            <w:r>
              <w:rPr>
                <w:rFonts w:cs="Arial"/>
                <w:sz w:val="24"/>
                <w:szCs w:val="24"/>
              </w:rPr>
              <w:t>§</w:t>
            </w:r>
            <w:r w:rsidRPr="00692256">
              <w:rPr>
                <w:rFonts w:cs="Arial"/>
                <w:sz w:val="24"/>
                <w:szCs w:val="24"/>
              </w:rPr>
              <w:t>42-529(d)</w:t>
            </w:r>
            <w:r>
              <w:rPr>
                <w:rFonts w:cs="Arial"/>
                <w:sz w:val="24"/>
                <w:szCs w:val="24"/>
              </w:rPr>
              <w:t xml:space="preserve"> of the CTDPA</w:t>
            </w:r>
            <w:r w:rsidRPr="00692256">
              <w:rPr>
                <w:rFonts w:cs="Arial"/>
                <w:sz w:val="24"/>
                <w:szCs w:val="24"/>
              </w:rPr>
              <w:t xml:space="preserve">, if a controller conducts a DPA for purpose of compliance with another applicable law or regulation, that assessments is considered compliant under the CTDPA if such </w:t>
            </w:r>
            <w:r>
              <w:rPr>
                <w:rFonts w:cs="Arial"/>
                <w:sz w:val="24"/>
                <w:szCs w:val="24"/>
              </w:rPr>
              <w:t>DPA</w:t>
            </w:r>
            <w:r w:rsidRPr="00692256">
              <w:rPr>
                <w:rFonts w:cs="Arial"/>
                <w:sz w:val="24"/>
                <w:szCs w:val="24"/>
              </w:rPr>
              <w:t xml:space="preserve"> is reasonably similar in scope and effect to the data protection assessment that would others be conducted pursuant to this section.</w:t>
            </w:r>
          </w:p>
        </w:tc>
      </w:tr>
      <w:tr w:rsidR="00E16C41" w:rsidRPr="00692256" w14:paraId="64411459"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6FDD197E" w14:textId="12E78BAB" w:rsidR="00E16C41" w:rsidRPr="00692256" w:rsidRDefault="79E58F05"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1027DC74" w14:textId="26D28851" w:rsidR="00E16C41" w:rsidRPr="00692256" w:rsidRDefault="00696592" w:rsidP="4B982999">
            <w:pPr>
              <w:rPr>
                <w:rFonts w:cs="Arial"/>
                <w:sz w:val="24"/>
                <w:szCs w:val="24"/>
              </w:rPr>
            </w:pPr>
            <w:r w:rsidRPr="40237ED2">
              <w:rPr>
                <w:rFonts w:cs="Arial"/>
                <w:sz w:val="24"/>
                <w:szCs w:val="24"/>
              </w:rPr>
              <w:t xml:space="preserve"> </w:t>
            </w:r>
            <w:ins w:id="54" w:author="Deborah Stuhl" w:date="2026-04-06T10:03:00Z" w16du:dateUtc="2026-04-06T10:03:36Z">
              <w:r w:rsidR="46C022CE" w:rsidRPr="40237ED2">
                <w:rPr>
                  <w:rFonts w:cs="Arial"/>
                  <w:sz w:val="24"/>
                  <w:szCs w:val="24"/>
                </w:rPr>
                <w:t>§</w:t>
              </w:r>
            </w:ins>
            <w:r w:rsidR="00EE6C08" w:rsidRPr="40237ED2">
              <w:rPr>
                <w:rFonts w:cs="Arial"/>
                <w:sz w:val="24"/>
                <w:szCs w:val="24"/>
              </w:rPr>
              <w:t>§42-522(d),  42-522(d) (e), 42-529b(c), and 42-529b(d) of the CTDPA</w:t>
            </w:r>
          </w:p>
        </w:tc>
      </w:tr>
      <w:tr w:rsidR="00E16C41" w:rsidRPr="00692256" w14:paraId="0A760662"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2FB67BBD" w14:textId="2D3BCC00"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6B5E099" w14:textId="412846B2" w:rsidR="00E16C41" w:rsidRPr="00692256" w:rsidRDefault="79E58F05" w:rsidP="4B982999">
            <w:pPr>
              <w:rPr>
                <w:sz w:val="24"/>
                <w:szCs w:val="24"/>
              </w:rPr>
            </w:pPr>
            <w:r w:rsidRPr="00692256">
              <w:rPr>
                <w:sz w:val="24"/>
                <w:szCs w:val="24"/>
              </w:rPr>
              <w:t> </w:t>
            </w:r>
            <w:r w:rsidR="00EE6C08">
              <w:rPr>
                <w:sz w:val="24"/>
                <w:szCs w:val="24"/>
              </w:rPr>
              <w:t>Controller</w:t>
            </w:r>
          </w:p>
        </w:tc>
      </w:tr>
    </w:tbl>
    <w:p w14:paraId="6DED3A92" w14:textId="77777777" w:rsidR="00E16C41" w:rsidRPr="00692256" w:rsidRDefault="00E16C41" w:rsidP="4B982999">
      <w:pPr>
        <w:rPr>
          <w:sz w:val="24"/>
          <w:szCs w:val="24"/>
        </w:rPr>
      </w:pPr>
    </w:p>
    <w:p w14:paraId="55FBD2E3" w14:textId="10663794" w:rsidR="00E16C41" w:rsidRPr="00692256" w:rsidRDefault="79E58F05" w:rsidP="4B982999">
      <w:pPr>
        <w:rPr>
          <w:sz w:val="24"/>
          <w:szCs w:val="24"/>
        </w:rPr>
      </w:pPr>
      <w:r w:rsidRPr="00692256">
        <w:rPr>
          <w:sz w:val="24"/>
          <w:szCs w:val="24"/>
        </w:rPr>
        <w:t>3.3. Publication</w:t>
      </w:r>
    </w:p>
    <w:p w14:paraId="04CA5F47" w14:textId="72C780FA" w:rsidR="00E16C41" w:rsidRPr="00692256" w:rsidRDefault="279F0B45" w:rsidP="4B982999">
      <w:pPr>
        <w:rPr>
          <w:sz w:val="24"/>
          <w:szCs w:val="24"/>
        </w:rPr>
      </w:pPr>
      <w:r w:rsidRPr="00692256">
        <w:rPr>
          <w:sz w:val="24"/>
          <w:szCs w:val="24"/>
        </w:rPr>
        <w:t xml:space="preserve">3.3.1. </w:t>
      </w:r>
      <w:r w:rsidR="79E58F05" w:rsidRPr="00692256">
        <w:rPr>
          <w:sz w:val="24"/>
          <w:szCs w:val="24"/>
        </w:rPr>
        <w:t>Is there a requirement to submit Privacy Impact Assessment</w:t>
      </w:r>
      <w:r w:rsidR="00832881" w:rsidRPr="00692256">
        <w:rPr>
          <w:sz w:val="24"/>
          <w:szCs w:val="24"/>
        </w:rPr>
        <w:t>s</w:t>
      </w:r>
      <w:r w:rsidR="79E58F05" w:rsidRPr="00692256">
        <w:rPr>
          <w:sz w:val="24"/>
          <w:szCs w:val="24"/>
        </w:rPr>
        <w:t xml:space="preserve"> to the supervisory authority?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E16C41" w:rsidRPr="00692256" w14:paraId="3663AFDD"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327E30D4" w14:textId="61365E1A"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4DFC980" w14:textId="066A08EC" w:rsidR="00E27E9F" w:rsidRPr="00692256" w:rsidRDefault="00696592" w:rsidP="00E27E9F">
            <w:pPr>
              <w:rPr>
                <w:rFonts w:cs="Arial"/>
                <w:sz w:val="24"/>
                <w:szCs w:val="24"/>
              </w:rPr>
            </w:pPr>
            <w:r w:rsidRPr="00692256">
              <w:rPr>
                <w:rFonts w:cs="Arial"/>
                <w:sz w:val="24"/>
                <w:szCs w:val="24"/>
              </w:rPr>
              <w:t xml:space="preserve"> </w:t>
            </w:r>
            <w:r w:rsidR="00624CCF">
              <w:rPr>
                <w:rFonts w:cs="Arial"/>
                <w:sz w:val="24"/>
                <w:szCs w:val="24"/>
              </w:rPr>
              <w:t>Yes, u</w:t>
            </w:r>
            <w:r w:rsidR="00E27E9F" w:rsidRPr="00692256">
              <w:rPr>
                <w:rFonts w:cs="Arial"/>
                <w:sz w:val="24"/>
                <w:szCs w:val="24"/>
              </w:rPr>
              <w:t xml:space="preserve">nder certain circumstances.  </w:t>
            </w:r>
          </w:p>
          <w:p w14:paraId="1841DC1D" w14:textId="694A467E" w:rsidR="00E27E9F" w:rsidRPr="00692256" w:rsidRDefault="00E27E9F" w:rsidP="00E27E9F">
            <w:pPr>
              <w:rPr>
                <w:rFonts w:cs="Arial"/>
                <w:sz w:val="24"/>
                <w:szCs w:val="24"/>
              </w:rPr>
            </w:pPr>
            <w:r w:rsidRPr="00692256">
              <w:rPr>
                <w:rFonts w:cs="Arial"/>
                <w:sz w:val="24"/>
                <w:szCs w:val="24"/>
              </w:rPr>
              <w:t xml:space="preserve">Under </w:t>
            </w:r>
            <w:r w:rsidR="00F1420C">
              <w:rPr>
                <w:rFonts w:cs="Arial"/>
                <w:sz w:val="24"/>
                <w:szCs w:val="24"/>
              </w:rPr>
              <w:t>§</w:t>
            </w:r>
            <w:r w:rsidRPr="00692256">
              <w:rPr>
                <w:rFonts w:cs="Arial"/>
                <w:sz w:val="24"/>
                <w:szCs w:val="24"/>
              </w:rPr>
              <w:t>42-522</w:t>
            </w:r>
            <w:r w:rsidR="00F1420C">
              <w:rPr>
                <w:rFonts w:cs="Arial"/>
                <w:sz w:val="24"/>
                <w:szCs w:val="24"/>
              </w:rPr>
              <w:t xml:space="preserve"> of the CTDPA</w:t>
            </w:r>
            <w:r w:rsidRPr="00692256">
              <w:rPr>
                <w:rFonts w:cs="Arial"/>
                <w:sz w:val="24"/>
                <w:szCs w:val="24"/>
              </w:rPr>
              <w:t>, the DPA must be submitted to the AG upon request</w:t>
            </w:r>
          </w:p>
          <w:p w14:paraId="31A6093F" w14:textId="6D3A702B" w:rsidR="00E27E9F" w:rsidRPr="00692256" w:rsidRDefault="00E27E9F" w:rsidP="00E27E9F">
            <w:pPr>
              <w:rPr>
                <w:rFonts w:cs="Arial"/>
                <w:sz w:val="24"/>
                <w:szCs w:val="24"/>
              </w:rPr>
            </w:pPr>
            <w:r w:rsidRPr="00692256">
              <w:rPr>
                <w:rFonts w:cs="Arial"/>
                <w:sz w:val="24"/>
                <w:szCs w:val="24"/>
              </w:rPr>
              <w:t xml:space="preserve">The </w:t>
            </w:r>
            <w:r w:rsidR="00F1420C">
              <w:rPr>
                <w:rFonts w:cs="Arial"/>
                <w:sz w:val="24"/>
                <w:szCs w:val="24"/>
              </w:rPr>
              <w:t>AG</w:t>
            </w:r>
            <w:r w:rsidRPr="00692256">
              <w:rPr>
                <w:rFonts w:cs="Arial"/>
                <w:sz w:val="24"/>
                <w:szCs w:val="24"/>
              </w:rPr>
              <w:t xml:space="preserve"> may require that a controller disclose any </w:t>
            </w:r>
            <w:r w:rsidR="00F1420C">
              <w:rPr>
                <w:rFonts w:cs="Arial"/>
                <w:sz w:val="24"/>
                <w:szCs w:val="24"/>
              </w:rPr>
              <w:t>DPA</w:t>
            </w:r>
            <w:r w:rsidRPr="00692256">
              <w:rPr>
                <w:rFonts w:cs="Arial"/>
                <w:sz w:val="24"/>
                <w:szCs w:val="24"/>
              </w:rPr>
              <w:t xml:space="preserve"> that is relevant to an investigation conducted by the </w:t>
            </w:r>
            <w:r w:rsidR="00F1420C">
              <w:rPr>
                <w:rFonts w:cs="Arial"/>
                <w:sz w:val="24"/>
                <w:szCs w:val="24"/>
              </w:rPr>
              <w:t>AG</w:t>
            </w:r>
            <w:r w:rsidRPr="00692256">
              <w:rPr>
                <w:rFonts w:cs="Arial"/>
                <w:sz w:val="24"/>
                <w:szCs w:val="24"/>
              </w:rPr>
              <w:t xml:space="preserve">, and the controller shall make the </w:t>
            </w:r>
            <w:r w:rsidR="00F1420C">
              <w:rPr>
                <w:rFonts w:cs="Arial"/>
                <w:sz w:val="24"/>
                <w:szCs w:val="24"/>
              </w:rPr>
              <w:t>DPA</w:t>
            </w:r>
            <w:r w:rsidRPr="00692256">
              <w:rPr>
                <w:rFonts w:cs="Arial"/>
                <w:sz w:val="24"/>
                <w:szCs w:val="24"/>
              </w:rPr>
              <w:t xml:space="preserve"> available to the </w:t>
            </w:r>
            <w:r w:rsidR="00F1420C">
              <w:rPr>
                <w:rFonts w:cs="Arial"/>
                <w:sz w:val="24"/>
                <w:szCs w:val="24"/>
              </w:rPr>
              <w:t>AG</w:t>
            </w:r>
            <w:r w:rsidRPr="00692256">
              <w:rPr>
                <w:rFonts w:cs="Arial"/>
                <w:sz w:val="24"/>
                <w:szCs w:val="24"/>
              </w:rPr>
              <w:t xml:space="preserve">. The </w:t>
            </w:r>
            <w:r w:rsidR="00F1420C">
              <w:rPr>
                <w:rFonts w:cs="Arial"/>
                <w:sz w:val="24"/>
                <w:szCs w:val="24"/>
              </w:rPr>
              <w:t>AG</w:t>
            </w:r>
            <w:r w:rsidRPr="00692256">
              <w:rPr>
                <w:rFonts w:cs="Arial"/>
                <w:sz w:val="24"/>
                <w:szCs w:val="24"/>
              </w:rPr>
              <w:t xml:space="preserve"> may evaluate the </w:t>
            </w:r>
            <w:r w:rsidR="00F1420C">
              <w:rPr>
                <w:rFonts w:cs="Arial"/>
                <w:sz w:val="24"/>
                <w:szCs w:val="24"/>
              </w:rPr>
              <w:t>DPA</w:t>
            </w:r>
            <w:r w:rsidRPr="00692256">
              <w:rPr>
                <w:rFonts w:cs="Arial"/>
                <w:sz w:val="24"/>
                <w:szCs w:val="24"/>
              </w:rPr>
              <w:t xml:space="preserve"> for compliance with the responsibilities set forth in </w:t>
            </w:r>
            <w:r w:rsidR="00F1420C">
              <w:rPr>
                <w:rFonts w:cs="Arial"/>
                <w:sz w:val="24"/>
                <w:szCs w:val="24"/>
              </w:rPr>
              <w:t>§§</w:t>
            </w:r>
            <w:r w:rsidRPr="00692256">
              <w:rPr>
                <w:rFonts w:cs="Arial"/>
                <w:sz w:val="24"/>
                <w:szCs w:val="24"/>
              </w:rPr>
              <w:t>42-515</w:t>
            </w:r>
            <w:r w:rsidR="00F1420C">
              <w:rPr>
                <w:rFonts w:cs="Arial"/>
                <w:sz w:val="24"/>
                <w:szCs w:val="24"/>
              </w:rPr>
              <w:t>-</w:t>
            </w:r>
            <w:r w:rsidRPr="00692256">
              <w:rPr>
                <w:rFonts w:cs="Arial"/>
                <w:sz w:val="24"/>
                <w:szCs w:val="24"/>
              </w:rPr>
              <w:t>42-525</w:t>
            </w:r>
            <w:r w:rsidR="00F1420C">
              <w:rPr>
                <w:rFonts w:cs="Arial"/>
                <w:sz w:val="24"/>
                <w:szCs w:val="24"/>
              </w:rPr>
              <w:t xml:space="preserve"> of the CTDPA</w:t>
            </w:r>
            <w:r w:rsidRPr="00692256">
              <w:rPr>
                <w:rFonts w:cs="Arial"/>
                <w:sz w:val="24"/>
                <w:szCs w:val="24"/>
              </w:rPr>
              <w:t xml:space="preserve">, inclusive. </w:t>
            </w:r>
            <w:r w:rsidR="00F1420C">
              <w:rPr>
                <w:rFonts w:cs="Arial"/>
                <w:sz w:val="24"/>
                <w:szCs w:val="24"/>
              </w:rPr>
              <w:t>DPAs</w:t>
            </w:r>
            <w:r w:rsidRPr="00692256">
              <w:rPr>
                <w:rFonts w:cs="Arial"/>
                <w:sz w:val="24"/>
                <w:szCs w:val="24"/>
              </w:rPr>
              <w:t xml:space="preserve"> shall be confidential and shall be exempt from disclosure under the </w:t>
            </w:r>
            <w:hyperlink r:id="rId29" w:history="1">
              <w:r w:rsidRPr="00F1420C">
                <w:rPr>
                  <w:rStyle w:val="Hyperlink"/>
                  <w:rFonts w:cs="Arial"/>
                  <w:sz w:val="24"/>
                  <w:szCs w:val="24"/>
                </w:rPr>
                <w:t>Freedom of Information Act</w:t>
              </w:r>
            </w:hyperlink>
            <w:r w:rsidR="00F1420C">
              <w:rPr>
                <w:rFonts w:cs="Arial"/>
                <w:sz w:val="24"/>
                <w:szCs w:val="24"/>
              </w:rPr>
              <w:t xml:space="preserve"> (FOIA)</w:t>
            </w:r>
            <w:r w:rsidRPr="00692256">
              <w:rPr>
                <w:rFonts w:cs="Arial"/>
                <w:sz w:val="24"/>
                <w:szCs w:val="24"/>
              </w:rPr>
              <w:t xml:space="preserve">. To the extent any information contained in a </w:t>
            </w:r>
            <w:r w:rsidR="00F1420C">
              <w:rPr>
                <w:rFonts w:cs="Arial"/>
                <w:sz w:val="24"/>
                <w:szCs w:val="24"/>
              </w:rPr>
              <w:t>DPA</w:t>
            </w:r>
            <w:r w:rsidRPr="00692256">
              <w:rPr>
                <w:rFonts w:cs="Arial"/>
                <w:sz w:val="24"/>
                <w:szCs w:val="24"/>
              </w:rPr>
              <w:t xml:space="preserve"> disclosed to the </w:t>
            </w:r>
            <w:r w:rsidR="00F1420C">
              <w:rPr>
                <w:rFonts w:cs="Arial"/>
                <w:sz w:val="24"/>
                <w:szCs w:val="24"/>
              </w:rPr>
              <w:t>AG</w:t>
            </w:r>
            <w:r w:rsidRPr="00692256">
              <w:rPr>
                <w:rFonts w:cs="Arial"/>
                <w:sz w:val="24"/>
                <w:szCs w:val="24"/>
              </w:rPr>
              <w:t xml:space="preserve"> includes information subject to attorney-client privilege or work product protection, such disclosure shall not constitute a waiver of such privilege or protection.</w:t>
            </w:r>
          </w:p>
          <w:p w14:paraId="2E2401BE" w14:textId="4F5B3DDD" w:rsidR="00E16C41" w:rsidRPr="00692256" w:rsidRDefault="00E27E9F" w:rsidP="00E27E9F">
            <w:pPr>
              <w:rPr>
                <w:rFonts w:cs="Arial"/>
                <w:sz w:val="24"/>
                <w:szCs w:val="24"/>
              </w:rPr>
            </w:pPr>
            <w:r w:rsidRPr="00692256">
              <w:rPr>
                <w:rFonts w:cs="Arial"/>
                <w:sz w:val="24"/>
                <w:szCs w:val="24"/>
              </w:rPr>
              <w:t xml:space="preserve">While DPAs conducted under </w:t>
            </w:r>
            <w:r w:rsidR="00F1420C">
              <w:rPr>
                <w:rFonts w:cs="Arial"/>
                <w:sz w:val="24"/>
                <w:szCs w:val="24"/>
              </w:rPr>
              <w:t>§</w:t>
            </w:r>
            <w:r w:rsidRPr="00692256">
              <w:rPr>
                <w:rFonts w:cs="Arial"/>
                <w:sz w:val="24"/>
                <w:szCs w:val="24"/>
              </w:rPr>
              <w:t xml:space="preserve">42-529b </w:t>
            </w:r>
            <w:r w:rsidR="00F1420C">
              <w:rPr>
                <w:rFonts w:cs="Arial"/>
                <w:sz w:val="24"/>
                <w:szCs w:val="24"/>
              </w:rPr>
              <w:t xml:space="preserve">of the CTDPA </w:t>
            </w:r>
            <w:r w:rsidRPr="00692256">
              <w:rPr>
                <w:rFonts w:cs="Arial"/>
                <w:sz w:val="24"/>
                <w:szCs w:val="24"/>
              </w:rPr>
              <w:t xml:space="preserve">do not contain the same language, </w:t>
            </w:r>
            <w:r w:rsidR="00F1420C">
              <w:rPr>
                <w:rFonts w:cs="Arial"/>
                <w:sz w:val="24"/>
                <w:szCs w:val="24"/>
              </w:rPr>
              <w:t>§</w:t>
            </w:r>
            <w:r w:rsidRPr="00692256">
              <w:rPr>
                <w:rFonts w:cs="Arial"/>
                <w:sz w:val="24"/>
                <w:szCs w:val="24"/>
              </w:rPr>
              <w:t xml:space="preserve">42-529b </w:t>
            </w:r>
            <w:r w:rsidR="00F1420C">
              <w:rPr>
                <w:rFonts w:cs="Arial"/>
                <w:sz w:val="24"/>
                <w:szCs w:val="24"/>
              </w:rPr>
              <w:t xml:space="preserve">of the CTDPA </w:t>
            </w:r>
            <w:r w:rsidRPr="00692256">
              <w:rPr>
                <w:rFonts w:cs="Arial"/>
                <w:sz w:val="24"/>
                <w:szCs w:val="24"/>
              </w:rPr>
              <w:t xml:space="preserve">does provide that the DPAs under that section must be conducted consistent with </w:t>
            </w:r>
            <w:r w:rsidR="00F1420C">
              <w:rPr>
                <w:rFonts w:cs="Arial"/>
                <w:sz w:val="24"/>
                <w:szCs w:val="24"/>
              </w:rPr>
              <w:t>§</w:t>
            </w:r>
            <w:r w:rsidRPr="00692256">
              <w:rPr>
                <w:rFonts w:cs="Arial"/>
                <w:sz w:val="24"/>
                <w:szCs w:val="24"/>
              </w:rPr>
              <w:t>42-522</w:t>
            </w:r>
            <w:r w:rsidR="00F1420C">
              <w:rPr>
                <w:rFonts w:cs="Arial"/>
                <w:sz w:val="24"/>
                <w:szCs w:val="24"/>
              </w:rPr>
              <w:t xml:space="preserve"> of the CTDPA</w:t>
            </w:r>
            <w:r w:rsidRPr="00692256">
              <w:rPr>
                <w:rFonts w:cs="Arial"/>
                <w:sz w:val="24"/>
                <w:szCs w:val="24"/>
              </w:rPr>
              <w:t xml:space="preserve">.  It further provides that the DPAs are </w:t>
            </w:r>
            <w:r w:rsidRPr="00692256">
              <w:rPr>
                <w:rFonts w:cs="Arial"/>
                <w:sz w:val="24"/>
                <w:szCs w:val="24"/>
              </w:rPr>
              <w:lastRenderedPageBreak/>
              <w:t xml:space="preserve">confidential and exempt from disclosure under FOIA, and that </w:t>
            </w:r>
            <w:r w:rsidR="00F1420C">
              <w:rPr>
                <w:rFonts w:cs="Arial"/>
                <w:sz w:val="24"/>
                <w:szCs w:val="24"/>
              </w:rPr>
              <w:t>to</w:t>
            </w:r>
            <w:r w:rsidRPr="00692256">
              <w:rPr>
                <w:rFonts w:cs="Arial"/>
                <w:sz w:val="24"/>
                <w:szCs w:val="24"/>
              </w:rPr>
              <w:t xml:space="preserve"> the extent any information contained in a data protection assessment disclosed to the </w:t>
            </w:r>
            <w:r w:rsidR="00F1420C">
              <w:rPr>
                <w:rFonts w:cs="Arial"/>
                <w:sz w:val="24"/>
                <w:szCs w:val="24"/>
              </w:rPr>
              <w:t>AG</w:t>
            </w:r>
            <w:r w:rsidRPr="00692256">
              <w:rPr>
                <w:rFonts w:cs="Arial"/>
                <w:sz w:val="24"/>
                <w:szCs w:val="24"/>
              </w:rPr>
              <w:t xml:space="preserve"> includes information subject to the attorney-client privilege or work product protection, such disclosure shall not constitute a waiver of such privilege or protection.” This all implies that DPAs under both sections must be submitted to the AG upon request.</w:t>
            </w:r>
          </w:p>
        </w:tc>
      </w:tr>
      <w:tr w:rsidR="00E16C41" w:rsidRPr="00692256" w14:paraId="16AB52EB"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95E82F5" w14:textId="394E3092" w:rsidR="00E16C41" w:rsidRPr="00692256" w:rsidRDefault="79E58F05" w:rsidP="4B982999">
            <w:pPr>
              <w:rPr>
                <w:rFonts w:cs="Arial"/>
                <w:sz w:val="24"/>
                <w:szCs w:val="24"/>
              </w:rPr>
            </w:pPr>
            <w:r w:rsidRPr="005A1E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9D2CA65" w14:textId="5D8B0F0F" w:rsidR="00E16C41" w:rsidRPr="00692256" w:rsidRDefault="00696592" w:rsidP="4B982999">
            <w:pPr>
              <w:rPr>
                <w:rFonts w:cs="Arial"/>
                <w:sz w:val="24"/>
                <w:szCs w:val="24"/>
              </w:rPr>
            </w:pPr>
            <w:r w:rsidRPr="00692256">
              <w:rPr>
                <w:rFonts w:cs="Arial"/>
                <w:sz w:val="24"/>
                <w:szCs w:val="24"/>
              </w:rPr>
              <w:t xml:space="preserve"> </w:t>
            </w:r>
            <w:r w:rsidR="00F1420C">
              <w:rPr>
                <w:rFonts w:cs="Arial"/>
                <w:sz w:val="24"/>
                <w:szCs w:val="24"/>
              </w:rPr>
              <w:t>§§</w:t>
            </w:r>
            <w:r w:rsidR="00F1420C" w:rsidRPr="00692256">
              <w:rPr>
                <w:rFonts w:cs="Arial"/>
                <w:sz w:val="24"/>
                <w:szCs w:val="24"/>
              </w:rPr>
              <w:t>42-52</w:t>
            </w:r>
            <w:r w:rsidR="00F1420C">
              <w:rPr>
                <w:rFonts w:cs="Arial"/>
                <w:sz w:val="24"/>
                <w:szCs w:val="24"/>
              </w:rPr>
              <w:t xml:space="preserve">2 and </w:t>
            </w:r>
            <w:r w:rsidR="00F1420C" w:rsidRPr="00692256">
              <w:rPr>
                <w:rFonts w:cs="Arial"/>
                <w:sz w:val="24"/>
                <w:szCs w:val="24"/>
              </w:rPr>
              <w:t>42-529b</w:t>
            </w:r>
            <w:r w:rsidR="00F1420C">
              <w:rPr>
                <w:rFonts w:cs="Arial"/>
                <w:sz w:val="24"/>
                <w:szCs w:val="24"/>
              </w:rPr>
              <w:t xml:space="preserve"> of the CTDPA</w:t>
            </w:r>
          </w:p>
        </w:tc>
      </w:tr>
      <w:tr w:rsidR="00E16C41" w:rsidRPr="00692256" w14:paraId="7443C4D3"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4598CD20" w14:textId="5029E38A"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1202109B" w14:textId="6952E842" w:rsidR="00E16C41" w:rsidRPr="00692256" w:rsidRDefault="79E58F05" w:rsidP="4B982999">
            <w:pPr>
              <w:rPr>
                <w:sz w:val="24"/>
                <w:szCs w:val="24"/>
              </w:rPr>
            </w:pPr>
            <w:r w:rsidRPr="00692256">
              <w:rPr>
                <w:sz w:val="24"/>
                <w:szCs w:val="24"/>
              </w:rPr>
              <w:t> </w:t>
            </w:r>
            <w:r w:rsidR="00F1420C">
              <w:rPr>
                <w:sz w:val="24"/>
                <w:szCs w:val="24"/>
              </w:rPr>
              <w:t>Controller</w:t>
            </w:r>
          </w:p>
        </w:tc>
      </w:tr>
    </w:tbl>
    <w:p w14:paraId="589658CF" w14:textId="77777777" w:rsidR="00E16C41" w:rsidRPr="00692256" w:rsidRDefault="00E16C41" w:rsidP="4B982999">
      <w:pPr>
        <w:rPr>
          <w:sz w:val="24"/>
          <w:szCs w:val="24"/>
        </w:rPr>
      </w:pPr>
    </w:p>
    <w:p w14:paraId="35CD21C2" w14:textId="720AFAC6" w:rsidR="00E16C41" w:rsidRPr="00692256" w:rsidRDefault="02ADE1E8" w:rsidP="4B982999">
      <w:pPr>
        <w:rPr>
          <w:sz w:val="24"/>
          <w:szCs w:val="24"/>
        </w:rPr>
      </w:pPr>
      <w:r w:rsidRPr="00692256">
        <w:rPr>
          <w:sz w:val="24"/>
          <w:szCs w:val="24"/>
        </w:rPr>
        <w:t xml:space="preserve">3.3.2. </w:t>
      </w:r>
      <w:r w:rsidR="064C0BF2" w:rsidRPr="00692256">
        <w:rPr>
          <w:sz w:val="24"/>
          <w:szCs w:val="24"/>
        </w:rPr>
        <w:t>Is there a requirement that Privacy Impact Assessment</w:t>
      </w:r>
      <w:r w:rsidR="00860648" w:rsidRPr="00692256">
        <w:rPr>
          <w:sz w:val="24"/>
          <w:szCs w:val="24"/>
        </w:rPr>
        <w:t>s</w:t>
      </w:r>
      <w:r w:rsidR="064C0BF2" w:rsidRPr="00692256">
        <w:rPr>
          <w:sz w:val="24"/>
          <w:szCs w:val="24"/>
        </w:rPr>
        <w:t xml:space="preserve"> be made public?</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2"/>
        <w:gridCol w:w="7028"/>
      </w:tblGrid>
      <w:tr w:rsidR="005078C3" w:rsidRPr="00692256" w14:paraId="7DCDD7FC"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51D9C706" w14:textId="781469A6"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2AB506AD" w14:textId="508FA931"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No.  DPAs</w:t>
            </w:r>
            <w:r w:rsidR="00AB3CE4">
              <w:rPr>
                <w:rFonts w:cs="Arial"/>
                <w:sz w:val="24"/>
                <w:szCs w:val="24"/>
              </w:rPr>
              <w:t>,</w:t>
            </w:r>
            <w:r w:rsidR="00E27E9F" w:rsidRPr="00692256">
              <w:rPr>
                <w:rFonts w:cs="Arial"/>
                <w:sz w:val="24"/>
                <w:szCs w:val="24"/>
              </w:rPr>
              <w:t xml:space="preserve">  even if disclosed to the AG </w:t>
            </w:r>
            <w:r w:rsidR="00AB3CE4">
              <w:rPr>
                <w:rFonts w:cs="Arial"/>
                <w:sz w:val="24"/>
                <w:szCs w:val="24"/>
              </w:rPr>
              <w:t>(as explained in section 3.3.1.</w:t>
            </w:r>
            <w:r w:rsidR="00245095">
              <w:rPr>
                <w:rFonts w:cs="Arial"/>
                <w:sz w:val="24"/>
                <w:szCs w:val="24"/>
              </w:rPr>
              <w:t xml:space="preserve"> above</w:t>
            </w:r>
            <w:r w:rsidR="00AB3CE4">
              <w:rPr>
                <w:rFonts w:cs="Arial"/>
                <w:sz w:val="24"/>
                <w:szCs w:val="24"/>
              </w:rPr>
              <w:t>)</w:t>
            </w:r>
            <w:r w:rsidR="00E27E9F" w:rsidRPr="00692256">
              <w:rPr>
                <w:rFonts w:cs="Arial"/>
                <w:sz w:val="24"/>
                <w:szCs w:val="24"/>
              </w:rPr>
              <w:t xml:space="preserve">  are confidential, exempt from FOIA, and do not waive any attorney-client or work product privilege protection.</w:t>
            </w:r>
          </w:p>
        </w:tc>
      </w:tr>
      <w:tr w:rsidR="005078C3" w:rsidRPr="00692256" w14:paraId="30436540"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5CE3E724" w14:textId="1EB1B86F"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2E272F04" w14:textId="3ABAB9BB" w:rsidR="005078C3" w:rsidRPr="00692256" w:rsidRDefault="00696592" w:rsidP="4B982999">
            <w:pPr>
              <w:rPr>
                <w:rFonts w:cs="Arial"/>
                <w:sz w:val="24"/>
                <w:szCs w:val="24"/>
              </w:rPr>
            </w:pPr>
            <w:r w:rsidRPr="00692256">
              <w:rPr>
                <w:rFonts w:cs="Arial"/>
                <w:sz w:val="24"/>
                <w:szCs w:val="24"/>
              </w:rPr>
              <w:t xml:space="preserve"> </w:t>
            </w:r>
            <w:r w:rsidR="00AB3CE4">
              <w:rPr>
                <w:rFonts w:cs="Arial"/>
                <w:sz w:val="24"/>
                <w:szCs w:val="24"/>
              </w:rPr>
              <w:t>§§</w:t>
            </w:r>
            <w:r w:rsidR="00AB3CE4" w:rsidRPr="00692256">
              <w:rPr>
                <w:rFonts w:cs="Arial"/>
                <w:sz w:val="24"/>
                <w:szCs w:val="24"/>
              </w:rPr>
              <w:t>42-52</w:t>
            </w:r>
            <w:r w:rsidR="00AB3CE4">
              <w:rPr>
                <w:rFonts w:cs="Arial"/>
                <w:sz w:val="24"/>
                <w:szCs w:val="24"/>
              </w:rPr>
              <w:t xml:space="preserve">2 and </w:t>
            </w:r>
            <w:r w:rsidR="00AB3CE4" w:rsidRPr="00692256">
              <w:rPr>
                <w:rFonts w:cs="Arial"/>
                <w:sz w:val="24"/>
                <w:szCs w:val="24"/>
              </w:rPr>
              <w:t>42-529b</w:t>
            </w:r>
            <w:r w:rsidR="00AB3CE4">
              <w:rPr>
                <w:rFonts w:cs="Arial"/>
                <w:sz w:val="24"/>
                <w:szCs w:val="24"/>
              </w:rPr>
              <w:t xml:space="preserve"> of the CTDPA</w:t>
            </w:r>
          </w:p>
        </w:tc>
      </w:tr>
      <w:tr w:rsidR="005078C3" w:rsidRPr="00692256" w14:paraId="0DC449A6"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249015F4" w14:textId="2DFA1E5F"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46A6F2FA" w14:textId="66AC12DC" w:rsidR="005078C3" w:rsidRPr="00692256" w:rsidRDefault="064C0BF2" w:rsidP="4B982999">
            <w:pPr>
              <w:rPr>
                <w:sz w:val="24"/>
                <w:szCs w:val="24"/>
              </w:rPr>
            </w:pPr>
            <w:r w:rsidRPr="00692256">
              <w:rPr>
                <w:sz w:val="24"/>
                <w:szCs w:val="24"/>
              </w:rPr>
              <w:t> </w:t>
            </w:r>
            <w:r w:rsidR="00EE12E3">
              <w:rPr>
                <w:sz w:val="24"/>
                <w:szCs w:val="24"/>
              </w:rPr>
              <w:t>Not applicable.</w:t>
            </w:r>
          </w:p>
        </w:tc>
      </w:tr>
    </w:tbl>
    <w:p w14:paraId="5488F32F" w14:textId="77777777" w:rsidR="00E16C41" w:rsidRPr="00692256" w:rsidRDefault="00E16C41" w:rsidP="4B982999">
      <w:pPr>
        <w:rPr>
          <w:sz w:val="24"/>
          <w:szCs w:val="24"/>
        </w:rPr>
      </w:pPr>
    </w:p>
    <w:p w14:paraId="2B6C361B" w14:textId="1C2B5FD7" w:rsidR="005078C3" w:rsidRPr="00692256" w:rsidRDefault="064C0BF2" w:rsidP="4B982999">
      <w:pPr>
        <w:rPr>
          <w:sz w:val="24"/>
          <w:szCs w:val="24"/>
        </w:rPr>
      </w:pPr>
      <w:r w:rsidRPr="00692256">
        <w:rPr>
          <w:sz w:val="24"/>
          <w:szCs w:val="24"/>
        </w:rPr>
        <w:t>3.4. Review and updates</w:t>
      </w:r>
    </w:p>
    <w:p w14:paraId="2C83B967" w14:textId="26894BFC" w:rsidR="005078C3" w:rsidRPr="00692256" w:rsidRDefault="02ADE1E8" w:rsidP="4B982999">
      <w:pPr>
        <w:rPr>
          <w:sz w:val="24"/>
          <w:szCs w:val="24"/>
        </w:rPr>
      </w:pPr>
      <w:r w:rsidRPr="00692256">
        <w:rPr>
          <w:sz w:val="24"/>
          <w:szCs w:val="24"/>
        </w:rPr>
        <w:t xml:space="preserve">3.4.1. </w:t>
      </w:r>
      <w:r w:rsidR="064C0BF2" w:rsidRPr="00692256">
        <w:rPr>
          <w:sz w:val="24"/>
          <w:szCs w:val="24"/>
        </w:rPr>
        <w:t xml:space="preserve">Is there a requirement to </w:t>
      </w:r>
      <w:r w:rsidRPr="00692256">
        <w:rPr>
          <w:sz w:val="24"/>
          <w:szCs w:val="24"/>
        </w:rPr>
        <w:t xml:space="preserve">periodically </w:t>
      </w:r>
      <w:r w:rsidR="064C0BF2" w:rsidRPr="00692256">
        <w:rPr>
          <w:sz w:val="24"/>
          <w:szCs w:val="24"/>
        </w:rPr>
        <w:t>review Privacy Impact Assessments?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5078C3" w:rsidRPr="00692256" w14:paraId="4BFF640C"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705E392" w14:textId="1C527F28"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6842304" w14:textId="325AA4E1" w:rsidR="00E27E9F" w:rsidRPr="00692256" w:rsidRDefault="00696592" w:rsidP="00E27E9F">
            <w:pPr>
              <w:rPr>
                <w:rFonts w:cs="Arial"/>
                <w:sz w:val="24"/>
                <w:szCs w:val="24"/>
              </w:rPr>
            </w:pPr>
            <w:r w:rsidRPr="00692256">
              <w:rPr>
                <w:rFonts w:cs="Arial"/>
                <w:sz w:val="24"/>
                <w:szCs w:val="24"/>
              </w:rPr>
              <w:t xml:space="preserve"> </w:t>
            </w:r>
            <w:r w:rsidR="00FE4683">
              <w:rPr>
                <w:rFonts w:cs="Arial"/>
                <w:sz w:val="24"/>
                <w:szCs w:val="24"/>
              </w:rPr>
              <w:t>§</w:t>
            </w:r>
            <w:r w:rsidR="00E27E9F" w:rsidRPr="00692256">
              <w:rPr>
                <w:rFonts w:cs="Arial"/>
                <w:sz w:val="24"/>
                <w:szCs w:val="24"/>
              </w:rPr>
              <w:t xml:space="preserve">42-522 </w:t>
            </w:r>
            <w:r w:rsidR="00FE4683">
              <w:rPr>
                <w:rFonts w:cs="Arial"/>
                <w:sz w:val="24"/>
                <w:szCs w:val="24"/>
              </w:rPr>
              <w:t xml:space="preserve">of the CTDPA </w:t>
            </w:r>
            <w:r w:rsidR="00E27E9F" w:rsidRPr="00692256">
              <w:rPr>
                <w:rFonts w:cs="Arial"/>
                <w:sz w:val="24"/>
                <w:szCs w:val="24"/>
              </w:rPr>
              <w:t>simply states that the controller must conduct and document a</w:t>
            </w:r>
            <w:del w:id="55" w:author="Brandon N. Robinson" w:date="2026-03-01T02:28:00Z" w16du:dateUtc="2026-03-01T08:28:00Z">
              <w:r w:rsidR="00E27E9F" w:rsidRPr="00692256" w:rsidDel="00875838">
                <w:rPr>
                  <w:rFonts w:cs="Arial"/>
                  <w:sz w:val="24"/>
                  <w:szCs w:val="24"/>
                </w:rPr>
                <w:delText>n</w:delText>
              </w:r>
            </w:del>
            <w:r w:rsidR="00E27E9F" w:rsidRPr="00692256">
              <w:rPr>
                <w:rFonts w:cs="Arial"/>
                <w:sz w:val="24"/>
                <w:szCs w:val="24"/>
              </w:rPr>
              <w:t xml:space="preserve"> DPA for each of its processing activities that presents</w:t>
            </w:r>
            <w:del w:id="56" w:author="Brandon N. Robinson" w:date="2026-03-01T02:28:00Z" w16du:dateUtc="2026-03-01T08:28:00Z">
              <w:r w:rsidR="00E27E9F" w:rsidRPr="00692256" w:rsidDel="00875838">
                <w:rPr>
                  <w:rFonts w:cs="Arial"/>
                  <w:sz w:val="24"/>
                  <w:szCs w:val="24"/>
                </w:rPr>
                <w:delText xml:space="preserve"> </w:delText>
              </w:r>
            </w:del>
            <w:r w:rsidR="00E27E9F" w:rsidRPr="00692256">
              <w:rPr>
                <w:rFonts w:cs="Arial"/>
                <w:sz w:val="24"/>
                <w:szCs w:val="24"/>
              </w:rPr>
              <w:t xml:space="preserve"> a heightened risk. </w:t>
            </w:r>
          </w:p>
          <w:p w14:paraId="37F84F1A" w14:textId="3B7D7C40" w:rsidR="005078C3" w:rsidRPr="00692256" w:rsidRDefault="00E27E9F" w:rsidP="00E27E9F">
            <w:pPr>
              <w:rPr>
                <w:rFonts w:cs="Arial"/>
                <w:sz w:val="24"/>
                <w:szCs w:val="24"/>
              </w:rPr>
            </w:pPr>
            <w:r w:rsidRPr="00692256">
              <w:rPr>
                <w:rFonts w:cs="Arial"/>
                <w:sz w:val="24"/>
                <w:szCs w:val="24"/>
              </w:rPr>
              <w:t xml:space="preserve">Under </w:t>
            </w:r>
            <w:r w:rsidR="00FE4683">
              <w:rPr>
                <w:rFonts w:cs="Arial"/>
                <w:sz w:val="24"/>
                <w:szCs w:val="24"/>
              </w:rPr>
              <w:t>§</w:t>
            </w:r>
            <w:r w:rsidRPr="00692256">
              <w:rPr>
                <w:rFonts w:cs="Arial"/>
                <w:sz w:val="24"/>
                <w:szCs w:val="24"/>
              </w:rPr>
              <w:t xml:space="preserve">42-529b(b) </w:t>
            </w:r>
            <w:r w:rsidR="00FE4683">
              <w:rPr>
                <w:rFonts w:cs="Arial"/>
                <w:sz w:val="24"/>
                <w:szCs w:val="24"/>
              </w:rPr>
              <w:t xml:space="preserve">of the CTDPA </w:t>
            </w:r>
            <w:r w:rsidRPr="00692256">
              <w:rPr>
                <w:rFonts w:cs="Arial"/>
                <w:sz w:val="24"/>
                <w:szCs w:val="24"/>
              </w:rPr>
              <w:t>regarding social media and minors, however, the controller is required to review such DPA as necessary to account for any material change to the processing operations of the online service, product or feature that is the subject of such DPA.</w:t>
            </w:r>
          </w:p>
        </w:tc>
      </w:tr>
      <w:tr w:rsidR="005078C3" w:rsidRPr="00692256" w14:paraId="0EFAF881"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1FAE04C4" w14:textId="3D5750FD"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1F995F6" w14:textId="17DA3A3D" w:rsidR="005078C3" w:rsidRPr="00692256" w:rsidRDefault="00696592" w:rsidP="4B982999">
            <w:pPr>
              <w:rPr>
                <w:rFonts w:cs="Arial"/>
                <w:sz w:val="24"/>
                <w:szCs w:val="24"/>
              </w:rPr>
            </w:pPr>
            <w:r w:rsidRPr="00692256">
              <w:rPr>
                <w:rFonts w:cs="Arial"/>
                <w:sz w:val="24"/>
                <w:szCs w:val="24"/>
              </w:rPr>
              <w:t xml:space="preserve"> </w:t>
            </w:r>
            <w:r w:rsidR="00AB1E5B">
              <w:rPr>
                <w:rFonts w:cs="Arial"/>
                <w:sz w:val="24"/>
                <w:szCs w:val="24"/>
              </w:rPr>
              <w:t>§§</w:t>
            </w:r>
            <w:r w:rsidR="00AB1E5B" w:rsidRPr="00692256">
              <w:rPr>
                <w:rFonts w:cs="Arial"/>
                <w:sz w:val="24"/>
                <w:szCs w:val="24"/>
              </w:rPr>
              <w:t>42-522</w:t>
            </w:r>
            <w:r w:rsidR="00AB1E5B">
              <w:rPr>
                <w:rFonts w:cs="Arial"/>
                <w:sz w:val="24"/>
                <w:szCs w:val="24"/>
              </w:rPr>
              <w:t xml:space="preserve"> and </w:t>
            </w:r>
            <w:r w:rsidR="00AB1E5B" w:rsidRPr="00692256">
              <w:rPr>
                <w:rFonts w:cs="Arial"/>
                <w:sz w:val="24"/>
                <w:szCs w:val="24"/>
              </w:rPr>
              <w:t>42-529b(b)</w:t>
            </w:r>
            <w:r w:rsidR="00AB1E5B">
              <w:rPr>
                <w:rFonts w:cs="Arial"/>
                <w:sz w:val="24"/>
                <w:szCs w:val="24"/>
              </w:rPr>
              <w:t xml:space="preserve"> of the CTDPA</w:t>
            </w:r>
          </w:p>
        </w:tc>
      </w:tr>
      <w:tr w:rsidR="005078C3" w:rsidRPr="00692256" w14:paraId="33B3B7CF"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4D1C2356" w14:textId="6875262B"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B84761B" w14:textId="3B163E32" w:rsidR="005078C3" w:rsidRPr="00692256" w:rsidRDefault="064C0BF2" w:rsidP="4B982999">
            <w:pPr>
              <w:rPr>
                <w:sz w:val="24"/>
                <w:szCs w:val="24"/>
              </w:rPr>
            </w:pPr>
            <w:r w:rsidRPr="00692256">
              <w:rPr>
                <w:sz w:val="24"/>
                <w:szCs w:val="24"/>
              </w:rPr>
              <w:t> </w:t>
            </w:r>
            <w:r w:rsidR="00400088">
              <w:rPr>
                <w:sz w:val="24"/>
                <w:szCs w:val="24"/>
              </w:rPr>
              <w:t>Controller</w:t>
            </w:r>
          </w:p>
        </w:tc>
      </w:tr>
    </w:tbl>
    <w:p w14:paraId="5DD62272" w14:textId="77777777" w:rsidR="005078C3" w:rsidRPr="00692256" w:rsidRDefault="005078C3" w:rsidP="4B982999">
      <w:pPr>
        <w:rPr>
          <w:sz w:val="24"/>
          <w:szCs w:val="24"/>
        </w:rPr>
      </w:pPr>
    </w:p>
    <w:p w14:paraId="3A255A9A" w14:textId="4F4B4EEF" w:rsidR="005078C3" w:rsidRPr="00692256" w:rsidRDefault="02ADE1E8" w:rsidP="4B982999">
      <w:pPr>
        <w:rPr>
          <w:sz w:val="24"/>
          <w:szCs w:val="24"/>
        </w:rPr>
      </w:pPr>
      <w:r w:rsidRPr="00692256">
        <w:rPr>
          <w:sz w:val="24"/>
          <w:szCs w:val="24"/>
        </w:rPr>
        <w:t xml:space="preserve">3.4.2. </w:t>
      </w:r>
      <w:r w:rsidR="064C0BF2" w:rsidRPr="00692256">
        <w:rPr>
          <w:sz w:val="24"/>
          <w:szCs w:val="24"/>
        </w:rPr>
        <w:t>How regularly should</w:t>
      </w:r>
      <w:r w:rsidR="762F5E14" w:rsidRPr="00692256">
        <w:rPr>
          <w:sz w:val="24"/>
          <w:szCs w:val="24"/>
        </w:rPr>
        <w:t xml:space="preserve"> </w:t>
      </w:r>
      <w:r w:rsidR="009E3141" w:rsidRPr="00692256">
        <w:rPr>
          <w:sz w:val="24"/>
          <w:szCs w:val="24"/>
        </w:rPr>
        <w:t xml:space="preserve">a </w:t>
      </w:r>
      <w:r w:rsidR="064C0BF2" w:rsidRPr="00692256">
        <w:rPr>
          <w:sz w:val="24"/>
          <w:szCs w:val="24"/>
        </w:rPr>
        <w:t>Privacy Impact Assessment be reviewed?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2"/>
        <w:gridCol w:w="6308"/>
      </w:tblGrid>
      <w:tr w:rsidR="005078C3" w:rsidRPr="00692256" w14:paraId="3A0811D1"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3DA975CC" w14:textId="43C8D448" w:rsidR="005078C3" w:rsidRPr="00692256" w:rsidRDefault="064C0BF2"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5AF9A45B" w14:textId="596DBBD5"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As stated </w:t>
            </w:r>
            <w:r w:rsidR="00245095">
              <w:rPr>
                <w:rFonts w:cs="Arial"/>
                <w:sz w:val="24"/>
                <w:szCs w:val="24"/>
              </w:rPr>
              <w:t xml:space="preserve">in section 3.4.1. </w:t>
            </w:r>
            <w:r w:rsidR="00E27E9F" w:rsidRPr="00692256">
              <w:rPr>
                <w:rFonts w:cs="Arial"/>
                <w:sz w:val="24"/>
                <w:szCs w:val="24"/>
              </w:rPr>
              <w:t xml:space="preserve">above, the statute requires regular review of DPAs for providers of online services, products or features, but not explicitly of other businesses. </w:t>
            </w:r>
          </w:p>
          <w:p w14:paraId="2918DDF7" w14:textId="22FEC4D3" w:rsidR="005078C3" w:rsidRPr="00692256" w:rsidRDefault="00E27E9F" w:rsidP="00E27E9F">
            <w:pPr>
              <w:rPr>
                <w:rFonts w:cs="Arial"/>
                <w:sz w:val="24"/>
                <w:szCs w:val="24"/>
              </w:rPr>
            </w:pPr>
            <w:r w:rsidRPr="00692256">
              <w:rPr>
                <w:rFonts w:cs="Arial"/>
                <w:sz w:val="24"/>
                <w:szCs w:val="24"/>
              </w:rPr>
              <w:t xml:space="preserve">However, because the dividing line between what might constitute a change in a processing activity versus a </w:t>
            </w:r>
            <w:r w:rsidR="00810BCE">
              <w:rPr>
                <w:rFonts w:cs="Arial"/>
                <w:sz w:val="24"/>
                <w:szCs w:val="24"/>
              </w:rPr>
              <w:t>'</w:t>
            </w:r>
            <w:r w:rsidRPr="00692256">
              <w:rPr>
                <w:rFonts w:cs="Arial"/>
                <w:sz w:val="24"/>
                <w:szCs w:val="24"/>
              </w:rPr>
              <w:t>new</w:t>
            </w:r>
            <w:r w:rsidR="00810BCE">
              <w:rPr>
                <w:rFonts w:cs="Arial"/>
                <w:sz w:val="24"/>
                <w:szCs w:val="24"/>
              </w:rPr>
              <w:t xml:space="preserve">' </w:t>
            </w:r>
            <w:r w:rsidRPr="00692256">
              <w:rPr>
                <w:rFonts w:cs="Arial"/>
                <w:sz w:val="24"/>
                <w:szCs w:val="24"/>
              </w:rPr>
              <w:t>processing activity, we would recommend regular review of DPAs at least annually (due to any changes in laws or regulations) as well as any time a change in the processing activity might reasonably present a change in the risk profile.</w:t>
            </w:r>
          </w:p>
        </w:tc>
      </w:tr>
      <w:tr w:rsidR="005078C3" w:rsidRPr="00692256" w14:paraId="673B4449"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62A04488" w14:textId="038632A5"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39720BCB" w14:textId="15C729D2" w:rsidR="005078C3" w:rsidRPr="00692256" w:rsidRDefault="00696592" w:rsidP="4B982999">
            <w:pPr>
              <w:rPr>
                <w:rFonts w:cs="Arial"/>
                <w:sz w:val="24"/>
                <w:szCs w:val="24"/>
              </w:rPr>
            </w:pPr>
            <w:r w:rsidRPr="00692256">
              <w:rPr>
                <w:rFonts w:cs="Arial"/>
                <w:sz w:val="24"/>
                <w:szCs w:val="24"/>
              </w:rPr>
              <w:t xml:space="preserve"> </w:t>
            </w:r>
            <w:r w:rsidR="00810BCE">
              <w:rPr>
                <w:rFonts w:cs="Arial"/>
                <w:sz w:val="24"/>
                <w:szCs w:val="24"/>
              </w:rPr>
              <w:t>Author's recommendation.</w:t>
            </w:r>
          </w:p>
        </w:tc>
      </w:tr>
      <w:tr w:rsidR="005078C3" w:rsidRPr="00692256" w14:paraId="2A5B81B8"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67B780AE" w14:textId="583D85B6"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05D07D17" w14:textId="68F18057" w:rsidR="005078C3" w:rsidRPr="00692256" w:rsidRDefault="064C0BF2" w:rsidP="4B982999">
            <w:pPr>
              <w:rPr>
                <w:sz w:val="24"/>
                <w:szCs w:val="24"/>
              </w:rPr>
            </w:pPr>
            <w:r w:rsidRPr="00692256">
              <w:rPr>
                <w:sz w:val="24"/>
                <w:szCs w:val="24"/>
              </w:rPr>
              <w:t> </w:t>
            </w:r>
            <w:r w:rsidR="00810BCE">
              <w:rPr>
                <w:sz w:val="24"/>
                <w:szCs w:val="24"/>
              </w:rPr>
              <w:t>Controller</w:t>
            </w:r>
          </w:p>
        </w:tc>
      </w:tr>
    </w:tbl>
    <w:p w14:paraId="499E5830" w14:textId="77777777" w:rsidR="005078C3" w:rsidRPr="00692256" w:rsidRDefault="005078C3" w:rsidP="4B982999">
      <w:pPr>
        <w:rPr>
          <w:sz w:val="24"/>
          <w:szCs w:val="24"/>
        </w:rPr>
      </w:pPr>
    </w:p>
    <w:p w14:paraId="55CA0541" w14:textId="4C39A561" w:rsidR="005078C3" w:rsidRPr="00692256" w:rsidRDefault="02ADE1E8" w:rsidP="4B982999">
      <w:pPr>
        <w:rPr>
          <w:sz w:val="24"/>
          <w:szCs w:val="24"/>
        </w:rPr>
      </w:pPr>
      <w:r w:rsidRPr="00692256">
        <w:rPr>
          <w:sz w:val="24"/>
          <w:szCs w:val="24"/>
        </w:rPr>
        <w:t xml:space="preserve">3.4.3. </w:t>
      </w:r>
      <w:r w:rsidR="064C0BF2" w:rsidRPr="00692256">
        <w:rPr>
          <w:sz w:val="24"/>
          <w:szCs w:val="24"/>
        </w:rPr>
        <w:t xml:space="preserve">Is there a requirement to update </w:t>
      </w:r>
      <w:r w:rsidR="00187250" w:rsidRPr="00692256">
        <w:rPr>
          <w:sz w:val="24"/>
          <w:szCs w:val="24"/>
        </w:rPr>
        <w:t xml:space="preserve">a </w:t>
      </w:r>
      <w:r w:rsidR="064C0BF2" w:rsidRPr="00692256">
        <w:rPr>
          <w:sz w:val="24"/>
          <w:szCs w:val="24"/>
        </w:rPr>
        <w:t>Privacy Impact Assessment in light of changes to processing activit</w:t>
      </w:r>
      <w:r w:rsidR="00860648" w:rsidRPr="00692256">
        <w:rPr>
          <w:sz w:val="24"/>
          <w:szCs w:val="24"/>
        </w:rPr>
        <w:t>ies</w:t>
      </w:r>
      <w:r w:rsidR="064C0BF2" w:rsidRPr="00692256">
        <w:rPr>
          <w:sz w:val="24"/>
          <w:szCs w:val="24"/>
        </w:rPr>
        <w: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57" w:author="Brandon N. Robinson" w:date="2026-03-01T02:29:00Z" w16du:dateUtc="2026-03-01T08:29: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692"/>
        <w:gridCol w:w="6308"/>
        <w:tblGridChange w:id="58">
          <w:tblGrid>
            <w:gridCol w:w="2692"/>
            <w:gridCol w:w="1808"/>
            <w:gridCol w:w="4500"/>
          </w:tblGrid>
        </w:tblGridChange>
      </w:tblGrid>
      <w:tr w:rsidR="005078C3" w:rsidRPr="00692256" w14:paraId="1B5C8DB4" w14:textId="77777777" w:rsidTr="00875838">
        <w:trPr>
          <w:trHeight w:val="300"/>
          <w:trPrChange w:id="59"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60"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755D46B3" w14:textId="0AB0D372"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61"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166E2A61" w14:textId="22D1A30D" w:rsidR="005078C3" w:rsidRPr="00692256" w:rsidRDefault="00696592" w:rsidP="4B982999">
            <w:pPr>
              <w:rPr>
                <w:rFonts w:cs="Arial"/>
                <w:sz w:val="24"/>
                <w:szCs w:val="24"/>
              </w:rPr>
            </w:pPr>
            <w:r w:rsidRPr="00692256">
              <w:rPr>
                <w:rFonts w:cs="Arial"/>
                <w:sz w:val="24"/>
                <w:szCs w:val="24"/>
              </w:rPr>
              <w:t xml:space="preserve"> </w:t>
            </w:r>
            <w:r w:rsidR="00D61E11" w:rsidRPr="00692256">
              <w:rPr>
                <w:rFonts w:cs="Arial"/>
                <w:sz w:val="24"/>
                <w:szCs w:val="24"/>
              </w:rPr>
              <w:t xml:space="preserve">Under </w:t>
            </w:r>
            <w:r w:rsidR="00D61E11">
              <w:rPr>
                <w:rFonts w:cs="Arial"/>
                <w:sz w:val="24"/>
                <w:szCs w:val="24"/>
              </w:rPr>
              <w:t>§</w:t>
            </w:r>
            <w:r w:rsidR="00D61E11" w:rsidRPr="00692256">
              <w:rPr>
                <w:rFonts w:cs="Arial"/>
                <w:sz w:val="24"/>
                <w:szCs w:val="24"/>
              </w:rPr>
              <w:t xml:space="preserve">42-529b(b) </w:t>
            </w:r>
            <w:r w:rsidR="00D61E11">
              <w:rPr>
                <w:rFonts w:cs="Arial"/>
                <w:sz w:val="24"/>
                <w:szCs w:val="24"/>
              </w:rPr>
              <w:t xml:space="preserve">of the CTDPA </w:t>
            </w:r>
            <w:r w:rsidR="00D61E11" w:rsidRPr="00692256">
              <w:rPr>
                <w:rFonts w:cs="Arial"/>
                <w:sz w:val="24"/>
                <w:szCs w:val="24"/>
              </w:rPr>
              <w:t>regarding social media and minors, however, the controller is required to review such DPA as necessary to account for any material change to the processing operations of the online service, product or feature that is the subject of such DPA.</w:t>
            </w:r>
          </w:p>
        </w:tc>
      </w:tr>
      <w:tr w:rsidR="005078C3" w:rsidRPr="00692256" w14:paraId="3A6E55BA" w14:textId="77777777" w:rsidTr="00875838">
        <w:trPr>
          <w:trHeight w:val="300"/>
          <w:trPrChange w:id="62"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63"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48B4EA49" w14:textId="3E382C4A"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64"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5F8CDFB0" w14:textId="5292CC48" w:rsidR="005078C3" w:rsidRPr="00D61E11" w:rsidRDefault="00696592" w:rsidP="4B982999">
            <w:pPr>
              <w:rPr>
                <w:rFonts w:cs="Arial"/>
                <w:sz w:val="24"/>
                <w:szCs w:val="24"/>
              </w:rPr>
            </w:pPr>
            <w:r w:rsidRPr="00692256">
              <w:rPr>
                <w:rFonts w:cs="Arial"/>
                <w:sz w:val="24"/>
                <w:szCs w:val="24"/>
              </w:rPr>
              <w:t xml:space="preserve"> </w:t>
            </w:r>
            <w:r w:rsidR="00D61E11">
              <w:rPr>
                <w:rFonts w:cs="Arial"/>
                <w:sz w:val="24"/>
                <w:szCs w:val="24"/>
              </w:rPr>
              <w:t>§</w:t>
            </w:r>
            <w:r w:rsidR="00D61E11" w:rsidRPr="00692256">
              <w:rPr>
                <w:rFonts w:cs="Arial"/>
                <w:sz w:val="24"/>
                <w:szCs w:val="24"/>
              </w:rPr>
              <w:t>42-529b(b)</w:t>
            </w:r>
            <w:r w:rsidR="00D61E11">
              <w:rPr>
                <w:rFonts w:cs="Arial"/>
                <w:sz w:val="24"/>
                <w:szCs w:val="24"/>
              </w:rPr>
              <w:t xml:space="preserve"> of the CTDPA</w:t>
            </w:r>
          </w:p>
        </w:tc>
      </w:tr>
      <w:tr w:rsidR="005078C3" w:rsidRPr="00692256" w14:paraId="50193702" w14:textId="77777777" w:rsidTr="00875838">
        <w:trPr>
          <w:trHeight w:val="300"/>
          <w:trPrChange w:id="65"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66"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35DBA4E6" w14:textId="16873B6B"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67"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4651EDB6" w14:textId="19091FC2" w:rsidR="005078C3" w:rsidRPr="00692256" w:rsidRDefault="064C0BF2" w:rsidP="4B982999">
            <w:pPr>
              <w:rPr>
                <w:sz w:val="24"/>
                <w:szCs w:val="24"/>
              </w:rPr>
            </w:pPr>
            <w:r w:rsidRPr="00692256">
              <w:rPr>
                <w:sz w:val="24"/>
                <w:szCs w:val="24"/>
              </w:rPr>
              <w:t> </w:t>
            </w:r>
            <w:r w:rsidR="00D61E11">
              <w:rPr>
                <w:sz w:val="24"/>
                <w:szCs w:val="24"/>
              </w:rPr>
              <w:t>Controller</w:t>
            </w:r>
          </w:p>
        </w:tc>
      </w:tr>
    </w:tbl>
    <w:p w14:paraId="18AC6691" w14:textId="77777777" w:rsidR="005078C3" w:rsidRPr="00692256" w:rsidRDefault="005078C3" w:rsidP="4B982999">
      <w:pPr>
        <w:rPr>
          <w:sz w:val="24"/>
          <w:szCs w:val="24"/>
        </w:rPr>
      </w:pPr>
    </w:p>
    <w:p w14:paraId="09E74610" w14:textId="6BBBF809" w:rsidR="005078C3" w:rsidRPr="00692256" w:rsidRDefault="064C0BF2" w:rsidP="4B982999">
      <w:pPr>
        <w:rPr>
          <w:sz w:val="24"/>
          <w:szCs w:val="24"/>
        </w:rPr>
      </w:pPr>
      <w:r w:rsidRPr="00692256">
        <w:rPr>
          <w:sz w:val="24"/>
          <w:szCs w:val="24"/>
        </w:rPr>
        <w:t>3.5. Concerned parties</w:t>
      </w:r>
    </w:p>
    <w:p w14:paraId="74952826" w14:textId="4F3F09E0" w:rsidR="005078C3" w:rsidRPr="00692256" w:rsidRDefault="02ADE1E8" w:rsidP="4B982999">
      <w:pPr>
        <w:rPr>
          <w:sz w:val="24"/>
          <w:szCs w:val="24"/>
          <w:highlight w:val="yellow"/>
        </w:rPr>
      </w:pPr>
      <w:r w:rsidRPr="00692256">
        <w:rPr>
          <w:sz w:val="24"/>
          <w:szCs w:val="24"/>
        </w:rPr>
        <w:t xml:space="preserve">3.5.1. </w:t>
      </w:r>
      <w:r w:rsidR="064C0BF2" w:rsidRPr="00692256">
        <w:rPr>
          <w:sz w:val="24"/>
          <w:szCs w:val="24"/>
        </w:rPr>
        <w:t xml:space="preserve">Who must participate in </w:t>
      </w:r>
      <w:r w:rsidR="00860648" w:rsidRPr="00692256">
        <w:rPr>
          <w:sz w:val="24"/>
          <w:szCs w:val="24"/>
        </w:rPr>
        <w:t xml:space="preserve">a </w:t>
      </w:r>
      <w:r w:rsidR="064C0BF2" w:rsidRPr="00692256">
        <w:rPr>
          <w:sz w:val="24"/>
          <w:szCs w:val="24"/>
        </w:rPr>
        <w:t xml:space="preserve">Privacy Impact Assessment?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5078C3" w:rsidRPr="00692256" w14:paraId="1D58EFB1"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5BCA2231" w14:textId="1A81A45D"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748E978D" w14:textId="4451028B"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 xml:space="preserve">The </w:t>
            </w:r>
            <w:r w:rsidR="00535CB6">
              <w:rPr>
                <w:rFonts w:cs="Arial"/>
                <w:sz w:val="24"/>
                <w:szCs w:val="24"/>
              </w:rPr>
              <w:t>CTDPA</w:t>
            </w:r>
            <w:r w:rsidR="00535CB6" w:rsidRPr="00692256">
              <w:rPr>
                <w:rFonts w:cs="Arial"/>
                <w:sz w:val="24"/>
                <w:szCs w:val="24"/>
              </w:rPr>
              <w:t xml:space="preserve"> </w:t>
            </w:r>
            <w:r w:rsidR="00E27E9F" w:rsidRPr="00692256">
              <w:rPr>
                <w:rFonts w:cs="Arial"/>
                <w:sz w:val="24"/>
                <w:szCs w:val="24"/>
              </w:rPr>
              <w:t xml:space="preserve">does not </w:t>
            </w:r>
            <w:del w:id="68" w:author="Brandon N. Robinson" w:date="2026-03-01T02:29:00Z" w16du:dateUtc="2026-03-01T08:29:00Z">
              <w:r w:rsidR="00E27E9F" w:rsidRPr="00692256" w:rsidDel="00875838">
                <w:rPr>
                  <w:rFonts w:cs="Arial"/>
                  <w:sz w:val="24"/>
                  <w:szCs w:val="24"/>
                </w:rPr>
                <w:delText xml:space="preserve">specific </w:delText>
              </w:r>
            </w:del>
            <w:ins w:id="69" w:author="Brandon N. Robinson" w:date="2026-03-01T02:29:00Z" w16du:dateUtc="2026-03-01T08:29:00Z">
              <w:r w:rsidR="00875838" w:rsidRPr="00692256">
                <w:rPr>
                  <w:rFonts w:cs="Arial"/>
                  <w:sz w:val="24"/>
                  <w:szCs w:val="24"/>
                </w:rPr>
                <w:t>specif</w:t>
              </w:r>
              <w:r w:rsidR="00875838">
                <w:rPr>
                  <w:rFonts w:cs="Arial"/>
                  <w:sz w:val="24"/>
                  <w:szCs w:val="24"/>
                </w:rPr>
                <w:t>y</w:t>
              </w:r>
              <w:r w:rsidR="00875838" w:rsidRPr="00692256">
                <w:rPr>
                  <w:rFonts w:cs="Arial"/>
                  <w:sz w:val="24"/>
                  <w:szCs w:val="24"/>
                </w:rPr>
                <w:t xml:space="preserve"> </w:t>
              </w:r>
            </w:ins>
            <w:r w:rsidR="00E27E9F" w:rsidRPr="00692256">
              <w:rPr>
                <w:rFonts w:cs="Arial"/>
                <w:sz w:val="24"/>
                <w:szCs w:val="24"/>
              </w:rPr>
              <w:t>who within the controller</w:t>
            </w:r>
            <w:r w:rsidR="00535CB6">
              <w:rPr>
                <w:rFonts w:cs="Arial"/>
                <w:sz w:val="24"/>
                <w:szCs w:val="24"/>
              </w:rPr>
              <w:t>'</w:t>
            </w:r>
            <w:r w:rsidR="00E27E9F" w:rsidRPr="00692256">
              <w:rPr>
                <w:rFonts w:cs="Arial"/>
                <w:sz w:val="24"/>
                <w:szCs w:val="24"/>
              </w:rPr>
              <w:t xml:space="preserve">s organization must conduct or participate in the DPA under CTDPA.  However, for reasons that go beyond just the CTDPA requirements but that speak to sound data governance, we recommend that controllers subject to the CTDPA and other privacy laws establish an integrated, cross-functional governance process to conduct DPAs and other data governance activities.  Such structure should include all relevant stakeholders to the processing of personal data (e.g., HR, legal, compliance, CISO, CTO, </w:t>
            </w:r>
            <w:r w:rsidR="00A87BF0">
              <w:rPr>
                <w:rFonts w:cs="Arial"/>
                <w:sz w:val="24"/>
                <w:szCs w:val="24"/>
              </w:rPr>
              <w:t xml:space="preserve">data protection officer </w:t>
            </w:r>
            <w:r w:rsidR="00A87BF0">
              <w:rPr>
                <w:rFonts w:cs="Arial"/>
                <w:sz w:val="24"/>
                <w:szCs w:val="24"/>
              </w:rPr>
              <w:lastRenderedPageBreak/>
              <w:t>(</w:t>
            </w:r>
            <w:r w:rsidR="00E27E9F" w:rsidRPr="00692256">
              <w:rPr>
                <w:rFonts w:cs="Arial"/>
                <w:sz w:val="24"/>
                <w:szCs w:val="24"/>
              </w:rPr>
              <w:t>DPO</w:t>
            </w:r>
            <w:r w:rsidR="00A87BF0">
              <w:rPr>
                <w:rFonts w:cs="Arial"/>
                <w:sz w:val="24"/>
                <w:szCs w:val="24"/>
              </w:rPr>
              <w:t>)</w:t>
            </w:r>
            <w:r w:rsidR="00E27E9F" w:rsidRPr="00692256">
              <w:rPr>
                <w:rFonts w:cs="Arial"/>
                <w:sz w:val="24"/>
                <w:szCs w:val="24"/>
              </w:rPr>
              <w:t>, sales/marketing, operations, etc.) to ensure that all perspectives and risks are taken into account while still ensuring that business objectives are considered.</w:t>
            </w:r>
          </w:p>
        </w:tc>
      </w:tr>
      <w:tr w:rsidR="005078C3" w:rsidRPr="00692256" w14:paraId="558F7926"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7F00954" w14:textId="278C8E95" w:rsidR="005078C3" w:rsidRPr="00692256" w:rsidRDefault="064C0BF2"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4EA2C5EA" w14:textId="0A35B1BE" w:rsidR="005078C3" w:rsidRPr="00692256" w:rsidRDefault="00696592" w:rsidP="4B982999">
            <w:pPr>
              <w:rPr>
                <w:rFonts w:cs="Arial"/>
                <w:sz w:val="24"/>
                <w:szCs w:val="24"/>
              </w:rPr>
            </w:pPr>
            <w:r w:rsidRPr="00692256">
              <w:rPr>
                <w:rFonts w:cs="Arial"/>
                <w:sz w:val="24"/>
                <w:szCs w:val="24"/>
              </w:rPr>
              <w:t xml:space="preserve"> </w:t>
            </w:r>
            <w:r w:rsidR="00A87BF0">
              <w:rPr>
                <w:rFonts w:cs="Arial"/>
                <w:sz w:val="24"/>
                <w:szCs w:val="24"/>
              </w:rPr>
              <w:t>Author's recommendation.</w:t>
            </w:r>
          </w:p>
        </w:tc>
      </w:tr>
      <w:tr w:rsidR="005078C3" w:rsidRPr="00692256" w14:paraId="63DBE79D"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C278A28" w14:textId="53483768"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13EC1B31" w14:textId="6FF03401" w:rsidR="005078C3" w:rsidRPr="00692256" w:rsidRDefault="064C0BF2" w:rsidP="4B982999">
            <w:pPr>
              <w:rPr>
                <w:sz w:val="24"/>
                <w:szCs w:val="24"/>
              </w:rPr>
            </w:pPr>
            <w:r w:rsidRPr="00692256">
              <w:rPr>
                <w:sz w:val="24"/>
                <w:szCs w:val="24"/>
              </w:rPr>
              <w:t> </w:t>
            </w:r>
            <w:r w:rsidR="00A87BF0">
              <w:rPr>
                <w:sz w:val="24"/>
                <w:szCs w:val="24"/>
              </w:rPr>
              <w:t>Controller</w:t>
            </w:r>
          </w:p>
        </w:tc>
      </w:tr>
    </w:tbl>
    <w:p w14:paraId="16923163" w14:textId="77777777" w:rsidR="005078C3" w:rsidRPr="00692256" w:rsidRDefault="005078C3" w:rsidP="4B982999">
      <w:pPr>
        <w:rPr>
          <w:sz w:val="24"/>
          <w:szCs w:val="24"/>
        </w:rPr>
      </w:pPr>
    </w:p>
    <w:p w14:paraId="33E2F357" w14:textId="14826B4C" w:rsidR="005078C3" w:rsidRPr="00692256" w:rsidRDefault="5837A2FF" w:rsidP="4B982999">
      <w:pPr>
        <w:rPr>
          <w:sz w:val="24"/>
          <w:szCs w:val="24"/>
        </w:rPr>
      </w:pPr>
      <w:r w:rsidRPr="00692256">
        <w:rPr>
          <w:sz w:val="24"/>
          <w:szCs w:val="24"/>
        </w:rPr>
        <w:t xml:space="preserve">3.5.2. </w:t>
      </w:r>
      <w:r w:rsidR="064C0BF2" w:rsidRPr="00692256">
        <w:rPr>
          <w:sz w:val="24"/>
          <w:szCs w:val="24"/>
        </w:rPr>
        <w:t xml:space="preserve">Is it permissible to outsource </w:t>
      </w:r>
      <w:r w:rsidR="00187250" w:rsidRPr="00692256">
        <w:rPr>
          <w:sz w:val="24"/>
          <w:szCs w:val="24"/>
        </w:rPr>
        <w:t xml:space="preserve">a </w:t>
      </w:r>
      <w:r w:rsidR="064C0BF2" w:rsidRPr="00692256">
        <w:rPr>
          <w:sz w:val="24"/>
          <w:szCs w:val="24"/>
        </w:rPr>
        <w:t>Privacy Impact Assessment?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5078C3" w:rsidRPr="00692256" w14:paraId="7E79B63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2949AD39" w14:textId="410C5FBB"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A872A98" w14:textId="30B9E09B"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There is nothing in the statute that prohibits the outsourcing of PIAs/DPAs to a third-party vendor or consultant.  However, businesses should keep in mind that while the obligation of conducting a PIA/DPA may be outsources, the direct responsibility and accountability for compliance may not be.  Therefore, any controllers that outsource these functions should ensure that robust communication, information exchange, and involvement between the third party assessor and internal functions is maintained.</w:t>
            </w:r>
          </w:p>
        </w:tc>
      </w:tr>
      <w:tr w:rsidR="005078C3" w:rsidRPr="00692256" w14:paraId="2D0C09A4"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1E519576" w14:textId="0F86632B"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ADF8C09" w14:textId="6928D92B" w:rsidR="005078C3" w:rsidRPr="00692256" w:rsidRDefault="00696592" w:rsidP="4B982999">
            <w:pPr>
              <w:rPr>
                <w:rFonts w:cs="Arial"/>
                <w:sz w:val="24"/>
                <w:szCs w:val="24"/>
              </w:rPr>
            </w:pPr>
            <w:r w:rsidRPr="00692256">
              <w:rPr>
                <w:rFonts w:cs="Arial"/>
                <w:sz w:val="24"/>
                <w:szCs w:val="24"/>
              </w:rPr>
              <w:t xml:space="preserve"> </w:t>
            </w:r>
            <w:r w:rsidR="00A87BF0">
              <w:rPr>
                <w:rFonts w:cs="Arial"/>
                <w:sz w:val="24"/>
                <w:szCs w:val="24"/>
              </w:rPr>
              <w:t>Author's recommendation.</w:t>
            </w:r>
          </w:p>
        </w:tc>
      </w:tr>
      <w:tr w:rsidR="005078C3" w:rsidRPr="00692256" w14:paraId="76888858"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1DAA049" w14:textId="1CA38958"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7B43E3D6" w14:textId="6729B2F0" w:rsidR="005078C3" w:rsidRPr="00692256" w:rsidRDefault="064C0BF2" w:rsidP="4B982999">
            <w:pPr>
              <w:rPr>
                <w:sz w:val="24"/>
                <w:szCs w:val="24"/>
              </w:rPr>
            </w:pPr>
            <w:r w:rsidRPr="00692256">
              <w:rPr>
                <w:sz w:val="24"/>
                <w:szCs w:val="24"/>
              </w:rPr>
              <w:t> </w:t>
            </w:r>
            <w:r w:rsidR="00A87BF0">
              <w:rPr>
                <w:sz w:val="24"/>
                <w:szCs w:val="24"/>
              </w:rPr>
              <w:t>Controller</w:t>
            </w:r>
          </w:p>
        </w:tc>
      </w:tr>
    </w:tbl>
    <w:p w14:paraId="5E7C7AE0" w14:textId="77777777" w:rsidR="005078C3" w:rsidRPr="00692256" w:rsidRDefault="005078C3" w:rsidP="4B982999">
      <w:pPr>
        <w:rPr>
          <w:sz w:val="24"/>
          <w:szCs w:val="24"/>
        </w:rPr>
      </w:pPr>
    </w:p>
    <w:p w14:paraId="6078E0FB" w14:textId="3DF06A7D" w:rsidR="007A70EC" w:rsidRPr="00692256" w:rsidRDefault="79E58F05" w:rsidP="4B982999">
      <w:pPr>
        <w:numPr>
          <w:ilvl w:val="0"/>
          <w:numId w:val="44"/>
        </w:numPr>
        <w:rPr>
          <w:b/>
          <w:bCs/>
          <w:sz w:val="24"/>
          <w:szCs w:val="24"/>
        </w:rPr>
      </w:pPr>
      <w:r w:rsidRPr="00692256">
        <w:rPr>
          <w:b/>
          <w:bCs/>
          <w:sz w:val="24"/>
          <w:szCs w:val="24"/>
        </w:rPr>
        <w:t>Risk management</w:t>
      </w:r>
    </w:p>
    <w:p w14:paraId="16C7CDAE" w14:textId="7CDA2364" w:rsidR="007A70EC" w:rsidRPr="00692256" w:rsidRDefault="064C0BF2" w:rsidP="4B982999">
      <w:pPr>
        <w:rPr>
          <w:sz w:val="24"/>
          <w:szCs w:val="24"/>
        </w:rPr>
      </w:pPr>
      <w:r w:rsidRPr="00692256">
        <w:rPr>
          <w:sz w:val="24"/>
          <w:szCs w:val="24"/>
        </w:rPr>
        <w:t>4.1. Risk assessment</w:t>
      </w:r>
    </w:p>
    <w:p w14:paraId="15D3A6D5" w14:textId="4B320770" w:rsidR="007A70EC" w:rsidRPr="00692256" w:rsidRDefault="5837A2FF" w:rsidP="4B982999">
      <w:pPr>
        <w:rPr>
          <w:sz w:val="24"/>
          <w:szCs w:val="24"/>
        </w:rPr>
      </w:pPr>
      <w:r w:rsidRPr="00692256">
        <w:rPr>
          <w:sz w:val="24"/>
          <w:szCs w:val="24"/>
        </w:rPr>
        <w:t>4.1.</w:t>
      </w:r>
      <w:r w:rsidR="572D1B35" w:rsidRPr="00692256">
        <w:rPr>
          <w:sz w:val="24"/>
          <w:szCs w:val="24"/>
        </w:rPr>
        <w:t>1</w:t>
      </w:r>
      <w:r w:rsidRPr="00692256">
        <w:rPr>
          <w:sz w:val="24"/>
          <w:szCs w:val="24"/>
        </w:rPr>
        <w:t xml:space="preserve">. </w:t>
      </w:r>
      <w:r w:rsidR="6B471251" w:rsidRPr="00692256">
        <w:rPr>
          <w:sz w:val="24"/>
          <w:szCs w:val="24"/>
        </w:rPr>
        <w:t>Does the law</w:t>
      </w:r>
      <w:r w:rsidRPr="00692256">
        <w:rPr>
          <w:sz w:val="24"/>
          <w:szCs w:val="24"/>
        </w:rPr>
        <w:t>(s)</w:t>
      </w:r>
      <w:r w:rsidR="6B471251" w:rsidRPr="00692256">
        <w:rPr>
          <w:sz w:val="24"/>
          <w:szCs w:val="24"/>
        </w:rPr>
        <w:t xml:space="preserve"> provide criteria for assessing the risks of processing activities?</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64DBEE28"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73B3EB5A" w14:textId="1009C73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6A9042F" w14:textId="2D743F71" w:rsidR="00E27E9F" w:rsidRPr="00692256" w:rsidRDefault="00E27E9F" w:rsidP="00E27E9F">
            <w:pPr>
              <w:rPr>
                <w:rFonts w:cs="Arial"/>
                <w:sz w:val="24"/>
                <w:szCs w:val="24"/>
              </w:rPr>
            </w:pPr>
            <w:r w:rsidRPr="00692256">
              <w:rPr>
                <w:rFonts w:cs="Arial"/>
                <w:sz w:val="24"/>
                <w:szCs w:val="24"/>
              </w:rPr>
              <w:t xml:space="preserve">DPAs conducted under </w:t>
            </w:r>
            <w:r w:rsidR="00CA1CDC">
              <w:rPr>
                <w:rFonts w:cs="Arial"/>
                <w:sz w:val="24"/>
                <w:szCs w:val="24"/>
              </w:rPr>
              <w:t>§</w:t>
            </w:r>
            <w:r w:rsidRPr="00692256">
              <w:rPr>
                <w:rFonts w:cs="Arial"/>
                <w:sz w:val="24"/>
                <w:szCs w:val="24"/>
              </w:rPr>
              <w:t>42-522</w:t>
            </w:r>
            <w:r w:rsidR="00CA1CDC">
              <w:rPr>
                <w:rFonts w:cs="Arial"/>
                <w:sz w:val="24"/>
                <w:szCs w:val="24"/>
              </w:rPr>
              <w:t xml:space="preserve"> of the CTDPA</w:t>
            </w:r>
            <w:r w:rsidRPr="00692256">
              <w:rPr>
                <w:rFonts w:cs="Arial"/>
                <w:sz w:val="24"/>
                <w:szCs w:val="24"/>
              </w:rPr>
              <w:t xml:space="preserve"> must</w:t>
            </w:r>
            <w:r w:rsidR="00CA1CDC">
              <w:rPr>
                <w:rFonts w:cs="Arial"/>
                <w:sz w:val="24"/>
                <w:szCs w:val="24"/>
              </w:rPr>
              <w:t xml:space="preserve"> </w:t>
            </w:r>
            <w:r w:rsidRPr="00692256">
              <w:rPr>
                <w:rFonts w:cs="Arial"/>
                <w:sz w:val="24"/>
                <w:szCs w:val="24"/>
              </w:rPr>
              <w:t>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w:t>
            </w:r>
          </w:p>
          <w:p w14:paraId="55E48663" w14:textId="5FB2AD16" w:rsidR="00CA1CDC" w:rsidRDefault="00E27E9F" w:rsidP="00E27E9F">
            <w:pPr>
              <w:rPr>
                <w:rFonts w:cs="Arial"/>
                <w:sz w:val="24"/>
                <w:szCs w:val="24"/>
              </w:rPr>
            </w:pPr>
            <w:r w:rsidRPr="00692256">
              <w:rPr>
                <w:rFonts w:cs="Arial"/>
                <w:sz w:val="24"/>
                <w:szCs w:val="24"/>
              </w:rPr>
              <w:lastRenderedPageBreak/>
              <w:t xml:space="preserve">DPAs regarding online services, products, and features under </w:t>
            </w:r>
            <w:r w:rsidR="00CA1CDC">
              <w:rPr>
                <w:rFonts w:cs="Arial"/>
                <w:sz w:val="24"/>
                <w:szCs w:val="24"/>
              </w:rPr>
              <w:t>§</w:t>
            </w:r>
            <w:r w:rsidRPr="00692256">
              <w:rPr>
                <w:rFonts w:cs="Arial"/>
                <w:sz w:val="24"/>
                <w:szCs w:val="24"/>
              </w:rPr>
              <w:t>42-529b</w:t>
            </w:r>
            <w:r w:rsidR="00CA1CDC">
              <w:rPr>
                <w:rFonts w:cs="Arial"/>
                <w:sz w:val="24"/>
                <w:szCs w:val="24"/>
              </w:rPr>
              <w:t xml:space="preserve"> of the CTDPA</w:t>
            </w:r>
            <w:r w:rsidRPr="00692256">
              <w:rPr>
                <w:rFonts w:cs="Arial"/>
                <w:sz w:val="24"/>
                <w:szCs w:val="24"/>
              </w:rPr>
              <w:t xml:space="preserve"> must be conducted:  </w:t>
            </w:r>
          </w:p>
          <w:p w14:paraId="3164031F" w14:textId="64A7196E" w:rsidR="00CA1CDC" w:rsidRDefault="00CA1CDC" w:rsidP="00CA1CDC">
            <w:pPr>
              <w:pStyle w:val="ListParagraph"/>
              <w:numPr>
                <w:ilvl w:val="0"/>
                <w:numId w:val="104"/>
              </w:numPr>
              <w:rPr>
                <w:rFonts w:cs="Arial"/>
                <w:sz w:val="24"/>
                <w:szCs w:val="24"/>
              </w:rPr>
            </w:pPr>
            <w:r w:rsidRPr="005A1E56">
              <w:rPr>
                <w:rFonts w:cs="Arial"/>
                <w:sz w:val="24"/>
                <w:szCs w:val="24"/>
              </w:rPr>
              <w:t>i</w:t>
            </w:r>
            <w:r w:rsidR="00E27E9F" w:rsidRPr="005A1E56">
              <w:rPr>
                <w:rFonts w:cs="Arial"/>
                <w:sz w:val="24"/>
                <w:szCs w:val="24"/>
              </w:rPr>
              <w:t xml:space="preserve">n a manner that is consistent with the requirements established in section 42-522; and </w:t>
            </w:r>
          </w:p>
          <w:p w14:paraId="5858E1D1" w14:textId="68160FAB" w:rsidR="007A70EC" w:rsidRPr="005A1E56" w:rsidRDefault="00E27E9F" w:rsidP="005A1E56">
            <w:pPr>
              <w:pStyle w:val="ListParagraph"/>
              <w:numPr>
                <w:ilvl w:val="0"/>
                <w:numId w:val="104"/>
              </w:numPr>
              <w:rPr>
                <w:rFonts w:cs="Arial"/>
                <w:sz w:val="24"/>
                <w:szCs w:val="24"/>
              </w:rPr>
            </w:pPr>
            <w:r w:rsidRPr="005A1E56">
              <w:rPr>
                <w:rFonts w:cs="Arial"/>
                <w:sz w:val="24"/>
                <w:szCs w:val="24"/>
              </w:rPr>
              <w:t>that addresses (A) the purpose of such online service, product or feature, (B) the categories of minors' personal data that such online service, product or feature processes, (C) the purposes for which such controller processes minors' personal data with respect to such online service, product or feature, and (D) any heightened risk of harm to minors that is a reasonably foreseeable result of offering such online service, product or feature to minors.</w:t>
            </w:r>
          </w:p>
        </w:tc>
      </w:tr>
      <w:tr w:rsidR="007A70EC" w:rsidRPr="00692256" w14:paraId="13547608"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644C6F90" w14:textId="58C0ECE7"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360CAE4" w14:textId="3DC2ED18" w:rsidR="007A70EC" w:rsidRPr="00692256" w:rsidRDefault="00696592" w:rsidP="4B982999">
            <w:pPr>
              <w:rPr>
                <w:rFonts w:cs="Arial"/>
                <w:sz w:val="24"/>
                <w:szCs w:val="24"/>
              </w:rPr>
            </w:pPr>
            <w:r w:rsidRPr="00692256">
              <w:rPr>
                <w:rFonts w:cs="Arial"/>
                <w:sz w:val="24"/>
                <w:szCs w:val="24"/>
              </w:rPr>
              <w:t xml:space="preserve"> </w:t>
            </w:r>
            <w:r w:rsidR="00CA1CDC">
              <w:rPr>
                <w:rFonts w:cs="Arial"/>
                <w:sz w:val="24"/>
                <w:szCs w:val="24"/>
              </w:rPr>
              <w:t>§§</w:t>
            </w:r>
            <w:r w:rsidR="00CA1CDC" w:rsidRPr="00692256">
              <w:rPr>
                <w:rFonts w:cs="Arial"/>
                <w:sz w:val="24"/>
                <w:szCs w:val="24"/>
              </w:rPr>
              <w:t>42-522</w:t>
            </w:r>
            <w:r w:rsidR="00CA1CDC">
              <w:rPr>
                <w:rFonts w:cs="Arial"/>
                <w:sz w:val="24"/>
                <w:szCs w:val="24"/>
              </w:rPr>
              <w:t xml:space="preserve"> and </w:t>
            </w:r>
            <w:r w:rsidR="00CA1CDC" w:rsidRPr="00692256">
              <w:rPr>
                <w:rFonts w:cs="Arial"/>
                <w:sz w:val="24"/>
                <w:szCs w:val="24"/>
              </w:rPr>
              <w:t>42-529b</w:t>
            </w:r>
            <w:r w:rsidR="00CA1CDC">
              <w:rPr>
                <w:rFonts w:cs="Arial"/>
                <w:sz w:val="24"/>
                <w:szCs w:val="24"/>
              </w:rPr>
              <w:t xml:space="preserve"> of the CTDPA</w:t>
            </w:r>
          </w:p>
        </w:tc>
      </w:tr>
      <w:tr w:rsidR="007A70EC" w:rsidRPr="00692256" w14:paraId="6E160E81"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2A40C548" w14:textId="734DF3C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11DD33BA" w14:textId="79877523" w:rsidR="007A70EC" w:rsidRPr="00692256" w:rsidRDefault="00CA1CDC" w:rsidP="4B982999">
            <w:pPr>
              <w:rPr>
                <w:sz w:val="24"/>
                <w:szCs w:val="24"/>
              </w:rPr>
            </w:pPr>
            <w:r>
              <w:rPr>
                <w:sz w:val="24"/>
                <w:szCs w:val="24"/>
              </w:rPr>
              <w:t>Controller</w:t>
            </w:r>
          </w:p>
        </w:tc>
      </w:tr>
    </w:tbl>
    <w:p w14:paraId="5F3763F2" w14:textId="77777777" w:rsidR="007A70EC" w:rsidRPr="00692256" w:rsidRDefault="1ABF2A2C" w:rsidP="4B982999">
      <w:pPr>
        <w:rPr>
          <w:sz w:val="24"/>
          <w:szCs w:val="24"/>
        </w:rPr>
      </w:pPr>
      <w:r w:rsidRPr="00692256">
        <w:rPr>
          <w:sz w:val="24"/>
          <w:szCs w:val="24"/>
        </w:rPr>
        <w:t> </w:t>
      </w:r>
    </w:p>
    <w:p w14:paraId="4CF0DE9C" w14:textId="108F4DFA" w:rsidR="007A70EC" w:rsidRPr="00692256" w:rsidRDefault="5837A2FF" w:rsidP="4B982999">
      <w:pPr>
        <w:rPr>
          <w:sz w:val="24"/>
          <w:szCs w:val="24"/>
        </w:rPr>
      </w:pPr>
      <w:r w:rsidRPr="00692256">
        <w:rPr>
          <w:sz w:val="24"/>
          <w:szCs w:val="24"/>
        </w:rPr>
        <w:t>4.1.</w:t>
      </w:r>
      <w:r w:rsidR="572D1B35" w:rsidRPr="00692256">
        <w:rPr>
          <w:sz w:val="24"/>
          <w:szCs w:val="24"/>
        </w:rPr>
        <w:t>2</w:t>
      </w:r>
      <w:r w:rsidRPr="00692256">
        <w:rPr>
          <w:sz w:val="24"/>
          <w:szCs w:val="24"/>
        </w:rPr>
        <w:t xml:space="preserve">. </w:t>
      </w:r>
      <w:r w:rsidR="6B471251" w:rsidRPr="00692256">
        <w:rPr>
          <w:sz w:val="24"/>
          <w:szCs w:val="24"/>
        </w:rPr>
        <w:t>Does the law</w:t>
      </w:r>
      <w:r w:rsidRPr="00692256">
        <w:rPr>
          <w:sz w:val="24"/>
          <w:szCs w:val="24"/>
        </w:rPr>
        <w:t>(s)</w:t>
      </w:r>
      <w:r w:rsidR="6B471251" w:rsidRPr="00692256">
        <w:rPr>
          <w:sz w:val="24"/>
          <w:szCs w:val="24"/>
        </w:rPr>
        <w:t xml:space="preserve"> provide criteria for assessing the impact on data subjects?</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7A70EC" w:rsidRPr="00692256" w14:paraId="4B728F69"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4F98D7D2" w14:textId="315F447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2B693C04" w14:textId="6B5CB595" w:rsidR="00470BFC"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the trigger for requiring a DPA includes </w:t>
            </w:r>
            <w:r w:rsidR="00470BFC">
              <w:rPr>
                <w:rFonts w:cs="Arial"/>
                <w:sz w:val="24"/>
                <w:szCs w:val="24"/>
              </w:rPr>
              <w:t>'</w:t>
            </w:r>
            <w:r w:rsidRPr="00692256">
              <w:rPr>
                <w:rFonts w:cs="Arial"/>
                <w:sz w:val="24"/>
                <w:szCs w:val="24"/>
              </w:rPr>
              <w:t>heightened risk of harm,</w:t>
            </w:r>
            <w:r w:rsidR="00470BFC">
              <w:rPr>
                <w:rFonts w:cs="Arial"/>
                <w:sz w:val="24"/>
                <w:szCs w:val="24"/>
              </w:rPr>
              <w:t>'</w:t>
            </w:r>
            <w:r w:rsidRPr="00692256">
              <w:rPr>
                <w:rFonts w:cs="Arial"/>
                <w:sz w:val="24"/>
                <w:szCs w:val="24"/>
              </w:rPr>
              <w:t xml:space="preserve"> which includes (but is not necessarily limited to): </w:t>
            </w:r>
          </w:p>
          <w:p w14:paraId="3AAB55D0" w14:textId="7D9E71F3" w:rsidR="00470BFC" w:rsidRDefault="00470BFC" w:rsidP="00470BFC">
            <w:pPr>
              <w:pStyle w:val="ListParagraph"/>
              <w:numPr>
                <w:ilvl w:val="0"/>
                <w:numId w:val="105"/>
              </w:numPr>
              <w:rPr>
                <w:rFonts w:cs="Arial"/>
                <w:sz w:val="24"/>
                <w:szCs w:val="24"/>
              </w:rPr>
            </w:pPr>
            <w:r w:rsidRPr="005A1E56">
              <w:rPr>
                <w:rFonts w:cs="Arial"/>
                <w:sz w:val="24"/>
                <w:szCs w:val="24"/>
              </w:rPr>
              <w:t>t</w:t>
            </w:r>
            <w:r w:rsidR="00E27E9F" w:rsidRPr="005A1E56">
              <w:rPr>
                <w:rFonts w:cs="Arial"/>
                <w:sz w:val="24"/>
                <w:szCs w:val="24"/>
              </w:rPr>
              <w:t xml:space="preserve">he processing of personal data for the purposes of targeted advertising; </w:t>
            </w:r>
          </w:p>
          <w:p w14:paraId="1439BEF4" w14:textId="3C3AD480" w:rsidR="00470BFC" w:rsidRDefault="00E27E9F" w:rsidP="00470BFC">
            <w:pPr>
              <w:pStyle w:val="ListParagraph"/>
              <w:numPr>
                <w:ilvl w:val="0"/>
                <w:numId w:val="105"/>
              </w:numPr>
              <w:rPr>
                <w:rFonts w:cs="Arial"/>
                <w:sz w:val="24"/>
                <w:szCs w:val="24"/>
              </w:rPr>
            </w:pPr>
            <w:r w:rsidRPr="005A1E56">
              <w:rPr>
                <w:rFonts w:cs="Arial"/>
                <w:sz w:val="24"/>
                <w:szCs w:val="24"/>
              </w:rPr>
              <w:t xml:space="preserve">the sale of personal data; </w:t>
            </w:r>
          </w:p>
          <w:p w14:paraId="1820D7CA" w14:textId="37F717A7" w:rsidR="00470BFC" w:rsidRDefault="00E27E9F" w:rsidP="00470BFC">
            <w:pPr>
              <w:pStyle w:val="ListParagraph"/>
              <w:numPr>
                <w:ilvl w:val="0"/>
                <w:numId w:val="105"/>
              </w:numPr>
              <w:rPr>
                <w:rFonts w:cs="Arial"/>
                <w:sz w:val="24"/>
                <w:szCs w:val="24"/>
              </w:rPr>
            </w:pPr>
            <w:r w:rsidRPr="005A1E56">
              <w:rPr>
                <w:rFonts w:cs="Arial"/>
                <w:sz w:val="24"/>
                <w:szCs w:val="24"/>
              </w:rPr>
              <w:t xml:space="preserve">the processing of personal data for the purposes of profiling, where such profiling presents a reasonably foreseeable risk of (A) unfair or deceptive treatment of, or unlawful disparate impact on, consumers, (B) financial, physical or reputational injury to consumers, (C) a physical or other intrusion upon the solitude or seclusion, or the private affairs or concerns, of consumers, where such intrusion would be offensive to a reasonable person, or (D) other substantial injury to consumers; and </w:t>
            </w:r>
          </w:p>
          <w:p w14:paraId="2A6B8D73" w14:textId="1D5343C0" w:rsidR="00470BFC" w:rsidRDefault="00E27E9F" w:rsidP="00470BFC">
            <w:pPr>
              <w:pStyle w:val="ListParagraph"/>
              <w:numPr>
                <w:ilvl w:val="0"/>
                <w:numId w:val="105"/>
              </w:numPr>
              <w:rPr>
                <w:rFonts w:cs="Arial"/>
                <w:sz w:val="24"/>
                <w:szCs w:val="24"/>
              </w:rPr>
            </w:pPr>
            <w:r w:rsidRPr="005A1E56">
              <w:rPr>
                <w:rFonts w:cs="Arial"/>
                <w:sz w:val="24"/>
                <w:szCs w:val="24"/>
              </w:rPr>
              <w:t xml:space="preserve">the processing of sensitive data. </w:t>
            </w:r>
          </w:p>
          <w:p w14:paraId="2D043E6D" w14:textId="215CBFEB" w:rsidR="00E27E9F" w:rsidRPr="005A1E56" w:rsidRDefault="00E27E9F" w:rsidP="00470BFC">
            <w:pPr>
              <w:rPr>
                <w:rFonts w:cs="Arial"/>
                <w:sz w:val="24"/>
                <w:szCs w:val="24"/>
              </w:rPr>
            </w:pPr>
            <w:r w:rsidRPr="005A1E56">
              <w:rPr>
                <w:rFonts w:cs="Arial"/>
                <w:sz w:val="24"/>
                <w:szCs w:val="24"/>
              </w:rPr>
              <w:t>Such assessment must</w:t>
            </w:r>
            <w:r w:rsidR="00470BFC">
              <w:rPr>
                <w:rFonts w:cs="Arial"/>
                <w:sz w:val="24"/>
                <w:szCs w:val="24"/>
              </w:rPr>
              <w:t xml:space="preserve"> </w:t>
            </w:r>
            <w:r w:rsidRPr="005A1E56">
              <w:rPr>
                <w:rFonts w:cs="Arial"/>
                <w:sz w:val="24"/>
                <w:szCs w:val="24"/>
              </w:rPr>
              <w:t xml:space="preserve">identify and weigh the benefits that may flow, directly and indirectly, from the processing to the controller, the consumer, other stakeholders and the public against the </w:t>
            </w:r>
            <w:r w:rsidRPr="005A1E56">
              <w:rPr>
                <w:rFonts w:cs="Arial"/>
                <w:sz w:val="24"/>
                <w:szCs w:val="24"/>
              </w:rPr>
              <w:lastRenderedPageBreak/>
              <w:t>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w:t>
            </w:r>
          </w:p>
          <w:p w14:paraId="05C3BBC0" w14:textId="7E3B6B71" w:rsidR="00E27E9F" w:rsidRPr="00692256" w:rsidRDefault="00E27E9F" w:rsidP="00E27E9F">
            <w:pPr>
              <w:rPr>
                <w:rFonts w:cs="Arial"/>
                <w:sz w:val="24"/>
                <w:szCs w:val="24"/>
              </w:rPr>
            </w:pPr>
            <w:r w:rsidRPr="00692256">
              <w:rPr>
                <w:rFonts w:cs="Arial"/>
                <w:sz w:val="24"/>
                <w:szCs w:val="24"/>
              </w:rPr>
              <w:t xml:space="preserve">DPAs under </w:t>
            </w:r>
            <w:r w:rsidR="00470BFC">
              <w:rPr>
                <w:rFonts w:cs="Arial"/>
                <w:sz w:val="24"/>
                <w:szCs w:val="24"/>
              </w:rPr>
              <w:t>§</w:t>
            </w:r>
            <w:r w:rsidRPr="00692256">
              <w:rPr>
                <w:rFonts w:cs="Arial"/>
                <w:sz w:val="24"/>
                <w:szCs w:val="24"/>
              </w:rPr>
              <w:t xml:space="preserve">42-529 </w:t>
            </w:r>
            <w:r w:rsidR="00470BFC">
              <w:rPr>
                <w:rFonts w:cs="Arial"/>
                <w:sz w:val="24"/>
                <w:szCs w:val="24"/>
              </w:rPr>
              <w:t>of the CTDPA</w:t>
            </w:r>
            <w:r w:rsidR="00470BFC" w:rsidRPr="00692256">
              <w:rPr>
                <w:rFonts w:cs="Arial"/>
                <w:sz w:val="24"/>
                <w:szCs w:val="24"/>
              </w:rPr>
              <w:t xml:space="preserve"> </w:t>
            </w:r>
            <w:r w:rsidRPr="00692256">
              <w:rPr>
                <w:rFonts w:cs="Arial"/>
                <w:sz w:val="24"/>
                <w:szCs w:val="24"/>
              </w:rPr>
              <w:t xml:space="preserve">must be conducted consistent with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w:t>
            </w:r>
          </w:p>
          <w:p w14:paraId="04A0E464" w14:textId="4895BC6C" w:rsidR="00470BFC" w:rsidRDefault="00E27E9F" w:rsidP="00E27E9F">
            <w:pPr>
              <w:rPr>
                <w:rFonts w:cs="Arial"/>
                <w:sz w:val="24"/>
                <w:szCs w:val="24"/>
              </w:rPr>
            </w:pPr>
            <w:r w:rsidRPr="00692256">
              <w:rPr>
                <w:rFonts w:cs="Arial"/>
                <w:sz w:val="24"/>
                <w:szCs w:val="24"/>
              </w:rPr>
              <w:t>Therefore, while there are not explicit criteria for assessing impact per se, the topics required to be included suggest relevant criteria for assessing impact, such as risks associated with</w:t>
            </w:r>
            <w:r w:rsidR="00470BFC">
              <w:rPr>
                <w:rFonts w:cs="Arial"/>
                <w:sz w:val="24"/>
                <w:szCs w:val="24"/>
              </w:rPr>
              <w:t>:</w:t>
            </w:r>
          </w:p>
          <w:p w14:paraId="28A51684" w14:textId="336A4424" w:rsidR="00470BFC" w:rsidRPr="00875838" w:rsidRDefault="00E27E9F">
            <w:pPr>
              <w:pStyle w:val="ListParagraph"/>
              <w:numPr>
                <w:ilvl w:val="0"/>
                <w:numId w:val="109"/>
              </w:numPr>
              <w:rPr>
                <w:rFonts w:cs="Arial"/>
                <w:sz w:val="24"/>
                <w:szCs w:val="24"/>
                <w:rPrChange w:id="70" w:author="Brandon N. Robinson" w:date="2026-03-01T02:29:00Z" w16du:dateUtc="2026-03-01T08:29:00Z">
                  <w:rPr/>
                </w:rPrChange>
              </w:rPr>
              <w:pPrChange w:id="71" w:author="Brandon N. Robinson" w:date="2026-03-01T02:29:00Z" w16du:dateUtc="2026-03-01T08:29:00Z">
                <w:pPr/>
              </w:pPrChange>
            </w:pPr>
            <w:r w:rsidRPr="00875838">
              <w:rPr>
                <w:rFonts w:cs="Arial"/>
                <w:sz w:val="24"/>
                <w:szCs w:val="24"/>
                <w:rPrChange w:id="72" w:author="Brandon N. Robinson" w:date="2026-03-01T02:29:00Z" w16du:dateUtc="2026-03-01T08:29:00Z">
                  <w:rPr/>
                </w:rPrChange>
              </w:rPr>
              <w:t>a consumer</w:t>
            </w:r>
            <w:r w:rsidR="00470BFC" w:rsidRPr="00875838">
              <w:rPr>
                <w:rFonts w:cs="Arial"/>
                <w:sz w:val="24"/>
                <w:szCs w:val="24"/>
                <w:rPrChange w:id="73" w:author="Brandon N. Robinson" w:date="2026-03-01T02:29:00Z" w16du:dateUtc="2026-03-01T08:29:00Z">
                  <w:rPr/>
                </w:rPrChange>
              </w:rPr>
              <w:t>'</w:t>
            </w:r>
            <w:r w:rsidRPr="00875838">
              <w:rPr>
                <w:rFonts w:cs="Arial"/>
                <w:sz w:val="24"/>
                <w:szCs w:val="24"/>
                <w:rPrChange w:id="74" w:author="Brandon N. Robinson" w:date="2026-03-01T02:29:00Z" w16du:dateUtc="2026-03-01T08:29:00Z">
                  <w:rPr/>
                </w:rPrChange>
              </w:rPr>
              <w:t xml:space="preserve">s rights under the law; </w:t>
            </w:r>
          </w:p>
          <w:p w14:paraId="0DBC00EC" w14:textId="3323E481" w:rsidR="00470BFC" w:rsidRPr="00875838" w:rsidRDefault="00E27E9F">
            <w:pPr>
              <w:pStyle w:val="ListParagraph"/>
              <w:numPr>
                <w:ilvl w:val="0"/>
                <w:numId w:val="109"/>
              </w:numPr>
              <w:rPr>
                <w:rFonts w:cs="Arial"/>
                <w:sz w:val="24"/>
                <w:szCs w:val="24"/>
                <w:rPrChange w:id="75" w:author="Brandon N. Robinson" w:date="2026-03-01T02:29:00Z" w16du:dateUtc="2026-03-01T08:29:00Z">
                  <w:rPr/>
                </w:rPrChange>
              </w:rPr>
              <w:pPrChange w:id="76" w:author="Brandon N. Robinson" w:date="2026-03-01T02:29:00Z" w16du:dateUtc="2026-03-01T08:29:00Z">
                <w:pPr/>
              </w:pPrChange>
            </w:pPr>
            <w:r w:rsidRPr="00875838">
              <w:rPr>
                <w:rFonts w:cs="Arial"/>
                <w:sz w:val="24"/>
                <w:szCs w:val="24"/>
                <w:rPrChange w:id="77" w:author="Brandon N. Robinson" w:date="2026-03-01T02:29:00Z" w16du:dateUtc="2026-03-01T08:29:00Z">
                  <w:rPr/>
                </w:rPrChange>
              </w:rPr>
              <w:t>unfair or deceptive treatment or disparate impact</w:t>
            </w:r>
            <w:r w:rsidR="00470BFC" w:rsidRPr="00875838">
              <w:rPr>
                <w:rFonts w:cs="Arial"/>
                <w:sz w:val="24"/>
                <w:szCs w:val="24"/>
                <w:rPrChange w:id="78" w:author="Brandon N. Robinson" w:date="2026-03-01T02:29:00Z" w16du:dateUtc="2026-03-01T08:29:00Z">
                  <w:rPr/>
                </w:rPrChange>
              </w:rPr>
              <w:t>;</w:t>
            </w:r>
            <w:r w:rsidRPr="00875838">
              <w:rPr>
                <w:rFonts w:cs="Arial"/>
                <w:sz w:val="24"/>
                <w:szCs w:val="24"/>
                <w:rPrChange w:id="79" w:author="Brandon N. Robinson" w:date="2026-03-01T02:29:00Z" w16du:dateUtc="2026-03-01T08:29:00Z">
                  <w:rPr/>
                </w:rPrChange>
              </w:rPr>
              <w:t xml:space="preserve"> </w:t>
            </w:r>
          </w:p>
          <w:p w14:paraId="0EF2A3D8" w14:textId="0301EF26" w:rsidR="00470BFC" w:rsidRPr="00875838" w:rsidRDefault="00E27E9F">
            <w:pPr>
              <w:pStyle w:val="ListParagraph"/>
              <w:numPr>
                <w:ilvl w:val="0"/>
                <w:numId w:val="109"/>
              </w:numPr>
              <w:rPr>
                <w:rFonts w:cs="Arial"/>
                <w:sz w:val="24"/>
                <w:szCs w:val="24"/>
                <w:rPrChange w:id="80" w:author="Brandon N. Robinson" w:date="2026-03-01T02:29:00Z" w16du:dateUtc="2026-03-01T08:29:00Z">
                  <w:rPr/>
                </w:rPrChange>
              </w:rPr>
              <w:pPrChange w:id="81" w:author="Brandon N. Robinson" w:date="2026-03-01T02:29:00Z" w16du:dateUtc="2026-03-01T08:29:00Z">
                <w:pPr/>
              </w:pPrChange>
            </w:pPr>
            <w:r w:rsidRPr="00875838">
              <w:rPr>
                <w:rFonts w:cs="Arial"/>
                <w:sz w:val="24"/>
                <w:szCs w:val="24"/>
                <w:rPrChange w:id="82" w:author="Brandon N. Robinson" w:date="2026-03-01T02:29:00Z" w16du:dateUtc="2026-03-01T08:29:00Z">
                  <w:rPr/>
                </w:rPrChange>
              </w:rPr>
              <w:t xml:space="preserve">financial, physical or reputational injury to the consumer; </w:t>
            </w:r>
          </w:p>
          <w:p w14:paraId="2E47AEC7" w14:textId="48E99ABE" w:rsidR="00470BFC" w:rsidRPr="00875838" w:rsidRDefault="00E27E9F">
            <w:pPr>
              <w:pStyle w:val="ListParagraph"/>
              <w:numPr>
                <w:ilvl w:val="0"/>
                <w:numId w:val="109"/>
              </w:numPr>
              <w:rPr>
                <w:rFonts w:cs="Arial"/>
                <w:sz w:val="24"/>
                <w:szCs w:val="24"/>
                <w:rPrChange w:id="83" w:author="Brandon N. Robinson" w:date="2026-03-01T02:29:00Z" w16du:dateUtc="2026-03-01T08:29:00Z">
                  <w:rPr/>
                </w:rPrChange>
              </w:rPr>
              <w:pPrChange w:id="84" w:author="Brandon N. Robinson" w:date="2026-03-01T02:29:00Z" w16du:dateUtc="2026-03-01T08:29:00Z">
                <w:pPr/>
              </w:pPrChange>
            </w:pPr>
            <w:r w:rsidRPr="00875838">
              <w:rPr>
                <w:rFonts w:cs="Arial"/>
                <w:sz w:val="24"/>
                <w:szCs w:val="24"/>
                <w:rPrChange w:id="85" w:author="Brandon N. Robinson" w:date="2026-03-01T02:29:00Z" w16du:dateUtc="2026-03-01T08:29:00Z">
                  <w:rPr/>
                </w:rPrChange>
              </w:rPr>
              <w:t xml:space="preserve">invasions of privacy or other substantial injury; </w:t>
            </w:r>
          </w:p>
          <w:p w14:paraId="487241FC" w14:textId="44E23B46" w:rsidR="00470BFC" w:rsidRPr="00875838" w:rsidRDefault="00E27E9F">
            <w:pPr>
              <w:pStyle w:val="ListParagraph"/>
              <w:numPr>
                <w:ilvl w:val="0"/>
                <w:numId w:val="109"/>
              </w:numPr>
              <w:rPr>
                <w:rFonts w:cs="Arial"/>
                <w:sz w:val="24"/>
                <w:szCs w:val="24"/>
                <w:rPrChange w:id="86" w:author="Brandon N. Robinson" w:date="2026-03-01T02:29:00Z" w16du:dateUtc="2026-03-01T08:29:00Z">
                  <w:rPr/>
                </w:rPrChange>
              </w:rPr>
              <w:pPrChange w:id="87" w:author="Brandon N. Robinson" w:date="2026-03-01T02:29:00Z" w16du:dateUtc="2026-03-01T08:29:00Z">
                <w:pPr/>
              </w:pPrChange>
            </w:pPr>
            <w:r w:rsidRPr="00875838">
              <w:rPr>
                <w:rFonts w:cs="Arial"/>
                <w:sz w:val="24"/>
                <w:szCs w:val="24"/>
                <w:rPrChange w:id="88" w:author="Brandon N. Robinson" w:date="2026-03-01T02:29:00Z" w16du:dateUtc="2026-03-01T08:29:00Z">
                  <w:rPr/>
                </w:rPrChange>
              </w:rPr>
              <w:t xml:space="preserve">processing of (and potential for unauthorized disclosure of) sensitive data; </w:t>
            </w:r>
          </w:p>
          <w:p w14:paraId="4F478C46" w14:textId="3608B483" w:rsidR="00470BFC" w:rsidRPr="00875838" w:rsidRDefault="00E27E9F">
            <w:pPr>
              <w:pStyle w:val="ListParagraph"/>
              <w:numPr>
                <w:ilvl w:val="0"/>
                <w:numId w:val="109"/>
              </w:numPr>
              <w:rPr>
                <w:rFonts w:cs="Arial"/>
                <w:sz w:val="24"/>
                <w:szCs w:val="24"/>
                <w:rPrChange w:id="89" w:author="Brandon N. Robinson" w:date="2026-03-01T02:29:00Z" w16du:dateUtc="2026-03-01T08:29:00Z">
                  <w:rPr/>
                </w:rPrChange>
              </w:rPr>
              <w:pPrChange w:id="90" w:author="Brandon N. Robinson" w:date="2026-03-01T02:29:00Z" w16du:dateUtc="2026-03-01T08:29:00Z">
                <w:pPr/>
              </w:pPrChange>
            </w:pPr>
            <w:r w:rsidRPr="00875838">
              <w:rPr>
                <w:rFonts w:cs="Arial"/>
                <w:sz w:val="24"/>
                <w:szCs w:val="24"/>
                <w:rPrChange w:id="91" w:author="Brandon N. Robinson" w:date="2026-03-01T02:29:00Z" w16du:dateUtc="2026-03-01T08:29:00Z">
                  <w:rPr/>
                </w:rPrChange>
              </w:rPr>
              <w:t xml:space="preserve">potential for re-identification of de-identified data (either through reverse engineering or combination with other data); </w:t>
            </w:r>
            <w:r w:rsidR="00470BFC" w:rsidRPr="00875838">
              <w:rPr>
                <w:rFonts w:cs="Arial"/>
                <w:sz w:val="24"/>
                <w:szCs w:val="24"/>
                <w:rPrChange w:id="92" w:author="Brandon N. Robinson" w:date="2026-03-01T02:29:00Z" w16du:dateUtc="2026-03-01T08:29:00Z">
                  <w:rPr/>
                </w:rPrChange>
              </w:rPr>
              <w:t>and</w:t>
            </w:r>
          </w:p>
          <w:p w14:paraId="359C6244" w14:textId="6C6421F6" w:rsidR="007A70EC" w:rsidRPr="00875838" w:rsidRDefault="00470BFC">
            <w:pPr>
              <w:pStyle w:val="ListParagraph"/>
              <w:numPr>
                <w:ilvl w:val="0"/>
                <w:numId w:val="109"/>
              </w:numPr>
              <w:rPr>
                <w:rFonts w:cs="Arial"/>
                <w:sz w:val="24"/>
                <w:szCs w:val="24"/>
                <w:rPrChange w:id="93" w:author="Brandon N. Robinson" w:date="2026-03-01T02:29:00Z" w16du:dateUtc="2026-03-01T08:29:00Z">
                  <w:rPr/>
                </w:rPrChange>
              </w:rPr>
              <w:pPrChange w:id="94" w:author="Brandon N. Robinson" w:date="2026-03-01T02:29:00Z" w16du:dateUtc="2026-03-01T08:29:00Z">
                <w:pPr/>
              </w:pPrChange>
            </w:pPr>
            <w:r w:rsidRPr="00875838">
              <w:rPr>
                <w:rFonts w:cs="Arial"/>
                <w:sz w:val="24"/>
                <w:szCs w:val="24"/>
                <w:rPrChange w:id="95" w:author="Brandon N. Robinson" w:date="2026-03-01T02:29:00Z" w16du:dateUtc="2026-03-01T08:29:00Z">
                  <w:rPr/>
                </w:rPrChange>
              </w:rPr>
              <w:t>'</w:t>
            </w:r>
            <w:r w:rsidR="00E27E9F" w:rsidRPr="00875838">
              <w:rPr>
                <w:rFonts w:cs="Arial"/>
                <w:sz w:val="24"/>
                <w:szCs w:val="24"/>
                <w:rPrChange w:id="96" w:author="Brandon N. Robinson" w:date="2026-03-01T02:29:00Z" w16du:dateUtc="2026-03-01T08:29:00Z">
                  <w:rPr/>
                </w:rPrChange>
              </w:rPr>
              <w:t>reasonable expectations</w:t>
            </w:r>
            <w:r w:rsidRPr="00875838">
              <w:rPr>
                <w:rFonts w:cs="Arial"/>
                <w:sz w:val="24"/>
                <w:szCs w:val="24"/>
                <w:rPrChange w:id="97" w:author="Brandon N. Robinson" w:date="2026-03-01T02:29:00Z" w16du:dateUtc="2026-03-01T08:29:00Z">
                  <w:rPr/>
                </w:rPrChange>
              </w:rPr>
              <w:t>'</w:t>
            </w:r>
            <w:r w:rsidR="00E27E9F" w:rsidRPr="00875838">
              <w:rPr>
                <w:rFonts w:cs="Arial"/>
                <w:sz w:val="24"/>
                <w:szCs w:val="24"/>
                <w:rPrChange w:id="98" w:author="Brandon N. Robinson" w:date="2026-03-01T02:29:00Z" w16du:dateUtc="2026-03-01T08:29:00Z">
                  <w:rPr/>
                </w:rPrChange>
              </w:rPr>
              <w:t xml:space="preserve"> of consumers.</w:t>
            </w:r>
          </w:p>
        </w:tc>
      </w:tr>
      <w:tr w:rsidR="007A70EC" w:rsidRPr="00692256" w14:paraId="6077B122"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04F49EA4" w14:textId="161BF18D"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3776B7D8" w14:textId="5877C2E4" w:rsidR="007A70EC" w:rsidRPr="00692256" w:rsidRDefault="00470BFC"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7A70EC" w:rsidRPr="00692256" w14:paraId="5B115E43"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6AD3531F" w14:textId="386C2CD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4828AA12" w14:textId="057C8DA8" w:rsidR="007A70EC" w:rsidRPr="00692256" w:rsidRDefault="00470BFC" w:rsidP="4B982999">
            <w:pPr>
              <w:rPr>
                <w:sz w:val="24"/>
                <w:szCs w:val="24"/>
              </w:rPr>
            </w:pPr>
            <w:r>
              <w:rPr>
                <w:sz w:val="24"/>
                <w:szCs w:val="24"/>
              </w:rPr>
              <w:t>Controller</w:t>
            </w:r>
          </w:p>
        </w:tc>
      </w:tr>
    </w:tbl>
    <w:p w14:paraId="445A157E" w14:textId="77777777" w:rsidR="007A70EC" w:rsidRPr="00692256" w:rsidRDefault="1ABF2A2C" w:rsidP="4B982999">
      <w:pPr>
        <w:rPr>
          <w:sz w:val="24"/>
          <w:szCs w:val="24"/>
        </w:rPr>
      </w:pPr>
      <w:r w:rsidRPr="00692256">
        <w:rPr>
          <w:sz w:val="24"/>
          <w:szCs w:val="24"/>
        </w:rPr>
        <w:t> </w:t>
      </w:r>
    </w:p>
    <w:p w14:paraId="07943356" w14:textId="23EFD750" w:rsidR="004F6945" w:rsidRPr="00692256" w:rsidRDefault="572D1B35" w:rsidP="4B982999">
      <w:pPr>
        <w:rPr>
          <w:sz w:val="24"/>
          <w:szCs w:val="24"/>
        </w:rPr>
      </w:pPr>
      <w:r w:rsidRPr="00692256">
        <w:rPr>
          <w:sz w:val="24"/>
          <w:szCs w:val="24"/>
        </w:rPr>
        <w:t xml:space="preserve">4.1.3. </w:t>
      </w:r>
      <w:r w:rsidR="6B471251" w:rsidRPr="00692256">
        <w:rPr>
          <w:sz w:val="24"/>
          <w:szCs w:val="24"/>
        </w:rPr>
        <w:t>Does the law</w:t>
      </w:r>
      <w:r w:rsidRPr="00692256">
        <w:rPr>
          <w:sz w:val="24"/>
          <w:szCs w:val="24"/>
        </w:rPr>
        <w:t>(s)</w:t>
      </w:r>
      <w:r w:rsidR="6B471251" w:rsidRPr="00692256">
        <w:rPr>
          <w:sz w:val="24"/>
          <w:szCs w:val="24"/>
        </w:rPr>
        <w:t xml:space="preserve"> outline what is considered high-risk?</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4F6945" w:rsidRPr="00692256" w14:paraId="2E8A1411"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43CB5B30" w14:textId="4FDEC92B"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8DDA384" w14:textId="0DAFFA46" w:rsidR="00470BFC"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the statute requires a DPA if the processing activity presents a heightened risk. While not necessarily exclusive or exhaustive, the statute includes examples, providing that processing that presents a heightened risk includes: </w:t>
            </w:r>
          </w:p>
          <w:p w14:paraId="7A730C24" w14:textId="77777777" w:rsidR="00470BFC" w:rsidRPr="005A1E56" w:rsidRDefault="00470BFC" w:rsidP="005A1E56">
            <w:pPr>
              <w:pStyle w:val="ListParagraph"/>
              <w:numPr>
                <w:ilvl w:val="0"/>
                <w:numId w:val="106"/>
              </w:numPr>
              <w:rPr>
                <w:rFonts w:cs="Arial"/>
                <w:sz w:val="24"/>
                <w:szCs w:val="24"/>
              </w:rPr>
            </w:pPr>
            <w:r w:rsidRPr="005A1E56">
              <w:rPr>
                <w:rFonts w:cs="Arial"/>
                <w:sz w:val="24"/>
                <w:szCs w:val="24"/>
              </w:rPr>
              <w:t>t</w:t>
            </w:r>
            <w:r w:rsidR="00E27E9F" w:rsidRPr="005A1E56">
              <w:rPr>
                <w:rFonts w:cs="Arial"/>
                <w:sz w:val="24"/>
                <w:szCs w:val="24"/>
              </w:rPr>
              <w:t xml:space="preserve">he processing of personal data for the purposes of targeted advertising; </w:t>
            </w:r>
          </w:p>
          <w:p w14:paraId="5339DDBC" w14:textId="3320F57F" w:rsidR="00470BFC" w:rsidRPr="005A1E56" w:rsidRDefault="00E27E9F" w:rsidP="005A1E56">
            <w:pPr>
              <w:pStyle w:val="ListParagraph"/>
              <w:numPr>
                <w:ilvl w:val="0"/>
                <w:numId w:val="106"/>
              </w:numPr>
              <w:rPr>
                <w:rFonts w:cs="Arial"/>
                <w:sz w:val="24"/>
                <w:szCs w:val="24"/>
              </w:rPr>
            </w:pPr>
            <w:r w:rsidRPr="005A1E56">
              <w:rPr>
                <w:rFonts w:cs="Arial"/>
                <w:sz w:val="24"/>
                <w:szCs w:val="24"/>
              </w:rPr>
              <w:t xml:space="preserve">the sale of personal data; </w:t>
            </w:r>
          </w:p>
          <w:p w14:paraId="1C702883" w14:textId="71C11299" w:rsidR="00470BFC" w:rsidRPr="005A1E56" w:rsidRDefault="00E27E9F" w:rsidP="005A1E56">
            <w:pPr>
              <w:pStyle w:val="ListParagraph"/>
              <w:numPr>
                <w:ilvl w:val="0"/>
                <w:numId w:val="106"/>
              </w:numPr>
              <w:rPr>
                <w:rFonts w:cs="Arial"/>
                <w:sz w:val="24"/>
                <w:szCs w:val="24"/>
              </w:rPr>
            </w:pPr>
            <w:r w:rsidRPr="005A1E56">
              <w:rPr>
                <w:rFonts w:cs="Arial"/>
                <w:sz w:val="24"/>
                <w:szCs w:val="24"/>
              </w:rPr>
              <w:lastRenderedPageBreak/>
              <w:t xml:space="preserve">the processing of personal data for the purposes of profiling, where such profiling presents a reasonably foreseeable risk of (A) unfair or deceptive treatment of, or unlawful disparate impact on, consumers, (B) financial, physical or reputational injury to consumers, (C) a physical or other intrusion upon the solitude or seclusion, or the private affairs or concerns, of consumers, where such intrusion would be offensive to a reasonable person, or (D) other substantial injury to consumers; and </w:t>
            </w:r>
          </w:p>
          <w:p w14:paraId="2BD738F2" w14:textId="16F375D7" w:rsidR="00E27E9F" w:rsidRPr="005A1E56" w:rsidRDefault="00E27E9F" w:rsidP="005A1E56">
            <w:pPr>
              <w:pStyle w:val="ListParagraph"/>
              <w:numPr>
                <w:ilvl w:val="0"/>
                <w:numId w:val="106"/>
              </w:numPr>
              <w:rPr>
                <w:rFonts w:cs="Arial"/>
                <w:sz w:val="24"/>
                <w:szCs w:val="24"/>
              </w:rPr>
            </w:pPr>
            <w:r w:rsidRPr="005A1E56">
              <w:rPr>
                <w:rFonts w:cs="Arial"/>
                <w:sz w:val="24"/>
                <w:szCs w:val="24"/>
              </w:rPr>
              <w:t>the processing of sensitive data.</w:t>
            </w:r>
          </w:p>
          <w:p w14:paraId="7AB07048" w14:textId="64C03B5F" w:rsidR="00E27E9F" w:rsidRPr="00692256"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42-529b</w:t>
            </w:r>
            <w:r w:rsidR="00684584">
              <w:rPr>
                <w:rFonts w:cs="Arial"/>
                <w:sz w:val="24"/>
                <w:szCs w:val="24"/>
              </w:rPr>
              <w:t xml:space="preserve"> of the CTDPA</w:t>
            </w:r>
            <w:r w:rsidRPr="00692256">
              <w:rPr>
                <w:rFonts w:cs="Arial"/>
                <w:sz w:val="24"/>
                <w:szCs w:val="24"/>
              </w:rPr>
              <w:t xml:space="preserve">, a DPA is required simply if the controller knows (or has reason to know) that its online service, product or feature is offered to minors, suggesting that the processing of the data of minors presents sufficient risk to trigger the assessment. </w:t>
            </w:r>
          </w:p>
          <w:p w14:paraId="6B762583" w14:textId="14FC6F22" w:rsidR="004F6945" w:rsidRPr="00692256" w:rsidRDefault="00E27E9F" w:rsidP="00E27E9F">
            <w:pPr>
              <w:rPr>
                <w:rFonts w:cs="Arial"/>
                <w:sz w:val="24"/>
                <w:szCs w:val="24"/>
              </w:rPr>
            </w:pPr>
            <w:r w:rsidRPr="00692256">
              <w:rPr>
                <w:rFonts w:cs="Arial"/>
                <w:sz w:val="24"/>
                <w:szCs w:val="24"/>
              </w:rPr>
              <w:t xml:space="preserve">Such DPA under </w:t>
            </w:r>
            <w:r w:rsidR="00684584">
              <w:rPr>
                <w:rFonts w:cs="Arial"/>
                <w:sz w:val="24"/>
                <w:szCs w:val="24"/>
              </w:rPr>
              <w:t>§</w:t>
            </w:r>
            <w:r w:rsidRPr="00692256">
              <w:rPr>
                <w:rFonts w:cs="Arial"/>
                <w:sz w:val="24"/>
                <w:szCs w:val="24"/>
              </w:rPr>
              <w:t xml:space="preserve">42-529b </w:t>
            </w:r>
            <w:r w:rsidR="00684584">
              <w:rPr>
                <w:rFonts w:cs="Arial"/>
                <w:sz w:val="24"/>
                <w:szCs w:val="24"/>
              </w:rPr>
              <w:t xml:space="preserve">of the CTDPA </w:t>
            </w:r>
            <w:r w:rsidRPr="00692256">
              <w:rPr>
                <w:rFonts w:cs="Arial"/>
                <w:sz w:val="24"/>
                <w:szCs w:val="24"/>
              </w:rPr>
              <w:t xml:space="preserve">must </w:t>
            </w:r>
            <w:r w:rsidR="00684584">
              <w:rPr>
                <w:rFonts w:cs="Arial"/>
                <w:sz w:val="24"/>
                <w:szCs w:val="24"/>
              </w:rPr>
              <w:t xml:space="preserve">address </w:t>
            </w:r>
            <w:r w:rsidRPr="00692256">
              <w:rPr>
                <w:rFonts w:cs="Arial"/>
                <w:sz w:val="24"/>
                <w:szCs w:val="24"/>
              </w:rPr>
              <w:t>any heightened risk of harm to minors that is a reasonably foreseeable result of offering such online service, product or feature to minors.</w:t>
            </w:r>
          </w:p>
        </w:tc>
      </w:tr>
      <w:tr w:rsidR="004F6945" w:rsidRPr="00692256" w14:paraId="56F08503"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0230A539" w14:textId="0E8FE41A" w:rsidR="004F6945" w:rsidRPr="00692256" w:rsidRDefault="6B471251"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F3F3567" w14:textId="33401D68" w:rsidR="004F6945" w:rsidRPr="00692256" w:rsidRDefault="00684584"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4F6945" w:rsidRPr="00692256" w14:paraId="58DC8D21"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642BB7B4" w14:textId="5B9777B2"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7C3358A4" w14:textId="3DB4DF25" w:rsidR="004F6945" w:rsidRPr="00692256" w:rsidRDefault="00684584" w:rsidP="4B982999">
            <w:pPr>
              <w:rPr>
                <w:sz w:val="24"/>
                <w:szCs w:val="24"/>
              </w:rPr>
            </w:pPr>
            <w:r>
              <w:rPr>
                <w:sz w:val="24"/>
                <w:szCs w:val="24"/>
              </w:rPr>
              <w:t>Controller</w:t>
            </w:r>
          </w:p>
        </w:tc>
      </w:tr>
    </w:tbl>
    <w:p w14:paraId="27D8033E" w14:textId="77777777" w:rsidR="004F6945" w:rsidRPr="00692256" w:rsidRDefault="004F6945" w:rsidP="4B982999">
      <w:pPr>
        <w:rPr>
          <w:sz w:val="24"/>
          <w:szCs w:val="24"/>
        </w:rPr>
      </w:pPr>
    </w:p>
    <w:p w14:paraId="615F46CE" w14:textId="570F470D" w:rsidR="004F6945" w:rsidRPr="00692256" w:rsidRDefault="6B471251" w:rsidP="4B982999">
      <w:pPr>
        <w:rPr>
          <w:sz w:val="24"/>
          <w:szCs w:val="24"/>
        </w:rPr>
      </w:pPr>
      <w:r w:rsidRPr="00692256">
        <w:rPr>
          <w:sz w:val="24"/>
          <w:szCs w:val="24"/>
        </w:rPr>
        <w:t>4.2. Risk mitigation</w:t>
      </w:r>
    </w:p>
    <w:p w14:paraId="3B82EE21" w14:textId="5CD7C134" w:rsidR="004F6945" w:rsidRPr="00692256" w:rsidRDefault="572D1B35" w:rsidP="4B982999">
      <w:pPr>
        <w:rPr>
          <w:sz w:val="24"/>
          <w:szCs w:val="24"/>
        </w:rPr>
      </w:pPr>
      <w:r w:rsidRPr="00692256">
        <w:rPr>
          <w:sz w:val="24"/>
          <w:szCs w:val="24"/>
        </w:rPr>
        <w:t xml:space="preserve">4.2.1. </w:t>
      </w:r>
      <w:r w:rsidR="6B471251" w:rsidRPr="00692256">
        <w:rPr>
          <w:sz w:val="24"/>
          <w:szCs w:val="24"/>
        </w:rPr>
        <w:t>Does the law</w:t>
      </w:r>
      <w:r w:rsidRPr="00692256">
        <w:rPr>
          <w:sz w:val="24"/>
          <w:szCs w:val="24"/>
        </w:rPr>
        <w:t>(s)</w:t>
      </w:r>
      <w:r w:rsidR="6B471251" w:rsidRPr="00692256">
        <w:rPr>
          <w:sz w:val="24"/>
          <w:szCs w:val="24"/>
        </w:rPr>
        <w:t xml:space="preserve"> provide criteria for mitigating risks?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4F6945" w:rsidRPr="00692256" w14:paraId="253FD47C"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6CF59F92" w14:textId="303D1099"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5F78F43" w14:textId="17BC0804" w:rsidR="004F6945" w:rsidRPr="00692256" w:rsidRDefault="00E27E9F" w:rsidP="4B982999">
            <w:pPr>
              <w:rPr>
                <w:rFonts w:cs="Arial"/>
                <w:sz w:val="24"/>
                <w:szCs w:val="24"/>
              </w:rPr>
            </w:pPr>
            <w:r w:rsidRPr="00692256">
              <w:t xml:space="preserve">Neither </w:t>
            </w:r>
            <w:r w:rsidR="00684584">
              <w:t>§</w:t>
            </w:r>
            <w:r w:rsidRPr="00692256">
              <w:t xml:space="preserve">42-522 </w:t>
            </w:r>
            <w:r w:rsidR="00684584">
              <w:rPr>
                <w:rFonts w:cs="Arial"/>
                <w:sz w:val="24"/>
                <w:szCs w:val="24"/>
              </w:rPr>
              <w:t>of the CTDPA</w:t>
            </w:r>
            <w:r w:rsidR="00684584" w:rsidRPr="00692256">
              <w:t xml:space="preserve"> </w:t>
            </w:r>
            <w:r w:rsidRPr="00692256">
              <w:t xml:space="preserve">nor </w:t>
            </w:r>
            <w:r w:rsidR="00684584">
              <w:t>§</w:t>
            </w:r>
            <w:r w:rsidRPr="00692256">
              <w:t xml:space="preserve">42-529 </w:t>
            </w:r>
            <w:r w:rsidR="00684584">
              <w:rPr>
                <w:rFonts w:cs="Arial"/>
                <w:sz w:val="24"/>
                <w:szCs w:val="24"/>
              </w:rPr>
              <w:t>of the CTDPA</w:t>
            </w:r>
            <w:r w:rsidR="00684584" w:rsidRPr="00692256">
              <w:t xml:space="preserve"> </w:t>
            </w:r>
            <w:r w:rsidRPr="00692256">
              <w:t xml:space="preserve">provide explicit criteria for mitigating risk, although the data protection assessment under </w:t>
            </w:r>
            <w:r w:rsidR="00684584">
              <w:t>§</w:t>
            </w:r>
            <w:r w:rsidRPr="00692256">
              <w:t xml:space="preserve">42-522 </w:t>
            </w:r>
            <w:r w:rsidR="00684584">
              <w:rPr>
                <w:rFonts w:cs="Arial"/>
                <w:sz w:val="24"/>
                <w:szCs w:val="24"/>
              </w:rPr>
              <w:t>of the CTDPA</w:t>
            </w:r>
            <w:r w:rsidR="00684584" w:rsidRPr="00692256">
              <w:t xml:space="preserve"> </w:t>
            </w:r>
            <w:r w:rsidRPr="00692256">
              <w:t xml:space="preserve">must include consideration of the risks as mitigated by safeguards that can be employed by the controller to reduce such risks. It also requires the controller to factor into any such assessment </w:t>
            </w:r>
            <w:r w:rsidR="003757E2">
              <w:t>'</w:t>
            </w:r>
            <w:r w:rsidRPr="00692256">
              <w:t>the use of de-identified data and the reasonable expectations of consumers, as well as the context of the processing and the relationship between the controller and the consumer whose personal data will be processed,</w:t>
            </w:r>
            <w:r w:rsidR="003757E2">
              <w:t>'</w:t>
            </w:r>
            <w:r w:rsidRPr="00692256">
              <w:t xml:space="preserve"> thereby suggesting that those are, de facto, mitigation measures and contextual factors that ought to be considered in any assessment.</w:t>
            </w:r>
          </w:p>
        </w:tc>
      </w:tr>
      <w:tr w:rsidR="004F6945" w:rsidRPr="00692256" w14:paraId="7CB71832"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1CC7560A" w14:textId="71CFBD39"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63C91EE" w14:textId="238C4B42" w:rsidR="004F6945" w:rsidRPr="00692256" w:rsidRDefault="003757E2"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4F6945" w:rsidRPr="00692256" w14:paraId="51E2460C"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172833F9" w14:textId="179D9D37" w:rsidR="004F6945"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C5E8A08" w14:textId="582FF998" w:rsidR="004F6945" w:rsidRPr="00692256" w:rsidRDefault="003757E2" w:rsidP="4B982999">
            <w:pPr>
              <w:rPr>
                <w:sz w:val="24"/>
                <w:szCs w:val="24"/>
              </w:rPr>
            </w:pPr>
            <w:r>
              <w:rPr>
                <w:sz w:val="24"/>
                <w:szCs w:val="24"/>
              </w:rPr>
              <w:t>Controller</w:t>
            </w:r>
          </w:p>
        </w:tc>
      </w:tr>
    </w:tbl>
    <w:p w14:paraId="604EA7D4" w14:textId="77777777" w:rsidR="004F6945" w:rsidRPr="00692256" w:rsidRDefault="004F6945" w:rsidP="4B982999">
      <w:pPr>
        <w:rPr>
          <w:sz w:val="24"/>
          <w:szCs w:val="24"/>
        </w:rPr>
      </w:pPr>
    </w:p>
    <w:p w14:paraId="2614ADBD" w14:textId="14A51223" w:rsidR="004F6945" w:rsidRPr="00692256" w:rsidRDefault="572D1B35" w:rsidP="4B982999">
      <w:pPr>
        <w:rPr>
          <w:sz w:val="24"/>
          <w:szCs w:val="24"/>
        </w:rPr>
      </w:pPr>
      <w:commentRangeStart w:id="99"/>
      <w:commentRangeStart w:id="100"/>
      <w:r w:rsidRPr="00692256">
        <w:rPr>
          <w:sz w:val="24"/>
          <w:szCs w:val="24"/>
        </w:rPr>
        <w:t xml:space="preserve">4.2.2. </w:t>
      </w:r>
      <w:r w:rsidR="6B471251" w:rsidRPr="00B9007D">
        <w:rPr>
          <w:sz w:val="24"/>
          <w:szCs w:val="24"/>
          <w:rPrChange w:id="101" w:author="Deborah Stuhl" w:date="2026-04-15T16:46:00Z" w16du:dateUtc="2026-04-15T14:46:00Z">
            <w:rPr>
              <w:sz w:val="24"/>
              <w:szCs w:val="24"/>
              <w:highlight w:val="yellow"/>
            </w:rPr>
          </w:rPrChange>
        </w:rPr>
        <w:t>Does the law</w:t>
      </w:r>
      <w:r w:rsidRPr="00B9007D">
        <w:rPr>
          <w:sz w:val="24"/>
          <w:szCs w:val="24"/>
          <w:rPrChange w:id="102" w:author="Deborah Stuhl" w:date="2026-04-15T16:46:00Z" w16du:dateUtc="2026-04-15T14:46:00Z">
            <w:rPr>
              <w:sz w:val="24"/>
              <w:szCs w:val="24"/>
              <w:highlight w:val="yellow"/>
            </w:rPr>
          </w:rPrChange>
        </w:rPr>
        <w:t>(s)</w:t>
      </w:r>
      <w:r w:rsidR="6B471251" w:rsidRPr="00B9007D">
        <w:rPr>
          <w:sz w:val="24"/>
          <w:szCs w:val="24"/>
          <w:rPrChange w:id="103" w:author="Deborah Stuhl" w:date="2026-04-15T16:46:00Z" w16du:dateUtc="2026-04-15T14:46:00Z">
            <w:rPr>
              <w:sz w:val="24"/>
              <w:szCs w:val="24"/>
              <w:highlight w:val="yellow"/>
            </w:rPr>
          </w:rPrChange>
        </w:rPr>
        <w:t xml:space="preserve"> establish procedures for managing residual risk</w:t>
      </w:r>
      <w:r w:rsidR="6B471251" w:rsidRPr="00692256">
        <w:rPr>
          <w:sz w:val="24"/>
          <w:szCs w:val="24"/>
        </w:rPr>
        <w:t>?</w:t>
      </w:r>
      <w:commentRangeEnd w:id="99"/>
      <w:r w:rsidR="00ED3B0B" w:rsidRPr="00692256">
        <w:rPr>
          <w:rStyle w:val="CommentReference"/>
          <w:sz w:val="24"/>
          <w:szCs w:val="24"/>
        </w:rPr>
        <w:commentReference w:id="99"/>
      </w:r>
      <w:commentRangeEnd w:id="100"/>
      <w:r w:rsidRPr="00692256">
        <w:rPr>
          <w:rStyle w:val="CommentReference"/>
          <w:sz w:val="24"/>
          <w:szCs w:val="24"/>
        </w:rPr>
        <w:commentReference w:id="100"/>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4F6945" w:rsidRPr="00692256" w14:paraId="1D06B54F"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0809C62E" w14:textId="1D7B4930"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1CCB3D5" w14:textId="77777777" w:rsidR="004F6945" w:rsidRDefault="00FE19DD" w:rsidP="4B982999">
            <w:pPr>
              <w:rPr>
                <w:ins w:id="104" w:author="Brandon N. Robinson" w:date="2026-03-01T02:31:00Z" w16du:dateUtc="2026-03-01T08:31:00Z"/>
                <w:rFonts w:cs="Arial"/>
                <w:sz w:val="24"/>
                <w:szCs w:val="24"/>
              </w:rPr>
            </w:pPr>
            <w:del w:id="105" w:author="Brandon N. Robinson" w:date="2026-03-01T02:31:00Z" w16du:dateUtc="2026-03-01T08:31:00Z">
              <w:r w:rsidDel="00875838">
                <w:rPr>
                  <w:rFonts w:cs="Arial"/>
                  <w:sz w:val="24"/>
                  <w:szCs w:val="24"/>
                </w:rPr>
                <w:delText>The CTDPA</w:delText>
              </w:r>
              <w:r w:rsidRPr="00FE19DD" w:rsidDel="00875838">
                <w:rPr>
                  <w:rFonts w:cs="Arial"/>
                  <w:sz w:val="24"/>
                  <w:szCs w:val="24"/>
                </w:rPr>
                <w:delText xml:space="preserve"> does not explicitly require any further action to address residual risks once the assessment is done. There is no provision directing controllers to implement additional safeguards, suspend processing, or notify regulators if significant risks remain after mitigation efforts.</w:delText>
              </w:r>
            </w:del>
            <w:r w:rsidRPr="00FE19DD">
              <w:rPr>
                <w:rFonts w:cs="Arial"/>
                <w:sz w:val="24"/>
                <w:szCs w:val="24"/>
              </w:rPr>
              <w:t xml:space="preserve"> </w:t>
            </w:r>
          </w:p>
          <w:p w14:paraId="7A04964B" w14:textId="472A2BC5" w:rsidR="00875838" w:rsidRPr="00692256" w:rsidRDefault="00875838" w:rsidP="4B982999">
            <w:pPr>
              <w:rPr>
                <w:rFonts w:cs="Arial"/>
                <w:sz w:val="24"/>
                <w:szCs w:val="24"/>
              </w:rPr>
            </w:pPr>
            <w:ins w:id="106" w:author="Brandon N. Robinson" w:date="2026-03-01T02:31:00Z" w16du:dateUtc="2026-03-01T08:31:00Z">
              <w:r>
                <w:rPr>
                  <w:rFonts w:cs="Arial"/>
                  <w:sz w:val="24"/>
                  <w:szCs w:val="24"/>
                </w:rPr>
                <w:t>Und</w:t>
              </w:r>
            </w:ins>
            <w:ins w:id="107" w:author="Brandon N. Robinson" w:date="2026-03-01T02:32:00Z" w16du:dateUtc="2026-03-01T08:32:00Z">
              <w:r>
                <w:rPr>
                  <w:rFonts w:cs="Arial"/>
                  <w:sz w:val="24"/>
                  <w:szCs w:val="24"/>
                </w:rPr>
                <w:t xml:space="preserve">er the general </w:t>
              </w:r>
              <w:del w:id="108" w:author="Deborah Stuhl" w:date="2026-04-15T16:47:00Z" w16du:dateUtc="2026-04-15T14:47:00Z">
                <w:r w:rsidDel="00B9007D">
                  <w:rPr>
                    <w:rFonts w:cs="Arial"/>
                    <w:sz w:val="24"/>
                    <w:szCs w:val="24"/>
                  </w:rPr>
                  <w:delText>data protection assessment</w:delText>
                </w:r>
              </w:del>
            </w:ins>
            <w:ins w:id="109" w:author="Deborah Stuhl" w:date="2026-04-15T16:47:00Z" w16du:dateUtc="2026-04-15T14:47:00Z">
              <w:r w:rsidR="00B9007D">
                <w:rPr>
                  <w:rFonts w:cs="Arial"/>
                  <w:sz w:val="24"/>
                  <w:szCs w:val="24"/>
                </w:rPr>
                <w:t>DPA</w:t>
              </w:r>
            </w:ins>
            <w:ins w:id="110" w:author="Brandon N. Robinson" w:date="2026-03-01T02:32:00Z" w16du:dateUtc="2026-03-01T08:32:00Z">
              <w:r>
                <w:rPr>
                  <w:rFonts w:cs="Arial"/>
                  <w:sz w:val="24"/>
                  <w:szCs w:val="24"/>
                </w:rPr>
                <w:t xml:space="preserve"> required of controllers</w:t>
              </w:r>
              <w:r w:rsidR="002D79B9">
                <w:rPr>
                  <w:rFonts w:cs="Arial"/>
                  <w:sz w:val="24"/>
                  <w:szCs w:val="24"/>
                </w:rPr>
                <w:t xml:space="preserve">, while the assessment should identify risks </w:t>
              </w:r>
              <w:del w:id="111" w:author="Deborah Stuhl" w:date="2026-04-15T16:46:00Z" w16du:dateUtc="2026-04-15T14:46:00Z">
                <w:r w:rsidR="002D79B9" w:rsidDel="00B9007D">
                  <w:rPr>
                    <w:rFonts w:cs="Arial"/>
                    <w:sz w:val="24"/>
                    <w:szCs w:val="24"/>
                  </w:rPr>
                  <w:delText>“</w:delText>
                </w:r>
              </w:del>
              <w:r w:rsidR="002D79B9">
                <w:rPr>
                  <w:rFonts w:cs="Arial"/>
                  <w:sz w:val="24"/>
                  <w:szCs w:val="24"/>
                </w:rPr>
                <w:t xml:space="preserve">as mitigated by safeguards </w:t>
              </w:r>
              <w:del w:id="112" w:author="Deborah Stuhl" w:date="2026-04-15T16:46:00Z" w16du:dateUtc="2026-04-15T14:46:00Z">
                <w:r w:rsidR="002D79B9" w:rsidDel="00B9007D">
                  <w:rPr>
                    <w:rFonts w:cs="Arial"/>
                    <w:sz w:val="24"/>
                    <w:szCs w:val="24"/>
                  </w:rPr>
                  <w:delText>….</w:delText>
                </w:r>
              </w:del>
              <w:r w:rsidR="002D79B9">
                <w:rPr>
                  <w:rFonts w:cs="Arial"/>
                  <w:sz w:val="24"/>
                  <w:szCs w:val="24"/>
                </w:rPr>
                <w:t xml:space="preserve"> to reduce such risk</w:t>
              </w:r>
              <w:del w:id="113" w:author="Deborah Stuhl" w:date="2026-04-15T16:46:00Z" w16du:dateUtc="2026-04-15T14:46:00Z">
                <w:r w:rsidR="002D79B9" w:rsidDel="00B9007D">
                  <w:rPr>
                    <w:rFonts w:cs="Arial"/>
                    <w:sz w:val="24"/>
                    <w:szCs w:val="24"/>
                  </w:rPr>
                  <w:delText>”</w:delText>
                </w:r>
              </w:del>
              <w:r w:rsidR="002D79B9">
                <w:rPr>
                  <w:rFonts w:cs="Arial"/>
                  <w:sz w:val="24"/>
                  <w:szCs w:val="24"/>
                </w:rPr>
                <w:t xml:space="preserve">, it does not </w:t>
              </w:r>
            </w:ins>
            <w:ins w:id="114" w:author="Brandon N. Robinson" w:date="2026-03-01T02:33:00Z" w16du:dateUtc="2026-03-01T08:33:00Z">
              <w:r w:rsidR="002D79B9">
                <w:rPr>
                  <w:rFonts w:cs="Arial"/>
                  <w:sz w:val="24"/>
                  <w:szCs w:val="24"/>
                </w:rPr>
                <w:t xml:space="preserve">explicitly requirement manage of such risk. </w:t>
              </w:r>
            </w:ins>
            <w:ins w:id="115" w:author="Brandon N. Robinson" w:date="2026-03-01T02:34:00Z" w16du:dateUtc="2026-03-01T08:34:00Z">
              <w:r w:rsidR="002D79B9">
                <w:rPr>
                  <w:rFonts w:cs="Arial"/>
                  <w:sz w:val="24"/>
                  <w:szCs w:val="24"/>
                </w:rPr>
                <w:t xml:space="preserve">However, under the data protection assessments required of controllers offering online service, products, or features, </w:t>
              </w:r>
            </w:ins>
            <w:ins w:id="116" w:author="Brandon N. Robinson" w:date="2026-03-01T02:35:00Z" w16du:dateUtc="2026-03-01T08:35:00Z">
              <w:r w:rsidR="002D79B9">
                <w:rPr>
                  <w:rFonts w:cs="Arial"/>
                  <w:sz w:val="24"/>
                  <w:szCs w:val="24"/>
                </w:rPr>
                <w:t xml:space="preserve">if the controller determines there is a heightened risk of harm to minors, it must </w:t>
              </w:r>
            </w:ins>
            <w:ins w:id="117" w:author="Deborah Stuhl" w:date="2026-04-15T16:47:00Z" w16du:dateUtc="2026-04-15T14:47:00Z">
              <w:r w:rsidR="00B9007D">
                <w:rPr>
                  <w:rFonts w:cs="Arial"/>
                  <w:sz w:val="24"/>
                  <w:szCs w:val="24"/>
                </w:rPr>
                <w:t>'</w:t>
              </w:r>
            </w:ins>
            <w:ins w:id="118" w:author="Brandon N. Robinson" w:date="2026-03-01T02:35:00Z" w16du:dateUtc="2026-03-01T08:35:00Z">
              <w:del w:id="119" w:author="Deborah Stuhl" w:date="2026-04-15T16:46:00Z" w16du:dateUtc="2026-04-15T14:46:00Z">
                <w:r w:rsidR="002D79B9" w:rsidDel="00B9007D">
                  <w:rPr>
                    <w:rFonts w:cs="Arial"/>
                    <w:sz w:val="24"/>
                    <w:szCs w:val="24"/>
                  </w:rPr>
                  <w:delText>“</w:delText>
                </w:r>
              </w:del>
              <w:r w:rsidR="002D79B9">
                <w:rPr>
                  <w:rFonts w:cs="Arial"/>
                  <w:sz w:val="24"/>
                  <w:szCs w:val="24"/>
                </w:rPr>
                <w:t>establish an implement a plan to mitigate or eliminate such risk.</w:t>
              </w:r>
            </w:ins>
            <w:ins w:id="120" w:author="Deborah Stuhl" w:date="2026-04-15T16:47:00Z" w16du:dateUtc="2026-04-15T14:47:00Z">
              <w:r w:rsidR="00B9007D">
                <w:rPr>
                  <w:rFonts w:cs="Arial"/>
                  <w:sz w:val="24"/>
                  <w:szCs w:val="24"/>
                </w:rPr>
                <w:t>'</w:t>
              </w:r>
            </w:ins>
            <w:ins w:id="121" w:author="Brandon N. Robinson" w:date="2026-03-01T02:35:00Z" w16du:dateUtc="2026-03-01T08:35:00Z">
              <w:del w:id="122" w:author="Deborah Stuhl" w:date="2026-04-15T16:46:00Z" w16du:dateUtc="2026-04-15T14:46:00Z">
                <w:r w:rsidR="002D79B9" w:rsidDel="00B9007D">
                  <w:rPr>
                    <w:rFonts w:cs="Arial"/>
                    <w:sz w:val="24"/>
                    <w:szCs w:val="24"/>
                  </w:rPr>
                  <w:delText>”</w:delText>
                </w:r>
              </w:del>
              <w:r w:rsidR="002D79B9">
                <w:rPr>
                  <w:rFonts w:cs="Arial"/>
                  <w:sz w:val="24"/>
                  <w:szCs w:val="24"/>
                </w:rPr>
                <w:t xml:space="preserve"> However, it does not specify or establish procedures for how such </w:t>
              </w:r>
            </w:ins>
            <w:ins w:id="123" w:author="Brandon N. Robinson" w:date="2026-03-01T02:36:00Z" w16du:dateUtc="2026-03-01T08:36:00Z">
              <w:r w:rsidR="002D79B9">
                <w:rPr>
                  <w:rFonts w:cs="Arial"/>
                  <w:sz w:val="24"/>
                  <w:szCs w:val="24"/>
                </w:rPr>
                <w:t xml:space="preserve">risk should be managed, other than requiring the mitigation plan. </w:t>
              </w:r>
            </w:ins>
          </w:p>
        </w:tc>
      </w:tr>
      <w:tr w:rsidR="004F6945" w:rsidRPr="00692256" w14:paraId="6D5E761C"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25664721" w14:textId="03D4BE7C"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5FC39600" w14:textId="249F443C" w:rsidR="004F6945" w:rsidRPr="00692256" w:rsidRDefault="6BC94E4D" w:rsidP="4B982999">
            <w:pPr>
              <w:rPr>
                <w:rFonts w:cs="Arial"/>
                <w:sz w:val="24"/>
                <w:szCs w:val="24"/>
              </w:rPr>
            </w:pPr>
            <w:ins w:id="124" w:author="Brandon N. Robinson" w:date="2026-03-01T02:33:00Z" w16du:dateUtc="2026-03-01T08:33:00Z">
              <w:r w:rsidRPr="18CE495F">
                <w:rPr>
                  <w:rFonts w:cs="Arial"/>
                  <w:sz w:val="24"/>
                  <w:szCs w:val="24"/>
                </w:rPr>
                <w:t>§§42-522(b)</w:t>
              </w:r>
            </w:ins>
            <w:ins w:id="125" w:author="Deborah Stuhl" w:date="2026-04-15T16:46:00Z" w16du:dateUtc="2026-04-15T14:46:00Z">
              <w:r w:rsidR="00B9007D">
                <w:rPr>
                  <w:rFonts w:cs="Arial"/>
                  <w:sz w:val="24"/>
                  <w:szCs w:val="24"/>
                </w:rPr>
                <w:t xml:space="preserve"> and </w:t>
              </w:r>
            </w:ins>
            <w:ins w:id="126" w:author="Brandon N. Robinson" w:date="2026-03-01T02:33:00Z" w16du:dateUtc="2026-03-01T08:33:00Z">
              <w:del w:id="127" w:author="Deborah Stuhl" w:date="2026-04-15T16:46:00Z" w16du:dateUtc="2026-04-15T14:46:00Z">
                <w:r w:rsidRPr="18CE495F" w:rsidDel="00B9007D">
                  <w:rPr>
                    <w:rFonts w:cs="Arial"/>
                    <w:sz w:val="24"/>
                    <w:szCs w:val="24"/>
                  </w:rPr>
                  <w:delText>;</w:delText>
                </w:r>
              </w:del>
              <w:r w:rsidRPr="18CE495F">
                <w:rPr>
                  <w:rFonts w:cs="Arial"/>
                  <w:sz w:val="24"/>
                  <w:szCs w:val="24"/>
                </w:rPr>
                <w:t xml:space="preserve"> </w:t>
              </w:r>
            </w:ins>
            <w:ins w:id="128" w:author="Brandon N. Robinson" w:date="2026-03-01T02:36:00Z" w16du:dateUtc="2026-03-01T08:36:00Z">
              <w:r w:rsidRPr="18CE495F">
                <w:rPr>
                  <w:rFonts w:cs="Arial"/>
                  <w:sz w:val="24"/>
                  <w:szCs w:val="24"/>
                </w:rPr>
                <w:t>42-529(e)</w:t>
              </w:r>
            </w:ins>
            <w:ins w:id="129" w:author="Deborah Stuhl" w:date="2026-04-06T10:04:00Z" w16du:dateUtc="2026-04-06T10:04:14Z">
              <w:r w:rsidR="65589CCE" w:rsidRPr="18CE495F">
                <w:rPr>
                  <w:rFonts w:cs="Arial"/>
                  <w:sz w:val="24"/>
                  <w:szCs w:val="24"/>
                </w:rPr>
                <w:t xml:space="preserve"> of the CTDPA</w:t>
              </w:r>
            </w:ins>
            <w:del w:id="130" w:author="Brandon N. Robinson" w:date="2026-03-01T02:33:00Z" w16du:dateUtc="2026-03-01T08:33:00Z">
              <w:r w:rsidR="002D79B9" w:rsidRPr="18CE495F" w:rsidDel="7BC0EA44">
                <w:rPr>
                  <w:rFonts w:cs="Arial"/>
                  <w:sz w:val="24"/>
                  <w:szCs w:val="24"/>
                </w:rPr>
                <w:delText>Not applicable.</w:delText>
              </w:r>
            </w:del>
          </w:p>
        </w:tc>
      </w:tr>
      <w:tr w:rsidR="004F6945" w:rsidRPr="00692256" w14:paraId="5C4E3C75"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5BE5F087" w14:textId="2E21F35F"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F495BAA" w14:textId="2B11FAF7" w:rsidR="004F6945" w:rsidRPr="00692256" w:rsidRDefault="00FE19DD" w:rsidP="4B982999">
            <w:pPr>
              <w:rPr>
                <w:sz w:val="24"/>
                <w:szCs w:val="24"/>
              </w:rPr>
            </w:pPr>
            <w:r>
              <w:rPr>
                <w:rFonts w:cs="Arial"/>
                <w:sz w:val="24"/>
                <w:szCs w:val="24"/>
              </w:rPr>
              <w:t>Not applicable.</w:t>
            </w:r>
          </w:p>
        </w:tc>
      </w:tr>
    </w:tbl>
    <w:p w14:paraId="0A98B012" w14:textId="77777777" w:rsidR="004F6945" w:rsidRPr="00692256" w:rsidRDefault="004F6945" w:rsidP="4B982999">
      <w:pPr>
        <w:rPr>
          <w:sz w:val="24"/>
          <w:szCs w:val="24"/>
        </w:rPr>
      </w:pPr>
    </w:p>
    <w:p w14:paraId="795161A7" w14:textId="7A93B0E5" w:rsidR="004F6945" w:rsidRPr="00692256" w:rsidRDefault="6B471251" w:rsidP="4B982999">
      <w:pPr>
        <w:numPr>
          <w:ilvl w:val="0"/>
          <w:numId w:val="44"/>
        </w:numPr>
        <w:rPr>
          <w:b/>
          <w:bCs/>
          <w:sz w:val="24"/>
          <w:szCs w:val="24"/>
        </w:rPr>
      </w:pPr>
      <w:r w:rsidRPr="00692256">
        <w:rPr>
          <w:b/>
          <w:bCs/>
          <w:sz w:val="24"/>
          <w:szCs w:val="24"/>
        </w:rPr>
        <w:t>Documentation</w:t>
      </w:r>
    </w:p>
    <w:p w14:paraId="03E4F67C" w14:textId="0E1C04B1" w:rsidR="007A70EC" w:rsidRPr="00692256" w:rsidRDefault="1ABF2A2C" w:rsidP="4B982999">
      <w:pPr>
        <w:rPr>
          <w:sz w:val="24"/>
          <w:szCs w:val="24"/>
        </w:rPr>
      </w:pPr>
      <w:r w:rsidRPr="00692256">
        <w:rPr>
          <w:sz w:val="24"/>
          <w:szCs w:val="24"/>
        </w:rPr>
        <w:t>5.</w:t>
      </w:r>
      <w:r w:rsidR="6B471251" w:rsidRPr="00692256">
        <w:rPr>
          <w:sz w:val="24"/>
          <w:szCs w:val="24"/>
        </w:rPr>
        <w:t>1</w:t>
      </w:r>
      <w:r w:rsidRPr="00692256">
        <w:rPr>
          <w:sz w:val="24"/>
          <w:szCs w:val="24"/>
        </w:rPr>
        <w:t xml:space="preserve">. </w:t>
      </w:r>
      <w:r w:rsidR="6B471251" w:rsidRPr="00692256">
        <w:rPr>
          <w:sz w:val="24"/>
          <w:szCs w:val="24"/>
        </w:rPr>
        <w:t>Content</w:t>
      </w:r>
      <w:r w:rsidR="00696592" w:rsidRPr="00692256">
        <w:rPr>
          <w:sz w:val="24"/>
          <w:szCs w:val="24"/>
        </w:rPr>
        <w:t xml:space="preserve"> </w:t>
      </w:r>
    </w:p>
    <w:p w14:paraId="3D8E28F9" w14:textId="63ECAFCC" w:rsidR="007A70EC" w:rsidRPr="00692256" w:rsidRDefault="2F91EF89" w:rsidP="4B982999">
      <w:pPr>
        <w:rPr>
          <w:sz w:val="24"/>
          <w:szCs w:val="24"/>
        </w:rPr>
      </w:pPr>
      <w:r w:rsidRPr="00692256">
        <w:rPr>
          <w:sz w:val="24"/>
          <w:szCs w:val="24"/>
        </w:rPr>
        <w:t xml:space="preserve">5.1.1. </w:t>
      </w:r>
      <w:r w:rsidR="6B471251" w:rsidRPr="00692256">
        <w:rPr>
          <w:sz w:val="24"/>
          <w:szCs w:val="24"/>
        </w:rPr>
        <w:t xml:space="preserve">What information must be included in </w:t>
      </w:r>
      <w:r w:rsidR="00860648" w:rsidRPr="00692256">
        <w:rPr>
          <w:sz w:val="24"/>
          <w:szCs w:val="24"/>
        </w:rPr>
        <w:t>a</w:t>
      </w:r>
      <w:r w:rsidRPr="00692256">
        <w:rPr>
          <w:sz w:val="24"/>
          <w:szCs w:val="24"/>
        </w:rPr>
        <w:t xml:space="preserve"> </w:t>
      </w:r>
      <w:r w:rsidR="6B471251" w:rsidRPr="00692256">
        <w:rPr>
          <w:sz w:val="24"/>
          <w:szCs w:val="24"/>
        </w:rPr>
        <w:t>Privacy Impact Assessment?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7D28ACDD"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11C6A078" w14:textId="32DB142B"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A7B3C0F" w14:textId="7E054216" w:rsidR="00E27E9F" w:rsidRPr="00692256" w:rsidRDefault="00E27E9F" w:rsidP="00E27E9F">
            <w:pPr>
              <w:rPr>
                <w:rFonts w:cs="Arial"/>
                <w:sz w:val="24"/>
                <w:szCs w:val="24"/>
              </w:rPr>
            </w:pPr>
            <w:r w:rsidRPr="00692256">
              <w:rPr>
                <w:rFonts w:cs="Arial"/>
                <w:sz w:val="24"/>
                <w:szCs w:val="24"/>
              </w:rPr>
              <w:t xml:space="preserve">The information that must be included is inferred by the provisions describing what the DPA must do.  Under </w:t>
            </w:r>
            <w:r w:rsidR="00FE19DD">
              <w:rPr>
                <w:rFonts w:cs="Arial"/>
                <w:sz w:val="24"/>
                <w:szCs w:val="24"/>
              </w:rPr>
              <w:t>§</w:t>
            </w:r>
            <w:r w:rsidRPr="00692256">
              <w:rPr>
                <w:rFonts w:cs="Arial"/>
                <w:sz w:val="24"/>
                <w:szCs w:val="24"/>
              </w:rPr>
              <w:t>42-522</w:t>
            </w:r>
            <w:r w:rsidR="00FE19DD">
              <w:rPr>
                <w:rFonts w:cs="Arial"/>
                <w:sz w:val="24"/>
                <w:szCs w:val="24"/>
              </w:rPr>
              <w:t xml:space="preserve"> of the CTDPA, </w:t>
            </w:r>
            <w:r w:rsidRPr="00692256">
              <w:rPr>
                <w:rFonts w:cs="Arial"/>
                <w:sz w:val="24"/>
                <w:szCs w:val="24"/>
              </w:rPr>
              <w:t>the DPA must</w:t>
            </w:r>
            <w:r w:rsidR="00FE19DD">
              <w:rPr>
                <w:rFonts w:cs="Arial"/>
                <w:sz w:val="24"/>
                <w:szCs w:val="24"/>
              </w:rPr>
              <w:t xml:space="preserve"> </w:t>
            </w:r>
            <w:r w:rsidRPr="00692256">
              <w:rPr>
                <w:rFonts w:cs="Arial"/>
                <w:sz w:val="24"/>
                <w:szCs w:val="24"/>
              </w:rPr>
              <w:t xml:space="preserve">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w:t>
            </w:r>
            <w:r w:rsidRPr="00692256">
              <w:rPr>
                <w:rFonts w:cs="Arial"/>
                <w:sz w:val="24"/>
                <w:szCs w:val="24"/>
              </w:rPr>
              <w:lastRenderedPageBreak/>
              <w:t>relationship between the controller and the consumer whose personal data will be processed.</w:t>
            </w:r>
          </w:p>
          <w:p w14:paraId="44BC01E9" w14:textId="5C80A45F" w:rsidR="00E27E9F" w:rsidRPr="00692256" w:rsidRDefault="00E27E9F" w:rsidP="00E27E9F">
            <w:pPr>
              <w:rPr>
                <w:rFonts w:cs="Arial"/>
                <w:sz w:val="24"/>
                <w:szCs w:val="24"/>
              </w:rPr>
            </w:pPr>
            <w:r w:rsidRPr="00692256">
              <w:rPr>
                <w:rFonts w:cs="Arial"/>
                <w:sz w:val="24"/>
                <w:szCs w:val="24"/>
              </w:rPr>
              <w:t xml:space="preserve">Thus, the information included in DPAs under </w:t>
            </w:r>
            <w:r w:rsidR="00FE19DD">
              <w:rPr>
                <w:rFonts w:cs="Arial"/>
                <w:sz w:val="24"/>
                <w:szCs w:val="24"/>
              </w:rPr>
              <w:t>§</w:t>
            </w:r>
            <w:r w:rsidRPr="00692256">
              <w:rPr>
                <w:rFonts w:cs="Arial"/>
                <w:sz w:val="24"/>
                <w:szCs w:val="24"/>
              </w:rPr>
              <w:t xml:space="preserve">42-522 </w:t>
            </w:r>
            <w:r w:rsidR="00FE19DD">
              <w:rPr>
                <w:rFonts w:cs="Arial"/>
                <w:sz w:val="24"/>
                <w:szCs w:val="24"/>
              </w:rPr>
              <w:t xml:space="preserve">of the CTDPA </w:t>
            </w:r>
            <w:r w:rsidRPr="00692256">
              <w:rPr>
                <w:rFonts w:cs="Arial"/>
                <w:sz w:val="24"/>
                <w:szCs w:val="24"/>
              </w:rPr>
              <w:t xml:space="preserve">must be information that addresses these issues. </w:t>
            </w:r>
          </w:p>
          <w:p w14:paraId="2B228AA5" w14:textId="77777777" w:rsidR="00FE19DD" w:rsidRDefault="00E27E9F" w:rsidP="00E27E9F">
            <w:pPr>
              <w:rPr>
                <w:rFonts w:cs="Arial"/>
                <w:sz w:val="24"/>
                <w:szCs w:val="24"/>
              </w:rPr>
            </w:pPr>
            <w:r w:rsidRPr="00692256">
              <w:rPr>
                <w:rFonts w:cs="Arial"/>
                <w:sz w:val="24"/>
                <w:szCs w:val="24"/>
              </w:rPr>
              <w:t xml:space="preserve">In addition, DPAs for online products, services, or features under </w:t>
            </w:r>
            <w:r w:rsidR="00FE19DD">
              <w:rPr>
                <w:rFonts w:cs="Arial"/>
                <w:sz w:val="24"/>
                <w:szCs w:val="24"/>
              </w:rPr>
              <w:t>§</w:t>
            </w:r>
            <w:r w:rsidRPr="00692256">
              <w:rPr>
                <w:rFonts w:cs="Arial"/>
                <w:sz w:val="24"/>
                <w:szCs w:val="24"/>
              </w:rPr>
              <w:t xml:space="preserve">42-529b </w:t>
            </w:r>
            <w:r w:rsidR="00FE19DD">
              <w:rPr>
                <w:rFonts w:cs="Arial"/>
                <w:sz w:val="24"/>
                <w:szCs w:val="24"/>
              </w:rPr>
              <w:t xml:space="preserve">of the CTDPA </w:t>
            </w:r>
            <w:r w:rsidRPr="00692256">
              <w:rPr>
                <w:rFonts w:cs="Arial"/>
                <w:sz w:val="24"/>
                <w:szCs w:val="24"/>
              </w:rPr>
              <w:t xml:space="preserve">must address: </w:t>
            </w:r>
          </w:p>
          <w:p w14:paraId="27EEA57C" w14:textId="2AC53DCE" w:rsidR="00FE19DD" w:rsidRPr="005A1E56" w:rsidRDefault="00E27E9F" w:rsidP="005A1E56">
            <w:pPr>
              <w:pStyle w:val="ListParagraph"/>
              <w:numPr>
                <w:ilvl w:val="0"/>
                <w:numId w:val="107"/>
              </w:numPr>
              <w:rPr>
                <w:rFonts w:cs="Arial"/>
                <w:sz w:val="24"/>
                <w:szCs w:val="24"/>
              </w:rPr>
            </w:pPr>
            <w:r w:rsidRPr="005A1E56">
              <w:rPr>
                <w:rFonts w:cs="Arial"/>
                <w:sz w:val="24"/>
                <w:szCs w:val="24"/>
              </w:rPr>
              <w:t>the purpose of such online service, product or feature</w:t>
            </w:r>
            <w:r w:rsidR="00FE19DD" w:rsidRPr="005A1E56">
              <w:rPr>
                <w:rFonts w:cs="Arial"/>
                <w:sz w:val="24"/>
                <w:szCs w:val="24"/>
              </w:rPr>
              <w:t>;</w:t>
            </w:r>
          </w:p>
          <w:p w14:paraId="65DC3A52" w14:textId="6BE0CC65" w:rsidR="00FE19DD" w:rsidRPr="005A1E56" w:rsidRDefault="00E27E9F" w:rsidP="005A1E56">
            <w:pPr>
              <w:pStyle w:val="ListParagraph"/>
              <w:numPr>
                <w:ilvl w:val="0"/>
                <w:numId w:val="107"/>
              </w:numPr>
              <w:rPr>
                <w:rFonts w:cs="Arial"/>
                <w:sz w:val="24"/>
                <w:szCs w:val="24"/>
              </w:rPr>
            </w:pPr>
            <w:r w:rsidRPr="005A1E56">
              <w:rPr>
                <w:rFonts w:cs="Arial"/>
                <w:sz w:val="24"/>
                <w:szCs w:val="24"/>
              </w:rPr>
              <w:t>the categories of minors' personal data that such online service, product or feature processes</w:t>
            </w:r>
            <w:r w:rsidR="00FE19DD" w:rsidRPr="005A1E56">
              <w:rPr>
                <w:rFonts w:cs="Arial"/>
                <w:sz w:val="24"/>
                <w:szCs w:val="24"/>
              </w:rPr>
              <w:t>;</w:t>
            </w:r>
          </w:p>
          <w:p w14:paraId="022F3827" w14:textId="7AF7FDE7" w:rsidR="00FE19DD" w:rsidRPr="005A1E56" w:rsidRDefault="00E27E9F" w:rsidP="005A1E56">
            <w:pPr>
              <w:pStyle w:val="ListParagraph"/>
              <w:numPr>
                <w:ilvl w:val="0"/>
                <w:numId w:val="107"/>
              </w:numPr>
              <w:rPr>
                <w:rFonts w:cs="Arial"/>
                <w:sz w:val="24"/>
                <w:szCs w:val="24"/>
              </w:rPr>
            </w:pPr>
            <w:r w:rsidRPr="005A1E56">
              <w:rPr>
                <w:rFonts w:cs="Arial"/>
                <w:sz w:val="24"/>
                <w:szCs w:val="24"/>
              </w:rPr>
              <w:t>the purposes for which such controller processes minors' personal data with respect to such online service, product or feature</w:t>
            </w:r>
            <w:r w:rsidR="00FE19DD" w:rsidRPr="005A1E56">
              <w:rPr>
                <w:rFonts w:cs="Arial"/>
                <w:sz w:val="24"/>
                <w:szCs w:val="24"/>
              </w:rPr>
              <w:t>;</w:t>
            </w:r>
            <w:r w:rsidRPr="005A1E56">
              <w:rPr>
                <w:rFonts w:cs="Arial"/>
                <w:sz w:val="24"/>
                <w:szCs w:val="24"/>
              </w:rPr>
              <w:t xml:space="preserve"> and </w:t>
            </w:r>
          </w:p>
          <w:p w14:paraId="0C06D511" w14:textId="73F70F12" w:rsidR="007A70EC" w:rsidRPr="005A1E56" w:rsidRDefault="00E27E9F" w:rsidP="005A1E56">
            <w:pPr>
              <w:pStyle w:val="ListParagraph"/>
              <w:numPr>
                <w:ilvl w:val="0"/>
                <w:numId w:val="107"/>
              </w:numPr>
              <w:rPr>
                <w:rFonts w:cs="Arial"/>
                <w:sz w:val="24"/>
                <w:szCs w:val="24"/>
              </w:rPr>
            </w:pPr>
            <w:r w:rsidRPr="005A1E56">
              <w:rPr>
                <w:rFonts w:cs="Arial"/>
                <w:sz w:val="24"/>
                <w:szCs w:val="24"/>
              </w:rPr>
              <w:t>any heightened risk of harm to minors that is a reasonably foreseeable result of offering such online service, product or feature to minors.</w:t>
            </w:r>
          </w:p>
        </w:tc>
      </w:tr>
      <w:tr w:rsidR="007A70EC" w:rsidRPr="00692256" w14:paraId="5CB9C7C8"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1C7C8343" w14:textId="12B4F4DA" w:rsidR="007A70EC" w:rsidRPr="00692256" w:rsidRDefault="1ABF2A2C" w:rsidP="4B982999">
            <w:pPr>
              <w:rPr>
                <w:rFonts w:cs="Arial"/>
                <w:sz w:val="24"/>
                <w:szCs w:val="24"/>
              </w:rPr>
            </w:pPr>
            <w:r w:rsidRPr="00692256">
              <w:rPr>
                <w:sz w:val="24"/>
                <w:szCs w:val="24"/>
                <w:highlight w:val="yellow"/>
              </w:rPr>
              <w:lastRenderedPageBreak/>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FC4673F" w14:textId="680A14E1" w:rsidR="007A70EC" w:rsidRPr="00692256" w:rsidRDefault="00FE19DD"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w:t>
            </w:r>
            <w:r w:rsidRPr="00692256">
              <w:rPr>
                <w:rFonts w:cs="Arial"/>
                <w:sz w:val="24"/>
                <w:szCs w:val="24"/>
              </w:rPr>
              <w:t>42-529</w:t>
            </w:r>
            <w:del w:id="131" w:author="Deborah Stuhl" w:date="2026-04-15T16:47:00Z" w16du:dateUtc="2026-04-15T14:47:00Z">
              <w:r w:rsidDel="00B9007D">
                <w:rPr>
                  <w:rFonts w:cs="Arial"/>
                  <w:sz w:val="24"/>
                  <w:szCs w:val="24"/>
                </w:rPr>
                <w:delText>,</w:delText>
              </w:r>
            </w:del>
            <w:r>
              <w:rPr>
                <w:rFonts w:cs="Arial"/>
                <w:sz w:val="24"/>
                <w:szCs w:val="24"/>
              </w:rPr>
              <w:t xml:space="preserve"> and 42-529b</w:t>
            </w:r>
            <w:r w:rsidRPr="00692256">
              <w:rPr>
                <w:rFonts w:cs="Arial"/>
                <w:sz w:val="24"/>
                <w:szCs w:val="24"/>
              </w:rPr>
              <w:t xml:space="preserve"> </w:t>
            </w:r>
            <w:r>
              <w:rPr>
                <w:rFonts w:cs="Arial"/>
                <w:sz w:val="24"/>
                <w:szCs w:val="24"/>
              </w:rPr>
              <w:t>of the CTDPA</w:t>
            </w:r>
          </w:p>
        </w:tc>
      </w:tr>
      <w:tr w:rsidR="007A70EC" w:rsidRPr="00692256" w14:paraId="56EC9919"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5E323313" w14:textId="5A9577C9" w:rsidR="007A70EC" w:rsidRPr="00692256" w:rsidRDefault="0E50DA16" w:rsidP="4B982999">
            <w:pPr>
              <w:rPr>
                <w:sz w:val="24"/>
                <w:szCs w:val="24"/>
              </w:rPr>
            </w:pPr>
            <w:r w:rsidRPr="00692256">
              <w:rPr>
                <w:sz w:val="24"/>
                <w:szCs w:val="24"/>
                <w:highlight w:val="yellow"/>
              </w:rPr>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46DE3D90" w14:textId="65CFF8F1" w:rsidR="007A70EC" w:rsidRPr="00692256" w:rsidRDefault="00FE19DD" w:rsidP="4B982999">
            <w:pPr>
              <w:rPr>
                <w:sz w:val="24"/>
                <w:szCs w:val="24"/>
              </w:rPr>
            </w:pPr>
            <w:r>
              <w:rPr>
                <w:sz w:val="24"/>
                <w:szCs w:val="24"/>
              </w:rPr>
              <w:t>Controller</w:t>
            </w:r>
          </w:p>
        </w:tc>
      </w:tr>
    </w:tbl>
    <w:p w14:paraId="4DBA417A" w14:textId="77777777" w:rsidR="007A70EC" w:rsidRPr="00692256" w:rsidRDefault="1ABF2A2C" w:rsidP="4B982999">
      <w:pPr>
        <w:rPr>
          <w:sz w:val="24"/>
          <w:szCs w:val="24"/>
        </w:rPr>
      </w:pPr>
      <w:r w:rsidRPr="00692256">
        <w:rPr>
          <w:sz w:val="24"/>
          <w:szCs w:val="24"/>
        </w:rPr>
        <w:t> </w:t>
      </w:r>
    </w:p>
    <w:p w14:paraId="1DC7CCA3" w14:textId="3321301D" w:rsidR="007A70EC" w:rsidRPr="00692256" w:rsidRDefault="2F91EF89" w:rsidP="4B982999">
      <w:pPr>
        <w:rPr>
          <w:sz w:val="24"/>
          <w:szCs w:val="24"/>
        </w:rPr>
      </w:pPr>
      <w:r w:rsidRPr="00692256">
        <w:rPr>
          <w:sz w:val="24"/>
          <w:szCs w:val="24"/>
        </w:rPr>
        <w:t xml:space="preserve">5.1.2. </w:t>
      </w:r>
      <w:r w:rsidR="6B471251" w:rsidRPr="00692256">
        <w:rPr>
          <w:sz w:val="24"/>
          <w:szCs w:val="24"/>
        </w:rPr>
        <w:t>Is there a require</w:t>
      </w:r>
      <w:r w:rsidR="3CD5F0A9" w:rsidRPr="00692256">
        <w:rPr>
          <w:sz w:val="24"/>
          <w:szCs w:val="24"/>
        </w:rPr>
        <w:t>ment</w:t>
      </w:r>
      <w:r w:rsidR="6B471251" w:rsidRPr="00692256">
        <w:rPr>
          <w:sz w:val="24"/>
          <w:szCs w:val="24"/>
        </w:rPr>
        <w:t xml:space="preserve"> to maintain additional documentation to supplement </w:t>
      </w:r>
      <w:r w:rsidR="00C712C0" w:rsidRPr="00692256">
        <w:rPr>
          <w:sz w:val="24"/>
          <w:szCs w:val="24"/>
        </w:rPr>
        <w:t xml:space="preserve">a </w:t>
      </w:r>
      <w:r w:rsidR="6B471251" w:rsidRPr="00692256">
        <w:rPr>
          <w:sz w:val="24"/>
          <w:szCs w:val="24"/>
        </w:rPr>
        <w:t>Privacy Impact Assessment?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7478"/>
      </w:tblGrid>
      <w:tr w:rsidR="007A70EC" w:rsidRPr="00692256" w14:paraId="5BA8D2DA"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15024649" w14:textId="7193021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03414FE3" w14:textId="3FC7E746" w:rsidR="00E27E9F" w:rsidRPr="00692256" w:rsidRDefault="00E27E9F" w:rsidP="00E27E9F">
            <w:pPr>
              <w:rPr>
                <w:rFonts w:cs="Arial"/>
                <w:sz w:val="24"/>
                <w:szCs w:val="24"/>
              </w:rPr>
            </w:pPr>
            <w:r w:rsidRPr="00692256">
              <w:rPr>
                <w:rFonts w:cs="Arial"/>
                <w:sz w:val="24"/>
                <w:szCs w:val="24"/>
              </w:rPr>
              <w:t xml:space="preserve">With respect to a DPA for online products, services of features under </w:t>
            </w:r>
            <w:r w:rsidR="00C70603">
              <w:rPr>
                <w:rFonts w:cs="Arial"/>
                <w:sz w:val="24"/>
                <w:szCs w:val="24"/>
              </w:rPr>
              <w:t>§</w:t>
            </w:r>
            <w:r w:rsidRPr="00692256">
              <w:rPr>
                <w:rFonts w:cs="Arial"/>
                <w:sz w:val="24"/>
                <w:szCs w:val="24"/>
              </w:rPr>
              <w:t>42-529b</w:t>
            </w:r>
            <w:r w:rsidR="00C70603">
              <w:rPr>
                <w:rFonts w:cs="Arial"/>
                <w:sz w:val="24"/>
                <w:szCs w:val="24"/>
              </w:rPr>
              <w:t xml:space="preserve"> of the CTDPA</w:t>
            </w:r>
            <w:r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134F136C" w14:textId="73002E8F" w:rsidR="007A70EC" w:rsidRPr="00692256" w:rsidRDefault="007A70EC" w:rsidP="00E27E9F">
            <w:pPr>
              <w:rPr>
                <w:rFonts w:cs="Arial"/>
                <w:sz w:val="24"/>
                <w:szCs w:val="24"/>
              </w:rPr>
            </w:pPr>
          </w:p>
        </w:tc>
      </w:tr>
      <w:tr w:rsidR="007A70EC" w:rsidRPr="00692256" w14:paraId="596F94F7"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76ADCD02" w14:textId="37FF24F0" w:rsidR="007A70EC" w:rsidRPr="004033EB" w:rsidRDefault="1ABF2A2C" w:rsidP="4B982999">
            <w:pPr>
              <w:rPr>
                <w:rFonts w:cs="Arial"/>
                <w:sz w:val="24"/>
                <w:szCs w:val="24"/>
              </w:rPr>
            </w:pPr>
            <w:r w:rsidRPr="005A1E56">
              <w:rPr>
                <w:sz w:val="24"/>
                <w:szCs w:val="24"/>
              </w:rPr>
              <w:t>Citation</w:t>
            </w:r>
            <w:r w:rsidR="00696592" w:rsidRPr="004033EB">
              <w:rPr>
                <w:rFonts w:cs="Arial"/>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049EC170" w14:textId="690724C0"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41F07E11"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28B2B92C" w14:textId="35870039" w:rsidR="007A70EC" w:rsidRPr="004033EB" w:rsidRDefault="0E50DA16" w:rsidP="4B982999">
            <w:pPr>
              <w:rPr>
                <w:sz w:val="24"/>
                <w:szCs w:val="24"/>
              </w:rPr>
            </w:pPr>
            <w:r w:rsidRPr="005A1E56">
              <w:rPr>
                <w:sz w:val="24"/>
                <w:szCs w:val="24"/>
              </w:rPr>
              <w:t>Applicable persona</w:t>
            </w:r>
            <w:r w:rsidR="00046A00" w:rsidRPr="004033EB">
              <w:rPr>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6B76A6F9" w14:textId="5219BCE1" w:rsidR="007A70EC" w:rsidRPr="00692256" w:rsidRDefault="004033EB" w:rsidP="4B982999">
            <w:pPr>
              <w:rPr>
                <w:sz w:val="24"/>
                <w:szCs w:val="24"/>
              </w:rPr>
            </w:pPr>
            <w:r>
              <w:rPr>
                <w:sz w:val="24"/>
                <w:szCs w:val="24"/>
              </w:rPr>
              <w:t>Controller</w:t>
            </w:r>
          </w:p>
        </w:tc>
      </w:tr>
    </w:tbl>
    <w:p w14:paraId="42212353" w14:textId="77777777" w:rsidR="007A70EC" w:rsidRPr="00692256" w:rsidRDefault="1ABF2A2C" w:rsidP="4B982999">
      <w:pPr>
        <w:rPr>
          <w:sz w:val="24"/>
          <w:szCs w:val="24"/>
        </w:rPr>
      </w:pPr>
      <w:r w:rsidRPr="00692256">
        <w:rPr>
          <w:sz w:val="24"/>
          <w:szCs w:val="24"/>
        </w:rPr>
        <w:t> </w:t>
      </w:r>
    </w:p>
    <w:p w14:paraId="327314B3" w14:textId="26F5AF9E" w:rsidR="007A70EC" w:rsidRPr="00692256" w:rsidRDefault="2F91EF89" w:rsidP="4B982999">
      <w:pPr>
        <w:rPr>
          <w:sz w:val="24"/>
          <w:szCs w:val="24"/>
        </w:rPr>
      </w:pPr>
      <w:r w:rsidRPr="00692256">
        <w:rPr>
          <w:sz w:val="24"/>
          <w:szCs w:val="24"/>
        </w:rPr>
        <w:t xml:space="preserve">5.1.3. </w:t>
      </w:r>
      <w:r w:rsidR="6B471251" w:rsidRPr="00692256">
        <w:rPr>
          <w:sz w:val="24"/>
          <w:szCs w:val="24"/>
        </w:rPr>
        <w:t xml:space="preserve">What must be included in the additional documentation?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12C65390"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EDE029" w14:textId="50D80AD5"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7BD4329" w14:textId="205D53E0" w:rsidR="007A70EC" w:rsidRPr="00692256" w:rsidRDefault="004033EB" w:rsidP="4B982999">
            <w:pPr>
              <w:rPr>
                <w:rFonts w:cs="Arial"/>
                <w:sz w:val="24"/>
                <w:szCs w:val="24"/>
              </w:rPr>
            </w:pPr>
            <w:r>
              <w:rPr>
                <w:rFonts w:cs="Arial"/>
                <w:sz w:val="24"/>
                <w:szCs w:val="24"/>
              </w:rPr>
              <w:t>N</w:t>
            </w:r>
            <w:r w:rsidRPr="00692256">
              <w:rPr>
                <w:rFonts w:cs="Arial"/>
                <w:sz w:val="24"/>
                <w:szCs w:val="24"/>
              </w:rPr>
              <w:t xml:space="preserve">either </w:t>
            </w:r>
            <w:r>
              <w:rPr>
                <w:rFonts w:cs="Arial"/>
                <w:sz w:val="24"/>
                <w:szCs w:val="24"/>
              </w:rPr>
              <w:t>§</w:t>
            </w:r>
            <w:r w:rsidRPr="00692256">
              <w:rPr>
                <w:rFonts w:cs="Arial"/>
                <w:sz w:val="24"/>
                <w:szCs w:val="24"/>
              </w:rPr>
              <w:t xml:space="preserve">42-522 </w:t>
            </w:r>
            <w:r>
              <w:rPr>
                <w:rFonts w:cs="Arial"/>
                <w:sz w:val="24"/>
                <w:szCs w:val="24"/>
              </w:rPr>
              <w:t>of the CTDPA</w:t>
            </w:r>
            <w:r w:rsidRPr="00692256">
              <w:rPr>
                <w:rFonts w:cs="Arial"/>
                <w:sz w:val="24"/>
                <w:szCs w:val="24"/>
              </w:rPr>
              <w:t xml:space="preserve"> nor </w:t>
            </w:r>
            <w:r>
              <w:rPr>
                <w:rFonts w:cs="Arial"/>
                <w:sz w:val="24"/>
                <w:szCs w:val="24"/>
              </w:rPr>
              <w:t>§</w:t>
            </w:r>
            <w:r w:rsidRPr="00692256">
              <w:rPr>
                <w:rFonts w:cs="Arial"/>
                <w:sz w:val="24"/>
                <w:szCs w:val="24"/>
              </w:rPr>
              <w:t>42-529b</w:t>
            </w:r>
            <w:r>
              <w:rPr>
                <w:rFonts w:cs="Arial"/>
                <w:sz w:val="24"/>
                <w:szCs w:val="24"/>
              </w:rPr>
              <w:t xml:space="preserve"> of the CTDPA</w:t>
            </w:r>
            <w:r w:rsidRPr="00692256">
              <w:rPr>
                <w:rFonts w:cs="Arial"/>
                <w:sz w:val="24"/>
                <w:szCs w:val="24"/>
              </w:rPr>
              <w:t xml:space="preserve"> specify particular supplemental documentation that must be included.</w:t>
            </w:r>
          </w:p>
        </w:tc>
      </w:tr>
      <w:tr w:rsidR="007A70EC" w:rsidRPr="00692256" w14:paraId="4156B26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8082B8" w14:textId="7510EC3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623AAA8" w14:textId="37678EB1" w:rsidR="007A70EC" w:rsidRPr="00692256" w:rsidRDefault="004033EB" w:rsidP="4B982999">
            <w:pPr>
              <w:rPr>
                <w:rFonts w:cs="Arial"/>
                <w:sz w:val="24"/>
                <w:szCs w:val="24"/>
              </w:rPr>
            </w:pPr>
            <w:r>
              <w:rPr>
                <w:rFonts w:cs="Arial"/>
                <w:sz w:val="24"/>
                <w:szCs w:val="24"/>
              </w:rPr>
              <w:t>Not applicable.</w:t>
            </w:r>
          </w:p>
        </w:tc>
      </w:tr>
      <w:tr w:rsidR="007A70EC" w:rsidRPr="00692256" w14:paraId="102C632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068B7B" w14:textId="21CD049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421CFC4" w14:textId="1AD9FFBC" w:rsidR="007A70EC" w:rsidRPr="00692256" w:rsidRDefault="004033EB" w:rsidP="4B982999">
            <w:pPr>
              <w:rPr>
                <w:sz w:val="24"/>
                <w:szCs w:val="24"/>
              </w:rPr>
            </w:pPr>
            <w:r>
              <w:rPr>
                <w:rFonts w:cs="Arial"/>
                <w:sz w:val="24"/>
                <w:szCs w:val="24"/>
              </w:rPr>
              <w:t>Not applicable.</w:t>
            </w:r>
          </w:p>
        </w:tc>
      </w:tr>
    </w:tbl>
    <w:p w14:paraId="11E3A310" w14:textId="492DF858" w:rsidR="007A70EC" w:rsidRPr="00692256" w:rsidRDefault="00696592" w:rsidP="4B982999">
      <w:pPr>
        <w:rPr>
          <w:sz w:val="24"/>
          <w:szCs w:val="24"/>
        </w:rPr>
      </w:pPr>
      <w:r w:rsidRPr="00692256">
        <w:rPr>
          <w:sz w:val="24"/>
          <w:szCs w:val="24"/>
        </w:rPr>
        <w:t xml:space="preserve"> </w:t>
      </w:r>
    </w:p>
    <w:p w14:paraId="640BA7AF" w14:textId="039D2329" w:rsidR="007A70EC" w:rsidRPr="00692256" w:rsidRDefault="08019E4B" w:rsidP="4B982999">
      <w:pPr>
        <w:rPr>
          <w:sz w:val="24"/>
          <w:szCs w:val="24"/>
        </w:rPr>
      </w:pPr>
      <w:r w:rsidRPr="00692256">
        <w:rPr>
          <w:sz w:val="24"/>
          <w:szCs w:val="24"/>
        </w:rPr>
        <w:t xml:space="preserve">5.1.4. </w:t>
      </w:r>
      <w:r w:rsidR="6B471251" w:rsidRPr="00692256">
        <w:rPr>
          <w:sz w:val="24"/>
          <w:szCs w:val="24"/>
        </w:rPr>
        <w:t xml:space="preserve">Where a Privacy Impact Assessment is deemed </w:t>
      </w:r>
      <w:r w:rsidR="00C712C0" w:rsidRPr="00692256">
        <w:rPr>
          <w:sz w:val="24"/>
          <w:szCs w:val="24"/>
        </w:rPr>
        <w:t>un</w:t>
      </w:r>
      <w:r w:rsidR="6B471251" w:rsidRPr="00692256">
        <w:rPr>
          <w:sz w:val="24"/>
          <w:szCs w:val="24"/>
        </w:rPr>
        <w:t>necessary, are companies required to document their reasoning for this decision?</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38"/>
      </w:tblGrid>
      <w:tr w:rsidR="007A70EC" w:rsidRPr="00692256" w14:paraId="070432F1"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2E2CD3C5" w14:textId="338E5D6F"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08C4F553" w14:textId="51C05525" w:rsidR="007A70EC" w:rsidRPr="00692256" w:rsidRDefault="00E27E9F" w:rsidP="4B982999">
            <w:pPr>
              <w:rPr>
                <w:rFonts w:cs="Arial"/>
                <w:sz w:val="24"/>
                <w:szCs w:val="24"/>
              </w:rPr>
            </w:pPr>
            <w:r w:rsidRPr="00692256">
              <w:rPr>
                <w:rFonts w:cs="Arial"/>
                <w:sz w:val="24"/>
                <w:szCs w:val="24"/>
              </w:rPr>
              <w:t xml:space="preserve">The </w:t>
            </w:r>
            <w:r w:rsidR="004033EB">
              <w:rPr>
                <w:rFonts w:cs="Arial"/>
                <w:sz w:val="24"/>
                <w:szCs w:val="24"/>
              </w:rPr>
              <w:t>CTDPA</w:t>
            </w:r>
            <w:r w:rsidR="004033EB" w:rsidRPr="00692256">
              <w:rPr>
                <w:rFonts w:cs="Arial"/>
                <w:sz w:val="24"/>
                <w:szCs w:val="24"/>
              </w:rPr>
              <w:t xml:space="preserve"> </w:t>
            </w:r>
            <w:r w:rsidRPr="00692256">
              <w:rPr>
                <w:rFonts w:cs="Arial"/>
                <w:sz w:val="24"/>
                <w:szCs w:val="24"/>
              </w:rPr>
              <w:t>do</w:t>
            </w:r>
            <w:r w:rsidR="004033EB">
              <w:rPr>
                <w:rFonts w:cs="Arial"/>
                <w:sz w:val="24"/>
                <w:szCs w:val="24"/>
              </w:rPr>
              <w:t>es</w:t>
            </w:r>
            <w:r w:rsidRPr="00692256">
              <w:rPr>
                <w:rFonts w:cs="Arial"/>
                <w:sz w:val="24"/>
                <w:szCs w:val="24"/>
              </w:rPr>
              <w:t xml:space="preserve"> not address this. However, to the extent a controller considers whether a particular processing activity presents a heightened risk that would trigger a DPA, and concludes that it does not, we would recommend that companies document and maintain a written record of this determination, preferably under attorney-client privileged, so that in the event there were an investigation and the lack of a DPA were called into question, the controller has documentation showing that it was considered and discussed and the rationale for its conclusion. Otherwise, the controller would be vulnerable to a claim that it was never considered. </w:t>
            </w:r>
            <w:r w:rsidRPr="00692256">
              <w:rPr>
                <w:rFonts w:ascii="Arial" w:hAnsi="Arial" w:cs="Arial"/>
                <w:sz w:val="24"/>
                <w:szCs w:val="24"/>
              </w:rPr>
              <w:t> </w:t>
            </w:r>
          </w:p>
        </w:tc>
      </w:tr>
      <w:tr w:rsidR="007A70EC" w:rsidRPr="00692256" w14:paraId="68829179"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47230D75" w14:textId="5DA6E81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26C82D67" w14:textId="5A8F4442" w:rsidR="007A70EC" w:rsidRPr="00692256" w:rsidRDefault="004033EB" w:rsidP="4B982999">
            <w:pPr>
              <w:rPr>
                <w:rFonts w:cs="Arial"/>
                <w:sz w:val="24"/>
                <w:szCs w:val="24"/>
              </w:rPr>
            </w:pPr>
            <w:r>
              <w:rPr>
                <w:rFonts w:cs="Arial"/>
                <w:sz w:val="24"/>
                <w:szCs w:val="24"/>
              </w:rPr>
              <w:t>Author's recommendation.</w:t>
            </w:r>
          </w:p>
        </w:tc>
      </w:tr>
      <w:tr w:rsidR="007A70EC" w:rsidRPr="00692256" w14:paraId="611DC98B"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7413AC9D" w14:textId="6C76CC3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31D20530" w14:textId="453A6D52" w:rsidR="007A70EC" w:rsidRPr="00692256" w:rsidRDefault="004033EB" w:rsidP="4B982999">
            <w:pPr>
              <w:rPr>
                <w:sz w:val="24"/>
                <w:szCs w:val="24"/>
              </w:rPr>
            </w:pPr>
            <w:r>
              <w:rPr>
                <w:sz w:val="24"/>
                <w:szCs w:val="24"/>
              </w:rPr>
              <w:t>Controller</w:t>
            </w:r>
          </w:p>
        </w:tc>
      </w:tr>
    </w:tbl>
    <w:p w14:paraId="4EC9C1CC" w14:textId="77777777" w:rsidR="007A70EC" w:rsidRPr="00692256" w:rsidRDefault="1ABF2A2C" w:rsidP="4B982999">
      <w:pPr>
        <w:rPr>
          <w:sz w:val="24"/>
          <w:szCs w:val="24"/>
        </w:rPr>
      </w:pPr>
      <w:r w:rsidRPr="00692256">
        <w:rPr>
          <w:sz w:val="24"/>
          <w:szCs w:val="24"/>
        </w:rPr>
        <w:t> </w:t>
      </w:r>
    </w:p>
    <w:p w14:paraId="60336213" w14:textId="4F6DD18F" w:rsidR="007A70EC" w:rsidRPr="00692256" w:rsidRDefault="1ABF2A2C" w:rsidP="4B982999">
      <w:pPr>
        <w:rPr>
          <w:sz w:val="24"/>
          <w:szCs w:val="24"/>
        </w:rPr>
      </w:pPr>
      <w:r w:rsidRPr="00692256">
        <w:rPr>
          <w:sz w:val="24"/>
          <w:szCs w:val="24"/>
        </w:rPr>
        <w:t>5.</w:t>
      </w:r>
      <w:r w:rsidR="6B471251" w:rsidRPr="00692256">
        <w:rPr>
          <w:sz w:val="24"/>
          <w:szCs w:val="24"/>
        </w:rPr>
        <w:t>2</w:t>
      </w:r>
      <w:r w:rsidRPr="00692256">
        <w:rPr>
          <w:sz w:val="24"/>
          <w:szCs w:val="24"/>
        </w:rPr>
        <w:t xml:space="preserve">. </w:t>
      </w:r>
      <w:r w:rsidR="6B471251" w:rsidRPr="00692256">
        <w:rPr>
          <w:sz w:val="24"/>
          <w:szCs w:val="24"/>
        </w:rPr>
        <w:t>Format</w:t>
      </w:r>
      <w:r w:rsidRPr="00692256">
        <w:rPr>
          <w:sz w:val="24"/>
          <w:szCs w:val="24"/>
        </w:rPr>
        <w:t> </w:t>
      </w:r>
    </w:p>
    <w:p w14:paraId="5D1A02BE" w14:textId="4FA257B6" w:rsidR="007A70EC" w:rsidRPr="00692256" w:rsidRDefault="730D27AA" w:rsidP="4B982999">
      <w:pPr>
        <w:rPr>
          <w:sz w:val="24"/>
          <w:szCs w:val="24"/>
        </w:rPr>
      </w:pPr>
      <w:r w:rsidRPr="00692256">
        <w:rPr>
          <w:sz w:val="24"/>
          <w:szCs w:val="24"/>
        </w:rPr>
        <w:t xml:space="preserve">5.2.1. </w:t>
      </w:r>
      <w:r w:rsidR="6B471251" w:rsidRPr="00692256">
        <w:rPr>
          <w:sz w:val="24"/>
          <w:szCs w:val="24"/>
        </w:rPr>
        <w:t xml:space="preserve">In what format must </w:t>
      </w:r>
      <w:r w:rsidRPr="00692256">
        <w:rPr>
          <w:sz w:val="24"/>
          <w:szCs w:val="24"/>
        </w:rPr>
        <w:t>Privacy Impact Assessment</w:t>
      </w:r>
      <w:r w:rsidR="00BB138E" w:rsidRPr="00692256">
        <w:rPr>
          <w:sz w:val="24"/>
          <w:szCs w:val="24"/>
        </w:rPr>
        <w:t>s</w:t>
      </w:r>
      <w:r w:rsidR="6B471251" w:rsidRPr="00692256">
        <w:rPr>
          <w:sz w:val="24"/>
          <w:szCs w:val="24"/>
        </w:rPr>
        <w:t xml:space="preserve"> be kept?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2"/>
        <w:gridCol w:w="5948"/>
      </w:tblGrid>
      <w:tr w:rsidR="007A70EC" w:rsidRPr="00692256" w14:paraId="2A034866"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49E811A8" w14:textId="0844D3D7"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66FA43AE" w14:textId="7E2D6587" w:rsidR="007A70EC" w:rsidRPr="00692256" w:rsidRDefault="004033EB" w:rsidP="4B982999">
            <w:pPr>
              <w:rPr>
                <w:rFonts w:cs="Arial"/>
                <w:sz w:val="24"/>
                <w:szCs w:val="24"/>
              </w:rPr>
            </w:pPr>
            <w:r>
              <w:rPr>
                <w:rFonts w:cs="Arial"/>
                <w:sz w:val="24"/>
                <w:szCs w:val="24"/>
              </w:rPr>
              <w:t>There are no explicit requirements concerning the format of DPAs.</w:t>
            </w:r>
          </w:p>
        </w:tc>
      </w:tr>
      <w:tr w:rsidR="007A70EC" w:rsidRPr="00692256" w14:paraId="2768E39E"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5AFD30E4" w14:textId="693150A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3E4991BD" w14:textId="2E9CF098" w:rsidR="007A70EC" w:rsidRPr="00692256" w:rsidRDefault="004033EB" w:rsidP="4B982999">
            <w:pPr>
              <w:rPr>
                <w:rFonts w:cs="Arial"/>
                <w:sz w:val="24"/>
                <w:szCs w:val="24"/>
              </w:rPr>
            </w:pPr>
            <w:r>
              <w:rPr>
                <w:rFonts w:cs="Arial"/>
                <w:sz w:val="24"/>
                <w:szCs w:val="24"/>
              </w:rPr>
              <w:t>Not applicable.</w:t>
            </w:r>
          </w:p>
        </w:tc>
      </w:tr>
      <w:tr w:rsidR="007A70EC" w:rsidRPr="00692256" w14:paraId="06E3C67A"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7DF0E3B6" w14:textId="1DCBF8CB"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1D5CA99E" w14:textId="55C6B722" w:rsidR="007A70EC" w:rsidRPr="00692256" w:rsidRDefault="004033EB" w:rsidP="4B982999">
            <w:pPr>
              <w:rPr>
                <w:sz w:val="24"/>
                <w:szCs w:val="24"/>
              </w:rPr>
            </w:pPr>
            <w:r>
              <w:rPr>
                <w:rFonts w:cs="Arial"/>
                <w:sz w:val="24"/>
                <w:szCs w:val="24"/>
              </w:rPr>
              <w:t>Not applicable.</w:t>
            </w:r>
          </w:p>
        </w:tc>
      </w:tr>
    </w:tbl>
    <w:p w14:paraId="6B41F303" w14:textId="77777777" w:rsidR="007A70EC" w:rsidRPr="00692256" w:rsidRDefault="1ABF2A2C" w:rsidP="4B982999">
      <w:pPr>
        <w:rPr>
          <w:sz w:val="24"/>
          <w:szCs w:val="24"/>
        </w:rPr>
      </w:pPr>
      <w:r w:rsidRPr="00692256">
        <w:rPr>
          <w:sz w:val="24"/>
          <w:szCs w:val="24"/>
        </w:rPr>
        <w:t> </w:t>
      </w:r>
    </w:p>
    <w:p w14:paraId="1D399AAD" w14:textId="612EEE76" w:rsidR="007A70EC" w:rsidRPr="00692256" w:rsidRDefault="730D27AA" w:rsidP="4B982999">
      <w:pPr>
        <w:rPr>
          <w:sz w:val="24"/>
          <w:szCs w:val="24"/>
        </w:rPr>
      </w:pPr>
      <w:r w:rsidRPr="00692256">
        <w:rPr>
          <w:sz w:val="24"/>
          <w:szCs w:val="24"/>
        </w:rPr>
        <w:t xml:space="preserve">5.2.2. </w:t>
      </w:r>
      <w:r w:rsidR="6B471251" w:rsidRPr="00692256">
        <w:rPr>
          <w:sz w:val="24"/>
          <w:szCs w:val="24"/>
        </w:rPr>
        <w:t xml:space="preserve">In which language must Privacy Impact Assessments be </w:t>
      </w:r>
      <w:r w:rsidR="61E3A960" w:rsidRPr="00692256">
        <w:rPr>
          <w:sz w:val="24"/>
          <w:szCs w:val="24"/>
        </w:rPr>
        <w:t>conducted</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2"/>
        <w:gridCol w:w="5948"/>
      </w:tblGrid>
      <w:tr w:rsidR="007A70EC" w:rsidRPr="00692256" w14:paraId="1229AC90"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45EF9565" w14:textId="0451682B"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13432686" w14:textId="314CA67C" w:rsidR="007A70EC" w:rsidRPr="00692256" w:rsidRDefault="004033EB" w:rsidP="4B982999">
            <w:pPr>
              <w:rPr>
                <w:rFonts w:cs="Arial"/>
                <w:sz w:val="24"/>
                <w:szCs w:val="24"/>
              </w:rPr>
            </w:pPr>
            <w:r>
              <w:rPr>
                <w:rFonts w:cs="Arial"/>
                <w:sz w:val="24"/>
                <w:szCs w:val="24"/>
              </w:rPr>
              <w:t>There are no explicit requirements concerning the language of DPAs.</w:t>
            </w:r>
          </w:p>
        </w:tc>
      </w:tr>
      <w:tr w:rsidR="007A70EC" w:rsidRPr="00692256" w14:paraId="2B661703"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63CDC788" w14:textId="69238587"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686CA796" w14:textId="1B78F69C" w:rsidR="007A70EC" w:rsidRPr="00692256" w:rsidRDefault="004033EB" w:rsidP="4B982999">
            <w:pPr>
              <w:rPr>
                <w:rFonts w:cs="Arial"/>
                <w:sz w:val="24"/>
                <w:szCs w:val="24"/>
              </w:rPr>
            </w:pPr>
            <w:r>
              <w:rPr>
                <w:rFonts w:cs="Arial"/>
                <w:sz w:val="24"/>
                <w:szCs w:val="24"/>
              </w:rPr>
              <w:t>Not applicable.</w:t>
            </w:r>
            <w:r w:rsidR="00696592" w:rsidRPr="00692256">
              <w:rPr>
                <w:rFonts w:cs="Arial"/>
                <w:sz w:val="24"/>
                <w:szCs w:val="24"/>
              </w:rPr>
              <w:t xml:space="preserve"> </w:t>
            </w:r>
          </w:p>
        </w:tc>
      </w:tr>
      <w:tr w:rsidR="007A70EC" w:rsidRPr="00692256" w14:paraId="5FE7A055"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068D88B0" w14:textId="74CCBDF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7EC17D0F" w14:textId="649BA2BC" w:rsidR="007A70EC" w:rsidRPr="00692256" w:rsidRDefault="004033EB" w:rsidP="4B982999">
            <w:pPr>
              <w:rPr>
                <w:sz w:val="24"/>
                <w:szCs w:val="24"/>
              </w:rPr>
            </w:pPr>
            <w:r>
              <w:rPr>
                <w:rFonts w:cs="Arial"/>
                <w:sz w:val="24"/>
                <w:szCs w:val="24"/>
              </w:rPr>
              <w:t>Not applicable.</w:t>
            </w:r>
          </w:p>
        </w:tc>
      </w:tr>
    </w:tbl>
    <w:p w14:paraId="53FECEB2" w14:textId="77777777" w:rsidR="007A70EC" w:rsidRPr="00692256" w:rsidRDefault="1ABF2A2C" w:rsidP="4B982999">
      <w:pPr>
        <w:rPr>
          <w:sz w:val="24"/>
          <w:szCs w:val="24"/>
        </w:rPr>
      </w:pPr>
      <w:r w:rsidRPr="00692256">
        <w:rPr>
          <w:sz w:val="24"/>
          <w:szCs w:val="24"/>
        </w:rPr>
        <w:t> </w:t>
      </w:r>
    </w:p>
    <w:p w14:paraId="1904385C" w14:textId="2C0371FD" w:rsidR="007A70EC" w:rsidRPr="00692256" w:rsidRDefault="1ABF2A2C" w:rsidP="4B982999">
      <w:pPr>
        <w:rPr>
          <w:sz w:val="24"/>
          <w:szCs w:val="24"/>
        </w:rPr>
      </w:pPr>
      <w:r w:rsidRPr="00692256">
        <w:rPr>
          <w:sz w:val="24"/>
          <w:szCs w:val="24"/>
        </w:rPr>
        <w:t>5.</w:t>
      </w:r>
      <w:r w:rsidR="6B471251" w:rsidRPr="00692256">
        <w:rPr>
          <w:sz w:val="24"/>
          <w:szCs w:val="24"/>
        </w:rPr>
        <w:t>3</w:t>
      </w:r>
      <w:r w:rsidRPr="00692256">
        <w:rPr>
          <w:sz w:val="24"/>
          <w:szCs w:val="24"/>
        </w:rPr>
        <w:t xml:space="preserve">. </w:t>
      </w:r>
      <w:r w:rsidR="6B471251" w:rsidRPr="00692256">
        <w:rPr>
          <w:sz w:val="24"/>
          <w:szCs w:val="24"/>
        </w:rPr>
        <w:t>Retention</w:t>
      </w:r>
      <w:r w:rsidR="00696592" w:rsidRPr="00692256">
        <w:rPr>
          <w:sz w:val="24"/>
          <w:szCs w:val="24"/>
        </w:rPr>
        <w:t xml:space="preserve"> </w:t>
      </w:r>
    </w:p>
    <w:p w14:paraId="6ADB98DD" w14:textId="6CEF6FF4" w:rsidR="007A70EC" w:rsidRPr="00692256" w:rsidRDefault="1F939B7B" w:rsidP="4B982999">
      <w:pPr>
        <w:rPr>
          <w:sz w:val="24"/>
          <w:szCs w:val="24"/>
        </w:rPr>
      </w:pPr>
      <w:r w:rsidRPr="00692256">
        <w:rPr>
          <w:sz w:val="24"/>
          <w:szCs w:val="24"/>
        </w:rPr>
        <w:t xml:space="preserve">5.3.1. </w:t>
      </w:r>
      <w:r w:rsidR="6B471251" w:rsidRPr="00692256">
        <w:rPr>
          <w:sz w:val="24"/>
          <w:szCs w:val="24"/>
        </w:rPr>
        <w:t>Is there a requirement to retain Privacy Impact Assessment</w:t>
      </w:r>
      <w:r w:rsidR="00C712C0" w:rsidRPr="00692256">
        <w:rPr>
          <w:sz w:val="24"/>
          <w:szCs w:val="24"/>
        </w:rPr>
        <w:t>s</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2"/>
        <w:gridCol w:w="6128"/>
      </w:tblGrid>
      <w:tr w:rsidR="007A70EC" w:rsidRPr="00692256" w14:paraId="0673D123"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0584494E" w14:textId="75F2A20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5D4023CD" w14:textId="4CD8ED45" w:rsidR="00E27E9F" w:rsidRPr="00692256" w:rsidRDefault="004033EB" w:rsidP="00E27E9F">
            <w:pPr>
              <w:rPr>
                <w:rFonts w:cs="Arial"/>
                <w:sz w:val="24"/>
                <w:szCs w:val="24"/>
              </w:rPr>
            </w:pPr>
            <w:r>
              <w:rPr>
                <w:rFonts w:cs="Arial"/>
                <w:sz w:val="24"/>
                <w:szCs w:val="24"/>
              </w:rPr>
              <w:t xml:space="preserve">Yes. </w:t>
            </w:r>
            <w:r w:rsidR="00E27E9F" w:rsidRPr="00692256">
              <w:rPr>
                <w:rFonts w:cs="Arial"/>
                <w:sz w:val="24"/>
                <w:szCs w:val="24"/>
              </w:rPr>
              <w:t xml:space="preserve">With respect to a DPA for online products, services of features under </w:t>
            </w:r>
            <w:r>
              <w:rPr>
                <w:rFonts w:cs="Arial"/>
                <w:sz w:val="24"/>
                <w:szCs w:val="24"/>
              </w:rPr>
              <w:t>§</w:t>
            </w:r>
            <w:r w:rsidR="00E27E9F" w:rsidRPr="00692256">
              <w:rPr>
                <w:rFonts w:cs="Arial"/>
                <w:sz w:val="24"/>
                <w:szCs w:val="24"/>
              </w:rPr>
              <w:t>42-529b</w:t>
            </w:r>
            <w:r>
              <w:rPr>
                <w:rFonts w:cs="Arial"/>
                <w:sz w:val="24"/>
                <w:szCs w:val="24"/>
              </w:rPr>
              <w:t xml:space="preserve"> of the CTDPA</w:t>
            </w:r>
            <w:r w:rsidR="00E27E9F"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3EFCE1EB" w14:textId="1C8AD284" w:rsidR="007A70EC" w:rsidRPr="00692256" w:rsidRDefault="00E27E9F" w:rsidP="00E27E9F">
            <w:pPr>
              <w:rPr>
                <w:rFonts w:cs="Arial"/>
                <w:sz w:val="24"/>
                <w:szCs w:val="24"/>
              </w:rPr>
            </w:pPr>
            <w:r w:rsidRPr="00692256">
              <w:rPr>
                <w:rFonts w:cs="Arial"/>
                <w:sz w:val="24"/>
                <w:szCs w:val="24"/>
              </w:rPr>
              <w:t xml:space="preserve">Although not specifically provided for in the statute, we would therefore recommend that DPAs under </w:t>
            </w:r>
            <w:r w:rsidR="004033EB">
              <w:rPr>
                <w:rFonts w:cs="Arial"/>
                <w:sz w:val="24"/>
                <w:szCs w:val="24"/>
              </w:rPr>
              <w:t>§</w:t>
            </w:r>
            <w:r w:rsidRPr="00692256">
              <w:rPr>
                <w:rFonts w:cs="Arial"/>
                <w:sz w:val="24"/>
                <w:szCs w:val="24"/>
              </w:rPr>
              <w:t>42-522</w:t>
            </w:r>
            <w:r w:rsidR="004033EB">
              <w:rPr>
                <w:rFonts w:cs="Arial"/>
                <w:sz w:val="24"/>
                <w:szCs w:val="24"/>
              </w:rPr>
              <w:t xml:space="preserve"> of the CTDPA</w:t>
            </w:r>
            <w:r w:rsidRPr="00692256">
              <w:rPr>
                <w:rFonts w:cs="Arial"/>
                <w:sz w:val="24"/>
                <w:szCs w:val="24"/>
              </w:rPr>
              <w:t xml:space="preserve"> be similarly maintained.</w:t>
            </w:r>
          </w:p>
        </w:tc>
      </w:tr>
      <w:tr w:rsidR="007A70EC" w:rsidRPr="00692256" w14:paraId="6EACAA8F"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242ADA3F" w14:textId="472A8340"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1B037503" w14:textId="39133D3E"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4EEB115C"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7118322C" w14:textId="46168F8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4849B67F" w14:textId="322150CF" w:rsidR="007A70EC" w:rsidRPr="00692256" w:rsidRDefault="004033EB" w:rsidP="4B982999">
            <w:pPr>
              <w:rPr>
                <w:sz w:val="24"/>
                <w:szCs w:val="24"/>
              </w:rPr>
            </w:pPr>
            <w:r>
              <w:rPr>
                <w:sz w:val="24"/>
                <w:szCs w:val="24"/>
              </w:rPr>
              <w:t>Controller</w:t>
            </w:r>
          </w:p>
        </w:tc>
      </w:tr>
    </w:tbl>
    <w:p w14:paraId="2B05CD7D" w14:textId="77777777" w:rsidR="007A70EC" w:rsidRPr="00692256" w:rsidRDefault="1ABF2A2C" w:rsidP="4B982999">
      <w:pPr>
        <w:rPr>
          <w:sz w:val="24"/>
          <w:szCs w:val="24"/>
        </w:rPr>
      </w:pPr>
      <w:r w:rsidRPr="00692256">
        <w:rPr>
          <w:sz w:val="24"/>
          <w:szCs w:val="24"/>
        </w:rPr>
        <w:t> </w:t>
      </w:r>
    </w:p>
    <w:p w14:paraId="28F63A87" w14:textId="5B7120A8" w:rsidR="007A70EC" w:rsidRPr="00692256" w:rsidRDefault="67D97449" w:rsidP="4B982999">
      <w:pPr>
        <w:rPr>
          <w:sz w:val="24"/>
          <w:szCs w:val="24"/>
        </w:rPr>
      </w:pPr>
      <w:r w:rsidRPr="00692256">
        <w:rPr>
          <w:sz w:val="24"/>
          <w:szCs w:val="24"/>
        </w:rPr>
        <w:t>5.3.</w:t>
      </w:r>
      <w:r w:rsidR="1937D9CD" w:rsidRPr="00692256">
        <w:rPr>
          <w:sz w:val="24"/>
          <w:szCs w:val="24"/>
        </w:rPr>
        <w:t>2</w:t>
      </w:r>
      <w:r w:rsidRPr="00692256">
        <w:rPr>
          <w:sz w:val="24"/>
          <w:szCs w:val="24"/>
        </w:rPr>
        <w:t xml:space="preserve">. </w:t>
      </w:r>
      <w:r w:rsidR="6B471251" w:rsidRPr="00692256">
        <w:rPr>
          <w:sz w:val="24"/>
          <w:szCs w:val="24"/>
        </w:rPr>
        <w:t>How long must Privacy Impact Assessment</w:t>
      </w:r>
      <w:r w:rsidR="00C712C0" w:rsidRPr="00692256">
        <w:rPr>
          <w:sz w:val="24"/>
          <w:szCs w:val="24"/>
        </w:rPr>
        <w:t>s</w:t>
      </w:r>
      <w:r w:rsidR="6B471251" w:rsidRPr="00692256">
        <w:rPr>
          <w:sz w:val="24"/>
          <w:szCs w:val="24"/>
        </w:rPr>
        <w:t xml:space="preserve"> be retained?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10714B7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9300D69" w14:textId="503D093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978E524" w14:textId="77777777" w:rsidR="004033EB" w:rsidRPr="00692256" w:rsidRDefault="004033EB" w:rsidP="004033EB">
            <w:pPr>
              <w:rPr>
                <w:rFonts w:cs="Arial"/>
                <w:sz w:val="24"/>
                <w:szCs w:val="24"/>
              </w:rPr>
            </w:pPr>
            <w:r w:rsidRPr="00692256">
              <w:rPr>
                <w:rFonts w:cs="Arial"/>
                <w:sz w:val="24"/>
                <w:szCs w:val="24"/>
              </w:rPr>
              <w:t xml:space="preserve">With respect to a DPA for online products, services of features under </w:t>
            </w:r>
            <w:r>
              <w:rPr>
                <w:rFonts w:cs="Arial"/>
                <w:sz w:val="24"/>
                <w:szCs w:val="24"/>
              </w:rPr>
              <w:t>§</w:t>
            </w:r>
            <w:r w:rsidRPr="00692256">
              <w:rPr>
                <w:rFonts w:cs="Arial"/>
                <w:sz w:val="24"/>
                <w:szCs w:val="24"/>
              </w:rPr>
              <w:t>42-529b</w:t>
            </w:r>
            <w:r>
              <w:rPr>
                <w:rFonts w:cs="Arial"/>
                <w:sz w:val="24"/>
                <w:szCs w:val="24"/>
              </w:rPr>
              <w:t xml:space="preserve"> of the CTDPA</w:t>
            </w:r>
            <w:r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137F29BF" w14:textId="2221FADE" w:rsidR="007A70EC" w:rsidRPr="00692256" w:rsidRDefault="004033EB" w:rsidP="004033EB">
            <w:pPr>
              <w:rPr>
                <w:rFonts w:cs="Arial"/>
                <w:sz w:val="24"/>
                <w:szCs w:val="24"/>
              </w:rPr>
            </w:pPr>
            <w:r w:rsidRPr="00692256">
              <w:rPr>
                <w:rFonts w:cs="Arial"/>
                <w:sz w:val="24"/>
                <w:szCs w:val="24"/>
              </w:rPr>
              <w:t xml:space="preserve">Although not specifically provided for in the statute, we would therefore recommend that DPAs under </w:t>
            </w:r>
            <w:r>
              <w:rPr>
                <w:rFonts w:cs="Arial"/>
                <w:sz w:val="24"/>
                <w:szCs w:val="24"/>
              </w:rPr>
              <w:t>§</w:t>
            </w:r>
            <w:r w:rsidRPr="00692256">
              <w:rPr>
                <w:rFonts w:cs="Arial"/>
                <w:sz w:val="24"/>
                <w:szCs w:val="24"/>
              </w:rPr>
              <w:t>42-522</w:t>
            </w:r>
            <w:r>
              <w:rPr>
                <w:rFonts w:cs="Arial"/>
                <w:sz w:val="24"/>
                <w:szCs w:val="24"/>
              </w:rPr>
              <w:t xml:space="preserve"> of the CTDPA</w:t>
            </w:r>
            <w:r w:rsidRPr="00692256">
              <w:rPr>
                <w:rFonts w:cs="Arial"/>
                <w:sz w:val="24"/>
                <w:szCs w:val="24"/>
              </w:rPr>
              <w:t xml:space="preserve"> be similarly maintained.</w:t>
            </w:r>
          </w:p>
        </w:tc>
      </w:tr>
      <w:tr w:rsidR="007A70EC" w:rsidRPr="00692256" w14:paraId="6349100A"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56A0912" w14:textId="6EAFE638"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2FEAF1C0" w14:textId="0CA1CFBF"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5D52B54B"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4F93FCE" w14:textId="670F681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9117216" w14:textId="36AB9599" w:rsidR="007A70EC" w:rsidRPr="00692256" w:rsidRDefault="004033EB" w:rsidP="4B982999">
            <w:pPr>
              <w:rPr>
                <w:sz w:val="24"/>
                <w:szCs w:val="24"/>
              </w:rPr>
            </w:pPr>
            <w:r>
              <w:rPr>
                <w:sz w:val="24"/>
                <w:szCs w:val="24"/>
              </w:rPr>
              <w:t>Controller</w:t>
            </w:r>
          </w:p>
        </w:tc>
      </w:tr>
    </w:tbl>
    <w:p w14:paraId="4901EF63" w14:textId="77777777" w:rsidR="007A70EC" w:rsidRPr="00692256" w:rsidRDefault="1ABF2A2C" w:rsidP="4B982999">
      <w:pPr>
        <w:rPr>
          <w:sz w:val="24"/>
          <w:szCs w:val="24"/>
        </w:rPr>
      </w:pPr>
      <w:r w:rsidRPr="00692256">
        <w:rPr>
          <w:sz w:val="24"/>
          <w:szCs w:val="24"/>
        </w:rPr>
        <w:lastRenderedPageBreak/>
        <w:t> </w:t>
      </w:r>
    </w:p>
    <w:p w14:paraId="40FA1D0E" w14:textId="551A551D" w:rsidR="004F6945" w:rsidRPr="00692256" w:rsidRDefault="6B471251" w:rsidP="4B982999">
      <w:pPr>
        <w:numPr>
          <w:ilvl w:val="0"/>
          <w:numId w:val="44"/>
        </w:numPr>
        <w:rPr>
          <w:b/>
          <w:bCs/>
          <w:sz w:val="24"/>
          <w:szCs w:val="24"/>
        </w:rPr>
      </w:pPr>
      <w:r w:rsidRPr="00692256">
        <w:rPr>
          <w:b/>
          <w:bCs/>
          <w:sz w:val="24"/>
          <w:szCs w:val="24"/>
        </w:rPr>
        <w:t>Consultation</w:t>
      </w:r>
    </w:p>
    <w:p w14:paraId="22C41825" w14:textId="2B81B80E" w:rsidR="007A70EC" w:rsidRPr="00692256" w:rsidRDefault="6B471251" w:rsidP="4B982999">
      <w:pPr>
        <w:rPr>
          <w:sz w:val="24"/>
          <w:szCs w:val="24"/>
        </w:rPr>
      </w:pPr>
      <w:r w:rsidRPr="00692256">
        <w:rPr>
          <w:sz w:val="24"/>
          <w:szCs w:val="24"/>
        </w:rPr>
        <w:t>6.1</w:t>
      </w:r>
      <w:r w:rsidR="1ABF2A2C" w:rsidRPr="00692256">
        <w:rPr>
          <w:sz w:val="24"/>
          <w:szCs w:val="24"/>
        </w:rPr>
        <w:t xml:space="preserve">. </w:t>
      </w:r>
      <w:r w:rsidRPr="00692256">
        <w:rPr>
          <w:sz w:val="24"/>
          <w:szCs w:val="24"/>
        </w:rPr>
        <w:t>Authority consultation</w:t>
      </w:r>
      <w:r w:rsidR="00696592" w:rsidRPr="00692256">
        <w:rPr>
          <w:sz w:val="24"/>
          <w:szCs w:val="24"/>
        </w:rPr>
        <w:t xml:space="preserve"> </w:t>
      </w:r>
    </w:p>
    <w:p w14:paraId="23EC366B" w14:textId="02DBF4F5" w:rsidR="007A70EC" w:rsidRPr="00692256" w:rsidRDefault="29B3ECD6" w:rsidP="4B982999">
      <w:pPr>
        <w:rPr>
          <w:sz w:val="24"/>
          <w:szCs w:val="24"/>
        </w:rPr>
      </w:pPr>
      <w:r w:rsidRPr="00692256">
        <w:rPr>
          <w:sz w:val="24"/>
          <w:szCs w:val="24"/>
        </w:rPr>
        <w:t xml:space="preserve">6.1.1. </w:t>
      </w:r>
      <w:r w:rsidR="6B471251" w:rsidRPr="00692256">
        <w:rPr>
          <w:sz w:val="24"/>
          <w:szCs w:val="24"/>
        </w:rPr>
        <w:t>Is consultation with the supervisory authority 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29D0C44C"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37F07147" w14:textId="2E3DC38F"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302A9E0C" w14:textId="77777777" w:rsidR="00530538" w:rsidRDefault="00E27E9F" w:rsidP="4B982999">
            <w:pPr>
              <w:rPr>
                <w:ins w:id="132" w:author="Brandon N. Robinson" w:date="2026-03-01T02:47:00Z" w16du:dateUtc="2026-03-01T08:47:00Z"/>
                <w:rFonts w:cs="Arial"/>
                <w:sz w:val="24"/>
                <w:szCs w:val="24"/>
              </w:rPr>
            </w:pPr>
            <w:r w:rsidRPr="00692256">
              <w:rPr>
                <w:rFonts w:cs="Arial"/>
                <w:sz w:val="24"/>
                <w:szCs w:val="24"/>
              </w:rPr>
              <w:t>Consultation with the AG in conducting a DPA is not required</w:t>
            </w:r>
            <w:r w:rsidR="005236A2">
              <w:rPr>
                <w:rFonts w:cs="Arial"/>
                <w:sz w:val="24"/>
                <w:szCs w:val="24"/>
              </w:rPr>
              <w:t xml:space="preserve">, however, </w:t>
            </w:r>
            <w:commentRangeStart w:id="133"/>
            <w:commentRangeStart w:id="134"/>
            <w:r w:rsidR="005236A2" w:rsidRPr="00692256">
              <w:rPr>
                <w:rFonts w:cs="Arial"/>
                <w:sz w:val="24"/>
                <w:szCs w:val="24"/>
              </w:rPr>
              <w:t>the DPAs must be disclosed to the AG upon request in connection with any investigation</w:t>
            </w:r>
            <w:commentRangeEnd w:id="133"/>
            <w:r w:rsidR="00ED3B0B">
              <w:rPr>
                <w:rStyle w:val="CommentReference"/>
                <w:rFonts w:cs="Arial"/>
                <w:sz w:val="24"/>
                <w:szCs w:val="24"/>
              </w:rPr>
              <w:commentReference w:id="133"/>
            </w:r>
            <w:commentRangeEnd w:id="134"/>
            <w:r>
              <w:rPr>
                <w:rStyle w:val="CommentReference"/>
                <w:rFonts w:cs="Arial"/>
                <w:sz w:val="24"/>
                <w:szCs w:val="24"/>
              </w:rPr>
              <w:commentReference w:id="134"/>
            </w:r>
            <w:ins w:id="135" w:author="Brandon N. Robinson" w:date="2026-03-01T02:44:00Z" w16du:dateUtc="2026-03-01T08:44:00Z">
              <w:r w:rsidR="00530538">
                <w:rPr>
                  <w:rFonts w:cs="Arial"/>
                  <w:sz w:val="24"/>
                  <w:szCs w:val="24"/>
                </w:rPr>
                <w:t xml:space="preserve">. </w:t>
              </w:r>
            </w:ins>
          </w:p>
          <w:p w14:paraId="1E36726F" w14:textId="224F6F19" w:rsidR="007A70EC" w:rsidRPr="00692256" w:rsidRDefault="00530538" w:rsidP="4B982999">
            <w:pPr>
              <w:rPr>
                <w:rFonts w:cs="Arial"/>
                <w:sz w:val="24"/>
                <w:szCs w:val="24"/>
              </w:rPr>
            </w:pPr>
            <w:ins w:id="136" w:author="Brandon N. Robinson" w:date="2026-03-01T02:45:00Z" w16du:dateUtc="2026-03-01T08:45:00Z">
              <w:r>
                <w:rPr>
                  <w:rFonts w:cs="Arial"/>
                  <w:sz w:val="24"/>
                  <w:szCs w:val="24"/>
                </w:rPr>
                <w:t xml:space="preserve">While the separate section governing DPAs for controllers </w:t>
              </w:r>
            </w:ins>
            <w:ins w:id="137" w:author="Brandon N. Robinson" w:date="2026-03-01T02:46:00Z" w16du:dateUtc="2026-03-01T08:46:00Z">
              <w:r>
                <w:rPr>
                  <w:rFonts w:cs="Arial"/>
                  <w:sz w:val="24"/>
                  <w:szCs w:val="24"/>
                </w:rPr>
                <w:t xml:space="preserve">offering online products and services </w:t>
              </w:r>
            </w:ins>
            <w:ins w:id="138" w:author="Brandon N. Robinson" w:date="2026-03-01T02:45:00Z" w16du:dateUtc="2026-03-01T08:45:00Z">
              <w:r>
                <w:rPr>
                  <w:rFonts w:cs="Arial"/>
                  <w:sz w:val="24"/>
                  <w:szCs w:val="24"/>
                </w:rPr>
                <w:t xml:space="preserve">does not also explicitly require it to be disclosed to the AG, it does mention that </w:t>
              </w:r>
            </w:ins>
            <w:ins w:id="139" w:author="Brandon N. Robinson" w:date="2026-03-01T02:46:00Z" w16du:dateUtc="2026-03-01T08:46:00Z">
              <w:r>
                <w:rPr>
                  <w:rFonts w:cs="Arial"/>
                  <w:sz w:val="24"/>
                  <w:szCs w:val="24"/>
                </w:rPr>
                <w:t xml:space="preserve">such DPAs are </w:t>
              </w:r>
            </w:ins>
            <w:ins w:id="140" w:author="Brandon N. Robinson" w:date="2026-03-01T02:47:00Z" w16du:dateUtc="2026-03-01T08:47:00Z">
              <w:r>
                <w:rPr>
                  <w:rFonts w:cs="Arial"/>
                  <w:sz w:val="24"/>
                  <w:szCs w:val="24"/>
                </w:rPr>
                <w:t>confidential</w:t>
              </w:r>
            </w:ins>
            <w:ins w:id="141" w:author="Brandon N. Robinson" w:date="2026-03-01T02:46:00Z" w16du:dateUtc="2026-03-01T08:46:00Z">
              <w:r>
                <w:rPr>
                  <w:rFonts w:cs="Arial"/>
                  <w:sz w:val="24"/>
                  <w:szCs w:val="24"/>
                </w:rPr>
                <w:t xml:space="preserve"> and </w:t>
              </w:r>
            </w:ins>
            <w:ins w:id="142" w:author="Brandon N. Robinson" w:date="2026-03-01T02:47:00Z" w16du:dateUtc="2026-03-01T08:47:00Z">
              <w:r>
                <w:rPr>
                  <w:rFonts w:cs="Arial"/>
                  <w:sz w:val="24"/>
                  <w:szCs w:val="24"/>
                </w:rPr>
                <w:t>exempt</w:t>
              </w:r>
            </w:ins>
            <w:ins w:id="143" w:author="Brandon N. Robinson" w:date="2026-03-01T02:46:00Z" w16du:dateUtc="2026-03-01T08:46:00Z">
              <w:r>
                <w:rPr>
                  <w:rFonts w:cs="Arial"/>
                  <w:sz w:val="24"/>
                  <w:szCs w:val="24"/>
                </w:rPr>
                <w:t xml:space="preserve"> from disclosure under FOIA, and that to the extent it is disclosed to the AG and </w:t>
              </w:r>
            </w:ins>
            <w:ins w:id="144" w:author="Brandon N. Robinson" w:date="2026-03-01T02:48:00Z" w16du:dateUtc="2026-03-01T08:48:00Z">
              <w:r>
                <w:rPr>
                  <w:rFonts w:cs="Arial"/>
                  <w:sz w:val="24"/>
                  <w:szCs w:val="24"/>
                </w:rPr>
                <w:t>contains</w:t>
              </w:r>
            </w:ins>
            <w:ins w:id="145" w:author="Brandon N. Robinson" w:date="2026-03-01T02:46:00Z" w16du:dateUtc="2026-03-01T08:46:00Z">
              <w:r>
                <w:rPr>
                  <w:rFonts w:cs="Arial"/>
                  <w:sz w:val="24"/>
                  <w:szCs w:val="24"/>
                </w:rPr>
                <w:t xml:space="preserve"> att</w:t>
              </w:r>
            </w:ins>
            <w:ins w:id="146" w:author="Brandon N. Robinson" w:date="2026-03-01T02:48:00Z" w16du:dateUtc="2026-03-01T08:48:00Z">
              <w:r>
                <w:rPr>
                  <w:rFonts w:cs="Arial"/>
                  <w:sz w:val="24"/>
                  <w:szCs w:val="24"/>
                </w:rPr>
                <w:t>orney</w:t>
              </w:r>
            </w:ins>
            <w:ins w:id="147" w:author="Brandon N. Robinson" w:date="2026-03-01T02:46:00Z" w16du:dateUtc="2026-03-01T08:46:00Z">
              <w:r>
                <w:rPr>
                  <w:rFonts w:cs="Arial"/>
                  <w:sz w:val="24"/>
                  <w:szCs w:val="24"/>
                </w:rPr>
                <w:t>-</w:t>
              </w:r>
            </w:ins>
            <w:ins w:id="148" w:author="Brandon N. Robinson" w:date="2026-03-01T02:48:00Z" w16du:dateUtc="2026-03-01T08:48:00Z">
              <w:r>
                <w:rPr>
                  <w:rFonts w:cs="Arial"/>
                  <w:sz w:val="24"/>
                  <w:szCs w:val="24"/>
                </w:rPr>
                <w:t xml:space="preserve">client privilege </w:t>
              </w:r>
            </w:ins>
            <w:ins w:id="149" w:author="Brandon N. Robinson" w:date="2026-03-01T02:46:00Z" w16du:dateUtc="2026-03-01T08:46:00Z">
              <w:r>
                <w:rPr>
                  <w:rFonts w:cs="Arial"/>
                  <w:sz w:val="24"/>
                  <w:szCs w:val="24"/>
                </w:rPr>
                <w:t xml:space="preserve">or work </w:t>
              </w:r>
            </w:ins>
            <w:ins w:id="150" w:author="Brandon N. Robinson" w:date="2026-03-01T02:48:00Z" w16du:dateUtc="2026-03-01T08:48:00Z">
              <w:r>
                <w:rPr>
                  <w:rFonts w:cs="Arial"/>
                  <w:sz w:val="24"/>
                  <w:szCs w:val="24"/>
                </w:rPr>
                <w:t>product protection</w:t>
              </w:r>
            </w:ins>
            <w:ins w:id="151" w:author="Brandon N. Robinson" w:date="2026-03-01T02:46:00Z" w16du:dateUtc="2026-03-01T08:46:00Z">
              <w:r>
                <w:rPr>
                  <w:rFonts w:cs="Arial"/>
                  <w:sz w:val="24"/>
                  <w:szCs w:val="24"/>
                </w:rPr>
                <w:t xml:space="preserve">, </w:t>
              </w:r>
            </w:ins>
            <w:ins w:id="152" w:author="Brandon N. Robinson" w:date="2026-03-01T02:48:00Z" w16du:dateUtc="2026-03-01T08:48:00Z">
              <w:r>
                <w:rPr>
                  <w:rFonts w:cs="Arial"/>
                  <w:sz w:val="24"/>
                  <w:szCs w:val="24"/>
                </w:rPr>
                <w:t xml:space="preserve">such </w:t>
              </w:r>
            </w:ins>
            <w:ins w:id="153" w:author="Brandon N. Robinson" w:date="2026-03-01T02:46:00Z" w16du:dateUtc="2026-03-01T08:46:00Z">
              <w:r>
                <w:rPr>
                  <w:rFonts w:cs="Arial"/>
                  <w:sz w:val="24"/>
                  <w:szCs w:val="24"/>
                </w:rPr>
                <w:t>disclosure does</w:t>
              </w:r>
            </w:ins>
            <w:ins w:id="154" w:author="Brandon N. Robinson" w:date="2026-03-01T02:48:00Z" w16du:dateUtc="2026-03-01T08:48:00Z">
              <w:r>
                <w:rPr>
                  <w:rFonts w:cs="Arial"/>
                  <w:sz w:val="24"/>
                  <w:szCs w:val="24"/>
                </w:rPr>
                <w:t xml:space="preserve"> </w:t>
              </w:r>
            </w:ins>
            <w:ins w:id="155" w:author="Brandon N. Robinson" w:date="2026-03-01T02:46:00Z" w16du:dateUtc="2026-03-01T08:46:00Z">
              <w:r>
                <w:rPr>
                  <w:rFonts w:cs="Arial"/>
                  <w:sz w:val="24"/>
                  <w:szCs w:val="24"/>
                </w:rPr>
                <w:t>not waive that protection</w:t>
              </w:r>
            </w:ins>
            <w:ins w:id="156" w:author="Brandon N. Robinson" w:date="2026-03-01T02:48:00Z" w16du:dateUtc="2026-03-01T08:48:00Z">
              <w:r>
                <w:rPr>
                  <w:rFonts w:cs="Arial"/>
                  <w:sz w:val="24"/>
                  <w:szCs w:val="24"/>
                </w:rPr>
                <w:t xml:space="preserve">. This </w:t>
              </w:r>
            </w:ins>
            <w:ins w:id="157" w:author="Brandon N. Robinson" w:date="2026-03-01T02:46:00Z" w16du:dateUtc="2026-03-01T08:46:00Z">
              <w:r>
                <w:rPr>
                  <w:rFonts w:cs="Arial"/>
                  <w:sz w:val="24"/>
                  <w:szCs w:val="24"/>
                </w:rPr>
                <w:t>impl</w:t>
              </w:r>
            </w:ins>
            <w:ins w:id="158" w:author="Brandon N. Robinson" w:date="2026-03-01T02:48:00Z" w16du:dateUtc="2026-03-01T08:48:00Z">
              <w:r>
                <w:rPr>
                  <w:rFonts w:cs="Arial"/>
                  <w:sz w:val="24"/>
                  <w:szCs w:val="24"/>
                </w:rPr>
                <w:t>ies</w:t>
              </w:r>
            </w:ins>
            <w:ins w:id="159" w:author="Brandon N. Robinson" w:date="2026-03-01T02:46:00Z" w16du:dateUtc="2026-03-01T08:46:00Z">
              <w:r>
                <w:rPr>
                  <w:rFonts w:cs="Arial"/>
                  <w:sz w:val="24"/>
                  <w:szCs w:val="24"/>
                </w:rPr>
                <w:t xml:space="preserve"> that the AG may </w:t>
              </w:r>
            </w:ins>
            <w:ins w:id="160" w:author="Brandon N. Robinson" w:date="2026-03-01T02:49:00Z" w16du:dateUtc="2026-03-01T08:49:00Z">
              <w:r>
                <w:rPr>
                  <w:rFonts w:cs="Arial"/>
                  <w:sz w:val="24"/>
                  <w:szCs w:val="24"/>
                </w:rPr>
                <w:t xml:space="preserve">also </w:t>
              </w:r>
            </w:ins>
            <w:ins w:id="161" w:author="Brandon N. Robinson" w:date="2026-03-01T02:46:00Z" w16du:dateUtc="2026-03-01T08:46:00Z">
              <w:r>
                <w:rPr>
                  <w:rFonts w:cs="Arial"/>
                  <w:sz w:val="24"/>
                  <w:szCs w:val="24"/>
                </w:rPr>
                <w:t>be abl</w:t>
              </w:r>
            </w:ins>
            <w:ins w:id="162" w:author="Brandon N. Robinson" w:date="2026-03-01T02:47:00Z" w16du:dateUtc="2026-03-01T08:47:00Z">
              <w:r>
                <w:rPr>
                  <w:rFonts w:cs="Arial"/>
                  <w:sz w:val="24"/>
                  <w:szCs w:val="24"/>
                </w:rPr>
                <w:t xml:space="preserve">e to request (if not additionally require) disclosure of such DPAs </w:t>
              </w:r>
            </w:ins>
            <w:ins w:id="163" w:author="Brandon N. Robinson" w:date="2026-03-01T02:48:00Z" w16du:dateUtc="2026-03-01T08:48:00Z">
              <w:r>
                <w:rPr>
                  <w:rFonts w:cs="Arial"/>
                  <w:sz w:val="24"/>
                  <w:szCs w:val="24"/>
                </w:rPr>
                <w:t>of online services and products (as well as those requir</w:t>
              </w:r>
            </w:ins>
            <w:ins w:id="164" w:author="Brandon N. Robinson" w:date="2026-03-01T02:49:00Z" w16du:dateUtc="2026-03-01T08:49:00Z">
              <w:r>
                <w:rPr>
                  <w:rFonts w:cs="Arial"/>
                  <w:sz w:val="24"/>
                  <w:szCs w:val="24"/>
                </w:rPr>
                <w:t xml:space="preserve">ed of controllers generally) </w:t>
              </w:r>
            </w:ins>
            <w:ins w:id="165" w:author="Brandon N. Robinson" w:date="2026-03-01T02:48:00Z" w16du:dateUtc="2026-03-01T08:48:00Z">
              <w:r>
                <w:rPr>
                  <w:rFonts w:cs="Arial"/>
                  <w:sz w:val="24"/>
                  <w:szCs w:val="24"/>
                </w:rPr>
                <w:t xml:space="preserve">in the course of an investigation. </w:t>
              </w:r>
            </w:ins>
            <w:ins w:id="166" w:author="Brandon N. Robinson" w:date="2026-03-01T02:47:00Z" w16du:dateUtc="2026-03-01T08:47:00Z">
              <w:r>
                <w:rPr>
                  <w:rFonts w:cs="Arial"/>
                  <w:sz w:val="24"/>
                  <w:szCs w:val="24"/>
                </w:rPr>
                <w:t xml:space="preserve"> </w:t>
              </w:r>
            </w:ins>
          </w:p>
        </w:tc>
      </w:tr>
      <w:tr w:rsidR="007A70EC" w:rsidRPr="00692256" w14:paraId="34F2EEC5"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49076562" w14:textId="5F470862" w:rsidR="007A70EC" w:rsidRPr="00692256" w:rsidRDefault="1ABF2A2C" w:rsidP="4B982999">
            <w:pPr>
              <w:rPr>
                <w:rFonts w:cs="Arial"/>
                <w:sz w:val="24"/>
                <w:szCs w:val="24"/>
              </w:rPr>
            </w:pPr>
            <w:r w:rsidRPr="005A1E56">
              <w:rPr>
                <w:sz w:val="24"/>
                <w:szCs w:val="24"/>
                <w:highlight w:val="yellow"/>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3BC94F45" w14:textId="26CB2C0C" w:rsidR="007A70EC" w:rsidRPr="00692256" w:rsidRDefault="00ED3B0B" w:rsidP="4B982999">
            <w:pPr>
              <w:rPr>
                <w:rFonts w:cs="Arial"/>
                <w:sz w:val="24"/>
                <w:szCs w:val="24"/>
              </w:rPr>
            </w:pPr>
            <w:r w:rsidRPr="00ED3B0B">
              <w:rPr>
                <w:rFonts w:cs="Arial"/>
                <w:sz w:val="24"/>
                <w:szCs w:val="24"/>
              </w:rPr>
              <w:t>§</w:t>
            </w:r>
            <w:ins w:id="167" w:author="Brandon N. Robinson" w:date="2026-03-01T02:49:00Z" w16du:dateUtc="2026-03-01T08:49:00Z">
              <w:r w:rsidR="00530538" w:rsidRPr="00ED3B0B">
                <w:rPr>
                  <w:rFonts w:cs="Arial"/>
                  <w:sz w:val="24"/>
                  <w:szCs w:val="24"/>
                </w:rPr>
                <w:t>§</w:t>
              </w:r>
              <w:r w:rsidR="00530538">
                <w:rPr>
                  <w:rFonts w:cs="Arial"/>
                  <w:sz w:val="24"/>
                  <w:szCs w:val="24"/>
                </w:rPr>
                <w:t xml:space="preserve"> </w:t>
              </w:r>
            </w:ins>
            <w:r w:rsidRPr="00ED3B0B">
              <w:rPr>
                <w:rFonts w:cs="Arial"/>
                <w:sz w:val="24"/>
                <w:szCs w:val="24"/>
              </w:rPr>
              <w:t>42-522(c)</w:t>
            </w:r>
            <w:ins w:id="168" w:author="Deborah Stuhl" w:date="2026-04-15T16:48:00Z" w16du:dateUtc="2026-04-15T14:48:00Z">
              <w:r w:rsidR="00B9007D">
                <w:rPr>
                  <w:rFonts w:cs="Arial"/>
                  <w:sz w:val="24"/>
                  <w:szCs w:val="24"/>
                </w:rPr>
                <w:t xml:space="preserve"> and</w:t>
              </w:r>
            </w:ins>
            <w:ins w:id="169" w:author="Brandon N. Robinson" w:date="2026-03-01T02:49:00Z" w16du:dateUtc="2026-03-01T08:49:00Z">
              <w:del w:id="170" w:author="Deborah Stuhl" w:date="2026-04-15T16:48:00Z" w16du:dateUtc="2026-04-15T14:48:00Z">
                <w:r w:rsidR="00530538" w:rsidDel="00B9007D">
                  <w:rPr>
                    <w:rFonts w:cs="Arial"/>
                    <w:sz w:val="24"/>
                    <w:szCs w:val="24"/>
                  </w:rPr>
                  <w:delText>,</w:delText>
                </w:r>
              </w:del>
              <w:r w:rsidR="00530538">
                <w:rPr>
                  <w:rFonts w:cs="Arial"/>
                  <w:sz w:val="24"/>
                  <w:szCs w:val="24"/>
                </w:rPr>
                <w:t xml:space="preserve"> </w:t>
              </w:r>
            </w:ins>
            <w:r w:rsidRPr="00ED3B0B">
              <w:rPr>
                <w:rFonts w:cs="Arial"/>
                <w:sz w:val="24"/>
                <w:szCs w:val="24"/>
              </w:rPr>
              <w:t xml:space="preserve"> </w:t>
            </w:r>
            <w:ins w:id="171" w:author="Brandon N. Robinson" w:date="2026-03-01T02:49:00Z" w16du:dateUtc="2026-03-01T08:49:00Z">
              <w:r w:rsidR="00530538">
                <w:rPr>
                  <w:rFonts w:cs="Arial"/>
                  <w:sz w:val="24"/>
                  <w:szCs w:val="24"/>
                </w:rPr>
                <w:t>42-529</w:t>
              </w:r>
              <w:r w:rsidR="00E14825">
                <w:rPr>
                  <w:rFonts w:cs="Arial"/>
                  <w:sz w:val="24"/>
                  <w:szCs w:val="24"/>
                </w:rPr>
                <w:t>b</w:t>
              </w:r>
              <w:r w:rsidR="00530538">
                <w:rPr>
                  <w:rFonts w:cs="Arial"/>
                  <w:sz w:val="24"/>
                  <w:szCs w:val="24"/>
                </w:rPr>
                <w:t>(f)</w:t>
              </w:r>
            </w:ins>
            <w:r>
              <w:rPr>
                <w:rFonts w:cs="Arial"/>
                <w:sz w:val="24"/>
                <w:szCs w:val="24"/>
              </w:rPr>
              <w:t>of the CTDPA</w:t>
            </w:r>
          </w:p>
        </w:tc>
      </w:tr>
      <w:tr w:rsidR="007A70EC" w:rsidRPr="00692256" w14:paraId="376A5C89"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66BEDA33" w14:textId="3CE0D5E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42C5C02D" w14:textId="5BD47AD8" w:rsidR="007A70EC" w:rsidRPr="00692256" w:rsidRDefault="005236A2" w:rsidP="4B982999">
            <w:pPr>
              <w:rPr>
                <w:sz w:val="24"/>
                <w:szCs w:val="24"/>
              </w:rPr>
            </w:pPr>
            <w:r>
              <w:rPr>
                <w:rFonts w:cs="Arial"/>
                <w:sz w:val="24"/>
                <w:szCs w:val="24"/>
              </w:rPr>
              <w:t>Controller</w:t>
            </w:r>
          </w:p>
        </w:tc>
      </w:tr>
    </w:tbl>
    <w:p w14:paraId="066CB39D" w14:textId="77777777" w:rsidR="007A70EC" w:rsidRPr="00692256" w:rsidRDefault="1ABF2A2C" w:rsidP="4B982999">
      <w:pPr>
        <w:rPr>
          <w:sz w:val="24"/>
          <w:szCs w:val="24"/>
        </w:rPr>
      </w:pPr>
      <w:r w:rsidRPr="00692256">
        <w:rPr>
          <w:sz w:val="24"/>
          <w:szCs w:val="24"/>
        </w:rPr>
        <w:t> </w:t>
      </w:r>
    </w:p>
    <w:p w14:paraId="2F00A04D" w14:textId="187A56C2" w:rsidR="007A70EC" w:rsidRPr="00692256" w:rsidRDefault="0E2BD48B" w:rsidP="4B982999">
      <w:pPr>
        <w:rPr>
          <w:sz w:val="24"/>
          <w:szCs w:val="24"/>
        </w:rPr>
      </w:pPr>
      <w:r w:rsidRPr="00692256">
        <w:rPr>
          <w:sz w:val="24"/>
          <w:szCs w:val="24"/>
        </w:rPr>
        <w:t xml:space="preserve">6.1.2. </w:t>
      </w:r>
      <w:r w:rsidR="00C712C0" w:rsidRPr="00692256">
        <w:rPr>
          <w:sz w:val="24"/>
          <w:szCs w:val="24"/>
        </w:rPr>
        <w:t xml:space="preserve">Under </w:t>
      </w:r>
      <w:r w:rsidR="6B471251" w:rsidRPr="00692256">
        <w:rPr>
          <w:sz w:val="24"/>
          <w:szCs w:val="24"/>
        </w:rPr>
        <w:t>which circumstances is the requirement to consult triggered?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70802DE4"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6126949" w14:textId="63D64EE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4B5E0204" w14:textId="314E0CC2" w:rsidR="007A70EC" w:rsidRPr="00692256" w:rsidRDefault="006657D6" w:rsidP="4B982999">
            <w:pPr>
              <w:rPr>
                <w:rFonts w:cs="Arial"/>
                <w:sz w:val="24"/>
                <w:szCs w:val="24"/>
              </w:rPr>
            </w:pPr>
            <w:r w:rsidRPr="00692256">
              <w:rPr>
                <w:rFonts w:cs="Arial"/>
                <w:sz w:val="24"/>
                <w:szCs w:val="24"/>
              </w:rPr>
              <w:t>Consultation with the AG is not required.</w:t>
            </w:r>
          </w:p>
        </w:tc>
      </w:tr>
      <w:tr w:rsidR="007A70EC" w:rsidRPr="00692256" w14:paraId="1F49F76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06D66E3" w14:textId="6B17873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010CB0A" w14:textId="1A4C30DE" w:rsidR="007A70EC" w:rsidRPr="00692256" w:rsidRDefault="006657D6" w:rsidP="4B982999">
            <w:pPr>
              <w:rPr>
                <w:rFonts w:cs="Arial"/>
                <w:sz w:val="24"/>
                <w:szCs w:val="24"/>
              </w:rPr>
            </w:pPr>
            <w:r>
              <w:rPr>
                <w:rFonts w:cs="Arial"/>
                <w:sz w:val="24"/>
                <w:szCs w:val="24"/>
              </w:rPr>
              <w:t>Not applicable.</w:t>
            </w:r>
          </w:p>
        </w:tc>
      </w:tr>
      <w:tr w:rsidR="007A70EC" w:rsidRPr="00692256" w14:paraId="1B1C76C1"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73A61028" w14:textId="5482925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44C6D66A" w14:textId="77FB7113" w:rsidR="007A70EC" w:rsidRPr="00692256" w:rsidRDefault="006657D6" w:rsidP="4B982999">
            <w:pPr>
              <w:rPr>
                <w:sz w:val="24"/>
                <w:szCs w:val="24"/>
              </w:rPr>
            </w:pPr>
            <w:r>
              <w:rPr>
                <w:rFonts w:cs="Arial"/>
                <w:sz w:val="24"/>
                <w:szCs w:val="24"/>
              </w:rPr>
              <w:t>Not applicable.</w:t>
            </w:r>
          </w:p>
        </w:tc>
      </w:tr>
    </w:tbl>
    <w:p w14:paraId="025D1D9C" w14:textId="30343246" w:rsidR="007A70EC" w:rsidRPr="00692256" w:rsidRDefault="00696592" w:rsidP="4B982999">
      <w:pPr>
        <w:rPr>
          <w:sz w:val="24"/>
          <w:szCs w:val="24"/>
        </w:rPr>
      </w:pPr>
      <w:r w:rsidRPr="00692256">
        <w:rPr>
          <w:sz w:val="24"/>
          <w:szCs w:val="24"/>
        </w:rPr>
        <w:t xml:space="preserve"> </w:t>
      </w:r>
    </w:p>
    <w:p w14:paraId="0EE409E5" w14:textId="5CF2C177" w:rsidR="007A70EC" w:rsidRPr="00692256" w:rsidRDefault="554FD2B2" w:rsidP="4B982999">
      <w:pPr>
        <w:rPr>
          <w:sz w:val="24"/>
          <w:szCs w:val="24"/>
        </w:rPr>
      </w:pPr>
      <w:r w:rsidRPr="00692256">
        <w:rPr>
          <w:sz w:val="24"/>
          <w:szCs w:val="24"/>
        </w:rPr>
        <w:t xml:space="preserve">6.1.3. </w:t>
      </w:r>
      <w:r w:rsidR="6B471251" w:rsidRPr="00692256">
        <w:rPr>
          <w:sz w:val="24"/>
          <w:szCs w:val="24"/>
        </w:rPr>
        <w:t xml:space="preserve">What information </w:t>
      </w:r>
      <w:r w:rsidR="3CD5F0A9" w:rsidRPr="00692256">
        <w:rPr>
          <w:sz w:val="24"/>
          <w:szCs w:val="24"/>
        </w:rPr>
        <w:t>needs</w:t>
      </w:r>
      <w:r w:rsidR="6B471251" w:rsidRPr="00692256">
        <w:rPr>
          <w:sz w:val="24"/>
          <w:szCs w:val="24"/>
        </w:rPr>
        <w:t xml:space="preserve"> to be provided to the supervisory</w:t>
      </w:r>
      <w:r w:rsidRPr="00692256">
        <w:rPr>
          <w:sz w:val="24"/>
          <w:szCs w:val="24"/>
        </w:rPr>
        <w:t xml:space="preserve"> authority in the context of a consultation</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7F25B488"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5D5C5A86" w14:textId="19A8E28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B09B9B2" w14:textId="6FD75BF8" w:rsidR="007A70EC" w:rsidRPr="00692256" w:rsidRDefault="003721C2" w:rsidP="4B982999">
            <w:pPr>
              <w:rPr>
                <w:rFonts w:cs="Arial"/>
                <w:sz w:val="24"/>
                <w:szCs w:val="24"/>
              </w:rPr>
            </w:pPr>
            <w:r w:rsidRPr="00692256">
              <w:rPr>
                <w:rFonts w:cs="Arial"/>
                <w:sz w:val="24"/>
                <w:szCs w:val="24"/>
              </w:rPr>
              <w:t>Consultation with the AG is not required.</w:t>
            </w:r>
          </w:p>
        </w:tc>
      </w:tr>
      <w:tr w:rsidR="007A70EC" w:rsidRPr="00692256" w14:paraId="31036A22"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48BC18F" w14:textId="15ACB66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08D8A67" w14:textId="33F02464" w:rsidR="007A70EC" w:rsidRPr="00692256" w:rsidRDefault="003721C2" w:rsidP="4B982999">
            <w:pPr>
              <w:rPr>
                <w:rFonts w:cs="Arial"/>
                <w:sz w:val="24"/>
                <w:szCs w:val="24"/>
              </w:rPr>
            </w:pPr>
            <w:r>
              <w:rPr>
                <w:rFonts w:cs="Arial"/>
                <w:sz w:val="24"/>
                <w:szCs w:val="24"/>
              </w:rPr>
              <w:t>Not applicable.</w:t>
            </w:r>
          </w:p>
        </w:tc>
      </w:tr>
      <w:tr w:rsidR="007A70EC" w:rsidRPr="00692256" w14:paraId="44F730F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B0B7696" w14:textId="2B3B2F2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1D14956" w14:textId="1EB0EE5E" w:rsidR="007A70EC" w:rsidRPr="00692256" w:rsidRDefault="003721C2" w:rsidP="4B982999">
            <w:pPr>
              <w:rPr>
                <w:sz w:val="24"/>
                <w:szCs w:val="24"/>
              </w:rPr>
            </w:pPr>
            <w:r>
              <w:rPr>
                <w:rFonts w:cs="Arial"/>
                <w:sz w:val="24"/>
                <w:szCs w:val="24"/>
              </w:rPr>
              <w:t>Not applicable.</w:t>
            </w:r>
          </w:p>
        </w:tc>
      </w:tr>
    </w:tbl>
    <w:p w14:paraId="5A1F8EC9" w14:textId="77777777" w:rsidR="007A70EC" w:rsidRPr="00692256" w:rsidRDefault="1ABF2A2C" w:rsidP="4B982999">
      <w:pPr>
        <w:rPr>
          <w:sz w:val="24"/>
          <w:szCs w:val="24"/>
        </w:rPr>
      </w:pPr>
      <w:r w:rsidRPr="00692256">
        <w:rPr>
          <w:sz w:val="24"/>
          <w:szCs w:val="24"/>
        </w:rPr>
        <w:lastRenderedPageBreak/>
        <w:t> </w:t>
      </w:r>
    </w:p>
    <w:p w14:paraId="5DF97FC7" w14:textId="1CC42387" w:rsidR="007A70EC" w:rsidRPr="00692256" w:rsidRDefault="1649D394" w:rsidP="4B982999">
      <w:pPr>
        <w:rPr>
          <w:sz w:val="24"/>
          <w:szCs w:val="24"/>
        </w:rPr>
      </w:pPr>
      <w:r w:rsidRPr="00692256">
        <w:rPr>
          <w:sz w:val="24"/>
          <w:szCs w:val="24"/>
        </w:rPr>
        <w:t xml:space="preserve">6.1.4. </w:t>
      </w:r>
      <w:r w:rsidR="6B471251" w:rsidRPr="00692256">
        <w:rPr>
          <w:sz w:val="24"/>
          <w:szCs w:val="24"/>
        </w:rPr>
        <w:t>When should information be provided to the supervisory authority?</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40176915"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7A7E4B6" w14:textId="116DF9C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EFDF7C8" w14:textId="04B53E0E" w:rsidR="007A70EC" w:rsidRPr="00692256" w:rsidRDefault="00E27E9F" w:rsidP="4B982999">
            <w:pPr>
              <w:rPr>
                <w:rFonts w:cs="Arial"/>
                <w:sz w:val="24"/>
                <w:szCs w:val="24"/>
              </w:rPr>
            </w:pPr>
            <w:r w:rsidRPr="00692256">
              <w:rPr>
                <w:rFonts w:cs="Arial"/>
                <w:sz w:val="24"/>
                <w:szCs w:val="24"/>
              </w:rPr>
              <w:t>As stated above, the DPAs must be disclosed to the AG upon request in connection with any investigation; however, such disclosure may be confidential, is exempt from FOIA, and does not waive attorney client or attorney work product privilege.</w:t>
            </w:r>
          </w:p>
        </w:tc>
      </w:tr>
      <w:tr w:rsidR="007A70EC" w:rsidRPr="00692256" w14:paraId="4DFAF489"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5D2711A9" w14:textId="697C3B40" w:rsidR="007A70EC" w:rsidRPr="00692256" w:rsidRDefault="1ABF2A2C" w:rsidP="4B982999">
            <w:pPr>
              <w:rPr>
                <w:rFonts w:cs="Arial"/>
                <w:sz w:val="24"/>
                <w:szCs w:val="24"/>
              </w:rPr>
            </w:pPr>
            <w:r w:rsidRPr="005A1E56">
              <w:rPr>
                <w:sz w:val="24"/>
                <w:szCs w:val="24"/>
                <w:highlight w:val="yellow"/>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3EDD61BA" w14:textId="381A5183" w:rsidR="007A70EC" w:rsidRPr="00692256" w:rsidRDefault="00ED3B0B" w:rsidP="4B982999">
            <w:pPr>
              <w:rPr>
                <w:rFonts w:cs="Arial"/>
                <w:sz w:val="24"/>
                <w:szCs w:val="24"/>
              </w:rPr>
            </w:pPr>
            <w:r w:rsidRPr="00ED3B0B">
              <w:rPr>
                <w:rFonts w:cs="Arial"/>
                <w:sz w:val="24"/>
                <w:szCs w:val="24"/>
              </w:rPr>
              <w:t xml:space="preserve">§42-522(c) </w:t>
            </w:r>
            <w:r>
              <w:rPr>
                <w:rFonts w:cs="Arial"/>
                <w:sz w:val="24"/>
                <w:szCs w:val="24"/>
              </w:rPr>
              <w:t>of the CTDPA</w:t>
            </w:r>
          </w:p>
        </w:tc>
      </w:tr>
      <w:tr w:rsidR="007A70EC" w:rsidRPr="00692256" w14:paraId="1EAD3E96"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F840F0D" w14:textId="0A64FC19"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7842330C" w14:textId="64B5F1CB" w:rsidR="007A70EC" w:rsidRPr="00692256" w:rsidRDefault="005236A2" w:rsidP="4B982999">
            <w:pPr>
              <w:rPr>
                <w:sz w:val="24"/>
                <w:szCs w:val="24"/>
              </w:rPr>
            </w:pPr>
            <w:r>
              <w:rPr>
                <w:sz w:val="24"/>
                <w:szCs w:val="24"/>
              </w:rPr>
              <w:t>Controller</w:t>
            </w:r>
          </w:p>
        </w:tc>
      </w:tr>
    </w:tbl>
    <w:p w14:paraId="7746B144" w14:textId="77777777" w:rsidR="007A70EC" w:rsidRPr="00692256" w:rsidRDefault="1ABF2A2C" w:rsidP="4B982999">
      <w:pPr>
        <w:rPr>
          <w:sz w:val="24"/>
          <w:szCs w:val="24"/>
        </w:rPr>
      </w:pPr>
      <w:r w:rsidRPr="00692256">
        <w:rPr>
          <w:sz w:val="24"/>
          <w:szCs w:val="24"/>
        </w:rPr>
        <w:t> </w:t>
      </w:r>
    </w:p>
    <w:p w14:paraId="1C676E8A" w14:textId="4FC42B80" w:rsidR="007A70EC" w:rsidRPr="00692256" w:rsidRDefault="1649D394" w:rsidP="4B982999">
      <w:pPr>
        <w:rPr>
          <w:sz w:val="24"/>
          <w:szCs w:val="24"/>
        </w:rPr>
      </w:pPr>
      <w:r w:rsidRPr="00692256">
        <w:rPr>
          <w:sz w:val="24"/>
          <w:szCs w:val="24"/>
        </w:rPr>
        <w:t xml:space="preserve">6.1.5. </w:t>
      </w:r>
      <w:r w:rsidR="6B471251" w:rsidRPr="00692256">
        <w:rPr>
          <w:sz w:val="24"/>
          <w:szCs w:val="24"/>
        </w:rPr>
        <w:t>In what format must the information be provided?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317F84B3"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7085343" w14:textId="1A10402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256F14D9" w14:textId="1DB4F594" w:rsidR="007A70EC" w:rsidRPr="00692256" w:rsidRDefault="005236A2" w:rsidP="4B982999">
            <w:pPr>
              <w:rPr>
                <w:rFonts w:cs="Arial"/>
                <w:sz w:val="24"/>
                <w:szCs w:val="24"/>
              </w:rPr>
            </w:pPr>
            <w:r>
              <w:rPr>
                <w:rFonts w:cs="Arial"/>
                <w:sz w:val="24"/>
                <w:szCs w:val="24"/>
              </w:rPr>
              <w:t xml:space="preserve">There are no requirements on how the information should be provided. </w:t>
            </w:r>
          </w:p>
        </w:tc>
      </w:tr>
      <w:tr w:rsidR="007A70EC" w:rsidRPr="00692256" w14:paraId="014877DB"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0412A5E4" w14:textId="2EA4EF71"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A72CDA7" w14:textId="423DDF18" w:rsidR="007A70EC" w:rsidRPr="00692256" w:rsidRDefault="005236A2" w:rsidP="4B982999">
            <w:pPr>
              <w:rPr>
                <w:rFonts w:cs="Arial"/>
                <w:sz w:val="24"/>
                <w:szCs w:val="24"/>
              </w:rPr>
            </w:pPr>
            <w:r>
              <w:rPr>
                <w:rFonts w:cs="Arial"/>
                <w:sz w:val="24"/>
                <w:szCs w:val="24"/>
              </w:rPr>
              <w:t>Not applicable.</w:t>
            </w:r>
          </w:p>
        </w:tc>
      </w:tr>
      <w:tr w:rsidR="007A70EC" w:rsidRPr="00692256" w14:paraId="786578B8"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542ACD85" w14:textId="1F4E99E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91B53AB" w14:textId="5AA47BA0" w:rsidR="007A70EC" w:rsidRPr="00692256" w:rsidRDefault="005236A2" w:rsidP="4B982999">
            <w:pPr>
              <w:rPr>
                <w:sz w:val="24"/>
                <w:szCs w:val="24"/>
              </w:rPr>
            </w:pPr>
            <w:r>
              <w:rPr>
                <w:sz w:val="24"/>
                <w:szCs w:val="24"/>
              </w:rPr>
              <w:t>Not applicable.</w:t>
            </w:r>
          </w:p>
        </w:tc>
      </w:tr>
    </w:tbl>
    <w:p w14:paraId="67D5347C" w14:textId="77777777" w:rsidR="007A70EC" w:rsidRPr="00692256" w:rsidRDefault="1ABF2A2C" w:rsidP="4B982999">
      <w:pPr>
        <w:rPr>
          <w:sz w:val="24"/>
          <w:szCs w:val="24"/>
        </w:rPr>
      </w:pPr>
      <w:r w:rsidRPr="00692256">
        <w:rPr>
          <w:sz w:val="24"/>
          <w:szCs w:val="24"/>
        </w:rPr>
        <w:t> </w:t>
      </w:r>
    </w:p>
    <w:p w14:paraId="5D9A3363" w14:textId="33C5AF35" w:rsidR="007A70EC" w:rsidRPr="00692256" w:rsidRDefault="1C4F80F3" w:rsidP="4B982999">
      <w:pPr>
        <w:rPr>
          <w:sz w:val="24"/>
          <w:szCs w:val="24"/>
          <w:highlight w:val="yellow"/>
        </w:rPr>
      </w:pPr>
      <w:r w:rsidRPr="00692256">
        <w:rPr>
          <w:sz w:val="24"/>
          <w:szCs w:val="24"/>
        </w:rPr>
        <w:t xml:space="preserve">6.1.6. </w:t>
      </w:r>
      <w:r w:rsidR="6B471251" w:rsidRPr="00692256">
        <w:rPr>
          <w:sz w:val="24"/>
          <w:szCs w:val="24"/>
        </w:rPr>
        <w:t xml:space="preserve">Where should information be provided?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006F64D9"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FB25645" w14:textId="0651B3F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77A49830" w14:textId="50B7EE4B" w:rsidR="007A70EC" w:rsidRPr="00692256" w:rsidRDefault="005236A2" w:rsidP="4B982999">
            <w:pPr>
              <w:rPr>
                <w:rFonts w:cs="Arial"/>
                <w:sz w:val="24"/>
                <w:szCs w:val="24"/>
              </w:rPr>
            </w:pPr>
            <w:r>
              <w:rPr>
                <w:rFonts w:cs="Arial"/>
                <w:sz w:val="24"/>
                <w:szCs w:val="24"/>
              </w:rPr>
              <w:t>There are no requirements on whe</w:t>
            </w:r>
            <w:r w:rsidR="00BA29C0">
              <w:rPr>
                <w:rFonts w:cs="Arial"/>
                <w:sz w:val="24"/>
                <w:szCs w:val="24"/>
              </w:rPr>
              <w:t>re</w:t>
            </w:r>
            <w:r>
              <w:rPr>
                <w:rFonts w:cs="Arial"/>
                <w:sz w:val="24"/>
                <w:szCs w:val="24"/>
              </w:rPr>
              <w:t xml:space="preserve"> the information should be provided.</w:t>
            </w:r>
          </w:p>
        </w:tc>
      </w:tr>
      <w:tr w:rsidR="007A70EC" w:rsidRPr="00692256" w14:paraId="4040D42E"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4C7C929A" w14:textId="10BADAD6"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6210F982" w14:textId="3B3D9FF8" w:rsidR="007A70EC" w:rsidRPr="00692256" w:rsidRDefault="00BA29C0" w:rsidP="4B982999">
            <w:pPr>
              <w:rPr>
                <w:rFonts w:cs="Arial"/>
                <w:sz w:val="24"/>
                <w:szCs w:val="24"/>
              </w:rPr>
            </w:pPr>
            <w:r>
              <w:rPr>
                <w:rFonts w:cs="Arial"/>
                <w:sz w:val="24"/>
                <w:szCs w:val="24"/>
              </w:rPr>
              <w:t>Not applicable.</w:t>
            </w:r>
          </w:p>
        </w:tc>
      </w:tr>
      <w:tr w:rsidR="007A70EC" w:rsidRPr="00692256" w14:paraId="4A8FC14E"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1218CE64" w14:textId="6202E35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CB29876" w14:textId="462EB613" w:rsidR="007A70EC" w:rsidRPr="00692256" w:rsidRDefault="00BA29C0" w:rsidP="4B982999">
            <w:pPr>
              <w:rPr>
                <w:sz w:val="24"/>
                <w:szCs w:val="24"/>
              </w:rPr>
            </w:pPr>
            <w:r>
              <w:rPr>
                <w:rFonts w:cs="Arial"/>
                <w:sz w:val="24"/>
                <w:szCs w:val="24"/>
              </w:rPr>
              <w:t>Not applicable.</w:t>
            </w:r>
          </w:p>
        </w:tc>
      </w:tr>
    </w:tbl>
    <w:p w14:paraId="07F7B065" w14:textId="77777777" w:rsidR="007A70EC" w:rsidRPr="00692256" w:rsidRDefault="1ABF2A2C" w:rsidP="4B982999">
      <w:pPr>
        <w:rPr>
          <w:sz w:val="24"/>
          <w:szCs w:val="24"/>
        </w:rPr>
      </w:pPr>
      <w:r w:rsidRPr="00692256">
        <w:rPr>
          <w:sz w:val="24"/>
          <w:szCs w:val="24"/>
        </w:rPr>
        <w:t> </w:t>
      </w:r>
    </w:p>
    <w:p w14:paraId="292E5FD3" w14:textId="784F35B9" w:rsidR="007A70EC" w:rsidRPr="00692256" w:rsidRDefault="7805F5E7" w:rsidP="4B982999">
      <w:pPr>
        <w:rPr>
          <w:sz w:val="24"/>
          <w:szCs w:val="24"/>
        </w:rPr>
      </w:pPr>
      <w:r w:rsidRPr="00692256">
        <w:rPr>
          <w:sz w:val="24"/>
          <w:szCs w:val="24"/>
        </w:rPr>
        <w:t xml:space="preserve">6.1.7. </w:t>
      </w:r>
      <w:r w:rsidR="007E2A30" w:rsidRPr="00692256">
        <w:rPr>
          <w:sz w:val="24"/>
          <w:szCs w:val="24"/>
        </w:rPr>
        <w:t>What is the time frame for the</w:t>
      </w:r>
      <w:r w:rsidR="6B471251" w:rsidRPr="00692256">
        <w:rPr>
          <w:sz w:val="24"/>
          <w:szCs w:val="24"/>
        </w:rPr>
        <w:t xml:space="preserve"> supervisory authority</w:t>
      </w:r>
      <w:r w:rsidR="007E2A30" w:rsidRPr="00692256">
        <w:rPr>
          <w:sz w:val="24"/>
          <w:szCs w:val="24"/>
        </w:rPr>
        <w:t xml:space="preserve"> to</w:t>
      </w:r>
      <w:r w:rsidR="6B471251" w:rsidRPr="00692256">
        <w:rPr>
          <w:sz w:val="24"/>
          <w:szCs w:val="24"/>
        </w:rPr>
        <w:t xml:space="preserve"> provide a response?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2"/>
        <w:gridCol w:w="6128"/>
      </w:tblGrid>
      <w:tr w:rsidR="007A70EC" w:rsidRPr="00692256" w14:paraId="266CB092"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731EEB4E" w14:textId="60E628F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0435FE62" w14:textId="056C58A6" w:rsidR="007A70EC" w:rsidRPr="00692256" w:rsidRDefault="00BA29C0" w:rsidP="4B982999">
            <w:pPr>
              <w:rPr>
                <w:rFonts w:cs="Arial"/>
                <w:sz w:val="24"/>
                <w:szCs w:val="24"/>
              </w:rPr>
            </w:pPr>
            <w:r w:rsidRPr="00692256">
              <w:rPr>
                <w:rFonts w:cs="Arial"/>
                <w:sz w:val="24"/>
                <w:szCs w:val="24"/>
              </w:rPr>
              <w:t xml:space="preserve"> Consultation with the AG is not required.</w:t>
            </w:r>
          </w:p>
        </w:tc>
      </w:tr>
      <w:tr w:rsidR="007A70EC" w:rsidRPr="00692256" w14:paraId="0FAF7D45"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32BEA902" w14:textId="00582B9F"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57666EA4" w14:textId="289196CC" w:rsidR="007A70EC" w:rsidRPr="00692256" w:rsidRDefault="00ED3B0B" w:rsidP="4B982999">
            <w:pPr>
              <w:rPr>
                <w:rFonts w:cs="Arial"/>
                <w:sz w:val="24"/>
                <w:szCs w:val="24"/>
              </w:rPr>
            </w:pPr>
            <w:r>
              <w:rPr>
                <w:rFonts w:cs="Arial"/>
                <w:sz w:val="24"/>
                <w:szCs w:val="24"/>
              </w:rPr>
              <w:t>Not applicable.</w:t>
            </w:r>
          </w:p>
        </w:tc>
      </w:tr>
      <w:tr w:rsidR="007A70EC" w:rsidRPr="00692256" w14:paraId="114EDAA6"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5A6584ED" w14:textId="3D08BD70"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03A94F2B" w14:textId="7452D650" w:rsidR="007A70EC" w:rsidRPr="00692256" w:rsidRDefault="00ED3B0B" w:rsidP="4B982999">
            <w:pPr>
              <w:rPr>
                <w:sz w:val="24"/>
                <w:szCs w:val="24"/>
              </w:rPr>
            </w:pPr>
            <w:r>
              <w:rPr>
                <w:sz w:val="24"/>
                <w:szCs w:val="24"/>
              </w:rPr>
              <w:t>Not applicable.</w:t>
            </w:r>
          </w:p>
        </w:tc>
      </w:tr>
    </w:tbl>
    <w:p w14:paraId="1926C45C" w14:textId="77777777" w:rsidR="007A70EC" w:rsidRPr="00692256" w:rsidRDefault="1ABF2A2C" w:rsidP="4B982999">
      <w:pPr>
        <w:rPr>
          <w:sz w:val="24"/>
          <w:szCs w:val="24"/>
        </w:rPr>
      </w:pPr>
      <w:r w:rsidRPr="00692256">
        <w:rPr>
          <w:sz w:val="24"/>
          <w:szCs w:val="24"/>
        </w:rPr>
        <w:t> </w:t>
      </w:r>
    </w:p>
    <w:p w14:paraId="7E48A2FB" w14:textId="7BE658F2" w:rsidR="007A70EC" w:rsidRPr="00692256" w:rsidRDefault="7805F5E7" w:rsidP="4B982999">
      <w:pPr>
        <w:rPr>
          <w:sz w:val="24"/>
          <w:szCs w:val="24"/>
        </w:rPr>
      </w:pPr>
      <w:r w:rsidRPr="00692256">
        <w:rPr>
          <w:sz w:val="24"/>
          <w:szCs w:val="24"/>
        </w:rPr>
        <w:t xml:space="preserve">6.1.8. </w:t>
      </w:r>
      <w:r w:rsidR="6B471251" w:rsidRPr="00692256">
        <w:rPr>
          <w:sz w:val="24"/>
          <w:szCs w:val="24"/>
        </w:rPr>
        <w:t>Are there any exemptions to the requirement to consult?</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268AB97"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A164CE" w14:textId="3B736171"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1A502C9" w14:textId="50E34450" w:rsidR="007A70EC" w:rsidRPr="00692256" w:rsidRDefault="00ED3B0B" w:rsidP="4B982999">
            <w:pPr>
              <w:rPr>
                <w:rFonts w:cs="Arial"/>
                <w:sz w:val="24"/>
                <w:szCs w:val="24"/>
              </w:rPr>
            </w:pPr>
            <w:r w:rsidRPr="00692256">
              <w:rPr>
                <w:rFonts w:cs="Arial"/>
                <w:sz w:val="24"/>
                <w:szCs w:val="24"/>
              </w:rPr>
              <w:t>Consultation with the AG is not required.</w:t>
            </w:r>
          </w:p>
        </w:tc>
      </w:tr>
      <w:tr w:rsidR="007A70EC" w:rsidRPr="00692256" w14:paraId="395E363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8BA024" w14:textId="37371CB4"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B8B4837" w14:textId="39C09039" w:rsidR="007A70EC" w:rsidRPr="00692256" w:rsidRDefault="00ED3B0B" w:rsidP="4B982999">
            <w:pPr>
              <w:rPr>
                <w:rFonts w:cs="Arial"/>
                <w:sz w:val="24"/>
                <w:szCs w:val="24"/>
              </w:rPr>
            </w:pPr>
            <w:r>
              <w:rPr>
                <w:sz w:val="24"/>
                <w:szCs w:val="24"/>
              </w:rPr>
              <w:t>Not applicable.</w:t>
            </w:r>
          </w:p>
        </w:tc>
      </w:tr>
      <w:tr w:rsidR="007A70EC" w:rsidRPr="00692256" w14:paraId="62CE70D2"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533D83" w14:textId="41637B7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A6BC0C1" w14:textId="2B69A869" w:rsidR="007A70EC" w:rsidRPr="00692256" w:rsidRDefault="00ED3B0B" w:rsidP="4B982999">
            <w:pPr>
              <w:rPr>
                <w:sz w:val="24"/>
                <w:szCs w:val="24"/>
              </w:rPr>
            </w:pPr>
            <w:r>
              <w:rPr>
                <w:sz w:val="24"/>
                <w:szCs w:val="24"/>
              </w:rPr>
              <w:t>Not applicable.</w:t>
            </w:r>
          </w:p>
        </w:tc>
      </w:tr>
    </w:tbl>
    <w:p w14:paraId="1E5C384A" w14:textId="79F554C0" w:rsidR="007A70EC" w:rsidRPr="00692256" w:rsidRDefault="1ABF2A2C" w:rsidP="4B982999">
      <w:pPr>
        <w:rPr>
          <w:sz w:val="24"/>
          <w:szCs w:val="24"/>
        </w:rPr>
      </w:pPr>
      <w:r w:rsidRPr="00692256">
        <w:rPr>
          <w:sz w:val="24"/>
          <w:szCs w:val="24"/>
        </w:rPr>
        <w:t> </w:t>
      </w:r>
    </w:p>
    <w:p w14:paraId="2E2798D8" w14:textId="35B5700D" w:rsidR="007A70EC" w:rsidRPr="00692256" w:rsidRDefault="6B471251" w:rsidP="4B982999">
      <w:pPr>
        <w:rPr>
          <w:sz w:val="24"/>
          <w:szCs w:val="24"/>
        </w:rPr>
      </w:pPr>
      <w:r w:rsidRPr="00692256">
        <w:rPr>
          <w:sz w:val="24"/>
          <w:szCs w:val="24"/>
        </w:rPr>
        <w:t>6.2</w:t>
      </w:r>
      <w:r w:rsidR="1ABF2A2C" w:rsidRPr="00692256">
        <w:rPr>
          <w:sz w:val="24"/>
          <w:szCs w:val="24"/>
        </w:rPr>
        <w:t xml:space="preserve">. </w:t>
      </w:r>
      <w:r w:rsidRPr="00692256">
        <w:rPr>
          <w:sz w:val="24"/>
          <w:szCs w:val="24"/>
        </w:rPr>
        <w:t xml:space="preserve">Data </w:t>
      </w:r>
      <w:r w:rsidR="784C02B9" w:rsidRPr="00692256">
        <w:rPr>
          <w:sz w:val="24"/>
          <w:szCs w:val="24"/>
        </w:rPr>
        <w:t>p</w:t>
      </w:r>
      <w:r w:rsidRPr="00692256">
        <w:rPr>
          <w:sz w:val="24"/>
          <w:szCs w:val="24"/>
        </w:rPr>
        <w:t xml:space="preserve">rotection </w:t>
      </w:r>
      <w:r w:rsidR="60634E04" w:rsidRPr="00692256">
        <w:rPr>
          <w:sz w:val="24"/>
          <w:szCs w:val="24"/>
        </w:rPr>
        <w:t>o</w:t>
      </w:r>
      <w:r w:rsidRPr="00692256">
        <w:rPr>
          <w:sz w:val="24"/>
          <w:szCs w:val="24"/>
        </w:rPr>
        <w:t>fficer consultation</w:t>
      </w:r>
    </w:p>
    <w:p w14:paraId="11BCB185" w14:textId="17209014" w:rsidR="007A70EC" w:rsidRPr="00692256" w:rsidRDefault="12AE3DDE" w:rsidP="4B982999">
      <w:pPr>
        <w:rPr>
          <w:sz w:val="24"/>
          <w:szCs w:val="24"/>
        </w:rPr>
      </w:pPr>
      <w:r w:rsidRPr="00692256">
        <w:rPr>
          <w:sz w:val="24"/>
          <w:szCs w:val="24"/>
        </w:rPr>
        <w:t xml:space="preserve">6.2.1. </w:t>
      </w:r>
      <w:r w:rsidR="6B471251" w:rsidRPr="00692256">
        <w:rPr>
          <w:sz w:val="24"/>
          <w:szCs w:val="24"/>
        </w:rPr>
        <w:t xml:space="preserve">Is consultation with the </w:t>
      </w:r>
      <w:r w:rsidR="2079FF37" w:rsidRPr="00692256">
        <w:rPr>
          <w:sz w:val="24"/>
          <w:szCs w:val="24"/>
        </w:rPr>
        <w:t>d</w:t>
      </w:r>
      <w:r w:rsidR="6B471251" w:rsidRPr="00692256">
        <w:rPr>
          <w:sz w:val="24"/>
          <w:szCs w:val="24"/>
        </w:rPr>
        <w:t xml:space="preserve">ata </w:t>
      </w:r>
      <w:r w:rsidR="007E2A30" w:rsidRPr="00692256">
        <w:rPr>
          <w:sz w:val="24"/>
          <w:szCs w:val="24"/>
        </w:rPr>
        <w:t>protection</w:t>
      </w:r>
      <w:r w:rsidR="6B471251" w:rsidRPr="00692256">
        <w:rPr>
          <w:sz w:val="24"/>
          <w:szCs w:val="24"/>
        </w:rPr>
        <w:t xml:space="preserve"> </w:t>
      </w:r>
      <w:r w:rsidR="1640B7C9" w:rsidRPr="00692256">
        <w:rPr>
          <w:sz w:val="24"/>
          <w:szCs w:val="24"/>
        </w:rPr>
        <w:t>o</w:t>
      </w:r>
      <w:r w:rsidR="6B471251" w:rsidRPr="00692256">
        <w:rPr>
          <w:sz w:val="24"/>
          <w:szCs w:val="24"/>
        </w:rPr>
        <w:t>fficer 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18DB5EC1"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0EF2FA1C" w14:textId="4F67577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1A71BFE4" w14:textId="1E03A883" w:rsidR="007A70EC"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7A70EC" w:rsidRPr="00692256" w14:paraId="28EB91D0"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2CECC2F" w14:textId="668ADA2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27BF826" w14:textId="0D64617D" w:rsidR="007A70EC" w:rsidRPr="00692256" w:rsidRDefault="00ED3B0B" w:rsidP="4B982999">
            <w:pPr>
              <w:rPr>
                <w:rFonts w:cs="Arial"/>
                <w:sz w:val="24"/>
                <w:szCs w:val="24"/>
              </w:rPr>
            </w:pPr>
            <w:r>
              <w:rPr>
                <w:rFonts w:cs="Arial"/>
                <w:sz w:val="24"/>
                <w:szCs w:val="24"/>
              </w:rPr>
              <w:t>Not applicable.</w:t>
            </w:r>
          </w:p>
        </w:tc>
      </w:tr>
      <w:tr w:rsidR="007A70EC" w:rsidRPr="00692256" w14:paraId="46ACC5A4"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045A164" w14:textId="547D537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3A4D6873" w14:textId="77777777" w:rsidR="007A70EC" w:rsidRPr="00692256" w:rsidRDefault="1ABF2A2C" w:rsidP="4B982999">
            <w:pPr>
              <w:rPr>
                <w:sz w:val="24"/>
                <w:szCs w:val="24"/>
              </w:rPr>
            </w:pPr>
            <w:r w:rsidRPr="00692256">
              <w:rPr>
                <w:sz w:val="24"/>
                <w:szCs w:val="24"/>
              </w:rPr>
              <w:t> </w:t>
            </w:r>
          </w:p>
        </w:tc>
      </w:tr>
    </w:tbl>
    <w:p w14:paraId="6D26F174" w14:textId="77777777" w:rsidR="007A70EC" w:rsidRPr="00692256" w:rsidRDefault="1ABF2A2C" w:rsidP="4B982999">
      <w:pPr>
        <w:rPr>
          <w:sz w:val="24"/>
          <w:szCs w:val="24"/>
        </w:rPr>
      </w:pPr>
      <w:r w:rsidRPr="00692256">
        <w:rPr>
          <w:sz w:val="24"/>
          <w:szCs w:val="24"/>
        </w:rPr>
        <w:t> </w:t>
      </w:r>
    </w:p>
    <w:p w14:paraId="2F5013C8" w14:textId="66F75DF5" w:rsidR="004F6945" w:rsidRPr="00692256" w:rsidRDefault="0B83020B" w:rsidP="4B982999">
      <w:pPr>
        <w:rPr>
          <w:sz w:val="24"/>
          <w:szCs w:val="24"/>
        </w:rPr>
      </w:pPr>
      <w:r w:rsidRPr="00692256">
        <w:rPr>
          <w:sz w:val="24"/>
          <w:szCs w:val="24"/>
        </w:rPr>
        <w:t xml:space="preserve">6.2.2. </w:t>
      </w:r>
      <w:r w:rsidR="007E2A30" w:rsidRPr="00692256">
        <w:rPr>
          <w:sz w:val="24"/>
          <w:szCs w:val="24"/>
        </w:rPr>
        <w:t xml:space="preserve">Under </w:t>
      </w:r>
      <w:r w:rsidR="6B471251" w:rsidRPr="00692256">
        <w:rPr>
          <w:sz w:val="24"/>
          <w:szCs w:val="24"/>
        </w:rPr>
        <w:t>which circumstances is the requirement to consult triggered?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6945" w:rsidRPr="00692256" w14:paraId="12069B4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DBEB0C" w14:textId="35FBDC46"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3D51EAD" w14:textId="214093C6"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F1F6BF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80CB9D" w14:textId="74605868"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2101C6D" w14:textId="4571D0E5" w:rsidR="004F6945" w:rsidRPr="00692256" w:rsidRDefault="00ED3B0B" w:rsidP="4B982999">
            <w:pPr>
              <w:rPr>
                <w:rFonts w:cs="Arial"/>
                <w:sz w:val="24"/>
                <w:szCs w:val="24"/>
              </w:rPr>
            </w:pPr>
            <w:r>
              <w:rPr>
                <w:rFonts w:cs="Arial"/>
                <w:sz w:val="24"/>
                <w:szCs w:val="24"/>
              </w:rPr>
              <w:t>Not applicable.</w:t>
            </w:r>
          </w:p>
        </w:tc>
      </w:tr>
      <w:tr w:rsidR="004F6945" w:rsidRPr="00692256" w14:paraId="476DA18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7EECC7" w14:textId="577E1502"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74E71B9" w14:textId="3A67C359" w:rsidR="004F6945" w:rsidRPr="00692256" w:rsidRDefault="00ED3B0B" w:rsidP="4B982999">
            <w:pPr>
              <w:rPr>
                <w:sz w:val="24"/>
                <w:szCs w:val="24"/>
              </w:rPr>
            </w:pPr>
            <w:r>
              <w:rPr>
                <w:rFonts w:cs="Arial"/>
                <w:sz w:val="24"/>
                <w:szCs w:val="24"/>
              </w:rPr>
              <w:t>Not applicable.</w:t>
            </w:r>
          </w:p>
        </w:tc>
      </w:tr>
    </w:tbl>
    <w:p w14:paraId="090E05BB" w14:textId="77777777" w:rsidR="004F6945" w:rsidRPr="00692256" w:rsidRDefault="004F6945" w:rsidP="4B982999">
      <w:pPr>
        <w:rPr>
          <w:sz w:val="24"/>
          <w:szCs w:val="24"/>
        </w:rPr>
      </w:pPr>
    </w:p>
    <w:p w14:paraId="243F9934" w14:textId="35686C75" w:rsidR="004F6945" w:rsidRPr="00692256" w:rsidRDefault="0B83020B" w:rsidP="4B982999">
      <w:pPr>
        <w:rPr>
          <w:sz w:val="24"/>
          <w:szCs w:val="24"/>
        </w:rPr>
      </w:pPr>
      <w:r w:rsidRPr="00692256">
        <w:rPr>
          <w:sz w:val="24"/>
          <w:szCs w:val="24"/>
        </w:rPr>
        <w:t xml:space="preserve">6.2.3. </w:t>
      </w:r>
      <w:r w:rsidR="6B471251" w:rsidRPr="00692256">
        <w:rPr>
          <w:sz w:val="24"/>
          <w:szCs w:val="24"/>
        </w:rPr>
        <w:t xml:space="preserve">Is it mandatory </w:t>
      </w:r>
      <w:r w:rsidR="007E2A30" w:rsidRPr="00692256">
        <w:rPr>
          <w:sz w:val="24"/>
          <w:szCs w:val="24"/>
        </w:rPr>
        <w:t xml:space="preserve">to </w:t>
      </w:r>
      <w:r w:rsidR="6B471251" w:rsidRPr="00692256">
        <w:rPr>
          <w:sz w:val="24"/>
          <w:szCs w:val="24"/>
        </w:rPr>
        <w:t xml:space="preserve">follow the advice of the </w:t>
      </w:r>
      <w:r w:rsidR="5FD169D9" w:rsidRPr="00692256">
        <w:rPr>
          <w:sz w:val="24"/>
          <w:szCs w:val="24"/>
        </w:rPr>
        <w:t>d</w:t>
      </w:r>
      <w:r w:rsidR="6B471251" w:rsidRPr="00692256">
        <w:rPr>
          <w:sz w:val="24"/>
          <w:szCs w:val="24"/>
        </w:rPr>
        <w:t xml:space="preserve">ata </w:t>
      </w:r>
      <w:r w:rsidR="35521CAE" w:rsidRPr="00692256">
        <w:rPr>
          <w:sz w:val="24"/>
          <w:szCs w:val="24"/>
        </w:rPr>
        <w:t>p</w:t>
      </w:r>
      <w:r w:rsidR="6B471251" w:rsidRPr="00692256">
        <w:rPr>
          <w:sz w:val="24"/>
          <w:szCs w:val="24"/>
        </w:rPr>
        <w:t xml:space="preserve">rotection </w:t>
      </w:r>
      <w:r w:rsidR="5CB33D41" w:rsidRPr="00692256">
        <w:rPr>
          <w:sz w:val="24"/>
          <w:szCs w:val="24"/>
        </w:rPr>
        <w:t>o</w:t>
      </w:r>
      <w:r w:rsidR="6B471251" w:rsidRPr="00692256">
        <w:rPr>
          <w:sz w:val="24"/>
          <w:szCs w:val="24"/>
        </w:rPr>
        <w:t>fficer?</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4F6945" w:rsidRPr="00692256" w14:paraId="379D7637"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23D3857" w14:textId="12DB6278"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1A73B5E" w14:textId="49DB3805"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1AC4749"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2ECCF991" w14:textId="31E39D2A"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088F0480" w14:textId="7A00E943" w:rsidR="004F6945" w:rsidRPr="00692256" w:rsidRDefault="00ED3B0B" w:rsidP="4B982999">
            <w:pPr>
              <w:rPr>
                <w:rFonts w:cs="Arial"/>
                <w:sz w:val="24"/>
                <w:szCs w:val="24"/>
              </w:rPr>
            </w:pPr>
            <w:r>
              <w:rPr>
                <w:rFonts w:cs="Arial"/>
                <w:sz w:val="24"/>
                <w:szCs w:val="24"/>
              </w:rPr>
              <w:t>Not applicable.</w:t>
            </w:r>
          </w:p>
        </w:tc>
      </w:tr>
      <w:tr w:rsidR="004F6945" w:rsidRPr="00692256" w14:paraId="405C918F"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937C2D6" w14:textId="70AC06B1"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6B3A8DBE" w14:textId="10019A31" w:rsidR="004F6945" w:rsidRPr="00692256" w:rsidRDefault="00ED3B0B" w:rsidP="4B982999">
            <w:pPr>
              <w:rPr>
                <w:sz w:val="24"/>
                <w:szCs w:val="24"/>
              </w:rPr>
            </w:pPr>
            <w:r>
              <w:rPr>
                <w:rFonts w:cs="Arial"/>
                <w:sz w:val="24"/>
                <w:szCs w:val="24"/>
              </w:rPr>
              <w:t>Not applicable.</w:t>
            </w:r>
          </w:p>
        </w:tc>
      </w:tr>
    </w:tbl>
    <w:p w14:paraId="0A09D6EC" w14:textId="77777777" w:rsidR="007A70EC" w:rsidRPr="00692256" w:rsidRDefault="1ABF2A2C" w:rsidP="4B982999">
      <w:pPr>
        <w:rPr>
          <w:sz w:val="24"/>
          <w:szCs w:val="24"/>
        </w:rPr>
      </w:pPr>
      <w:r w:rsidRPr="00692256">
        <w:rPr>
          <w:sz w:val="24"/>
          <w:szCs w:val="24"/>
        </w:rPr>
        <w:t> </w:t>
      </w:r>
    </w:p>
    <w:p w14:paraId="3870D23F" w14:textId="1289A359" w:rsidR="004F6945" w:rsidRPr="00692256" w:rsidRDefault="6B471251" w:rsidP="4B982999">
      <w:pPr>
        <w:rPr>
          <w:sz w:val="24"/>
          <w:szCs w:val="24"/>
        </w:rPr>
      </w:pPr>
      <w:r w:rsidRPr="00692256">
        <w:rPr>
          <w:sz w:val="24"/>
          <w:szCs w:val="24"/>
        </w:rPr>
        <w:t>6.3. Third</w:t>
      </w:r>
      <w:r w:rsidR="7F4C56D4" w:rsidRPr="00692256">
        <w:rPr>
          <w:sz w:val="24"/>
          <w:szCs w:val="24"/>
        </w:rPr>
        <w:t>-</w:t>
      </w:r>
      <w:r w:rsidRPr="00692256">
        <w:rPr>
          <w:sz w:val="24"/>
          <w:szCs w:val="24"/>
        </w:rPr>
        <w:t>party consultation</w:t>
      </w:r>
    </w:p>
    <w:p w14:paraId="15F05C37" w14:textId="4745D132" w:rsidR="004F6945" w:rsidRPr="00692256" w:rsidRDefault="0B83020B" w:rsidP="4B982999">
      <w:pPr>
        <w:rPr>
          <w:sz w:val="24"/>
          <w:szCs w:val="24"/>
          <w:highlight w:val="yellow"/>
        </w:rPr>
      </w:pPr>
      <w:r w:rsidRPr="00692256">
        <w:rPr>
          <w:sz w:val="24"/>
          <w:szCs w:val="24"/>
        </w:rPr>
        <w:t xml:space="preserve">6.3.1. </w:t>
      </w:r>
      <w:r w:rsidR="6B471251" w:rsidRPr="00692256">
        <w:rPr>
          <w:sz w:val="24"/>
          <w:szCs w:val="24"/>
        </w:rPr>
        <w:t>Is there a requirement to consult with third parties</w:t>
      </w:r>
      <w:r w:rsidRPr="00692256">
        <w:rPr>
          <w:sz w:val="24"/>
          <w:szCs w:val="24"/>
        </w:rPr>
        <w:t>?</w:t>
      </w:r>
      <w:r w:rsidR="6B471251"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2"/>
        <w:gridCol w:w="6308"/>
      </w:tblGrid>
      <w:tr w:rsidR="004F6945" w:rsidRPr="00692256" w14:paraId="79A7A77B"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1AE08667" w14:textId="2BB88BEC"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3290D77D" w14:textId="1117DCEB"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B07E4FE"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2FD1080E" w14:textId="71D0EBB2" w:rsidR="004F6945" w:rsidRPr="00692256" w:rsidRDefault="6B471251"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012EC9FF" w14:textId="5B82CB4E" w:rsidR="004F6945" w:rsidRPr="00692256" w:rsidRDefault="00ED3B0B" w:rsidP="4B982999">
            <w:pPr>
              <w:rPr>
                <w:rFonts w:cs="Arial"/>
                <w:sz w:val="24"/>
                <w:szCs w:val="24"/>
              </w:rPr>
            </w:pPr>
            <w:r>
              <w:rPr>
                <w:rFonts w:cs="Arial"/>
                <w:sz w:val="24"/>
                <w:szCs w:val="24"/>
              </w:rPr>
              <w:t>Not applicable.</w:t>
            </w:r>
          </w:p>
        </w:tc>
      </w:tr>
      <w:tr w:rsidR="004F6945" w:rsidRPr="00692256" w14:paraId="2589CFD3"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78E8EEAA" w14:textId="566704A6"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1B18E805" w14:textId="43BE686C" w:rsidR="004F6945" w:rsidRPr="00692256" w:rsidRDefault="00ED3B0B" w:rsidP="4B982999">
            <w:pPr>
              <w:rPr>
                <w:sz w:val="24"/>
                <w:szCs w:val="24"/>
              </w:rPr>
            </w:pPr>
            <w:r>
              <w:rPr>
                <w:rFonts w:cs="Arial"/>
                <w:sz w:val="24"/>
                <w:szCs w:val="24"/>
              </w:rPr>
              <w:t>Not applicable.</w:t>
            </w:r>
          </w:p>
        </w:tc>
      </w:tr>
    </w:tbl>
    <w:p w14:paraId="07485216" w14:textId="77777777" w:rsidR="004F6945" w:rsidRPr="00692256" w:rsidRDefault="004F6945" w:rsidP="4B982999">
      <w:pPr>
        <w:rPr>
          <w:sz w:val="24"/>
          <w:szCs w:val="24"/>
        </w:rPr>
      </w:pPr>
    </w:p>
    <w:p w14:paraId="32CCF764" w14:textId="66977398" w:rsidR="004F6945" w:rsidRPr="00692256" w:rsidRDefault="0B83020B" w:rsidP="4B982999">
      <w:pPr>
        <w:rPr>
          <w:sz w:val="24"/>
          <w:szCs w:val="24"/>
        </w:rPr>
      </w:pPr>
      <w:r w:rsidRPr="00692256">
        <w:rPr>
          <w:sz w:val="24"/>
          <w:szCs w:val="24"/>
        </w:rPr>
        <w:t xml:space="preserve">6.3.2. </w:t>
      </w:r>
      <w:r w:rsidR="007E2A30" w:rsidRPr="00692256">
        <w:rPr>
          <w:sz w:val="24"/>
          <w:szCs w:val="24"/>
        </w:rPr>
        <w:t xml:space="preserve">Under </w:t>
      </w:r>
      <w:r w:rsidR="3CD5F0A9" w:rsidRPr="00692256">
        <w:rPr>
          <w:sz w:val="24"/>
          <w:szCs w:val="24"/>
        </w:rPr>
        <w:t xml:space="preserve">which circumstances is the requirement to consult </w:t>
      </w:r>
      <w:r w:rsidR="3AA378FD" w:rsidRPr="00692256">
        <w:rPr>
          <w:sz w:val="24"/>
          <w:szCs w:val="24"/>
        </w:rPr>
        <w:t>with third</w:t>
      </w:r>
      <w:r w:rsidR="007E2A30" w:rsidRPr="00692256">
        <w:rPr>
          <w:sz w:val="24"/>
          <w:szCs w:val="24"/>
        </w:rPr>
        <w:t xml:space="preserve"> </w:t>
      </w:r>
      <w:r w:rsidR="3AA378FD" w:rsidRPr="00692256">
        <w:rPr>
          <w:sz w:val="24"/>
          <w:szCs w:val="24"/>
        </w:rPr>
        <w:t>part</w:t>
      </w:r>
      <w:r w:rsidR="007E2A30" w:rsidRPr="00692256">
        <w:rPr>
          <w:sz w:val="24"/>
          <w:szCs w:val="24"/>
        </w:rPr>
        <w:t>ies</w:t>
      </w:r>
      <w:r w:rsidR="3AA378FD" w:rsidRPr="00692256">
        <w:rPr>
          <w:sz w:val="24"/>
          <w:szCs w:val="24"/>
        </w:rPr>
        <w:t xml:space="preserve"> </w:t>
      </w:r>
      <w:r w:rsidR="3CD5F0A9" w:rsidRPr="00692256">
        <w:rPr>
          <w:sz w:val="24"/>
          <w:szCs w:val="24"/>
        </w:rPr>
        <w:t>triggered?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C75595" w:rsidRPr="00692256" w14:paraId="70CA0BCA"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3192870D" w14:textId="6CF5BF41" w:rsidR="00C75595" w:rsidRPr="00692256" w:rsidRDefault="3CD5F0A9"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D53BEC2" w14:textId="1C87B69D" w:rsidR="00C75595" w:rsidRPr="00692256" w:rsidRDefault="003A79D2" w:rsidP="4B982999">
            <w:pPr>
              <w:rPr>
                <w:rFonts w:cs="Arial"/>
                <w:sz w:val="24"/>
                <w:szCs w:val="24"/>
              </w:rPr>
            </w:pPr>
            <w:r w:rsidRPr="00692256">
              <w:rPr>
                <w:rFonts w:cs="Arial"/>
                <w:sz w:val="24"/>
                <w:szCs w:val="24"/>
              </w:rPr>
              <w:t xml:space="preserve">Consultation with the </w:t>
            </w:r>
            <w:r>
              <w:rPr>
                <w:rFonts w:cs="Arial"/>
                <w:sz w:val="24"/>
                <w:szCs w:val="24"/>
              </w:rPr>
              <w:t>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C75595" w:rsidRPr="00692256" w14:paraId="359183DD"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12333321" w14:textId="3E35FE12" w:rsidR="00C75595" w:rsidRPr="00692256" w:rsidRDefault="3CD5F0A9"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13D3E72" w14:textId="1D75762F" w:rsidR="00C75595" w:rsidRPr="00692256" w:rsidRDefault="003A79D2" w:rsidP="4B982999">
            <w:pPr>
              <w:rPr>
                <w:rFonts w:cs="Arial"/>
                <w:sz w:val="24"/>
                <w:szCs w:val="24"/>
              </w:rPr>
            </w:pPr>
            <w:r>
              <w:rPr>
                <w:rFonts w:cs="Arial"/>
                <w:sz w:val="24"/>
                <w:szCs w:val="24"/>
              </w:rPr>
              <w:t>Not applicable.</w:t>
            </w:r>
          </w:p>
        </w:tc>
      </w:tr>
      <w:tr w:rsidR="00C75595" w:rsidRPr="00692256" w14:paraId="39536569"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A7C9711" w14:textId="580877C5" w:rsidR="00C7559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8BC4298" w14:textId="3E43B80D" w:rsidR="00C75595" w:rsidRPr="00692256" w:rsidRDefault="003A79D2" w:rsidP="4B982999">
            <w:pPr>
              <w:rPr>
                <w:sz w:val="24"/>
                <w:szCs w:val="24"/>
              </w:rPr>
            </w:pPr>
            <w:r>
              <w:rPr>
                <w:rFonts w:cs="Arial"/>
                <w:sz w:val="24"/>
                <w:szCs w:val="24"/>
              </w:rPr>
              <w:t>Not applicable.</w:t>
            </w:r>
          </w:p>
        </w:tc>
      </w:tr>
    </w:tbl>
    <w:p w14:paraId="5F636054" w14:textId="77777777" w:rsidR="004F6945" w:rsidRPr="00692256" w:rsidRDefault="004F6945" w:rsidP="4B982999">
      <w:pPr>
        <w:rPr>
          <w:sz w:val="24"/>
          <w:szCs w:val="24"/>
        </w:rPr>
      </w:pPr>
    </w:p>
    <w:p w14:paraId="6A55787B" w14:textId="314DA5E8" w:rsidR="007A70EC" w:rsidRPr="00692256" w:rsidRDefault="6B471251" w:rsidP="4B982999">
      <w:pPr>
        <w:numPr>
          <w:ilvl w:val="0"/>
          <w:numId w:val="65"/>
        </w:numPr>
        <w:rPr>
          <w:b/>
          <w:bCs/>
          <w:sz w:val="24"/>
          <w:szCs w:val="24"/>
        </w:rPr>
      </w:pPr>
      <w:r w:rsidRPr="00692256">
        <w:rPr>
          <w:b/>
          <w:bCs/>
          <w:sz w:val="24"/>
          <w:szCs w:val="24"/>
        </w:rPr>
        <w:t>Enforcement</w:t>
      </w:r>
    </w:p>
    <w:p w14:paraId="3B372B74" w14:textId="56D0F085" w:rsidR="007A70EC" w:rsidRPr="00692256" w:rsidRDefault="3CD5F0A9" w:rsidP="4B982999">
      <w:pPr>
        <w:rPr>
          <w:sz w:val="24"/>
          <w:szCs w:val="24"/>
        </w:rPr>
      </w:pPr>
      <w:r w:rsidRPr="00692256">
        <w:rPr>
          <w:sz w:val="24"/>
          <w:szCs w:val="24"/>
        </w:rPr>
        <w:t>7</w:t>
      </w:r>
      <w:r w:rsidR="1ABF2A2C" w:rsidRPr="00692256">
        <w:rPr>
          <w:sz w:val="24"/>
          <w:szCs w:val="24"/>
        </w:rPr>
        <w:t xml:space="preserve">.1. </w:t>
      </w:r>
      <w:r w:rsidR="6B471251" w:rsidRPr="00692256">
        <w:rPr>
          <w:sz w:val="24"/>
          <w:szCs w:val="24"/>
        </w:rPr>
        <w:t>Civil liability</w:t>
      </w:r>
      <w:r w:rsidR="1ABF2A2C" w:rsidRPr="00692256">
        <w:rPr>
          <w:sz w:val="24"/>
          <w:szCs w:val="24"/>
        </w:rPr>
        <w:t> </w:t>
      </w:r>
    </w:p>
    <w:p w14:paraId="3DFA3822" w14:textId="46F9A654" w:rsidR="007A70EC" w:rsidRPr="00692256" w:rsidRDefault="0B83020B" w:rsidP="4B982999">
      <w:pPr>
        <w:rPr>
          <w:sz w:val="24"/>
          <w:szCs w:val="24"/>
        </w:rPr>
      </w:pPr>
      <w:r w:rsidRPr="00692256">
        <w:rPr>
          <w:sz w:val="24"/>
          <w:szCs w:val="24"/>
        </w:rPr>
        <w:t xml:space="preserve">7.1.1. </w:t>
      </w:r>
      <w:r w:rsidR="3CD5F0A9" w:rsidRPr="00692256">
        <w:rPr>
          <w:sz w:val="24"/>
          <w:szCs w:val="24"/>
        </w:rPr>
        <w:t>Do</w:t>
      </w:r>
      <w:r w:rsidR="007E2A30" w:rsidRPr="00692256">
        <w:rPr>
          <w:sz w:val="24"/>
          <w:szCs w:val="24"/>
        </w:rPr>
        <w:t>es</w:t>
      </w:r>
      <w:r w:rsidR="3CD5F0A9" w:rsidRPr="00692256">
        <w:rPr>
          <w:sz w:val="24"/>
          <w:szCs w:val="24"/>
        </w:rPr>
        <w:t xml:space="preserve"> the law(s) provide for civil liability for violation of Privacy Impact Assessment requirements?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5994A432"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434856A1" w14:textId="6C042EF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27560FE8" w14:textId="46F88F6F" w:rsidR="00E27E9F" w:rsidRPr="00692256" w:rsidRDefault="00E27E9F" w:rsidP="00E27E9F">
            <w:pPr>
              <w:rPr>
                <w:rFonts w:cs="Arial"/>
                <w:sz w:val="24"/>
                <w:szCs w:val="24"/>
              </w:rPr>
            </w:pPr>
            <w:r w:rsidRPr="00692256">
              <w:rPr>
                <w:rFonts w:cs="Arial"/>
                <w:sz w:val="24"/>
                <w:szCs w:val="24"/>
              </w:rPr>
              <w:t xml:space="preserve">For most DPAs under </w:t>
            </w:r>
            <w:r w:rsidR="003A79D2">
              <w:rPr>
                <w:rFonts w:cs="Arial"/>
                <w:sz w:val="24"/>
                <w:szCs w:val="24"/>
              </w:rPr>
              <w:t>§</w:t>
            </w:r>
            <w:r w:rsidRPr="00692256">
              <w:rPr>
                <w:rFonts w:cs="Arial"/>
                <w:sz w:val="24"/>
                <w:szCs w:val="24"/>
              </w:rPr>
              <w:t>42-522</w:t>
            </w:r>
            <w:r w:rsidR="003A79D2">
              <w:rPr>
                <w:rFonts w:cs="Arial"/>
                <w:sz w:val="24"/>
                <w:szCs w:val="24"/>
              </w:rPr>
              <w:t xml:space="preserve"> of the CTDPA</w:t>
            </w:r>
            <w:r w:rsidRPr="00692256">
              <w:rPr>
                <w:rFonts w:cs="Arial"/>
                <w:sz w:val="24"/>
                <w:szCs w:val="24"/>
              </w:rPr>
              <w:t xml:space="preserve">: </w:t>
            </w:r>
          </w:p>
          <w:p w14:paraId="5BA30714" w14:textId="48A35E74" w:rsidR="003A79D2" w:rsidRDefault="00E27E9F" w:rsidP="00E27E9F">
            <w:pPr>
              <w:rPr>
                <w:rFonts w:cs="Arial"/>
                <w:sz w:val="24"/>
                <w:szCs w:val="24"/>
              </w:rPr>
            </w:pPr>
            <w:r w:rsidRPr="00692256">
              <w:rPr>
                <w:rFonts w:cs="Arial"/>
                <w:sz w:val="24"/>
                <w:szCs w:val="24"/>
              </w:rPr>
              <w:t>From July 1, 2023, to Dec</w:t>
            </w:r>
            <w:r w:rsidR="003A79D2">
              <w:rPr>
                <w:rFonts w:cs="Arial"/>
                <w:sz w:val="24"/>
                <w:szCs w:val="24"/>
              </w:rPr>
              <w:t>ember</w:t>
            </w:r>
            <w:r w:rsidRPr="00692256">
              <w:rPr>
                <w:rFonts w:cs="Arial"/>
                <w:sz w:val="24"/>
                <w:szCs w:val="24"/>
              </w:rPr>
              <w:t xml:space="preserve"> 31, 2024, the AG, prior to </w:t>
            </w:r>
            <w:r w:rsidR="003A79D2" w:rsidRPr="00692256">
              <w:rPr>
                <w:rFonts w:cs="Arial"/>
                <w:sz w:val="24"/>
                <w:szCs w:val="24"/>
              </w:rPr>
              <w:t>initiating</w:t>
            </w:r>
            <w:r w:rsidRPr="00692256">
              <w:rPr>
                <w:rFonts w:cs="Arial"/>
                <w:sz w:val="24"/>
                <w:szCs w:val="24"/>
              </w:rPr>
              <w:t xml:space="preserve"> any action, </w:t>
            </w:r>
            <w:r w:rsidR="003A79D2">
              <w:rPr>
                <w:rFonts w:cs="Arial"/>
                <w:sz w:val="24"/>
                <w:szCs w:val="24"/>
              </w:rPr>
              <w:t>m</w:t>
            </w:r>
            <w:r w:rsidRPr="00692256">
              <w:rPr>
                <w:rFonts w:cs="Arial"/>
                <w:sz w:val="24"/>
                <w:szCs w:val="24"/>
              </w:rPr>
              <w:t xml:space="preserve">ust issue a notice of violation if it determines that a cure is possible. If the controller fails to issue such cure, the AG may bring an action. </w:t>
            </w:r>
          </w:p>
          <w:p w14:paraId="2BACEC68" w14:textId="3A38993C" w:rsidR="00E27E9F" w:rsidRPr="00692256" w:rsidRDefault="00E27E9F" w:rsidP="00E27E9F">
            <w:pPr>
              <w:rPr>
                <w:rFonts w:cs="Arial"/>
                <w:sz w:val="24"/>
                <w:szCs w:val="24"/>
              </w:rPr>
            </w:pPr>
            <w:r w:rsidRPr="00692256">
              <w:rPr>
                <w:rFonts w:cs="Arial"/>
                <w:sz w:val="24"/>
                <w:szCs w:val="24"/>
              </w:rPr>
              <w:t>See, e.g., the enforcement action against TicketNetwork for failure to cure</w:t>
            </w:r>
            <w:r w:rsidR="003A79D2">
              <w:rPr>
                <w:rFonts w:cs="Arial"/>
                <w:sz w:val="24"/>
                <w:szCs w:val="24"/>
              </w:rPr>
              <w:t>.</w:t>
            </w:r>
          </w:p>
          <w:p w14:paraId="31E2F4B9" w14:textId="285B5A35" w:rsidR="003A79D2" w:rsidRDefault="00E27E9F" w:rsidP="00E27E9F">
            <w:pPr>
              <w:rPr>
                <w:rFonts w:cs="Arial"/>
                <w:sz w:val="24"/>
                <w:szCs w:val="24"/>
              </w:rPr>
            </w:pPr>
            <w:r w:rsidRPr="00692256">
              <w:rPr>
                <w:rFonts w:cs="Arial"/>
                <w:sz w:val="24"/>
                <w:szCs w:val="24"/>
              </w:rPr>
              <w:t xml:space="preserve">Beginning on January 1, 2025, the AG the AG may, in determining whether toe provide an opportunity to cure, consider: </w:t>
            </w:r>
          </w:p>
          <w:p w14:paraId="629E3C85" w14:textId="53A05AB3" w:rsidR="003A79D2" w:rsidRPr="005A1E56" w:rsidRDefault="003A79D2" w:rsidP="005A1E56">
            <w:pPr>
              <w:pStyle w:val="ListParagraph"/>
              <w:numPr>
                <w:ilvl w:val="0"/>
                <w:numId w:val="108"/>
              </w:numPr>
              <w:rPr>
                <w:rFonts w:cs="Arial"/>
                <w:sz w:val="24"/>
                <w:szCs w:val="24"/>
              </w:rPr>
            </w:pPr>
            <w:r w:rsidRPr="005A1E56">
              <w:rPr>
                <w:rFonts w:cs="Arial"/>
                <w:sz w:val="24"/>
                <w:szCs w:val="24"/>
              </w:rPr>
              <w:t>t</w:t>
            </w:r>
            <w:r w:rsidR="00E27E9F" w:rsidRPr="005A1E56">
              <w:rPr>
                <w:rFonts w:cs="Arial"/>
                <w:sz w:val="24"/>
                <w:szCs w:val="24"/>
              </w:rPr>
              <w:t xml:space="preserve">he number of violations; </w:t>
            </w:r>
          </w:p>
          <w:p w14:paraId="1A84247A" w14:textId="49C46EC0"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size and complexity of the controller, processor or consumer health data controller; </w:t>
            </w:r>
          </w:p>
          <w:p w14:paraId="729A5142" w14:textId="0FD9A0E8"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nature and extent of the controller's, processor's or consumer health data controller's processing activities; </w:t>
            </w:r>
          </w:p>
          <w:p w14:paraId="6FDA0417" w14:textId="2AFEA000"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substantial likelihood of injury to the public; </w:t>
            </w:r>
          </w:p>
          <w:p w14:paraId="6CF8958B" w14:textId="054CF0ED"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safety of persons or property; </w:t>
            </w:r>
          </w:p>
          <w:p w14:paraId="43B2789B" w14:textId="73C36E2A" w:rsidR="003A79D2" w:rsidRPr="005A1E56" w:rsidRDefault="00E27E9F" w:rsidP="005A1E56">
            <w:pPr>
              <w:pStyle w:val="ListParagraph"/>
              <w:numPr>
                <w:ilvl w:val="0"/>
                <w:numId w:val="108"/>
              </w:numPr>
              <w:rPr>
                <w:rFonts w:cs="Arial"/>
                <w:sz w:val="24"/>
                <w:szCs w:val="24"/>
              </w:rPr>
            </w:pPr>
            <w:r w:rsidRPr="005A1E56">
              <w:rPr>
                <w:rFonts w:cs="Arial"/>
                <w:sz w:val="24"/>
                <w:szCs w:val="24"/>
              </w:rPr>
              <w:lastRenderedPageBreak/>
              <w:t xml:space="preserve">whether such alleged violation was likely caused by human or technical error; and </w:t>
            </w:r>
          </w:p>
          <w:p w14:paraId="23F6234E" w14:textId="0C12AE39" w:rsidR="00E27E9F" w:rsidRPr="005A1E56" w:rsidRDefault="00E27E9F" w:rsidP="005A1E56">
            <w:pPr>
              <w:pStyle w:val="ListParagraph"/>
              <w:numPr>
                <w:ilvl w:val="0"/>
                <w:numId w:val="108"/>
              </w:numPr>
              <w:rPr>
                <w:rFonts w:cs="Arial"/>
                <w:sz w:val="24"/>
                <w:szCs w:val="24"/>
              </w:rPr>
            </w:pPr>
            <w:r w:rsidRPr="005A1E56">
              <w:rPr>
                <w:rFonts w:cs="Arial"/>
                <w:sz w:val="24"/>
                <w:szCs w:val="24"/>
              </w:rPr>
              <w:t>the sensitivity of the data.</w:t>
            </w:r>
          </w:p>
          <w:p w14:paraId="34B532CA" w14:textId="2B6638B2" w:rsidR="00E27E9F" w:rsidRPr="00692256" w:rsidRDefault="00E27E9F" w:rsidP="00E27E9F">
            <w:pPr>
              <w:rPr>
                <w:rFonts w:cs="Arial"/>
                <w:sz w:val="24"/>
                <w:szCs w:val="24"/>
              </w:rPr>
            </w:pPr>
            <w:r w:rsidRPr="00692256">
              <w:rPr>
                <w:rFonts w:cs="Arial"/>
                <w:sz w:val="24"/>
                <w:szCs w:val="24"/>
              </w:rPr>
              <w:t>A violation shall be considered an unfair trad</w:t>
            </w:r>
            <w:r w:rsidR="003A79D2">
              <w:rPr>
                <w:rFonts w:cs="Arial"/>
                <w:sz w:val="24"/>
                <w:szCs w:val="24"/>
              </w:rPr>
              <w:t xml:space="preserve">e </w:t>
            </w:r>
            <w:r w:rsidRPr="00692256">
              <w:rPr>
                <w:rFonts w:cs="Arial"/>
                <w:sz w:val="24"/>
                <w:szCs w:val="24"/>
              </w:rPr>
              <w:t>practice a</w:t>
            </w:r>
          </w:p>
          <w:p w14:paraId="266A45DA" w14:textId="77777777" w:rsidR="00E27E9F" w:rsidRPr="00692256" w:rsidRDefault="00E27E9F" w:rsidP="00E27E9F">
            <w:pPr>
              <w:rPr>
                <w:rFonts w:cs="Arial"/>
                <w:sz w:val="24"/>
                <w:szCs w:val="24"/>
              </w:rPr>
            </w:pPr>
            <w:r w:rsidRPr="00692256">
              <w:rPr>
                <w:rFonts w:cs="Arial"/>
                <w:sz w:val="24"/>
                <w:szCs w:val="24"/>
              </w:rPr>
              <w:t xml:space="preserve">There is no private right of action. </w:t>
            </w:r>
          </w:p>
          <w:p w14:paraId="49303601" w14:textId="32842BFD" w:rsidR="007A70EC" w:rsidRPr="00692256" w:rsidRDefault="00E27E9F" w:rsidP="00E27E9F">
            <w:pPr>
              <w:rPr>
                <w:rFonts w:cs="Arial"/>
                <w:sz w:val="24"/>
                <w:szCs w:val="24"/>
              </w:rPr>
            </w:pPr>
            <w:r w:rsidRPr="00692256">
              <w:rPr>
                <w:rFonts w:cs="Arial"/>
                <w:sz w:val="24"/>
                <w:szCs w:val="24"/>
              </w:rPr>
              <w:t xml:space="preserve">For online products, services and features regarding minors under </w:t>
            </w:r>
            <w:r w:rsidR="003A79D2">
              <w:rPr>
                <w:rFonts w:cs="Arial"/>
                <w:sz w:val="24"/>
                <w:szCs w:val="24"/>
              </w:rPr>
              <w:t>§</w:t>
            </w:r>
            <w:r w:rsidRPr="00692256">
              <w:rPr>
                <w:rFonts w:cs="Arial"/>
                <w:sz w:val="24"/>
                <w:szCs w:val="24"/>
              </w:rPr>
              <w:t>42-529b</w:t>
            </w:r>
            <w:r w:rsidR="003A79D2">
              <w:rPr>
                <w:rFonts w:cs="Arial"/>
                <w:sz w:val="24"/>
                <w:szCs w:val="24"/>
              </w:rPr>
              <w:t xml:space="preserve"> of the CTDPA</w:t>
            </w:r>
            <w:r w:rsidRPr="00692256">
              <w:rPr>
                <w:rFonts w:cs="Arial"/>
                <w:sz w:val="24"/>
                <w:szCs w:val="24"/>
              </w:rPr>
              <w:t>, the enforcement authority is similar, except that the Attorney General’s discretion in deciding whether to issue a notice to cure begins on Jauary1, 2026.</w:t>
            </w:r>
          </w:p>
        </w:tc>
      </w:tr>
      <w:tr w:rsidR="007A70EC" w:rsidRPr="00692256" w14:paraId="0E6202D7"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66BF838" w14:textId="73C5265B"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671E3EF4" w14:textId="0B99CCD3" w:rsidR="007A70EC" w:rsidRPr="003A79D2" w:rsidRDefault="003A79D2" w:rsidP="4B982999">
            <w:pPr>
              <w:rPr>
                <w:rFonts w:cs="Arial"/>
                <w:sz w:val="24"/>
                <w:szCs w:val="24"/>
              </w:rPr>
            </w:pPr>
            <w:r>
              <w:rPr>
                <w:rFonts w:cs="Arial"/>
                <w:sz w:val="24"/>
                <w:szCs w:val="24"/>
              </w:rPr>
              <w:t>§</w:t>
            </w:r>
            <w:r w:rsidR="00A3063F">
              <w:rPr>
                <w:rFonts w:cs="Arial"/>
                <w:sz w:val="24"/>
                <w:szCs w:val="24"/>
              </w:rPr>
              <w:t>§</w:t>
            </w:r>
            <w:r w:rsidRPr="005A1E56">
              <w:rPr>
                <w:rFonts w:cs="Arial"/>
                <w:sz w:val="24"/>
                <w:szCs w:val="24"/>
              </w:rPr>
              <w:t>42-525</w:t>
            </w:r>
            <w:r w:rsidR="00A3063F">
              <w:rPr>
                <w:rFonts w:cs="Arial"/>
                <w:sz w:val="24"/>
                <w:szCs w:val="24"/>
              </w:rPr>
              <w:t xml:space="preserve">and </w:t>
            </w:r>
            <w:r w:rsidR="00A3063F" w:rsidRPr="00A3063F">
              <w:rPr>
                <w:rFonts w:cs="Arial"/>
                <w:sz w:val="24"/>
                <w:szCs w:val="24"/>
              </w:rPr>
              <w:t>42-529e</w:t>
            </w:r>
            <w:r w:rsidR="00A3063F">
              <w:rPr>
                <w:rFonts w:cs="Arial"/>
                <w:sz w:val="24"/>
                <w:szCs w:val="24"/>
              </w:rPr>
              <w:t xml:space="preserve"> </w:t>
            </w:r>
            <w:r>
              <w:rPr>
                <w:rFonts w:cs="Arial"/>
                <w:sz w:val="24"/>
                <w:szCs w:val="24"/>
              </w:rPr>
              <w:t>of the CTDPA</w:t>
            </w:r>
          </w:p>
        </w:tc>
      </w:tr>
      <w:tr w:rsidR="007A70EC" w:rsidRPr="00692256" w14:paraId="4360C7AE"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6113B0AB" w14:textId="2FB17CFC"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B6D83A9" w14:textId="26536B0F" w:rsidR="007A70EC" w:rsidRPr="00692256" w:rsidRDefault="00CB4B3E" w:rsidP="4B982999">
            <w:pPr>
              <w:rPr>
                <w:sz w:val="24"/>
                <w:szCs w:val="24"/>
              </w:rPr>
            </w:pPr>
            <w:r w:rsidRPr="00692256">
              <w:rPr>
                <w:sz w:val="24"/>
                <w:szCs w:val="24"/>
              </w:rPr>
              <w:t>Not applicable</w:t>
            </w:r>
            <w:r w:rsidR="1B814A94" w:rsidRPr="00692256">
              <w:rPr>
                <w:sz w:val="24"/>
                <w:szCs w:val="24"/>
              </w:rPr>
              <w:t>.</w:t>
            </w:r>
          </w:p>
        </w:tc>
      </w:tr>
    </w:tbl>
    <w:p w14:paraId="72D93D84" w14:textId="77777777" w:rsidR="007A70EC" w:rsidRPr="00692256" w:rsidRDefault="1ABF2A2C" w:rsidP="4B982999">
      <w:pPr>
        <w:rPr>
          <w:sz w:val="24"/>
          <w:szCs w:val="24"/>
        </w:rPr>
      </w:pPr>
      <w:r w:rsidRPr="00692256">
        <w:rPr>
          <w:sz w:val="24"/>
          <w:szCs w:val="24"/>
        </w:rPr>
        <w:t> </w:t>
      </w:r>
    </w:p>
    <w:p w14:paraId="658A5A2C" w14:textId="03E6CD6C" w:rsidR="007A70EC" w:rsidRPr="00692256" w:rsidRDefault="45FBEFC9" w:rsidP="4B982999">
      <w:pPr>
        <w:rPr>
          <w:sz w:val="24"/>
          <w:szCs w:val="24"/>
        </w:rPr>
      </w:pPr>
      <w:r w:rsidRPr="00692256">
        <w:rPr>
          <w:sz w:val="24"/>
          <w:szCs w:val="24"/>
        </w:rPr>
        <w:t xml:space="preserve">7.1.2. </w:t>
      </w:r>
      <w:r w:rsidR="3CD5F0A9" w:rsidRPr="00692256">
        <w:rPr>
          <w:sz w:val="24"/>
          <w:szCs w:val="24"/>
        </w:rPr>
        <w:t>What monetary penalties are available under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43E9C96A"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07B23A88" w14:textId="151AA6B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B7C2023" w14:textId="2BFC6C45" w:rsidR="007A70EC" w:rsidRPr="00692256" w:rsidRDefault="00E27E9F" w:rsidP="4B982999">
            <w:pPr>
              <w:rPr>
                <w:rFonts w:cs="Arial"/>
                <w:sz w:val="24"/>
                <w:szCs w:val="24"/>
              </w:rPr>
            </w:pPr>
            <w:r w:rsidRPr="00692256">
              <w:rPr>
                <w:rFonts w:cs="Arial"/>
                <w:sz w:val="24"/>
                <w:szCs w:val="24"/>
              </w:rPr>
              <w:t xml:space="preserve">Entities or individuals that violate the CTDPA may face civil penalties up to $5,000 per violation, pursuant to the </w:t>
            </w:r>
            <w:hyperlink r:id="rId30" w:history="1">
              <w:r w:rsidRPr="00A3063F">
                <w:rPr>
                  <w:rStyle w:val="Hyperlink"/>
                  <w:rFonts w:cs="Arial"/>
                  <w:sz w:val="24"/>
                  <w:szCs w:val="24"/>
                </w:rPr>
                <w:t>Connecticut Unfair Trade Practices Act</w:t>
              </w:r>
            </w:hyperlink>
            <w:r w:rsidRPr="00692256">
              <w:rPr>
                <w:rFonts w:cs="Arial"/>
                <w:sz w:val="24"/>
                <w:szCs w:val="24"/>
              </w:rPr>
              <w:t xml:space="preserve">. In addition to civil penalties, the </w:t>
            </w:r>
            <w:r w:rsidR="00A3063F">
              <w:rPr>
                <w:rFonts w:cs="Arial"/>
                <w:sz w:val="24"/>
                <w:szCs w:val="24"/>
              </w:rPr>
              <w:t>AG</w:t>
            </w:r>
            <w:r w:rsidRPr="00692256">
              <w:rPr>
                <w:rFonts w:cs="Arial"/>
                <w:sz w:val="24"/>
                <w:szCs w:val="24"/>
              </w:rPr>
              <w:t xml:space="preserve"> can also seek injunctive relief, restitution, and/or disgorgement.</w:t>
            </w:r>
          </w:p>
        </w:tc>
      </w:tr>
      <w:tr w:rsidR="007A70EC" w:rsidRPr="00692256" w14:paraId="6D094425"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AE0B428" w14:textId="71E3060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196C5BC5" w14:textId="4F071178" w:rsidR="007A70EC" w:rsidRPr="00692256" w:rsidRDefault="00A3063F" w:rsidP="4B982999">
            <w:pPr>
              <w:rPr>
                <w:rFonts w:cs="Arial"/>
                <w:sz w:val="24"/>
                <w:szCs w:val="24"/>
              </w:rPr>
            </w:pPr>
            <w:r>
              <w:rPr>
                <w:rFonts w:cs="Arial"/>
                <w:sz w:val="24"/>
                <w:szCs w:val="24"/>
              </w:rPr>
              <w:t>The FAQ</w:t>
            </w:r>
            <w:r w:rsidR="00F867D3" w:rsidRPr="00692256">
              <w:br/>
            </w:r>
            <w:r>
              <w:rPr>
                <w:rFonts w:cs="Arial"/>
                <w:sz w:val="24"/>
                <w:szCs w:val="24"/>
              </w:rPr>
              <w:t>§§</w:t>
            </w:r>
            <w:r w:rsidRPr="000A26D1">
              <w:rPr>
                <w:rFonts w:cs="Arial"/>
                <w:sz w:val="24"/>
                <w:szCs w:val="24"/>
              </w:rPr>
              <w:t>42-525</w:t>
            </w:r>
            <w:r>
              <w:rPr>
                <w:rFonts w:cs="Arial"/>
                <w:sz w:val="24"/>
                <w:szCs w:val="24"/>
              </w:rPr>
              <w:t xml:space="preserve"> and </w:t>
            </w:r>
            <w:r w:rsidRPr="00A3063F">
              <w:rPr>
                <w:rFonts w:cs="Arial"/>
                <w:sz w:val="24"/>
                <w:szCs w:val="24"/>
              </w:rPr>
              <w:t>42-529e</w:t>
            </w:r>
            <w:r>
              <w:rPr>
                <w:rFonts w:cs="Arial"/>
                <w:sz w:val="24"/>
                <w:szCs w:val="24"/>
              </w:rPr>
              <w:t xml:space="preserve"> of the CTDPA</w:t>
            </w:r>
          </w:p>
        </w:tc>
      </w:tr>
      <w:tr w:rsidR="007A70EC" w:rsidRPr="00692256" w14:paraId="713AB103"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17882665" w14:textId="76208FC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D35BA58" w14:textId="5D3601AA" w:rsidR="007A70EC" w:rsidRPr="00692256" w:rsidRDefault="00CB4B3E" w:rsidP="4B982999">
            <w:pPr>
              <w:rPr>
                <w:sz w:val="24"/>
                <w:szCs w:val="24"/>
              </w:rPr>
            </w:pPr>
            <w:r w:rsidRPr="00692256">
              <w:rPr>
                <w:sz w:val="24"/>
                <w:szCs w:val="24"/>
              </w:rPr>
              <w:t>Not applicable</w:t>
            </w:r>
            <w:r w:rsidR="7649D75F" w:rsidRPr="00692256">
              <w:rPr>
                <w:sz w:val="24"/>
                <w:szCs w:val="24"/>
              </w:rPr>
              <w:t>.</w:t>
            </w:r>
          </w:p>
        </w:tc>
      </w:tr>
    </w:tbl>
    <w:p w14:paraId="73A5A145" w14:textId="77777777" w:rsidR="007A70EC" w:rsidRPr="00692256" w:rsidRDefault="1ABF2A2C" w:rsidP="4B982999">
      <w:pPr>
        <w:rPr>
          <w:sz w:val="24"/>
          <w:szCs w:val="24"/>
        </w:rPr>
      </w:pPr>
      <w:r w:rsidRPr="00692256">
        <w:rPr>
          <w:sz w:val="24"/>
          <w:szCs w:val="24"/>
        </w:rPr>
        <w:t> </w:t>
      </w:r>
    </w:p>
    <w:p w14:paraId="18CC9AB7" w14:textId="2B5E4B73" w:rsidR="06CBD8FD" w:rsidRPr="00692256" w:rsidRDefault="06CBD8FD" w:rsidP="7A557680">
      <w:pPr>
        <w:rPr>
          <w:sz w:val="24"/>
          <w:szCs w:val="24"/>
        </w:rPr>
      </w:pPr>
      <w:r w:rsidRPr="00692256">
        <w:rPr>
          <w:sz w:val="24"/>
          <w:szCs w:val="24"/>
        </w:rPr>
        <w:t>7.2. Criminal liability</w:t>
      </w:r>
    </w:p>
    <w:p w14:paraId="1B0887F9" w14:textId="045A618C" w:rsidR="007A70EC" w:rsidRPr="00692256" w:rsidRDefault="22D02874" w:rsidP="4B982999">
      <w:pPr>
        <w:rPr>
          <w:sz w:val="24"/>
          <w:szCs w:val="24"/>
        </w:rPr>
      </w:pPr>
      <w:r w:rsidRPr="00692256">
        <w:rPr>
          <w:sz w:val="24"/>
          <w:szCs w:val="24"/>
        </w:rPr>
        <w:t>7.</w:t>
      </w:r>
      <w:r w:rsidR="4FE5F87F" w:rsidRPr="00692256">
        <w:rPr>
          <w:sz w:val="24"/>
          <w:szCs w:val="24"/>
        </w:rPr>
        <w:t>2</w:t>
      </w:r>
      <w:r w:rsidRPr="00692256">
        <w:rPr>
          <w:sz w:val="24"/>
          <w:szCs w:val="24"/>
        </w:rPr>
        <w:t>.</w:t>
      </w:r>
      <w:r w:rsidR="4FE5F87F" w:rsidRPr="00692256">
        <w:rPr>
          <w:sz w:val="24"/>
          <w:szCs w:val="24"/>
        </w:rPr>
        <w:t>1</w:t>
      </w:r>
      <w:r w:rsidRPr="00692256">
        <w:rPr>
          <w:sz w:val="24"/>
          <w:szCs w:val="24"/>
        </w:rPr>
        <w:t xml:space="preserve">. </w:t>
      </w:r>
      <w:r w:rsidR="3CD5F0A9" w:rsidRPr="00692256">
        <w:rPr>
          <w:sz w:val="24"/>
          <w:szCs w:val="24"/>
        </w:rPr>
        <w:t>Do</w:t>
      </w:r>
      <w:r w:rsidR="007E2A30" w:rsidRPr="00692256">
        <w:rPr>
          <w:sz w:val="24"/>
          <w:szCs w:val="24"/>
        </w:rPr>
        <w:t>es</w:t>
      </w:r>
      <w:r w:rsidR="3CD5F0A9" w:rsidRPr="00692256">
        <w:rPr>
          <w:sz w:val="24"/>
          <w:szCs w:val="24"/>
        </w:rPr>
        <w:t xml:space="preserve"> the law(s) provide for criminal liability </w:t>
      </w:r>
      <w:r w:rsidR="007E2A30" w:rsidRPr="00692256">
        <w:rPr>
          <w:sz w:val="24"/>
          <w:szCs w:val="24"/>
        </w:rPr>
        <w:t xml:space="preserve">for </w:t>
      </w:r>
      <w:r w:rsidR="3CD5F0A9" w:rsidRPr="00692256">
        <w:rPr>
          <w:sz w:val="24"/>
          <w:szCs w:val="24"/>
        </w:rPr>
        <w:t>violation of Privacy Impact requirements?</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98D02B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552AE2" w14:textId="06385FB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B5AE842" w14:textId="69626429" w:rsidR="007A70EC" w:rsidRPr="00692256" w:rsidRDefault="000A3015" w:rsidP="4B982999">
            <w:pPr>
              <w:rPr>
                <w:rFonts w:cs="Arial"/>
                <w:sz w:val="24"/>
                <w:szCs w:val="24"/>
              </w:rPr>
            </w:pPr>
            <w:r>
              <w:rPr>
                <w:rFonts w:cs="Arial"/>
                <w:sz w:val="24"/>
                <w:szCs w:val="24"/>
              </w:rPr>
              <w:t>The CTDPA</w:t>
            </w:r>
            <w:r w:rsidR="00F867D3" w:rsidRPr="00692256">
              <w:rPr>
                <w:rFonts w:cs="Arial"/>
                <w:sz w:val="24"/>
                <w:szCs w:val="24"/>
              </w:rPr>
              <w:t xml:space="preserve"> do</w:t>
            </w:r>
            <w:r>
              <w:rPr>
                <w:rFonts w:cs="Arial"/>
                <w:sz w:val="24"/>
                <w:szCs w:val="24"/>
              </w:rPr>
              <w:t>es</w:t>
            </w:r>
            <w:r w:rsidR="00F867D3" w:rsidRPr="00692256">
              <w:rPr>
                <w:rFonts w:cs="Arial"/>
                <w:sz w:val="24"/>
                <w:szCs w:val="24"/>
              </w:rPr>
              <w:t xml:space="preserve"> not reference any criminal liability for violating the DPA requirements.</w:t>
            </w:r>
          </w:p>
        </w:tc>
      </w:tr>
      <w:tr w:rsidR="007A70EC" w:rsidRPr="00692256" w14:paraId="5283C85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AF19E7" w14:textId="0EF2E2F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5817575" w14:textId="7EA968E9" w:rsidR="007A70EC" w:rsidRPr="00692256" w:rsidRDefault="000A3015" w:rsidP="4B982999">
            <w:pPr>
              <w:rPr>
                <w:rFonts w:cs="Arial"/>
                <w:sz w:val="24"/>
                <w:szCs w:val="24"/>
              </w:rPr>
            </w:pPr>
            <w:r>
              <w:rPr>
                <w:rFonts w:cs="Arial"/>
                <w:sz w:val="24"/>
                <w:szCs w:val="24"/>
              </w:rPr>
              <w:t>Not applicable.</w:t>
            </w:r>
          </w:p>
        </w:tc>
      </w:tr>
      <w:tr w:rsidR="007A70EC" w:rsidRPr="00692256" w14:paraId="5A94A352"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AAA733" w14:textId="2484437D"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1DD1C54" w14:textId="442AA1B0" w:rsidR="007A70EC" w:rsidRPr="00692256" w:rsidRDefault="00CB4B3E" w:rsidP="4B982999">
            <w:pPr>
              <w:rPr>
                <w:sz w:val="24"/>
                <w:szCs w:val="24"/>
              </w:rPr>
            </w:pPr>
            <w:r w:rsidRPr="00692256">
              <w:rPr>
                <w:sz w:val="24"/>
                <w:szCs w:val="24"/>
              </w:rPr>
              <w:t>Not applicable</w:t>
            </w:r>
            <w:r w:rsidR="2AD685FD" w:rsidRPr="00692256">
              <w:rPr>
                <w:sz w:val="24"/>
                <w:szCs w:val="24"/>
              </w:rPr>
              <w:t>.</w:t>
            </w:r>
          </w:p>
        </w:tc>
      </w:tr>
    </w:tbl>
    <w:p w14:paraId="7C99E895" w14:textId="0EBEB636" w:rsidR="2EDEF1D5" w:rsidRPr="00692256" w:rsidRDefault="2EDEF1D5" w:rsidP="4B982999">
      <w:pPr>
        <w:rPr>
          <w:sz w:val="24"/>
          <w:szCs w:val="24"/>
        </w:rPr>
      </w:pPr>
    </w:p>
    <w:sectPr w:rsidR="2EDEF1D5" w:rsidRPr="006922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eborah Stuhl" w:date="2026-02-11T14:55:00Z" w:initials="DS">
    <w:p w14:paraId="0250B0BD" w14:textId="77777777" w:rsidR="00D5292A" w:rsidRDefault="00D5292A" w:rsidP="00D5292A">
      <w:r>
        <w:rPr>
          <w:rStyle w:val="CommentReference"/>
        </w:rPr>
        <w:annotationRef/>
      </w:r>
      <w:r>
        <w:rPr>
          <w:sz w:val="20"/>
          <w:szCs w:val="20"/>
        </w:rPr>
        <w:t>moved below</w:t>
      </w:r>
    </w:p>
  </w:comment>
  <w:comment w:id="7" w:author="Deborah de Souza Stuhl" w:date="2026-02-11T15:53:00Z" w:initials="DdSS">
    <w:p w14:paraId="17CD0C60" w14:textId="77777777" w:rsidR="001B223E" w:rsidRDefault="001B223E" w:rsidP="001B223E">
      <w:r>
        <w:rPr>
          <w:rStyle w:val="CommentReference"/>
        </w:rPr>
        <w:annotationRef/>
      </w:r>
      <w:r>
        <w:rPr>
          <w:sz w:val="20"/>
          <w:szCs w:val="20"/>
        </w:rPr>
        <w:t>moved below</w:t>
      </w:r>
    </w:p>
  </w:comment>
  <w:comment w:id="99" w:author="Deborah Stuhl" w:date="2026-02-20T14:41:00Z" w:initials="DS">
    <w:p w14:paraId="2B48CFD6" w14:textId="77777777" w:rsidR="00FE19DD" w:rsidRDefault="00FE19DD" w:rsidP="00FE19DD">
      <w:r>
        <w:rPr>
          <w:rStyle w:val="CommentReference"/>
        </w:rPr>
        <w:annotationRef/>
      </w:r>
      <w:r>
        <w:rPr>
          <w:sz w:val="20"/>
          <w:szCs w:val="20"/>
        </w:rPr>
        <w:t>Could you please review this section?</w:t>
      </w:r>
    </w:p>
  </w:comment>
  <w:comment w:id="100" w:author="Brandon N. Robinson" w:date="2026-03-01T02:37:00Z" w:initials="BR">
    <w:p w14:paraId="49D8C7FC" w14:textId="77777777" w:rsidR="00F21FC8" w:rsidRDefault="00F21FC8" w:rsidP="00F21FC8">
      <w:pPr>
        <w:pStyle w:val="CommentText"/>
      </w:pPr>
      <w:r>
        <w:rPr>
          <w:rStyle w:val="CommentReference"/>
        </w:rPr>
        <w:annotationRef/>
      </w:r>
      <w:r>
        <w:t xml:space="preserve">See revised language. </w:t>
      </w:r>
    </w:p>
  </w:comment>
  <w:comment w:id="133" w:author="Deborah Stuhl" w:date="2026-02-20T16:55:00Z" w:initials="DS">
    <w:p w14:paraId="7A852194" w14:textId="4DF8F063" w:rsidR="00ED3B0B" w:rsidRDefault="005236A2" w:rsidP="00ED3B0B">
      <w:r>
        <w:rPr>
          <w:rStyle w:val="CommentReference"/>
        </w:rPr>
        <w:annotationRef/>
      </w:r>
      <w:r w:rsidR="00ED3B0B">
        <w:rPr>
          <w:sz w:val="20"/>
          <w:szCs w:val="20"/>
        </w:rPr>
        <w:t>Could you please confirm if the citation for this is correct?</w:t>
      </w:r>
    </w:p>
  </w:comment>
  <w:comment w:id="134" w:author="Brandon N. Robinson" w:date="2026-03-01T02:50:00Z" w:initials="BR">
    <w:p w14:paraId="1FE26C11" w14:textId="77777777" w:rsidR="00E14825" w:rsidRDefault="00E14825" w:rsidP="00E14825">
      <w:pPr>
        <w:pStyle w:val="CommentText"/>
      </w:pPr>
      <w:r>
        <w:rPr>
          <w:rStyle w:val="CommentReference"/>
        </w:rPr>
        <w:annotationRef/>
      </w:r>
      <w:r>
        <w:t xml:space="preserve">That citation is correct for the general DPAs; I’ve added language and citation regarding how it treats DPAs of online products and services (separate section) as well, which is slightly different, but may imply the same treatment.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50B0BD" w15:done="0"/>
  <w15:commentEx w15:paraId="17CD0C60" w15:done="0"/>
  <w15:commentEx w15:paraId="2B48CFD6" w15:done="1"/>
  <w15:commentEx w15:paraId="49D8C7FC" w15:paraIdParent="2B48CFD6" w15:done="1"/>
  <w15:commentEx w15:paraId="7A852194" w15:done="1"/>
  <w15:commentEx w15:paraId="1FE26C11" w15:paraIdParent="7A852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FCE9B0" w16cex:dateUtc="2026-02-11T13:55:00Z"/>
  <w16cex:commentExtensible w16cex:durableId="39D75555" w16cex:dateUtc="2026-02-11T14:53:00Z"/>
  <w16cex:commentExtensible w16cex:durableId="7D2FAA34" w16cex:dateUtc="2026-02-20T13:41:00Z"/>
  <w16cex:commentExtensible w16cex:durableId="6E9EF8F9" w16cex:dateUtc="2026-03-01T08:37:00Z"/>
  <w16cex:commentExtensible w16cex:durableId="68DE847C" w16cex:dateUtc="2026-02-20T15:55:00Z"/>
  <w16cex:commentExtensible w16cex:durableId="03E0B23E" w16cex:dateUtc="2026-03-01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50B0BD" w16cid:durableId="63FCE9B0"/>
  <w16cid:commentId w16cid:paraId="17CD0C60" w16cid:durableId="39D75555"/>
  <w16cid:commentId w16cid:paraId="2B48CFD6" w16cid:durableId="7D2FAA34"/>
  <w16cid:commentId w16cid:paraId="49D8C7FC" w16cid:durableId="6E9EF8F9"/>
  <w16cid:commentId w16cid:paraId="7A852194" w16cid:durableId="68DE847C"/>
  <w16cid:commentId w16cid:paraId="1FE26C11" w16cid:durableId="03E0B2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A33"/>
    <w:multiLevelType w:val="multilevel"/>
    <w:tmpl w:val="9F4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19C9"/>
    <w:multiLevelType w:val="multilevel"/>
    <w:tmpl w:val="7FA4415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2B870CA"/>
    <w:multiLevelType w:val="multilevel"/>
    <w:tmpl w:val="87FAED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39107E"/>
    <w:multiLevelType w:val="multilevel"/>
    <w:tmpl w:val="A96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64F82"/>
    <w:multiLevelType w:val="multilevel"/>
    <w:tmpl w:val="DE4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26D06"/>
    <w:multiLevelType w:val="multilevel"/>
    <w:tmpl w:val="70E6C2E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7A870F5"/>
    <w:multiLevelType w:val="multilevel"/>
    <w:tmpl w:val="558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CB6444"/>
    <w:multiLevelType w:val="hybridMultilevel"/>
    <w:tmpl w:val="C136C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E4A7A"/>
    <w:multiLevelType w:val="hybridMultilevel"/>
    <w:tmpl w:val="DB920B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A31997"/>
    <w:multiLevelType w:val="hybridMultilevel"/>
    <w:tmpl w:val="CD28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A7867"/>
    <w:multiLevelType w:val="hybridMultilevel"/>
    <w:tmpl w:val="A84CF6BA"/>
    <w:lvl w:ilvl="0" w:tplc="E0E41E9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201879"/>
    <w:multiLevelType w:val="multilevel"/>
    <w:tmpl w:val="000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712F77"/>
    <w:multiLevelType w:val="multilevel"/>
    <w:tmpl w:val="2A6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35D5D"/>
    <w:multiLevelType w:val="multilevel"/>
    <w:tmpl w:val="E3B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DF12BA"/>
    <w:multiLevelType w:val="multilevel"/>
    <w:tmpl w:val="476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6E440E"/>
    <w:multiLevelType w:val="multilevel"/>
    <w:tmpl w:val="00E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56E0C"/>
    <w:multiLevelType w:val="hybridMultilevel"/>
    <w:tmpl w:val="2570B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9916BF"/>
    <w:multiLevelType w:val="multilevel"/>
    <w:tmpl w:val="AF4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A502C7"/>
    <w:multiLevelType w:val="multilevel"/>
    <w:tmpl w:val="760AE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E0E7A"/>
    <w:multiLevelType w:val="hybridMultilevel"/>
    <w:tmpl w:val="62F23834"/>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9AB678B"/>
    <w:multiLevelType w:val="multilevel"/>
    <w:tmpl w:val="DF1AA4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B955E73"/>
    <w:multiLevelType w:val="multilevel"/>
    <w:tmpl w:val="6458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712155"/>
    <w:multiLevelType w:val="hybridMultilevel"/>
    <w:tmpl w:val="EB3C1FCE"/>
    <w:lvl w:ilvl="0" w:tplc="5EA8B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EA18FC"/>
    <w:multiLevelType w:val="hybridMultilevel"/>
    <w:tmpl w:val="69AA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790033"/>
    <w:multiLevelType w:val="hybridMultilevel"/>
    <w:tmpl w:val="9476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7C5469"/>
    <w:multiLevelType w:val="multilevel"/>
    <w:tmpl w:val="FAD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5A1147"/>
    <w:multiLevelType w:val="hybridMultilevel"/>
    <w:tmpl w:val="1D22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F01098"/>
    <w:multiLevelType w:val="multilevel"/>
    <w:tmpl w:val="B28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849FF1"/>
    <w:multiLevelType w:val="multilevel"/>
    <w:tmpl w:val="537C2318"/>
    <w:lvl w:ilvl="0">
      <w:start w:val="1"/>
      <w:numFmt w:val="decimal"/>
      <w:lvlText w:val="%1."/>
      <w:lvlJc w:val="left"/>
      <w:pPr>
        <w:ind w:left="720" w:hanging="360"/>
      </w:pPr>
    </w:lvl>
    <w:lvl w:ilvl="1">
      <w:start w:val="3"/>
      <w:numFmt w:val="decimal"/>
      <w:lvlText w:val="%1.%2"/>
      <w:lvlJc w:val="left"/>
      <w:pPr>
        <w:ind w:left="360" w:hanging="360"/>
      </w:pPr>
      <w:rPr>
        <w:rFonts w:ascii="Aptos" w:hAnsi="Aptos" w:hint="default"/>
      </w:r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B84254"/>
    <w:multiLevelType w:val="multilevel"/>
    <w:tmpl w:val="BFDE42F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9B54DC1"/>
    <w:multiLevelType w:val="multilevel"/>
    <w:tmpl w:val="375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664357"/>
    <w:multiLevelType w:val="hybridMultilevel"/>
    <w:tmpl w:val="433A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AC2ADD"/>
    <w:multiLevelType w:val="multilevel"/>
    <w:tmpl w:val="3A1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7640F5"/>
    <w:multiLevelType w:val="hybridMultilevel"/>
    <w:tmpl w:val="F44ED5CE"/>
    <w:lvl w:ilvl="0" w:tplc="04090003">
      <w:start w:val="1"/>
      <w:numFmt w:val="bullet"/>
      <w:lvlText w:val="o"/>
      <w:lvlJc w:val="left"/>
      <w:pPr>
        <w:ind w:left="720" w:hanging="360"/>
      </w:pPr>
      <w:rPr>
        <w:rFonts w:ascii="Courier New" w:hAnsi="Courier New" w:cs="Courier New" w:hint="default"/>
      </w:rPr>
    </w:lvl>
    <w:lvl w:ilvl="1" w:tplc="C91CDBBC">
      <w:start w:val="4"/>
      <w:numFmt w:val="bullet"/>
      <w:lvlText w:val="-"/>
      <w:lvlJc w:val="left"/>
      <w:pPr>
        <w:ind w:left="1800" w:hanging="720"/>
      </w:pPr>
      <w:rPr>
        <w:rFonts w:ascii="Aptos" w:eastAsiaTheme="minorHAnsi" w:hAnsi="Apto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D9902D5"/>
    <w:multiLevelType w:val="multilevel"/>
    <w:tmpl w:val="BD6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0B176D"/>
    <w:multiLevelType w:val="multilevel"/>
    <w:tmpl w:val="CC4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EB4558"/>
    <w:multiLevelType w:val="multilevel"/>
    <w:tmpl w:val="F5F8D4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56CD3"/>
    <w:multiLevelType w:val="multilevel"/>
    <w:tmpl w:val="463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100951"/>
    <w:multiLevelType w:val="multilevel"/>
    <w:tmpl w:val="2BC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2701C5"/>
    <w:multiLevelType w:val="multilevel"/>
    <w:tmpl w:val="46B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7F3AAB"/>
    <w:multiLevelType w:val="multilevel"/>
    <w:tmpl w:val="D18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432495"/>
    <w:multiLevelType w:val="hybridMultilevel"/>
    <w:tmpl w:val="5562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BD5A2E"/>
    <w:multiLevelType w:val="multilevel"/>
    <w:tmpl w:val="C37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314523"/>
    <w:multiLevelType w:val="hybridMultilevel"/>
    <w:tmpl w:val="24D8CE3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6E5B6E"/>
    <w:multiLevelType w:val="multilevel"/>
    <w:tmpl w:val="C5E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F5860C1"/>
    <w:multiLevelType w:val="hybridMultilevel"/>
    <w:tmpl w:val="1C6498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031621F"/>
    <w:multiLevelType w:val="multilevel"/>
    <w:tmpl w:val="F15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B16B42"/>
    <w:multiLevelType w:val="multilevel"/>
    <w:tmpl w:val="00A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2E0A0A"/>
    <w:multiLevelType w:val="hybridMultilevel"/>
    <w:tmpl w:val="CC9ADF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A250C5"/>
    <w:multiLevelType w:val="multilevel"/>
    <w:tmpl w:val="9A6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A24E88"/>
    <w:multiLevelType w:val="multilevel"/>
    <w:tmpl w:val="F03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C3265D"/>
    <w:multiLevelType w:val="multilevel"/>
    <w:tmpl w:val="E4D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481A97"/>
    <w:multiLevelType w:val="multilevel"/>
    <w:tmpl w:val="77E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9C237E"/>
    <w:multiLevelType w:val="hybridMultilevel"/>
    <w:tmpl w:val="40CC4D08"/>
    <w:lvl w:ilvl="0" w:tplc="F6CEC79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F32964"/>
    <w:multiLevelType w:val="multilevel"/>
    <w:tmpl w:val="40B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541ACE"/>
    <w:multiLevelType w:val="multilevel"/>
    <w:tmpl w:val="FB7A2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BD64FA"/>
    <w:multiLevelType w:val="multilevel"/>
    <w:tmpl w:val="342ABD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7" w15:restartNumberingAfterBreak="0">
    <w:nsid w:val="4C8F4E51"/>
    <w:multiLevelType w:val="multilevel"/>
    <w:tmpl w:val="1D06C10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4FF5352F"/>
    <w:multiLevelType w:val="hybridMultilevel"/>
    <w:tmpl w:val="C4BC14AC"/>
    <w:lvl w:ilvl="0" w:tplc="0638F4C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4D4E49"/>
    <w:multiLevelType w:val="hybridMultilevel"/>
    <w:tmpl w:val="F9140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10C088A"/>
    <w:multiLevelType w:val="multilevel"/>
    <w:tmpl w:val="850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CF12C5"/>
    <w:multiLevelType w:val="hybridMultilevel"/>
    <w:tmpl w:val="78C81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E37BEC"/>
    <w:multiLevelType w:val="multilevel"/>
    <w:tmpl w:val="A36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196775"/>
    <w:multiLevelType w:val="multilevel"/>
    <w:tmpl w:val="A3348C90"/>
    <w:lvl w:ilvl="0">
      <w:start w:val="1"/>
      <w:numFmt w:val="decimal"/>
      <w:lvlText w:val="%1."/>
      <w:lvlJc w:val="left"/>
      <w:pPr>
        <w:ind w:left="540" w:hanging="540"/>
      </w:pPr>
      <w:rPr>
        <w:rFonts w:ascii="Arial" w:hAnsi="Arial" w:cs="Arial"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1080" w:hanging="108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440" w:hanging="144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800" w:hanging="180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64" w15:restartNumberingAfterBreak="0">
    <w:nsid w:val="55306014"/>
    <w:multiLevelType w:val="multilevel"/>
    <w:tmpl w:val="56F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3F0781"/>
    <w:multiLevelType w:val="multilevel"/>
    <w:tmpl w:val="1BD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233458"/>
    <w:multiLevelType w:val="hybridMultilevel"/>
    <w:tmpl w:val="86F02C20"/>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7982D70"/>
    <w:multiLevelType w:val="multilevel"/>
    <w:tmpl w:val="BD8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DF23BE"/>
    <w:multiLevelType w:val="multilevel"/>
    <w:tmpl w:val="DE3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244E58"/>
    <w:multiLevelType w:val="multilevel"/>
    <w:tmpl w:val="B49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4E7C3F"/>
    <w:multiLevelType w:val="multilevel"/>
    <w:tmpl w:val="906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2D7A20"/>
    <w:multiLevelType w:val="multilevel"/>
    <w:tmpl w:val="E27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D50BF6"/>
    <w:multiLevelType w:val="hybridMultilevel"/>
    <w:tmpl w:val="0B4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8C7D4E"/>
    <w:multiLevelType w:val="multilevel"/>
    <w:tmpl w:val="D1A8C9A0"/>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02709B5"/>
    <w:multiLevelType w:val="multilevel"/>
    <w:tmpl w:val="2F3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CA74F2"/>
    <w:multiLevelType w:val="hybridMultilevel"/>
    <w:tmpl w:val="75CEF8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8329EC"/>
    <w:multiLevelType w:val="hybridMultilevel"/>
    <w:tmpl w:val="FC223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62024080"/>
    <w:multiLevelType w:val="multilevel"/>
    <w:tmpl w:val="7D9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A8039C"/>
    <w:multiLevelType w:val="multilevel"/>
    <w:tmpl w:val="5F7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7E1D37"/>
    <w:multiLevelType w:val="multilevel"/>
    <w:tmpl w:val="F16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823214"/>
    <w:multiLevelType w:val="hybridMultilevel"/>
    <w:tmpl w:val="EAE87504"/>
    <w:lvl w:ilvl="0" w:tplc="E7DC968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FF6D88"/>
    <w:multiLevelType w:val="multilevel"/>
    <w:tmpl w:val="806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BB242A"/>
    <w:multiLevelType w:val="multilevel"/>
    <w:tmpl w:val="319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635AD7"/>
    <w:multiLevelType w:val="multilevel"/>
    <w:tmpl w:val="63B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C16889"/>
    <w:multiLevelType w:val="multilevel"/>
    <w:tmpl w:val="320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F8280E"/>
    <w:multiLevelType w:val="hybridMultilevel"/>
    <w:tmpl w:val="1CF2CD4C"/>
    <w:lvl w:ilvl="0" w:tplc="6C3E12F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6424C23"/>
    <w:multiLevelType w:val="multilevel"/>
    <w:tmpl w:val="525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493A78"/>
    <w:multiLevelType w:val="hybridMultilevel"/>
    <w:tmpl w:val="995017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8" w15:restartNumberingAfterBreak="0">
    <w:nsid w:val="66E11593"/>
    <w:multiLevelType w:val="hybridMultilevel"/>
    <w:tmpl w:val="9C30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42788A"/>
    <w:multiLevelType w:val="multilevel"/>
    <w:tmpl w:val="160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911AA5"/>
    <w:multiLevelType w:val="multilevel"/>
    <w:tmpl w:val="D7F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A26241"/>
    <w:multiLevelType w:val="multilevel"/>
    <w:tmpl w:val="51D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203448"/>
    <w:multiLevelType w:val="hybridMultilevel"/>
    <w:tmpl w:val="C766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36090E"/>
    <w:multiLevelType w:val="multilevel"/>
    <w:tmpl w:val="7FA4415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4" w15:restartNumberingAfterBreak="0">
    <w:nsid w:val="6E9F2451"/>
    <w:multiLevelType w:val="multilevel"/>
    <w:tmpl w:val="E7F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B44B26"/>
    <w:multiLevelType w:val="multilevel"/>
    <w:tmpl w:val="DED2A70E"/>
    <w:lvl w:ilvl="0">
      <w:start w:val="1"/>
      <w:numFmt w:val="decimal"/>
      <w:lvlText w:val="%1"/>
      <w:lvlJc w:val="left"/>
      <w:pPr>
        <w:ind w:left="360" w:hanging="360"/>
      </w:pPr>
      <w:rPr>
        <w:rFonts w:hint="default"/>
      </w:rPr>
    </w:lvl>
    <w:lvl w:ilvl="1">
      <w:start w:val="1"/>
      <w:numFmt w:val="decimal"/>
      <w:lvlText w:val="%2.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726F6446"/>
    <w:multiLevelType w:val="multilevel"/>
    <w:tmpl w:val="3AC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DA7607"/>
    <w:multiLevelType w:val="hybridMultilevel"/>
    <w:tmpl w:val="8A72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3D347A1"/>
    <w:multiLevelType w:val="hybridMultilevel"/>
    <w:tmpl w:val="7A5A3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1D21ED"/>
    <w:multiLevelType w:val="multilevel"/>
    <w:tmpl w:val="57E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81E5FDA"/>
    <w:multiLevelType w:val="multilevel"/>
    <w:tmpl w:val="EE3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8995575"/>
    <w:multiLevelType w:val="multilevel"/>
    <w:tmpl w:val="5A2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93F38A7"/>
    <w:multiLevelType w:val="multilevel"/>
    <w:tmpl w:val="1E1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0E3FD7"/>
    <w:multiLevelType w:val="multilevel"/>
    <w:tmpl w:val="7F5E980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7B401463"/>
    <w:multiLevelType w:val="multilevel"/>
    <w:tmpl w:val="A1AE0F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586676"/>
    <w:multiLevelType w:val="multilevel"/>
    <w:tmpl w:val="FC6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D97697F"/>
    <w:multiLevelType w:val="hybridMultilevel"/>
    <w:tmpl w:val="CD42F59A"/>
    <w:lvl w:ilvl="0" w:tplc="D180950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E40245B"/>
    <w:multiLevelType w:val="multilevel"/>
    <w:tmpl w:val="D34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80741">
    <w:abstractNumId w:val="28"/>
  </w:num>
  <w:num w:numId="2" w16cid:durableId="1672218401">
    <w:abstractNumId w:val="87"/>
  </w:num>
  <w:num w:numId="3" w16cid:durableId="1132746122">
    <w:abstractNumId w:val="76"/>
  </w:num>
  <w:num w:numId="4" w16cid:durableId="309407331">
    <w:abstractNumId w:val="104"/>
  </w:num>
  <w:num w:numId="5" w16cid:durableId="74865838">
    <w:abstractNumId w:val="102"/>
  </w:num>
  <w:num w:numId="6" w16cid:durableId="1522863810">
    <w:abstractNumId w:val="0"/>
  </w:num>
  <w:num w:numId="7" w16cid:durableId="986325162">
    <w:abstractNumId w:val="82"/>
  </w:num>
  <w:num w:numId="8" w16cid:durableId="262079374">
    <w:abstractNumId w:val="107"/>
  </w:num>
  <w:num w:numId="9" w16cid:durableId="848327761">
    <w:abstractNumId w:val="68"/>
  </w:num>
  <w:num w:numId="10" w16cid:durableId="846863975">
    <w:abstractNumId w:val="96"/>
  </w:num>
  <w:num w:numId="11" w16cid:durableId="846796885">
    <w:abstractNumId w:val="55"/>
  </w:num>
  <w:num w:numId="12" w16cid:durableId="356351585">
    <w:abstractNumId w:val="13"/>
  </w:num>
  <w:num w:numId="13" w16cid:durableId="1808933613">
    <w:abstractNumId w:val="14"/>
  </w:num>
  <w:num w:numId="14" w16cid:durableId="625239052">
    <w:abstractNumId w:val="52"/>
  </w:num>
  <w:num w:numId="15" w16cid:durableId="2049762">
    <w:abstractNumId w:val="65"/>
  </w:num>
  <w:num w:numId="16" w16cid:durableId="1507287046">
    <w:abstractNumId w:val="94"/>
  </w:num>
  <w:num w:numId="17" w16cid:durableId="540291631">
    <w:abstractNumId w:val="3"/>
  </w:num>
  <w:num w:numId="18" w16cid:durableId="857741083">
    <w:abstractNumId w:val="78"/>
  </w:num>
  <w:num w:numId="19" w16cid:durableId="873662958">
    <w:abstractNumId w:val="4"/>
  </w:num>
  <w:num w:numId="20" w16cid:durableId="251087360">
    <w:abstractNumId w:val="25"/>
  </w:num>
  <w:num w:numId="21" w16cid:durableId="1787919196">
    <w:abstractNumId w:val="44"/>
  </w:num>
  <w:num w:numId="22" w16cid:durableId="640572225">
    <w:abstractNumId w:val="90"/>
  </w:num>
  <w:num w:numId="23" w16cid:durableId="1956596822">
    <w:abstractNumId w:val="30"/>
  </w:num>
  <w:num w:numId="24" w16cid:durableId="1042705734">
    <w:abstractNumId w:val="47"/>
  </w:num>
  <w:num w:numId="25" w16cid:durableId="91635756">
    <w:abstractNumId w:val="18"/>
  </w:num>
  <w:num w:numId="26" w16cid:durableId="786631008">
    <w:abstractNumId w:val="6"/>
  </w:num>
  <w:num w:numId="27" w16cid:durableId="1722902865">
    <w:abstractNumId w:val="101"/>
  </w:num>
  <w:num w:numId="28" w16cid:durableId="971599023">
    <w:abstractNumId w:val="99"/>
  </w:num>
  <w:num w:numId="29" w16cid:durableId="1104306849">
    <w:abstractNumId w:val="81"/>
  </w:num>
  <w:num w:numId="30" w16cid:durableId="21173351">
    <w:abstractNumId w:val="56"/>
  </w:num>
  <w:num w:numId="31" w16cid:durableId="764108161">
    <w:abstractNumId w:val="64"/>
  </w:num>
  <w:num w:numId="32" w16cid:durableId="1252619716">
    <w:abstractNumId w:val="69"/>
  </w:num>
  <w:num w:numId="33" w16cid:durableId="1994065971">
    <w:abstractNumId w:val="15"/>
  </w:num>
  <w:num w:numId="34" w16cid:durableId="44986648">
    <w:abstractNumId w:val="83"/>
  </w:num>
  <w:num w:numId="35" w16cid:durableId="557858951">
    <w:abstractNumId w:val="51"/>
  </w:num>
  <w:num w:numId="36" w16cid:durableId="263341571">
    <w:abstractNumId w:val="21"/>
  </w:num>
  <w:num w:numId="37" w16cid:durableId="314533307">
    <w:abstractNumId w:val="38"/>
  </w:num>
  <w:num w:numId="38" w16cid:durableId="1770544825">
    <w:abstractNumId w:val="40"/>
  </w:num>
  <w:num w:numId="39" w16cid:durableId="1242134019">
    <w:abstractNumId w:val="5"/>
  </w:num>
  <w:num w:numId="40" w16cid:durableId="1767964696">
    <w:abstractNumId w:val="42"/>
  </w:num>
  <w:num w:numId="41" w16cid:durableId="166021141">
    <w:abstractNumId w:val="32"/>
  </w:num>
  <w:num w:numId="42" w16cid:durableId="1562790403">
    <w:abstractNumId w:val="105"/>
  </w:num>
  <w:num w:numId="43" w16cid:durableId="528957771">
    <w:abstractNumId w:val="74"/>
  </w:num>
  <w:num w:numId="44" w16cid:durableId="429356587">
    <w:abstractNumId w:val="1"/>
  </w:num>
  <w:num w:numId="45" w16cid:durableId="2091467199">
    <w:abstractNumId w:val="100"/>
  </w:num>
  <w:num w:numId="46" w16cid:durableId="356271360">
    <w:abstractNumId w:val="39"/>
  </w:num>
  <w:num w:numId="47" w16cid:durableId="1366175667">
    <w:abstractNumId w:val="71"/>
  </w:num>
  <w:num w:numId="48" w16cid:durableId="1024480203">
    <w:abstractNumId w:val="27"/>
  </w:num>
  <w:num w:numId="49" w16cid:durableId="515968690">
    <w:abstractNumId w:val="84"/>
  </w:num>
  <w:num w:numId="50" w16cid:durableId="336272807">
    <w:abstractNumId w:val="49"/>
  </w:num>
  <w:num w:numId="51" w16cid:durableId="1887451181">
    <w:abstractNumId w:val="89"/>
  </w:num>
  <w:num w:numId="52" w16cid:durableId="1042943108">
    <w:abstractNumId w:val="11"/>
  </w:num>
  <w:num w:numId="53" w16cid:durableId="1623267908">
    <w:abstractNumId w:val="60"/>
  </w:num>
  <w:num w:numId="54" w16cid:durableId="1617367301">
    <w:abstractNumId w:val="34"/>
  </w:num>
  <w:num w:numId="55" w16cid:durableId="1342244194">
    <w:abstractNumId w:val="77"/>
  </w:num>
  <w:num w:numId="56" w16cid:durableId="760830059">
    <w:abstractNumId w:val="37"/>
  </w:num>
  <w:num w:numId="57" w16cid:durableId="872157271">
    <w:abstractNumId w:val="50"/>
  </w:num>
  <w:num w:numId="58" w16cid:durableId="1045449492">
    <w:abstractNumId w:val="67"/>
  </w:num>
  <w:num w:numId="59" w16cid:durableId="1702321143">
    <w:abstractNumId w:val="79"/>
  </w:num>
  <w:num w:numId="60" w16cid:durableId="1143043516">
    <w:abstractNumId w:val="91"/>
  </w:num>
  <w:num w:numId="61" w16cid:durableId="1111389472">
    <w:abstractNumId w:val="54"/>
  </w:num>
  <w:num w:numId="62" w16cid:durableId="279000279">
    <w:abstractNumId w:val="17"/>
  </w:num>
  <w:num w:numId="63" w16cid:durableId="18166807">
    <w:abstractNumId w:val="70"/>
  </w:num>
  <w:num w:numId="64" w16cid:durableId="1707290995">
    <w:abstractNumId w:val="62"/>
  </w:num>
  <w:num w:numId="65" w16cid:durableId="1493136545">
    <w:abstractNumId w:val="29"/>
  </w:num>
  <w:num w:numId="66" w16cid:durableId="360673191">
    <w:abstractNumId w:val="86"/>
  </w:num>
  <w:num w:numId="67" w16cid:durableId="576213661">
    <w:abstractNumId w:val="46"/>
  </w:num>
  <w:num w:numId="68" w16cid:durableId="1038159575">
    <w:abstractNumId w:val="12"/>
  </w:num>
  <w:num w:numId="69" w16cid:durableId="588009176">
    <w:abstractNumId w:val="36"/>
  </w:num>
  <w:num w:numId="70" w16cid:durableId="1942105580">
    <w:abstractNumId w:val="35"/>
  </w:num>
  <w:num w:numId="71" w16cid:durableId="744499715">
    <w:abstractNumId w:val="76"/>
  </w:num>
  <w:num w:numId="72" w16cid:durableId="1891840308">
    <w:abstractNumId w:val="48"/>
  </w:num>
  <w:num w:numId="73" w16cid:durableId="806093652">
    <w:abstractNumId w:val="57"/>
  </w:num>
  <w:num w:numId="74" w16cid:durableId="281037338">
    <w:abstractNumId w:val="93"/>
  </w:num>
  <w:num w:numId="75" w16cid:durableId="360131664">
    <w:abstractNumId w:val="73"/>
  </w:num>
  <w:num w:numId="76" w16cid:durableId="37976848">
    <w:abstractNumId w:val="63"/>
  </w:num>
  <w:num w:numId="77" w16cid:durableId="364910499">
    <w:abstractNumId w:val="20"/>
  </w:num>
  <w:num w:numId="78" w16cid:durableId="1216888632">
    <w:abstractNumId w:val="103"/>
  </w:num>
  <w:num w:numId="79" w16cid:durableId="1125853592">
    <w:abstractNumId w:val="95"/>
  </w:num>
  <w:num w:numId="80" w16cid:durableId="212351295">
    <w:abstractNumId w:val="106"/>
  </w:num>
  <w:num w:numId="81" w16cid:durableId="1982037501">
    <w:abstractNumId w:val="22"/>
  </w:num>
  <w:num w:numId="82" w16cid:durableId="557085958">
    <w:abstractNumId w:val="2"/>
  </w:num>
  <w:num w:numId="83" w16cid:durableId="16271510">
    <w:abstractNumId w:val="10"/>
  </w:num>
  <w:num w:numId="84" w16cid:durableId="1646005368">
    <w:abstractNumId w:val="53"/>
  </w:num>
  <w:num w:numId="85" w16cid:durableId="788863335">
    <w:abstractNumId w:val="85"/>
  </w:num>
  <w:num w:numId="86" w16cid:durableId="27146593">
    <w:abstractNumId w:val="58"/>
  </w:num>
  <w:num w:numId="87" w16cid:durableId="1845047024">
    <w:abstractNumId w:val="80"/>
  </w:num>
  <w:num w:numId="88" w16cid:durableId="2032562874">
    <w:abstractNumId w:val="7"/>
  </w:num>
  <w:num w:numId="89" w16cid:durableId="243809002">
    <w:abstractNumId w:val="59"/>
  </w:num>
  <w:num w:numId="90" w16cid:durableId="416945670">
    <w:abstractNumId w:val="43"/>
  </w:num>
  <w:num w:numId="91" w16cid:durableId="343090567">
    <w:abstractNumId w:val="98"/>
  </w:num>
  <w:num w:numId="92" w16cid:durableId="1048797260">
    <w:abstractNumId w:val="16"/>
  </w:num>
  <w:num w:numId="93" w16cid:durableId="983393184">
    <w:abstractNumId w:val="45"/>
  </w:num>
  <w:num w:numId="94" w16cid:durableId="1815442831">
    <w:abstractNumId w:val="61"/>
  </w:num>
  <w:num w:numId="95" w16cid:durableId="482284495">
    <w:abstractNumId w:val="24"/>
  </w:num>
  <w:num w:numId="96" w16cid:durableId="496312764">
    <w:abstractNumId w:val="72"/>
  </w:num>
  <w:num w:numId="97" w16cid:durableId="1069422743">
    <w:abstractNumId w:val="23"/>
  </w:num>
  <w:num w:numId="98" w16cid:durableId="814877735">
    <w:abstractNumId w:val="33"/>
  </w:num>
  <w:num w:numId="99" w16cid:durableId="1293710019">
    <w:abstractNumId w:val="75"/>
  </w:num>
  <w:num w:numId="100" w16cid:durableId="382023570">
    <w:abstractNumId w:val="8"/>
  </w:num>
  <w:num w:numId="101" w16cid:durableId="537284564">
    <w:abstractNumId w:val="19"/>
  </w:num>
  <w:num w:numId="102" w16cid:durableId="1695154360">
    <w:abstractNumId w:val="66"/>
  </w:num>
  <w:num w:numId="103" w16cid:durableId="220555771">
    <w:abstractNumId w:val="9"/>
  </w:num>
  <w:num w:numId="104" w16cid:durableId="1716463250">
    <w:abstractNumId w:val="88"/>
  </w:num>
  <w:num w:numId="105" w16cid:durableId="1999726985">
    <w:abstractNumId w:val="97"/>
  </w:num>
  <w:num w:numId="106" w16cid:durableId="363601564">
    <w:abstractNumId w:val="92"/>
  </w:num>
  <w:num w:numId="107" w16cid:durableId="2060280685">
    <w:abstractNumId w:val="31"/>
  </w:num>
  <w:num w:numId="108" w16cid:durableId="1639072857">
    <w:abstractNumId w:val="41"/>
  </w:num>
  <w:num w:numId="109" w16cid:durableId="121074152">
    <w:abstractNumId w:val="26"/>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Stuhl">
    <w15:presenceInfo w15:providerId="AD" w15:userId="S::deborah.stuhl@onetrust.com::d7d801ee-5b8a-4435-84c5-8d5a330f2d49"/>
  </w15:person>
  <w15:person w15:author="Deborah de Souza Stuhl">
    <w15:presenceInfo w15:providerId="AD" w15:userId="S::deborah.stuhl@onetrust.com::d7d801ee-5b8a-4435-84c5-8d5a330f2d49"/>
  </w15:person>
  <w15:person w15:author="Brandon N. Robinson">
    <w15:presenceInfo w15:providerId="AD" w15:userId="S::brandon.robinson@maynardnexsen.com::f2ae8fea-fb8b-4fd2-afc3-eb268f59d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wNbK0NDW3NDExMDVV0lEKTi0uzszPAykwrAUAu5Cv6CwAAAA="/>
  </w:docVars>
  <w:rsids>
    <w:rsidRoot w:val="007A70EC"/>
    <w:rsid w:val="00046A00"/>
    <w:rsid w:val="00050670"/>
    <w:rsid w:val="00052EBF"/>
    <w:rsid w:val="000645F5"/>
    <w:rsid w:val="00097A8E"/>
    <w:rsid w:val="000A1CF8"/>
    <w:rsid w:val="000A3015"/>
    <w:rsid w:val="000A4E05"/>
    <w:rsid w:val="000C448A"/>
    <w:rsid w:val="000E7747"/>
    <w:rsid w:val="00131133"/>
    <w:rsid w:val="00136952"/>
    <w:rsid w:val="001370ED"/>
    <w:rsid w:val="00187250"/>
    <w:rsid w:val="001875AA"/>
    <w:rsid w:val="00192A90"/>
    <w:rsid w:val="001A2628"/>
    <w:rsid w:val="001B223E"/>
    <w:rsid w:val="001B704F"/>
    <w:rsid w:val="001C720E"/>
    <w:rsid w:val="001C7ED6"/>
    <w:rsid w:val="001D5BA9"/>
    <w:rsid w:val="001D6FCE"/>
    <w:rsid w:val="001E1AC8"/>
    <w:rsid w:val="001F44DD"/>
    <w:rsid w:val="00232A42"/>
    <w:rsid w:val="002409BB"/>
    <w:rsid w:val="00245095"/>
    <w:rsid w:val="00245668"/>
    <w:rsid w:val="00251C59"/>
    <w:rsid w:val="002D3519"/>
    <w:rsid w:val="002D79B9"/>
    <w:rsid w:val="00302E5D"/>
    <w:rsid w:val="003320E9"/>
    <w:rsid w:val="003721C2"/>
    <w:rsid w:val="003757E2"/>
    <w:rsid w:val="003941CA"/>
    <w:rsid w:val="003A01E7"/>
    <w:rsid w:val="003A79D2"/>
    <w:rsid w:val="003C0504"/>
    <w:rsid w:val="00400088"/>
    <w:rsid w:val="004033EB"/>
    <w:rsid w:val="00453E63"/>
    <w:rsid w:val="00470BFC"/>
    <w:rsid w:val="004A2E5D"/>
    <w:rsid w:val="004B33A3"/>
    <w:rsid w:val="004F6945"/>
    <w:rsid w:val="0050154C"/>
    <w:rsid w:val="00505461"/>
    <w:rsid w:val="005078C3"/>
    <w:rsid w:val="005236A2"/>
    <w:rsid w:val="00530538"/>
    <w:rsid w:val="00535CB6"/>
    <w:rsid w:val="0054230A"/>
    <w:rsid w:val="005A1E56"/>
    <w:rsid w:val="00610B81"/>
    <w:rsid w:val="00624CCF"/>
    <w:rsid w:val="00625B5B"/>
    <w:rsid w:val="006261D2"/>
    <w:rsid w:val="00654E65"/>
    <w:rsid w:val="0066052C"/>
    <w:rsid w:val="00664599"/>
    <w:rsid w:val="006657D6"/>
    <w:rsid w:val="00670E16"/>
    <w:rsid w:val="006731FB"/>
    <w:rsid w:val="00684584"/>
    <w:rsid w:val="00692256"/>
    <w:rsid w:val="00696592"/>
    <w:rsid w:val="006A1B1B"/>
    <w:rsid w:val="006D6E1A"/>
    <w:rsid w:val="007533C8"/>
    <w:rsid w:val="007906DE"/>
    <w:rsid w:val="007A70EC"/>
    <w:rsid w:val="007D724D"/>
    <w:rsid w:val="007E2A30"/>
    <w:rsid w:val="00810BCE"/>
    <w:rsid w:val="00822BCC"/>
    <w:rsid w:val="00832881"/>
    <w:rsid w:val="00843E18"/>
    <w:rsid w:val="00860648"/>
    <w:rsid w:val="00873D6D"/>
    <w:rsid w:val="00874C05"/>
    <w:rsid w:val="00875838"/>
    <w:rsid w:val="00884A73"/>
    <w:rsid w:val="0089651A"/>
    <w:rsid w:val="008B4533"/>
    <w:rsid w:val="008C1649"/>
    <w:rsid w:val="008D656B"/>
    <w:rsid w:val="00917D99"/>
    <w:rsid w:val="00921893"/>
    <w:rsid w:val="00980CD7"/>
    <w:rsid w:val="00981B0E"/>
    <w:rsid w:val="009A71B4"/>
    <w:rsid w:val="009B62F2"/>
    <w:rsid w:val="009B6C49"/>
    <w:rsid w:val="009E3141"/>
    <w:rsid w:val="009E520E"/>
    <w:rsid w:val="00A02C4C"/>
    <w:rsid w:val="00A0558D"/>
    <w:rsid w:val="00A3063F"/>
    <w:rsid w:val="00A458E4"/>
    <w:rsid w:val="00A51563"/>
    <w:rsid w:val="00A535F2"/>
    <w:rsid w:val="00A65655"/>
    <w:rsid w:val="00A67676"/>
    <w:rsid w:val="00A813D9"/>
    <w:rsid w:val="00A87BF0"/>
    <w:rsid w:val="00A950A6"/>
    <w:rsid w:val="00A960FC"/>
    <w:rsid w:val="00AB1E5B"/>
    <w:rsid w:val="00AB3CE4"/>
    <w:rsid w:val="00AC2277"/>
    <w:rsid w:val="00AC3400"/>
    <w:rsid w:val="00AD6FEF"/>
    <w:rsid w:val="00AE0B20"/>
    <w:rsid w:val="00AE5132"/>
    <w:rsid w:val="00AE5B88"/>
    <w:rsid w:val="00B4314D"/>
    <w:rsid w:val="00B66BE1"/>
    <w:rsid w:val="00B735D4"/>
    <w:rsid w:val="00B9007D"/>
    <w:rsid w:val="00B94979"/>
    <w:rsid w:val="00BA29C0"/>
    <w:rsid w:val="00BA7379"/>
    <w:rsid w:val="00BB09A2"/>
    <w:rsid w:val="00BB138E"/>
    <w:rsid w:val="00BE14D6"/>
    <w:rsid w:val="00C07A1A"/>
    <w:rsid w:val="00C70603"/>
    <w:rsid w:val="00C712C0"/>
    <w:rsid w:val="00C75595"/>
    <w:rsid w:val="00CA1CDC"/>
    <w:rsid w:val="00CB3AD5"/>
    <w:rsid w:val="00CB4B3E"/>
    <w:rsid w:val="00CB5229"/>
    <w:rsid w:val="00CB7B7A"/>
    <w:rsid w:val="00CD0B2F"/>
    <w:rsid w:val="00CD5870"/>
    <w:rsid w:val="00CD72EF"/>
    <w:rsid w:val="00CE53E5"/>
    <w:rsid w:val="00D1453F"/>
    <w:rsid w:val="00D33AFF"/>
    <w:rsid w:val="00D5292A"/>
    <w:rsid w:val="00D5738E"/>
    <w:rsid w:val="00D57D7F"/>
    <w:rsid w:val="00D61E11"/>
    <w:rsid w:val="00D65DA1"/>
    <w:rsid w:val="00D8399D"/>
    <w:rsid w:val="00DA1204"/>
    <w:rsid w:val="00DB4176"/>
    <w:rsid w:val="00DC7CD1"/>
    <w:rsid w:val="00DD5FD5"/>
    <w:rsid w:val="00DE6871"/>
    <w:rsid w:val="00DF4CC6"/>
    <w:rsid w:val="00E11919"/>
    <w:rsid w:val="00E14825"/>
    <w:rsid w:val="00E16C41"/>
    <w:rsid w:val="00E21357"/>
    <w:rsid w:val="00E27E9F"/>
    <w:rsid w:val="00E32705"/>
    <w:rsid w:val="00E36CBD"/>
    <w:rsid w:val="00E405CE"/>
    <w:rsid w:val="00E42288"/>
    <w:rsid w:val="00E84848"/>
    <w:rsid w:val="00E9302F"/>
    <w:rsid w:val="00E96201"/>
    <w:rsid w:val="00EB7D30"/>
    <w:rsid w:val="00ED333A"/>
    <w:rsid w:val="00ED3B0B"/>
    <w:rsid w:val="00ED559A"/>
    <w:rsid w:val="00EE0C22"/>
    <w:rsid w:val="00EE12E3"/>
    <w:rsid w:val="00EE4C4A"/>
    <w:rsid w:val="00EE6C08"/>
    <w:rsid w:val="00F1420C"/>
    <w:rsid w:val="00F203F3"/>
    <w:rsid w:val="00F21796"/>
    <w:rsid w:val="00F21FC8"/>
    <w:rsid w:val="00F407BD"/>
    <w:rsid w:val="00F65893"/>
    <w:rsid w:val="00F867D3"/>
    <w:rsid w:val="00FB5713"/>
    <w:rsid w:val="00FB7C5B"/>
    <w:rsid w:val="00FC04C5"/>
    <w:rsid w:val="00FE19DD"/>
    <w:rsid w:val="00FE4683"/>
    <w:rsid w:val="00FF558A"/>
    <w:rsid w:val="013E1521"/>
    <w:rsid w:val="02ADE1E8"/>
    <w:rsid w:val="044F226D"/>
    <w:rsid w:val="04E993B8"/>
    <w:rsid w:val="064C0BF2"/>
    <w:rsid w:val="06CBD8FD"/>
    <w:rsid w:val="0715038E"/>
    <w:rsid w:val="0718FB23"/>
    <w:rsid w:val="07E2E9FF"/>
    <w:rsid w:val="08019E4B"/>
    <w:rsid w:val="09B21259"/>
    <w:rsid w:val="0B83020B"/>
    <w:rsid w:val="0D7EC8BE"/>
    <w:rsid w:val="0D807A07"/>
    <w:rsid w:val="0DE86285"/>
    <w:rsid w:val="0E2BD48B"/>
    <w:rsid w:val="0E50DA16"/>
    <w:rsid w:val="0E5BAA7B"/>
    <w:rsid w:val="1032CC42"/>
    <w:rsid w:val="11A35845"/>
    <w:rsid w:val="12AE3DDE"/>
    <w:rsid w:val="144DA28B"/>
    <w:rsid w:val="1640B7C9"/>
    <w:rsid w:val="1649D394"/>
    <w:rsid w:val="16AB2B94"/>
    <w:rsid w:val="170BAB92"/>
    <w:rsid w:val="18CE495F"/>
    <w:rsid w:val="1937D9CD"/>
    <w:rsid w:val="1A78F970"/>
    <w:rsid w:val="1ABF2A2C"/>
    <w:rsid w:val="1B814A94"/>
    <w:rsid w:val="1C4F80F3"/>
    <w:rsid w:val="1D1E2AFF"/>
    <w:rsid w:val="1F939B7B"/>
    <w:rsid w:val="201B38D6"/>
    <w:rsid w:val="2079FF37"/>
    <w:rsid w:val="20BFCD38"/>
    <w:rsid w:val="2159A7C5"/>
    <w:rsid w:val="22D02874"/>
    <w:rsid w:val="24483FB7"/>
    <w:rsid w:val="265B4981"/>
    <w:rsid w:val="279F0B45"/>
    <w:rsid w:val="29B3ECD6"/>
    <w:rsid w:val="2AD685FD"/>
    <w:rsid w:val="2E07D1B6"/>
    <w:rsid w:val="2E292ED2"/>
    <w:rsid w:val="2E785B3F"/>
    <w:rsid w:val="2EDEF1D5"/>
    <w:rsid w:val="2F6FA769"/>
    <w:rsid w:val="2F91EF89"/>
    <w:rsid w:val="308FB480"/>
    <w:rsid w:val="32627BB4"/>
    <w:rsid w:val="332FCBA8"/>
    <w:rsid w:val="340A5370"/>
    <w:rsid w:val="354545E6"/>
    <w:rsid w:val="35521CAE"/>
    <w:rsid w:val="3AA378FD"/>
    <w:rsid w:val="3B466BCC"/>
    <w:rsid w:val="3B9217D3"/>
    <w:rsid w:val="3B986DFE"/>
    <w:rsid w:val="3C9B693A"/>
    <w:rsid w:val="3CBBC649"/>
    <w:rsid w:val="3CD5F0A9"/>
    <w:rsid w:val="3D9BEE87"/>
    <w:rsid w:val="40237ED2"/>
    <w:rsid w:val="411D6A58"/>
    <w:rsid w:val="43176638"/>
    <w:rsid w:val="450FBC3B"/>
    <w:rsid w:val="458CA3AD"/>
    <w:rsid w:val="45FBEFC9"/>
    <w:rsid w:val="46C022CE"/>
    <w:rsid w:val="47B81F95"/>
    <w:rsid w:val="496A2E30"/>
    <w:rsid w:val="4990F851"/>
    <w:rsid w:val="4A205D3D"/>
    <w:rsid w:val="4A2A8D4A"/>
    <w:rsid w:val="4B3B7BFF"/>
    <w:rsid w:val="4B982999"/>
    <w:rsid w:val="4CA16EDE"/>
    <w:rsid w:val="4FE5F87F"/>
    <w:rsid w:val="50ED6A74"/>
    <w:rsid w:val="51558818"/>
    <w:rsid w:val="53CB2A06"/>
    <w:rsid w:val="554FD2B2"/>
    <w:rsid w:val="556019C4"/>
    <w:rsid w:val="572D1B35"/>
    <w:rsid w:val="575C094D"/>
    <w:rsid w:val="5837A2FF"/>
    <w:rsid w:val="599440EB"/>
    <w:rsid w:val="5CB33D41"/>
    <w:rsid w:val="5D555E55"/>
    <w:rsid w:val="5DB1BB0B"/>
    <w:rsid w:val="5E6D7A29"/>
    <w:rsid w:val="5E6E15C3"/>
    <w:rsid w:val="5FB6898B"/>
    <w:rsid w:val="5FD169D9"/>
    <w:rsid w:val="60634E04"/>
    <w:rsid w:val="60C2B4FB"/>
    <w:rsid w:val="61544C6E"/>
    <w:rsid w:val="61E3A960"/>
    <w:rsid w:val="639E1311"/>
    <w:rsid w:val="63A79206"/>
    <w:rsid w:val="65589CCE"/>
    <w:rsid w:val="6699E246"/>
    <w:rsid w:val="66B563A1"/>
    <w:rsid w:val="671F4724"/>
    <w:rsid w:val="67255DA8"/>
    <w:rsid w:val="67D97449"/>
    <w:rsid w:val="688AA298"/>
    <w:rsid w:val="6A54E425"/>
    <w:rsid w:val="6A7BEE54"/>
    <w:rsid w:val="6B471251"/>
    <w:rsid w:val="6BC94E4D"/>
    <w:rsid w:val="71907B08"/>
    <w:rsid w:val="730D27AA"/>
    <w:rsid w:val="762F5E14"/>
    <w:rsid w:val="76409C8C"/>
    <w:rsid w:val="7649D75F"/>
    <w:rsid w:val="7805F5E7"/>
    <w:rsid w:val="784C02B9"/>
    <w:rsid w:val="79E58F05"/>
    <w:rsid w:val="7A557680"/>
    <w:rsid w:val="7BC0EA44"/>
    <w:rsid w:val="7BC634EE"/>
    <w:rsid w:val="7D8A20EB"/>
    <w:rsid w:val="7F4C5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77974"/>
  <w15:chartTrackingRefBased/>
  <w15:docId w15:val="{BEBB3633-3CF2-4533-9B02-8734DE6B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EC"/>
    <w:rPr>
      <w:rFonts w:eastAsiaTheme="majorEastAsia" w:cstheme="majorBidi"/>
      <w:color w:val="272727" w:themeColor="text1" w:themeTint="D8"/>
    </w:rPr>
  </w:style>
  <w:style w:type="paragraph" w:styleId="Title">
    <w:name w:val="Title"/>
    <w:basedOn w:val="Normal"/>
    <w:next w:val="Normal"/>
    <w:link w:val="TitleChar"/>
    <w:uiPriority w:val="10"/>
    <w:qFormat/>
    <w:rsid w:val="007A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EC"/>
    <w:pPr>
      <w:spacing w:before="160"/>
      <w:jc w:val="center"/>
    </w:pPr>
    <w:rPr>
      <w:i/>
      <w:iCs/>
      <w:color w:val="404040" w:themeColor="text1" w:themeTint="BF"/>
    </w:rPr>
  </w:style>
  <w:style w:type="character" w:customStyle="1" w:styleId="QuoteChar">
    <w:name w:val="Quote Char"/>
    <w:basedOn w:val="DefaultParagraphFont"/>
    <w:link w:val="Quote"/>
    <w:uiPriority w:val="29"/>
    <w:rsid w:val="007A70EC"/>
    <w:rPr>
      <w:i/>
      <w:iCs/>
      <w:color w:val="404040" w:themeColor="text1" w:themeTint="BF"/>
    </w:rPr>
  </w:style>
  <w:style w:type="paragraph" w:styleId="ListParagraph">
    <w:name w:val="List Paragraph"/>
    <w:basedOn w:val="Normal"/>
    <w:uiPriority w:val="34"/>
    <w:qFormat/>
    <w:rsid w:val="007A70EC"/>
    <w:pPr>
      <w:ind w:left="720"/>
      <w:contextualSpacing/>
    </w:pPr>
  </w:style>
  <w:style w:type="character" w:styleId="IntenseEmphasis">
    <w:name w:val="Intense Emphasis"/>
    <w:basedOn w:val="DefaultParagraphFont"/>
    <w:uiPriority w:val="21"/>
    <w:qFormat/>
    <w:rsid w:val="007A70EC"/>
    <w:rPr>
      <w:i/>
      <w:iCs/>
      <w:color w:val="0F4761" w:themeColor="accent1" w:themeShade="BF"/>
    </w:rPr>
  </w:style>
  <w:style w:type="paragraph" w:styleId="IntenseQuote">
    <w:name w:val="Intense Quote"/>
    <w:basedOn w:val="Normal"/>
    <w:next w:val="Normal"/>
    <w:link w:val="IntenseQuoteChar"/>
    <w:uiPriority w:val="30"/>
    <w:qFormat/>
    <w:rsid w:val="007A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0EC"/>
    <w:rPr>
      <w:i/>
      <w:iCs/>
      <w:color w:val="0F4761" w:themeColor="accent1" w:themeShade="BF"/>
    </w:rPr>
  </w:style>
  <w:style w:type="character" w:styleId="IntenseReference">
    <w:name w:val="Intense Reference"/>
    <w:basedOn w:val="DefaultParagraphFont"/>
    <w:uiPriority w:val="32"/>
    <w:qFormat/>
    <w:rsid w:val="007A70EC"/>
    <w:rPr>
      <w:b/>
      <w:bCs/>
      <w:smallCaps/>
      <w:color w:val="0F4761" w:themeColor="accent1" w:themeShade="BF"/>
      <w:spacing w:val="5"/>
    </w:rPr>
  </w:style>
  <w:style w:type="paragraph" w:customStyle="1" w:styleId="msonormal0">
    <w:name w:val="msonormal"/>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aragraph">
    <w:name w:val="paragraph"/>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extrun">
    <w:name w:val="textrun"/>
    <w:basedOn w:val="DefaultParagraphFont"/>
    <w:rsid w:val="007A70EC"/>
  </w:style>
  <w:style w:type="character" w:customStyle="1" w:styleId="normaltextrun">
    <w:name w:val="normaltextrun"/>
    <w:basedOn w:val="DefaultParagraphFont"/>
    <w:rsid w:val="007A70EC"/>
  </w:style>
  <w:style w:type="character" w:customStyle="1" w:styleId="eop">
    <w:name w:val="eop"/>
    <w:basedOn w:val="DefaultParagraphFont"/>
    <w:rsid w:val="007A70EC"/>
  </w:style>
  <w:style w:type="paragraph" w:customStyle="1" w:styleId="outlineelement">
    <w:name w:val="outlineelement"/>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rsid w:val="00A960FC"/>
    <w:rPr>
      <w:sz w:val="16"/>
      <w:szCs w:val="16"/>
    </w:rPr>
  </w:style>
  <w:style w:type="paragraph" w:styleId="CommentText">
    <w:name w:val="annotation text"/>
    <w:basedOn w:val="Normal"/>
    <w:link w:val="CommentTextChar"/>
    <w:uiPriority w:val="99"/>
    <w:unhideWhenUsed/>
    <w:rsid w:val="00A960FC"/>
    <w:pPr>
      <w:spacing w:line="240" w:lineRule="auto"/>
    </w:pPr>
    <w:rPr>
      <w:sz w:val="20"/>
      <w:szCs w:val="20"/>
    </w:rPr>
  </w:style>
  <w:style w:type="character" w:customStyle="1" w:styleId="CommentTextChar">
    <w:name w:val="Comment Text Char"/>
    <w:basedOn w:val="DefaultParagraphFont"/>
    <w:link w:val="CommentText"/>
    <w:uiPriority w:val="99"/>
    <w:rsid w:val="00A960FC"/>
    <w:rPr>
      <w:sz w:val="20"/>
      <w:szCs w:val="20"/>
    </w:rPr>
  </w:style>
  <w:style w:type="paragraph" w:styleId="CommentSubject">
    <w:name w:val="annotation subject"/>
    <w:basedOn w:val="CommentText"/>
    <w:next w:val="CommentText"/>
    <w:link w:val="CommentSubjectChar"/>
    <w:uiPriority w:val="99"/>
    <w:semiHidden/>
    <w:unhideWhenUsed/>
    <w:rsid w:val="00A960FC"/>
    <w:rPr>
      <w:b/>
      <w:bCs/>
    </w:rPr>
  </w:style>
  <w:style w:type="character" w:customStyle="1" w:styleId="CommentSubjectChar">
    <w:name w:val="Comment Subject Char"/>
    <w:basedOn w:val="CommentTextChar"/>
    <w:link w:val="CommentSubject"/>
    <w:uiPriority w:val="99"/>
    <w:semiHidden/>
    <w:rsid w:val="00A960FC"/>
    <w:rPr>
      <w:b/>
      <w:bCs/>
      <w:sz w:val="20"/>
      <w:szCs w:val="20"/>
    </w:rPr>
  </w:style>
  <w:style w:type="paragraph" w:styleId="Revision">
    <w:name w:val="Revision"/>
    <w:hidden/>
    <w:uiPriority w:val="99"/>
    <w:semiHidden/>
    <w:rsid w:val="00664599"/>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C720E"/>
    <w:rPr>
      <w:color w:val="467886" w:themeColor="hyperlink"/>
      <w:u w:val="single"/>
    </w:rPr>
  </w:style>
  <w:style w:type="character" w:styleId="FollowedHyperlink">
    <w:name w:val="FollowedHyperlink"/>
    <w:basedOn w:val="DefaultParagraphFont"/>
    <w:uiPriority w:val="99"/>
    <w:semiHidden/>
    <w:unhideWhenUsed/>
    <w:rsid w:val="00F867D3"/>
    <w:rPr>
      <w:color w:val="96607D" w:themeColor="followedHyperlink"/>
      <w:u w:val="single"/>
    </w:rPr>
  </w:style>
  <w:style w:type="character" w:styleId="UnresolvedMention">
    <w:name w:val="Unresolved Mention"/>
    <w:basedOn w:val="DefaultParagraphFont"/>
    <w:uiPriority w:val="99"/>
    <w:semiHidden/>
    <w:unhideWhenUsed/>
    <w:rsid w:val="00F21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828717">
      <w:bodyDiv w:val="1"/>
      <w:marLeft w:val="0"/>
      <w:marRight w:val="0"/>
      <w:marTop w:val="0"/>
      <w:marBottom w:val="0"/>
      <w:divBdr>
        <w:top w:val="none" w:sz="0" w:space="0" w:color="auto"/>
        <w:left w:val="none" w:sz="0" w:space="0" w:color="auto"/>
        <w:bottom w:val="none" w:sz="0" w:space="0" w:color="auto"/>
        <w:right w:val="none" w:sz="0" w:space="0" w:color="auto"/>
      </w:divBdr>
      <w:divsChild>
        <w:div w:id="1790002256">
          <w:marLeft w:val="0"/>
          <w:marRight w:val="0"/>
          <w:marTop w:val="0"/>
          <w:marBottom w:val="0"/>
          <w:divBdr>
            <w:top w:val="none" w:sz="0" w:space="0" w:color="auto"/>
            <w:left w:val="none" w:sz="0" w:space="0" w:color="auto"/>
            <w:bottom w:val="none" w:sz="0" w:space="0" w:color="auto"/>
            <w:right w:val="none" w:sz="0" w:space="0" w:color="auto"/>
          </w:divBdr>
          <w:divsChild>
            <w:div w:id="348606779">
              <w:marLeft w:val="0"/>
              <w:marRight w:val="0"/>
              <w:marTop w:val="0"/>
              <w:marBottom w:val="0"/>
              <w:divBdr>
                <w:top w:val="none" w:sz="0" w:space="0" w:color="auto"/>
                <w:left w:val="none" w:sz="0" w:space="0" w:color="auto"/>
                <w:bottom w:val="none" w:sz="0" w:space="0" w:color="auto"/>
                <w:right w:val="none" w:sz="0" w:space="0" w:color="auto"/>
              </w:divBdr>
            </w:div>
            <w:div w:id="1872574149">
              <w:marLeft w:val="0"/>
              <w:marRight w:val="0"/>
              <w:marTop w:val="0"/>
              <w:marBottom w:val="0"/>
              <w:divBdr>
                <w:top w:val="none" w:sz="0" w:space="0" w:color="auto"/>
                <w:left w:val="none" w:sz="0" w:space="0" w:color="auto"/>
                <w:bottom w:val="none" w:sz="0" w:space="0" w:color="auto"/>
                <w:right w:val="none" w:sz="0" w:space="0" w:color="auto"/>
              </w:divBdr>
            </w:div>
            <w:div w:id="123472929">
              <w:marLeft w:val="0"/>
              <w:marRight w:val="0"/>
              <w:marTop w:val="0"/>
              <w:marBottom w:val="0"/>
              <w:divBdr>
                <w:top w:val="none" w:sz="0" w:space="0" w:color="auto"/>
                <w:left w:val="none" w:sz="0" w:space="0" w:color="auto"/>
                <w:bottom w:val="none" w:sz="0" w:space="0" w:color="auto"/>
                <w:right w:val="none" w:sz="0" w:space="0" w:color="auto"/>
              </w:divBdr>
            </w:div>
            <w:div w:id="1795250654">
              <w:marLeft w:val="0"/>
              <w:marRight w:val="0"/>
              <w:marTop w:val="0"/>
              <w:marBottom w:val="0"/>
              <w:divBdr>
                <w:top w:val="none" w:sz="0" w:space="0" w:color="auto"/>
                <w:left w:val="none" w:sz="0" w:space="0" w:color="auto"/>
                <w:bottom w:val="none" w:sz="0" w:space="0" w:color="auto"/>
                <w:right w:val="none" w:sz="0" w:space="0" w:color="auto"/>
              </w:divBdr>
            </w:div>
            <w:div w:id="789126292">
              <w:marLeft w:val="0"/>
              <w:marRight w:val="0"/>
              <w:marTop w:val="0"/>
              <w:marBottom w:val="0"/>
              <w:divBdr>
                <w:top w:val="none" w:sz="0" w:space="0" w:color="auto"/>
                <w:left w:val="none" w:sz="0" w:space="0" w:color="auto"/>
                <w:bottom w:val="none" w:sz="0" w:space="0" w:color="auto"/>
                <w:right w:val="none" w:sz="0" w:space="0" w:color="auto"/>
              </w:divBdr>
            </w:div>
            <w:div w:id="1863083466">
              <w:marLeft w:val="0"/>
              <w:marRight w:val="0"/>
              <w:marTop w:val="0"/>
              <w:marBottom w:val="0"/>
              <w:divBdr>
                <w:top w:val="none" w:sz="0" w:space="0" w:color="auto"/>
                <w:left w:val="none" w:sz="0" w:space="0" w:color="auto"/>
                <w:bottom w:val="none" w:sz="0" w:space="0" w:color="auto"/>
                <w:right w:val="none" w:sz="0" w:space="0" w:color="auto"/>
              </w:divBdr>
            </w:div>
            <w:div w:id="1968392595">
              <w:marLeft w:val="0"/>
              <w:marRight w:val="0"/>
              <w:marTop w:val="0"/>
              <w:marBottom w:val="0"/>
              <w:divBdr>
                <w:top w:val="none" w:sz="0" w:space="0" w:color="auto"/>
                <w:left w:val="none" w:sz="0" w:space="0" w:color="auto"/>
                <w:bottom w:val="none" w:sz="0" w:space="0" w:color="auto"/>
                <w:right w:val="none" w:sz="0" w:space="0" w:color="auto"/>
              </w:divBdr>
            </w:div>
            <w:div w:id="905185390">
              <w:marLeft w:val="0"/>
              <w:marRight w:val="0"/>
              <w:marTop w:val="0"/>
              <w:marBottom w:val="0"/>
              <w:divBdr>
                <w:top w:val="none" w:sz="0" w:space="0" w:color="auto"/>
                <w:left w:val="none" w:sz="0" w:space="0" w:color="auto"/>
                <w:bottom w:val="none" w:sz="0" w:space="0" w:color="auto"/>
                <w:right w:val="none" w:sz="0" w:space="0" w:color="auto"/>
              </w:divBdr>
            </w:div>
          </w:divsChild>
        </w:div>
        <w:div w:id="1964771817">
          <w:marLeft w:val="0"/>
          <w:marRight w:val="0"/>
          <w:marTop w:val="0"/>
          <w:marBottom w:val="0"/>
          <w:divBdr>
            <w:top w:val="none" w:sz="0" w:space="0" w:color="auto"/>
            <w:left w:val="none" w:sz="0" w:space="0" w:color="auto"/>
            <w:bottom w:val="none" w:sz="0" w:space="0" w:color="auto"/>
            <w:right w:val="none" w:sz="0" w:space="0" w:color="auto"/>
          </w:divBdr>
          <w:divsChild>
            <w:div w:id="1600942821">
              <w:marLeft w:val="-75"/>
              <w:marRight w:val="0"/>
              <w:marTop w:val="30"/>
              <w:marBottom w:val="30"/>
              <w:divBdr>
                <w:top w:val="none" w:sz="0" w:space="0" w:color="auto"/>
                <w:left w:val="none" w:sz="0" w:space="0" w:color="auto"/>
                <w:bottom w:val="none" w:sz="0" w:space="0" w:color="auto"/>
                <w:right w:val="none" w:sz="0" w:space="0" w:color="auto"/>
              </w:divBdr>
              <w:divsChild>
                <w:div w:id="14429692">
                  <w:marLeft w:val="0"/>
                  <w:marRight w:val="0"/>
                  <w:marTop w:val="0"/>
                  <w:marBottom w:val="0"/>
                  <w:divBdr>
                    <w:top w:val="none" w:sz="0" w:space="0" w:color="auto"/>
                    <w:left w:val="none" w:sz="0" w:space="0" w:color="auto"/>
                    <w:bottom w:val="none" w:sz="0" w:space="0" w:color="auto"/>
                    <w:right w:val="none" w:sz="0" w:space="0" w:color="auto"/>
                  </w:divBdr>
                  <w:divsChild>
                    <w:div w:id="1603565683">
                      <w:marLeft w:val="0"/>
                      <w:marRight w:val="0"/>
                      <w:marTop w:val="0"/>
                      <w:marBottom w:val="0"/>
                      <w:divBdr>
                        <w:top w:val="none" w:sz="0" w:space="0" w:color="auto"/>
                        <w:left w:val="none" w:sz="0" w:space="0" w:color="auto"/>
                        <w:bottom w:val="none" w:sz="0" w:space="0" w:color="auto"/>
                        <w:right w:val="none" w:sz="0" w:space="0" w:color="auto"/>
                      </w:divBdr>
                    </w:div>
                  </w:divsChild>
                </w:div>
                <w:div w:id="109277761">
                  <w:marLeft w:val="0"/>
                  <w:marRight w:val="0"/>
                  <w:marTop w:val="0"/>
                  <w:marBottom w:val="0"/>
                  <w:divBdr>
                    <w:top w:val="none" w:sz="0" w:space="0" w:color="auto"/>
                    <w:left w:val="none" w:sz="0" w:space="0" w:color="auto"/>
                    <w:bottom w:val="none" w:sz="0" w:space="0" w:color="auto"/>
                    <w:right w:val="none" w:sz="0" w:space="0" w:color="auto"/>
                  </w:divBdr>
                  <w:divsChild>
                    <w:div w:id="581067806">
                      <w:marLeft w:val="0"/>
                      <w:marRight w:val="0"/>
                      <w:marTop w:val="0"/>
                      <w:marBottom w:val="0"/>
                      <w:divBdr>
                        <w:top w:val="none" w:sz="0" w:space="0" w:color="auto"/>
                        <w:left w:val="none" w:sz="0" w:space="0" w:color="auto"/>
                        <w:bottom w:val="none" w:sz="0" w:space="0" w:color="auto"/>
                        <w:right w:val="none" w:sz="0" w:space="0" w:color="auto"/>
                      </w:divBdr>
                    </w:div>
                  </w:divsChild>
                </w:div>
                <w:div w:id="1330333068">
                  <w:marLeft w:val="0"/>
                  <w:marRight w:val="0"/>
                  <w:marTop w:val="0"/>
                  <w:marBottom w:val="0"/>
                  <w:divBdr>
                    <w:top w:val="none" w:sz="0" w:space="0" w:color="auto"/>
                    <w:left w:val="none" w:sz="0" w:space="0" w:color="auto"/>
                    <w:bottom w:val="none" w:sz="0" w:space="0" w:color="auto"/>
                    <w:right w:val="none" w:sz="0" w:space="0" w:color="auto"/>
                  </w:divBdr>
                  <w:divsChild>
                    <w:div w:id="1375235819">
                      <w:marLeft w:val="0"/>
                      <w:marRight w:val="0"/>
                      <w:marTop w:val="0"/>
                      <w:marBottom w:val="0"/>
                      <w:divBdr>
                        <w:top w:val="none" w:sz="0" w:space="0" w:color="auto"/>
                        <w:left w:val="none" w:sz="0" w:space="0" w:color="auto"/>
                        <w:bottom w:val="none" w:sz="0" w:space="0" w:color="auto"/>
                        <w:right w:val="none" w:sz="0" w:space="0" w:color="auto"/>
                      </w:divBdr>
                    </w:div>
                  </w:divsChild>
                </w:div>
                <w:div w:id="663898416">
                  <w:marLeft w:val="0"/>
                  <w:marRight w:val="0"/>
                  <w:marTop w:val="0"/>
                  <w:marBottom w:val="0"/>
                  <w:divBdr>
                    <w:top w:val="none" w:sz="0" w:space="0" w:color="auto"/>
                    <w:left w:val="none" w:sz="0" w:space="0" w:color="auto"/>
                    <w:bottom w:val="none" w:sz="0" w:space="0" w:color="auto"/>
                    <w:right w:val="none" w:sz="0" w:space="0" w:color="auto"/>
                  </w:divBdr>
                  <w:divsChild>
                    <w:div w:id="550730264">
                      <w:marLeft w:val="0"/>
                      <w:marRight w:val="0"/>
                      <w:marTop w:val="0"/>
                      <w:marBottom w:val="0"/>
                      <w:divBdr>
                        <w:top w:val="none" w:sz="0" w:space="0" w:color="auto"/>
                        <w:left w:val="none" w:sz="0" w:space="0" w:color="auto"/>
                        <w:bottom w:val="none" w:sz="0" w:space="0" w:color="auto"/>
                        <w:right w:val="none" w:sz="0" w:space="0" w:color="auto"/>
                      </w:divBdr>
                    </w:div>
                  </w:divsChild>
                </w:div>
                <w:div w:id="379326962">
                  <w:marLeft w:val="0"/>
                  <w:marRight w:val="0"/>
                  <w:marTop w:val="0"/>
                  <w:marBottom w:val="0"/>
                  <w:divBdr>
                    <w:top w:val="none" w:sz="0" w:space="0" w:color="auto"/>
                    <w:left w:val="none" w:sz="0" w:space="0" w:color="auto"/>
                    <w:bottom w:val="none" w:sz="0" w:space="0" w:color="auto"/>
                    <w:right w:val="none" w:sz="0" w:space="0" w:color="auto"/>
                  </w:divBdr>
                  <w:divsChild>
                    <w:div w:id="1635018626">
                      <w:marLeft w:val="0"/>
                      <w:marRight w:val="0"/>
                      <w:marTop w:val="0"/>
                      <w:marBottom w:val="0"/>
                      <w:divBdr>
                        <w:top w:val="none" w:sz="0" w:space="0" w:color="auto"/>
                        <w:left w:val="none" w:sz="0" w:space="0" w:color="auto"/>
                        <w:bottom w:val="none" w:sz="0" w:space="0" w:color="auto"/>
                        <w:right w:val="none" w:sz="0" w:space="0" w:color="auto"/>
                      </w:divBdr>
                    </w:div>
                  </w:divsChild>
                </w:div>
                <w:div w:id="335309062">
                  <w:marLeft w:val="0"/>
                  <w:marRight w:val="0"/>
                  <w:marTop w:val="0"/>
                  <w:marBottom w:val="0"/>
                  <w:divBdr>
                    <w:top w:val="none" w:sz="0" w:space="0" w:color="auto"/>
                    <w:left w:val="none" w:sz="0" w:space="0" w:color="auto"/>
                    <w:bottom w:val="none" w:sz="0" w:space="0" w:color="auto"/>
                    <w:right w:val="none" w:sz="0" w:space="0" w:color="auto"/>
                  </w:divBdr>
                  <w:divsChild>
                    <w:div w:id="319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4401">
          <w:marLeft w:val="0"/>
          <w:marRight w:val="0"/>
          <w:marTop w:val="0"/>
          <w:marBottom w:val="0"/>
          <w:divBdr>
            <w:top w:val="none" w:sz="0" w:space="0" w:color="auto"/>
            <w:left w:val="none" w:sz="0" w:space="0" w:color="auto"/>
            <w:bottom w:val="none" w:sz="0" w:space="0" w:color="auto"/>
            <w:right w:val="none" w:sz="0" w:space="0" w:color="auto"/>
          </w:divBdr>
          <w:divsChild>
            <w:div w:id="1245072227">
              <w:marLeft w:val="0"/>
              <w:marRight w:val="0"/>
              <w:marTop w:val="0"/>
              <w:marBottom w:val="0"/>
              <w:divBdr>
                <w:top w:val="none" w:sz="0" w:space="0" w:color="auto"/>
                <w:left w:val="none" w:sz="0" w:space="0" w:color="auto"/>
                <w:bottom w:val="none" w:sz="0" w:space="0" w:color="auto"/>
                <w:right w:val="none" w:sz="0" w:space="0" w:color="auto"/>
              </w:divBdr>
            </w:div>
            <w:div w:id="596058745">
              <w:marLeft w:val="0"/>
              <w:marRight w:val="0"/>
              <w:marTop w:val="0"/>
              <w:marBottom w:val="0"/>
              <w:divBdr>
                <w:top w:val="none" w:sz="0" w:space="0" w:color="auto"/>
                <w:left w:val="none" w:sz="0" w:space="0" w:color="auto"/>
                <w:bottom w:val="none" w:sz="0" w:space="0" w:color="auto"/>
                <w:right w:val="none" w:sz="0" w:space="0" w:color="auto"/>
              </w:divBdr>
            </w:div>
            <w:div w:id="326859584">
              <w:marLeft w:val="0"/>
              <w:marRight w:val="0"/>
              <w:marTop w:val="0"/>
              <w:marBottom w:val="0"/>
              <w:divBdr>
                <w:top w:val="none" w:sz="0" w:space="0" w:color="auto"/>
                <w:left w:val="none" w:sz="0" w:space="0" w:color="auto"/>
                <w:bottom w:val="none" w:sz="0" w:space="0" w:color="auto"/>
                <w:right w:val="none" w:sz="0" w:space="0" w:color="auto"/>
              </w:divBdr>
            </w:div>
            <w:div w:id="2091540283">
              <w:marLeft w:val="0"/>
              <w:marRight w:val="0"/>
              <w:marTop w:val="0"/>
              <w:marBottom w:val="0"/>
              <w:divBdr>
                <w:top w:val="none" w:sz="0" w:space="0" w:color="auto"/>
                <w:left w:val="none" w:sz="0" w:space="0" w:color="auto"/>
                <w:bottom w:val="none" w:sz="0" w:space="0" w:color="auto"/>
                <w:right w:val="none" w:sz="0" w:space="0" w:color="auto"/>
              </w:divBdr>
            </w:div>
            <w:div w:id="490609492">
              <w:marLeft w:val="0"/>
              <w:marRight w:val="0"/>
              <w:marTop w:val="0"/>
              <w:marBottom w:val="0"/>
              <w:divBdr>
                <w:top w:val="none" w:sz="0" w:space="0" w:color="auto"/>
                <w:left w:val="none" w:sz="0" w:space="0" w:color="auto"/>
                <w:bottom w:val="none" w:sz="0" w:space="0" w:color="auto"/>
                <w:right w:val="none" w:sz="0" w:space="0" w:color="auto"/>
              </w:divBdr>
            </w:div>
            <w:div w:id="116602640">
              <w:marLeft w:val="0"/>
              <w:marRight w:val="0"/>
              <w:marTop w:val="0"/>
              <w:marBottom w:val="0"/>
              <w:divBdr>
                <w:top w:val="none" w:sz="0" w:space="0" w:color="auto"/>
                <w:left w:val="none" w:sz="0" w:space="0" w:color="auto"/>
                <w:bottom w:val="none" w:sz="0" w:space="0" w:color="auto"/>
                <w:right w:val="none" w:sz="0" w:space="0" w:color="auto"/>
              </w:divBdr>
            </w:div>
          </w:divsChild>
        </w:div>
        <w:div w:id="74478835">
          <w:marLeft w:val="0"/>
          <w:marRight w:val="0"/>
          <w:marTop w:val="0"/>
          <w:marBottom w:val="0"/>
          <w:divBdr>
            <w:top w:val="none" w:sz="0" w:space="0" w:color="auto"/>
            <w:left w:val="none" w:sz="0" w:space="0" w:color="auto"/>
            <w:bottom w:val="none" w:sz="0" w:space="0" w:color="auto"/>
            <w:right w:val="none" w:sz="0" w:space="0" w:color="auto"/>
          </w:divBdr>
          <w:divsChild>
            <w:div w:id="434525604">
              <w:marLeft w:val="-75"/>
              <w:marRight w:val="0"/>
              <w:marTop w:val="30"/>
              <w:marBottom w:val="30"/>
              <w:divBdr>
                <w:top w:val="none" w:sz="0" w:space="0" w:color="auto"/>
                <w:left w:val="none" w:sz="0" w:space="0" w:color="auto"/>
                <w:bottom w:val="none" w:sz="0" w:space="0" w:color="auto"/>
                <w:right w:val="none" w:sz="0" w:space="0" w:color="auto"/>
              </w:divBdr>
              <w:divsChild>
                <w:div w:id="1276714872">
                  <w:marLeft w:val="0"/>
                  <w:marRight w:val="0"/>
                  <w:marTop w:val="0"/>
                  <w:marBottom w:val="0"/>
                  <w:divBdr>
                    <w:top w:val="none" w:sz="0" w:space="0" w:color="auto"/>
                    <w:left w:val="none" w:sz="0" w:space="0" w:color="auto"/>
                    <w:bottom w:val="none" w:sz="0" w:space="0" w:color="auto"/>
                    <w:right w:val="none" w:sz="0" w:space="0" w:color="auto"/>
                  </w:divBdr>
                  <w:divsChild>
                    <w:div w:id="1964385631">
                      <w:marLeft w:val="0"/>
                      <w:marRight w:val="0"/>
                      <w:marTop w:val="0"/>
                      <w:marBottom w:val="0"/>
                      <w:divBdr>
                        <w:top w:val="none" w:sz="0" w:space="0" w:color="auto"/>
                        <w:left w:val="none" w:sz="0" w:space="0" w:color="auto"/>
                        <w:bottom w:val="none" w:sz="0" w:space="0" w:color="auto"/>
                        <w:right w:val="none" w:sz="0" w:space="0" w:color="auto"/>
                      </w:divBdr>
                    </w:div>
                  </w:divsChild>
                </w:div>
                <w:div w:id="1837649502">
                  <w:marLeft w:val="0"/>
                  <w:marRight w:val="0"/>
                  <w:marTop w:val="0"/>
                  <w:marBottom w:val="0"/>
                  <w:divBdr>
                    <w:top w:val="none" w:sz="0" w:space="0" w:color="auto"/>
                    <w:left w:val="none" w:sz="0" w:space="0" w:color="auto"/>
                    <w:bottom w:val="none" w:sz="0" w:space="0" w:color="auto"/>
                    <w:right w:val="none" w:sz="0" w:space="0" w:color="auto"/>
                  </w:divBdr>
                  <w:divsChild>
                    <w:div w:id="1489397516">
                      <w:marLeft w:val="0"/>
                      <w:marRight w:val="0"/>
                      <w:marTop w:val="0"/>
                      <w:marBottom w:val="0"/>
                      <w:divBdr>
                        <w:top w:val="none" w:sz="0" w:space="0" w:color="auto"/>
                        <w:left w:val="none" w:sz="0" w:space="0" w:color="auto"/>
                        <w:bottom w:val="none" w:sz="0" w:space="0" w:color="auto"/>
                        <w:right w:val="none" w:sz="0" w:space="0" w:color="auto"/>
                      </w:divBdr>
                    </w:div>
                  </w:divsChild>
                </w:div>
                <w:div w:id="732195543">
                  <w:marLeft w:val="0"/>
                  <w:marRight w:val="0"/>
                  <w:marTop w:val="0"/>
                  <w:marBottom w:val="0"/>
                  <w:divBdr>
                    <w:top w:val="none" w:sz="0" w:space="0" w:color="auto"/>
                    <w:left w:val="none" w:sz="0" w:space="0" w:color="auto"/>
                    <w:bottom w:val="none" w:sz="0" w:space="0" w:color="auto"/>
                    <w:right w:val="none" w:sz="0" w:space="0" w:color="auto"/>
                  </w:divBdr>
                  <w:divsChild>
                    <w:div w:id="260379370">
                      <w:marLeft w:val="0"/>
                      <w:marRight w:val="0"/>
                      <w:marTop w:val="0"/>
                      <w:marBottom w:val="0"/>
                      <w:divBdr>
                        <w:top w:val="none" w:sz="0" w:space="0" w:color="auto"/>
                        <w:left w:val="none" w:sz="0" w:space="0" w:color="auto"/>
                        <w:bottom w:val="none" w:sz="0" w:space="0" w:color="auto"/>
                        <w:right w:val="none" w:sz="0" w:space="0" w:color="auto"/>
                      </w:divBdr>
                    </w:div>
                  </w:divsChild>
                </w:div>
                <w:div w:id="582572803">
                  <w:marLeft w:val="0"/>
                  <w:marRight w:val="0"/>
                  <w:marTop w:val="0"/>
                  <w:marBottom w:val="0"/>
                  <w:divBdr>
                    <w:top w:val="none" w:sz="0" w:space="0" w:color="auto"/>
                    <w:left w:val="none" w:sz="0" w:space="0" w:color="auto"/>
                    <w:bottom w:val="none" w:sz="0" w:space="0" w:color="auto"/>
                    <w:right w:val="none" w:sz="0" w:space="0" w:color="auto"/>
                  </w:divBdr>
                  <w:divsChild>
                    <w:div w:id="1929383487">
                      <w:marLeft w:val="0"/>
                      <w:marRight w:val="0"/>
                      <w:marTop w:val="0"/>
                      <w:marBottom w:val="0"/>
                      <w:divBdr>
                        <w:top w:val="none" w:sz="0" w:space="0" w:color="auto"/>
                        <w:left w:val="none" w:sz="0" w:space="0" w:color="auto"/>
                        <w:bottom w:val="none" w:sz="0" w:space="0" w:color="auto"/>
                        <w:right w:val="none" w:sz="0" w:space="0" w:color="auto"/>
                      </w:divBdr>
                    </w:div>
                  </w:divsChild>
                </w:div>
                <w:div w:id="1472014836">
                  <w:marLeft w:val="0"/>
                  <w:marRight w:val="0"/>
                  <w:marTop w:val="0"/>
                  <w:marBottom w:val="0"/>
                  <w:divBdr>
                    <w:top w:val="none" w:sz="0" w:space="0" w:color="auto"/>
                    <w:left w:val="none" w:sz="0" w:space="0" w:color="auto"/>
                    <w:bottom w:val="none" w:sz="0" w:space="0" w:color="auto"/>
                    <w:right w:val="none" w:sz="0" w:space="0" w:color="auto"/>
                  </w:divBdr>
                  <w:divsChild>
                    <w:div w:id="922765743">
                      <w:marLeft w:val="0"/>
                      <w:marRight w:val="0"/>
                      <w:marTop w:val="0"/>
                      <w:marBottom w:val="0"/>
                      <w:divBdr>
                        <w:top w:val="none" w:sz="0" w:space="0" w:color="auto"/>
                        <w:left w:val="none" w:sz="0" w:space="0" w:color="auto"/>
                        <w:bottom w:val="none" w:sz="0" w:space="0" w:color="auto"/>
                        <w:right w:val="none" w:sz="0" w:space="0" w:color="auto"/>
                      </w:divBdr>
                    </w:div>
                  </w:divsChild>
                </w:div>
                <w:div w:id="1035039261">
                  <w:marLeft w:val="0"/>
                  <w:marRight w:val="0"/>
                  <w:marTop w:val="0"/>
                  <w:marBottom w:val="0"/>
                  <w:divBdr>
                    <w:top w:val="none" w:sz="0" w:space="0" w:color="auto"/>
                    <w:left w:val="none" w:sz="0" w:space="0" w:color="auto"/>
                    <w:bottom w:val="none" w:sz="0" w:space="0" w:color="auto"/>
                    <w:right w:val="none" w:sz="0" w:space="0" w:color="auto"/>
                  </w:divBdr>
                  <w:divsChild>
                    <w:div w:id="4556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06313">
          <w:marLeft w:val="0"/>
          <w:marRight w:val="0"/>
          <w:marTop w:val="0"/>
          <w:marBottom w:val="0"/>
          <w:divBdr>
            <w:top w:val="none" w:sz="0" w:space="0" w:color="auto"/>
            <w:left w:val="none" w:sz="0" w:space="0" w:color="auto"/>
            <w:bottom w:val="none" w:sz="0" w:space="0" w:color="auto"/>
            <w:right w:val="none" w:sz="0" w:space="0" w:color="auto"/>
          </w:divBdr>
          <w:divsChild>
            <w:div w:id="950865187">
              <w:marLeft w:val="0"/>
              <w:marRight w:val="0"/>
              <w:marTop w:val="0"/>
              <w:marBottom w:val="0"/>
              <w:divBdr>
                <w:top w:val="none" w:sz="0" w:space="0" w:color="auto"/>
                <w:left w:val="none" w:sz="0" w:space="0" w:color="auto"/>
                <w:bottom w:val="none" w:sz="0" w:space="0" w:color="auto"/>
                <w:right w:val="none" w:sz="0" w:space="0" w:color="auto"/>
              </w:divBdr>
            </w:div>
            <w:div w:id="325715065">
              <w:marLeft w:val="0"/>
              <w:marRight w:val="0"/>
              <w:marTop w:val="0"/>
              <w:marBottom w:val="0"/>
              <w:divBdr>
                <w:top w:val="none" w:sz="0" w:space="0" w:color="auto"/>
                <w:left w:val="none" w:sz="0" w:space="0" w:color="auto"/>
                <w:bottom w:val="none" w:sz="0" w:space="0" w:color="auto"/>
                <w:right w:val="none" w:sz="0" w:space="0" w:color="auto"/>
              </w:divBdr>
            </w:div>
            <w:div w:id="363285209">
              <w:marLeft w:val="0"/>
              <w:marRight w:val="0"/>
              <w:marTop w:val="0"/>
              <w:marBottom w:val="0"/>
              <w:divBdr>
                <w:top w:val="none" w:sz="0" w:space="0" w:color="auto"/>
                <w:left w:val="none" w:sz="0" w:space="0" w:color="auto"/>
                <w:bottom w:val="none" w:sz="0" w:space="0" w:color="auto"/>
                <w:right w:val="none" w:sz="0" w:space="0" w:color="auto"/>
              </w:divBdr>
            </w:div>
            <w:div w:id="831138880">
              <w:marLeft w:val="0"/>
              <w:marRight w:val="0"/>
              <w:marTop w:val="0"/>
              <w:marBottom w:val="0"/>
              <w:divBdr>
                <w:top w:val="none" w:sz="0" w:space="0" w:color="auto"/>
                <w:left w:val="none" w:sz="0" w:space="0" w:color="auto"/>
                <w:bottom w:val="none" w:sz="0" w:space="0" w:color="auto"/>
                <w:right w:val="none" w:sz="0" w:space="0" w:color="auto"/>
              </w:divBdr>
            </w:div>
            <w:div w:id="691685103">
              <w:marLeft w:val="0"/>
              <w:marRight w:val="0"/>
              <w:marTop w:val="0"/>
              <w:marBottom w:val="0"/>
              <w:divBdr>
                <w:top w:val="none" w:sz="0" w:space="0" w:color="auto"/>
                <w:left w:val="none" w:sz="0" w:space="0" w:color="auto"/>
                <w:bottom w:val="none" w:sz="0" w:space="0" w:color="auto"/>
                <w:right w:val="none" w:sz="0" w:space="0" w:color="auto"/>
              </w:divBdr>
            </w:div>
          </w:divsChild>
        </w:div>
        <w:div w:id="879977979">
          <w:marLeft w:val="0"/>
          <w:marRight w:val="0"/>
          <w:marTop w:val="0"/>
          <w:marBottom w:val="0"/>
          <w:divBdr>
            <w:top w:val="none" w:sz="0" w:space="0" w:color="auto"/>
            <w:left w:val="none" w:sz="0" w:space="0" w:color="auto"/>
            <w:bottom w:val="none" w:sz="0" w:space="0" w:color="auto"/>
            <w:right w:val="none" w:sz="0" w:space="0" w:color="auto"/>
          </w:divBdr>
          <w:divsChild>
            <w:div w:id="535239316">
              <w:marLeft w:val="-75"/>
              <w:marRight w:val="0"/>
              <w:marTop w:val="30"/>
              <w:marBottom w:val="30"/>
              <w:divBdr>
                <w:top w:val="none" w:sz="0" w:space="0" w:color="auto"/>
                <w:left w:val="none" w:sz="0" w:space="0" w:color="auto"/>
                <w:bottom w:val="none" w:sz="0" w:space="0" w:color="auto"/>
                <w:right w:val="none" w:sz="0" w:space="0" w:color="auto"/>
              </w:divBdr>
              <w:divsChild>
                <w:div w:id="693190377">
                  <w:marLeft w:val="0"/>
                  <w:marRight w:val="0"/>
                  <w:marTop w:val="0"/>
                  <w:marBottom w:val="0"/>
                  <w:divBdr>
                    <w:top w:val="none" w:sz="0" w:space="0" w:color="auto"/>
                    <w:left w:val="none" w:sz="0" w:space="0" w:color="auto"/>
                    <w:bottom w:val="none" w:sz="0" w:space="0" w:color="auto"/>
                    <w:right w:val="none" w:sz="0" w:space="0" w:color="auto"/>
                  </w:divBdr>
                  <w:divsChild>
                    <w:div w:id="1445226277">
                      <w:marLeft w:val="0"/>
                      <w:marRight w:val="0"/>
                      <w:marTop w:val="0"/>
                      <w:marBottom w:val="0"/>
                      <w:divBdr>
                        <w:top w:val="none" w:sz="0" w:space="0" w:color="auto"/>
                        <w:left w:val="none" w:sz="0" w:space="0" w:color="auto"/>
                        <w:bottom w:val="none" w:sz="0" w:space="0" w:color="auto"/>
                        <w:right w:val="none" w:sz="0" w:space="0" w:color="auto"/>
                      </w:divBdr>
                    </w:div>
                  </w:divsChild>
                </w:div>
                <w:div w:id="1884633610">
                  <w:marLeft w:val="0"/>
                  <w:marRight w:val="0"/>
                  <w:marTop w:val="0"/>
                  <w:marBottom w:val="0"/>
                  <w:divBdr>
                    <w:top w:val="none" w:sz="0" w:space="0" w:color="auto"/>
                    <w:left w:val="none" w:sz="0" w:space="0" w:color="auto"/>
                    <w:bottom w:val="none" w:sz="0" w:space="0" w:color="auto"/>
                    <w:right w:val="none" w:sz="0" w:space="0" w:color="auto"/>
                  </w:divBdr>
                  <w:divsChild>
                    <w:div w:id="56705752">
                      <w:marLeft w:val="0"/>
                      <w:marRight w:val="0"/>
                      <w:marTop w:val="0"/>
                      <w:marBottom w:val="0"/>
                      <w:divBdr>
                        <w:top w:val="none" w:sz="0" w:space="0" w:color="auto"/>
                        <w:left w:val="none" w:sz="0" w:space="0" w:color="auto"/>
                        <w:bottom w:val="none" w:sz="0" w:space="0" w:color="auto"/>
                        <w:right w:val="none" w:sz="0" w:space="0" w:color="auto"/>
                      </w:divBdr>
                    </w:div>
                  </w:divsChild>
                </w:div>
                <w:div w:id="628364310">
                  <w:marLeft w:val="0"/>
                  <w:marRight w:val="0"/>
                  <w:marTop w:val="0"/>
                  <w:marBottom w:val="0"/>
                  <w:divBdr>
                    <w:top w:val="none" w:sz="0" w:space="0" w:color="auto"/>
                    <w:left w:val="none" w:sz="0" w:space="0" w:color="auto"/>
                    <w:bottom w:val="none" w:sz="0" w:space="0" w:color="auto"/>
                    <w:right w:val="none" w:sz="0" w:space="0" w:color="auto"/>
                  </w:divBdr>
                  <w:divsChild>
                    <w:div w:id="441149175">
                      <w:marLeft w:val="0"/>
                      <w:marRight w:val="0"/>
                      <w:marTop w:val="0"/>
                      <w:marBottom w:val="0"/>
                      <w:divBdr>
                        <w:top w:val="none" w:sz="0" w:space="0" w:color="auto"/>
                        <w:left w:val="none" w:sz="0" w:space="0" w:color="auto"/>
                        <w:bottom w:val="none" w:sz="0" w:space="0" w:color="auto"/>
                        <w:right w:val="none" w:sz="0" w:space="0" w:color="auto"/>
                      </w:divBdr>
                    </w:div>
                  </w:divsChild>
                </w:div>
                <w:div w:id="1065952133">
                  <w:marLeft w:val="0"/>
                  <w:marRight w:val="0"/>
                  <w:marTop w:val="0"/>
                  <w:marBottom w:val="0"/>
                  <w:divBdr>
                    <w:top w:val="none" w:sz="0" w:space="0" w:color="auto"/>
                    <w:left w:val="none" w:sz="0" w:space="0" w:color="auto"/>
                    <w:bottom w:val="none" w:sz="0" w:space="0" w:color="auto"/>
                    <w:right w:val="none" w:sz="0" w:space="0" w:color="auto"/>
                  </w:divBdr>
                  <w:divsChild>
                    <w:div w:id="802691976">
                      <w:marLeft w:val="0"/>
                      <w:marRight w:val="0"/>
                      <w:marTop w:val="0"/>
                      <w:marBottom w:val="0"/>
                      <w:divBdr>
                        <w:top w:val="none" w:sz="0" w:space="0" w:color="auto"/>
                        <w:left w:val="none" w:sz="0" w:space="0" w:color="auto"/>
                        <w:bottom w:val="none" w:sz="0" w:space="0" w:color="auto"/>
                        <w:right w:val="none" w:sz="0" w:space="0" w:color="auto"/>
                      </w:divBdr>
                    </w:div>
                  </w:divsChild>
                </w:div>
                <w:div w:id="2112164182">
                  <w:marLeft w:val="0"/>
                  <w:marRight w:val="0"/>
                  <w:marTop w:val="0"/>
                  <w:marBottom w:val="0"/>
                  <w:divBdr>
                    <w:top w:val="none" w:sz="0" w:space="0" w:color="auto"/>
                    <w:left w:val="none" w:sz="0" w:space="0" w:color="auto"/>
                    <w:bottom w:val="none" w:sz="0" w:space="0" w:color="auto"/>
                    <w:right w:val="none" w:sz="0" w:space="0" w:color="auto"/>
                  </w:divBdr>
                  <w:divsChild>
                    <w:div w:id="928269717">
                      <w:marLeft w:val="0"/>
                      <w:marRight w:val="0"/>
                      <w:marTop w:val="0"/>
                      <w:marBottom w:val="0"/>
                      <w:divBdr>
                        <w:top w:val="none" w:sz="0" w:space="0" w:color="auto"/>
                        <w:left w:val="none" w:sz="0" w:space="0" w:color="auto"/>
                        <w:bottom w:val="none" w:sz="0" w:space="0" w:color="auto"/>
                        <w:right w:val="none" w:sz="0" w:space="0" w:color="auto"/>
                      </w:divBdr>
                    </w:div>
                  </w:divsChild>
                </w:div>
                <w:div w:id="712846905">
                  <w:marLeft w:val="0"/>
                  <w:marRight w:val="0"/>
                  <w:marTop w:val="0"/>
                  <w:marBottom w:val="0"/>
                  <w:divBdr>
                    <w:top w:val="none" w:sz="0" w:space="0" w:color="auto"/>
                    <w:left w:val="none" w:sz="0" w:space="0" w:color="auto"/>
                    <w:bottom w:val="none" w:sz="0" w:space="0" w:color="auto"/>
                    <w:right w:val="none" w:sz="0" w:space="0" w:color="auto"/>
                  </w:divBdr>
                  <w:divsChild>
                    <w:div w:id="6403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6135">
          <w:marLeft w:val="0"/>
          <w:marRight w:val="0"/>
          <w:marTop w:val="0"/>
          <w:marBottom w:val="0"/>
          <w:divBdr>
            <w:top w:val="none" w:sz="0" w:space="0" w:color="auto"/>
            <w:left w:val="none" w:sz="0" w:space="0" w:color="auto"/>
            <w:bottom w:val="none" w:sz="0" w:space="0" w:color="auto"/>
            <w:right w:val="none" w:sz="0" w:space="0" w:color="auto"/>
          </w:divBdr>
          <w:divsChild>
            <w:div w:id="1954549885">
              <w:marLeft w:val="0"/>
              <w:marRight w:val="0"/>
              <w:marTop w:val="0"/>
              <w:marBottom w:val="0"/>
              <w:divBdr>
                <w:top w:val="none" w:sz="0" w:space="0" w:color="auto"/>
                <w:left w:val="none" w:sz="0" w:space="0" w:color="auto"/>
                <w:bottom w:val="none" w:sz="0" w:space="0" w:color="auto"/>
                <w:right w:val="none" w:sz="0" w:space="0" w:color="auto"/>
              </w:divBdr>
            </w:div>
            <w:div w:id="175846201">
              <w:marLeft w:val="0"/>
              <w:marRight w:val="0"/>
              <w:marTop w:val="0"/>
              <w:marBottom w:val="0"/>
              <w:divBdr>
                <w:top w:val="none" w:sz="0" w:space="0" w:color="auto"/>
                <w:left w:val="none" w:sz="0" w:space="0" w:color="auto"/>
                <w:bottom w:val="none" w:sz="0" w:space="0" w:color="auto"/>
                <w:right w:val="none" w:sz="0" w:space="0" w:color="auto"/>
              </w:divBdr>
            </w:div>
            <w:div w:id="802621282">
              <w:marLeft w:val="0"/>
              <w:marRight w:val="0"/>
              <w:marTop w:val="0"/>
              <w:marBottom w:val="0"/>
              <w:divBdr>
                <w:top w:val="none" w:sz="0" w:space="0" w:color="auto"/>
                <w:left w:val="none" w:sz="0" w:space="0" w:color="auto"/>
                <w:bottom w:val="none" w:sz="0" w:space="0" w:color="auto"/>
                <w:right w:val="none" w:sz="0" w:space="0" w:color="auto"/>
              </w:divBdr>
            </w:div>
            <w:div w:id="1304389777">
              <w:marLeft w:val="0"/>
              <w:marRight w:val="0"/>
              <w:marTop w:val="0"/>
              <w:marBottom w:val="0"/>
              <w:divBdr>
                <w:top w:val="none" w:sz="0" w:space="0" w:color="auto"/>
                <w:left w:val="none" w:sz="0" w:space="0" w:color="auto"/>
                <w:bottom w:val="none" w:sz="0" w:space="0" w:color="auto"/>
                <w:right w:val="none" w:sz="0" w:space="0" w:color="auto"/>
              </w:divBdr>
            </w:div>
            <w:div w:id="640231835">
              <w:marLeft w:val="0"/>
              <w:marRight w:val="0"/>
              <w:marTop w:val="0"/>
              <w:marBottom w:val="0"/>
              <w:divBdr>
                <w:top w:val="none" w:sz="0" w:space="0" w:color="auto"/>
                <w:left w:val="none" w:sz="0" w:space="0" w:color="auto"/>
                <w:bottom w:val="none" w:sz="0" w:space="0" w:color="auto"/>
                <w:right w:val="none" w:sz="0" w:space="0" w:color="auto"/>
              </w:divBdr>
            </w:div>
          </w:divsChild>
        </w:div>
        <w:div w:id="1111165059">
          <w:marLeft w:val="0"/>
          <w:marRight w:val="0"/>
          <w:marTop w:val="0"/>
          <w:marBottom w:val="0"/>
          <w:divBdr>
            <w:top w:val="none" w:sz="0" w:space="0" w:color="auto"/>
            <w:left w:val="none" w:sz="0" w:space="0" w:color="auto"/>
            <w:bottom w:val="none" w:sz="0" w:space="0" w:color="auto"/>
            <w:right w:val="none" w:sz="0" w:space="0" w:color="auto"/>
          </w:divBdr>
          <w:divsChild>
            <w:div w:id="452871028">
              <w:marLeft w:val="-75"/>
              <w:marRight w:val="0"/>
              <w:marTop w:val="30"/>
              <w:marBottom w:val="30"/>
              <w:divBdr>
                <w:top w:val="none" w:sz="0" w:space="0" w:color="auto"/>
                <w:left w:val="none" w:sz="0" w:space="0" w:color="auto"/>
                <w:bottom w:val="none" w:sz="0" w:space="0" w:color="auto"/>
                <w:right w:val="none" w:sz="0" w:space="0" w:color="auto"/>
              </w:divBdr>
              <w:divsChild>
                <w:div w:id="1964144815">
                  <w:marLeft w:val="0"/>
                  <w:marRight w:val="0"/>
                  <w:marTop w:val="0"/>
                  <w:marBottom w:val="0"/>
                  <w:divBdr>
                    <w:top w:val="none" w:sz="0" w:space="0" w:color="auto"/>
                    <w:left w:val="none" w:sz="0" w:space="0" w:color="auto"/>
                    <w:bottom w:val="none" w:sz="0" w:space="0" w:color="auto"/>
                    <w:right w:val="none" w:sz="0" w:space="0" w:color="auto"/>
                  </w:divBdr>
                  <w:divsChild>
                    <w:div w:id="1475487263">
                      <w:marLeft w:val="0"/>
                      <w:marRight w:val="0"/>
                      <w:marTop w:val="0"/>
                      <w:marBottom w:val="0"/>
                      <w:divBdr>
                        <w:top w:val="none" w:sz="0" w:space="0" w:color="auto"/>
                        <w:left w:val="none" w:sz="0" w:space="0" w:color="auto"/>
                        <w:bottom w:val="none" w:sz="0" w:space="0" w:color="auto"/>
                        <w:right w:val="none" w:sz="0" w:space="0" w:color="auto"/>
                      </w:divBdr>
                    </w:div>
                  </w:divsChild>
                </w:div>
                <w:div w:id="758140850">
                  <w:marLeft w:val="0"/>
                  <w:marRight w:val="0"/>
                  <w:marTop w:val="0"/>
                  <w:marBottom w:val="0"/>
                  <w:divBdr>
                    <w:top w:val="none" w:sz="0" w:space="0" w:color="auto"/>
                    <w:left w:val="none" w:sz="0" w:space="0" w:color="auto"/>
                    <w:bottom w:val="none" w:sz="0" w:space="0" w:color="auto"/>
                    <w:right w:val="none" w:sz="0" w:space="0" w:color="auto"/>
                  </w:divBdr>
                  <w:divsChild>
                    <w:div w:id="141971466">
                      <w:marLeft w:val="0"/>
                      <w:marRight w:val="0"/>
                      <w:marTop w:val="0"/>
                      <w:marBottom w:val="0"/>
                      <w:divBdr>
                        <w:top w:val="none" w:sz="0" w:space="0" w:color="auto"/>
                        <w:left w:val="none" w:sz="0" w:space="0" w:color="auto"/>
                        <w:bottom w:val="none" w:sz="0" w:space="0" w:color="auto"/>
                        <w:right w:val="none" w:sz="0" w:space="0" w:color="auto"/>
                      </w:divBdr>
                    </w:div>
                  </w:divsChild>
                </w:div>
                <w:div w:id="491802506">
                  <w:marLeft w:val="0"/>
                  <w:marRight w:val="0"/>
                  <w:marTop w:val="0"/>
                  <w:marBottom w:val="0"/>
                  <w:divBdr>
                    <w:top w:val="none" w:sz="0" w:space="0" w:color="auto"/>
                    <w:left w:val="none" w:sz="0" w:space="0" w:color="auto"/>
                    <w:bottom w:val="none" w:sz="0" w:space="0" w:color="auto"/>
                    <w:right w:val="none" w:sz="0" w:space="0" w:color="auto"/>
                  </w:divBdr>
                  <w:divsChild>
                    <w:div w:id="1882398172">
                      <w:marLeft w:val="0"/>
                      <w:marRight w:val="0"/>
                      <w:marTop w:val="0"/>
                      <w:marBottom w:val="0"/>
                      <w:divBdr>
                        <w:top w:val="none" w:sz="0" w:space="0" w:color="auto"/>
                        <w:left w:val="none" w:sz="0" w:space="0" w:color="auto"/>
                        <w:bottom w:val="none" w:sz="0" w:space="0" w:color="auto"/>
                        <w:right w:val="none" w:sz="0" w:space="0" w:color="auto"/>
                      </w:divBdr>
                    </w:div>
                  </w:divsChild>
                </w:div>
                <w:div w:id="53433305">
                  <w:marLeft w:val="0"/>
                  <w:marRight w:val="0"/>
                  <w:marTop w:val="0"/>
                  <w:marBottom w:val="0"/>
                  <w:divBdr>
                    <w:top w:val="none" w:sz="0" w:space="0" w:color="auto"/>
                    <w:left w:val="none" w:sz="0" w:space="0" w:color="auto"/>
                    <w:bottom w:val="none" w:sz="0" w:space="0" w:color="auto"/>
                    <w:right w:val="none" w:sz="0" w:space="0" w:color="auto"/>
                  </w:divBdr>
                  <w:divsChild>
                    <w:div w:id="101875454">
                      <w:marLeft w:val="0"/>
                      <w:marRight w:val="0"/>
                      <w:marTop w:val="0"/>
                      <w:marBottom w:val="0"/>
                      <w:divBdr>
                        <w:top w:val="none" w:sz="0" w:space="0" w:color="auto"/>
                        <w:left w:val="none" w:sz="0" w:space="0" w:color="auto"/>
                        <w:bottom w:val="none" w:sz="0" w:space="0" w:color="auto"/>
                        <w:right w:val="none" w:sz="0" w:space="0" w:color="auto"/>
                      </w:divBdr>
                    </w:div>
                  </w:divsChild>
                </w:div>
                <w:div w:id="2023897568">
                  <w:marLeft w:val="0"/>
                  <w:marRight w:val="0"/>
                  <w:marTop w:val="0"/>
                  <w:marBottom w:val="0"/>
                  <w:divBdr>
                    <w:top w:val="none" w:sz="0" w:space="0" w:color="auto"/>
                    <w:left w:val="none" w:sz="0" w:space="0" w:color="auto"/>
                    <w:bottom w:val="none" w:sz="0" w:space="0" w:color="auto"/>
                    <w:right w:val="none" w:sz="0" w:space="0" w:color="auto"/>
                  </w:divBdr>
                  <w:divsChild>
                    <w:div w:id="1568997769">
                      <w:marLeft w:val="0"/>
                      <w:marRight w:val="0"/>
                      <w:marTop w:val="0"/>
                      <w:marBottom w:val="0"/>
                      <w:divBdr>
                        <w:top w:val="none" w:sz="0" w:space="0" w:color="auto"/>
                        <w:left w:val="none" w:sz="0" w:space="0" w:color="auto"/>
                        <w:bottom w:val="none" w:sz="0" w:space="0" w:color="auto"/>
                        <w:right w:val="none" w:sz="0" w:space="0" w:color="auto"/>
                      </w:divBdr>
                    </w:div>
                  </w:divsChild>
                </w:div>
                <w:div w:id="669328336">
                  <w:marLeft w:val="0"/>
                  <w:marRight w:val="0"/>
                  <w:marTop w:val="0"/>
                  <w:marBottom w:val="0"/>
                  <w:divBdr>
                    <w:top w:val="none" w:sz="0" w:space="0" w:color="auto"/>
                    <w:left w:val="none" w:sz="0" w:space="0" w:color="auto"/>
                    <w:bottom w:val="none" w:sz="0" w:space="0" w:color="auto"/>
                    <w:right w:val="none" w:sz="0" w:space="0" w:color="auto"/>
                  </w:divBdr>
                  <w:divsChild>
                    <w:div w:id="15161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5199">
          <w:marLeft w:val="0"/>
          <w:marRight w:val="0"/>
          <w:marTop w:val="0"/>
          <w:marBottom w:val="0"/>
          <w:divBdr>
            <w:top w:val="none" w:sz="0" w:space="0" w:color="auto"/>
            <w:left w:val="none" w:sz="0" w:space="0" w:color="auto"/>
            <w:bottom w:val="none" w:sz="0" w:space="0" w:color="auto"/>
            <w:right w:val="none" w:sz="0" w:space="0" w:color="auto"/>
          </w:divBdr>
          <w:divsChild>
            <w:div w:id="520357098">
              <w:marLeft w:val="0"/>
              <w:marRight w:val="0"/>
              <w:marTop w:val="0"/>
              <w:marBottom w:val="0"/>
              <w:divBdr>
                <w:top w:val="none" w:sz="0" w:space="0" w:color="auto"/>
                <w:left w:val="none" w:sz="0" w:space="0" w:color="auto"/>
                <w:bottom w:val="none" w:sz="0" w:space="0" w:color="auto"/>
                <w:right w:val="none" w:sz="0" w:space="0" w:color="auto"/>
              </w:divBdr>
            </w:div>
            <w:div w:id="259720953">
              <w:marLeft w:val="0"/>
              <w:marRight w:val="0"/>
              <w:marTop w:val="0"/>
              <w:marBottom w:val="0"/>
              <w:divBdr>
                <w:top w:val="none" w:sz="0" w:space="0" w:color="auto"/>
                <w:left w:val="none" w:sz="0" w:space="0" w:color="auto"/>
                <w:bottom w:val="none" w:sz="0" w:space="0" w:color="auto"/>
                <w:right w:val="none" w:sz="0" w:space="0" w:color="auto"/>
              </w:divBdr>
            </w:div>
            <w:div w:id="1640919828">
              <w:marLeft w:val="0"/>
              <w:marRight w:val="0"/>
              <w:marTop w:val="0"/>
              <w:marBottom w:val="0"/>
              <w:divBdr>
                <w:top w:val="none" w:sz="0" w:space="0" w:color="auto"/>
                <w:left w:val="none" w:sz="0" w:space="0" w:color="auto"/>
                <w:bottom w:val="none" w:sz="0" w:space="0" w:color="auto"/>
                <w:right w:val="none" w:sz="0" w:space="0" w:color="auto"/>
              </w:divBdr>
            </w:div>
            <w:div w:id="1586648785">
              <w:marLeft w:val="0"/>
              <w:marRight w:val="0"/>
              <w:marTop w:val="0"/>
              <w:marBottom w:val="0"/>
              <w:divBdr>
                <w:top w:val="none" w:sz="0" w:space="0" w:color="auto"/>
                <w:left w:val="none" w:sz="0" w:space="0" w:color="auto"/>
                <w:bottom w:val="none" w:sz="0" w:space="0" w:color="auto"/>
                <w:right w:val="none" w:sz="0" w:space="0" w:color="auto"/>
              </w:divBdr>
            </w:div>
          </w:divsChild>
        </w:div>
        <w:div w:id="625548350">
          <w:marLeft w:val="0"/>
          <w:marRight w:val="0"/>
          <w:marTop w:val="0"/>
          <w:marBottom w:val="0"/>
          <w:divBdr>
            <w:top w:val="none" w:sz="0" w:space="0" w:color="auto"/>
            <w:left w:val="none" w:sz="0" w:space="0" w:color="auto"/>
            <w:bottom w:val="none" w:sz="0" w:space="0" w:color="auto"/>
            <w:right w:val="none" w:sz="0" w:space="0" w:color="auto"/>
          </w:divBdr>
          <w:divsChild>
            <w:div w:id="168057980">
              <w:marLeft w:val="-75"/>
              <w:marRight w:val="0"/>
              <w:marTop w:val="30"/>
              <w:marBottom w:val="30"/>
              <w:divBdr>
                <w:top w:val="none" w:sz="0" w:space="0" w:color="auto"/>
                <w:left w:val="none" w:sz="0" w:space="0" w:color="auto"/>
                <w:bottom w:val="none" w:sz="0" w:space="0" w:color="auto"/>
                <w:right w:val="none" w:sz="0" w:space="0" w:color="auto"/>
              </w:divBdr>
              <w:divsChild>
                <w:div w:id="1906337032">
                  <w:marLeft w:val="0"/>
                  <w:marRight w:val="0"/>
                  <w:marTop w:val="0"/>
                  <w:marBottom w:val="0"/>
                  <w:divBdr>
                    <w:top w:val="none" w:sz="0" w:space="0" w:color="auto"/>
                    <w:left w:val="none" w:sz="0" w:space="0" w:color="auto"/>
                    <w:bottom w:val="none" w:sz="0" w:space="0" w:color="auto"/>
                    <w:right w:val="none" w:sz="0" w:space="0" w:color="auto"/>
                  </w:divBdr>
                  <w:divsChild>
                    <w:div w:id="440224149">
                      <w:marLeft w:val="0"/>
                      <w:marRight w:val="0"/>
                      <w:marTop w:val="0"/>
                      <w:marBottom w:val="0"/>
                      <w:divBdr>
                        <w:top w:val="none" w:sz="0" w:space="0" w:color="auto"/>
                        <w:left w:val="none" w:sz="0" w:space="0" w:color="auto"/>
                        <w:bottom w:val="none" w:sz="0" w:space="0" w:color="auto"/>
                        <w:right w:val="none" w:sz="0" w:space="0" w:color="auto"/>
                      </w:divBdr>
                    </w:div>
                  </w:divsChild>
                </w:div>
                <w:div w:id="161821612">
                  <w:marLeft w:val="0"/>
                  <w:marRight w:val="0"/>
                  <w:marTop w:val="0"/>
                  <w:marBottom w:val="0"/>
                  <w:divBdr>
                    <w:top w:val="none" w:sz="0" w:space="0" w:color="auto"/>
                    <w:left w:val="none" w:sz="0" w:space="0" w:color="auto"/>
                    <w:bottom w:val="none" w:sz="0" w:space="0" w:color="auto"/>
                    <w:right w:val="none" w:sz="0" w:space="0" w:color="auto"/>
                  </w:divBdr>
                  <w:divsChild>
                    <w:div w:id="324165746">
                      <w:marLeft w:val="0"/>
                      <w:marRight w:val="0"/>
                      <w:marTop w:val="0"/>
                      <w:marBottom w:val="0"/>
                      <w:divBdr>
                        <w:top w:val="none" w:sz="0" w:space="0" w:color="auto"/>
                        <w:left w:val="none" w:sz="0" w:space="0" w:color="auto"/>
                        <w:bottom w:val="none" w:sz="0" w:space="0" w:color="auto"/>
                        <w:right w:val="none" w:sz="0" w:space="0" w:color="auto"/>
                      </w:divBdr>
                    </w:div>
                  </w:divsChild>
                </w:div>
                <w:div w:id="1697922194">
                  <w:marLeft w:val="0"/>
                  <w:marRight w:val="0"/>
                  <w:marTop w:val="0"/>
                  <w:marBottom w:val="0"/>
                  <w:divBdr>
                    <w:top w:val="none" w:sz="0" w:space="0" w:color="auto"/>
                    <w:left w:val="none" w:sz="0" w:space="0" w:color="auto"/>
                    <w:bottom w:val="none" w:sz="0" w:space="0" w:color="auto"/>
                    <w:right w:val="none" w:sz="0" w:space="0" w:color="auto"/>
                  </w:divBdr>
                  <w:divsChild>
                    <w:div w:id="1461218965">
                      <w:marLeft w:val="0"/>
                      <w:marRight w:val="0"/>
                      <w:marTop w:val="0"/>
                      <w:marBottom w:val="0"/>
                      <w:divBdr>
                        <w:top w:val="none" w:sz="0" w:space="0" w:color="auto"/>
                        <w:left w:val="none" w:sz="0" w:space="0" w:color="auto"/>
                        <w:bottom w:val="none" w:sz="0" w:space="0" w:color="auto"/>
                        <w:right w:val="none" w:sz="0" w:space="0" w:color="auto"/>
                      </w:divBdr>
                    </w:div>
                  </w:divsChild>
                </w:div>
                <w:div w:id="941761882">
                  <w:marLeft w:val="0"/>
                  <w:marRight w:val="0"/>
                  <w:marTop w:val="0"/>
                  <w:marBottom w:val="0"/>
                  <w:divBdr>
                    <w:top w:val="none" w:sz="0" w:space="0" w:color="auto"/>
                    <w:left w:val="none" w:sz="0" w:space="0" w:color="auto"/>
                    <w:bottom w:val="none" w:sz="0" w:space="0" w:color="auto"/>
                    <w:right w:val="none" w:sz="0" w:space="0" w:color="auto"/>
                  </w:divBdr>
                  <w:divsChild>
                    <w:div w:id="928974446">
                      <w:marLeft w:val="0"/>
                      <w:marRight w:val="0"/>
                      <w:marTop w:val="0"/>
                      <w:marBottom w:val="0"/>
                      <w:divBdr>
                        <w:top w:val="none" w:sz="0" w:space="0" w:color="auto"/>
                        <w:left w:val="none" w:sz="0" w:space="0" w:color="auto"/>
                        <w:bottom w:val="none" w:sz="0" w:space="0" w:color="auto"/>
                        <w:right w:val="none" w:sz="0" w:space="0" w:color="auto"/>
                      </w:divBdr>
                    </w:div>
                  </w:divsChild>
                </w:div>
                <w:div w:id="390541036">
                  <w:marLeft w:val="0"/>
                  <w:marRight w:val="0"/>
                  <w:marTop w:val="0"/>
                  <w:marBottom w:val="0"/>
                  <w:divBdr>
                    <w:top w:val="none" w:sz="0" w:space="0" w:color="auto"/>
                    <w:left w:val="none" w:sz="0" w:space="0" w:color="auto"/>
                    <w:bottom w:val="none" w:sz="0" w:space="0" w:color="auto"/>
                    <w:right w:val="none" w:sz="0" w:space="0" w:color="auto"/>
                  </w:divBdr>
                  <w:divsChild>
                    <w:div w:id="99692064">
                      <w:marLeft w:val="0"/>
                      <w:marRight w:val="0"/>
                      <w:marTop w:val="0"/>
                      <w:marBottom w:val="0"/>
                      <w:divBdr>
                        <w:top w:val="none" w:sz="0" w:space="0" w:color="auto"/>
                        <w:left w:val="none" w:sz="0" w:space="0" w:color="auto"/>
                        <w:bottom w:val="none" w:sz="0" w:space="0" w:color="auto"/>
                        <w:right w:val="none" w:sz="0" w:space="0" w:color="auto"/>
                      </w:divBdr>
                    </w:div>
                  </w:divsChild>
                </w:div>
                <w:div w:id="260335216">
                  <w:marLeft w:val="0"/>
                  <w:marRight w:val="0"/>
                  <w:marTop w:val="0"/>
                  <w:marBottom w:val="0"/>
                  <w:divBdr>
                    <w:top w:val="none" w:sz="0" w:space="0" w:color="auto"/>
                    <w:left w:val="none" w:sz="0" w:space="0" w:color="auto"/>
                    <w:bottom w:val="none" w:sz="0" w:space="0" w:color="auto"/>
                    <w:right w:val="none" w:sz="0" w:space="0" w:color="auto"/>
                  </w:divBdr>
                  <w:divsChild>
                    <w:div w:id="10198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256598">
          <w:marLeft w:val="0"/>
          <w:marRight w:val="0"/>
          <w:marTop w:val="0"/>
          <w:marBottom w:val="0"/>
          <w:divBdr>
            <w:top w:val="none" w:sz="0" w:space="0" w:color="auto"/>
            <w:left w:val="none" w:sz="0" w:space="0" w:color="auto"/>
            <w:bottom w:val="none" w:sz="0" w:space="0" w:color="auto"/>
            <w:right w:val="none" w:sz="0" w:space="0" w:color="auto"/>
          </w:divBdr>
          <w:divsChild>
            <w:div w:id="228537128">
              <w:marLeft w:val="0"/>
              <w:marRight w:val="0"/>
              <w:marTop w:val="0"/>
              <w:marBottom w:val="0"/>
              <w:divBdr>
                <w:top w:val="none" w:sz="0" w:space="0" w:color="auto"/>
                <w:left w:val="none" w:sz="0" w:space="0" w:color="auto"/>
                <w:bottom w:val="none" w:sz="0" w:space="0" w:color="auto"/>
                <w:right w:val="none" w:sz="0" w:space="0" w:color="auto"/>
              </w:divBdr>
            </w:div>
            <w:div w:id="424225574">
              <w:marLeft w:val="0"/>
              <w:marRight w:val="0"/>
              <w:marTop w:val="0"/>
              <w:marBottom w:val="0"/>
              <w:divBdr>
                <w:top w:val="none" w:sz="0" w:space="0" w:color="auto"/>
                <w:left w:val="none" w:sz="0" w:space="0" w:color="auto"/>
                <w:bottom w:val="none" w:sz="0" w:space="0" w:color="auto"/>
                <w:right w:val="none" w:sz="0" w:space="0" w:color="auto"/>
              </w:divBdr>
            </w:div>
            <w:div w:id="1839223090">
              <w:marLeft w:val="0"/>
              <w:marRight w:val="0"/>
              <w:marTop w:val="0"/>
              <w:marBottom w:val="0"/>
              <w:divBdr>
                <w:top w:val="none" w:sz="0" w:space="0" w:color="auto"/>
                <w:left w:val="none" w:sz="0" w:space="0" w:color="auto"/>
                <w:bottom w:val="none" w:sz="0" w:space="0" w:color="auto"/>
                <w:right w:val="none" w:sz="0" w:space="0" w:color="auto"/>
              </w:divBdr>
            </w:div>
            <w:div w:id="533081953">
              <w:marLeft w:val="0"/>
              <w:marRight w:val="0"/>
              <w:marTop w:val="0"/>
              <w:marBottom w:val="0"/>
              <w:divBdr>
                <w:top w:val="none" w:sz="0" w:space="0" w:color="auto"/>
                <w:left w:val="none" w:sz="0" w:space="0" w:color="auto"/>
                <w:bottom w:val="none" w:sz="0" w:space="0" w:color="auto"/>
                <w:right w:val="none" w:sz="0" w:space="0" w:color="auto"/>
              </w:divBdr>
            </w:div>
            <w:div w:id="762723053">
              <w:marLeft w:val="0"/>
              <w:marRight w:val="0"/>
              <w:marTop w:val="0"/>
              <w:marBottom w:val="0"/>
              <w:divBdr>
                <w:top w:val="none" w:sz="0" w:space="0" w:color="auto"/>
                <w:left w:val="none" w:sz="0" w:space="0" w:color="auto"/>
                <w:bottom w:val="none" w:sz="0" w:space="0" w:color="auto"/>
                <w:right w:val="none" w:sz="0" w:space="0" w:color="auto"/>
              </w:divBdr>
            </w:div>
          </w:divsChild>
        </w:div>
        <w:div w:id="164134389">
          <w:marLeft w:val="0"/>
          <w:marRight w:val="0"/>
          <w:marTop w:val="0"/>
          <w:marBottom w:val="0"/>
          <w:divBdr>
            <w:top w:val="none" w:sz="0" w:space="0" w:color="auto"/>
            <w:left w:val="none" w:sz="0" w:space="0" w:color="auto"/>
            <w:bottom w:val="none" w:sz="0" w:space="0" w:color="auto"/>
            <w:right w:val="none" w:sz="0" w:space="0" w:color="auto"/>
          </w:divBdr>
          <w:divsChild>
            <w:div w:id="1118840361">
              <w:marLeft w:val="-75"/>
              <w:marRight w:val="0"/>
              <w:marTop w:val="30"/>
              <w:marBottom w:val="30"/>
              <w:divBdr>
                <w:top w:val="none" w:sz="0" w:space="0" w:color="auto"/>
                <w:left w:val="none" w:sz="0" w:space="0" w:color="auto"/>
                <w:bottom w:val="none" w:sz="0" w:space="0" w:color="auto"/>
                <w:right w:val="none" w:sz="0" w:space="0" w:color="auto"/>
              </w:divBdr>
              <w:divsChild>
                <w:div w:id="1232734562">
                  <w:marLeft w:val="0"/>
                  <w:marRight w:val="0"/>
                  <w:marTop w:val="0"/>
                  <w:marBottom w:val="0"/>
                  <w:divBdr>
                    <w:top w:val="none" w:sz="0" w:space="0" w:color="auto"/>
                    <w:left w:val="none" w:sz="0" w:space="0" w:color="auto"/>
                    <w:bottom w:val="none" w:sz="0" w:space="0" w:color="auto"/>
                    <w:right w:val="none" w:sz="0" w:space="0" w:color="auto"/>
                  </w:divBdr>
                  <w:divsChild>
                    <w:div w:id="413402725">
                      <w:marLeft w:val="0"/>
                      <w:marRight w:val="0"/>
                      <w:marTop w:val="0"/>
                      <w:marBottom w:val="0"/>
                      <w:divBdr>
                        <w:top w:val="none" w:sz="0" w:space="0" w:color="auto"/>
                        <w:left w:val="none" w:sz="0" w:space="0" w:color="auto"/>
                        <w:bottom w:val="none" w:sz="0" w:space="0" w:color="auto"/>
                        <w:right w:val="none" w:sz="0" w:space="0" w:color="auto"/>
                      </w:divBdr>
                    </w:div>
                  </w:divsChild>
                </w:div>
                <w:div w:id="908732775">
                  <w:marLeft w:val="0"/>
                  <w:marRight w:val="0"/>
                  <w:marTop w:val="0"/>
                  <w:marBottom w:val="0"/>
                  <w:divBdr>
                    <w:top w:val="none" w:sz="0" w:space="0" w:color="auto"/>
                    <w:left w:val="none" w:sz="0" w:space="0" w:color="auto"/>
                    <w:bottom w:val="none" w:sz="0" w:space="0" w:color="auto"/>
                    <w:right w:val="none" w:sz="0" w:space="0" w:color="auto"/>
                  </w:divBdr>
                  <w:divsChild>
                    <w:div w:id="58948318">
                      <w:marLeft w:val="0"/>
                      <w:marRight w:val="0"/>
                      <w:marTop w:val="0"/>
                      <w:marBottom w:val="0"/>
                      <w:divBdr>
                        <w:top w:val="none" w:sz="0" w:space="0" w:color="auto"/>
                        <w:left w:val="none" w:sz="0" w:space="0" w:color="auto"/>
                        <w:bottom w:val="none" w:sz="0" w:space="0" w:color="auto"/>
                        <w:right w:val="none" w:sz="0" w:space="0" w:color="auto"/>
                      </w:divBdr>
                    </w:div>
                  </w:divsChild>
                </w:div>
                <w:div w:id="2060519946">
                  <w:marLeft w:val="0"/>
                  <w:marRight w:val="0"/>
                  <w:marTop w:val="0"/>
                  <w:marBottom w:val="0"/>
                  <w:divBdr>
                    <w:top w:val="none" w:sz="0" w:space="0" w:color="auto"/>
                    <w:left w:val="none" w:sz="0" w:space="0" w:color="auto"/>
                    <w:bottom w:val="none" w:sz="0" w:space="0" w:color="auto"/>
                    <w:right w:val="none" w:sz="0" w:space="0" w:color="auto"/>
                  </w:divBdr>
                  <w:divsChild>
                    <w:div w:id="1713653488">
                      <w:marLeft w:val="0"/>
                      <w:marRight w:val="0"/>
                      <w:marTop w:val="0"/>
                      <w:marBottom w:val="0"/>
                      <w:divBdr>
                        <w:top w:val="none" w:sz="0" w:space="0" w:color="auto"/>
                        <w:left w:val="none" w:sz="0" w:space="0" w:color="auto"/>
                        <w:bottom w:val="none" w:sz="0" w:space="0" w:color="auto"/>
                        <w:right w:val="none" w:sz="0" w:space="0" w:color="auto"/>
                      </w:divBdr>
                    </w:div>
                  </w:divsChild>
                </w:div>
                <w:div w:id="1799911871">
                  <w:marLeft w:val="0"/>
                  <w:marRight w:val="0"/>
                  <w:marTop w:val="0"/>
                  <w:marBottom w:val="0"/>
                  <w:divBdr>
                    <w:top w:val="none" w:sz="0" w:space="0" w:color="auto"/>
                    <w:left w:val="none" w:sz="0" w:space="0" w:color="auto"/>
                    <w:bottom w:val="none" w:sz="0" w:space="0" w:color="auto"/>
                    <w:right w:val="none" w:sz="0" w:space="0" w:color="auto"/>
                  </w:divBdr>
                  <w:divsChild>
                    <w:div w:id="884372724">
                      <w:marLeft w:val="0"/>
                      <w:marRight w:val="0"/>
                      <w:marTop w:val="0"/>
                      <w:marBottom w:val="0"/>
                      <w:divBdr>
                        <w:top w:val="none" w:sz="0" w:space="0" w:color="auto"/>
                        <w:left w:val="none" w:sz="0" w:space="0" w:color="auto"/>
                        <w:bottom w:val="none" w:sz="0" w:space="0" w:color="auto"/>
                        <w:right w:val="none" w:sz="0" w:space="0" w:color="auto"/>
                      </w:divBdr>
                    </w:div>
                  </w:divsChild>
                </w:div>
                <w:div w:id="14575005">
                  <w:marLeft w:val="0"/>
                  <w:marRight w:val="0"/>
                  <w:marTop w:val="0"/>
                  <w:marBottom w:val="0"/>
                  <w:divBdr>
                    <w:top w:val="none" w:sz="0" w:space="0" w:color="auto"/>
                    <w:left w:val="none" w:sz="0" w:space="0" w:color="auto"/>
                    <w:bottom w:val="none" w:sz="0" w:space="0" w:color="auto"/>
                    <w:right w:val="none" w:sz="0" w:space="0" w:color="auto"/>
                  </w:divBdr>
                  <w:divsChild>
                    <w:div w:id="1278105676">
                      <w:marLeft w:val="0"/>
                      <w:marRight w:val="0"/>
                      <w:marTop w:val="0"/>
                      <w:marBottom w:val="0"/>
                      <w:divBdr>
                        <w:top w:val="none" w:sz="0" w:space="0" w:color="auto"/>
                        <w:left w:val="none" w:sz="0" w:space="0" w:color="auto"/>
                        <w:bottom w:val="none" w:sz="0" w:space="0" w:color="auto"/>
                        <w:right w:val="none" w:sz="0" w:space="0" w:color="auto"/>
                      </w:divBdr>
                    </w:div>
                  </w:divsChild>
                </w:div>
                <w:div w:id="450904181">
                  <w:marLeft w:val="0"/>
                  <w:marRight w:val="0"/>
                  <w:marTop w:val="0"/>
                  <w:marBottom w:val="0"/>
                  <w:divBdr>
                    <w:top w:val="none" w:sz="0" w:space="0" w:color="auto"/>
                    <w:left w:val="none" w:sz="0" w:space="0" w:color="auto"/>
                    <w:bottom w:val="none" w:sz="0" w:space="0" w:color="auto"/>
                    <w:right w:val="none" w:sz="0" w:space="0" w:color="auto"/>
                  </w:divBdr>
                  <w:divsChild>
                    <w:div w:id="18417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92879">
          <w:marLeft w:val="0"/>
          <w:marRight w:val="0"/>
          <w:marTop w:val="0"/>
          <w:marBottom w:val="0"/>
          <w:divBdr>
            <w:top w:val="none" w:sz="0" w:space="0" w:color="auto"/>
            <w:left w:val="none" w:sz="0" w:space="0" w:color="auto"/>
            <w:bottom w:val="none" w:sz="0" w:space="0" w:color="auto"/>
            <w:right w:val="none" w:sz="0" w:space="0" w:color="auto"/>
          </w:divBdr>
          <w:divsChild>
            <w:div w:id="1295066031">
              <w:marLeft w:val="0"/>
              <w:marRight w:val="0"/>
              <w:marTop w:val="0"/>
              <w:marBottom w:val="0"/>
              <w:divBdr>
                <w:top w:val="none" w:sz="0" w:space="0" w:color="auto"/>
                <w:left w:val="none" w:sz="0" w:space="0" w:color="auto"/>
                <w:bottom w:val="none" w:sz="0" w:space="0" w:color="auto"/>
                <w:right w:val="none" w:sz="0" w:space="0" w:color="auto"/>
              </w:divBdr>
            </w:div>
            <w:div w:id="306471454">
              <w:marLeft w:val="0"/>
              <w:marRight w:val="0"/>
              <w:marTop w:val="0"/>
              <w:marBottom w:val="0"/>
              <w:divBdr>
                <w:top w:val="none" w:sz="0" w:space="0" w:color="auto"/>
                <w:left w:val="none" w:sz="0" w:space="0" w:color="auto"/>
                <w:bottom w:val="none" w:sz="0" w:space="0" w:color="auto"/>
                <w:right w:val="none" w:sz="0" w:space="0" w:color="auto"/>
              </w:divBdr>
            </w:div>
            <w:div w:id="1209345126">
              <w:marLeft w:val="0"/>
              <w:marRight w:val="0"/>
              <w:marTop w:val="0"/>
              <w:marBottom w:val="0"/>
              <w:divBdr>
                <w:top w:val="none" w:sz="0" w:space="0" w:color="auto"/>
                <w:left w:val="none" w:sz="0" w:space="0" w:color="auto"/>
                <w:bottom w:val="none" w:sz="0" w:space="0" w:color="auto"/>
                <w:right w:val="none" w:sz="0" w:space="0" w:color="auto"/>
              </w:divBdr>
            </w:div>
            <w:div w:id="1948192884">
              <w:marLeft w:val="0"/>
              <w:marRight w:val="0"/>
              <w:marTop w:val="0"/>
              <w:marBottom w:val="0"/>
              <w:divBdr>
                <w:top w:val="none" w:sz="0" w:space="0" w:color="auto"/>
                <w:left w:val="none" w:sz="0" w:space="0" w:color="auto"/>
                <w:bottom w:val="none" w:sz="0" w:space="0" w:color="auto"/>
                <w:right w:val="none" w:sz="0" w:space="0" w:color="auto"/>
              </w:divBdr>
            </w:div>
            <w:div w:id="1064790691">
              <w:marLeft w:val="0"/>
              <w:marRight w:val="0"/>
              <w:marTop w:val="0"/>
              <w:marBottom w:val="0"/>
              <w:divBdr>
                <w:top w:val="none" w:sz="0" w:space="0" w:color="auto"/>
                <w:left w:val="none" w:sz="0" w:space="0" w:color="auto"/>
                <w:bottom w:val="none" w:sz="0" w:space="0" w:color="auto"/>
                <w:right w:val="none" w:sz="0" w:space="0" w:color="auto"/>
              </w:divBdr>
            </w:div>
            <w:div w:id="664288286">
              <w:marLeft w:val="0"/>
              <w:marRight w:val="0"/>
              <w:marTop w:val="0"/>
              <w:marBottom w:val="0"/>
              <w:divBdr>
                <w:top w:val="none" w:sz="0" w:space="0" w:color="auto"/>
                <w:left w:val="none" w:sz="0" w:space="0" w:color="auto"/>
                <w:bottom w:val="none" w:sz="0" w:space="0" w:color="auto"/>
                <w:right w:val="none" w:sz="0" w:space="0" w:color="auto"/>
              </w:divBdr>
            </w:div>
            <w:div w:id="1406995961">
              <w:marLeft w:val="0"/>
              <w:marRight w:val="0"/>
              <w:marTop w:val="0"/>
              <w:marBottom w:val="0"/>
              <w:divBdr>
                <w:top w:val="none" w:sz="0" w:space="0" w:color="auto"/>
                <w:left w:val="none" w:sz="0" w:space="0" w:color="auto"/>
                <w:bottom w:val="none" w:sz="0" w:space="0" w:color="auto"/>
                <w:right w:val="none" w:sz="0" w:space="0" w:color="auto"/>
              </w:divBdr>
            </w:div>
          </w:divsChild>
        </w:div>
        <w:div w:id="845166791">
          <w:marLeft w:val="0"/>
          <w:marRight w:val="0"/>
          <w:marTop w:val="0"/>
          <w:marBottom w:val="0"/>
          <w:divBdr>
            <w:top w:val="none" w:sz="0" w:space="0" w:color="auto"/>
            <w:left w:val="none" w:sz="0" w:space="0" w:color="auto"/>
            <w:bottom w:val="none" w:sz="0" w:space="0" w:color="auto"/>
            <w:right w:val="none" w:sz="0" w:space="0" w:color="auto"/>
          </w:divBdr>
          <w:divsChild>
            <w:div w:id="375930172">
              <w:marLeft w:val="-75"/>
              <w:marRight w:val="0"/>
              <w:marTop w:val="30"/>
              <w:marBottom w:val="30"/>
              <w:divBdr>
                <w:top w:val="none" w:sz="0" w:space="0" w:color="auto"/>
                <w:left w:val="none" w:sz="0" w:space="0" w:color="auto"/>
                <w:bottom w:val="none" w:sz="0" w:space="0" w:color="auto"/>
                <w:right w:val="none" w:sz="0" w:space="0" w:color="auto"/>
              </w:divBdr>
              <w:divsChild>
                <w:div w:id="1962102460">
                  <w:marLeft w:val="0"/>
                  <w:marRight w:val="0"/>
                  <w:marTop w:val="0"/>
                  <w:marBottom w:val="0"/>
                  <w:divBdr>
                    <w:top w:val="none" w:sz="0" w:space="0" w:color="auto"/>
                    <w:left w:val="none" w:sz="0" w:space="0" w:color="auto"/>
                    <w:bottom w:val="none" w:sz="0" w:space="0" w:color="auto"/>
                    <w:right w:val="none" w:sz="0" w:space="0" w:color="auto"/>
                  </w:divBdr>
                  <w:divsChild>
                    <w:div w:id="1893232828">
                      <w:marLeft w:val="0"/>
                      <w:marRight w:val="0"/>
                      <w:marTop w:val="0"/>
                      <w:marBottom w:val="0"/>
                      <w:divBdr>
                        <w:top w:val="none" w:sz="0" w:space="0" w:color="auto"/>
                        <w:left w:val="none" w:sz="0" w:space="0" w:color="auto"/>
                        <w:bottom w:val="none" w:sz="0" w:space="0" w:color="auto"/>
                        <w:right w:val="none" w:sz="0" w:space="0" w:color="auto"/>
                      </w:divBdr>
                    </w:div>
                  </w:divsChild>
                </w:div>
                <w:div w:id="2116709609">
                  <w:marLeft w:val="0"/>
                  <w:marRight w:val="0"/>
                  <w:marTop w:val="0"/>
                  <w:marBottom w:val="0"/>
                  <w:divBdr>
                    <w:top w:val="none" w:sz="0" w:space="0" w:color="auto"/>
                    <w:left w:val="none" w:sz="0" w:space="0" w:color="auto"/>
                    <w:bottom w:val="none" w:sz="0" w:space="0" w:color="auto"/>
                    <w:right w:val="none" w:sz="0" w:space="0" w:color="auto"/>
                  </w:divBdr>
                  <w:divsChild>
                    <w:div w:id="293754629">
                      <w:marLeft w:val="0"/>
                      <w:marRight w:val="0"/>
                      <w:marTop w:val="0"/>
                      <w:marBottom w:val="0"/>
                      <w:divBdr>
                        <w:top w:val="none" w:sz="0" w:space="0" w:color="auto"/>
                        <w:left w:val="none" w:sz="0" w:space="0" w:color="auto"/>
                        <w:bottom w:val="none" w:sz="0" w:space="0" w:color="auto"/>
                        <w:right w:val="none" w:sz="0" w:space="0" w:color="auto"/>
                      </w:divBdr>
                    </w:div>
                  </w:divsChild>
                </w:div>
                <w:div w:id="1330597966">
                  <w:marLeft w:val="0"/>
                  <w:marRight w:val="0"/>
                  <w:marTop w:val="0"/>
                  <w:marBottom w:val="0"/>
                  <w:divBdr>
                    <w:top w:val="none" w:sz="0" w:space="0" w:color="auto"/>
                    <w:left w:val="none" w:sz="0" w:space="0" w:color="auto"/>
                    <w:bottom w:val="none" w:sz="0" w:space="0" w:color="auto"/>
                    <w:right w:val="none" w:sz="0" w:space="0" w:color="auto"/>
                  </w:divBdr>
                  <w:divsChild>
                    <w:div w:id="1386828758">
                      <w:marLeft w:val="0"/>
                      <w:marRight w:val="0"/>
                      <w:marTop w:val="0"/>
                      <w:marBottom w:val="0"/>
                      <w:divBdr>
                        <w:top w:val="none" w:sz="0" w:space="0" w:color="auto"/>
                        <w:left w:val="none" w:sz="0" w:space="0" w:color="auto"/>
                        <w:bottom w:val="none" w:sz="0" w:space="0" w:color="auto"/>
                        <w:right w:val="none" w:sz="0" w:space="0" w:color="auto"/>
                      </w:divBdr>
                    </w:div>
                  </w:divsChild>
                </w:div>
                <w:div w:id="2141652362">
                  <w:marLeft w:val="0"/>
                  <w:marRight w:val="0"/>
                  <w:marTop w:val="0"/>
                  <w:marBottom w:val="0"/>
                  <w:divBdr>
                    <w:top w:val="none" w:sz="0" w:space="0" w:color="auto"/>
                    <w:left w:val="none" w:sz="0" w:space="0" w:color="auto"/>
                    <w:bottom w:val="none" w:sz="0" w:space="0" w:color="auto"/>
                    <w:right w:val="none" w:sz="0" w:space="0" w:color="auto"/>
                  </w:divBdr>
                  <w:divsChild>
                    <w:div w:id="1353606271">
                      <w:marLeft w:val="0"/>
                      <w:marRight w:val="0"/>
                      <w:marTop w:val="0"/>
                      <w:marBottom w:val="0"/>
                      <w:divBdr>
                        <w:top w:val="none" w:sz="0" w:space="0" w:color="auto"/>
                        <w:left w:val="none" w:sz="0" w:space="0" w:color="auto"/>
                        <w:bottom w:val="none" w:sz="0" w:space="0" w:color="auto"/>
                        <w:right w:val="none" w:sz="0" w:space="0" w:color="auto"/>
                      </w:divBdr>
                    </w:div>
                  </w:divsChild>
                </w:div>
                <w:div w:id="696320990">
                  <w:marLeft w:val="0"/>
                  <w:marRight w:val="0"/>
                  <w:marTop w:val="0"/>
                  <w:marBottom w:val="0"/>
                  <w:divBdr>
                    <w:top w:val="none" w:sz="0" w:space="0" w:color="auto"/>
                    <w:left w:val="none" w:sz="0" w:space="0" w:color="auto"/>
                    <w:bottom w:val="none" w:sz="0" w:space="0" w:color="auto"/>
                    <w:right w:val="none" w:sz="0" w:space="0" w:color="auto"/>
                  </w:divBdr>
                  <w:divsChild>
                    <w:div w:id="175268351">
                      <w:marLeft w:val="0"/>
                      <w:marRight w:val="0"/>
                      <w:marTop w:val="0"/>
                      <w:marBottom w:val="0"/>
                      <w:divBdr>
                        <w:top w:val="none" w:sz="0" w:space="0" w:color="auto"/>
                        <w:left w:val="none" w:sz="0" w:space="0" w:color="auto"/>
                        <w:bottom w:val="none" w:sz="0" w:space="0" w:color="auto"/>
                        <w:right w:val="none" w:sz="0" w:space="0" w:color="auto"/>
                      </w:divBdr>
                    </w:div>
                  </w:divsChild>
                </w:div>
                <w:div w:id="1982493845">
                  <w:marLeft w:val="0"/>
                  <w:marRight w:val="0"/>
                  <w:marTop w:val="0"/>
                  <w:marBottom w:val="0"/>
                  <w:divBdr>
                    <w:top w:val="none" w:sz="0" w:space="0" w:color="auto"/>
                    <w:left w:val="none" w:sz="0" w:space="0" w:color="auto"/>
                    <w:bottom w:val="none" w:sz="0" w:space="0" w:color="auto"/>
                    <w:right w:val="none" w:sz="0" w:space="0" w:color="auto"/>
                  </w:divBdr>
                  <w:divsChild>
                    <w:div w:id="13753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81509">
          <w:marLeft w:val="0"/>
          <w:marRight w:val="0"/>
          <w:marTop w:val="0"/>
          <w:marBottom w:val="0"/>
          <w:divBdr>
            <w:top w:val="none" w:sz="0" w:space="0" w:color="auto"/>
            <w:left w:val="none" w:sz="0" w:space="0" w:color="auto"/>
            <w:bottom w:val="none" w:sz="0" w:space="0" w:color="auto"/>
            <w:right w:val="none" w:sz="0" w:space="0" w:color="auto"/>
          </w:divBdr>
          <w:divsChild>
            <w:div w:id="855851023">
              <w:marLeft w:val="0"/>
              <w:marRight w:val="0"/>
              <w:marTop w:val="0"/>
              <w:marBottom w:val="0"/>
              <w:divBdr>
                <w:top w:val="none" w:sz="0" w:space="0" w:color="auto"/>
                <w:left w:val="none" w:sz="0" w:space="0" w:color="auto"/>
                <w:bottom w:val="none" w:sz="0" w:space="0" w:color="auto"/>
                <w:right w:val="none" w:sz="0" w:space="0" w:color="auto"/>
              </w:divBdr>
            </w:div>
            <w:div w:id="1399553399">
              <w:marLeft w:val="0"/>
              <w:marRight w:val="0"/>
              <w:marTop w:val="0"/>
              <w:marBottom w:val="0"/>
              <w:divBdr>
                <w:top w:val="none" w:sz="0" w:space="0" w:color="auto"/>
                <w:left w:val="none" w:sz="0" w:space="0" w:color="auto"/>
                <w:bottom w:val="none" w:sz="0" w:space="0" w:color="auto"/>
                <w:right w:val="none" w:sz="0" w:space="0" w:color="auto"/>
              </w:divBdr>
            </w:div>
            <w:div w:id="1981568631">
              <w:marLeft w:val="0"/>
              <w:marRight w:val="0"/>
              <w:marTop w:val="0"/>
              <w:marBottom w:val="0"/>
              <w:divBdr>
                <w:top w:val="none" w:sz="0" w:space="0" w:color="auto"/>
                <w:left w:val="none" w:sz="0" w:space="0" w:color="auto"/>
                <w:bottom w:val="none" w:sz="0" w:space="0" w:color="auto"/>
                <w:right w:val="none" w:sz="0" w:space="0" w:color="auto"/>
              </w:divBdr>
            </w:div>
          </w:divsChild>
        </w:div>
        <w:div w:id="435254557">
          <w:marLeft w:val="0"/>
          <w:marRight w:val="0"/>
          <w:marTop w:val="0"/>
          <w:marBottom w:val="0"/>
          <w:divBdr>
            <w:top w:val="none" w:sz="0" w:space="0" w:color="auto"/>
            <w:left w:val="none" w:sz="0" w:space="0" w:color="auto"/>
            <w:bottom w:val="none" w:sz="0" w:space="0" w:color="auto"/>
            <w:right w:val="none" w:sz="0" w:space="0" w:color="auto"/>
          </w:divBdr>
          <w:divsChild>
            <w:div w:id="1550417509">
              <w:marLeft w:val="-75"/>
              <w:marRight w:val="0"/>
              <w:marTop w:val="30"/>
              <w:marBottom w:val="30"/>
              <w:divBdr>
                <w:top w:val="none" w:sz="0" w:space="0" w:color="auto"/>
                <w:left w:val="none" w:sz="0" w:space="0" w:color="auto"/>
                <w:bottom w:val="none" w:sz="0" w:space="0" w:color="auto"/>
                <w:right w:val="none" w:sz="0" w:space="0" w:color="auto"/>
              </w:divBdr>
              <w:divsChild>
                <w:div w:id="1360859151">
                  <w:marLeft w:val="0"/>
                  <w:marRight w:val="0"/>
                  <w:marTop w:val="0"/>
                  <w:marBottom w:val="0"/>
                  <w:divBdr>
                    <w:top w:val="none" w:sz="0" w:space="0" w:color="auto"/>
                    <w:left w:val="none" w:sz="0" w:space="0" w:color="auto"/>
                    <w:bottom w:val="none" w:sz="0" w:space="0" w:color="auto"/>
                    <w:right w:val="none" w:sz="0" w:space="0" w:color="auto"/>
                  </w:divBdr>
                  <w:divsChild>
                    <w:div w:id="944118448">
                      <w:marLeft w:val="0"/>
                      <w:marRight w:val="0"/>
                      <w:marTop w:val="0"/>
                      <w:marBottom w:val="0"/>
                      <w:divBdr>
                        <w:top w:val="none" w:sz="0" w:space="0" w:color="auto"/>
                        <w:left w:val="none" w:sz="0" w:space="0" w:color="auto"/>
                        <w:bottom w:val="none" w:sz="0" w:space="0" w:color="auto"/>
                        <w:right w:val="none" w:sz="0" w:space="0" w:color="auto"/>
                      </w:divBdr>
                    </w:div>
                  </w:divsChild>
                </w:div>
                <w:div w:id="1398825775">
                  <w:marLeft w:val="0"/>
                  <w:marRight w:val="0"/>
                  <w:marTop w:val="0"/>
                  <w:marBottom w:val="0"/>
                  <w:divBdr>
                    <w:top w:val="none" w:sz="0" w:space="0" w:color="auto"/>
                    <w:left w:val="none" w:sz="0" w:space="0" w:color="auto"/>
                    <w:bottom w:val="none" w:sz="0" w:space="0" w:color="auto"/>
                    <w:right w:val="none" w:sz="0" w:space="0" w:color="auto"/>
                  </w:divBdr>
                  <w:divsChild>
                    <w:div w:id="426390417">
                      <w:marLeft w:val="0"/>
                      <w:marRight w:val="0"/>
                      <w:marTop w:val="0"/>
                      <w:marBottom w:val="0"/>
                      <w:divBdr>
                        <w:top w:val="none" w:sz="0" w:space="0" w:color="auto"/>
                        <w:left w:val="none" w:sz="0" w:space="0" w:color="auto"/>
                        <w:bottom w:val="none" w:sz="0" w:space="0" w:color="auto"/>
                        <w:right w:val="none" w:sz="0" w:space="0" w:color="auto"/>
                      </w:divBdr>
                    </w:div>
                  </w:divsChild>
                </w:div>
                <w:div w:id="1125345353">
                  <w:marLeft w:val="0"/>
                  <w:marRight w:val="0"/>
                  <w:marTop w:val="0"/>
                  <w:marBottom w:val="0"/>
                  <w:divBdr>
                    <w:top w:val="none" w:sz="0" w:space="0" w:color="auto"/>
                    <w:left w:val="none" w:sz="0" w:space="0" w:color="auto"/>
                    <w:bottom w:val="none" w:sz="0" w:space="0" w:color="auto"/>
                    <w:right w:val="none" w:sz="0" w:space="0" w:color="auto"/>
                  </w:divBdr>
                  <w:divsChild>
                    <w:div w:id="951739437">
                      <w:marLeft w:val="0"/>
                      <w:marRight w:val="0"/>
                      <w:marTop w:val="0"/>
                      <w:marBottom w:val="0"/>
                      <w:divBdr>
                        <w:top w:val="none" w:sz="0" w:space="0" w:color="auto"/>
                        <w:left w:val="none" w:sz="0" w:space="0" w:color="auto"/>
                        <w:bottom w:val="none" w:sz="0" w:space="0" w:color="auto"/>
                        <w:right w:val="none" w:sz="0" w:space="0" w:color="auto"/>
                      </w:divBdr>
                    </w:div>
                  </w:divsChild>
                </w:div>
                <w:div w:id="2102870283">
                  <w:marLeft w:val="0"/>
                  <w:marRight w:val="0"/>
                  <w:marTop w:val="0"/>
                  <w:marBottom w:val="0"/>
                  <w:divBdr>
                    <w:top w:val="none" w:sz="0" w:space="0" w:color="auto"/>
                    <w:left w:val="none" w:sz="0" w:space="0" w:color="auto"/>
                    <w:bottom w:val="none" w:sz="0" w:space="0" w:color="auto"/>
                    <w:right w:val="none" w:sz="0" w:space="0" w:color="auto"/>
                  </w:divBdr>
                  <w:divsChild>
                    <w:div w:id="1479346013">
                      <w:marLeft w:val="0"/>
                      <w:marRight w:val="0"/>
                      <w:marTop w:val="0"/>
                      <w:marBottom w:val="0"/>
                      <w:divBdr>
                        <w:top w:val="none" w:sz="0" w:space="0" w:color="auto"/>
                        <w:left w:val="none" w:sz="0" w:space="0" w:color="auto"/>
                        <w:bottom w:val="none" w:sz="0" w:space="0" w:color="auto"/>
                        <w:right w:val="none" w:sz="0" w:space="0" w:color="auto"/>
                      </w:divBdr>
                    </w:div>
                  </w:divsChild>
                </w:div>
                <w:div w:id="1485929933">
                  <w:marLeft w:val="0"/>
                  <w:marRight w:val="0"/>
                  <w:marTop w:val="0"/>
                  <w:marBottom w:val="0"/>
                  <w:divBdr>
                    <w:top w:val="none" w:sz="0" w:space="0" w:color="auto"/>
                    <w:left w:val="none" w:sz="0" w:space="0" w:color="auto"/>
                    <w:bottom w:val="none" w:sz="0" w:space="0" w:color="auto"/>
                    <w:right w:val="none" w:sz="0" w:space="0" w:color="auto"/>
                  </w:divBdr>
                  <w:divsChild>
                    <w:div w:id="1508638929">
                      <w:marLeft w:val="0"/>
                      <w:marRight w:val="0"/>
                      <w:marTop w:val="0"/>
                      <w:marBottom w:val="0"/>
                      <w:divBdr>
                        <w:top w:val="none" w:sz="0" w:space="0" w:color="auto"/>
                        <w:left w:val="none" w:sz="0" w:space="0" w:color="auto"/>
                        <w:bottom w:val="none" w:sz="0" w:space="0" w:color="auto"/>
                        <w:right w:val="none" w:sz="0" w:space="0" w:color="auto"/>
                      </w:divBdr>
                    </w:div>
                  </w:divsChild>
                </w:div>
                <w:div w:id="1246114737">
                  <w:marLeft w:val="0"/>
                  <w:marRight w:val="0"/>
                  <w:marTop w:val="0"/>
                  <w:marBottom w:val="0"/>
                  <w:divBdr>
                    <w:top w:val="none" w:sz="0" w:space="0" w:color="auto"/>
                    <w:left w:val="none" w:sz="0" w:space="0" w:color="auto"/>
                    <w:bottom w:val="none" w:sz="0" w:space="0" w:color="auto"/>
                    <w:right w:val="none" w:sz="0" w:space="0" w:color="auto"/>
                  </w:divBdr>
                  <w:divsChild>
                    <w:div w:id="10318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32571">
          <w:marLeft w:val="0"/>
          <w:marRight w:val="0"/>
          <w:marTop w:val="0"/>
          <w:marBottom w:val="0"/>
          <w:divBdr>
            <w:top w:val="none" w:sz="0" w:space="0" w:color="auto"/>
            <w:left w:val="none" w:sz="0" w:space="0" w:color="auto"/>
            <w:bottom w:val="none" w:sz="0" w:space="0" w:color="auto"/>
            <w:right w:val="none" w:sz="0" w:space="0" w:color="auto"/>
          </w:divBdr>
          <w:divsChild>
            <w:div w:id="1958564227">
              <w:marLeft w:val="0"/>
              <w:marRight w:val="0"/>
              <w:marTop w:val="0"/>
              <w:marBottom w:val="0"/>
              <w:divBdr>
                <w:top w:val="none" w:sz="0" w:space="0" w:color="auto"/>
                <w:left w:val="none" w:sz="0" w:space="0" w:color="auto"/>
                <w:bottom w:val="none" w:sz="0" w:space="0" w:color="auto"/>
                <w:right w:val="none" w:sz="0" w:space="0" w:color="auto"/>
              </w:divBdr>
            </w:div>
            <w:div w:id="366756523">
              <w:marLeft w:val="0"/>
              <w:marRight w:val="0"/>
              <w:marTop w:val="0"/>
              <w:marBottom w:val="0"/>
              <w:divBdr>
                <w:top w:val="none" w:sz="0" w:space="0" w:color="auto"/>
                <w:left w:val="none" w:sz="0" w:space="0" w:color="auto"/>
                <w:bottom w:val="none" w:sz="0" w:space="0" w:color="auto"/>
                <w:right w:val="none" w:sz="0" w:space="0" w:color="auto"/>
              </w:divBdr>
            </w:div>
            <w:div w:id="1037663924">
              <w:marLeft w:val="0"/>
              <w:marRight w:val="0"/>
              <w:marTop w:val="0"/>
              <w:marBottom w:val="0"/>
              <w:divBdr>
                <w:top w:val="none" w:sz="0" w:space="0" w:color="auto"/>
                <w:left w:val="none" w:sz="0" w:space="0" w:color="auto"/>
                <w:bottom w:val="none" w:sz="0" w:space="0" w:color="auto"/>
                <w:right w:val="none" w:sz="0" w:space="0" w:color="auto"/>
              </w:divBdr>
            </w:div>
          </w:divsChild>
        </w:div>
        <w:div w:id="1090934356">
          <w:marLeft w:val="0"/>
          <w:marRight w:val="0"/>
          <w:marTop w:val="0"/>
          <w:marBottom w:val="0"/>
          <w:divBdr>
            <w:top w:val="none" w:sz="0" w:space="0" w:color="auto"/>
            <w:left w:val="none" w:sz="0" w:space="0" w:color="auto"/>
            <w:bottom w:val="none" w:sz="0" w:space="0" w:color="auto"/>
            <w:right w:val="none" w:sz="0" w:space="0" w:color="auto"/>
          </w:divBdr>
          <w:divsChild>
            <w:div w:id="1691252903">
              <w:marLeft w:val="-75"/>
              <w:marRight w:val="0"/>
              <w:marTop w:val="30"/>
              <w:marBottom w:val="30"/>
              <w:divBdr>
                <w:top w:val="none" w:sz="0" w:space="0" w:color="auto"/>
                <w:left w:val="none" w:sz="0" w:space="0" w:color="auto"/>
                <w:bottom w:val="none" w:sz="0" w:space="0" w:color="auto"/>
                <w:right w:val="none" w:sz="0" w:space="0" w:color="auto"/>
              </w:divBdr>
              <w:divsChild>
                <w:div w:id="1721317408">
                  <w:marLeft w:val="0"/>
                  <w:marRight w:val="0"/>
                  <w:marTop w:val="0"/>
                  <w:marBottom w:val="0"/>
                  <w:divBdr>
                    <w:top w:val="none" w:sz="0" w:space="0" w:color="auto"/>
                    <w:left w:val="none" w:sz="0" w:space="0" w:color="auto"/>
                    <w:bottom w:val="none" w:sz="0" w:space="0" w:color="auto"/>
                    <w:right w:val="none" w:sz="0" w:space="0" w:color="auto"/>
                  </w:divBdr>
                  <w:divsChild>
                    <w:div w:id="1295017100">
                      <w:marLeft w:val="0"/>
                      <w:marRight w:val="0"/>
                      <w:marTop w:val="0"/>
                      <w:marBottom w:val="0"/>
                      <w:divBdr>
                        <w:top w:val="none" w:sz="0" w:space="0" w:color="auto"/>
                        <w:left w:val="none" w:sz="0" w:space="0" w:color="auto"/>
                        <w:bottom w:val="none" w:sz="0" w:space="0" w:color="auto"/>
                        <w:right w:val="none" w:sz="0" w:space="0" w:color="auto"/>
                      </w:divBdr>
                    </w:div>
                  </w:divsChild>
                </w:div>
                <w:div w:id="1913658952">
                  <w:marLeft w:val="0"/>
                  <w:marRight w:val="0"/>
                  <w:marTop w:val="0"/>
                  <w:marBottom w:val="0"/>
                  <w:divBdr>
                    <w:top w:val="none" w:sz="0" w:space="0" w:color="auto"/>
                    <w:left w:val="none" w:sz="0" w:space="0" w:color="auto"/>
                    <w:bottom w:val="none" w:sz="0" w:space="0" w:color="auto"/>
                    <w:right w:val="none" w:sz="0" w:space="0" w:color="auto"/>
                  </w:divBdr>
                  <w:divsChild>
                    <w:div w:id="971062603">
                      <w:marLeft w:val="0"/>
                      <w:marRight w:val="0"/>
                      <w:marTop w:val="0"/>
                      <w:marBottom w:val="0"/>
                      <w:divBdr>
                        <w:top w:val="none" w:sz="0" w:space="0" w:color="auto"/>
                        <w:left w:val="none" w:sz="0" w:space="0" w:color="auto"/>
                        <w:bottom w:val="none" w:sz="0" w:space="0" w:color="auto"/>
                        <w:right w:val="none" w:sz="0" w:space="0" w:color="auto"/>
                      </w:divBdr>
                    </w:div>
                  </w:divsChild>
                </w:div>
                <w:div w:id="1735540624">
                  <w:marLeft w:val="0"/>
                  <w:marRight w:val="0"/>
                  <w:marTop w:val="0"/>
                  <w:marBottom w:val="0"/>
                  <w:divBdr>
                    <w:top w:val="none" w:sz="0" w:space="0" w:color="auto"/>
                    <w:left w:val="none" w:sz="0" w:space="0" w:color="auto"/>
                    <w:bottom w:val="none" w:sz="0" w:space="0" w:color="auto"/>
                    <w:right w:val="none" w:sz="0" w:space="0" w:color="auto"/>
                  </w:divBdr>
                  <w:divsChild>
                    <w:div w:id="815268743">
                      <w:marLeft w:val="0"/>
                      <w:marRight w:val="0"/>
                      <w:marTop w:val="0"/>
                      <w:marBottom w:val="0"/>
                      <w:divBdr>
                        <w:top w:val="none" w:sz="0" w:space="0" w:color="auto"/>
                        <w:left w:val="none" w:sz="0" w:space="0" w:color="auto"/>
                        <w:bottom w:val="none" w:sz="0" w:space="0" w:color="auto"/>
                        <w:right w:val="none" w:sz="0" w:space="0" w:color="auto"/>
                      </w:divBdr>
                    </w:div>
                  </w:divsChild>
                </w:div>
                <w:div w:id="1468934451">
                  <w:marLeft w:val="0"/>
                  <w:marRight w:val="0"/>
                  <w:marTop w:val="0"/>
                  <w:marBottom w:val="0"/>
                  <w:divBdr>
                    <w:top w:val="none" w:sz="0" w:space="0" w:color="auto"/>
                    <w:left w:val="none" w:sz="0" w:space="0" w:color="auto"/>
                    <w:bottom w:val="none" w:sz="0" w:space="0" w:color="auto"/>
                    <w:right w:val="none" w:sz="0" w:space="0" w:color="auto"/>
                  </w:divBdr>
                  <w:divsChild>
                    <w:div w:id="165248938">
                      <w:marLeft w:val="0"/>
                      <w:marRight w:val="0"/>
                      <w:marTop w:val="0"/>
                      <w:marBottom w:val="0"/>
                      <w:divBdr>
                        <w:top w:val="none" w:sz="0" w:space="0" w:color="auto"/>
                        <w:left w:val="none" w:sz="0" w:space="0" w:color="auto"/>
                        <w:bottom w:val="none" w:sz="0" w:space="0" w:color="auto"/>
                        <w:right w:val="none" w:sz="0" w:space="0" w:color="auto"/>
                      </w:divBdr>
                    </w:div>
                  </w:divsChild>
                </w:div>
                <w:div w:id="1817842965">
                  <w:marLeft w:val="0"/>
                  <w:marRight w:val="0"/>
                  <w:marTop w:val="0"/>
                  <w:marBottom w:val="0"/>
                  <w:divBdr>
                    <w:top w:val="none" w:sz="0" w:space="0" w:color="auto"/>
                    <w:left w:val="none" w:sz="0" w:space="0" w:color="auto"/>
                    <w:bottom w:val="none" w:sz="0" w:space="0" w:color="auto"/>
                    <w:right w:val="none" w:sz="0" w:space="0" w:color="auto"/>
                  </w:divBdr>
                  <w:divsChild>
                    <w:div w:id="606809444">
                      <w:marLeft w:val="0"/>
                      <w:marRight w:val="0"/>
                      <w:marTop w:val="0"/>
                      <w:marBottom w:val="0"/>
                      <w:divBdr>
                        <w:top w:val="none" w:sz="0" w:space="0" w:color="auto"/>
                        <w:left w:val="none" w:sz="0" w:space="0" w:color="auto"/>
                        <w:bottom w:val="none" w:sz="0" w:space="0" w:color="auto"/>
                        <w:right w:val="none" w:sz="0" w:space="0" w:color="auto"/>
                      </w:divBdr>
                    </w:div>
                  </w:divsChild>
                </w:div>
                <w:div w:id="1571651316">
                  <w:marLeft w:val="0"/>
                  <w:marRight w:val="0"/>
                  <w:marTop w:val="0"/>
                  <w:marBottom w:val="0"/>
                  <w:divBdr>
                    <w:top w:val="none" w:sz="0" w:space="0" w:color="auto"/>
                    <w:left w:val="none" w:sz="0" w:space="0" w:color="auto"/>
                    <w:bottom w:val="none" w:sz="0" w:space="0" w:color="auto"/>
                    <w:right w:val="none" w:sz="0" w:space="0" w:color="auto"/>
                  </w:divBdr>
                  <w:divsChild>
                    <w:div w:id="13488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76356">
          <w:marLeft w:val="0"/>
          <w:marRight w:val="0"/>
          <w:marTop w:val="0"/>
          <w:marBottom w:val="0"/>
          <w:divBdr>
            <w:top w:val="none" w:sz="0" w:space="0" w:color="auto"/>
            <w:left w:val="none" w:sz="0" w:space="0" w:color="auto"/>
            <w:bottom w:val="none" w:sz="0" w:space="0" w:color="auto"/>
            <w:right w:val="none" w:sz="0" w:space="0" w:color="auto"/>
          </w:divBdr>
          <w:divsChild>
            <w:div w:id="1857577601">
              <w:marLeft w:val="0"/>
              <w:marRight w:val="0"/>
              <w:marTop w:val="0"/>
              <w:marBottom w:val="0"/>
              <w:divBdr>
                <w:top w:val="none" w:sz="0" w:space="0" w:color="auto"/>
                <w:left w:val="none" w:sz="0" w:space="0" w:color="auto"/>
                <w:bottom w:val="none" w:sz="0" w:space="0" w:color="auto"/>
                <w:right w:val="none" w:sz="0" w:space="0" w:color="auto"/>
              </w:divBdr>
            </w:div>
            <w:div w:id="1189104333">
              <w:marLeft w:val="0"/>
              <w:marRight w:val="0"/>
              <w:marTop w:val="0"/>
              <w:marBottom w:val="0"/>
              <w:divBdr>
                <w:top w:val="none" w:sz="0" w:space="0" w:color="auto"/>
                <w:left w:val="none" w:sz="0" w:space="0" w:color="auto"/>
                <w:bottom w:val="none" w:sz="0" w:space="0" w:color="auto"/>
                <w:right w:val="none" w:sz="0" w:space="0" w:color="auto"/>
              </w:divBdr>
            </w:div>
            <w:div w:id="742525818">
              <w:marLeft w:val="0"/>
              <w:marRight w:val="0"/>
              <w:marTop w:val="0"/>
              <w:marBottom w:val="0"/>
              <w:divBdr>
                <w:top w:val="none" w:sz="0" w:space="0" w:color="auto"/>
                <w:left w:val="none" w:sz="0" w:space="0" w:color="auto"/>
                <w:bottom w:val="none" w:sz="0" w:space="0" w:color="auto"/>
                <w:right w:val="none" w:sz="0" w:space="0" w:color="auto"/>
              </w:divBdr>
            </w:div>
          </w:divsChild>
        </w:div>
        <w:div w:id="1825508894">
          <w:marLeft w:val="0"/>
          <w:marRight w:val="0"/>
          <w:marTop w:val="0"/>
          <w:marBottom w:val="0"/>
          <w:divBdr>
            <w:top w:val="none" w:sz="0" w:space="0" w:color="auto"/>
            <w:left w:val="none" w:sz="0" w:space="0" w:color="auto"/>
            <w:bottom w:val="none" w:sz="0" w:space="0" w:color="auto"/>
            <w:right w:val="none" w:sz="0" w:space="0" w:color="auto"/>
          </w:divBdr>
          <w:divsChild>
            <w:div w:id="1250118284">
              <w:marLeft w:val="-75"/>
              <w:marRight w:val="0"/>
              <w:marTop w:val="30"/>
              <w:marBottom w:val="30"/>
              <w:divBdr>
                <w:top w:val="none" w:sz="0" w:space="0" w:color="auto"/>
                <w:left w:val="none" w:sz="0" w:space="0" w:color="auto"/>
                <w:bottom w:val="none" w:sz="0" w:space="0" w:color="auto"/>
                <w:right w:val="none" w:sz="0" w:space="0" w:color="auto"/>
              </w:divBdr>
              <w:divsChild>
                <w:div w:id="1695183820">
                  <w:marLeft w:val="0"/>
                  <w:marRight w:val="0"/>
                  <w:marTop w:val="0"/>
                  <w:marBottom w:val="0"/>
                  <w:divBdr>
                    <w:top w:val="none" w:sz="0" w:space="0" w:color="auto"/>
                    <w:left w:val="none" w:sz="0" w:space="0" w:color="auto"/>
                    <w:bottom w:val="none" w:sz="0" w:space="0" w:color="auto"/>
                    <w:right w:val="none" w:sz="0" w:space="0" w:color="auto"/>
                  </w:divBdr>
                  <w:divsChild>
                    <w:div w:id="1499005094">
                      <w:marLeft w:val="0"/>
                      <w:marRight w:val="0"/>
                      <w:marTop w:val="0"/>
                      <w:marBottom w:val="0"/>
                      <w:divBdr>
                        <w:top w:val="none" w:sz="0" w:space="0" w:color="auto"/>
                        <w:left w:val="none" w:sz="0" w:space="0" w:color="auto"/>
                        <w:bottom w:val="none" w:sz="0" w:space="0" w:color="auto"/>
                        <w:right w:val="none" w:sz="0" w:space="0" w:color="auto"/>
                      </w:divBdr>
                    </w:div>
                  </w:divsChild>
                </w:div>
                <w:div w:id="1588924270">
                  <w:marLeft w:val="0"/>
                  <w:marRight w:val="0"/>
                  <w:marTop w:val="0"/>
                  <w:marBottom w:val="0"/>
                  <w:divBdr>
                    <w:top w:val="none" w:sz="0" w:space="0" w:color="auto"/>
                    <w:left w:val="none" w:sz="0" w:space="0" w:color="auto"/>
                    <w:bottom w:val="none" w:sz="0" w:space="0" w:color="auto"/>
                    <w:right w:val="none" w:sz="0" w:space="0" w:color="auto"/>
                  </w:divBdr>
                  <w:divsChild>
                    <w:div w:id="1896893991">
                      <w:marLeft w:val="0"/>
                      <w:marRight w:val="0"/>
                      <w:marTop w:val="0"/>
                      <w:marBottom w:val="0"/>
                      <w:divBdr>
                        <w:top w:val="none" w:sz="0" w:space="0" w:color="auto"/>
                        <w:left w:val="none" w:sz="0" w:space="0" w:color="auto"/>
                        <w:bottom w:val="none" w:sz="0" w:space="0" w:color="auto"/>
                        <w:right w:val="none" w:sz="0" w:space="0" w:color="auto"/>
                      </w:divBdr>
                    </w:div>
                  </w:divsChild>
                </w:div>
                <w:div w:id="1716007844">
                  <w:marLeft w:val="0"/>
                  <w:marRight w:val="0"/>
                  <w:marTop w:val="0"/>
                  <w:marBottom w:val="0"/>
                  <w:divBdr>
                    <w:top w:val="none" w:sz="0" w:space="0" w:color="auto"/>
                    <w:left w:val="none" w:sz="0" w:space="0" w:color="auto"/>
                    <w:bottom w:val="none" w:sz="0" w:space="0" w:color="auto"/>
                    <w:right w:val="none" w:sz="0" w:space="0" w:color="auto"/>
                  </w:divBdr>
                  <w:divsChild>
                    <w:div w:id="1874537274">
                      <w:marLeft w:val="0"/>
                      <w:marRight w:val="0"/>
                      <w:marTop w:val="0"/>
                      <w:marBottom w:val="0"/>
                      <w:divBdr>
                        <w:top w:val="none" w:sz="0" w:space="0" w:color="auto"/>
                        <w:left w:val="none" w:sz="0" w:space="0" w:color="auto"/>
                        <w:bottom w:val="none" w:sz="0" w:space="0" w:color="auto"/>
                        <w:right w:val="none" w:sz="0" w:space="0" w:color="auto"/>
                      </w:divBdr>
                    </w:div>
                  </w:divsChild>
                </w:div>
                <w:div w:id="2025552200">
                  <w:marLeft w:val="0"/>
                  <w:marRight w:val="0"/>
                  <w:marTop w:val="0"/>
                  <w:marBottom w:val="0"/>
                  <w:divBdr>
                    <w:top w:val="none" w:sz="0" w:space="0" w:color="auto"/>
                    <w:left w:val="none" w:sz="0" w:space="0" w:color="auto"/>
                    <w:bottom w:val="none" w:sz="0" w:space="0" w:color="auto"/>
                    <w:right w:val="none" w:sz="0" w:space="0" w:color="auto"/>
                  </w:divBdr>
                  <w:divsChild>
                    <w:div w:id="1042704488">
                      <w:marLeft w:val="0"/>
                      <w:marRight w:val="0"/>
                      <w:marTop w:val="0"/>
                      <w:marBottom w:val="0"/>
                      <w:divBdr>
                        <w:top w:val="none" w:sz="0" w:space="0" w:color="auto"/>
                        <w:left w:val="none" w:sz="0" w:space="0" w:color="auto"/>
                        <w:bottom w:val="none" w:sz="0" w:space="0" w:color="auto"/>
                        <w:right w:val="none" w:sz="0" w:space="0" w:color="auto"/>
                      </w:divBdr>
                    </w:div>
                  </w:divsChild>
                </w:div>
                <w:div w:id="113255610">
                  <w:marLeft w:val="0"/>
                  <w:marRight w:val="0"/>
                  <w:marTop w:val="0"/>
                  <w:marBottom w:val="0"/>
                  <w:divBdr>
                    <w:top w:val="none" w:sz="0" w:space="0" w:color="auto"/>
                    <w:left w:val="none" w:sz="0" w:space="0" w:color="auto"/>
                    <w:bottom w:val="none" w:sz="0" w:space="0" w:color="auto"/>
                    <w:right w:val="none" w:sz="0" w:space="0" w:color="auto"/>
                  </w:divBdr>
                  <w:divsChild>
                    <w:div w:id="1575092988">
                      <w:marLeft w:val="0"/>
                      <w:marRight w:val="0"/>
                      <w:marTop w:val="0"/>
                      <w:marBottom w:val="0"/>
                      <w:divBdr>
                        <w:top w:val="none" w:sz="0" w:space="0" w:color="auto"/>
                        <w:left w:val="none" w:sz="0" w:space="0" w:color="auto"/>
                        <w:bottom w:val="none" w:sz="0" w:space="0" w:color="auto"/>
                        <w:right w:val="none" w:sz="0" w:space="0" w:color="auto"/>
                      </w:divBdr>
                    </w:div>
                  </w:divsChild>
                </w:div>
                <w:div w:id="1126006520">
                  <w:marLeft w:val="0"/>
                  <w:marRight w:val="0"/>
                  <w:marTop w:val="0"/>
                  <w:marBottom w:val="0"/>
                  <w:divBdr>
                    <w:top w:val="none" w:sz="0" w:space="0" w:color="auto"/>
                    <w:left w:val="none" w:sz="0" w:space="0" w:color="auto"/>
                    <w:bottom w:val="none" w:sz="0" w:space="0" w:color="auto"/>
                    <w:right w:val="none" w:sz="0" w:space="0" w:color="auto"/>
                  </w:divBdr>
                  <w:divsChild>
                    <w:div w:id="1320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5404">
          <w:marLeft w:val="0"/>
          <w:marRight w:val="0"/>
          <w:marTop w:val="0"/>
          <w:marBottom w:val="0"/>
          <w:divBdr>
            <w:top w:val="none" w:sz="0" w:space="0" w:color="auto"/>
            <w:left w:val="none" w:sz="0" w:space="0" w:color="auto"/>
            <w:bottom w:val="none" w:sz="0" w:space="0" w:color="auto"/>
            <w:right w:val="none" w:sz="0" w:space="0" w:color="auto"/>
          </w:divBdr>
          <w:divsChild>
            <w:div w:id="256207608">
              <w:marLeft w:val="0"/>
              <w:marRight w:val="0"/>
              <w:marTop w:val="0"/>
              <w:marBottom w:val="0"/>
              <w:divBdr>
                <w:top w:val="none" w:sz="0" w:space="0" w:color="auto"/>
                <w:left w:val="none" w:sz="0" w:space="0" w:color="auto"/>
                <w:bottom w:val="none" w:sz="0" w:space="0" w:color="auto"/>
                <w:right w:val="none" w:sz="0" w:space="0" w:color="auto"/>
              </w:divBdr>
            </w:div>
            <w:div w:id="1266694830">
              <w:marLeft w:val="0"/>
              <w:marRight w:val="0"/>
              <w:marTop w:val="0"/>
              <w:marBottom w:val="0"/>
              <w:divBdr>
                <w:top w:val="none" w:sz="0" w:space="0" w:color="auto"/>
                <w:left w:val="none" w:sz="0" w:space="0" w:color="auto"/>
                <w:bottom w:val="none" w:sz="0" w:space="0" w:color="auto"/>
                <w:right w:val="none" w:sz="0" w:space="0" w:color="auto"/>
              </w:divBdr>
            </w:div>
            <w:div w:id="1035614186">
              <w:marLeft w:val="0"/>
              <w:marRight w:val="0"/>
              <w:marTop w:val="0"/>
              <w:marBottom w:val="0"/>
              <w:divBdr>
                <w:top w:val="none" w:sz="0" w:space="0" w:color="auto"/>
                <w:left w:val="none" w:sz="0" w:space="0" w:color="auto"/>
                <w:bottom w:val="none" w:sz="0" w:space="0" w:color="auto"/>
                <w:right w:val="none" w:sz="0" w:space="0" w:color="auto"/>
              </w:divBdr>
            </w:div>
          </w:divsChild>
        </w:div>
        <w:div w:id="921135555">
          <w:marLeft w:val="0"/>
          <w:marRight w:val="0"/>
          <w:marTop w:val="0"/>
          <w:marBottom w:val="0"/>
          <w:divBdr>
            <w:top w:val="none" w:sz="0" w:space="0" w:color="auto"/>
            <w:left w:val="none" w:sz="0" w:space="0" w:color="auto"/>
            <w:bottom w:val="none" w:sz="0" w:space="0" w:color="auto"/>
            <w:right w:val="none" w:sz="0" w:space="0" w:color="auto"/>
          </w:divBdr>
          <w:divsChild>
            <w:div w:id="1887327863">
              <w:marLeft w:val="-75"/>
              <w:marRight w:val="0"/>
              <w:marTop w:val="30"/>
              <w:marBottom w:val="30"/>
              <w:divBdr>
                <w:top w:val="none" w:sz="0" w:space="0" w:color="auto"/>
                <w:left w:val="none" w:sz="0" w:space="0" w:color="auto"/>
                <w:bottom w:val="none" w:sz="0" w:space="0" w:color="auto"/>
                <w:right w:val="none" w:sz="0" w:space="0" w:color="auto"/>
              </w:divBdr>
              <w:divsChild>
                <w:div w:id="1058548623">
                  <w:marLeft w:val="0"/>
                  <w:marRight w:val="0"/>
                  <w:marTop w:val="0"/>
                  <w:marBottom w:val="0"/>
                  <w:divBdr>
                    <w:top w:val="none" w:sz="0" w:space="0" w:color="auto"/>
                    <w:left w:val="none" w:sz="0" w:space="0" w:color="auto"/>
                    <w:bottom w:val="none" w:sz="0" w:space="0" w:color="auto"/>
                    <w:right w:val="none" w:sz="0" w:space="0" w:color="auto"/>
                  </w:divBdr>
                  <w:divsChild>
                    <w:div w:id="453409589">
                      <w:marLeft w:val="0"/>
                      <w:marRight w:val="0"/>
                      <w:marTop w:val="0"/>
                      <w:marBottom w:val="0"/>
                      <w:divBdr>
                        <w:top w:val="none" w:sz="0" w:space="0" w:color="auto"/>
                        <w:left w:val="none" w:sz="0" w:space="0" w:color="auto"/>
                        <w:bottom w:val="none" w:sz="0" w:space="0" w:color="auto"/>
                        <w:right w:val="none" w:sz="0" w:space="0" w:color="auto"/>
                      </w:divBdr>
                    </w:div>
                  </w:divsChild>
                </w:div>
                <w:div w:id="883642839">
                  <w:marLeft w:val="0"/>
                  <w:marRight w:val="0"/>
                  <w:marTop w:val="0"/>
                  <w:marBottom w:val="0"/>
                  <w:divBdr>
                    <w:top w:val="none" w:sz="0" w:space="0" w:color="auto"/>
                    <w:left w:val="none" w:sz="0" w:space="0" w:color="auto"/>
                    <w:bottom w:val="none" w:sz="0" w:space="0" w:color="auto"/>
                    <w:right w:val="none" w:sz="0" w:space="0" w:color="auto"/>
                  </w:divBdr>
                  <w:divsChild>
                    <w:div w:id="405763141">
                      <w:marLeft w:val="0"/>
                      <w:marRight w:val="0"/>
                      <w:marTop w:val="0"/>
                      <w:marBottom w:val="0"/>
                      <w:divBdr>
                        <w:top w:val="none" w:sz="0" w:space="0" w:color="auto"/>
                        <w:left w:val="none" w:sz="0" w:space="0" w:color="auto"/>
                        <w:bottom w:val="none" w:sz="0" w:space="0" w:color="auto"/>
                        <w:right w:val="none" w:sz="0" w:space="0" w:color="auto"/>
                      </w:divBdr>
                    </w:div>
                  </w:divsChild>
                </w:div>
                <w:div w:id="1200049322">
                  <w:marLeft w:val="0"/>
                  <w:marRight w:val="0"/>
                  <w:marTop w:val="0"/>
                  <w:marBottom w:val="0"/>
                  <w:divBdr>
                    <w:top w:val="none" w:sz="0" w:space="0" w:color="auto"/>
                    <w:left w:val="none" w:sz="0" w:space="0" w:color="auto"/>
                    <w:bottom w:val="none" w:sz="0" w:space="0" w:color="auto"/>
                    <w:right w:val="none" w:sz="0" w:space="0" w:color="auto"/>
                  </w:divBdr>
                  <w:divsChild>
                    <w:div w:id="882595334">
                      <w:marLeft w:val="0"/>
                      <w:marRight w:val="0"/>
                      <w:marTop w:val="0"/>
                      <w:marBottom w:val="0"/>
                      <w:divBdr>
                        <w:top w:val="none" w:sz="0" w:space="0" w:color="auto"/>
                        <w:left w:val="none" w:sz="0" w:space="0" w:color="auto"/>
                        <w:bottom w:val="none" w:sz="0" w:space="0" w:color="auto"/>
                        <w:right w:val="none" w:sz="0" w:space="0" w:color="auto"/>
                      </w:divBdr>
                    </w:div>
                  </w:divsChild>
                </w:div>
                <w:div w:id="544367857">
                  <w:marLeft w:val="0"/>
                  <w:marRight w:val="0"/>
                  <w:marTop w:val="0"/>
                  <w:marBottom w:val="0"/>
                  <w:divBdr>
                    <w:top w:val="none" w:sz="0" w:space="0" w:color="auto"/>
                    <w:left w:val="none" w:sz="0" w:space="0" w:color="auto"/>
                    <w:bottom w:val="none" w:sz="0" w:space="0" w:color="auto"/>
                    <w:right w:val="none" w:sz="0" w:space="0" w:color="auto"/>
                  </w:divBdr>
                  <w:divsChild>
                    <w:div w:id="1149323600">
                      <w:marLeft w:val="0"/>
                      <w:marRight w:val="0"/>
                      <w:marTop w:val="0"/>
                      <w:marBottom w:val="0"/>
                      <w:divBdr>
                        <w:top w:val="none" w:sz="0" w:space="0" w:color="auto"/>
                        <w:left w:val="none" w:sz="0" w:space="0" w:color="auto"/>
                        <w:bottom w:val="none" w:sz="0" w:space="0" w:color="auto"/>
                        <w:right w:val="none" w:sz="0" w:space="0" w:color="auto"/>
                      </w:divBdr>
                    </w:div>
                  </w:divsChild>
                </w:div>
                <w:div w:id="319895995">
                  <w:marLeft w:val="0"/>
                  <w:marRight w:val="0"/>
                  <w:marTop w:val="0"/>
                  <w:marBottom w:val="0"/>
                  <w:divBdr>
                    <w:top w:val="none" w:sz="0" w:space="0" w:color="auto"/>
                    <w:left w:val="none" w:sz="0" w:space="0" w:color="auto"/>
                    <w:bottom w:val="none" w:sz="0" w:space="0" w:color="auto"/>
                    <w:right w:val="none" w:sz="0" w:space="0" w:color="auto"/>
                  </w:divBdr>
                  <w:divsChild>
                    <w:div w:id="77948879">
                      <w:marLeft w:val="0"/>
                      <w:marRight w:val="0"/>
                      <w:marTop w:val="0"/>
                      <w:marBottom w:val="0"/>
                      <w:divBdr>
                        <w:top w:val="none" w:sz="0" w:space="0" w:color="auto"/>
                        <w:left w:val="none" w:sz="0" w:space="0" w:color="auto"/>
                        <w:bottom w:val="none" w:sz="0" w:space="0" w:color="auto"/>
                        <w:right w:val="none" w:sz="0" w:space="0" w:color="auto"/>
                      </w:divBdr>
                    </w:div>
                  </w:divsChild>
                </w:div>
                <w:div w:id="1064989176">
                  <w:marLeft w:val="0"/>
                  <w:marRight w:val="0"/>
                  <w:marTop w:val="0"/>
                  <w:marBottom w:val="0"/>
                  <w:divBdr>
                    <w:top w:val="none" w:sz="0" w:space="0" w:color="auto"/>
                    <w:left w:val="none" w:sz="0" w:space="0" w:color="auto"/>
                    <w:bottom w:val="none" w:sz="0" w:space="0" w:color="auto"/>
                    <w:right w:val="none" w:sz="0" w:space="0" w:color="auto"/>
                  </w:divBdr>
                  <w:divsChild>
                    <w:div w:id="1322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0195">
          <w:marLeft w:val="0"/>
          <w:marRight w:val="0"/>
          <w:marTop w:val="0"/>
          <w:marBottom w:val="0"/>
          <w:divBdr>
            <w:top w:val="none" w:sz="0" w:space="0" w:color="auto"/>
            <w:left w:val="none" w:sz="0" w:space="0" w:color="auto"/>
            <w:bottom w:val="none" w:sz="0" w:space="0" w:color="auto"/>
            <w:right w:val="none" w:sz="0" w:space="0" w:color="auto"/>
          </w:divBdr>
          <w:divsChild>
            <w:div w:id="2025394669">
              <w:marLeft w:val="0"/>
              <w:marRight w:val="0"/>
              <w:marTop w:val="0"/>
              <w:marBottom w:val="0"/>
              <w:divBdr>
                <w:top w:val="none" w:sz="0" w:space="0" w:color="auto"/>
                <w:left w:val="none" w:sz="0" w:space="0" w:color="auto"/>
                <w:bottom w:val="none" w:sz="0" w:space="0" w:color="auto"/>
                <w:right w:val="none" w:sz="0" w:space="0" w:color="auto"/>
              </w:divBdr>
            </w:div>
            <w:div w:id="1135753236">
              <w:marLeft w:val="0"/>
              <w:marRight w:val="0"/>
              <w:marTop w:val="0"/>
              <w:marBottom w:val="0"/>
              <w:divBdr>
                <w:top w:val="none" w:sz="0" w:space="0" w:color="auto"/>
                <w:left w:val="none" w:sz="0" w:space="0" w:color="auto"/>
                <w:bottom w:val="none" w:sz="0" w:space="0" w:color="auto"/>
                <w:right w:val="none" w:sz="0" w:space="0" w:color="auto"/>
              </w:divBdr>
            </w:div>
            <w:div w:id="1744833506">
              <w:marLeft w:val="0"/>
              <w:marRight w:val="0"/>
              <w:marTop w:val="0"/>
              <w:marBottom w:val="0"/>
              <w:divBdr>
                <w:top w:val="none" w:sz="0" w:space="0" w:color="auto"/>
                <w:left w:val="none" w:sz="0" w:space="0" w:color="auto"/>
                <w:bottom w:val="none" w:sz="0" w:space="0" w:color="auto"/>
                <w:right w:val="none" w:sz="0" w:space="0" w:color="auto"/>
              </w:divBdr>
            </w:div>
            <w:div w:id="1455558268">
              <w:marLeft w:val="0"/>
              <w:marRight w:val="0"/>
              <w:marTop w:val="0"/>
              <w:marBottom w:val="0"/>
              <w:divBdr>
                <w:top w:val="none" w:sz="0" w:space="0" w:color="auto"/>
                <w:left w:val="none" w:sz="0" w:space="0" w:color="auto"/>
                <w:bottom w:val="none" w:sz="0" w:space="0" w:color="auto"/>
                <w:right w:val="none" w:sz="0" w:space="0" w:color="auto"/>
              </w:divBdr>
            </w:div>
            <w:div w:id="741029775">
              <w:marLeft w:val="0"/>
              <w:marRight w:val="0"/>
              <w:marTop w:val="0"/>
              <w:marBottom w:val="0"/>
              <w:divBdr>
                <w:top w:val="none" w:sz="0" w:space="0" w:color="auto"/>
                <w:left w:val="none" w:sz="0" w:space="0" w:color="auto"/>
                <w:bottom w:val="none" w:sz="0" w:space="0" w:color="auto"/>
                <w:right w:val="none" w:sz="0" w:space="0" w:color="auto"/>
              </w:divBdr>
            </w:div>
            <w:div w:id="1261255102">
              <w:marLeft w:val="0"/>
              <w:marRight w:val="0"/>
              <w:marTop w:val="0"/>
              <w:marBottom w:val="0"/>
              <w:divBdr>
                <w:top w:val="none" w:sz="0" w:space="0" w:color="auto"/>
                <w:left w:val="none" w:sz="0" w:space="0" w:color="auto"/>
                <w:bottom w:val="none" w:sz="0" w:space="0" w:color="auto"/>
                <w:right w:val="none" w:sz="0" w:space="0" w:color="auto"/>
              </w:divBdr>
            </w:div>
            <w:div w:id="1228030007">
              <w:marLeft w:val="0"/>
              <w:marRight w:val="0"/>
              <w:marTop w:val="0"/>
              <w:marBottom w:val="0"/>
              <w:divBdr>
                <w:top w:val="none" w:sz="0" w:space="0" w:color="auto"/>
                <w:left w:val="none" w:sz="0" w:space="0" w:color="auto"/>
                <w:bottom w:val="none" w:sz="0" w:space="0" w:color="auto"/>
                <w:right w:val="none" w:sz="0" w:space="0" w:color="auto"/>
              </w:divBdr>
            </w:div>
          </w:divsChild>
        </w:div>
        <w:div w:id="1658337867">
          <w:marLeft w:val="0"/>
          <w:marRight w:val="0"/>
          <w:marTop w:val="0"/>
          <w:marBottom w:val="0"/>
          <w:divBdr>
            <w:top w:val="none" w:sz="0" w:space="0" w:color="auto"/>
            <w:left w:val="none" w:sz="0" w:space="0" w:color="auto"/>
            <w:bottom w:val="none" w:sz="0" w:space="0" w:color="auto"/>
            <w:right w:val="none" w:sz="0" w:space="0" w:color="auto"/>
          </w:divBdr>
          <w:divsChild>
            <w:div w:id="770663393">
              <w:marLeft w:val="-75"/>
              <w:marRight w:val="0"/>
              <w:marTop w:val="30"/>
              <w:marBottom w:val="30"/>
              <w:divBdr>
                <w:top w:val="none" w:sz="0" w:space="0" w:color="auto"/>
                <w:left w:val="none" w:sz="0" w:space="0" w:color="auto"/>
                <w:bottom w:val="none" w:sz="0" w:space="0" w:color="auto"/>
                <w:right w:val="none" w:sz="0" w:space="0" w:color="auto"/>
              </w:divBdr>
              <w:divsChild>
                <w:div w:id="204879414">
                  <w:marLeft w:val="0"/>
                  <w:marRight w:val="0"/>
                  <w:marTop w:val="0"/>
                  <w:marBottom w:val="0"/>
                  <w:divBdr>
                    <w:top w:val="none" w:sz="0" w:space="0" w:color="auto"/>
                    <w:left w:val="none" w:sz="0" w:space="0" w:color="auto"/>
                    <w:bottom w:val="none" w:sz="0" w:space="0" w:color="auto"/>
                    <w:right w:val="none" w:sz="0" w:space="0" w:color="auto"/>
                  </w:divBdr>
                  <w:divsChild>
                    <w:div w:id="334310513">
                      <w:marLeft w:val="0"/>
                      <w:marRight w:val="0"/>
                      <w:marTop w:val="0"/>
                      <w:marBottom w:val="0"/>
                      <w:divBdr>
                        <w:top w:val="none" w:sz="0" w:space="0" w:color="auto"/>
                        <w:left w:val="none" w:sz="0" w:space="0" w:color="auto"/>
                        <w:bottom w:val="none" w:sz="0" w:space="0" w:color="auto"/>
                        <w:right w:val="none" w:sz="0" w:space="0" w:color="auto"/>
                      </w:divBdr>
                    </w:div>
                  </w:divsChild>
                </w:div>
                <w:div w:id="1482113998">
                  <w:marLeft w:val="0"/>
                  <w:marRight w:val="0"/>
                  <w:marTop w:val="0"/>
                  <w:marBottom w:val="0"/>
                  <w:divBdr>
                    <w:top w:val="none" w:sz="0" w:space="0" w:color="auto"/>
                    <w:left w:val="none" w:sz="0" w:space="0" w:color="auto"/>
                    <w:bottom w:val="none" w:sz="0" w:space="0" w:color="auto"/>
                    <w:right w:val="none" w:sz="0" w:space="0" w:color="auto"/>
                  </w:divBdr>
                  <w:divsChild>
                    <w:div w:id="1435133034">
                      <w:marLeft w:val="0"/>
                      <w:marRight w:val="0"/>
                      <w:marTop w:val="0"/>
                      <w:marBottom w:val="0"/>
                      <w:divBdr>
                        <w:top w:val="none" w:sz="0" w:space="0" w:color="auto"/>
                        <w:left w:val="none" w:sz="0" w:space="0" w:color="auto"/>
                        <w:bottom w:val="none" w:sz="0" w:space="0" w:color="auto"/>
                        <w:right w:val="none" w:sz="0" w:space="0" w:color="auto"/>
                      </w:divBdr>
                    </w:div>
                  </w:divsChild>
                </w:div>
                <w:div w:id="124785888">
                  <w:marLeft w:val="0"/>
                  <w:marRight w:val="0"/>
                  <w:marTop w:val="0"/>
                  <w:marBottom w:val="0"/>
                  <w:divBdr>
                    <w:top w:val="none" w:sz="0" w:space="0" w:color="auto"/>
                    <w:left w:val="none" w:sz="0" w:space="0" w:color="auto"/>
                    <w:bottom w:val="none" w:sz="0" w:space="0" w:color="auto"/>
                    <w:right w:val="none" w:sz="0" w:space="0" w:color="auto"/>
                  </w:divBdr>
                  <w:divsChild>
                    <w:div w:id="1211380356">
                      <w:marLeft w:val="0"/>
                      <w:marRight w:val="0"/>
                      <w:marTop w:val="0"/>
                      <w:marBottom w:val="0"/>
                      <w:divBdr>
                        <w:top w:val="none" w:sz="0" w:space="0" w:color="auto"/>
                        <w:left w:val="none" w:sz="0" w:space="0" w:color="auto"/>
                        <w:bottom w:val="none" w:sz="0" w:space="0" w:color="auto"/>
                        <w:right w:val="none" w:sz="0" w:space="0" w:color="auto"/>
                      </w:divBdr>
                    </w:div>
                  </w:divsChild>
                </w:div>
                <w:div w:id="141122803">
                  <w:marLeft w:val="0"/>
                  <w:marRight w:val="0"/>
                  <w:marTop w:val="0"/>
                  <w:marBottom w:val="0"/>
                  <w:divBdr>
                    <w:top w:val="none" w:sz="0" w:space="0" w:color="auto"/>
                    <w:left w:val="none" w:sz="0" w:space="0" w:color="auto"/>
                    <w:bottom w:val="none" w:sz="0" w:space="0" w:color="auto"/>
                    <w:right w:val="none" w:sz="0" w:space="0" w:color="auto"/>
                  </w:divBdr>
                  <w:divsChild>
                    <w:div w:id="1365137271">
                      <w:marLeft w:val="0"/>
                      <w:marRight w:val="0"/>
                      <w:marTop w:val="0"/>
                      <w:marBottom w:val="0"/>
                      <w:divBdr>
                        <w:top w:val="none" w:sz="0" w:space="0" w:color="auto"/>
                        <w:left w:val="none" w:sz="0" w:space="0" w:color="auto"/>
                        <w:bottom w:val="none" w:sz="0" w:space="0" w:color="auto"/>
                        <w:right w:val="none" w:sz="0" w:space="0" w:color="auto"/>
                      </w:divBdr>
                    </w:div>
                  </w:divsChild>
                </w:div>
                <w:div w:id="2024236937">
                  <w:marLeft w:val="0"/>
                  <w:marRight w:val="0"/>
                  <w:marTop w:val="0"/>
                  <w:marBottom w:val="0"/>
                  <w:divBdr>
                    <w:top w:val="none" w:sz="0" w:space="0" w:color="auto"/>
                    <w:left w:val="none" w:sz="0" w:space="0" w:color="auto"/>
                    <w:bottom w:val="none" w:sz="0" w:space="0" w:color="auto"/>
                    <w:right w:val="none" w:sz="0" w:space="0" w:color="auto"/>
                  </w:divBdr>
                  <w:divsChild>
                    <w:div w:id="1985427116">
                      <w:marLeft w:val="0"/>
                      <w:marRight w:val="0"/>
                      <w:marTop w:val="0"/>
                      <w:marBottom w:val="0"/>
                      <w:divBdr>
                        <w:top w:val="none" w:sz="0" w:space="0" w:color="auto"/>
                        <w:left w:val="none" w:sz="0" w:space="0" w:color="auto"/>
                        <w:bottom w:val="none" w:sz="0" w:space="0" w:color="auto"/>
                        <w:right w:val="none" w:sz="0" w:space="0" w:color="auto"/>
                      </w:divBdr>
                    </w:div>
                  </w:divsChild>
                </w:div>
                <w:div w:id="984747690">
                  <w:marLeft w:val="0"/>
                  <w:marRight w:val="0"/>
                  <w:marTop w:val="0"/>
                  <w:marBottom w:val="0"/>
                  <w:divBdr>
                    <w:top w:val="none" w:sz="0" w:space="0" w:color="auto"/>
                    <w:left w:val="none" w:sz="0" w:space="0" w:color="auto"/>
                    <w:bottom w:val="none" w:sz="0" w:space="0" w:color="auto"/>
                    <w:right w:val="none" w:sz="0" w:space="0" w:color="auto"/>
                  </w:divBdr>
                  <w:divsChild>
                    <w:div w:id="3960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095">
          <w:marLeft w:val="0"/>
          <w:marRight w:val="0"/>
          <w:marTop w:val="0"/>
          <w:marBottom w:val="0"/>
          <w:divBdr>
            <w:top w:val="none" w:sz="0" w:space="0" w:color="auto"/>
            <w:left w:val="none" w:sz="0" w:space="0" w:color="auto"/>
            <w:bottom w:val="none" w:sz="0" w:space="0" w:color="auto"/>
            <w:right w:val="none" w:sz="0" w:space="0" w:color="auto"/>
          </w:divBdr>
          <w:divsChild>
            <w:div w:id="1596327163">
              <w:marLeft w:val="0"/>
              <w:marRight w:val="0"/>
              <w:marTop w:val="0"/>
              <w:marBottom w:val="0"/>
              <w:divBdr>
                <w:top w:val="none" w:sz="0" w:space="0" w:color="auto"/>
                <w:left w:val="none" w:sz="0" w:space="0" w:color="auto"/>
                <w:bottom w:val="none" w:sz="0" w:space="0" w:color="auto"/>
                <w:right w:val="none" w:sz="0" w:space="0" w:color="auto"/>
              </w:divBdr>
            </w:div>
            <w:div w:id="289432940">
              <w:marLeft w:val="0"/>
              <w:marRight w:val="0"/>
              <w:marTop w:val="0"/>
              <w:marBottom w:val="0"/>
              <w:divBdr>
                <w:top w:val="none" w:sz="0" w:space="0" w:color="auto"/>
                <w:left w:val="none" w:sz="0" w:space="0" w:color="auto"/>
                <w:bottom w:val="none" w:sz="0" w:space="0" w:color="auto"/>
                <w:right w:val="none" w:sz="0" w:space="0" w:color="auto"/>
              </w:divBdr>
            </w:div>
            <w:div w:id="1942033373">
              <w:marLeft w:val="0"/>
              <w:marRight w:val="0"/>
              <w:marTop w:val="0"/>
              <w:marBottom w:val="0"/>
              <w:divBdr>
                <w:top w:val="none" w:sz="0" w:space="0" w:color="auto"/>
                <w:left w:val="none" w:sz="0" w:space="0" w:color="auto"/>
                <w:bottom w:val="none" w:sz="0" w:space="0" w:color="auto"/>
                <w:right w:val="none" w:sz="0" w:space="0" w:color="auto"/>
              </w:divBdr>
            </w:div>
          </w:divsChild>
        </w:div>
        <w:div w:id="865407507">
          <w:marLeft w:val="0"/>
          <w:marRight w:val="0"/>
          <w:marTop w:val="0"/>
          <w:marBottom w:val="0"/>
          <w:divBdr>
            <w:top w:val="none" w:sz="0" w:space="0" w:color="auto"/>
            <w:left w:val="none" w:sz="0" w:space="0" w:color="auto"/>
            <w:bottom w:val="none" w:sz="0" w:space="0" w:color="auto"/>
            <w:right w:val="none" w:sz="0" w:space="0" w:color="auto"/>
          </w:divBdr>
          <w:divsChild>
            <w:div w:id="1651786271">
              <w:marLeft w:val="-75"/>
              <w:marRight w:val="0"/>
              <w:marTop w:val="30"/>
              <w:marBottom w:val="30"/>
              <w:divBdr>
                <w:top w:val="none" w:sz="0" w:space="0" w:color="auto"/>
                <w:left w:val="none" w:sz="0" w:space="0" w:color="auto"/>
                <w:bottom w:val="none" w:sz="0" w:space="0" w:color="auto"/>
                <w:right w:val="none" w:sz="0" w:space="0" w:color="auto"/>
              </w:divBdr>
              <w:divsChild>
                <w:div w:id="138770246">
                  <w:marLeft w:val="0"/>
                  <w:marRight w:val="0"/>
                  <w:marTop w:val="0"/>
                  <w:marBottom w:val="0"/>
                  <w:divBdr>
                    <w:top w:val="none" w:sz="0" w:space="0" w:color="auto"/>
                    <w:left w:val="none" w:sz="0" w:space="0" w:color="auto"/>
                    <w:bottom w:val="none" w:sz="0" w:space="0" w:color="auto"/>
                    <w:right w:val="none" w:sz="0" w:space="0" w:color="auto"/>
                  </w:divBdr>
                  <w:divsChild>
                    <w:div w:id="2117405320">
                      <w:marLeft w:val="0"/>
                      <w:marRight w:val="0"/>
                      <w:marTop w:val="0"/>
                      <w:marBottom w:val="0"/>
                      <w:divBdr>
                        <w:top w:val="none" w:sz="0" w:space="0" w:color="auto"/>
                        <w:left w:val="none" w:sz="0" w:space="0" w:color="auto"/>
                        <w:bottom w:val="none" w:sz="0" w:space="0" w:color="auto"/>
                        <w:right w:val="none" w:sz="0" w:space="0" w:color="auto"/>
                      </w:divBdr>
                    </w:div>
                  </w:divsChild>
                </w:div>
                <w:div w:id="229115871">
                  <w:marLeft w:val="0"/>
                  <w:marRight w:val="0"/>
                  <w:marTop w:val="0"/>
                  <w:marBottom w:val="0"/>
                  <w:divBdr>
                    <w:top w:val="none" w:sz="0" w:space="0" w:color="auto"/>
                    <w:left w:val="none" w:sz="0" w:space="0" w:color="auto"/>
                    <w:bottom w:val="none" w:sz="0" w:space="0" w:color="auto"/>
                    <w:right w:val="none" w:sz="0" w:space="0" w:color="auto"/>
                  </w:divBdr>
                  <w:divsChild>
                    <w:div w:id="1371227915">
                      <w:marLeft w:val="0"/>
                      <w:marRight w:val="0"/>
                      <w:marTop w:val="0"/>
                      <w:marBottom w:val="0"/>
                      <w:divBdr>
                        <w:top w:val="none" w:sz="0" w:space="0" w:color="auto"/>
                        <w:left w:val="none" w:sz="0" w:space="0" w:color="auto"/>
                        <w:bottom w:val="none" w:sz="0" w:space="0" w:color="auto"/>
                        <w:right w:val="none" w:sz="0" w:space="0" w:color="auto"/>
                      </w:divBdr>
                    </w:div>
                  </w:divsChild>
                </w:div>
                <w:div w:id="456219055">
                  <w:marLeft w:val="0"/>
                  <w:marRight w:val="0"/>
                  <w:marTop w:val="0"/>
                  <w:marBottom w:val="0"/>
                  <w:divBdr>
                    <w:top w:val="none" w:sz="0" w:space="0" w:color="auto"/>
                    <w:left w:val="none" w:sz="0" w:space="0" w:color="auto"/>
                    <w:bottom w:val="none" w:sz="0" w:space="0" w:color="auto"/>
                    <w:right w:val="none" w:sz="0" w:space="0" w:color="auto"/>
                  </w:divBdr>
                  <w:divsChild>
                    <w:div w:id="1836725089">
                      <w:marLeft w:val="0"/>
                      <w:marRight w:val="0"/>
                      <w:marTop w:val="0"/>
                      <w:marBottom w:val="0"/>
                      <w:divBdr>
                        <w:top w:val="none" w:sz="0" w:space="0" w:color="auto"/>
                        <w:left w:val="none" w:sz="0" w:space="0" w:color="auto"/>
                        <w:bottom w:val="none" w:sz="0" w:space="0" w:color="auto"/>
                        <w:right w:val="none" w:sz="0" w:space="0" w:color="auto"/>
                      </w:divBdr>
                    </w:div>
                  </w:divsChild>
                </w:div>
                <w:div w:id="1325085870">
                  <w:marLeft w:val="0"/>
                  <w:marRight w:val="0"/>
                  <w:marTop w:val="0"/>
                  <w:marBottom w:val="0"/>
                  <w:divBdr>
                    <w:top w:val="none" w:sz="0" w:space="0" w:color="auto"/>
                    <w:left w:val="none" w:sz="0" w:space="0" w:color="auto"/>
                    <w:bottom w:val="none" w:sz="0" w:space="0" w:color="auto"/>
                    <w:right w:val="none" w:sz="0" w:space="0" w:color="auto"/>
                  </w:divBdr>
                  <w:divsChild>
                    <w:div w:id="1095593263">
                      <w:marLeft w:val="0"/>
                      <w:marRight w:val="0"/>
                      <w:marTop w:val="0"/>
                      <w:marBottom w:val="0"/>
                      <w:divBdr>
                        <w:top w:val="none" w:sz="0" w:space="0" w:color="auto"/>
                        <w:left w:val="none" w:sz="0" w:space="0" w:color="auto"/>
                        <w:bottom w:val="none" w:sz="0" w:space="0" w:color="auto"/>
                        <w:right w:val="none" w:sz="0" w:space="0" w:color="auto"/>
                      </w:divBdr>
                    </w:div>
                  </w:divsChild>
                </w:div>
                <w:div w:id="1421947984">
                  <w:marLeft w:val="0"/>
                  <w:marRight w:val="0"/>
                  <w:marTop w:val="0"/>
                  <w:marBottom w:val="0"/>
                  <w:divBdr>
                    <w:top w:val="none" w:sz="0" w:space="0" w:color="auto"/>
                    <w:left w:val="none" w:sz="0" w:space="0" w:color="auto"/>
                    <w:bottom w:val="none" w:sz="0" w:space="0" w:color="auto"/>
                    <w:right w:val="none" w:sz="0" w:space="0" w:color="auto"/>
                  </w:divBdr>
                  <w:divsChild>
                    <w:div w:id="189538649">
                      <w:marLeft w:val="0"/>
                      <w:marRight w:val="0"/>
                      <w:marTop w:val="0"/>
                      <w:marBottom w:val="0"/>
                      <w:divBdr>
                        <w:top w:val="none" w:sz="0" w:space="0" w:color="auto"/>
                        <w:left w:val="none" w:sz="0" w:space="0" w:color="auto"/>
                        <w:bottom w:val="none" w:sz="0" w:space="0" w:color="auto"/>
                        <w:right w:val="none" w:sz="0" w:space="0" w:color="auto"/>
                      </w:divBdr>
                    </w:div>
                  </w:divsChild>
                </w:div>
                <w:div w:id="79911637">
                  <w:marLeft w:val="0"/>
                  <w:marRight w:val="0"/>
                  <w:marTop w:val="0"/>
                  <w:marBottom w:val="0"/>
                  <w:divBdr>
                    <w:top w:val="none" w:sz="0" w:space="0" w:color="auto"/>
                    <w:left w:val="none" w:sz="0" w:space="0" w:color="auto"/>
                    <w:bottom w:val="none" w:sz="0" w:space="0" w:color="auto"/>
                    <w:right w:val="none" w:sz="0" w:space="0" w:color="auto"/>
                  </w:divBdr>
                  <w:divsChild>
                    <w:div w:id="18517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5219">
          <w:marLeft w:val="0"/>
          <w:marRight w:val="0"/>
          <w:marTop w:val="0"/>
          <w:marBottom w:val="0"/>
          <w:divBdr>
            <w:top w:val="none" w:sz="0" w:space="0" w:color="auto"/>
            <w:left w:val="none" w:sz="0" w:space="0" w:color="auto"/>
            <w:bottom w:val="none" w:sz="0" w:space="0" w:color="auto"/>
            <w:right w:val="none" w:sz="0" w:space="0" w:color="auto"/>
          </w:divBdr>
          <w:divsChild>
            <w:div w:id="1709454527">
              <w:marLeft w:val="0"/>
              <w:marRight w:val="0"/>
              <w:marTop w:val="0"/>
              <w:marBottom w:val="0"/>
              <w:divBdr>
                <w:top w:val="none" w:sz="0" w:space="0" w:color="auto"/>
                <w:left w:val="none" w:sz="0" w:space="0" w:color="auto"/>
                <w:bottom w:val="none" w:sz="0" w:space="0" w:color="auto"/>
                <w:right w:val="none" w:sz="0" w:space="0" w:color="auto"/>
              </w:divBdr>
            </w:div>
            <w:div w:id="415978885">
              <w:marLeft w:val="0"/>
              <w:marRight w:val="0"/>
              <w:marTop w:val="0"/>
              <w:marBottom w:val="0"/>
              <w:divBdr>
                <w:top w:val="none" w:sz="0" w:space="0" w:color="auto"/>
                <w:left w:val="none" w:sz="0" w:space="0" w:color="auto"/>
                <w:bottom w:val="none" w:sz="0" w:space="0" w:color="auto"/>
                <w:right w:val="none" w:sz="0" w:space="0" w:color="auto"/>
              </w:divBdr>
            </w:div>
            <w:div w:id="61756171">
              <w:marLeft w:val="0"/>
              <w:marRight w:val="0"/>
              <w:marTop w:val="0"/>
              <w:marBottom w:val="0"/>
              <w:divBdr>
                <w:top w:val="none" w:sz="0" w:space="0" w:color="auto"/>
                <w:left w:val="none" w:sz="0" w:space="0" w:color="auto"/>
                <w:bottom w:val="none" w:sz="0" w:space="0" w:color="auto"/>
                <w:right w:val="none" w:sz="0" w:space="0" w:color="auto"/>
              </w:divBdr>
            </w:div>
          </w:divsChild>
        </w:div>
        <w:div w:id="336035481">
          <w:marLeft w:val="0"/>
          <w:marRight w:val="0"/>
          <w:marTop w:val="0"/>
          <w:marBottom w:val="0"/>
          <w:divBdr>
            <w:top w:val="none" w:sz="0" w:space="0" w:color="auto"/>
            <w:left w:val="none" w:sz="0" w:space="0" w:color="auto"/>
            <w:bottom w:val="none" w:sz="0" w:space="0" w:color="auto"/>
            <w:right w:val="none" w:sz="0" w:space="0" w:color="auto"/>
          </w:divBdr>
          <w:divsChild>
            <w:div w:id="341514749">
              <w:marLeft w:val="-75"/>
              <w:marRight w:val="0"/>
              <w:marTop w:val="30"/>
              <w:marBottom w:val="30"/>
              <w:divBdr>
                <w:top w:val="none" w:sz="0" w:space="0" w:color="auto"/>
                <w:left w:val="none" w:sz="0" w:space="0" w:color="auto"/>
                <w:bottom w:val="none" w:sz="0" w:space="0" w:color="auto"/>
                <w:right w:val="none" w:sz="0" w:space="0" w:color="auto"/>
              </w:divBdr>
              <w:divsChild>
                <w:div w:id="1826317531">
                  <w:marLeft w:val="0"/>
                  <w:marRight w:val="0"/>
                  <w:marTop w:val="0"/>
                  <w:marBottom w:val="0"/>
                  <w:divBdr>
                    <w:top w:val="none" w:sz="0" w:space="0" w:color="auto"/>
                    <w:left w:val="none" w:sz="0" w:space="0" w:color="auto"/>
                    <w:bottom w:val="none" w:sz="0" w:space="0" w:color="auto"/>
                    <w:right w:val="none" w:sz="0" w:space="0" w:color="auto"/>
                  </w:divBdr>
                  <w:divsChild>
                    <w:div w:id="287929518">
                      <w:marLeft w:val="0"/>
                      <w:marRight w:val="0"/>
                      <w:marTop w:val="0"/>
                      <w:marBottom w:val="0"/>
                      <w:divBdr>
                        <w:top w:val="none" w:sz="0" w:space="0" w:color="auto"/>
                        <w:left w:val="none" w:sz="0" w:space="0" w:color="auto"/>
                        <w:bottom w:val="none" w:sz="0" w:space="0" w:color="auto"/>
                        <w:right w:val="none" w:sz="0" w:space="0" w:color="auto"/>
                      </w:divBdr>
                    </w:div>
                  </w:divsChild>
                </w:div>
                <w:div w:id="258484642">
                  <w:marLeft w:val="0"/>
                  <w:marRight w:val="0"/>
                  <w:marTop w:val="0"/>
                  <w:marBottom w:val="0"/>
                  <w:divBdr>
                    <w:top w:val="none" w:sz="0" w:space="0" w:color="auto"/>
                    <w:left w:val="none" w:sz="0" w:space="0" w:color="auto"/>
                    <w:bottom w:val="none" w:sz="0" w:space="0" w:color="auto"/>
                    <w:right w:val="none" w:sz="0" w:space="0" w:color="auto"/>
                  </w:divBdr>
                  <w:divsChild>
                    <w:div w:id="1133207963">
                      <w:marLeft w:val="0"/>
                      <w:marRight w:val="0"/>
                      <w:marTop w:val="0"/>
                      <w:marBottom w:val="0"/>
                      <w:divBdr>
                        <w:top w:val="none" w:sz="0" w:space="0" w:color="auto"/>
                        <w:left w:val="none" w:sz="0" w:space="0" w:color="auto"/>
                        <w:bottom w:val="none" w:sz="0" w:space="0" w:color="auto"/>
                        <w:right w:val="none" w:sz="0" w:space="0" w:color="auto"/>
                      </w:divBdr>
                    </w:div>
                  </w:divsChild>
                </w:div>
                <w:div w:id="1559170111">
                  <w:marLeft w:val="0"/>
                  <w:marRight w:val="0"/>
                  <w:marTop w:val="0"/>
                  <w:marBottom w:val="0"/>
                  <w:divBdr>
                    <w:top w:val="none" w:sz="0" w:space="0" w:color="auto"/>
                    <w:left w:val="none" w:sz="0" w:space="0" w:color="auto"/>
                    <w:bottom w:val="none" w:sz="0" w:space="0" w:color="auto"/>
                    <w:right w:val="none" w:sz="0" w:space="0" w:color="auto"/>
                  </w:divBdr>
                  <w:divsChild>
                    <w:div w:id="999236589">
                      <w:marLeft w:val="0"/>
                      <w:marRight w:val="0"/>
                      <w:marTop w:val="0"/>
                      <w:marBottom w:val="0"/>
                      <w:divBdr>
                        <w:top w:val="none" w:sz="0" w:space="0" w:color="auto"/>
                        <w:left w:val="none" w:sz="0" w:space="0" w:color="auto"/>
                        <w:bottom w:val="none" w:sz="0" w:space="0" w:color="auto"/>
                        <w:right w:val="none" w:sz="0" w:space="0" w:color="auto"/>
                      </w:divBdr>
                    </w:div>
                  </w:divsChild>
                </w:div>
                <w:div w:id="2047833030">
                  <w:marLeft w:val="0"/>
                  <w:marRight w:val="0"/>
                  <w:marTop w:val="0"/>
                  <w:marBottom w:val="0"/>
                  <w:divBdr>
                    <w:top w:val="none" w:sz="0" w:space="0" w:color="auto"/>
                    <w:left w:val="none" w:sz="0" w:space="0" w:color="auto"/>
                    <w:bottom w:val="none" w:sz="0" w:space="0" w:color="auto"/>
                    <w:right w:val="none" w:sz="0" w:space="0" w:color="auto"/>
                  </w:divBdr>
                  <w:divsChild>
                    <w:div w:id="1230729454">
                      <w:marLeft w:val="0"/>
                      <w:marRight w:val="0"/>
                      <w:marTop w:val="0"/>
                      <w:marBottom w:val="0"/>
                      <w:divBdr>
                        <w:top w:val="none" w:sz="0" w:space="0" w:color="auto"/>
                        <w:left w:val="none" w:sz="0" w:space="0" w:color="auto"/>
                        <w:bottom w:val="none" w:sz="0" w:space="0" w:color="auto"/>
                        <w:right w:val="none" w:sz="0" w:space="0" w:color="auto"/>
                      </w:divBdr>
                    </w:div>
                  </w:divsChild>
                </w:div>
                <w:div w:id="2013870397">
                  <w:marLeft w:val="0"/>
                  <w:marRight w:val="0"/>
                  <w:marTop w:val="0"/>
                  <w:marBottom w:val="0"/>
                  <w:divBdr>
                    <w:top w:val="none" w:sz="0" w:space="0" w:color="auto"/>
                    <w:left w:val="none" w:sz="0" w:space="0" w:color="auto"/>
                    <w:bottom w:val="none" w:sz="0" w:space="0" w:color="auto"/>
                    <w:right w:val="none" w:sz="0" w:space="0" w:color="auto"/>
                  </w:divBdr>
                  <w:divsChild>
                    <w:div w:id="780222064">
                      <w:marLeft w:val="0"/>
                      <w:marRight w:val="0"/>
                      <w:marTop w:val="0"/>
                      <w:marBottom w:val="0"/>
                      <w:divBdr>
                        <w:top w:val="none" w:sz="0" w:space="0" w:color="auto"/>
                        <w:left w:val="none" w:sz="0" w:space="0" w:color="auto"/>
                        <w:bottom w:val="none" w:sz="0" w:space="0" w:color="auto"/>
                        <w:right w:val="none" w:sz="0" w:space="0" w:color="auto"/>
                      </w:divBdr>
                    </w:div>
                  </w:divsChild>
                </w:div>
                <w:div w:id="1719744390">
                  <w:marLeft w:val="0"/>
                  <w:marRight w:val="0"/>
                  <w:marTop w:val="0"/>
                  <w:marBottom w:val="0"/>
                  <w:divBdr>
                    <w:top w:val="none" w:sz="0" w:space="0" w:color="auto"/>
                    <w:left w:val="none" w:sz="0" w:space="0" w:color="auto"/>
                    <w:bottom w:val="none" w:sz="0" w:space="0" w:color="auto"/>
                    <w:right w:val="none" w:sz="0" w:space="0" w:color="auto"/>
                  </w:divBdr>
                  <w:divsChild>
                    <w:div w:id="19973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4655">
          <w:marLeft w:val="0"/>
          <w:marRight w:val="0"/>
          <w:marTop w:val="0"/>
          <w:marBottom w:val="0"/>
          <w:divBdr>
            <w:top w:val="none" w:sz="0" w:space="0" w:color="auto"/>
            <w:left w:val="none" w:sz="0" w:space="0" w:color="auto"/>
            <w:bottom w:val="none" w:sz="0" w:space="0" w:color="auto"/>
            <w:right w:val="none" w:sz="0" w:space="0" w:color="auto"/>
          </w:divBdr>
          <w:divsChild>
            <w:div w:id="1508866785">
              <w:marLeft w:val="0"/>
              <w:marRight w:val="0"/>
              <w:marTop w:val="0"/>
              <w:marBottom w:val="0"/>
              <w:divBdr>
                <w:top w:val="none" w:sz="0" w:space="0" w:color="auto"/>
                <w:left w:val="none" w:sz="0" w:space="0" w:color="auto"/>
                <w:bottom w:val="none" w:sz="0" w:space="0" w:color="auto"/>
                <w:right w:val="none" w:sz="0" w:space="0" w:color="auto"/>
              </w:divBdr>
            </w:div>
            <w:div w:id="963195605">
              <w:marLeft w:val="0"/>
              <w:marRight w:val="0"/>
              <w:marTop w:val="0"/>
              <w:marBottom w:val="0"/>
              <w:divBdr>
                <w:top w:val="none" w:sz="0" w:space="0" w:color="auto"/>
                <w:left w:val="none" w:sz="0" w:space="0" w:color="auto"/>
                <w:bottom w:val="none" w:sz="0" w:space="0" w:color="auto"/>
                <w:right w:val="none" w:sz="0" w:space="0" w:color="auto"/>
              </w:divBdr>
            </w:div>
            <w:div w:id="831606163">
              <w:marLeft w:val="0"/>
              <w:marRight w:val="0"/>
              <w:marTop w:val="0"/>
              <w:marBottom w:val="0"/>
              <w:divBdr>
                <w:top w:val="none" w:sz="0" w:space="0" w:color="auto"/>
                <w:left w:val="none" w:sz="0" w:space="0" w:color="auto"/>
                <w:bottom w:val="none" w:sz="0" w:space="0" w:color="auto"/>
                <w:right w:val="none" w:sz="0" w:space="0" w:color="auto"/>
              </w:divBdr>
            </w:div>
          </w:divsChild>
        </w:div>
        <w:div w:id="280453692">
          <w:marLeft w:val="0"/>
          <w:marRight w:val="0"/>
          <w:marTop w:val="0"/>
          <w:marBottom w:val="0"/>
          <w:divBdr>
            <w:top w:val="none" w:sz="0" w:space="0" w:color="auto"/>
            <w:left w:val="none" w:sz="0" w:space="0" w:color="auto"/>
            <w:bottom w:val="none" w:sz="0" w:space="0" w:color="auto"/>
            <w:right w:val="none" w:sz="0" w:space="0" w:color="auto"/>
          </w:divBdr>
          <w:divsChild>
            <w:div w:id="931353222">
              <w:marLeft w:val="-75"/>
              <w:marRight w:val="0"/>
              <w:marTop w:val="30"/>
              <w:marBottom w:val="30"/>
              <w:divBdr>
                <w:top w:val="none" w:sz="0" w:space="0" w:color="auto"/>
                <w:left w:val="none" w:sz="0" w:space="0" w:color="auto"/>
                <w:bottom w:val="none" w:sz="0" w:space="0" w:color="auto"/>
                <w:right w:val="none" w:sz="0" w:space="0" w:color="auto"/>
              </w:divBdr>
              <w:divsChild>
                <w:div w:id="1211965338">
                  <w:marLeft w:val="0"/>
                  <w:marRight w:val="0"/>
                  <w:marTop w:val="0"/>
                  <w:marBottom w:val="0"/>
                  <w:divBdr>
                    <w:top w:val="none" w:sz="0" w:space="0" w:color="auto"/>
                    <w:left w:val="none" w:sz="0" w:space="0" w:color="auto"/>
                    <w:bottom w:val="none" w:sz="0" w:space="0" w:color="auto"/>
                    <w:right w:val="none" w:sz="0" w:space="0" w:color="auto"/>
                  </w:divBdr>
                  <w:divsChild>
                    <w:div w:id="101582787">
                      <w:marLeft w:val="0"/>
                      <w:marRight w:val="0"/>
                      <w:marTop w:val="0"/>
                      <w:marBottom w:val="0"/>
                      <w:divBdr>
                        <w:top w:val="none" w:sz="0" w:space="0" w:color="auto"/>
                        <w:left w:val="none" w:sz="0" w:space="0" w:color="auto"/>
                        <w:bottom w:val="none" w:sz="0" w:space="0" w:color="auto"/>
                        <w:right w:val="none" w:sz="0" w:space="0" w:color="auto"/>
                      </w:divBdr>
                    </w:div>
                  </w:divsChild>
                </w:div>
                <w:div w:id="727610178">
                  <w:marLeft w:val="0"/>
                  <w:marRight w:val="0"/>
                  <w:marTop w:val="0"/>
                  <w:marBottom w:val="0"/>
                  <w:divBdr>
                    <w:top w:val="none" w:sz="0" w:space="0" w:color="auto"/>
                    <w:left w:val="none" w:sz="0" w:space="0" w:color="auto"/>
                    <w:bottom w:val="none" w:sz="0" w:space="0" w:color="auto"/>
                    <w:right w:val="none" w:sz="0" w:space="0" w:color="auto"/>
                  </w:divBdr>
                  <w:divsChild>
                    <w:div w:id="1830486678">
                      <w:marLeft w:val="0"/>
                      <w:marRight w:val="0"/>
                      <w:marTop w:val="0"/>
                      <w:marBottom w:val="0"/>
                      <w:divBdr>
                        <w:top w:val="none" w:sz="0" w:space="0" w:color="auto"/>
                        <w:left w:val="none" w:sz="0" w:space="0" w:color="auto"/>
                        <w:bottom w:val="none" w:sz="0" w:space="0" w:color="auto"/>
                        <w:right w:val="none" w:sz="0" w:space="0" w:color="auto"/>
                      </w:divBdr>
                    </w:div>
                  </w:divsChild>
                </w:div>
                <w:div w:id="1505978738">
                  <w:marLeft w:val="0"/>
                  <w:marRight w:val="0"/>
                  <w:marTop w:val="0"/>
                  <w:marBottom w:val="0"/>
                  <w:divBdr>
                    <w:top w:val="none" w:sz="0" w:space="0" w:color="auto"/>
                    <w:left w:val="none" w:sz="0" w:space="0" w:color="auto"/>
                    <w:bottom w:val="none" w:sz="0" w:space="0" w:color="auto"/>
                    <w:right w:val="none" w:sz="0" w:space="0" w:color="auto"/>
                  </w:divBdr>
                  <w:divsChild>
                    <w:div w:id="1482572760">
                      <w:marLeft w:val="0"/>
                      <w:marRight w:val="0"/>
                      <w:marTop w:val="0"/>
                      <w:marBottom w:val="0"/>
                      <w:divBdr>
                        <w:top w:val="none" w:sz="0" w:space="0" w:color="auto"/>
                        <w:left w:val="none" w:sz="0" w:space="0" w:color="auto"/>
                        <w:bottom w:val="none" w:sz="0" w:space="0" w:color="auto"/>
                        <w:right w:val="none" w:sz="0" w:space="0" w:color="auto"/>
                      </w:divBdr>
                    </w:div>
                  </w:divsChild>
                </w:div>
                <w:div w:id="602226699">
                  <w:marLeft w:val="0"/>
                  <w:marRight w:val="0"/>
                  <w:marTop w:val="0"/>
                  <w:marBottom w:val="0"/>
                  <w:divBdr>
                    <w:top w:val="none" w:sz="0" w:space="0" w:color="auto"/>
                    <w:left w:val="none" w:sz="0" w:space="0" w:color="auto"/>
                    <w:bottom w:val="none" w:sz="0" w:space="0" w:color="auto"/>
                    <w:right w:val="none" w:sz="0" w:space="0" w:color="auto"/>
                  </w:divBdr>
                  <w:divsChild>
                    <w:div w:id="1516572687">
                      <w:marLeft w:val="0"/>
                      <w:marRight w:val="0"/>
                      <w:marTop w:val="0"/>
                      <w:marBottom w:val="0"/>
                      <w:divBdr>
                        <w:top w:val="none" w:sz="0" w:space="0" w:color="auto"/>
                        <w:left w:val="none" w:sz="0" w:space="0" w:color="auto"/>
                        <w:bottom w:val="none" w:sz="0" w:space="0" w:color="auto"/>
                        <w:right w:val="none" w:sz="0" w:space="0" w:color="auto"/>
                      </w:divBdr>
                    </w:div>
                  </w:divsChild>
                </w:div>
                <w:div w:id="1566527844">
                  <w:marLeft w:val="0"/>
                  <w:marRight w:val="0"/>
                  <w:marTop w:val="0"/>
                  <w:marBottom w:val="0"/>
                  <w:divBdr>
                    <w:top w:val="none" w:sz="0" w:space="0" w:color="auto"/>
                    <w:left w:val="none" w:sz="0" w:space="0" w:color="auto"/>
                    <w:bottom w:val="none" w:sz="0" w:space="0" w:color="auto"/>
                    <w:right w:val="none" w:sz="0" w:space="0" w:color="auto"/>
                  </w:divBdr>
                  <w:divsChild>
                    <w:div w:id="1907718468">
                      <w:marLeft w:val="0"/>
                      <w:marRight w:val="0"/>
                      <w:marTop w:val="0"/>
                      <w:marBottom w:val="0"/>
                      <w:divBdr>
                        <w:top w:val="none" w:sz="0" w:space="0" w:color="auto"/>
                        <w:left w:val="none" w:sz="0" w:space="0" w:color="auto"/>
                        <w:bottom w:val="none" w:sz="0" w:space="0" w:color="auto"/>
                        <w:right w:val="none" w:sz="0" w:space="0" w:color="auto"/>
                      </w:divBdr>
                    </w:div>
                  </w:divsChild>
                </w:div>
                <w:div w:id="1634755543">
                  <w:marLeft w:val="0"/>
                  <w:marRight w:val="0"/>
                  <w:marTop w:val="0"/>
                  <w:marBottom w:val="0"/>
                  <w:divBdr>
                    <w:top w:val="none" w:sz="0" w:space="0" w:color="auto"/>
                    <w:left w:val="none" w:sz="0" w:space="0" w:color="auto"/>
                    <w:bottom w:val="none" w:sz="0" w:space="0" w:color="auto"/>
                    <w:right w:val="none" w:sz="0" w:space="0" w:color="auto"/>
                  </w:divBdr>
                  <w:divsChild>
                    <w:div w:id="20758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50538">
          <w:marLeft w:val="0"/>
          <w:marRight w:val="0"/>
          <w:marTop w:val="0"/>
          <w:marBottom w:val="0"/>
          <w:divBdr>
            <w:top w:val="none" w:sz="0" w:space="0" w:color="auto"/>
            <w:left w:val="none" w:sz="0" w:space="0" w:color="auto"/>
            <w:bottom w:val="none" w:sz="0" w:space="0" w:color="auto"/>
            <w:right w:val="none" w:sz="0" w:space="0" w:color="auto"/>
          </w:divBdr>
          <w:divsChild>
            <w:div w:id="852961468">
              <w:marLeft w:val="0"/>
              <w:marRight w:val="0"/>
              <w:marTop w:val="0"/>
              <w:marBottom w:val="0"/>
              <w:divBdr>
                <w:top w:val="none" w:sz="0" w:space="0" w:color="auto"/>
                <w:left w:val="none" w:sz="0" w:space="0" w:color="auto"/>
                <w:bottom w:val="none" w:sz="0" w:space="0" w:color="auto"/>
                <w:right w:val="none" w:sz="0" w:space="0" w:color="auto"/>
              </w:divBdr>
            </w:div>
            <w:div w:id="996107661">
              <w:marLeft w:val="0"/>
              <w:marRight w:val="0"/>
              <w:marTop w:val="0"/>
              <w:marBottom w:val="0"/>
              <w:divBdr>
                <w:top w:val="none" w:sz="0" w:space="0" w:color="auto"/>
                <w:left w:val="none" w:sz="0" w:space="0" w:color="auto"/>
                <w:bottom w:val="none" w:sz="0" w:space="0" w:color="auto"/>
                <w:right w:val="none" w:sz="0" w:space="0" w:color="auto"/>
              </w:divBdr>
            </w:div>
            <w:div w:id="1887137625">
              <w:marLeft w:val="0"/>
              <w:marRight w:val="0"/>
              <w:marTop w:val="0"/>
              <w:marBottom w:val="0"/>
              <w:divBdr>
                <w:top w:val="none" w:sz="0" w:space="0" w:color="auto"/>
                <w:left w:val="none" w:sz="0" w:space="0" w:color="auto"/>
                <w:bottom w:val="none" w:sz="0" w:space="0" w:color="auto"/>
                <w:right w:val="none" w:sz="0" w:space="0" w:color="auto"/>
              </w:divBdr>
            </w:div>
            <w:div w:id="537089206">
              <w:marLeft w:val="0"/>
              <w:marRight w:val="0"/>
              <w:marTop w:val="0"/>
              <w:marBottom w:val="0"/>
              <w:divBdr>
                <w:top w:val="none" w:sz="0" w:space="0" w:color="auto"/>
                <w:left w:val="none" w:sz="0" w:space="0" w:color="auto"/>
                <w:bottom w:val="none" w:sz="0" w:space="0" w:color="auto"/>
                <w:right w:val="none" w:sz="0" w:space="0" w:color="auto"/>
              </w:divBdr>
            </w:div>
            <w:div w:id="2076077571">
              <w:marLeft w:val="0"/>
              <w:marRight w:val="0"/>
              <w:marTop w:val="0"/>
              <w:marBottom w:val="0"/>
              <w:divBdr>
                <w:top w:val="none" w:sz="0" w:space="0" w:color="auto"/>
                <w:left w:val="none" w:sz="0" w:space="0" w:color="auto"/>
                <w:bottom w:val="none" w:sz="0" w:space="0" w:color="auto"/>
                <w:right w:val="none" w:sz="0" w:space="0" w:color="auto"/>
              </w:divBdr>
            </w:div>
          </w:divsChild>
        </w:div>
        <w:div w:id="2031175060">
          <w:marLeft w:val="0"/>
          <w:marRight w:val="0"/>
          <w:marTop w:val="0"/>
          <w:marBottom w:val="0"/>
          <w:divBdr>
            <w:top w:val="none" w:sz="0" w:space="0" w:color="auto"/>
            <w:left w:val="none" w:sz="0" w:space="0" w:color="auto"/>
            <w:bottom w:val="none" w:sz="0" w:space="0" w:color="auto"/>
            <w:right w:val="none" w:sz="0" w:space="0" w:color="auto"/>
          </w:divBdr>
          <w:divsChild>
            <w:div w:id="2095123230">
              <w:marLeft w:val="-75"/>
              <w:marRight w:val="0"/>
              <w:marTop w:val="30"/>
              <w:marBottom w:val="30"/>
              <w:divBdr>
                <w:top w:val="none" w:sz="0" w:space="0" w:color="auto"/>
                <w:left w:val="none" w:sz="0" w:space="0" w:color="auto"/>
                <w:bottom w:val="none" w:sz="0" w:space="0" w:color="auto"/>
                <w:right w:val="none" w:sz="0" w:space="0" w:color="auto"/>
              </w:divBdr>
              <w:divsChild>
                <w:div w:id="1785339824">
                  <w:marLeft w:val="0"/>
                  <w:marRight w:val="0"/>
                  <w:marTop w:val="0"/>
                  <w:marBottom w:val="0"/>
                  <w:divBdr>
                    <w:top w:val="none" w:sz="0" w:space="0" w:color="auto"/>
                    <w:left w:val="none" w:sz="0" w:space="0" w:color="auto"/>
                    <w:bottom w:val="none" w:sz="0" w:space="0" w:color="auto"/>
                    <w:right w:val="none" w:sz="0" w:space="0" w:color="auto"/>
                  </w:divBdr>
                  <w:divsChild>
                    <w:div w:id="1251623359">
                      <w:marLeft w:val="0"/>
                      <w:marRight w:val="0"/>
                      <w:marTop w:val="0"/>
                      <w:marBottom w:val="0"/>
                      <w:divBdr>
                        <w:top w:val="none" w:sz="0" w:space="0" w:color="auto"/>
                        <w:left w:val="none" w:sz="0" w:space="0" w:color="auto"/>
                        <w:bottom w:val="none" w:sz="0" w:space="0" w:color="auto"/>
                        <w:right w:val="none" w:sz="0" w:space="0" w:color="auto"/>
                      </w:divBdr>
                    </w:div>
                  </w:divsChild>
                </w:div>
                <w:div w:id="924654077">
                  <w:marLeft w:val="0"/>
                  <w:marRight w:val="0"/>
                  <w:marTop w:val="0"/>
                  <w:marBottom w:val="0"/>
                  <w:divBdr>
                    <w:top w:val="none" w:sz="0" w:space="0" w:color="auto"/>
                    <w:left w:val="none" w:sz="0" w:space="0" w:color="auto"/>
                    <w:bottom w:val="none" w:sz="0" w:space="0" w:color="auto"/>
                    <w:right w:val="none" w:sz="0" w:space="0" w:color="auto"/>
                  </w:divBdr>
                  <w:divsChild>
                    <w:div w:id="658459898">
                      <w:marLeft w:val="0"/>
                      <w:marRight w:val="0"/>
                      <w:marTop w:val="0"/>
                      <w:marBottom w:val="0"/>
                      <w:divBdr>
                        <w:top w:val="none" w:sz="0" w:space="0" w:color="auto"/>
                        <w:left w:val="none" w:sz="0" w:space="0" w:color="auto"/>
                        <w:bottom w:val="none" w:sz="0" w:space="0" w:color="auto"/>
                        <w:right w:val="none" w:sz="0" w:space="0" w:color="auto"/>
                      </w:divBdr>
                    </w:div>
                  </w:divsChild>
                </w:div>
                <w:div w:id="1219392456">
                  <w:marLeft w:val="0"/>
                  <w:marRight w:val="0"/>
                  <w:marTop w:val="0"/>
                  <w:marBottom w:val="0"/>
                  <w:divBdr>
                    <w:top w:val="none" w:sz="0" w:space="0" w:color="auto"/>
                    <w:left w:val="none" w:sz="0" w:space="0" w:color="auto"/>
                    <w:bottom w:val="none" w:sz="0" w:space="0" w:color="auto"/>
                    <w:right w:val="none" w:sz="0" w:space="0" w:color="auto"/>
                  </w:divBdr>
                  <w:divsChild>
                    <w:div w:id="165440818">
                      <w:marLeft w:val="0"/>
                      <w:marRight w:val="0"/>
                      <w:marTop w:val="0"/>
                      <w:marBottom w:val="0"/>
                      <w:divBdr>
                        <w:top w:val="none" w:sz="0" w:space="0" w:color="auto"/>
                        <w:left w:val="none" w:sz="0" w:space="0" w:color="auto"/>
                        <w:bottom w:val="none" w:sz="0" w:space="0" w:color="auto"/>
                        <w:right w:val="none" w:sz="0" w:space="0" w:color="auto"/>
                      </w:divBdr>
                    </w:div>
                  </w:divsChild>
                </w:div>
                <w:div w:id="1038899852">
                  <w:marLeft w:val="0"/>
                  <w:marRight w:val="0"/>
                  <w:marTop w:val="0"/>
                  <w:marBottom w:val="0"/>
                  <w:divBdr>
                    <w:top w:val="none" w:sz="0" w:space="0" w:color="auto"/>
                    <w:left w:val="none" w:sz="0" w:space="0" w:color="auto"/>
                    <w:bottom w:val="none" w:sz="0" w:space="0" w:color="auto"/>
                    <w:right w:val="none" w:sz="0" w:space="0" w:color="auto"/>
                  </w:divBdr>
                  <w:divsChild>
                    <w:div w:id="1657756887">
                      <w:marLeft w:val="0"/>
                      <w:marRight w:val="0"/>
                      <w:marTop w:val="0"/>
                      <w:marBottom w:val="0"/>
                      <w:divBdr>
                        <w:top w:val="none" w:sz="0" w:space="0" w:color="auto"/>
                        <w:left w:val="none" w:sz="0" w:space="0" w:color="auto"/>
                        <w:bottom w:val="none" w:sz="0" w:space="0" w:color="auto"/>
                        <w:right w:val="none" w:sz="0" w:space="0" w:color="auto"/>
                      </w:divBdr>
                    </w:div>
                  </w:divsChild>
                </w:div>
                <w:div w:id="847871403">
                  <w:marLeft w:val="0"/>
                  <w:marRight w:val="0"/>
                  <w:marTop w:val="0"/>
                  <w:marBottom w:val="0"/>
                  <w:divBdr>
                    <w:top w:val="none" w:sz="0" w:space="0" w:color="auto"/>
                    <w:left w:val="none" w:sz="0" w:space="0" w:color="auto"/>
                    <w:bottom w:val="none" w:sz="0" w:space="0" w:color="auto"/>
                    <w:right w:val="none" w:sz="0" w:space="0" w:color="auto"/>
                  </w:divBdr>
                  <w:divsChild>
                    <w:div w:id="1591622424">
                      <w:marLeft w:val="0"/>
                      <w:marRight w:val="0"/>
                      <w:marTop w:val="0"/>
                      <w:marBottom w:val="0"/>
                      <w:divBdr>
                        <w:top w:val="none" w:sz="0" w:space="0" w:color="auto"/>
                        <w:left w:val="none" w:sz="0" w:space="0" w:color="auto"/>
                        <w:bottom w:val="none" w:sz="0" w:space="0" w:color="auto"/>
                        <w:right w:val="none" w:sz="0" w:space="0" w:color="auto"/>
                      </w:divBdr>
                    </w:div>
                  </w:divsChild>
                </w:div>
                <w:div w:id="1855419774">
                  <w:marLeft w:val="0"/>
                  <w:marRight w:val="0"/>
                  <w:marTop w:val="0"/>
                  <w:marBottom w:val="0"/>
                  <w:divBdr>
                    <w:top w:val="none" w:sz="0" w:space="0" w:color="auto"/>
                    <w:left w:val="none" w:sz="0" w:space="0" w:color="auto"/>
                    <w:bottom w:val="none" w:sz="0" w:space="0" w:color="auto"/>
                    <w:right w:val="none" w:sz="0" w:space="0" w:color="auto"/>
                  </w:divBdr>
                  <w:divsChild>
                    <w:div w:id="12008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7581">
          <w:marLeft w:val="0"/>
          <w:marRight w:val="0"/>
          <w:marTop w:val="0"/>
          <w:marBottom w:val="0"/>
          <w:divBdr>
            <w:top w:val="none" w:sz="0" w:space="0" w:color="auto"/>
            <w:left w:val="none" w:sz="0" w:space="0" w:color="auto"/>
            <w:bottom w:val="none" w:sz="0" w:space="0" w:color="auto"/>
            <w:right w:val="none" w:sz="0" w:space="0" w:color="auto"/>
          </w:divBdr>
          <w:divsChild>
            <w:div w:id="1395002590">
              <w:marLeft w:val="0"/>
              <w:marRight w:val="0"/>
              <w:marTop w:val="0"/>
              <w:marBottom w:val="0"/>
              <w:divBdr>
                <w:top w:val="none" w:sz="0" w:space="0" w:color="auto"/>
                <w:left w:val="none" w:sz="0" w:space="0" w:color="auto"/>
                <w:bottom w:val="none" w:sz="0" w:space="0" w:color="auto"/>
                <w:right w:val="none" w:sz="0" w:space="0" w:color="auto"/>
              </w:divBdr>
            </w:div>
            <w:div w:id="1315988477">
              <w:marLeft w:val="0"/>
              <w:marRight w:val="0"/>
              <w:marTop w:val="0"/>
              <w:marBottom w:val="0"/>
              <w:divBdr>
                <w:top w:val="none" w:sz="0" w:space="0" w:color="auto"/>
                <w:left w:val="none" w:sz="0" w:space="0" w:color="auto"/>
                <w:bottom w:val="none" w:sz="0" w:space="0" w:color="auto"/>
                <w:right w:val="none" w:sz="0" w:space="0" w:color="auto"/>
              </w:divBdr>
            </w:div>
            <w:div w:id="86386145">
              <w:marLeft w:val="0"/>
              <w:marRight w:val="0"/>
              <w:marTop w:val="0"/>
              <w:marBottom w:val="0"/>
              <w:divBdr>
                <w:top w:val="none" w:sz="0" w:space="0" w:color="auto"/>
                <w:left w:val="none" w:sz="0" w:space="0" w:color="auto"/>
                <w:bottom w:val="none" w:sz="0" w:space="0" w:color="auto"/>
                <w:right w:val="none" w:sz="0" w:space="0" w:color="auto"/>
              </w:divBdr>
            </w:div>
          </w:divsChild>
        </w:div>
        <w:div w:id="619724690">
          <w:marLeft w:val="0"/>
          <w:marRight w:val="0"/>
          <w:marTop w:val="0"/>
          <w:marBottom w:val="0"/>
          <w:divBdr>
            <w:top w:val="none" w:sz="0" w:space="0" w:color="auto"/>
            <w:left w:val="none" w:sz="0" w:space="0" w:color="auto"/>
            <w:bottom w:val="none" w:sz="0" w:space="0" w:color="auto"/>
            <w:right w:val="none" w:sz="0" w:space="0" w:color="auto"/>
          </w:divBdr>
          <w:divsChild>
            <w:div w:id="582226753">
              <w:marLeft w:val="-75"/>
              <w:marRight w:val="0"/>
              <w:marTop w:val="30"/>
              <w:marBottom w:val="30"/>
              <w:divBdr>
                <w:top w:val="none" w:sz="0" w:space="0" w:color="auto"/>
                <w:left w:val="none" w:sz="0" w:space="0" w:color="auto"/>
                <w:bottom w:val="none" w:sz="0" w:space="0" w:color="auto"/>
                <w:right w:val="none" w:sz="0" w:space="0" w:color="auto"/>
              </w:divBdr>
              <w:divsChild>
                <w:div w:id="1367368286">
                  <w:marLeft w:val="0"/>
                  <w:marRight w:val="0"/>
                  <w:marTop w:val="0"/>
                  <w:marBottom w:val="0"/>
                  <w:divBdr>
                    <w:top w:val="none" w:sz="0" w:space="0" w:color="auto"/>
                    <w:left w:val="none" w:sz="0" w:space="0" w:color="auto"/>
                    <w:bottom w:val="none" w:sz="0" w:space="0" w:color="auto"/>
                    <w:right w:val="none" w:sz="0" w:space="0" w:color="auto"/>
                  </w:divBdr>
                  <w:divsChild>
                    <w:div w:id="1082793341">
                      <w:marLeft w:val="0"/>
                      <w:marRight w:val="0"/>
                      <w:marTop w:val="0"/>
                      <w:marBottom w:val="0"/>
                      <w:divBdr>
                        <w:top w:val="none" w:sz="0" w:space="0" w:color="auto"/>
                        <w:left w:val="none" w:sz="0" w:space="0" w:color="auto"/>
                        <w:bottom w:val="none" w:sz="0" w:space="0" w:color="auto"/>
                        <w:right w:val="none" w:sz="0" w:space="0" w:color="auto"/>
                      </w:divBdr>
                    </w:div>
                  </w:divsChild>
                </w:div>
                <w:div w:id="1088775241">
                  <w:marLeft w:val="0"/>
                  <w:marRight w:val="0"/>
                  <w:marTop w:val="0"/>
                  <w:marBottom w:val="0"/>
                  <w:divBdr>
                    <w:top w:val="none" w:sz="0" w:space="0" w:color="auto"/>
                    <w:left w:val="none" w:sz="0" w:space="0" w:color="auto"/>
                    <w:bottom w:val="none" w:sz="0" w:space="0" w:color="auto"/>
                    <w:right w:val="none" w:sz="0" w:space="0" w:color="auto"/>
                  </w:divBdr>
                  <w:divsChild>
                    <w:div w:id="1325164426">
                      <w:marLeft w:val="0"/>
                      <w:marRight w:val="0"/>
                      <w:marTop w:val="0"/>
                      <w:marBottom w:val="0"/>
                      <w:divBdr>
                        <w:top w:val="none" w:sz="0" w:space="0" w:color="auto"/>
                        <w:left w:val="none" w:sz="0" w:space="0" w:color="auto"/>
                        <w:bottom w:val="none" w:sz="0" w:space="0" w:color="auto"/>
                        <w:right w:val="none" w:sz="0" w:space="0" w:color="auto"/>
                      </w:divBdr>
                    </w:div>
                  </w:divsChild>
                </w:div>
                <w:div w:id="1290404579">
                  <w:marLeft w:val="0"/>
                  <w:marRight w:val="0"/>
                  <w:marTop w:val="0"/>
                  <w:marBottom w:val="0"/>
                  <w:divBdr>
                    <w:top w:val="none" w:sz="0" w:space="0" w:color="auto"/>
                    <w:left w:val="none" w:sz="0" w:space="0" w:color="auto"/>
                    <w:bottom w:val="none" w:sz="0" w:space="0" w:color="auto"/>
                    <w:right w:val="none" w:sz="0" w:space="0" w:color="auto"/>
                  </w:divBdr>
                  <w:divsChild>
                    <w:div w:id="1572891541">
                      <w:marLeft w:val="0"/>
                      <w:marRight w:val="0"/>
                      <w:marTop w:val="0"/>
                      <w:marBottom w:val="0"/>
                      <w:divBdr>
                        <w:top w:val="none" w:sz="0" w:space="0" w:color="auto"/>
                        <w:left w:val="none" w:sz="0" w:space="0" w:color="auto"/>
                        <w:bottom w:val="none" w:sz="0" w:space="0" w:color="auto"/>
                        <w:right w:val="none" w:sz="0" w:space="0" w:color="auto"/>
                      </w:divBdr>
                    </w:div>
                  </w:divsChild>
                </w:div>
                <w:div w:id="1952666472">
                  <w:marLeft w:val="0"/>
                  <w:marRight w:val="0"/>
                  <w:marTop w:val="0"/>
                  <w:marBottom w:val="0"/>
                  <w:divBdr>
                    <w:top w:val="none" w:sz="0" w:space="0" w:color="auto"/>
                    <w:left w:val="none" w:sz="0" w:space="0" w:color="auto"/>
                    <w:bottom w:val="none" w:sz="0" w:space="0" w:color="auto"/>
                    <w:right w:val="none" w:sz="0" w:space="0" w:color="auto"/>
                  </w:divBdr>
                  <w:divsChild>
                    <w:div w:id="1462460519">
                      <w:marLeft w:val="0"/>
                      <w:marRight w:val="0"/>
                      <w:marTop w:val="0"/>
                      <w:marBottom w:val="0"/>
                      <w:divBdr>
                        <w:top w:val="none" w:sz="0" w:space="0" w:color="auto"/>
                        <w:left w:val="none" w:sz="0" w:space="0" w:color="auto"/>
                        <w:bottom w:val="none" w:sz="0" w:space="0" w:color="auto"/>
                        <w:right w:val="none" w:sz="0" w:space="0" w:color="auto"/>
                      </w:divBdr>
                    </w:div>
                  </w:divsChild>
                </w:div>
                <w:div w:id="2071032215">
                  <w:marLeft w:val="0"/>
                  <w:marRight w:val="0"/>
                  <w:marTop w:val="0"/>
                  <w:marBottom w:val="0"/>
                  <w:divBdr>
                    <w:top w:val="none" w:sz="0" w:space="0" w:color="auto"/>
                    <w:left w:val="none" w:sz="0" w:space="0" w:color="auto"/>
                    <w:bottom w:val="none" w:sz="0" w:space="0" w:color="auto"/>
                    <w:right w:val="none" w:sz="0" w:space="0" w:color="auto"/>
                  </w:divBdr>
                  <w:divsChild>
                    <w:div w:id="1315066655">
                      <w:marLeft w:val="0"/>
                      <w:marRight w:val="0"/>
                      <w:marTop w:val="0"/>
                      <w:marBottom w:val="0"/>
                      <w:divBdr>
                        <w:top w:val="none" w:sz="0" w:space="0" w:color="auto"/>
                        <w:left w:val="none" w:sz="0" w:space="0" w:color="auto"/>
                        <w:bottom w:val="none" w:sz="0" w:space="0" w:color="auto"/>
                        <w:right w:val="none" w:sz="0" w:space="0" w:color="auto"/>
                      </w:divBdr>
                    </w:div>
                  </w:divsChild>
                </w:div>
                <w:div w:id="842672741">
                  <w:marLeft w:val="0"/>
                  <w:marRight w:val="0"/>
                  <w:marTop w:val="0"/>
                  <w:marBottom w:val="0"/>
                  <w:divBdr>
                    <w:top w:val="none" w:sz="0" w:space="0" w:color="auto"/>
                    <w:left w:val="none" w:sz="0" w:space="0" w:color="auto"/>
                    <w:bottom w:val="none" w:sz="0" w:space="0" w:color="auto"/>
                    <w:right w:val="none" w:sz="0" w:space="0" w:color="auto"/>
                  </w:divBdr>
                  <w:divsChild>
                    <w:div w:id="17170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3282">
          <w:marLeft w:val="0"/>
          <w:marRight w:val="0"/>
          <w:marTop w:val="0"/>
          <w:marBottom w:val="0"/>
          <w:divBdr>
            <w:top w:val="none" w:sz="0" w:space="0" w:color="auto"/>
            <w:left w:val="none" w:sz="0" w:space="0" w:color="auto"/>
            <w:bottom w:val="none" w:sz="0" w:space="0" w:color="auto"/>
            <w:right w:val="none" w:sz="0" w:space="0" w:color="auto"/>
          </w:divBdr>
          <w:divsChild>
            <w:div w:id="1906212523">
              <w:marLeft w:val="0"/>
              <w:marRight w:val="0"/>
              <w:marTop w:val="0"/>
              <w:marBottom w:val="0"/>
              <w:divBdr>
                <w:top w:val="none" w:sz="0" w:space="0" w:color="auto"/>
                <w:left w:val="none" w:sz="0" w:space="0" w:color="auto"/>
                <w:bottom w:val="none" w:sz="0" w:space="0" w:color="auto"/>
                <w:right w:val="none" w:sz="0" w:space="0" w:color="auto"/>
              </w:divBdr>
            </w:div>
            <w:div w:id="812261882">
              <w:marLeft w:val="0"/>
              <w:marRight w:val="0"/>
              <w:marTop w:val="0"/>
              <w:marBottom w:val="0"/>
              <w:divBdr>
                <w:top w:val="none" w:sz="0" w:space="0" w:color="auto"/>
                <w:left w:val="none" w:sz="0" w:space="0" w:color="auto"/>
                <w:bottom w:val="none" w:sz="0" w:space="0" w:color="auto"/>
                <w:right w:val="none" w:sz="0" w:space="0" w:color="auto"/>
              </w:divBdr>
            </w:div>
            <w:div w:id="216085312">
              <w:marLeft w:val="0"/>
              <w:marRight w:val="0"/>
              <w:marTop w:val="0"/>
              <w:marBottom w:val="0"/>
              <w:divBdr>
                <w:top w:val="none" w:sz="0" w:space="0" w:color="auto"/>
                <w:left w:val="none" w:sz="0" w:space="0" w:color="auto"/>
                <w:bottom w:val="none" w:sz="0" w:space="0" w:color="auto"/>
                <w:right w:val="none" w:sz="0" w:space="0" w:color="auto"/>
              </w:divBdr>
            </w:div>
          </w:divsChild>
        </w:div>
        <w:div w:id="1083453522">
          <w:marLeft w:val="0"/>
          <w:marRight w:val="0"/>
          <w:marTop w:val="0"/>
          <w:marBottom w:val="0"/>
          <w:divBdr>
            <w:top w:val="none" w:sz="0" w:space="0" w:color="auto"/>
            <w:left w:val="none" w:sz="0" w:space="0" w:color="auto"/>
            <w:bottom w:val="none" w:sz="0" w:space="0" w:color="auto"/>
            <w:right w:val="none" w:sz="0" w:space="0" w:color="auto"/>
          </w:divBdr>
          <w:divsChild>
            <w:div w:id="731542454">
              <w:marLeft w:val="-75"/>
              <w:marRight w:val="0"/>
              <w:marTop w:val="30"/>
              <w:marBottom w:val="30"/>
              <w:divBdr>
                <w:top w:val="none" w:sz="0" w:space="0" w:color="auto"/>
                <w:left w:val="none" w:sz="0" w:space="0" w:color="auto"/>
                <w:bottom w:val="none" w:sz="0" w:space="0" w:color="auto"/>
                <w:right w:val="none" w:sz="0" w:space="0" w:color="auto"/>
              </w:divBdr>
              <w:divsChild>
                <w:div w:id="272638289">
                  <w:marLeft w:val="0"/>
                  <w:marRight w:val="0"/>
                  <w:marTop w:val="0"/>
                  <w:marBottom w:val="0"/>
                  <w:divBdr>
                    <w:top w:val="none" w:sz="0" w:space="0" w:color="auto"/>
                    <w:left w:val="none" w:sz="0" w:space="0" w:color="auto"/>
                    <w:bottom w:val="none" w:sz="0" w:space="0" w:color="auto"/>
                    <w:right w:val="none" w:sz="0" w:space="0" w:color="auto"/>
                  </w:divBdr>
                  <w:divsChild>
                    <w:div w:id="962417714">
                      <w:marLeft w:val="0"/>
                      <w:marRight w:val="0"/>
                      <w:marTop w:val="0"/>
                      <w:marBottom w:val="0"/>
                      <w:divBdr>
                        <w:top w:val="none" w:sz="0" w:space="0" w:color="auto"/>
                        <w:left w:val="none" w:sz="0" w:space="0" w:color="auto"/>
                        <w:bottom w:val="none" w:sz="0" w:space="0" w:color="auto"/>
                        <w:right w:val="none" w:sz="0" w:space="0" w:color="auto"/>
                      </w:divBdr>
                    </w:div>
                  </w:divsChild>
                </w:div>
                <w:div w:id="200483310">
                  <w:marLeft w:val="0"/>
                  <w:marRight w:val="0"/>
                  <w:marTop w:val="0"/>
                  <w:marBottom w:val="0"/>
                  <w:divBdr>
                    <w:top w:val="none" w:sz="0" w:space="0" w:color="auto"/>
                    <w:left w:val="none" w:sz="0" w:space="0" w:color="auto"/>
                    <w:bottom w:val="none" w:sz="0" w:space="0" w:color="auto"/>
                    <w:right w:val="none" w:sz="0" w:space="0" w:color="auto"/>
                  </w:divBdr>
                  <w:divsChild>
                    <w:div w:id="946960636">
                      <w:marLeft w:val="0"/>
                      <w:marRight w:val="0"/>
                      <w:marTop w:val="0"/>
                      <w:marBottom w:val="0"/>
                      <w:divBdr>
                        <w:top w:val="none" w:sz="0" w:space="0" w:color="auto"/>
                        <w:left w:val="none" w:sz="0" w:space="0" w:color="auto"/>
                        <w:bottom w:val="none" w:sz="0" w:space="0" w:color="auto"/>
                        <w:right w:val="none" w:sz="0" w:space="0" w:color="auto"/>
                      </w:divBdr>
                    </w:div>
                  </w:divsChild>
                </w:div>
                <w:div w:id="377356924">
                  <w:marLeft w:val="0"/>
                  <w:marRight w:val="0"/>
                  <w:marTop w:val="0"/>
                  <w:marBottom w:val="0"/>
                  <w:divBdr>
                    <w:top w:val="none" w:sz="0" w:space="0" w:color="auto"/>
                    <w:left w:val="none" w:sz="0" w:space="0" w:color="auto"/>
                    <w:bottom w:val="none" w:sz="0" w:space="0" w:color="auto"/>
                    <w:right w:val="none" w:sz="0" w:space="0" w:color="auto"/>
                  </w:divBdr>
                  <w:divsChild>
                    <w:div w:id="868881613">
                      <w:marLeft w:val="0"/>
                      <w:marRight w:val="0"/>
                      <w:marTop w:val="0"/>
                      <w:marBottom w:val="0"/>
                      <w:divBdr>
                        <w:top w:val="none" w:sz="0" w:space="0" w:color="auto"/>
                        <w:left w:val="none" w:sz="0" w:space="0" w:color="auto"/>
                        <w:bottom w:val="none" w:sz="0" w:space="0" w:color="auto"/>
                        <w:right w:val="none" w:sz="0" w:space="0" w:color="auto"/>
                      </w:divBdr>
                    </w:div>
                  </w:divsChild>
                </w:div>
                <w:div w:id="1895894603">
                  <w:marLeft w:val="0"/>
                  <w:marRight w:val="0"/>
                  <w:marTop w:val="0"/>
                  <w:marBottom w:val="0"/>
                  <w:divBdr>
                    <w:top w:val="none" w:sz="0" w:space="0" w:color="auto"/>
                    <w:left w:val="none" w:sz="0" w:space="0" w:color="auto"/>
                    <w:bottom w:val="none" w:sz="0" w:space="0" w:color="auto"/>
                    <w:right w:val="none" w:sz="0" w:space="0" w:color="auto"/>
                  </w:divBdr>
                  <w:divsChild>
                    <w:div w:id="1655139448">
                      <w:marLeft w:val="0"/>
                      <w:marRight w:val="0"/>
                      <w:marTop w:val="0"/>
                      <w:marBottom w:val="0"/>
                      <w:divBdr>
                        <w:top w:val="none" w:sz="0" w:space="0" w:color="auto"/>
                        <w:left w:val="none" w:sz="0" w:space="0" w:color="auto"/>
                        <w:bottom w:val="none" w:sz="0" w:space="0" w:color="auto"/>
                        <w:right w:val="none" w:sz="0" w:space="0" w:color="auto"/>
                      </w:divBdr>
                    </w:div>
                  </w:divsChild>
                </w:div>
                <w:div w:id="1239709390">
                  <w:marLeft w:val="0"/>
                  <w:marRight w:val="0"/>
                  <w:marTop w:val="0"/>
                  <w:marBottom w:val="0"/>
                  <w:divBdr>
                    <w:top w:val="none" w:sz="0" w:space="0" w:color="auto"/>
                    <w:left w:val="none" w:sz="0" w:space="0" w:color="auto"/>
                    <w:bottom w:val="none" w:sz="0" w:space="0" w:color="auto"/>
                    <w:right w:val="none" w:sz="0" w:space="0" w:color="auto"/>
                  </w:divBdr>
                  <w:divsChild>
                    <w:div w:id="1402290406">
                      <w:marLeft w:val="0"/>
                      <w:marRight w:val="0"/>
                      <w:marTop w:val="0"/>
                      <w:marBottom w:val="0"/>
                      <w:divBdr>
                        <w:top w:val="none" w:sz="0" w:space="0" w:color="auto"/>
                        <w:left w:val="none" w:sz="0" w:space="0" w:color="auto"/>
                        <w:bottom w:val="none" w:sz="0" w:space="0" w:color="auto"/>
                        <w:right w:val="none" w:sz="0" w:space="0" w:color="auto"/>
                      </w:divBdr>
                    </w:div>
                  </w:divsChild>
                </w:div>
                <w:div w:id="53357653">
                  <w:marLeft w:val="0"/>
                  <w:marRight w:val="0"/>
                  <w:marTop w:val="0"/>
                  <w:marBottom w:val="0"/>
                  <w:divBdr>
                    <w:top w:val="none" w:sz="0" w:space="0" w:color="auto"/>
                    <w:left w:val="none" w:sz="0" w:space="0" w:color="auto"/>
                    <w:bottom w:val="none" w:sz="0" w:space="0" w:color="auto"/>
                    <w:right w:val="none" w:sz="0" w:space="0" w:color="auto"/>
                  </w:divBdr>
                  <w:divsChild>
                    <w:div w:id="15273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68417">
          <w:marLeft w:val="0"/>
          <w:marRight w:val="0"/>
          <w:marTop w:val="0"/>
          <w:marBottom w:val="0"/>
          <w:divBdr>
            <w:top w:val="none" w:sz="0" w:space="0" w:color="auto"/>
            <w:left w:val="none" w:sz="0" w:space="0" w:color="auto"/>
            <w:bottom w:val="none" w:sz="0" w:space="0" w:color="auto"/>
            <w:right w:val="none" w:sz="0" w:space="0" w:color="auto"/>
          </w:divBdr>
          <w:divsChild>
            <w:div w:id="1240863970">
              <w:marLeft w:val="0"/>
              <w:marRight w:val="0"/>
              <w:marTop w:val="0"/>
              <w:marBottom w:val="0"/>
              <w:divBdr>
                <w:top w:val="none" w:sz="0" w:space="0" w:color="auto"/>
                <w:left w:val="none" w:sz="0" w:space="0" w:color="auto"/>
                <w:bottom w:val="none" w:sz="0" w:space="0" w:color="auto"/>
                <w:right w:val="none" w:sz="0" w:space="0" w:color="auto"/>
              </w:divBdr>
            </w:div>
            <w:div w:id="907108174">
              <w:marLeft w:val="0"/>
              <w:marRight w:val="0"/>
              <w:marTop w:val="0"/>
              <w:marBottom w:val="0"/>
              <w:divBdr>
                <w:top w:val="none" w:sz="0" w:space="0" w:color="auto"/>
                <w:left w:val="none" w:sz="0" w:space="0" w:color="auto"/>
                <w:bottom w:val="none" w:sz="0" w:space="0" w:color="auto"/>
                <w:right w:val="none" w:sz="0" w:space="0" w:color="auto"/>
              </w:divBdr>
            </w:div>
            <w:div w:id="1323854058">
              <w:marLeft w:val="0"/>
              <w:marRight w:val="0"/>
              <w:marTop w:val="0"/>
              <w:marBottom w:val="0"/>
              <w:divBdr>
                <w:top w:val="none" w:sz="0" w:space="0" w:color="auto"/>
                <w:left w:val="none" w:sz="0" w:space="0" w:color="auto"/>
                <w:bottom w:val="none" w:sz="0" w:space="0" w:color="auto"/>
                <w:right w:val="none" w:sz="0" w:space="0" w:color="auto"/>
              </w:divBdr>
            </w:div>
            <w:div w:id="1856844078">
              <w:marLeft w:val="0"/>
              <w:marRight w:val="0"/>
              <w:marTop w:val="0"/>
              <w:marBottom w:val="0"/>
              <w:divBdr>
                <w:top w:val="none" w:sz="0" w:space="0" w:color="auto"/>
                <w:left w:val="none" w:sz="0" w:space="0" w:color="auto"/>
                <w:bottom w:val="none" w:sz="0" w:space="0" w:color="auto"/>
                <w:right w:val="none" w:sz="0" w:space="0" w:color="auto"/>
              </w:divBdr>
            </w:div>
            <w:div w:id="1031809415">
              <w:marLeft w:val="0"/>
              <w:marRight w:val="0"/>
              <w:marTop w:val="0"/>
              <w:marBottom w:val="0"/>
              <w:divBdr>
                <w:top w:val="none" w:sz="0" w:space="0" w:color="auto"/>
                <w:left w:val="none" w:sz="0" w:space="0" w:color="auto"/>
                <w:bottom w:val="none" w:sz="0" w:space="0" w:color="auto"/>
                <w:right w:val="none" w:sz="0" w:space="0" w:color="auto"/>
              </w:divBdr>
            </w:div>
            <w:div w:id="1346520220">
              <w:marLeft w:val="0"/>
              <w:marRight w:val="0"/>
              <w:marTop w:val="0"/>
              <w:marBottom w:val="0"/>
              <w:divBdr>
                <w:top w:val="none" w:sz="0" w:space="0" w:color="auto"/>
                <w:left w:val="none" w:sz="0" w:space="0" w:color="auto"/>
                <w:bottom w:val="none" w:sz="0" w:space="0" w:color="auto"/>
                <w:right w:val="none" w:sz="0" w:space="0" w:color="auto"/>
              </w:divBdr>
            </w:div>
            <w:div w:id="545457578">
              <w:marLeft w:val="0"/>
              <w:marRight w:val="0"/>
              <w:marTop w:val="0"/>
              <w:marBottom w:val="0"/>
              <w:divBdr>
                <w:top w:val="none" w:sz="0" w:space="0" w:color="auto"/>
                <w:left w:val="none" w:sz="0" w:space="0" w:color="auto"/>
                <w:bottom w:val="none" w:sz="0" w:space="0" w:color="auto"/>
                <w:right w:val="none" w:sz="0" w:space="0" w:color="auto"/>
              </w:divBdr>
            </w:div>
          </w:divsChild>
        </w:div>
        <w:div w:id="1960331702">
          <w:marLeft w:val="0"/>
          <w:marRight w:val="0"/>
          <w:marTop w:val="0"/>
          <w:marBottom w:val="0"/>
          <w:divBdr>
            <w:top w:val="none" w:sz="0" w:space="0" w:color="auto"/>
            <w:left w:val="none" w:sz="0" w:space="0" w:color="auto"/>
            <w:bottom w:val="none" w:sz="0" w:space="0" w:color="auto"/>
            <w:right w:val="none" w:sz="0" w:space="0" w:color="auto"/>
          </w:divBdr>
          <w:divsChild>
            <w:div w:id="372466191">
              <w:marLeft w:val="-75"/>
              <w:marRight w:val="0"/>
              <w:marTop w:val="30"/>
              <w:marBottom w:val="30"/>
              <w:divBdr>
                <w:top w:val="none" w:sz="0" w:space="0" w:color="auto"/>
                <w:left w:val="none" w:sz="0" w:space="0" w:color="auto"/>
                <w:bottom w:val="none" w:sz="0" w:space="0" w:color="auto"/>
                <w:right w:val="none" w:sz="0" w:space="0" w:color="auto"/>
              </w:divBdr>
              <w:divsChild>
                <w:div w:id="8022469">
                  <w:marLeft w:val="0"/>
                  <w:marRight w:val="0"/>
                  <w:marTop w:val="0"/>
                  <w:marBottom w:val="0"/>
                  <w:divBdr>
                    <w:top w:val="none" w:sz="0" w:space="0" w:color="auto"/>
                    <w:left w:val="none" w:sz="0" w:space="0" w:color="auto"/>
                    <w:bottom w:val="none" w:sz="0" w:space="0" w:color="auto"/>
                    <w:right w:val="none" w:sz="0" w:space="0" w:color="auto"/>
                  </w:divBdr>
                  <w:divsChild>
                    <w:div w:id="154959404">
                      <w:marLeft w:val="0"/>
                      <w:marRight w:val="0"/>
                      <w:marTop w:val="0"/>
                      <w:marBottom w:val="0"/>
                      <w:divBdr>
                        <w:top w:val="none" w:sz="0" w:space="0" w:color="auto"/>
                        <w:left w:val="none" w:sz="0" w:space="0" w:color="auto"/>
                        <w:bottom w:val="none" w:sz="0" w:space="0" w:color="auto"/>
                        <w:right w:val="none" w:sz="0" w:space="0" w:color="auto"/>
                      </w:divBdr>
                    </w:div>
                  </w:divsChild>
                </w:div>
                <w:div w:id="1709646495">
                  <w:marLeft w:val="0"/>
                  <w:marRight w:val="0"/>
                  <w:marTop w:val="0"/>
                  <w:marBottom w:val="0"/>
                  <w:divBdr>
                    <w:top w:val="none" w:sz="0" w:space="0" w:color="auto"/>
                    <w:left w:val="none" w:sz="0" w:space="0" w:color="auto"/>
                    <w:bottom w:val="none" w:sz="0" w:space="0" w:color="auto"/>
                    <w:right w:val="none" w:sz="0" w:space="0" w:color="auto"/>
                  </w:divBdr>
                  <w:divsChild>
                    <w:div w:id="1444373997">
                      <w:marLeft w:val="0"/>
                      <w:marRight w:val="0"/>
                      <w:marTop w:val="0"/>
                      <w:marBottom w:val="0"/>
                      <w:divBdr>
                        <w:top w:val="none" w:sz="0" w:space="0" w:color="auto"/>
                        <w:left w:val="none" w:sz="0" w:space="0" w:color="auto"/>
                        <w:bottom w:val="none" w:sz="0" w:space="0" w:color="auto"/>
                        <w:right w:val="none" w:sz="0" w:space="0" w:color="auto"/>
                      </w:divBdr>
                    </w:div>
                  </w:divsChild>
                </w:div>
                <w:div w:id="1455751288">
                  <w:marLeft w:val="0"/>
                  <w:marRight w:val="0"/>
                  <w:marTop w:val="0"/>
                  <w:marBottom w:val="0"/>
                  <w:divBdr>
                    <w:top w:val="none" w:sz="0" w:space="0" w:color="auto"/>
                    <w:left w:val="none" w:sz="0" w:space="0" w:color="auto"/>
                    <w:bottom w:val="none" w:sz="0" w:space="0" w:color="auto"/>
                    <w:right w:val="none" w:sz="0" w:space="0" w:color="auto"/>
                  </w:divBdr>
                  <w:divsChild>
                    <w:div w:id="1058169618">
                      <w:marLeft w:val="0"/>
                      <w:marRight w:val="0"/>
                      <w:marTop w:val="0"/>
                      <w:marBottom w:val="0"/>
                      <w:divBdr>
                        <w:top w:val="none" w:sz="0" w:space="0" w:color="auto"/>
                        <w:left w:val="none" w:sz="0" w:space="0" w:color="auto"/>
                        <w:bottom w:val="none" w:sz="0" w:space="0" w:color="auto"/>
                        <w:right w:val="none" w:sz="0" w:space="0" w:color="auto"/>
                      </w:divBdr>
                    </w:div>
                  </w:divsChild>
                </w:div>
                <w:div w:id="1280913667">
                  <w:marLeft w:val="0"/>
                  <w:marRight w:val="0"/>
                  <w:marTop w:val="0"/>
                  <w:marBottom w:val="0"/>
                  <w:divBdr>
                    <w:top w:val="none" w:sz="0" w:space="0" w:color="auto"/>
                    <w:left w:val="none" w:sz="0" w:space="0" w:color="auto"/>
                    <w:bottom w:val="none" w:sz="0" w:space="0" w:color="auto"/>
                    <w:right w:val="none" w:sz="0" w:space="0" w:color="auto"/>
                  </w:divBdr>
                  <w:divsChild>
                    <w:div w:id="95254185">
                      <w:marLeft w:val="0"/>
                      <w:marRight w:val="0"/>
                      <w:marTop w:val="0"/>
                      <w:marBottom w:val="0"/>
                      <w:divBdr>
                        <w:top w:val="none" w:sz="0" w:space="0" w:color="auto"/>
                        <w:left w:val="none" w:sz="0" w:space="0" w:color="auto"/>
                        <w:bottom w:val="none" w:sz="0" w:space="0" w:color="auto"/>
                        <w:right w:val="none" w:sz="0" w:space="0" w:color="auto"/>
                      </w:divBdr>
                    </w:div>
                  </w:divsChild>
                </w:div>
                <w:div w:id="1338850639">
                  <w:marLeft w:val="0"/>
                  <w:marRight w:val="0"/>
                  <w:marTop w:val="0"/>
                  <w:marBottom w:val="0"/>
                  <w:divBdr>
                    <w:top w:val="none" w:sz="0" w:space="0" w:color="auto"/>
                    <w:left w:val="none" w:sz="0" w:space="0" w:color="auto"/>
                    <w:bottom w:val="none" w:sz="0" w:space="0" w:color="auto"/>
                    <w:right w:val="none" w:sz="0" w:space="0" w:color="auto"/>
                  </w:divBdr>
                  <w:divsChild>
                    <w:div w:id="1556698487">
                      <w:marLeft w:val="0"/>
                      <w:marRight w:val="0"/>
                      <w:marTop w:val="0"/>
                      <w:marBottom w:val="0"/>
                      <w:divBdr>
                        <w:top w:val="none" w:sz="0" w:space="0" w:color="auto"/>
                        <w:left w:val="none" w:sz="0" w:space="0" w:color="auto"/>
                        <w:bottom w:val="none" w:sz="0" w:space="0" w:color="auto"/>
                        <w:right w:val="none" w:sz="0" w:space="0" w:color="auto"/>
                      </w:divBdr>
                    </w:div>
                  </w:divsChild>
                </w:div>
                <w:div w:id="939143467">
                  <w:marLeft w:val="0"/>
                  <w:marRight w:val="0"/>
                  <w:marTop w:val="0"/>
                  <w:marBottom w:val="0"/>
                  <w:divBdr>
                    <w:top w:val="none" w:sz="0" w:space="0" w:color="auto"/>
                    <w:left w:val="none" w:sz="0" w:space="0" w:color="auto"/>
                    <w:bottom w:val="none" w:sz="0" w:space="0" w:color="auto"/>
                    <w:right w:val="none" w:sz="0" w:space="0" w:color="auto"/>
                  </w:divBdr>
                  <w:divsChild>
                    <w:div w:id="56152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8735">
          <w:marLeft w:val="0"/>
          <w:marRight w:val="0"/>
          <w:marTop w:val="0"/>
          <w:marBottom w:val="0"/>
          <w:divBdr>
            <w:top w:val="none" w:sz="0" w:space="0" w:color="auto"/>
            <w:left w:val="none" w:sz="0" w:space="0" w:color="auto"/>
            <w:bottom w:val="none" w:sz="0" w:space="0" w:color="auto"/>
            <w:right w:val="none" w:sz="0" w:space="0" w:color="auto"/>
          </w:divBdr>
          <w:divsChild>
            <w:div w:id="2027510989">
              <w:marLeft w:val="0"/>
              <w:marRight w:val="0"/>
              <w:marTop w:val="0"/>
              <w:marBottom w:val="0"/>
              <w:divBdr>
                <w:top w:val="none" w:sz="0" w:space="0" w:color="auto"/>
                <w:left w:val="none" w:sz="0" w:space="0" w:color="auto"/>
                <w:bottom w:val="none" w:sz="0" w:space="0" w:color="auto"/>
                <w:right w:val="none" w:sz="0" w:space="0" w:color="auto"/>
              </w:divBdr>
            </w:div>
            <w:div w:id="182520307">
              <w:marLeft w:val="0"/>
              <w:marRight w:val="0"/>
              <w:marTop w:val="0"/>
              <w:marBottom w:val="0"/>
              <w:divBdr>
                <w:top w:val="none" w:sz="0" w:space="0" w:color="auto"/>
                <w:left w:val="none" w:sz="0" w:space="0" w:color="auto"/>
                <w:bottom w:val="none" w:sz="0" w:space="0" w:color="auto"/>
                <w:right w:val="none" w:sz="0" w:space="0" w:color="auto"/>
              </w:divBdr>
            </w:div>
            <w:div w:id="766121600">
              <w:marLeft w:val="0"/>
              <w:marRight w:val="0"/>
              <w:marTop w:val="0"/>
              <w:marBottom w:val="0"/>
              <w:divBdr>
                <w:top w:val="none" w:sz="0" w:space="0" w:color="auto"/>
                <w:left w:val="none" w:sz="0" w:space="0" w:color="auto"/>
                <w:bottom w:val="none" w:sz="0" w:space="0" w:color="auto"/>
                <w:right w:val="none" w:sz="0" w:space="0" w:color="auto"/>
              </w:divBdr>
            </w:div>
          </w:divsChild>
        </w:div>
        <w:div w:id="2013415310">
          <w:marLeft w:val="0"/>
          <w:marRight w:val="0"/>
          <w:marTop w:val="0"/>
          <w:marBottom w:val="0"/>
          <w:divBdr>
            <w:top w:val="none" w:sz="0" w:space="0" w:color="auto"/>
            <w:left w:val="none" w:sz="0" w:space="0" w:color="auto"/>
            <w:bottom w:val="none" w:sz="0" w:space="0" w:color="auto"/>
            <w:right w:val="none" w:sz="0" w:space="0" w:color="auto"/>
          </w:divBdr>
          <w:divsChild>
            <w:div w:id="254172536">
              <w:marLeft w:val="-75"/>
              <w:marRight w:val="0"/>
              <w:marTop w:val="30"/>
              <w:marBottom w:val="30"/>
              <w:divBdr>
                <w:top w:val="none" w:sz="0" w:space="0" w:color="auto"/>
                <w:left w:val="none" w:sz="0" w:space="0" w:color="auto"/>
                <w:bottom w:val="none" w:sz="0" w:space="0" w:color="auto"/>
                <w:right w:val="none" w:sz="0" w:space="0" w:color="auto"/>
              </w:divBdr>
              <w:divsChild>
                <w:div w:id="679507364">
                  <w:marLeft w:val="0"/>
                  <w:marRight w:val="0"/>
                  <w:marTop w:val="0"/>
                  <w:marBottom w:val="0"/>
                  <w:divBdr>
                    <w:top w:val="none" w:sz="0" w:space="0" w:color="auto"/>
                    <w:left w:val="none" w:sz="0" w:space="0" w:color="auto"/>
                    <w:bottom w:val="none" w:sz="0" w:space="0" w:color="auto"/>
                    <w:right w:val="none" w:sz="0" w:space="0" w:color="auto"/>
                  </w:divBdr>
                  <w:divsChild>
                    <w:div w:id="558133257">
                      <w:marLeft w:val="0"/>
                      <w:marRight w:val="0"/>
                      <w:marTop w:val="0"/>
                      <w:marBottom w:val="0"/>
                      <w:divBdr>
                        <w:top w:val="none" w:sz="0" w:space="0" w:color="auto"/>
                        <w:left w:val="none" w:sz="0" w:space="0" w:color="auto"/>
                        <w:bottom w:val="none" w:sz="0" w:space="0" w:color="auto"/>
                        <w:right w:val="none" w:sz="0" w:space="0" w:color="auto"/>
                      </w:divBdr>
                    </w:div>
                  </w:divsChild>
                </w:div>
                <w:div w:id="4746070">
                  <w:marLeft w:val="0"/>
                  <w:marRight w:val="0"/>
                  <w:marTop w:val="0"/>
                  <w:marBottom w:val="0"/>
                  <w:divBdr>
                    <w:top w:val="none" w:sz="0" w:space="0" w:color="auto"/>
                    <w:left w:val="none" w:sz="0" w:space="0" w:color="auto"/>
                    <w:bottom w:val="none" w:sz="0" w:space="0" w:color="auto"/>
                    <w:right w:val="none" w:sz="0" w:space="0" w:color="auto"/>
                  </w:divBdr>
                  <w:divsChild>
                    <w:div w:id="1072197329">
                      <w:marLeft w:val="0"/>
                      <w:marRight w:val="0"/>
                      <w:marTop w:val="0"/>
                      <w:marBottom w:val="0"/>
                      <w:divBdr>
                        <w:top w:val="none" w:sz="0" w:space="0" w:color="auto"/>
                        <w:left w:val="none" w:sz="0" w:space="0" w:color="auto"/>
                        <w:bottom w:val="none" w:sz="0" w:space="0" w:color="auto"/>
                        <w:right w:val="none" w:sz="0" w:space="0" w:color="auto"/>
                      </w:divBdr>
                    </w:div>
                  </w:divsChild>
                </w:div>
                <w:div w:id="359284231">
                  <w:marLeft w:val="0"/>
                  <w:marRight w:val="0"/>
                  <w:marTop w:val="0"/>
                  <w:marBottom w:val="0"/>
                  <w:divBdr>
                    <w:top w:val="none" w:sz="0" w:space="0" w:color="auto"/>
                    <w:left w:val="none" w:sz="0" w:space="0" w:color="auto"/>
                    <w:bottom w:val="none" w:sz="0" w:space="0" w:color="auto"/>
                    <w:right w:val="none" w:sz="0" w:space="0" w:color="auto"/>
                  </w:divBdr>
                  <w:divsChild>
                    <w:div w:id="1594630637">
                      <w:marLeft w:val="0"/>
                      <w:marRight w:val="0"/>
                      <w:marTop w:val="0"/>
                      <w:marBottom w:val="0"/>
                      <w:divBdr>
                        <w:top w:val="none" w:sz="0" w:space="0" w:color="auto"/>
                        <w:left w:val="none" w:sz="0" w:space="0" w:color="auto"/>
                        <w:bottom w:val="none" w:sz="0" w:space="0" w:color="auto"/>
                        <w:right w:val="none" w:sz="0" w:space="0" w:color="auto"/>
                      </w:divBdr>
                    </w:div>
                  </w:divsChild>
                </w:div>
                <w:div w:id="1533571326">
                  <w:marLeft w:val="0"/>
                  <w:marRight w:val="0"/>
                  <w:marTop w:val="0"/>
                  <w:marBottom w:val="0"/>
                  <w:divBdr>
                    <w:top w:val="none" w:sz="0" w:space="0" w:color="auto"/>
                    <w:left w:val="none" w:sz="0" w:space="0" w:color="auto"/>
                    <w:bottom w:val="none" w:sz="0" w:space="0" w:color="auto"/>
                    <w:right w:val="none" w:sz="0" w:space="0" w:color="auto"/>
                  </w:divBdr>
                  <w:divsChild>
                    <w:div w:id="885875818">
                      <w:marLeft w:val="0"/>
                      <w:marRight w:val="0"/>
                      <w:marTop w:val="0"/>
                      <w:marBottom w:val="0"/>
                      <w:divBdr>
                        <w:top w:val="none" w:sz="0" w:space="0" w:color="auto"/>
                        <w:left w:val="none" w:sz="0" w:space="0" w:color="auto"/>
                        <w:bottom w:val="none" w:sz="0" w:space="0" w:color="auto"/>
                        <w:right w:val="none" w:sz="0" w:space="0" w:color="auto"/>
                      </w:divBdr>
                    </w:div>
                  </w:divsChild>
                </w:div>
                <w:div w:id="354774420">
                  <w:marLeft w:val="0"/>
                  <w:marRight w:val="0"/>
                  <w:marTop w:val="0"/>
                  <w:marBottom w:val="0"/>
                  <w:divBdr>
                    <w:top w:val="none" w:sz="0" w:space="0" w:color="auto"/>
                    <w:left w:val="none" w:sz="0" w:space="0" w:color="auto"/>
                    <w:bottom w:val="none" w:sz="0" w:space="0" w:color="auto"/>
                    <w:right w:val="none" w:sz="0" w:space="0" w:color="auto"/>
                  </w:divBdr>
                  <w:divsChild>
                    <w:div w:id="1559122850">
                      <w:marLeft w:val="0"/>
                      <w:marRight w:val="0"/>
                      <w:marTop w:val="0"/>
                      <w:marBottom w:val="0"/>
                      <w:divBdr>
                        <w:top w:val="none" w:sz="0" w:space="0" w:color="auto"/>
                        <w:left w:val="none" w:sz="0" w:space="0" w:color="auto"/>
                        <w:bottom w:val="none" w:sz="0" w:space="0" w:color="auto"/>
                        <w:right w:val="none" w:sz="0" w:space="0" w:color="auto"/>
                      </w:divBdr>
                    </w:div>
                  </w:divsChild>
                </w:div>
                <w:div w:id="808016833">
                  <w:marLeft w:val="0"/>
                  <w:marRight w:val="0"/>
                  <w:marTop w:val="0"/>
                  <w:marBottom w:val="0"/>
                  <w:divBdr>
                    <w:top w:val="none" w:sz="0" w:space="0" w:color="auto"/>
                    <w:left w:val="none" w:sz="0" w:space="0" w:color="auto"/>
                    <w:bottom w:val="none" w:sz="0" w:space="0" w:color="auto"/>
                    <w:right w:val="none" w:sz="0" w:space="0" w:color="auto"/>
                  </w:divBdr>
                  <w:divsChild>
                    <w:div w:id="21269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3060">
          <w:marLeft w:val="0"/>
          <w:marRight w:val="0"/>
          <w:marTop w:val="0"/>
          <w:marBottom w:val="0"/>
          <w:divBdr>
            <w:top w:val="none" w:sz="0" w:space="0" w:color="auto"/>
            <w:left w:val="none" w:sz="0" w:space="0" w:color="auto"/>
            <w:bottom w:val="none" w:sz="0" w:space="0" w:color="auto"/>
            <w:right w:val="none" w:sz="0" w:space="0" w:color="auto"/>
          </w:divBdr>
          <w:divsChild>
            <w:div w:id="508719538">
              <w:marLeft w:val="0"/>
              <w:marRight w:val="0"/>
              <w:marTop w:val="0"/>
              <w:marBottom w:val="0"/>
              <w:divBdr>
                <w:top w:val="none" w:sz="0" w:space="0" w:color="auto"/>
                <w:left w:val="none" w:sz="0" w:space="0" w:color="auto"/>
                <w:bottom w:val="none" w:sz="0" w:space="0" w:color="auto"/>
                <w:right w:val="none" w:sz="0" w:space="0" w:color="auto"/>
              </w:divBdr>
            </w:div>
            <w:div w:id="1568832488">
              <w:marLeft w:val="0"/>
              <w:marRight w:val="0"/>
              <w:marTop w:val="0"/>
              <w:marBottom w:val="0"/>
              <w:divBdr>
                <w:top w:val="none" w:sz="0" w:space="0" w:color="auto"/>
                <w:left w:val="none" w:sz="0" w:space="0" w:color="auto"/>
                <w:bottom w:val="none" w:sz="0" w:space="0" w:color="auto"/>
                <w:right w:val="none" w:sz="0" w:space="0" w:color="auto"/>
              </w:divBdr>
            </w:div>
            <w:div w:id="790246120">
              <w:marLeft w:val="0"/>
              <w:marRight w:val="0"/>
              <w:marTop w:val="0"/>
              <w:marBottom w:val="0"/>
              <w:divBdr>
                <w:top w:val="none" w:sz="0" w:space="0" w:color="auto"/>
                <w:left w:val="none" w:sz="0" w:space="0" w:color="auto"/>
                <w:bottom w:val="none" w:sz="0" w:space="0" w:color="auto"/>
                <w:right w:val="none" w:sz="0" w:space="0" w:color="auto"/>
              </w:divBdr>
            </w:div>
          </w:divsChild>
        </w:div>
        <w:div w:id="874001997">
          <w:marLeft w:val="0"/>
          <w:marRight w:val="0"/>
          <w:marTop w:val="0"/>
          <w:marBottom w:val="0"/>
          <w:divBdr>
            <w:top w:val="none" w:sz="0" w:space="0" w:color="auto"/>
            <w:left w:val="none" w:sz="0" w:space="0" w:color="auto"/>
            <w:bottom w:val="none" w:sz="0" w:space="0" w:color="auto"/>
            <w:right w:val="none" w:sz="0" w:space="0" w:color="auto"/>
          </w:divBdr>
          <w:divsChild>
            <w:div w:id="1738017817">
              <w:marLeft w:val="-75"/>
              <w:marRight w:val="0"/>
              <w:marTop w:val="30"/>
              <w:marBottom w:val="30"/>
              <w:divBdr>
                <w:top w:val="none" w:sz="0" w:space="0" w:color="auto"/>
                <w:left w:val="none" w:sz="0" w:space="0" w:color="auto"/>
                <w:bottom w:val="none" w:sz="0" w:space="0" w:color="auto"/>
                <w:right w:val="none" w:sz="0" w:space="0" w:color="auto"/>
              </w:divBdr>
              <w:divsChild>
                <w:div w:id="1129320257">
                  <w:marLeft w:val="0"/>
                  <w:marRight w:val="0"/>
                  <w:marTop w:val="0"/>
                  <w:marBottom w:val="0"/>
                  <w:divBdr>
                    <w:top w:val="none" w:sz="0" w:space="0" w:color="auto"/>
                    <w:left w:val="none" w:sz="0" w:space="0" w:color="auto"/>
                    <w:bottom w:val="none" w:sz="0" w:space="0" w:color="auto"/>
                    <w:right w:val="none" w:sz="0" w:space="0" w:color="auto"/>
                  </w:divBdr>
                  <w:divsChild>
                    <w:div w:id="1897008217">
                      <w:marLeft w:val="0"/>
                      <w:marRight w:val="0"/>
                      <w:marTop w:val="0"/>
                      <w:marBottom w:val="0"/>
                      <w:divBdr>
                        <w:top w:val="none" w:sz="0" w:space="0" w:color="auto"/>
                        <w:left w:val="none" w:sz="0" w:space="0" w:color="auto"/>
                        <w:bottom w:val="none" w:sz="0" w:space="0" w:color="auto"/>
                        <w:right w:val="none" w:sz="0" w:space="0" w:color="auto"/>
                      </w:divBdr>
                    </w:div>
                  </w:divsChild>
                </w:div>
                <w:div w:id="1776052977">
                  <w:marLeft w:val="0"/>
                  <w:marRight w:val="0"/>
                  <w:marTop w:val="0"/>
                  <w:marBottom w:val="0"/>
                  <w:divBdr>
                    <w:top w:val="none" w:sz="0" w:space="0" w:color="auto"/>
                    <w:left w:val="none" w:sz="0" w:space="0" w:color="auto"/>
                    <w:bottom w:val="none" w:sz="0" w:space="0" w:color="auto"/>
                    <w:right w:val="none" w:sz="0" w:space="0" w:color="auto"/>
                  </w:divBdr>
                  <w:divsChild>
                    <w:div w:id="1129591721">
                      <w:marLeft w:val="0"/>
                      <w:marRight w:val="0"/>
                      <w:marTop w:val="0"/>
                      <w:marBottom w:val="0"/>
                      <w:divBdr>
                        <w:top w:val="none" w:sz="0" w:space="0" w:color="auto"/>
                        <w:left w:val="none" w:sz="0" w:space="0" w:color="auto"/>
                        <w:bottom w:val="none" w:sz="0" w:space="0" w:color="auto"/>
                        <w:right w:val="none" w:sz="0" w:space="0" w:color="auto"/>
                      </w:divBdr>
                    </w:div>
                  </w:divsChild>
                </w:div>
                <w:div w:id="1384672121">
                  <w:marLeft w:val="0"/>
                  <w:marRight w:val="0"/>
                  <w:marTop w:val="0"/>
                  <w:marBottom w:val="0"/>
                  <w:divBdr>
                    <w:top w:val="none" w:sz="0" w:space="0" w:color="auto"/>
                    <w:left w:val="none" w:sz="0" w:space="0" w:color="auto"/>
                    <w:bottom w:val="none" w:sz="0" w:space="0" w:color="auto"/>
                    <w:right w:val="none" w:sz="0" w:space="0" w:color="auto"/>
                  </w:divBdr>
                  <w:divsChild>
                    <w:div w:id="1061558246">
                      <w:marLeft w:val="0"/>
                      <w:marRight w:val="0"/>
                      <w:marTop w:val="0"/>
                      <w:marBottom w:val="0"/>
                      <w:divBdr>
                        <w:top w:val="none" w:sz="0" w:space="0" w:color="auto"/>
                        <w:left w:val="none" w:sz="0" w:space="0" w:color="auto"/>
                        <w:bottom w:val="none" w:sz="0" w:space="0" w:color="auto"/>
                        <w:right w:val="none" w:sz="0" w:space="0" w:color="auto"/>
                      </w:divBdr>
                    </w:div>
                  </w:divsChild>
                </w:div>
                <w:div w:id="1930120188">
                  <w:marLeft w:val="0"/>
                  <w:marRight w:val="0"/>
                  <w:marTop w:val="0"/>
                  <w:marBottom w:val="0"/>
                  <w:divBdr>
                    <w:top w:val="none" w:sz="0" w:space="0" w:color="auto"/>
                    <w:left w:val="none" w:sz="0" w:space="0" w:color="auto"/>
                    <w:bottom w:val="none" w:sz="0" w:space="0" w:color="auto"/>
                    <w:right w:val="none" w:sz="0" w:space="0" w:color="auto"/>
                  </w:divBdr>
                  <w:divsChild>
                    <w:div w:id="595990122">
                      <w:marLeft w:val="0"/>
                      <w:marRight w:val="0"/>
                      <w:marTop w:val="0"/>
                      <w:marBottom w:val="0"/>
                      <w:divBdr>
                        <w:top w:val="none" w:sz="0" w:space="0" w:color="auto"/>
                        <w:left w:val="none" w:sz="0" w:space="0" w:color="auto"/>
                        <w:bottom w:val="none" w:sz="0" w:space="0" w:color="auto"/>
                        <w:right w:val="none" w:sz="0" w:space="0" w:color="auto"/>
                      </w:divBdr>
                    </w:div>
                  </w:divsChild>
                </w:div>
                <w:div w:id="1995136439">
                  <w:marLeft w:val="0"/>
                  <w:marRight w:val="0"/>
                  <w:marTop w:val="0"/>
                  <w:marBottom w:val="0"/>
                  <w:divBdr>
                    <w:top w:val="none" w:sz="0" w:space="0" w:color="auto"/>
                    <w:left w:val="none" w:sz="0" w:space="0" w:color="auto"/>
                    <w:bottom w:val="none" w:sz="0" w:space="0" w:color="auto"/>
                    <w:right w:val="none" w:sz="0" w:space="0" w:color="auto"/>
                  </w:divBdr>
                  <w:divsChild>
                    <w:div w:id="400719544">
                      <w:marLeft w:val="0"/>
                      <w:marRight w:val="0"/>
                      <w:marTop w:val="0"/>
                      <w:marBottom w:val="0"/>
                      <w:divBdr>
                        <w:top w:val="none" w:sz="0" w:space="0" w:color="auto"/>
                        <w:left w:val="none" w:sz="0" w:space="0" w:color="auto"/>
                        <w:bottom w:val="none" w:sz="0" w:space="0" w:color="auto"/>
                        <w:right w:val="none" w:sz="0" w:space="0" w:color="auto"/>
                      </w:divBdr>
                    </w:div>
                  </w:divsChild>
                </w:div>
                <w:div w:id="386882405">
                  <w:marLeft w:val="0"/>
                  <w:marRight w:val="0"/>
                  <w:marTop w:val="0"/>
                  <w:marBottom w:val="0"/>
                  <w:divBdr>
                    <w:top w:val="none" w:sz="0" w:space="0" w:color="auto"/>
                    <w:left w:val="none" w:sz="0" w:space="0" w:color="auto"/>
                    <w:bottom w:val="none" w:sz="0" w:space="0" w:color="auto"/>
                    <w:right w:val="none" w:sz="0" w:space="0" w:color="auto"/>
                  </w:divBdr>
                  <w:divsChild>
                    <w:div w:id="17725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7583">
          <w:marLeft w:val="0"/>
          <w:marRight w:val="0"/>
          <w:marTop w:val="0"/>
          <w:marBottom w:val="0"/>
          <w:divBdr>
            <w:top w:val="none" w:sz="0" w:space="0" w:color="auto"/>
            <w:left w:val="none" w:sz="0" w:space="0" w:color="auto"/>
            <w:bottom w:val="none" w:sz="0" w:space="0" w:color="auto"/>
            <w:right w:val="none" w:sz="0" w:space="0" w:color="auto"/>
          </w:divBdr>
          <w:divsChild>
            <w:div w:id="1017467321">
              <w:marLeft w:val="0"/>
              <w:marRight w:val="0"/>
              <w:marTop w:val="0"/>
              <w:marBottom w:val="0"/>
              <w:divBdr>
                <w:top w:val="none" w:sz="0" w:space="0" w:color="auto"/>
                <w:left w:val="none" w:sz="0" w:space="0" w:color="auto"/>
                <w:bottom w:val="none" w:sz="0" w:space="0" w:color="auto"/>
                <w:right w:val="none" w:sz="0" w:space="0" w:color="auto"/>
              </w:divBdr>
            </w:div>
            <w:div w:id="1838764367">
              <w:marLeft w:val="0"/>
              <w:marRight w:val="0"/>
              <w:marTop w:val="0"/>
              <w:marBottom w:val="0"/>
              <w:divBdr>
                <w:top w:val="none" w:sz="0" w:space="0" w:color="auto"/>
                <w:left w:val="none" w:sz="0" w:space="0" w:color="auto"/>
                <w:bottom w:val="none" w:sz="0" w:space="0" w:color="auto"/>
                <w:right w:val="none" w:sz="0" w:space="0" w:color="auto"/>
              </w:divBdr>
            </w:div>
            <w:div w:id="1585335575">
              <w:marLeft w:val="0"/>
              <w:marRight w:val="0"/>
              <w:marTop w:val="0"/>
              <w:marBottom w:val="0"/>
              <w:divBdr>
                <w:top w:val="none" w:sz="0" w:space="0" w:color="auto"/>
                <w:left w:val="none" w:sz="0" w:space="0" w:color="auto"/>
                <w:bottom w:val="none" w:sz="0" w:space="0" w:color="auto"/>
                <w:right w:val="none" w:sz="0" w:space="0" w:color="auto"/>
              </w:divBdr>
            </w:div>
          </w:divsChild>
        </w:div>
        <w:div w:id="1753971290">
          <w:marLeft w:val="0"/>
          <w:marRight w:val="0"/>
          <w:marTop w:val="0"/>
          <w:marBottom w:val="0"/>
          <w:divBdr>
            <w:top w:val="none" w:sz="0" w:space="0" w:color="auto"/>
            <w:left w:val="none" w:sz="0" w:space="0" w:color="auto"/>
            <w:bottom w:val="none" w:sz="0" w:space="0" w:color="auto"/>
            <w:right w:val="none" w:sz="0" w:space="0" w:color="auto"/>
          </w:divBdr>
          <w:divsChild>
            <w:div w:id="1223564022">
              <w:marLeft w:val="-75"/>
              <w:marRight w:val="0"/>
              <w:marTop w:val="30"/>
              <w:marBottom w:val="30"/>
              <w:divBdr>
                <w:top w:val="none" w:sz="0" w:space="0" w:color="auto"/>
                <w:left w:val="none" w:sz="0" w:space="0" w:color="auto"/>
                <w:bottom w:val="none" w:sz="0" w:space="0" w:color="auto"/>
                <w:right w:val="none" w:sz="0" w:space="0" w:color="auto"/>
              </w:divBdr>
              <w:divsChild>
                <w:div w:id="10953333">
                  <w:marLeft w:val="0"/>
                  <w:marRight w:val="0"/>
                  <w:marTop w:val="0"/>
                  <w:marBottom w:val="0"/>
                  <w:divBdr>
                    <w:top w:val="none" w:sz="0" w:space="0" w:color="auto"/>
                    <w:left w:val="none" w:sz="0" w:space="0" w:color="auto"/>
                    <w:bottom w:val="none" w:sz="0" w:space="0" w:color="auto"/>
                    <w:right w:val="none" w:sz="0" w:space="0" w:color="auto"/>
                  </w:divBdr>
                  <w:divsChild>
                    <w:div w:id="658194199">
                      <w:marLeft w:val="0"/>
                      <w:marRight w:val="0"/>
                      <w:marTop w:val="0"/>
                      <w:marBottom w:val="0"/>
                      <w:divBdr>
                        <w:top w:val="none" w:sz="0" w:space="0" w:color="auto"/>
                        <w:left w:val="none" w:sz="0" w:space="0" w:color="auto"/>
                        <w:bottom w:val="none" w:sz="0" w:space="0" w:color="auto"/>
                        <w:right w:val="none" w:sz="0" w:space="0" w:color="auto"/>
                      </w:divBdr>
                    </w:div>
                  </w:divsChild>
                </w:div>
                <w:div w:id="1098260004">
                  <w:marLeft w:val="0"/>
                  <w:marRight w:val="0"/>
                  <w:marTop w:val="0"/>
                  <w:marBottom w:val="0"/>
                  <w:divBdr>
                    <w:top w:val="none" w:sz="0" w:space="0" w:color="auto"/>
                    <w:left w:val="none" w:sz="0" w:space="0" w:color="auto"/>
                    <w:bottom w:val="none" w:sz="0" w:space="0" w:color="auto"/>
                    <w:right w:val="none" w:sz="0" w:space="0" w:color="auto"/>
                  </w:divBdr>
                  <w:divsChild>
                    <w:div w:id="65229541">
                      <w:marLeft w:val="0"/>
                      <w:marRight w:val="0"/>
                      <w:marTop w:val="0"/>
                      <w:marBottom w:val="0"/>
                      <w:divBdr>
                        <w:top w:val="none" w:sz="0" w:space="0" w:color="auto"/>
                        <w:left w:val="none" w:sz="0" w:space="0" w:color="auto"/>
                        <w:bottom w:val="none" w:sz="0" w:space="0" w:color="auto"/>
                        <w:right w:val="none" w:sz="0" w:space="0" w:color="auto"/>
                      </w:divBdr>
                    </w:div>
                  </w:divsChild>
                </w:div>
                <w:div w:id="2121677613">
                  <w:marLeft w:val="0"/>
                  <w:marRight w:val="0"/>
                  <w:marTop w:val="0"/>
                  <w:marBottom w:val="0"/>
                  <w:divBdr>
                    <w:top w:val="none" w:sz="0" w:space="0" w:color="auto"/>
                    <w:left w:val="none" w:sz="0" w:space="0" w:color="auto"/>
                    <w:bottom w:val="none" w:sz="0" w:space="0" w:color="auto"/>
                    <w:right w:val="none" w:sz="0" w:space="0" w:color="auto"/>
                  </w:divBdr>
                  <w:divsChild>
                    <w:div w:id="1476873892">
                      <w:marLeft w:val="0"/>
                      <w:marRight w:val="0"/>
                      <w:marTop w:val="0"/>
                      <w:marBottom w:val="0"/>
                      <w:divBdr>
                        <w:top w:val="none" w:sz="0" w:space="0" w:color="auto"/>
                        <w:left w:val="none" w:sz="0" w:space="0" w:color="auto"/>
                        <w:bottom w:val="none" w:sz="0" w:space="0" w:color="auto"/>
                        <w:right w:val="none" w:sz="0" w:space="0" w:color="auto"/>
                      </w:divBdr>
                    </w:div>
                  </w:divsChild>
                </w:div>
                <w:div w:id="1206989002">
                  <w:marLeft w:val="0"/>
                  <w:marRight w:val="0"/>
                  <w:marTop w:val="0"/>
                  <w:marBottom w:val="0"/>
                  <w:divBdr>
                    <w:top w:val="none" w:sz="0" w:space="0" w:color="auto"/>
                    <w:left w:val="none" w:sz="0" w:space="0" w:color="auto"/>
                    <w:bottom w:val="none" w:sz="0" w:space="0" w:color="auto"/>
                    <w:right w:val="none" w:sz="0" w:space="0" w:color="auto"/>
                  </w:divBdr>
                  <w:divsChild>
                    <w:div w:id="1384020749">
                      <w:marLeft w:val="0"/>
                      <w:marRight w:val="0"/>
                      <w:marTop w:val="0"/>
                      <w:marBottom w:val="0"/>
                      <w:divBdr>
                        <w:top w:val="none" w:sz="0" w:space="0" w:color="auto"/>
                        <w:left w:val="none" w:sz="0" w:space="0" w:color="auto"/>
                        <w:bottom w:val="none" w:sz="0" w:space="0" w:color="auto"/>
                        <w:right w:val="none" w:sz="0" w:space="0" w:color="auto"/>
                      </w:divBdr>
                    </w:div>
                  </w:divsChild>
                </w:div>
                <w:div w:id="684600099">
                  <w:marLeft w:val="0"/>
                  <w:marRight w:val="0"/>
                  <w:marTop w:val="0"/>
                  <w:marBottom w:val="0"/>
                  <w:divBdr>
                    <w:top w:val="none" w:sz="0" w:space="0" w:color="auto"/>
                    <w:left w:val="none" w:sz="0" w:space="0" w:color="auto"/>
                    <w:bottom w:val="none" w:sz="0" w:space="0" w:color="auto"/>
                    <w:right w:val="none" w:sz="0" w:space="0" w:color="auto"/>
                  </w:divBdr>
                  <w:divsChild>
                    <w:div w:id="1162505018">
                      <w:marLeft w:val="0"/>
                      <w:marRight w:val="0"/>
                      <w:marTop w:val="0"/>
                      <w:marBottom w:val="0"/>
                      <w:divBdr>
                        <w:top w:val="none" w:sz="0" w:space="0" w:color="auto"/>
                        <w:left w:val="none" w:sz="0" w:space="0" w:color="auto"/>
                        <w:bottom w:val="none" w:sz="0" w:space="0" w:color="auto"/>
                        <w:right w:val="none" w:sz="0" w:space="0" w:color="auto"/>
                      </w:divBdr>
                    </w:div>
                  </w:divsChild>
                </w:div>
                <w:div w:id="295721962">
                  <w:marLeft w:val="0"/>
                  <w:marRight w:val="0"/>
                  <w:marTop w:val="0"/>
                  <w:marBottom w:val="0"/>
                  <w:divBdr>
                    <w:top w:val="none" w:sz="0" w:space="0" w:color="auto"/>
                    <w:left w:val="none" w:sz="0" w:space="0" w:color="auto"/>
                    <w:bottom w:val="none" w:sz="0" w:space="0" w:color="auto"/>
                    <w:right w:val="none" w:sz="0" w:space="0" w:color="auto"/>
                  </w:divBdr>
                  <w:divsChild>
                    <w:div w:id="19602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2739">
          <w:marLeft w:val="0"/>
          <w:marRight w:val="0"/>
          <w:marTop w:val="0"/>
          <w:marBottom w:val="0"/>
          <w:divBdr>
            <w:top w:val="none" w:sz="0" w:space="0" w:color="auto"/>
            <w:left w:val="none" w:sz="0" w:space="0" w:color="auto"/>
            <w:bottom w:val="none" w:sz="0" w:space="0" w:color="auto"/>
            <w:right w:val="none" w:sz="0" w:space="0" w:color="auto"/>
          </w:divBdr>
          <w:divsChild>
            <w:div w:id="83571351">
              <w:marLeft w:val="0"/>
              <w:marRight w:val="0"/>
              <w:marTop w:val="0"/>
              <w:marBottom w:val="0"/>
              <w:divBdr>
                <w:top w:val="none" w:sz="0" w:space="0" w:color="auto"/>
                <w:left w:val="none" w:sz="0" w:space="0" w:color="auto"/>
                <w:bottom w:val="none" w:sz="0" w:space="0" w:color="auto"/>
                <w:right w:val="none" w:sz="0" w:space="0" w:color="auto"/>
              </w:divBdr>
            </w:div>
            <w:div w:id="952323889">
              <w:marLeft w:val="0"/>
              <w:marRight w:val="0"/>
              <w:marTop w:val="0"/>
              <w:marBottom w:val="0"/>
              <w:divBdr>
                <w:top w:val="none" w:sz="0" w:space="0" w:color="auto"/>
                <w:left w:val="none" w:sz="0" w:space="0" w:color="auto"/>
                <w:bottom w:val="none" w:sz="0" w:space="0" w:color="auto"/>
                <w:right w:val="none" w:sz="0" w:space="0" w:color="auto"/>
              </w:divBdr>
            </w:div>
            <w:div w:id="420493102">
              <w:marLeft w:val="0"/>
              <w:marRight w:val="0"/>
              <w:marTop w:val="0"/>
              <w:marBottom w:val="0"/>
              <w:divBdr>
                <w:top w:val="none" w:sz="0" w:space="0" w:color="auto"/>
                <w:left w:val="none" w:sz="0" w:space="0" w:color="auto"/>
                <w:bottom w:val="none" w:sz="0" w:space="0" w:color="auto"/>
                <w:right w:val="none" w:sz="0" w:space="0" w:color="auto"/>
              </w:divBdr>
            </w:div>
          </w:divsChild>
        </w:div>
        <w:div w:id="2110856562">
          <w:marLeft w:val="0"/>
          <w:marRight w:val="0"/>
          <w:marTop w:val="0"/>
          <w:marBottom w:val="0"/>
          <w:divBdr>
            <w:top w:val="none" w:sz="0" w:space="0" w:color="auto"/>
            <w:left w:val="none" w:sz="0" w:space="0" w:color="auto"/>
            <w:bottom w:val="none" w:sz="0" w:space="0" w:color="auto"/>
            <w:right w:val="none" w:sz="0" w:space="0" w:color="auto"/>
          </w:divBdr>
          <w:divsChild>
            <w:div w:id="867110586">
              <w:marLeft w:val="-75"/>
              <w:marRight w:val="0"/>
              <w:marTop w:val="30"/>
              <w:marBottom w:val="30"/>
              <w:divBdr>
                <w:top w:val="none" w:sz="0" w:space="0" w:color="auto"/>
                <w:left w:val="none" w:sz="0" w:space="0" w:color="auto"/>
                <w:bottom w:val="none" w:sz="0" w:space="0" w:color="auto"/>
                <w:right w:val="none" w:sz="0" w:space="0" w:color="auto"/>
              </w:divBdr>
              <w:divsChild>
                <w:div w:id="1548490124">
                  <w:marLeft w:val="0"/>
                  <w:marRight w:val="0"/>
                  <w:marTop w:val="0"/>
                  <w:marBottom w:val="0"/>
                  <w:divBdr>
                    <w:top w:val="none" w:sz="0" w:space="0" w:color="auto"/>
                    <w:left w:val="none" w:sz="0" w:space="0" w:color="auto"/>
                    <w:bottom w:val="none" w:sz="0" w:space="0" w:color="auto"/>
                    <w:right w:val="none" w:sz="0" w:space="0" w:color="auto"/>
                  </w:divBdr>
                  <w:divsChild>
                    <w:div w:id="1140002369">
                      <w:marLeft w:val="0"/>
                      <w:marRight w:val="0"/>
                      <w:marTop w:val="0"/>
                      <w:marBottom w:val="0"/>
                      <w:divBdr>
                        <w:top w:val="none" w:sz="0" w:space="0" w:color="auto"/>
                        <w:left w:val="none" w:sz="0" w:space="0" w:color="auto"/>
                        <w:bottom w:val="none" w:sz="0" w:space="0" w:color="auto"/>
                        <w:right w:val="none" w:sz="0" w:space="0" w:color="auto"/>
                      </w:divBdr>
                    </w:div>
                  </w:divsChild>
                </w:div>
                <w:div w:id="436874115">
                  <w:marLeft w:val="0"/>
                  <w:marRight w:val="0"/>
                  <w:marTop w:val="0"/>
                  <w:marBottom w:val="0"/>
                  <w:divBdr>
                    <w:top w:val="none" w:sz="0" w:space="0" w:color="auto"/>
                    <w:left w:val="none" w:sz="0" w:space="0" w:color="auto"/>
                    <w:bottom w:val="none" w:sz="0" w:space="0" w:color="auto"/>
                    <w:right w:val="none" w:sz="0" w:space="0" w:color="auto"/>
                  </w:divBdr>
                  <w:divsChild>
                    <w:div w:id="961962088">
                      <w:marLeft w:val="0"/>
                      <w:marRight w:val="0"/>
                      <w:marTop w:val="0"/>
                      <w:marBottom w:val="0"/>
                      <w:divBdr>
                        <w:top w:val="none" w:sz="0" w:space="0" w:color="auto"/>
                        <w:left w:val="none" w:sz="0" w:space="0" w:color="auto"/>
                        <w:bottom w:val="none" w:sz="0" w:space="0" w:color="auto"/>
                        <w:right w:val="none" w:sz="0" w:space="0" w:color="auto"/>
                      </w:divBdr>
                    </w:div>
                  </w:divsChild>
                </w:div>
                <w:div w:id="1755928367">
                  <w:marLeft w:val="0"/>
                  <w:marRight w:val="0"/>
                  <w:marTop w:val="0"/>
                  <w:marBottom w:val="0"/>
                  <w:divBdr>
                    <w:top w:val="none" w:sz="0" w:space="0" w:color="auto"/>
                    <w:left w:val="none" w:sz="0" w:space="0" w:color="auto"/>
                    <w:bottom w:val="none" w:sz="0" w:space="0" w:color="auto"/>
                    <w:right w:val="none" w:sz="0" w:space="0" w:color="auto"/>
                  </w:divBdr>
                  <w:divsChild>
                    <w:div w:id="1733654756">
                      <w:marLeft w:val="0"/>
                      <w:marRight w:val="0"/>
                      <w:marTop w:val="0"/>
                      <w:marBottom w:val="0"/>
                      <w:divBdr>
                        <w:top w:val="none" w:sz="0" w:space="0" w:color="auto"/>
                        <w:left w:val="none" w:sz="0" w:space="0" w:color="auto"/>
                        <w:bottom w:val="none" w:sz="0" w:space="0" w:color="auto"/>
                        <w:right w:val="none" w:sz="0" w:space="0" w:color="auto"/>
                      </w:divBdr>
                    </w:div>
                  </w:divsChild>
                </w:div>
                <w:div w:id="581328927">
                  <w:marLeft w:val="0"/>
                  <w:marRight w:val="0"/>
                  <w:marTop w:val="0"/>
                  <w:marBottom w:val="0"/>
                  <w:divBdr>
                    <w:top w:val="none" w:sz="0" w:space="0" w:color="auto"/>
                    <w:left w:val="none" w:sz="0" w:space="0" w:color="auto"/>
                    <w:bottom w:val="none" w:sz="0" w:space="0" w:color="auto"/>
                    <w:right w:val="none" w:sz="0" w:space="0" w:color="auto"/>
                  </w:divBdr>
                  <w:divsChild>
                    <w:div w:id="1184708693">
                      <w:marLeft w:val="0"/>
                      <w:marRight w:val="0"/>
                      <w:marTop w:val="0"/>
                      <w:marBottom w:val="0"/>
                      <w:divBdr>
                        <w:top w:val="none" w:sz="0" w:space="0" w:color="auto"/>
                        <w:left w:val="none" w:sz="0" w:space="0" w:color="auto"/>
                        <w:bottom w:val="none" w:sz="0" w:space="0" w:color="auto"/>
                        <w:right w:val="none" w:sz="0" w:space="0" w:color="auto"/>
                      </w:divBdr>
                    </w:div>
                  </w:divsChild>
                </w:div>
                <w:div w:id="1551308034">
                  <w:marLeft w:val="0"/>
                  <w:marRight w:val="0"/>
                  <w:marTop w:val="0"/>
                  <w:marBottom w:val="0"/>
                  <w:divBdr>
                    <w:top w:val="none" w:sz="0" w:space="0" w:color="auto"/>
                    <w:left w:val="none" w:sz="0" w:space="0" w:color="auto"/>
                    <w:bottom w:val="none" w:sz="0" w:space="0" w:color="auto"/>
                    <w:right w:val="none" w:sz="0" w:space="0" w:color="auto"/>
                  </w:divBdr>
                  <w:divsChild>
                    <w:div w:id="630601661">
                      <w:marLeft w:val="0"/>
                      <w:marRight w:val="0"/>
                      <w:marTop w:val="0"/>
                      <w:marBottom w:val="0"/>
                      <w:divBdr>
                        <w:top w:val="none" w:sz="0" w:space="0" w:color="auto"/>
                        <w:left w:val="none" w:sz="0" w:space="0" w:color="auto"/>
                        <w:bottom w:val="none" w:sz="0" w:space="0" w:color="auto"/>
                        <w:right w:val="none" w:sz="0" w:space="0" w:color="auto"/>
                      </w:divBdr>
                    </w:div>
                  </w:divsChild>
                </w:div>
                <w:div w:id="85347940">
                  <w:marLeft w:val="0"/>
                  <w:marRight w:val="0"/>
                  <w:marTop w:val="0"/>
                  <w:marBottom w:val="0"/>
                  <w:divBdr>
                    <w:top w:val="none" w:sz="0" w:space="0" w:color="auto"/>
                    <w:left w:val="none" w:sz="0" w:space="0" w:color="auto"/>
                    <w:bottom w:val="none" w:sz="0" w:space="0" w:color="auto"/>
                    <w:right w:val="none" w:sz="0" w:space="0" w:color="auto"/>
                  </w:divBdr>
                  <w:divsChild>
                    <w:div w:id="17676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6546">
          <w:marLeft w:val="0"/>
          <w:marRight w:val="0"/>
          <w:marTop w:val="0"/>
          <w:marBottom w:val="0"/>
          <w:divBdr>
            <w:top w:val="none" w:sz="0" w:space="0" w:color="auto"/>
            <w:left w:val="none" w:sz="0" w:space="0" w:color="auto"/>
            <w:bottom w:val="none" w:sz="0" w:space="0" w:color="auto"/>
            <w:right w:val="none" w:sz="0" w:space="0" w:color="auto"/>
          </w:divBdr>
          <w:divsChild>
            <w:div w:id="538664112">
              <w:marLeft w:val="0"/>
              <w:marRight w:val="0"/>
              <w:marTop w:val="0"/>
              <w:marBottom w:val="0"/>
              <w:divBdr>
                <w:top w:val="none" w:sz="0" w:space="0" w:color="auto"/>
                <w:left w:val="none" w:sz="0" w:space="0" w:color="auto"/>
                <w:bottom w:val="none" w:sz="0" w:space="0" w:color="auto"/>
                <w:right w:val="none" w:sz="0" w:space="0" w:color="auto"/>
              </w:divBdr>
            </w:div>
            <w:div w:id="599798612">
              <w:marLeft w:val="0"/>
              <w:marRight w:val="0"/>
              <w:marTop w:val="0"/>
              <w:marBottom w:val="0"/>
              <w:divBdr>
                <w:top w:val="none" w:sz="0" w:space="0" w:color="auto"/>
                <w:left w:val="none" w:sz="0" w:space="0" w:color="auto"/>
                <w:bottom w:val="none" w:sz="0" w:space="0" w:color="auto"/>
                <w:right w:val="none" w:sz="0" w:space="0" w:color="auto"/>
              </w:divBdr>
            </w:div>
            <w:div w:id="1009480943">
              <w:marLeft w:val="0"/>
              <w:marRight w:val="0"/>
              <w:marTop w:val="0"/>
              <w:marBottom w:val="0"/>
              <w:divBdr>
                <w:top w:val="none" w:sz="0" w:space="0" w:color="auto"/>
                <w:left w:val="none" w:sz="0" w:space="0" w:color="auto"/>
                <w:bottom w:val="none" w:sz="0" w:space="0" w:color="auto"/>
                <w:right w:val="none" w:sz="0" w:space="0" w:color="auto"/>
              </w:divBdr>
            </w:div>
          </w:divsChild>
        </w:div>
        <w:div w:id="757794543">
          <w:marLeft w:val="0"/>
          <w:marRight w:val="0"/>
          <w:marTop w:val="0"/>
          <w:marBottom w:val="0"/>
          <w:divBdr>
            <w:top w:val="none" w:sz="0" w:space="0" w:color="auto"/>
            <w:left w:val="none" w:sz="0" w:space="0" w:color="auto"/>
            <w:bottom w:val="none" w:sz="0" w:space="0" w:color="auto"/>
            <w:right w:val="none" w:sz="0" w:space="0" w:color="auto"/>
          </w:divBdr>
          <w:divsChild>
            <w:div w:id="367922578">
              <w:marLeft w:val="-75"/>
              <w:marRight w:val="0"/>
              <w:marTop w:val="30"/>
              <w:marBottom w:val="30"/>
              <w:divBdr>
                <w:top w:val="none" w:sz="0" w:space="0" w:color="auto"/>
                <w:left w:val="none" w:sz="0" w:space="0" w:color="auto"/>
                <w:bottom w:val="none" w:sz="0" w:space="0" w:color="auto"/>
                <w:right w:val="none" w:sz="0" w:space="0" w:color="auto"/>
              </w:divBdr>
              <w:divsChild>
                <w:div w:id="713385947">
                  <w:marLeft w:val="0"/>
                  <w:marRight w:val="0"/>
                  <w:marTop w:val="0"/>
                  <w:marBottom w:val="0"/>
                  <w:divBdr>
                    <w:top w:val="none" w:sz="0" w:space="0" w:color="auto"/>
                    <w:left w:val="none" w:sz="0" w:space="0" w:color="auto"/>
                    <w:bottom w:val="none" w:sz="0" w:space="0" w:color="auto"/>
                    <w:right w:val="none" w:sz="0" w:space="0" w:color="auto"/>
                  </w:divBdr>
                  <w:divsChild>
                    <w:div w:id="2049452530">
                      <w:marLeft w:val="0"/>
                      <w:marRight w:val="0"/>
                      <w:marTop w:val="0"/>
                      <w:marBottom w:val="0"/>
                      <w:divBdr>
                        <w:top w:val="none" w:sz="0" w:space="0" w:color="auto"/>
                        <w:left w:val="none" w:sz="0" w:space="0" w:color="auto"/>
                        <w:bottom w:val="none" w:sz="0" w:space="0" w:color="auto"/>
                        <w:right w:val="none" w:sz="0" w:space="0" w:color="auto"/>
                      </w:divBdr>
                    </w:div>
                  </w:divsChild>
                </w:div>
                <w:div w:id="1518958746">
                  <w:marLeft w:val="0"/>
                  <w:marRight w:val="0"/>
                  <w:marTop w:val="0"/>
                  <w:marBottom w:val="0"/>
                  <w:divBdr>
                    <w:top w:val="none" w:sz="0" w:space="0" w:color="auto"/>
                    <w:left w:val="none" w:sz="0" w:space="0" w:color="auto"/>
                    <w:bottom w:val="none" w:sz="0" w:space="0" w:color="auto"/>
                    <w:right w:val="none" w:sz="0" w:space="0" w:color="auto"/>
                  </w:divBdr>
                  <w:divsChild>
                    <w:div w:id="1768773854">
                      <w:marLeft w:val="0"/>
                      <w:marRight w:val="0"/>
                      <w:marTop w:val="0"/>
                      <w:marBottom w:val="0"/>
                      <w:divBdr>
                        <w:top w:val="none" w:sz="0" w:space="0" w:color="auto"/>
                        <w:left w:val="none" w:sz="0" w:space="0" w:color="auto"/>
                        <w:bottom w:val="none" w:sz="0" w:space="0" w:color="auto"/>
                        <w:right w:val="none" w:sz="0" w:space="0" w:color="auto"/>
                      </w:divBdr>
                    </w:div>
                  </w:divsChild>
                </w:div>
                <w:div w:id="1769231650">
                  <w:marLeft w:val="0"/>
                  <w:marRight w:val="0"/>
                  <w:marTop w:val="0"/>
                  <w:marBottom w:val="0"/>
                  <w:divBdr>
                    <w:top w:val="none" w:sz="0" w:space="0" w:color="auto"/>
                    <w:left w:val="none" w:sz="0" w:space="0" w:color="auto"/>
                    <w:bottom w:val="none" w:sz="0" w:space="0" w:color="auto"/>
                    <w:right w:val="none" w:sz="0" w:space="0" w:color="auto"/>
                  </w:divBdr>
                  <w:divsChild>
                    <w:div w:id="1468083352">
                      <w:marLeft w:val="0"/>
                      <w:marRight w:val="0"/>
                      <w:marTop w:val="0"/>
                      <w:marBottom w:val="0"/>
                      <w:divBdr>
                        <w:top w:val="none" w:sz="0" w:space="0" w:color="auto"/>
                        <w:left w:val="none" w:sz="0" w:space="0" w:color="auto"/>
                        <w:bottom w:val="none" w:sz="0" w:space="0" w:color="auto"/>
                        <w:right w:val="none" w:sz="0" w:space="0" w:color="auto"/>
                      </w:divBdr>
                    </w:div>
                  </w:divsChild>
                </w:div>
                <w:div w:id="900293377">
                  <w:marLeft w:val="0"/>
                  <w:marRight w:val="0"/>
                  <w:marTop w:val="0"/>
                  <w:marBottom w:val="0"/>
                  <w:divBdr>
                    <w:top w:val="none" w:sz="0" w:space="0" w:color="auto"/>
                    <w:left w:val="none" w:sz="0" w:space="0" w:color="auto"/>
                    <w:bottom w:val="none" w:sz="0" w:space="0" w:color="auto"/>
                    <w:right w:val="none" w:sz="0" w:space="0" w:color="auto"/>
                  </w:divBdr>
                  <w:divsChild>
                    <w:div w:id="452528173">
                      <w:marLeft w:val="0"/>
                      <w:marRight w:val="0"/>
                      <w:marTop w:val="0"/>
                      <w:marBottom w:val="0"/>
                      <w:divBdr>
                        <w:top w:val="none" w:sz="0" w:space="0" w:color="auto"/>
                        <w:left w:val="none" w:sz="0" w:space="0" w:color="auto"/>
                        <w:bottom w:val="none" w:sz="0" w:space="0" w:color="auto"/>
                        <w:right w:val="none" w:sz="0" w:space="0" w:color="auto"/>
                      </w:divBdr>
                    </w:div>
                  </w:divsChild>
                </w:div>
                <w:div w:id="1512181818">
                  <w:marLeft w:val="0"/>
                  <w:marRight w:val="0"/>
                  <w:marTop w:val="0"/>
                  <w:marBottom w:val="0"/>
                  <w:divBdr>
                    <w:top w:val="none" w:sz="0" w:space="0" w:color="auto"/>
                    <w:left w:val="none" w:sz="0" w:space="0" w:color="auto"/>
                    <w:bottom w:val="none" w:sz="0" w:space="0" w:color="auto"/>
                    <w:right w:val="none" w:sz="0" w:space="0" w:color="auto"/>
                  </w:divBdr>
                  <w:divsChild>
                    <w:div w:id="807549284">
                      <w:marLeft w:val="0"/>
                      <w:marRight w:val="0"/>
                      <w:marTop w:val="0"/>
                      <w:marBottom w:val="0"/>
                      <w:divBdr>
                        <w:top w:val="none" w:sz="0" w:space="0" w:color="auto"/>
                        <w:left w:val="none" w:sz="0" w:space="0" w:color="auto"/>
                        <w:bottom w:val="none" w:sz="0" w:space="0" w:color="auto"/>
                        <w:right w:val="none" w:sz="0" w:space="0" w:color="auto"/>
                      </w:divBdr>
                    </w:div>
                  </w:divsChild>
                </w:div>
                <w:div w:id="2031448514">
                  <w:marLeft w:val="0"/>
                  <w:marRight w:val="0"/>
                  <w:marTop w:val="0"/>
                  <w:marBottom w:val="0"/>
                  <w:divBdr>
                    <w:top w:val="none" w:sz="0" w:space="0" w:color="auto"/>
                    <w:left w:val="none" w:sz="0" w:space="0" w:color="auto"/>
                    <w:bottom w:val="none" w:sz="0" w:space="0" w:color="auto"/>
                    <w:right w:val="none" w:sz="0" w:space="0" w:color="auto"/>
                  </w:divBdr>
                  <w:divsChild>
                    <w:div w:id="3634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5728">
          <w:marLeft w:val="0"/>
          <w:marRight w:val="0"/>
          <w:marTop w:val="0"/>
          <w:marBottom w:val="0"/>
          <w:divBdr>
            <w:top w:val="none" w:sz="0" w:space="0" w:color="auto"/>
            <w:left w:val="none" w:sz="0" w:space="0" w:color="auto"/>
            <w:bottom w:val="none" w:sz="0" w:space="0" w:color="auto"/>
            <w:right w:val="none" w:sz="0" w:space="0" w:color="auto"/>
          </w:divBdr>
          <w:divsChild>
            <w:div w:id="231350374">
              <w:marLeft w:val="0"/>
              <w:marRight w:val="0"/>
              <w:marTop w:val="0"/>
              <w:marBottom w:val="0"/>
              <w:divBdr>
                <w:top w:val="none" w:sz="0" w:space="0" w:color="auto"/>
                <w:left w:val="none" w:sz="0" w:space="0" w:color="auto"/>
                <w:bottom w:val="none" w:sz="0" w:space="0" w:color="auto"/>
                <w:right w:val="none" w:sz="0" w:space="0" w:color="auto"/>
              </w:divBdr>
            </w:div>
            <w:div w:id="1284266728">
              <w:marLeft w:val="0"/>
              <w:marRight w:val="0"/>
              <w:marTop w:val="0"/>
              <w:marBottom w:val="0"/>
              <w:divBdr>
                <w:top w:val="none" w:sz="0" w:space="0" w:color="auto"/>
                <w:left w:val="none" w:sz="0" w:space="0" w:color="auto"/>
                <w:bottom w:val="none" w:sz="0" w:space="0" w:color="auto"/>
                <w:right w:val="none" w:sz="0" w:space="0" w:color="auto"/>
              </w:divBdr>
            </w:div>
            <w:div w:id="637538027">
              <w:marLeft w:val="0"/>
              <w:marRight w:val="0"/>
              <w:marTop w:val="0"/>
              <w:marBottom w:val="0"/>
              <w:divBdr>
                <w:top w:val="none" w:sz="0" w:space="0" w:color="auto"/>
                <w:left w:val="none" w:sz="0" w:space="0" w:color="auto"/>
                <w:bottom w:val="none" w:sz="0" w:space="0" w:color="auto"/>
                <w:right w:val="none" w:sz="0" w:space="0" w:color="auto"/>
              </w:divBdr>
            </w:div>
          </w:divsChild>
        </w:div>
        <w:div w:id="654802633">
          <w:marLeft w:val="0"/>
          <w:marRight w:val="0"/>
          <w:marTop w:val="0"/>
          <w:marBottom w:val="0"/>
          <w:divBdr>
            <w:top w:val="none" w:sz="0" w:space="0" w:color="auto"/>
            <w:left w:val="none" w:sz="0" w:space="0" w:color="auto"/>
            <w:bottom w:val="none" w:sz="0" w:space="0" w:color="auto"/>
            <w:right w:val="none" w:sz="0" w:space="0" w:color="auto"/>
          </w:divBdr>
          <w:divsChild>
            <w:div w:id="1831142354">
              <w:marLeft w:val="-75"/>
              <w:marRight w:val="0"/>
              <w:marTop w:val="30"/>
              <w:marBottom w:val="30"/>
              <w:divBdr>
                <w:top w:val="none" w:sz="0" w:space="0" w:color="auto"/>
                <w:left w:val="none" w:sz="0" w:space="0" w:color="auto"/>
                <w:bottom w:val="none" w:sz="0" w:space="0" w:color="auto"/>
                <w:right w:val="none" w:sz="0" w:space="0" w:color="auto"/>
              </w:divBdr>
              <w:divsChild>
                <w:div w:id="242645676">
                  <w:marLeft w:val="0"/>
                  <w:marRight w:val="0"/>
                  <w:marTop w:val="0"/>
                  <w:marBottom w:val="0"/>
                  <w:divBdr>
                    <w:top w:val="none" w:sz="0" w:space="0" w:color="auto"/>
                    <w:left w:val="none" w:sz="0" w:space="0" w:color="auto"/>
                    <w:bottom w:val="none" w:sz="0" w:space="0" w:color="auto"/>
                    <w:right w:val="none" w:sz="0" w:space="0" w:color="auto"/>
                  </w:divBdr>
                  <w:divsChild>
                    <w:div w:id="1212886296">
                      <w:marLeft w:val="0"/>
                      <w:marRight w:val="0"/>
                      <w:marTop w:val="0"/>
                      <w:marBottom w:val="0"/>
                      <w:divBdr>
                        <w:top w:val="none" w:sz="0" w:space="0" w:color="auto"/>
                        <w:left w:val="none" w:sz="0" w:space="0" w:color="auto"/>
                        <w:bottom w:val="none" w:sz="0" w:space="0" w:color="auto"/>
                        <w:right w:val="none" w:sz="0" w:space="0" w:color="auto"/>
                      </w:divBdr>
                    </w:div>
                  </w:divsChild>
                </w:div>
                <w:div w:id="1597833779">
                  <w:marLeft w:val="0"/>
                  <w:marRight w:val="0"/>
                  <w:marTop w:val="0"/>
                  <w:marBottom w:val="0"/>
                  <w:divBdr>
                    <w:top w:val="none" w:sz="0" w:space="0" w:color="auto"/>
                    <w:left w:val="none" w:sz="0" w:space="0" w:color="auto"/>
                    <w:bottom w:val="none" w:sz="0" w:space="0" w:color="auto"/>
                    <w:right w:val="none" w:sz="0" w:space="0" w:color="auto"/>
                  </w:divBdr>
                  <w:divsChild>
                    <w:div w:id="898826829">
                      <w:marLeft w:val="0"/>
                      <w:marRight w:val="0"/>
                      <w:marTop w:val="0"/>
                      <w:marBottom w:val="0"/>
                      <w:divBdr>
                        <w:top w:val="none" w:sz="0" w:space="0" w:color="auto"/>
                        <w:left w:val="none" w:sz="0" w:space="0" w:color="auto"/>
                        <w:bottom w:val="none" w:sz="0" w:space="0" w:color="auto"/>
                        <w:right w:val="none" w:sz="0" w:space="0" w:color="auto"/>
                      </w:divBdr>
                    </w:div>
                  </w:divsChild>
                </w:div>
                <w:div w:id="1025519648">
                  <w:marLeft w:val="0"/>
                  <w:marRight w:val="0"/>
                  <w:marTop w:val="0"/>
                  <w:marBottom w:val="0"/>
                  <w:divBdr>
                    <w:top w:val="none" w:sz="0" w:space="0" w:color="auto"/>
                    <w:left w:val="none" w:sz="0" w:space="0" w:color="auto"/>
                    <w:bottom w:val="none" w:sz="0" w:space="0" w:color="auto"/>
                    <w:right w:val="none" w:sz="0" w:space="0" w:color="auto"/>
                  </w:divBdr>
                  <w:divsChild>
                    <w:div w:id="1833258334">
                      <w:marLeft w:val="0"/>
                      <w:marRight w:val="0"/>
                      <w:marTop w:val="0"/>
                      <w:marBottom w:val="0"/>
                      <w:divBdr>
                        <w:top w:val="none" w:sz="0" w:space="0" w:color="auto"/>
                        <w:left w:val="none" w:sz="0" w:space="0" w:color="auto"/>
                        <w:bottom w:val="none" w:sz="0" w:space="0" w:color="auto"/>
                        <w:right w:val="none" w:sz="0" w:space="0" w:color="auto"/>
                      </w:divBdr>
                    </w:div>
                  </w:divsChild>
                </w:div>
                <w:div w:id="2073186753">
                  <w:marLeft w:val="0"/>
                  <w:marRight w:val="0"/>
                  <w:marTop w:val="0"/>
                  <w:marBottom w:val="0"/>
                  <w:divBdr>
                    <w:top w:val="none" w:sz="0" w:space="0" w:color="auto"/>
                    <w:left w:val="none" w:sz="0" w:space="0" w:color="auto"/>
                    <w:bottom w:val="none" w:sz="0" w:space="0" w:color="auto"/>
                    <w:right w:val="none" w:sz="0" w:space="0" w:color="auto"/>
                  </w:divBdr>
                  <w:divsChild>
                    <w:div w:id="1586457107">
                      <w:marLeft w:val="0"/>
                      <w:marRight w:val="0"/>
                      <w:marTop w:val="0"/>
                      <w:marBottom w:val="0"/>
                      <w:divBdr>
                        <w:top w:val="none" w:sz="0" w:space="0" w:color="auto"/>
                        <w:left w:val="none" w:sz="0" w:space="0" w:color="auto"/>
                        <w:bottom w:val="none" w:sz="0" w:space="0" w:color="auto"/>
                        <w:right w:val="none" w:sz="0" w:space="0" w:color="auto"/>
                      </w:divBdr>
                    </w:div>
                  </w:divsChild>
                </w:div>
                <w:div w:id="111559791">
                  <w:marLeft w:val="0"/>
                  <w:marRight w:val="0"/>
                  <w:marTop w:val="0"/>
                  <w:marBottom w:val="0"/>
                  <w:divBdr>
                    <w:top w:val="none" w:sz="0" w:space="0" w:color="auto"/>
                    <w:left w:val="none" w:sz="0" w:space="0" w:color="auto"/>
                    <w:bottom w:val="none" w:sz="0" w:space="0" w:color="auto"/>
                    <w:right w:val="none" w:sz="0" w:space="0" w:color="auto"/>
                  </w:divBdr>
                  <w:divsChild>
                    <w:div w:id="1879393612">
                      <w:marLeft w:val="0"/>
                      <w:marRight w:val="0"/>
                      <w:marTop w:val="0"/>
                      <w:marBottom w:val="0"/>
                      <w:divBdr>
                        <w:top w:val="none" w:sz="0" w:space="0" w:color="auto"/>
                        <w:left w:val="none" w:sz="0" w:space="0" w:color="auto"/>
                        <w:bottom w:val="none" w:sz="0" w:space="0" w:color="auto"/>
                        <w:right w:val="none" w:sz="0" w:space="0" w:color="auto"/>
                      </w:divBdr>
                    </w:div>
                  </w:divsChild>
                </w:div>
                <w:div w:id="219756713">
                  <w:marLeft w:val="0"/>
                  <w:marRight w:val="0"/>
                  <w:marTop w:val="0"/>
                  <w:marBottom w:val="0"/>
                  <w:divBdr>
                    <w:top w:val="none" w:sz="0" w:space="0" w:color="auto"/>
                    <w:left w:val="none" w:sz="0" w:space="0" w:color="auto"/>
                    <w:bottom w:val="none" w:sz="0" w:space="0" w:color="auto"/>
                    <w:right w:val="none" w:sz="0" w:space="0" w:color="auto"/>
                  </w:divBdr>
                  <w:divsChild>
                    <w:div w:id="20731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2798">
          <w:marLeft w:val="0"/>
          <w:marRight w:val="0"/>
          <w:marTop w:val="0"/>
          <w:marBottom w:val="0"/>
          <w:divBdr>
            <w:top w:val="none" w:sz="0" w:space="0" w:color="auto"/>
            <w:left w:val="none" w:sz="0" w:space="0" w:color="auto"/>
            <w:bottom w:val="none" w:sz="0" w:space="0" w:color="auto"/>
            <w:right w:val="none" w:sz="0" w:space="0" w:color="auto"/>
          </w:divBdr>
          <w:divsChild>
            <w:div w:id="174077575">
              <w:marLeft w:val="0"/>
              <w:marRight w:val="0"/>
              <w:marTop w:val="0"/>
              <w:marBottom w:val="0"/>
              <w:divBdr>
                <w:top w:val="none" w:sz="0" w:space="0" w:color="auto"/>
                <w:left w:val="none" w:sz="0" w:space="0" w:color="auto"/>
                <w:bottom w:val="none" w:sz="0" w:space="0" w:color="auto"/>
                <w:right w:val="none" w:sz="0" w:space="0" w:color="auto"/>
              </w:divBdr>
            </w:div>
            <w:div w:id="494497120">
              <w:marLeft w:val="0"/>
              <w:marRight w:val="0"/>
              <w:marTop w:val="0"/>
              <w:marBottom w:val="0"/>
              <w:divBdr>
                <w:top w:val="none" w:sz="0" w:space="0" w:color="auto"/>
                <w:left w:val="none" w:sz="0" w:space="0" w:color="auto"/>
                <w:bottom w:val="none" w:sz="0" w:space="0" w:color="auto"/>
                <w:right w:val="none" w:sz="0" w:space="0" w:color="auto"/>
              </w:divBdr>
            </w:div>
            <w:div w:id="727531861">
              <w:marLeft w:val="0"/>
              <w:marRight w:val="0"/>
              <w:marTop w:val="0"/>
              <w:marBottom w:val="0"/>
              <w:divBdr>
                <w:top w:val="none" w:sz="0" w:space="0" w:color="auto"/>
                <w:left w:val="none" w:sz="0" w:space="0" w:color="auto"/>
                <w:bottom w:val="none" w:sz="0" w:space="0" w:color="auto"/>
                <w:right w:val="none" w:sz="0" w:space="0" w:color="auto"/>
              </w:divBdr>
            </w:div>
          </w:divsChild>
        </w:div>
        <w:div w:id="1693408981">
          <w:marLeft w:val="0"/>
          <w:marRight w:val="0"/>
          <w:marTop w:val="0"/>
          <w:marBottom w:val="0"/>
          <w:divBdr>
            <w:top w:val="none" w:sz="0" w:space="0" w:color="auto"/>
            <w:left w:val="none" w:sz="0" w:space="0" w:color="auto"/>
            <w:bottom w:val="none" w:sz="0" w:space="0" w:color="auto"/>
            <w:right w:val="none" w:sz="0" w:space="0" w:color="auto"/>
          </w:divBdr>
          <w:divsChild>
            <w:div w:id="1416324172">
              <w:marLeft w:val="-75"/>
              <w:marRight w:val="0"/>
              <w:marTop w:val="30"/>
              <w:marBottom w:val="30"/>
              <w:divBdr>
                <w:top w:val="none" w:sz="0" w:space="0" w:color="auto"/>
                <w:left w:val="none" w:sz="0" w:space="0" w:color="auto"/>
                <w:bottom w:val="none" w:sz="0" w:space="0" w:color="auto"/>
                <w:right w:val="none" w:sz="0" w:space="0" w:color="auto"/>
              </w:divBdr>
              <w:divsChild>
                <w:div w:id="1966891352">
                  <w:marLeft w:val="0"/>
                  <w:marRight w:val="0"/>
                  <w:marTop w:val="0"/>
                  <w:marBottom w:val="0"/>
                  <w:divBdr>
                    <w:top w:val="none" w:sz="0" w:space="0" w:color="auto"/>
                    <w:left w:val="none" w:sz="0" w:space="0" w:color="auto"/>
                    <w:bottom w:val="none" w:sz="0" w:space="0" w:color="auto"/>
                    <w:right w:val="none" w:sz="0" w:space="0" w:color="auto"/>
                  </w:divBdr>
                  <w:divsChild>
                    <w:div w:id="678848088">
                      <w:marLeft w:val="0"/>
                      <w:marRight w:val="0"/>
                      <w:marTop w:val="0"/>
                      <w:marBottom w:val="0"/>
                      <w:divBdr>
                        <w:top w:val="none" w:sz="0" w:space="0" w:color="auto"/>
                        <w:left w:val="none" w:sz="0" w:space="0" w:color="auto"/>
                        <w:bottom w:val="none" w:sz="0" w:space="0" w:color="auto"/>
                        <w:right w:val="none" w:sz="0" w:space="0" w:color="auto"/>
                      </w:divBdr>
                    </w:div>
                  </w:divsChild>
                </w:div>
                <w:div w:id="775518348">
                  <w:marLeft w:val="0"/>
                  <w:marRight w:val="0"/>
                  <w:marTop w:val="0"/>
                  <w:marBottom w:val="0"/>
                  <w:divBdr>
                    <w:top w:val="none" w:sz="0" w:space="0" w:color="auto"/>
                    <w:left w:val="none" w:sz="0" w:space="0" w:color="auto"/>
                    <w:bottom w:val="none" w:sz="0" w:space="0" w:color="auto"/>
                    <w:right w:val="none" w:sz="0" w:space="0" w:color="auto"/>
                  </w:divBdr>
                  <w:divsChild>
                    <w:div w:id="74743761">
                      <w:marLeft w:val="0"/>
                      <w:marRight w:val="0"/>
                      <w:marTop w:val="0"/>
                      <w:marBottom w:val="0"/>
                      <w:divBdr>
                        <w:top w:val="none" w:sz="0" w:space="0" w:color="auto"/>
                        <w:left w:val="none" w:sz="0" w:space="0" w:color="auto"/>
                        <w:bottom w:val="none" w:sz="0" w:space="0" w:color="auto"/>
                        <w:right w:val="none" w:sz="0" w:space="0" w:color="auto"/>
                      </w:divBdr>
                    </w:div>
                  </w:divsChild>
                </w:div>
                <w:div w:id="1449278503">
                  <w:marLeft w:val="0"/>
                  <w:marRight w:val="0"/>
                  <w:marTop w:val="0"/>
                  <w:marBottom w:val="0"/>
                  <w:divBdr>
                    <w:top w:val="none" w:sz="0" w:space="0" w:color="auto"/>
                    <w:left w:val="none" w:sz="0" w:space="0" w:color="auto"/>
                    <w:bottom w:val="none" w:sz="0" w:space="0" w:color="auto"/>
                    <w:right w:val="none" w:sz="0" w:space="0" w:color="auto"/>
                  </w:divBdr>
                  <w:divsChild>
                    <w:div w:id="1211768336">
                      <w:marLeft w:val="0"/>
                      <w:marRight w:val="0"/>
                      <w:marTop w:val="0"/>
                      <w:marBottom w:val="0"/>
                      <w:divBdr>
                        <w:top w:val="none" w:sz="0" w:space="0" w:color="auto"/>
                        <w:left w:val="none" w:sz="0" w:space="0" w:color="auto"/>
                        <w:bottom w:val="none" w:sz="0" w:space="0" w:color="auto"/>
                        <w:right w:val="none" w:sz="0" w:space="0" w:color="auto"/>
                      </w:divBdr>
                    </w:div>
                  </w:divsChild>
                </w:div>
                <w:div w:id="568466067">
                  <w:marLeft w:val="0"/>
                  <w:marRight w:val="0"/>
                  <w:marTop w:val="0"/>
                  <w:marBottom w:val="0"/>
                  <w:divBdr>
                    <w:top w:val="none" w:sz="0" w:space="0" w:color="auto"/>
                    <w:left w:val="none" w:sz="0" w:space="0" w:color="auto"/>
                    <w:bottom w:val="none" w:sz="0" w:space="0" w:color="auto"/>
                    <w:right w:val="none" w:sz="0" w:space="0" w:color="auto"/>
                  </w:divBdr>
                  <w:divsChild>
                    <w:div w:id="993069324">
                      <w:marLeft w:val="0"/>
                      <w:marRight w:val="0"/>
                      <w:marTop w:val="0"/>
                      <w:marBottom w:val="0"/>
                      <w:divBdr>
                        <w:top w:val="none" w:sz="0" w:space="0" w:color="auto"/>
                        <w:left w:val="none" w:sz="0" w:space="0" w:color="auto"/>
                        <w:bottom w:val="none" w:sz="0" w:space="0" w:color="auto"/>
                        <w:right w:val="none" w:sz="0" w:space="0" w:color="auto"/>
                      </w:divBdr>
                    </w:div>
                  </w:divsChild>
                </w:div>
                <w:div w:id="680204368">
                  <w:marLeft w:val="0"/>
                  <w:marRight w:val="0"/>
                  <w:marTop w:val="0"/>
                  <w:marBottom w:val="0"/>
                  <w:divBdr>
                    <w:top w:val="none" w:sz="0" w:space="0" w:color="auto"/>
                    <w:left w:val="none" w:sz="0" w:space="0" w:color="auto"/>
                    <w:bottom w:val="none" w:sz="0" w:space="0" w:color="auto"/>
                    <w:right w:val="none" w:sz="0" w:space="0" w:color="auto"/>
                  </w:divBdr>
                  <w:divsChild>
                    <w:div w:id="122190531">
                      <w:marLeft w:val="0"/>
                      <w:marRight w:val="0"/>
                      <w:marTop w:val="0"/>
                      <w:marBottom w:val="0"/>
                      <w:divBdr>
                        <w:top w:val="none" w:sz="0" w:space="0" w:color="auto"/>
                        <w:left w:val="none" w:sz="0" w:space="0" w:color="auto"/>
                        <w:bottom w:val="none" w:sz="0" w:space="0" w:color="auto"/>
                        <w:right w:val="none" w:sz="0" w:space="0" w:color="auto"/>
                      </w:divBdr>
                    </w:div>
                  </w:divsChild>
                </w:div>
                <w:div w:id="1406340862">
                  <w:marLeft w:val="0"/>
                  <w:marRight w:val="0"/>
                  <w:marTop w:val="0"/>
                  <w:marBottom w:val="0"/>
                  <w:divBdr>
                    <w:top w:val="none" w:sz="0" w:space="0" w:color="auto"/>
                    <w:left w:val="none" w:sz="0" w:space="0" w:color="auto"/>
                    <w:bottom w:val="none" w:sz="0" w:space="0" w:color="auto"/>
                    <w:right w:val="none" w:sz="0" w:space="0" w:color="auto"/>
                  </w:divBdr>
                  <w:divsChild>
                    <w:div w:id="12240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78139">
          <w:marLeft w:val="0"/>
          <w:marRight w:val="0"/>
          <w:marTop w:val="0"/>
          <w:marBottom w:val="0"/>
          <w:divBdr>
            <w:top w:val="none" w:sz="0" w:space="0" w:color="auto"/>
            <w:left w:val="none" w:sz="0" w:space="0" w:color="auto"/>
            <w:bottom w:val="none" w:sz="0" w:space="0" w:color="auto"/>
            <w:right w:val="none" w:sz="0" w:space="0" w:color="auto"/>
          </w:divBdr>
          <w:divsChild>
            <w:div w:id="1156604648">
              <w:marLeft w:val="0"/>
              <w:marRight w:val="0"/>
              <w:marTop w:val="0"/>
              <w:marBottom w:val="0"/>
              <w:divBdr>
                <w:top w:val="none" w:sz="0" w:space="0" w:color="auto"/>
                <w:left w:val="none" w:sz="0" w:space="0" w:color="auto"/>
                <w:bottom w:val="none" w:sz="0" w:space="0" w:color="auto"/>
                <w:right w:val="none" w:sz="0" w:space="0" w:color="auto"/>
              </w:divBdr>
            </w:div>
            <w:div w:id="898632104">
              <w:marLeft w:val="0"/>
              <w:marRight w:val="0"/>
              <w:marTop w:val="0"/>
              <w:marBottom w:val="0"/>
              <w:divBdr>
                <w:top w:val="none" w:sz="0" w:space="0" w:color="auto"/>
                <w:left w:val="none" w:sz="0" w:space="0" w:color="auto"/>
                <w:bottom w:val="none" w:sz="0" w:space="0" w:color="auto"/>
                <w:right w:val="none" w:sz="0" w:space="0" w:color="auto"/>
              </w:divBdr>
            </w:div>
            <w:div w:id="1817868981">
              <w:marLeft w:val="0"/>
              <w:marRight w:val="0"/>
              <w:marTop w:val="0"/>
              <w:marBottom w:val="0"/>
              <w:divBdr>
                <w:top w:val="none" w:sz="0" w:space="0" w:color="auto"/>
                <w:left w:val="none" w:sz="0" w:space="0" w:color="auto"/>
                <w:bottom w:val="none" w:sz="0" w:space="0" w:color="auto"/>
                <w:right w:val="none" w:sz="0" w:space="0" w:color="auto"/>
              </w:divBdr>
            </w:div>
          </w:divsChild>
        </w:div>
        <w:div w:id="406003380">
          <w:marLeft w:val="0"/>
          <w:marRight w:val="0"/>
          <w:marTop w:val="0"/>
          <w:marBottom w:val="0"/>
          <w:divBdr>
            <w:top w:val="none" w:sz="0" w:space="0" w:color="auto"/>
            <w:left w:val="none" w:sz="0" w:space="0" w:color="auto"/>
            <w:bottom w:val="none" w:sz="0" w:space="0" w:color="auto"/>
            <w:right w:val="none" w:sz="0" w:space="0" w:color="auto"/>
          </w:divBdr>
          <w:divsChild>
            <w:div w:id="858351364">
              <w:marLeft w:val="-75"/>
              <w:marRight w:val="0"/>
              <w:marTop w:val="30"/>
              <w:marBottom w:val="30"/>
              <w:divBdr>
                <w:top w:val="none" w:sz="0" w:space="0" w:color="auto"/>
                <w:left w:val="none" w:sz="0" w:space="0" w:color="auto"/>
                <w:bottom w:val="none" w:sz="0" w:space="0" w:color="auto"/>
                <w:right w:val="none" w:sz="0" w:space="0" w:color="auto"/>
              </w:divBdr>
              <w:divsChild>
                <w:div w:id="1136529048">
                  <w:marLeft w:val="0"/>
                  <w:marRight w:val="0"/>
                  <w:marTop w:val="0"/>
                  <w:marBottom w:val="0"/>
                  <w:divBdr>
                    <w:top w:val="none" w:sz="0" w:space="0" w:color="auto"/>
                    <w:left w:val="none" w:sz="0" w:space="0" w:color="auto"/>
                    <w:bottom w:val="none" w:sz="0" w:space="0" w:color="auto"/>
                    <w:right w:val="none" w:sz="0" w:space="0" w:color="auto"/>
                  </w:divBdr>
                  <w:divsChild>
                    <w:div w:id="226888353">
                      <w:marLeft w:val="0"/>
                      <w:marRight w:val="0"/>
                      <w:marTop w:val="0"/>
                      <w:marBottom w:val="0"/>
                      <w:divBdr>
                        <w:top w:val="none" w:sz="0" w:space="0" w:color="auto"/>
                        <w:left w:val="none" w:sz="0" w:space="0" w:color="auto"/>
                        <w:bottom w:val="none" w:sz="0" w:space="0" w:color="auto"/>
                        <w:right w:val="none" w:sz="0" w:space="0" w:color="auto"/>
                      </w:divBdr>
                    </w:div>
                  </w:divsChild>
                </w:div>
                <w:div w:id="127476913">
                  <w:marLeft w:val="0"/>
                  <w:marRight w:val="0"/>
                  <w:marTop w:val="0"/>
                  <w:marBottom w:val="0"/>
                  <w:divBdr>
                    <w:top w:val="none" w:sz="0" w:space="0" w:color="auto"/>
                    <w:left w:val="none" w:sz="0" w:space="0" w:color="auto"/>
                    <w:bottom w:val="none" w:sz="0" w:space="0" w:color="auto"/>
                    <w:right w:val="none" w:sz="0" w:space="0" w:color="auto"/>
                  </w:divBdr>
                  <w:divsChild>
                    <w:div w:id="2009939906">
                      <w:marLeft w:val="0"/>
                      <w:marRight w:val="0"/>
                      <w:marTop w:val="0"/>
                      <w:marBottom w:val="0"/>
                      <w:divBdr>
                        <w:top w:val="none" w:sz="0" w:space="0" w:color="auto"/>
                        <w:left w:val="none" w:sz="0" w:space="0" w:color="auto"/>
                        <w:bottom w:val="none" w:sz="0" w:space="0" w:color="auto"/>
                        <w:right w:val="none" w:sz="0" w:space="0" w:color="auto"/>
                      </w:divBdr>
                    </w:div>
                  </w:divsChild>
                </w:div>
                <w:div w:id="707878453">
                  <w:marLeft w:val="0"/>
                  <w:marRight w:val="0"/>
                  <w:marTop w:val="0"/>
                  <w:marBottom w:val="0"/>
                  <w:divBdr>
                    <w:top w:val="none" w:sz="0" w:space="0" w:color="auto"/>
                    <w:left w:val="none" w:sz="0" w:space="0" w:color="auto"/>
                    <w:bottom w:val="none" w:sz="0" w:space="0" w:color="auto"/>
                    <w:right w:val="none" w:sz="0" w:space="0" w:color="auto"/>
                  </w:divBdr>
                  <w:divsChild>
                    <w:div w:id="554434664">
                      <w:marLeft w:val="0"/>
                      <w:marRight w:val="0"/>
                      <w:marTop w:val="0"/>
                      <w:marBottom w:val="0"/>
                      <w:divBdr>
                        <w:top w:val="none" w:sz="0" w:space="0" w:color="auto"/>
                        <w:left w:val="none" w:sz="0" w:space="0" w:color="auto"/>
                        <w:bottom w:val="none" w:sz="0" w:space="0" w:color="auto"/>
                        <w:right w:val="none" w:sz="0" w:space="0" w:color="auto"/>
                      </w:divBdr>
                    </w:div>
                  </w:divsChild>
                </w:div>
                <w:div w:id="1037311732">
                  <w:marLeft w:val="0"/>
                  <w:marRight w:val="0"/>
                  <w:marTop w:val="0"/>
                  <w:marBottom w:val="0"/>
                  <w:divBdr>
                    <w:top w:val="none" w:sz="0" w:space="0" w:color="auto"/>
                    <w:left w:val="none" w:sz="0" w:space="0" w:color="auto"/>
                    <w:bottom w:val="none" w:sz="0" w:space="0" w:color="auto"/>
                    <w:right w:val="none" w:sz="0" w:space="0" w:color="auto"/>
                  </w:divBdr>
                  <w:divsChild>
                    <w:div w:id="1129858334">
                      <w:marLeft w:val="0"/>
                      <w:marRight w:val="0"/>
                      <w:marTop w:val="0"/>
                      <w:marBottom w:val="0"/>
                      <w:divBdr>
                        <w:top w:val="none" w:sz="0" w:space="0" w:color="auto"/>
                        <w:left w:val="none" w:sz="0" w:space="0" w:color="auto"/>
                        <w:bottom w:val="none" w:sz="0" w:space="0" w:color="auto"/>
                        <w:right w:val="none" w:sz="0" w:space="0" w:color="auto"/>
                      </w:divBdr>
                    </w:div>
                  </w:divsChild>
                </w:div>
                <w:div w:id="1912500791">
                  <w:marLeft w:val="0"/>
                  <w:marRight w:val="0"/>
                  <w:marTop w:val="0"/>
                  <w:marBottom w:val="0"/>
                  <w:divBdr>
                    <w:top w:val="none" w:sz="0" w:space="0" w:color="auto"/>
                    <w:left w:val="none" w:sz="0" w:space="0" w:color="auto"/>
                    <w:bottom w:val="none" w:sz="0" w:space="0" w:color="auto"/>
                    <w:right w:val="none" w:sz="0" w:space="0" w:color="auto"/>
                  </w:divBdr>
                  <w:divsChild>
                    <w:div w:id="227810192">
                      <w:marLeft w:val="0"/>
                      <w:marRight w:val="0"/>
                      <w:marTop w:val="0"/>
                      <w:marBottom w:val="0"/>
                      <w:divBdr>
                        <w:top w:val="none" w:sz="0" w:space="0" w:color="auto"/>
                        <w:left w:val="none" w:sz="0" w:space="0" w:color="auto"/>
                        <w:bottom w:val="none" w:sz="0" w:space="0" w:color="auto"/>
                        <w:right w:val="none" w:sz="0" w:space="0" w:color="auto"/>
                      </w:divBdr>
                    </w:div>
                  </w:divsChild>
                </w:div>
                <w:div w:id="740911929">
                  <w:marLeft w:val="0"/>
                  <w:marRight w:val="0"/>
                  <w:marTop w:val="0"/>
                  <w:marBottom w:val="0"/>
                  <w:divBdr>
                    <w:top w:val="none" w:sz="0" w:space="0" w:color="auto"/>
                    <w:left w:val="none" w:sz="0" w:space="0" w:color="auto"/>
                    <w:bottom w:val="none" w:sz="0" w:space="0" w:color="auto"/>
                    <w:right w:val="none" w:sz="0" w:space="0" w:color="auto"/>
                  </w:divBdr>
                  <w:divsChild>
                    <w:div w:id="15978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4180">
          <w:marLeft w:val="0"/>
          <w:marRight w:val="0"/>
          <w:marTop w:val="0"/>
          <w:marBottom w:val="0"/>
          <w:divBdr>
            <w:top w:val="none" w:sz="0" w:space="0" w:color="auto"/>
            <w:left w:val="none" w:sz="0" w:space="0" w:color="auto"/>
            <w:bottom w:val="none" w:sz="0" w:space="0" w:color="auto"/>
            <w:right w:val="none" w:sz="0" w:space="0" w:color="auto"/>
          </w:divBdr>
          <w:divsChild>
            <w:div w:id="1789617065">
              <w:marLeft w:val="0"/>
              <w:marRight w:val="0"/>
              <w:marTop w:val="0"/>
              <w:marBottom w:val="0"/>
              <w:divBdr>
                <w:top w:val="none" w:sz="0" w:space="0" w:color="auto"/>
                <w:left w:val="none" w:sz="0" w:space="0" w:color="auto"/>
                <w:bottom w:val="none" w:sz="0" w:space="0" w:color="auto"/>
                <w:right w:val="none" w:sz="0" w:space="0" w:color="auto"/>
              </w:divBdr>
            </w:div>
            <w:div w:id="576716996">
              <w:marLeft w:val="0"/>
              <w:marRight w:val="0"/>
              <w:marTop w:val="0"/>
              <w:marBottom w:val="0"/>
              <w:divBdr>
                <w:top w:val="none" w:sz="0" w:space="0" w:color="auto"/>
                <w:left w:val="none" w:sz="0" w:space="0" w:color="auto"/>
                <w:bottom w:val="none" w:sz="0" w:space="0" w:color="auto"/>
                <w:right w:val="none" w:sz="0" w:space="0" w:color="auto"/>
              </w:divBdr>
            </w:div>
            <w:div w:id="1754282648">
              <w:marLeft w:val="0"/>
              <w:marRight w:val="0"/>
              <w:marTop w:val="0"/>
              <w:marBottom w:val="0"/>
              <w:divBdr>
                <w:top w:val="none" w:sz="0" w:space="0" w:color="auto"/>
                <w:left w:val="none" w:sz="0" w:space="0" w:color="auto"/>
                <w:bottom w:val="none" w:sz="0" w:space="0" w:color="auto"/>
                <w:right w:val="none" w:sz="0" w:space="0" w:color="auto"/>
              </w:divBdr>
            </w:div>
          </w:divsChild>
        </w:div>
        <w:div w:id="222061991">
          <w:marLeft w:val="0"/>
          <w:marRight w:val="0"/>
          <w:marTop w:val="0"/>
          <w:marBottom w:val="0"/>
          <w:divBdr>
            <w:top w:val="none" w:sz="0" w:space="0" w:color="auto"/>
            <w:left w:val="none" w:sz="0" w:space="0" w:color="auto"/>
            <w:bottom w:val="none" w:sz="0" w:space="0" w:color="auto"/>
            <w:right w:val="none" w:sz="0" w:space="0" w:color="auto"/>
          </w:divBdr>
          <w:divsChild>
            <w:div w:id="2078433837">
              <w:marLeft w:val="-75"/>
              <w:marRight w:val="0"/>
              <w:marTop w:val="30"/>
              <w:marBottom w:val="30"/>
              <w:divBdr>
                <w:top w:val="none" w:sz="0" w:space="0" w:color="auto"/>
                <w:left w:val="none" w:sz="0" w:space="0" w:color="auto"/>
                <w:bottom w:val="none" w:sz="0" w:space="0" w:color="auto"/>
                <w:right w:val="none" w:sz="0" w:space="0" w:color="auto"/>
              </w:divBdr>
              <w:divsChild>
                <w:div w:id="1357854289">
                  <w:marLeft w:val="0"/>
                  <w:marRight w:val="0"/>
                  <w:marTop w:val="0"/>
                  <w:marBottom w:val="0"/>
                  <w:divBdr>
                    <w:top w:val="none" w:sz="0" w:space="0" w:color="auto"/>
                    <w:left w:val="none" w:sz="0" w:space="0" w:color="auto"/>
                    <w:bottom w:val="none" w:sz="0" w:space="0" w:color="auto"/>
                    <w:right w:val="none" w:sz="0" w:space="0" w:color="auto"/>
                  </w:divBdr>
                  <w:divsChild>
                    <w:div w:id="1039282592">
                      <w:marLeft w:val="0"/>
                      <w:marRight w:val="0"/>
                      <w:marTop w:val="0"/>
                      <w:marBottom w:val="0"/>
                      <w:divBdr>
                        <w:top w:val="none" w:sz="0" w:space="0" w:color="auto"/>
                        <w:left w:val="none" w:sz="0" w:space="0" w:color="auto"/>
                        <w:bottom w:val="none" w:sz="0" w:space="0" w:color="auto"/>
                        <w:right w:val="none" w:sz="0" w:space="0" w:color="auto"/>
                      </w:divBdr>
                    </w:div>
                  </w:divsChild>
                </w:div>
                <w:div w:id="1961495687">
                  <w:marLeft w:val="0"/>
                  <w:marRight w:val="0"/>
                  <w:marTop w:val="0"/>
                  <w:marBottom w:val="0"/>
                  <w:divBdr>
                    <w:top w:val="none" w:sz="0" w:space="0" w:color="auto"/>
                    <w:left w:val="none" w:sz="0" w:space="0" w:color="auto"/>
                    <w:bottom w:val="none" w:sz="0" w:space="0" w:color="auto"/>
                    <w:right w:val="none" w:sz="0" w:space="0" w:color="auto"/>
                  </w:divBdr>
                  <w:divsChild>
                    <w:div w:id="1246962787">
                      <w:marLeft w:val="0"/>
                      <w:marRight w:val="0"/>
                      <w:marTop w:val="0"/>
                      <w:marBottom w:val="0"/>
                      <w:divBdr>
                        <w:top w:val="none" w:sz="0" w:space="0" w:color="auto"/>
                        <w:left w:val="none" w:sz="0" w:space="0" w:color="auto"/>
                        <w:bottom w:val="none" w:sz="0" w:space="0" w:color="auto"/>
                        <w:right w:val="none" w:sz="0" w:space="0" w:color="auto"/>
                      </w:divBdr>
                    </w:div>
                  </w:divsChild>
                </w:div>
                <w:div w:id="1168135924">
                  <w:marLeft w:val="0"/>
                  <w:marRight w:val="0"/>
                  <w:marTop w:val="0"/>
                  <w:marBottom w:val="0"/>
                  <w:divBdr>
                    <w:top w:val="none" w:sz="0" w:space="0" w:color="auto"/>
                    <w:left w:val="none" w:sz="0" w:space="0" w:color="auto"/>
                    <w:bottom w:val="none" w:sz="0" w:space="0" w:color="auto"/>
                    <w:right w:val="none" w:sz="0" w:space="0" w:color="auto"/>
                  </w:divBdr>
                  <w:divsChild>
                    <w:div w:id="805044719">
                      <w:marLeft w:val="0"/>
                      <w:marRight w:val="0"/>
                      <w:marTop w:val="0"/>
                      <w:marBottom w:val="0"/>
                      <w:divBdr>
                        <w:top w:val="none" w:sz="0" w:space="0" w:color="auto"/>
                        <w:left w:val="none" w:sz="0" w:space="0" w:color="auto"/>
                        <w:bottom w:val="none" w:sz="0" w:space="0" w:color="auto"/>
                        <w:right w:val="none" w:sz="0" w:space="0" w:color="auto"/>
                      </w:divBdr>
                    </w:div>
                  </w:divsChild>
                </w:div>
                <w:div w:id="1009214958">
                  <w:marLeft w:val="0"/>
                  <w:marRight w:val="0"/>
                  <w:marTop w:val="0"/>
                  <w:marBottom w:val="0"/>
                  <w:divBdr>
                    <w:top w:val="none" w:sz="0" w:space="0" w:color="auto"/>
                    <w:left w:val="none" w:sz="0" w:space="0" w:color="auto"/>
                    <w:bottom w:val="none" w:sz="0" w:space="0" w:color="auto"/>
                    <w:right w:val="none" w:sz="0" w:space="0" w:color="auto"/>
                  </w:divBdr>
                  <w:divsChild>
                    <w:div w:id="1899586085">
                      <w:marLeft w:val="0"/>
                      <w:marRight w:val="0"/>
                      <w:marTop w:val="0"/>
                      <w:marBottom w:val="0"/>
                      <w:divBdr>
                        <w:top w:val="none" w:sz="0" w:space="0" w:color="auto"/>
                        <w:left w:val="none" w:sz="0" w:space="0" w:color="auto"/>
                        <w:bottom w:val="none" w:sz="0" w:space="0" w:color="auto"/>
                        <w:right w:val="none" w:sz="0" w:space="0" w:color="auto"/>
                      </w:divBdr>
                    </w:div>
                  </w:divsChild>
                </w:div>
                <w:div w:id="774793278">
                  <w:marLeft w:val="0"/>
                  <w:marRight w:val="0"/>
                  <w:marTop w:val="0"/>
                  <w:marBottom w:val="0"/>
                  <w:divBdr>
                    <w:top w:val="none" w:sz="0" w:space="0" w:color="auto"/>
                    <w:left w:val="none" w:sz="0" w:space="0" w:color="auto"/>
                    <w:bottom w:val="none" w:sz="0" w:space="0" w:color="auto"/>
                    <w:right w:val="none" w:sz="0" w:space="0" w:color="auto"/>
                  </w:divBdr>
                  <w:divsChild>
                    <w:div w:id="2118282335">
                      <w:marLeft w:val="0"/>
                      <w:marRight w:val="0"/>
                      <w:marTop w:val="0"/>
                      <w:marBottom w:val="0"/>
                      <w:divBdr>
                        <w:top w:val="none" w:sz="0" w:space="0" w:color="auto"/>
                        <w:left w:val="none" w:sz="0" w:space="0" w:color="auto"/>
                        <w:bottom w:val="none" w:sz="0" w:space="0" w:color="auto"/>
                        <w:right w:val="none" w:sz="0" w:space="0" w:color="auto"/>
                      </w:divBdr>
                    </w:div>
                  </w:divsChild>
                </w:div>
                <w:div w:id="759183357">
                  <w:marLeft w:val="0"/>
                  <w:marRight w:val="0"/>
                  <w:marTop w:val="0"/>
                  <w:marBottom w:val="0"/>
                  <w:divBdr>
                    <w:top w:val="none" w:sz="0" w:space="0" w:color="auto"/>
                    <w:left w:val="none" w:sz="0" w:space="0" w:color="auto"/>
                    <w:bottom w:val="none" w:sz="0" w:space="0" w:color="auto"/>
                    <w:right w:val="none" w:sz="0" w:space="0" w:color="auto"/>
                  </w:divBdr>
                  <w:divsChild>
                    <w:div w:id="10283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0636">
          <w:marLeft w:val="0"/>
          <w:marRight w:val="0"/>
          <w:marTop w:val="0"/>
          <w:marBottom w:val="0"/>
          <w:divBdr>
            <w:top w:val="none" w:sz="0" w:space="0" w:color="auto"/>
            <w:left w:val="none" w:sz="0" w:space="0" w:color="auto"/>
            <w:bottom w:val="none" w:sz="0" w:space="0" w:color="auto"/>
            <w:right w:val="none" w:sz="0" w:space="0" w:color="auto"/>
          </w:divBdr>
          <w:divsChild>
            <w:div w:id="1702316904">
              <w:marLeft w:val="0"/>
              <w:marRight w:val="0"/>
              <w:marTop w:val="0"/>
              <w:marBottom w:val="0"/>
              <w:divBdr>
                <w:top w:val="none" w:sz="0" w:space="0" w:color="auto"/>
                <w:left w:val="none" w:sz="0" w:space="0" w:color="auto"/>
                <w:bottom w:val="none" w:sz="0" w:space="0" w:color="auto"/>
                <w:right w:val="none" w:sz="0" w:space="0" w:color="auto"/>
              </w:divBdr>
            </w:div>
            <w:div w:id="255096073">
              <w:marLeft w:val="0"/>
              <w:marRight w:val="0"/>
              <w:marTop w:val="0"/>
              <w:marBottom w:val="0"/>
              <w:divBdr>
                <w:top w:val="none" w:sz="0" w:space="0" w:color="auto"/>
                <w:left w:val="none" w:sz="0" w:space="0" w:color="auto"/>
                <w:bottom w:val="none" w:sz="0" w:space="0" w:color="auto"/>
                <w:right w:val="none" w:sz="0" w:space="0" w:color="auto"/>
              </w:divBdr>
            </w:div>
            <w:div w:id="357506777">
              <w:marLeft w:val="0"/>
              <w:marRight w:val="0"/>
              <w:marTop w:val="0"/>
              <w:marBottom w:val="0"/>
              <w:divBdr>
                <w:top w:val="none" w:sz="0" w:space="0" w:color="auto"/>
                <w:left w:val="none" w:sz="0" w:space="0" w:color="auto"/>
                <w:bottom w:val="none" w:sz="0" w:space="0" w:color="auto"/>
                <w:right w:val="none" w:sz="0" w:space="0" w:color="auto"/>
              </w:divBdr>
            </w:div>
          </w:divsChild>
        </w:div>
        <w:div w:id="1653481096">
          <w:marLeft w:val="0"/>
          <w:marRight w:val="0"/>
          <w:marTop w:val="0"/>
          <w:marBottom w:val="0"/>
          <w:divBdr>
            <w:top w:val="none" w:sz="0" w:space="0" w:color="auto"/>
            <w:left w:val="none" w:sz="0" w:space="0" w:color="auto"/>
            <w:bottom w:val="none" w:sz="0" w:space="0" w:color="auto"/>
            <w:right w:val="none" w:sz="0" w:space="0" w:color="auto"/>
          </w:divBdr>
          <w:divsChild>
            <w:div w:id="712388997">
              <w:marLeft w:val="-75"/>
              <w:marRight w:val="0"/>
              <w:marTop w:val="30"/>
              <w:marBottom w:val="30"/>
              <w:divBdr>
                <w:top w:val="none" w:sz="0" w:space="0" w:color="auto"/>
                <w:left w:val="none" w:sz="0" w:space="0" w:color="auto"/>
                <w:bottom w:val="none" w:sz="0" w:space="0" w:color="auto"/>
                <w:right w:val="none" w:sz="0" w:space="0" w:color="auto"/>
              </w:divBdr>
              <w:divsChild>
                <w:div w:id="716466790">
                  <w:marLeft w:val="0"/>
                  <w:marRight w:val="0"/>
                  <w:marTop w:val="0"/>
                  <w:marBottom w:val="0"/>
                  <w:divBdr>
                    <w:top w:val="none" w:sz="0" w:space="0" w:color="auto"/>
                    <w:left w:val="none" w:sz="0" w:space="0" w:color="auto"/>
                    <w:bottom w:val="none" w:sz="0" w:space="0" w:color="auto"/>
                    <w:right w:val="none" w:sz="0" w:space="0" w:color="auto"/>
                  </w:divBdr>
                  <w:divsChild>
                    <w:div w:id="1868907412">
                      <w:marLeft w:val="0"/>
                      <w:marRight w:val="0"/>
                      <w:marTop w:val="0"/>
                      <w:marBottom w:val="0"/>
                      <w:divBdr>
                        <w:top w:val="none" w:sz="0" w:space="0" w:color="auto"/>
                        <w:left w:val="none" w:sz="0" w:space="0" w:color="auto"/>
                        <w:bottom w:val="none" w:sz="0" w:space="0" w:color="auto"/>
                        <w:right w:val="none" w:sz="0" w:space="0" w:color="auto"/>
                      </w:divBdr>
                    </w:div>
                  </w:divsChild>
                </w:div>
                <w:div w:id="57900886">
                  <w:marLeft w:val="0"/>
                  <w:marRight w:val="0"/>
                  <w:marTop w:val="0"/>
                  <w:marBottom w:val="0"/>
                  <w:divBdr>
                    <w:top w:val="none" w:sz="0" w:space="0" w:color="auto"/>
                    <w:left w:val="none" w:sz="0" w:space="0" w:color="auto"/>
                    <w:bottom w:val="none" w:sz="0" w:space="0" w:color="auto"/>
                    <w:right w:val="none" w:sz="0" w:space="0" w:color="auto"/>
                  </w:divBdr>
                  <w:divsChild>
                    <w:div w:id="1948540294">
                      <w:marLeft w:val="0"/>
                      <w:marRight w:val="0"/>
                      <w:marTop w:val="0"/>
                      <w:marBottom w:val="0"/>
                      <w:divBdr>
                        <w:top w:val="none" w:sz="0" w:space="0" w:color="auto"/>
                        <w:left w:val="none" w:sz="0" w:space="0" w:color="auto"/>
                        <w:bottom w:val="none" w:sz="0" w:space="0" w:color="auto"/>
                        <w:right w:val="none" w:sz="0" w:space="0" w:color="auto"/>
                      </w:divBdr>
                    </w:div>
                  </w:divsChild>
                </w:div>
                <w:div w:id="1065034017">
                  <w:marLeft w:val="0"/>
                  <w:marRight w:val="0"/>
                  <w:marTop w:val="0"/>
                  <w:marBottom w:val="0"/>
                  <w:divBdr>
                    <w:top w:val="none" w:sz="0" w:space="0" w:color="auto"/>
                    <w:left w:val="none" w:sz="0" w:space="0" w:color="auto"/>
                    <w:bottom w:val="none" w:sz="0" w:space="0" w:color="auto"/>
                    <w:right w:val="none" w:sz="0" w:space="0" w:color="auto"/>
                  </w:divBdr>
                  <w:divsChild>
                    <w:div w:id="683434553">
                      <w:marLeft w:val="0"/>
                      <w:marRight w:val="0"/>
                      <w:marTop w:val="0"/>
                      <w:marBottom w:val="0"/>
                      <w:divBdr>
                        <w:top w:val="none" w:sz="0" w:space="0" w:color="auto"/>
                        <w:left w:val="none" w:sz="0" w:space="0" w:color="auto"/>
                        <w:bottom w:val="none" w:sz="0" w:space="0" w:color="auto"/>
                        <w:right w:val="none" w:sz="0" w:space="0" w:color="auto"/>
                      </w:divBdr>
                    </w:div>
                  </w:divsChild>
                </w:div>
                <w:div w:id="865099342">
                  <w:marLeft w:val="0"/>
                  <w:marRight w:val="0"/>
                  <w:marTop w:val="0"/>
                  <w:marBottom w:val="0"/>
                  <w:divBdr>
                    <w:top w:val="none" w:sz="0" w:space="0" w:color="auto"/>
                    <w:left w:val="none" w:sz="0" w:space="0" w:color="auto"/>
                    <w:bottom w:val="none" w:sz="0" w:space="0" w:color="auto"/>
                    <w:right w:val="none" w:sz="0" w:space="0" w:color="auto"/>
                  </w:divBdr>
                  <w:divsChild>
                    <w:div w:id="281814223">
                      <w:marLeft w:val="0"/>
                      <w:marRight w:val="0"/>
                      <w:marTop w:val="0"/>
                      <w:marBottom w:val="0"/>
                      <w:divBdr>
                        <w:top w:val="none" w:sz="0" w:space="0" w:color="auto"/>
                        <w:left w:val="none" w:sz="0" w:space="0" w:color="auto"/>
                        <w:bottom w:val="none" w:sz="0" w:space="0" w:color="auto"/>
                        <w:right w:val="none" w:sz="0" w:space="0" w:color="auto"/>
                      </w:divBdr>
                    </w:div>
                  </w:divsChild>
                </w:div>
                <w:div w:id="1314675980">
                  <w:marLeft w:val="0"/>
                  <w:marRight w:val="0"/>
                  <w:marTop w:val="0"/>
                  <w:marBottom w:val="0"/>
                  <w:divBdr>
                    <w:top w:val="none" w:sz="0" w:space="0" w:color="auto"/>
                    <w:left w:val="none" w:sz="0" w:space="0" w:color="auto"/>
                    <w:bottom w:val="none" w:sz="0" w:space="0" w:color="auto"/>
                    <w:right w:val="none" w:sz="0" w:space="0" w:color="auto"/>
                  </w:divBdr>
                  <w:divsChild>
                    <w:div w:id="54742994">
                      <w:marLeft w:val="0"/>
                      <w:marRight w:val="0"/>
                      <w:marTop w:val="0"/>
                      <w:marBottom w:val="0"/>
                      <w:divBdr>
                        <w:top w:val="none" w:sz="0" w:space="0" w:color="auto"/>
                        <w:left w:val="none" w:sz="0" w:space="0" w:color="auto"/>
                        <w:bottom w:val="none" w:sz="0" w:space="0" w:color="auto"/>
                        <w:right w:val="none" w:sz="0" w:space="0" w:color="auto"/>
                      </w:divBdr>
                    </w:div>
                  </w:divsChild>
                </w:div>
                <w:div w:id="511842447">
                  <w:marLeft w:val="0"/>
                  <w:marRight w:val="0"/>
                  <w:marTop w:val="0"/>
                  <w:marBottom w:val="0"/>
                  <w:divBdr>
                    <w:top w:val="none" w:sz="0" w:space="0" w:color="auto"/>
                    <w:left w:val="none" w:sz="0" w:space="0" w:color="auto"/>
                    <w:bottom w:val="none" w:sz="0" w:space="0" w:color="auto"/>
                    <w:right w:val="none" w:sz="0" w:space="0" w:color="auto"/>
                  </w:divBdr>
                  <w:divsChild>
                    <w:div w:id="8467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6822">
          <w:marLeft w:val="0"/>
          <w:marRight w:val="0"/>
          <w:marTop w:val="0"/>
          <w:marBottom w:val="0"/>
          <w:divBdr>
            <w:top w:val="none" w:sz="0" w:space="0" w:color="auto"/>
            <w:left w:val="none" w:sz="0" w:space="0" w:color="auto"/>
            <w:bottom w:val="none" w:sz="0" w:space="0" w:color="auto"/>
            <w:right w:val="none" w:sz="0" w:space="0" w:color="auto"/>
          </w:divBdr>
          <w:divsChild>
            <w:div w:id="1560094353">
              <w:marLeft w:val="0"/>
              <w:marRight w:val="0"/>
              <w:marTop w:val="0"/>
              <w:marBottom w:val="0"/>
              <w:divBdr>
                <w:top w:val="none" w:sz="0" w:space="0" w:color="auto"/>
                <w:left w:val="none" w:sz="0" w:space="0" w:color="auto"/>
                <w:bottom w:val="none" w:sz="0" w:space="0" w:color="auto"/>
                <w:right w:val="none" w:sz="0" w:space="0" w:color="auto"/>
              </w:divBdr>
            </w:div>
            <w:div w:id="1982616487">
              <w:marLeft w:val="0"/>
              <w:marRight w:val="0"/>
              <w:marTop w:val="0"/>
              <w:marBottom w:val="0"/>
              <w:divBdr>
                <w:top w:val="none" w:sz="0" w:space="0" w:color="auto"/>
                <w:left w:val="none" w:sz="0" w:space="0" w:color="auto"/>
                <w:bottom w:val="none" w:sz="0" w:space="0" w:color="auto"/>
                <w:right w:val="none" w:sz="0" w:space="0" w:color="auto"/>
              </w:divBdr>
            </w:div>
            <w:div w:id="1129208641">
              <w:marLeft w:val="0"/>
              <w:marRight w:val="0"/>
              <w:marTop w:val="0"/>
              <w:marBottom w:val="0"/>
              <w:divBdr>
                <w:top w:val="none" w:sz="0" w:space="0" w:color="auto"/>
                <w:left w:val="none" w:sz="0" w:space="0" w:color="auto"/>
                <w:bottom w:val="none" w:sz="0" w:space="0" w:color="auto"/>
                <w:right w:val="none" w:sz="0" w:space="0" w:color="auto"/>
              </w:divBdr>
            </w:div>
          </w:divsChild>
        </w:div>
        <w:div w:id="592201513">
          <w:marLeft w:val="0"/>
          <w:marRight w:val="0"/>
          <w:marTop w:val="0"/>
          <w:marBottom w:val="0"/>
          <w:divBdr>
            <w:top w:val="none" w:sz="0" w:space="0" w:color="auto"/>
            <w:left w:val="none" w:sz="0" w:space="0" w:color="auto"/>
            <w:bottom w:val="none" w:sz="0" w:space="0" w:color="auto"/>
            <w:right w:val="none" w:sz="0" w:space="0" w:color="auto"/>
          </w:divBdr>
          <w:divsChild>
            <w:div w:id="1410805504">
              <w:marLeft w:val="-75"/>
              <w:marRight w:val="0"/>
              <w:marTop w:val="30"/>
              <w:marBottom w:val="30"/>
              <w:divBdr>
                <w:top w:val="none" w:sz="0" w:space="0" w:color="auto"/>
                <w:left w:val="none" w:sz="0" w:space="0" w:color="auto"/>
                <w:bottom w:val="none" w:sz="0" w:space="0" w:color="auto"/>
                <w:right w:val="none" w:sz="0" w:space="0" w:color="auto"/>
              </w:divBdr>
              <w:divsChild>
                <w:div w:id="2074545537">
                  <w:marLeft w:val="0"/>
                  <w:marRight w:val="0"/>
                  <w:marTop w:val="0"/>
                  <w:marBottom w:val="0"/>
                  <w:divBdr>
                    <w:top w:val="none" w:sz="0" w:space="0" w:color="auto"/>
                    <w:left w:val="none" w:sz="0" w:space="0" w:color="auto"/>
                    <w:bottom w:val="none" w:sz="0" w:space="0" w:color="auto"/>
                    <w:right w:val="none" w:sz="0" w:space="0" w:color="auto"/>
                  </w:divBdr>
                  <w:divsChild>
                    <w:div w:id="531574457">
                      <w:marLeft w:val="0"/>
                      <w:marRight w:val="0"/>
                      <w:marTop w:val="0"/>
                      <w:marBottom w:val="0"/>
                      <w:divBdr>
                        <w:top w:val="none" w:sz="0" w:space="0" w:color="auto"/>
                        <w:left w:val="none" w:sz="0" w:space="0" w:color="auto"/>
                        <w:bottom w:val="none" w:sz="0" w:space="0" w:color="auto"/>
                        <w:right w:val="none" w:sz="0" w:space="0" w:color="auto"/>
                      </w:divBdr>
                    </w:div>
                  </w:divsChild>
                </w:div>
                <w:div w:id="894396529">
                  <w:marLeft w:val="0"/>
                  <w:marRight w:val="0"/>
                  <w:marTop w:val="0"/>
                  <w:marBottom w:val="0"/>
                  <w:divBdr>
                    <w:top w:val="none" w:sz="0" w:space="0" w:color="auto"/>
                    <w:left w:val="none" w:sz="0" w:space="0" w:color="auto"/>
                    <w:bottom w:val="none" w:sz="0" w:space="0" w:color="auto"/>
                    <w:right w:val="none" w:sz="0" w:space="0" w:color="auto"/>
                  </w:divBdr>
                  <w:divsChild>
                    <w:div w:id="444813833">
                      <w:marLeft w:val="0"/>
                      <w:marRight w:val="0"/>
                      <w:marTop w:val="0"/>
                      <w:marBottom w:val="0"/>
                      <w:divBdr>
                        <w:top w:val="none" w:sz="0" w:space="0" w:color="auto"/>
                        <w:left w:val="none" w:sz="0" w:space="0" w:color="auto"/>
                        <w:bottom w:val="none" w:sz="0" w:space="0" w:color="auto"/>
                        <w:right w:val="none" w:sz="0" w:space="0" w:color="auto"/>
                      </w:divBdr>
                    </w:div>
                  </w:divsChild>
                </w:div>
                <w:div w:id="18631125">
                  <w:marLeft w:val="0"/>
                  <w:marRight w:val="0"/>
                  <w:marTop w:val="0"/>
                  <w:marBottom w:val="0"/>
                  <w:divBdr>
                    <w:top w:val="none" w:sz="0" w:space="0" w:color="auto"/>
                    <w:left w:val="none" w:sz="0" w:space="0" w:color="auto"/>
                    <w:bottom w:val="none" w:sz="0" w:space="0" w:color="auto"/>
                    <w:right w:val="none" w:sz="0" w:space="0" w:color="auto"/>
                  </w:divBdr>
                  <w:divsChild>
                    <w:div w:id="1260530631">
                      <w:marLeft w:val="0"/>
                      <w:marRight w:val="0"/>
                      <w:marTop w:val="0"/>
                      <w:marBottom w:val="0"/>
                      <w:divBdr>
                        <w:top w:val="none" w:sz="0" w:space="0" w:color="auto"/>
                        <w:left w:val="none" w:sz="0" w:space="0" w:color="auto"/>
                        <w:bottom w:val="none" w:sz="0" w:space="0" w:color="auto"/>
                        <w:right w:val="none" w:sz="0" w:space="0" w:color="auto"/>
                      </w:divBdr>
                    </w:div>
                  </w:divsChild>
                </w:div>
                <w:div w:id="2065329820">
                  <w:marLeft w:val="0"/>
                  <w:marRight w:val="0"/>
                  <w:marTop w:val="0"/>
                  <w:marBottom w:val="0"/>
                  <w:divBdr>
                    <w:top w:val="none" w:sz="0" w:space="0" w:color="auto"/>
                    <w:left w:val="none" w:sz="0" w:space="0" w:color="auto"/>
                    <w:bottom w:val="none" w:sz="0" w:space="0" w:color="auto"/>
                    <w:right w:val="none" w:sz="0" w:space="0" w:color="auto"/>
                  </w:divBdr>
                  <w:divsChild>
                    <w:div w:id="451216911">
                      <w:marLeft w:val="0"/>
                      <w:marRight w:val="0"/>
                      <w:marTop w:val="0"/>
                      <w:marBottom w:val="0"/>
                      <w:divBdr>
                        <w:top w:val="none" w:sz="0" w:space="0" w:color="auto"/>
                        <w:left w:val="none" w:sz="0" w:space="0" w:color="auto"/>
                        <w:bottom w:val="none" w:sz="0" w:space="0" w:color="auto"/>
                        <w:right w:val="none" w:sz="0" w:space="0" w:color="auto"/>
                      </w:divBdr>
                    </w:div>
                  </w:divsChild>
                </w:div>
                <w:div w:id="854537303">
                  <w:marLeft w:val="0"/>
                  <w:marRight w:val="0"/>
                  <w:marTop w:val="0"/>
                  <w:marBottom w:val="0"/>
                  <w:divBdr>
                    <w:top w:val="none" w:sz="0" w:space="0" w:color="auto"/>
                    <w:left w:val="none" w:sz="0" w:space="0" w:color="auto"/>
                    <w:bottom w:val="none" w:sz="0" w:space="0" w:color="auto"/>
                    <w:right w:val="none" w:sz="0" w:space="0" w:color="auto"/>
                  </w:divBdr>
                  <w:divsChild>
                    <w:div w:id="1947931087">
                      <w:marLeft w:val="0"/>
                      <w:marRight w:val="0"/>
                      <w:marTop w:val="0"/>
                      <w:marBottom w:val="0"/>
                      <w:divBdr>
                        <w:top w:val="none" w:sz="0" w:space="0" w:color="auto"/>
                        <w:left w:val="none" w:sz="0" w:space="0" w:color="auto"/>
                        <w:bottom w:val="none" w:sz="0" w:space="0" w:color="auto"/>
                        <w:right w:val="none" w:sz="0" w:space="0" w:color="auto"/>
                      </w:divBdr>
                    </w:div>
                  </w:divsChild>
                </w:div>
                <w:div w:id="1680156500">
                  <w:marLeft w:val="0"/>
                  <w:marRight w:val="0"/>
                  <w:marTop w:val="0"/>
                  <w:marBottom w:val="0"/>
                  <w:divBdr>
                    <w:top w:val="none" w:sz="0" w:space="0" w:color="auto"/>
                    <w:left w:val="none" w:sz="0" w:space="0" w:color="auto"/>
                    <w:bottom w:val="none" w:sz="0" w:space="0" w:color="auto"/>
                    <w:right w:val="none" w:sz="0" w:space="0" w:color="auto"/>
                  </w:divBdr>
                  <w:divsChild>
                    <w:div w:id="1597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3138">
          <w:marLeft w:val="0"/>
          <w:marRight w:val="0"/>
          <w:marTop w:val="0"/>
          <w:marBottom w:val="0"/>
          <w:divBdr>
            <w:top w:val="none" w:sz="0" w:space="0" w:color="auto"/>
            <w:left w:val="none" w:sz="0" w:space="0" w:color="auto"/>
            <w:bottom w:val="none" w:sz="0" w:space="0" w:color="auto"/>
            <w:right w:val="none" w:sz="0" w:space="0" w:color="auto"/>
          </w:divBdr>
          <w:divsChild>
            <w:div w:id="2083746948">
              <w:marLeft w:val="0"/>
              <w:marRight w:val="0"/>
              <w:marTop w:val="0"/>
              <w:marBottom w:val="0"/>
              <w:divBdr>
                <w:top w:val="none" w:sz="0" w:space="0" w:color="auto"/>
                <w:left w:val="none" w:sz="0" w:space="0" w:color="auto"/>
                <w:bottom w:val="none" w:sz="0" w:space="0" w:color="auto"/>
                <w:right w:val="none" w:sz="0" w:space="0" w:color="auto"/>
              </w:divBdr>
            </w:div>
            <w:div w:id="653871703">
              <w:marLeft w:val="0"/>
              <w:marRight w:val="0"/>
              <w:marTop w:val="0"/>
              <w:marBottom w:val="0"/>
              <w:divBdr>
                <w:top w:val="none" w:sz="0" w:space="0" w:color="auto"/>
                <w:left w:val="none" w:sz="0" w:space="0" w:color="auto"/>
                <w:bottom w:val="none" w:sz="0" w:space="0" w:color="auto"/>
                <w:right w:val="none" w:sz="0" w:space="0" w:color="auto"/>
              </w:divBdr>
            </w:div>
            <w:div w:id="2069112306">
              <w:marLeft w:val="0"/>
              <w:marRight w:val="0"/>
              <w:marTop w:val="0"/>
              <w:marBottom w:val="0"/>
              <w:divBdr>
                <w:top w:val="none" w:sz="0" w:space="0" w:color="auto"/>
                <w:left w:val="none" w:sz="0" w:space="0" w:color="auto"/>
                <w:bottom w:val="none" w:sz="0" w:space="0" w:color="auto"/>
                <w:right w:val="none" w:sz="0" w:space="0" w:color="auto"/>
              </w:divBdr>
            </w:div>
          </w:divsChild>
        </w:div>
        <w:div w:id="704716315">
          <w:marLeft w:val="0"/>
          <w:marRight w:val="0"/>
          <w:marTop w:val="0"/>
          <w:marBottom w:val="0"/>
          <w:divBdr>
            <w:top w:val="none" w:sz="0" w:space="0" w:color="auto"/>
            <w:left w:val="none" w:sz="0" w:space="0" w:color="auto"/>
            <w:bottom w:val="none" w:sz="0" w:space="0" w:color="auto"/>
            <w:right w:val="none" w:sz="0" w:space="0" w:color="auto"/>
          </w:divBdr>
          <w:divsChild>
            <w:div w:id="1407923091">
              <w:marLeft w:val="-75"/>
              <w:marRight w:val="0"/>
              <w:marTop w:val="30"/>
              <w:marBottom w:val="30"/>
              <w:divBdr>
                <w:top w:val="none" w:sz="0" w:space="0" w:color="auto"/>
                <w:left w:val="none" w:sz="0" w:space="0" w:color="auto"/>
                <w:bottom w:val="none" w:sz="0" w:space="0" w:color="auto"/>
                <w:right w:val="none" w:sz="0" w:space="0" w:color="auto"/>
              </w:divBdr>
              <w:divsChild>
                <w:div w:id="1694839973">
                  <w:marLeft w:val="0"/>
                  <w:marRight w:val="0"/>
                  <w:marTop w:val="0"/>
                  <w:marBottom w:val="0"/>
                  <w:divBdr>
                    <w:top w:val="none" w:sz="0" w:space="0" w:color="auto"/>
                    <w:left w:val="none" w:sz="0" w:space="0" w:color="auto"/>
                    <w:bottom w:val="none" w:sz="0" w:space="0" w:color="auto"/>
                    <w:right w:val="none" w:sz="0" w:space="0" w:color="auto"/>
                  </w:divBdr>
                  <w:divsChild>
                    <w:div w:id="1940798074">
                      <w:marLeft w:val="0"/>
                      <w:marRight w:val="0"/>
                      <w:marTop w:val="0"/>
                      <w:marBottom w:val="0"/>
                      <w:divBdr>
                        <w:top w:val="none" w:sz="0" w:space="0" w:color="auto"/>
                        <w:left w:val="none" w:sz="0" w:space="0" w:color="auto"/>
                        <w:bottom w:val="none" w:sz="0" w:space="0" w:color="auto"/>
                        <w:right w:val="none" w:sz="0" w:space="0" w:color="auto"/>
                      </w:divBdr>
                    </w:div>
                  </w:divsChild>
                </w:div>
                <w:div w:id="1275476372">
                  <w:marLeft w:val="0"/>
                  <w:marRight w:val="0"/>
                  <w:marTop w:val="0"/>
                  <w:marBottom w:val="0"/>
                  <w:divBdr>
                    <w:top w:val="none" w:sz="0" w:space="0" w:color="auto"/>
                    <w:left w:val="none" w:sz="0" w:space="0" w:color="auto"/>
                    <w:bottom w:val="none" w:sz="0" w:space="0" w:color="auto"/>
                    <w:right w:val="none" w:sz="0" w:space="0" w:color="auto"/>
                  </w:divBdr>
                  <w:divsChild>
                    <w:div w:id="1145774578">
                      <w:marLeft w:val="0"/>
                      <w:marRight w:val="0"/>
                      <w:marTop w:val="0"/>
                      <w:marBottom w:val="0"/>
                      <w:divBdr>
                        <w:top w:val="none" w:sz="0" w:space="0" w:color="auto"/>
                        <w:left w:val="none" w:sz="0" w:space="0" w:color="auto"/>
                        <w:bottom w:val="none" w:sz="0" w:space="0" w:color="auto"/>
                        <w:right w:val="none" w:sz="0" w:space="0" w:color="auto"/>
                      </w:divBdr>
                    </w:div>
                  </w:divsChild>
                </w:div>
                <w:div w:id="132645122">
                  <w:marLeft w:val="0"/>
                  <w:marRight w:val="0"/>
                  <w:marTop w:val="0"/>
                  <w:marBottom w:val="0"/>
                  <w:divBdr>
                    <w:top w:val="none" w:sz="0" w:space="0" w:color="auto"/>
                    <w:left w:val="none" w:sz="0" w:space="0" w:color="auto"/>
                    <w:bottom w:val="none" w:sz="0" w:space="0" w:color="auto"/>
                    <w:right w:val="none" w:sz="0" w:space="0" w:color="auto"/>
                  </w:divBdr>
                  <w:divsChild>
                    <w:div w:id="43409862">
                      <w:marLeft w:val="0"/>
                      <w:marRight w:val="0"/>
                      <w:marTop w:val="0"/>
                      <w:marBottom w:val="0"/>
                      <w:divBdr>
                        <w:top w:val="none" w:sz="0" w:space="0" w:color="auto"/>
                        <w:left w:val="none" w:sz="0" w:space="0" w:color="auto"/>
                        <w:bottom w:val="none" w:sz="0" w:space="0" w:color="auto"/>
                        <w:right w:val="none" w:sz="0" w:space="0" w:color="auto"/>
                      </w:divBdr>
                    </w:div>
                  </w:divsChild>
                </w:div>
                <w:div w:id="360402968">
                  <w:marLeft w:val="0"/>
                  <w:marRight w:val="0"/>
                  <w:marTop w:val="0"/>
                  <w:marBottom w:val="0"/>
                  <w:divBdr>
                    <w:top w:val="none" w:sz="0" w:space="0" w:color="auto"/>
                    <w:left w:val="none" w:sz="0" w:space="0" w:color="auto"/>
                    <w:bottom w:val="none" w:sz="0" w:space="0" w:color="auto"/>
                    <w:right w:val="none" w:sz="0" w:space="0" w:color="auto"/>
                  </w:divBdr>
                  <w:divsChild>
                    <w:div w:id="868952468">
                      <w:marLeft w:val="0"/>
                      <w:marRight w:val="0"/>
                      <w:marTop w:val="0"/>
                      <w:marBottom w:val="0"/>
                      <w:divBdr>
                        <w:top w:val="none" w:sz="0" w:space="0" w:color="auto"/>
                        <w:left w:val="none" w:sz="0" w:space="0" w:color="auto"/>
                        <w:bottom w:val="none" w:sz="0" w:space="0" w:color="auto"/>
                        <w:right w:val="none" w:sz="0" w:space="0" w:color="auto"/>
                      </w:divBdr>
                    </w:div>
                  </w:divsChild>
                </w:div>
                <w:div w:id="304236582">
                  <w:marLeft w:val="0"/>
                  <w:marRight w:val="0"/>
                  <w:marTop w:val="0"/>
                  <w:marBottom w:val="0"/>
                  <w:divBdr>
                    <w:top w:val="none" w:sz="0" w:space="0" w:color="auto"/>
                    <w:left w:val="none" w:sz="0" w:space="0" w:color="auto"/>
                    <w:bottom w:val="none" w:sz="0" w:space="0" w:color="auto"/>
                    <w:right w:val="none" w:sz="0" w:space="0" w:color="auto"/>
                  </w:divBdr>
                  <w:divsChild>
                    <w:div w:id="1343121589">
                      <w:marLeft w:val="0"/>
                      <w:marRight w:val="0"/>
                      <w:marTop w:val="0"/>
                      <w:marBottom w:val="0"/>
                      <w:divBdr>
                        <w:top w:val="none" w:sz="0" w:space="0" w:color="auto"/>
                        <w:left w:val="none" w:sz="0" w:space="0" w:color="auto"/>
                        <w:bottom w:val="none" w:sz="0" w:space="0" w:color="auto"/>
                        <w:right w:val="none" w:sz="0" w:space="0" w:color="auto"/>
                      </w:divBdr>
                    </w:div>
                  </w:divsChild>
                </w:div>
                <w:div w:id="1596206517">
                  <w:marLeft w:val="0"/>
                  <w:marRight w:val="0"/>
                  <w:marTop w:val="0"/>
                  <w:marBottom w:val="0"/>
                  <w:divBdr>
                    <w:top w:val="none" w:sz="0" w:space="0" w:color="auto"/>
                    <w:left w:val="none" w:sz="0" w:space="0" w:color="auto"/>
                    <w:bottom w:val="none" w:sz="0" w:space="0" w:color="auto"/>
                    <w:right w:val="none" w:sz="0" w:space="0" w:color="auto"/>
                  </w:divBdr>
                  <w:divsChild>
                    <w:div w:id="16862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17073">
          <w:marLeft w:val="0"/>
          <w:marRight w:val="0"/>
          <w:marTop w:val="0"/>
          <w:marBottom w:val="0"/>
          <w:divBdr>
            <w:top w:val="none" w:sz="0" w:space="0" w:color="auto"/>
            <w:left w:val="none" w:sz="0" w:space="0" w:color="auto"/>
            <w:bottom w:val="none" w:sz="0" w:space="0" w:color="auto"/>
            <w:right w:val="none" w:sz="0" w:space="0" w:color="auto"/>
          </w:divBdr>
          <w:divsChild>
            <w:div w:id="4477839">
              <w:marLeft w:val="0"/>
              <w:marRight w:val="0"/>
              <w:marTop w:val="0"/>
              <w:marBottom w:val="0"/>
              <w:divBdr>
                <w:top w:val="none" w:sz="0" w:space="0" w:color="auto"/>
                <w:left w:val="none" w:sz="0" w:space="0" w:color="auto"/>
                <w:bottom w:val="none" w:sz="0" w:space="0" w:color="auto"/>
                <w:right w:val="none" w:sz="0" w:space="0" w:color="auto"/>
              </w:divBdr>
            </w:div>
            <w:div w:id="963314958">
              <w:marLeft w:val="0"/>
              <w:marRight w:val="0"/>
              <w:marTop w:val="0"/>
              <w:marBottom w:val="0"/>
              <w:divBdr>
                <w:top w:val="none" w:sz="0" w:space="0" w:color="auto"/>
                <w:left w:val="none" w:sz="0" w:space="0" w:color="auto"/>
                <w:bottom w:val="none" w:sz="0" w:space="0" w:color="auto"/>
                <w:right w:val="none" w:sz="0" w:space="0" w:color="auto"/>
              </w:divBdr>
            </w:div>
            <w:div w:id="536312368">
              <w:marLeft w:val="0"/>
              <w:marRight w:val="0"/>
              <w:marTop w:val="0"/>
              <w:marBottom w:val="0"/>
              <w:divBdr>
                <w:top w:val="none" w:sz="0" w:space="0" w:color="auto"/>
                <w:left w:val="none" w:sz="0" w:space="0" w:color="auto"/>
                <w:bottom w:val="none" w:sz="0" w:space="0" w:color="auto"/>
                <w:right w:val="none" w:sz="0" w:space="0" w:color="auto"/>
              </w:divBdr>
            </w:div>
            <w:div w:id="689065751">
              <w:marLeft w:val="0"/>
              <w:marRight w:val="0"/>
              <w:marTop w:val="0"/>
              <w:marBottom w:val="0"/>
              <w:divBdr>
                <w:top w:val="none" w:sz="0" w:space="0" w:color="auto"/>
                <w:left w:val="none" w:sz="0" w:space="0" w:color="auto"/>
                <w:bottom w:val="none" w:sz="0" w:space="0" w:color="auto"/>
                <w:right w:val="none" w:sz="0" w:space="0" w:color="auto"/>
              </w:divBdr>
            </w:div>
            <w:div w:id="1311908909">
              <w:marLeft w:val="0"/>
              <w:marRight w:val="0"/>
              <w:marTop w:val="0"/>
              <w:marBottom w:val="0"/>
              <w:divBdr>
                <w:top w:val="none" w:sz="0" w:space="0" w:color="auto"/>
                <w:left w:val="none" w:sz="0" w:space="0" w:color="auto"/>
                <w:bottom w:val="none" w:sz="0" w:space="0" w:color="auto"/>
                <w:right w:val="none" w:sz="0" w:space="0" w:color="auto"/>
              </w:divBdr>
            </w:div>
            <w:div w:id="1411728773">
              <w:marLeft w:val="0"/>
              <w:marRight w:val="0"/>
              <w:marTop w:val="0"/>
              <w:marBottom w:val="0"/>
              <w:divBdr>
                <w:top w:val="none" w:sz="0" w:space="0" w:color="auto"/>
                <w:left w:val="none" w:sz="0" w:space="0" w:color="auto"/>
                <w:bottom w:val="none" w:sz="0" w:space="0" w:color="auto"/>
                <w:right w:val="none" w:sz="0" w:space="0" w:color="auto"/>
              </w:divBdr>
            </w:div>
            <w:div w:id="173081574">
              <w:marLeft w:val="0"/>
              <w:marRight w:val="0"/>
              <w:marTop w:val="0"/>
              <w:marBottom w:val="0"/>
              <w:divBdr>
                <w:top w:val="none" w:sz="0" w:space="0" w:color="auto"/>
                <w:left w:val="none" w:sz="0" w:space="0" w:color="auto"/>
                <w:bottom w:val="none" w:sz="0" w:space="0" w:color="auto"/>
                <w:right w:val="none" w:sz="0" w:space="0" w:color="auto"/>
              </w:divBdr>
            </w:div>
            <w:div w:id="156118731">
              <w:marLeft w:val="0"/>
              <w:marRight w:val="0"/>
              <w:marTop w:val="0"/>
              <w:marBottom w:val="0"/>
              <w:divBdr>
                <w:top w:val="none" w:sz="0" w:space="0" w:color="auto"/>
                <w:left w:val="none" w:sz="0" w:space="0" w:color="auto"/>
                <w:bottom w:val="none" w:sz="0" w:space="0" w:color="auto"/>
                <w:right w:val="none" w:sz="0" w:space="0" w:color="auto"/>
              </w:divBdr>
            </w:div>
            <w:div w:id="1218399691">
              <w:marLeft w:val="0"/>
              <w:marRight w:val="0"/>
              <w:marTop w:val="0"/>
              <w:marBottom w:val="0"/>
              <w:divBdr>
                <w:top w:val="none" w:sz="0" w:space="0" w:color="auto"/>
                <w:left w:val="none" w:sz="0" w:space="0" w:color="auto"/>
                <w:bottom w:val="none" w:sz="0" w:space="0" w:color="auto"/>
                <w:right w:val="none" w:sz="0" w:space="0" w:color="auto"/>
              </w:divBdr>
            </w:div>
          </w:divsChild>
        </w:div>
        <w:div w:id="1957560449">
          <w:marLeft w:val="0"/>
          <w:marRight w:val="0"/>
          <w:marTop w:val="0"/>
          <w:marBottom w:val="0"/>
          <w:divBdr>
            <w:top w:val="none" w:sz="0" w:space="0" w:color="auto"/>
            <w:left w:val="none" w:sz="0" w:space="0" w:color="auto"/>
            <w:bottom w:val="none" w:sz="0" w:space="0" w:color="auto"/>
            <w:right w:val="none" w:sz="0" w:space="0" w:color="auto"/>
          </w:divBdr>
          <w:divsChild>
            <w:div w:id="2081822911">
              <w:marLeft w:val="-75"/>
              <w:marRight w:val="0"/>
              <w:marTop w:val="30"/>
              <w:marBottom w:val="30"/>
              <w:divBdr>
                <w:top w:val="none" w:sz="0" w:space="0" w:color="auto"/>
                <w:left w:val="none" w:sz="0" w:space="0" w:color="auto"/>
                <w:bottom w:val="none" w:sz="0" w:space="0" w:color="auto"/>
                <w:right w:val="none" w:sz="0" w:space="0" w:color="auto"/>
              </w:divBdr>
              <w:divsChild>
                <w:div w:id="1053888676">
                  <w:marLeft w:val="0"/>
                  <w:marRight w:val="0"/>
                  <w:marTop w:val="0"/>
                  <w:marBottom w:val="0"/>
                  <w:divBdr>
                    <w:top w:val="none" w:sz="0" w:space="0" w:color="auto"/>
                    <w:left w:val="none" w:sz="0" w:space="0" w:color="auto"/>
                    <w:bottom w:val="none" w:sz="0" w:space="0" w:color="auto"/>
                    <w:right w:val="none" w:sz="0" w:space="0" w:color="auto"/>
                  </w:divBdr>
                  <w:divsChild>
                    <w:div w:id="1001274147">
                      <w:marLeft w:val="0"/>
                      <w:marRight w:val="0"/>
                      <w:marTop w:val="0"/>
                      <w:marBottom w:val="0"/>
                      <w:divBdr>
                        <w:top w:val="none" w:sz="0" w:space="0" w:color="auto"/>
                        <w:left w:val="none" w:sz="0" w:space="0" w:color="auto"/>
                        <w:bottom w:val="none" w:sz="0" w:space="0" w:color="auto"/>
                        <w:right w:val="none" w:sz="0" w:space="0" w:color="auto"/>
                      </w:divBdr>
                    </w:div>
                  </w:divsChild>
                </w:div>
                <w:div w:id="754284812">
                  <w:marLeft w:val="0"/>
                  <w:marRight w:val="0"/>
                  <w:marTop w:val="0"/>
                  <w:marBottom w:val="0"/>
                  <w:divBdr>
                    <w:top w:val="none" w:sz="0" w:space="0" w:color="auto"/>
                    <w:left w:val="none" w:sz="0" w:space="0" w:color="auto"/>
                    <w:bottom w:val="none" w:sz="0" w:space="0" w:color="auto"/>
                    <w:right w:val="none" w:sz="0" w:space="0" w:color="auto"/>
                  </w:divBdr>
                  <w:divsChild>
                    <w:div w:id="1891719636">
                      <w:marLeft w:val="0"/>
                      <w:marRight w:val="0"/>
                      <w:marTop w:val="0"/>
                      <w:marBottom w:val="0"/>
                      <w:divBdr>
                        <w:top w:val="none" w:sz="0" w:space="0" w:color="auto"/>
                        <w:left w:val="none" w:sz="0" w:space="0" w:color="auto"/>
                        <w:bottom w:val="none" w:sz="0" w:space="0" w:color="auto"/>
                        <w:right w:val="none" w:sz="0" w:space="0" w:color="auto"/>
                      </w:divBdr>
                    </w:div>
                  </w:divsChild>
                </w:div>
                <w:div w:id="1255162063">
                  <w:marLeft w:val="0"/>
                  <w:marRight w:val="0"/>
                  <w:marTop w:val="0"/>
                  <w:marBottom w:val="0"/>
                  <w:divBdr>
                    <w:top w:val="none" w:sz="0" w:space="0" w:color="auto"/>
                    <w:left w:val="none" w:sz="0" w:space="0" w:color="auto"/>
                    <w:bottom w:val="none" w:sz="0" w:space="0" w:color="auto"/>
                    <w:right w:val="none" w:sz="0" w:space="0" w:color="auto"/>
                  </w:divBdr>
                  <w:divsChild>
                    <w:div w:id="1772309868">
                      <w:marLeft w:val="0"/>
                      <w:marRight w:val="0"/>
                      <w:marTop w:val="0"/>
                      <w:marBottom w:val="0"/>
                      <w:divBdr>
                        <w:top w:val="none" w:sz="0" w:space="0" w:color="auto"/>
                        <w:left w:val="none" w:sz="0" w:space="0" w:color="auto"/>
                        <w:bottom w:val="none" w:sz="0" w:space="0" w:color="auto"/>
                        <w:right w:val="none" w:sz="0" w:space="0" w:color="auto"/>
                      </w:divBdr>
                    </w:div>
                  </w:divsChild>
                </w:div>
                <w:div w:id="1825512695">
                  <w:marLeft w:val="0"/>
                  <w:marRight w:val="0"/>
                  <w:marTop w:val="0"/>
                  <w:marBottom w:val="0"/>
                  <w:divBdr>
                    <w:top w:val="none" w:sz="0" w:space="0" w:color="auto"/>
                    <w:left w:val="none" w:sz="0" w:space="0" w:color="auto"/>
                    <w:bottom w:val="none" w:sz="0" w:space="0" w:color="auto"/>
                    <w:right w:val="none" w:sz="0" w:space="0" w:color="auto"/>
                  </w:divBdr>
                  <w:divsChild>
                    <w:div w:id="1554466230">
                      <w:marLeft w:val="0"/>
                      <w:marRight w:val="0"/>
                      <w:marTop w:val="0"/>
                      <w:marBottom w:val="0"/>
                      <w:divBdr>
                        <w:top w:val="none" w:sz="0" w:space="0" w:color="auto"/>
                        <w:left w:val="none" w:sz="0" w:space="0" w:color="auto"/>
                        <w:bottom w:val="none" w:sz="0" w:space="0" w:color="auto"/>
                        <w:right w:val="none" w:sz="0" w:space="0" w:color="auto"/>
                      </w:divBdr>
                    </w:div>
                  </w:divsChild>
                </w:div>
                <w:div w:id="926160788">
                  <w:marLeft w:val="0"/>
                  <w:marRight w:val="0"/>
                  <w:marTop w:val="0"/>
                  <w:marBottom w:val="0"/>
                  <w:divBdr>
                    <w:top w:val="none" w:sz="0" w:space="0" w:color="auto"/>
                    <w:left w:val="none" w:sz="0" w:space="0" w:color="auto"/>
                    <w:bottom w:val="none" w:sz="0" w:space="0" w:color="auto"/>
                    <w:right w:val="none" w:sz="0" w:space="0" w:color="auto"/>
                  </w:divBdr>
                  <w:divsChild>
                    <w:div w:id="1024132001">
                      <w:marLeft w:val="0"/>
                      <w:marRight w:val="0"/>
                      <w:marTop w:val="0"/>
                      <w:marBottom w:val="0"/>
                      <w:divBdr>
                        <w:top w:val="none" w:sz="0" w:space="0" w:color="auto"/>
                        <w:left w:val="none" w:sz="0" w:space="0" w:color="auto"/>
                        <w:bottom w:val="none" w:sz="0" w:space="0" w:color="auto"/>
                        <w:right w:val="none" w:sz="0" w:space="0" w:color="auto"/>
                      </w:divBdr>
                    </w:div>
                  </w:divsChild>
                </w:div>
                <w:div w:id="883519135">
                  <w:marLeft w:val="0"/>
                  <w:marRight w:val="0"/>
                  <w:marTop w:val="0"/>
                  <w:marBottom w:val="0"/>
                  <w:divBdr>
                    <w:top w:val="none" w:sz="0" w:space="0" w:color="auto"/>
                    <w:left w:val="none" w:sz="0" w:space="0" w:color="auto"/>
                    <w:bottom w:val="none" w:sz="0" w:space="0" w:color="auto"/>
                    <w:right w:val="none" w:sz="0" w:space="0" w:color="auto"/>
                  </w:divBdr>
                  <w:divsChild>
                    <w:div w:id="5493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490">
          <w:marLeft w:val="0"/>
          <w:marRight w:val="0"/>
          <w:marTop w:val="0"/>
          <w:marBottom w:val="0"/>
          <w:divBdr>
            <w:top w:val="none" w:sz="0" w:space="0" w:color="auto"/>
            <w:left w:val="none" w:sz="0" w:space="0" w:color="auto"/>
            <w:bottom w:val="none" w:sz="0" w:space="0" w:color="auto"/>
            <w:right w:val="none" w:sz="0" w:space="0" w:color="auto"/>
          </w:divBdr>
          <w:divsChild>
            <w:div w:id="1434209863">
              <w:marLeft w:val="0"/>
              <w:marRight w:val="0"/>
              <w:marTop w:val="0"/>
              <w:marBottom w:val="0"/>
              <w:divBdr>
                <w:top w:val="none" w:sz="0" w:space="0" w:color="auto"/>
                <w:left w:val="none" w:sz="0" w:space="0" w:color="auto"/>
                <w:bottom w:val="none" w:sz="0" w:space="0" w:color="auto"/>
                <w:right w:val="none" w:sz="0" w:space="0" w:color="auto"/>
              </w:divBdr>
            </w:div>
            <w:div w:id="9183532">
              <w:marLeft w:val="0"/>
              <w:marRight w:val="0"/>
              <w:marTop w:val="0"/>
              <w:marBottom w:val="0"/>
              <w:divBdr>
                <w:top w:val="none" w:sz="0" w:space="0" w:color="auto"/>
                <w:left w:val="none" w:sz="0" w:space="0" w:color="auto"/>
                <w:bottom w:val="none" w:sz="0" w:space="0" w:color="auto"/>
                <w:right w:val="none" w:sz="0" w:space="0" w:color="auto"/>
              </w:divBdr>
            </w:div>
            <w:div w:id="672614222">
              <w:marLeft w:val="0"/>
              <w:marRight w:val="0"/>
              <w:marTop w:val="0"/>
              <w:marBottom w:val="0"/>
              <w:divBdr>
                <w:top w:val="none" w:sz="0" w:space="0" w:color="auto"/>
                <w:left w:val="none" w:sz="0" w:space="0" w:color="auto"/>
                <w:bottom w:val="none" w:sz="0" w:space="0" w:color="auto"/>
                <w:right w:val="none" w:sz="0" w:space="0" w:color="auto"/>
              </w:divBdr>
            </w:div>
          </w:divsChild>
        </w:div>
        <w:div w:id="1318266805">
          <w:marLeft w:val="0"/>
          <w:marRight w:val="0"/>
          <w:marTop w:val="0"/>
          <w:marBottom w:val="0"/>
          <w:divBdr>
            <w:top w:val="none" w:sz="0" w:space="0" w:color="auto"/>
            <w:left w:val="none" w:sz="0" w:space="0" w:color="auto"/>
            <w:bottom w:val="none" w:sz="0" w:space="0" w:color="auto"/>
            <w:right w:val="none" w:sz="0" w:space="0" w:color="auto"/>
          </w:divBdr>
          <w:divsChild>
            <w:div w:id="1089277995">
              <w:marLeft w:val="-75"/>
              <w:marRight w:val="0"/>
              <w:marTop w:val="30"/>
              <w:marBottom w:val="30"/>
              <w:divBdr>
                <w:top w:val="none" w:sz="0" w:space="0" w:color="auto"/>
                <w:left w:val="none" w:sz="0" w:space="0" w:color="auto"/>
                <w:bottom w:val="none" w:sz="0" w:space="0" w:color="auto"/>
                <w:right w:val="none" w:sz="0" w:space="0" w:color="auto"/>
              </w:divBdr>
              <w:divsChild>
                <w:div w:id="2010478079">
                  <w:marLeft w:val="0"/>
                  <w:marRight w:val="0"/>
                  <w:marTop w:val="0"/>
                  <w:marBottom w:val="0"/>
                  <w:divBdr>
                    <w:top w:val="none" w:sz="0" w:space="0" w:color="auto"/>
                    <w:left w:val="none" w:sz="0" w:space="0" w:color="auto"/>
                    <w:bottom w:val="none" w:sz="0" w:space="0" w:color="auto"/>
                    <w:right w:val="none" w:sz="0" w:space="0" w:color="auto"/>
                  </w:divBdr>
                  <w:divsChild>
                    <w:div w:id="18897269">
                      <w:marLeft w:val="0"/>
                      <w:marRight w:val="0"/>
                      <w:marTop w:val="0"/>
                      <w:marBottom w:val="0"/>
                      <w:divBdr>
                        <w:top w:val="none" w:sz="0" w:space="0" w:color="auto"/>
                        <w:left w:val="none" w:sz="0" w:space="0" w:color="auto"/>
                        <w:bottom w:val="none" w:sz="0" w:space="0" w:color="auto"/>
                        <w:right w:val="none" w:sz="0" w:space="0" w:color="auto"/>
                      </w:divBdr>
                    </w:div>
                  </w:divsChild>
                </w:div>
                <w:div w:id="1341392641">
                  <w:marLeft w:val="0"/>
                  <w:marRight w:val="0"/>
                  <w:marTop w:val="0"/>
                  <w:marBottom w:val="0"/>
                  <w:divBdr>
                    <w:top w:val="none" w:sz="0" w:space="0" w:color="auto"/>
                    <w:left w:val="none" w:sz="0" w:space="0" w:color="auto"/>
                    <w:bottom w:val="none" w:sz="0" w:space="0" w:color="auto"/>
                    <w:right w:val="none" w:sz="0" w:space="0" w:color="auto"/>
                  </w:divBdr>
                  <w:divsChild>
                    <w:div w:id="1774474051">
                      <w:marLeft w:val="0"/>
                      <w:marRight w:val="0"/>
                      <w:marTop w:val="0"/>
                      <w:marBottom w:val="0"/>
                      <w:divBdr>
                        <w:top w:val="none" w:sz="0" w:space="0" w:color="auto"/>
                        <w:left w:val="none" w:sz="0" w:space="0" w:color="auto"/>
                        <w:bottom w:val="none" w:sz="0" w:space="0" w:color="auto"/>
                        <w:right w:val="none" w:sz="0" w:space="0" w:color="auto"/>
                      </w:divBdr>
                    </w:div>
                  </w:divsChild>
                </w:div>
                <w:div w:id="948469434">
                  <w:marLeft w:val="0"/>
                  <w:marRight w:val="0"/>
                  <w:marTop w:val="0"/>
                  <w:marBottom w:val="0"/>
                  <w:divBdr>
                    <w:top w:val="none" w:sz="0" w:space="0" w:color="auto"/>
                    <w:left w:val="none" w:sz="0" w:space="0" w:color="auto"/>
                    <w:bottom w:val="none" w:sz="0" w:space="0" w:color="auto"/>
                    <w:right w:val="none" w:sz="0" w:space="0" w:color="auto"/>
                  </w:divBdr>
                  <w:divsChild>
                    <w:div w:id="1163856741">
                      <w:marLeft w:val="0"/>
                      <w:marRight w:val="0"/>
                      <w:marTop w:val="0"/>
                      <w:marBottom w:val="0"/>
                      <w:divBdr>
                        <w:top w:val="none" w:sz="0" w:space="0" w:color="auto"/>
                        <w:left w:val="none" w:sz="0" w:space="0" w:color="auto"/>
                        <w:bottom w:val="none" w:sz="0" w:space="0" w:color="auto"/>
                        <w:right w:val="none" w:sz="0" w:space="0" w:color="auto"/>
                      </w:divBdr>
                    </w:div>
                  </w:divsChild>
                </w:div>
                <w:div w:id="1369334844">
                  <w:marLeft w:val="0"/>
                  <w:marRight w:val="0"/>
                  <w:marTop w:val="0"/>
                  <w:marBottom w:val="0"/>
                  <w:divBdr>
                    <w:top w:val="none" w:sz="0" w:space="0" w:color="auto"/>
                    <w:left w:val="none" w:sz="0" w:space="0" w:color="auto"/>
                    <w:bottom w:val="none" w:sz="0" w:space="0" w:color="auto"/>
                    <w:right w:val="none" w:sz="0" w:space="0" w:color="auto"/>
                  </w:divBdr>
                  <w:divsChild>
                    <w:div w:id="1701281066">
                      <w:marLeft w:val="0"/>
                      <w:marRight w:val="0"/>
                      <w:marTop w:val="0"/>
                      <w:marBottom w:val="0"/>
                      <w:divBdr>
                        <w:top w:val="none" w:sz="0" w:space="0" w:color="auto"/>
                        <w:left w:val="none" w:sz="0" w:space="0" w:color="auto"/>
                        <w:bottom w:val="none" w:sz="0" w:space="0" w:color="auto"/>
                        <w:right w:val="none" w:sz="0" w:space="0" w:color="auto"/>
                      </w:divBdr>
                    </w:div>
                  </w:divsChild>
                </w:div>
                <w:div w:id="1689987177">
                  <w:marLeft w:val="0"/>
                  <w:marRight w:val="0"/>
                  <w:marTop w:val="0"/>
                  <w:marBottom w:val="0"/>
                  <w:divBdr>
                    <w:top w:val="none" w:sz="0" w:space="0" w:color="auto"/>
                    <w:left w:val="none" w:sz="0" w:space="0" w:color="auto"/>
                    <w:bottom w:val="none" w:sz="0" w:space="0" w:color="auto"/>
                    <w:right w:val="none" w:sz="0" w:space="0" w:color="auto"/>
                  </w:divBdr>
                  <w:divsChild>
                    <w:div w:id="45686001">
                      <w:marLeft w:val="0"/>
                      <w:marRight w:val="0"/>
                      <w:marTop w:val="0"/>
                      <w:marBottom w:val="0"/>
                      <w:divBdr>
                        <w:top w:val="none" w:sz="0" w:space="0" w:color="auto"/>
                        <w:left w:val="none" w:sz="0" w:space="0" w:color="auto"/>
                        <w:bottom w:val="none" w:sz="0" w:space="0" w:color="auto"/>
                        <w:right w:val="none" w:sz="0" w:space="0" w:color="auto"/>
                      </w:divBdr>
                    </w:div>
                  </w:divsChild>
                </w:div>
                <w:div w:id="1825971396">
                  <w:marLeft w:val="0"/>
                  <w:marRight w:val="0"/>
                  <w:marTop w:val="0"/>
                  <w:marBottom w:val="0"/>
                  <w:divBdr>
                    <w:top w:val="none" w:sz="0" w:space="0" w:color="auto"/>
                    <w:left w:val="none" w:sz="0" w:space="0" w:color="auto"/>
                    <w:bottom w:val="none" w:sz="0" w:space="0" w:color="auto"/>
                    <w:right w:val="none" w:sz="0" w:space="0" w:color="auto"/>
                  </w:divBdr>
                  <w:divsChild>
                    <w:div w:id="14723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3606">
          <w:marLeft w:val="0"/>
          <w:marRight w:val="0"/>
          <w:marTop w:val="0"/>
          <w:marBottom w:val="0"/>
          <w:divBdr>
            <w:top w:val="none" w:sz="0" w:space="0" w:color="auto"/>
            <w:left w:val="none" w:sz="0" w:space="0" w:color="auto"/>
            <w:bottom w:val="none" w:sz="0" w:space="0" w:color="auto"/>
            <w:right w:val="none" w:sz="0" w:space="0" w:color="auto"/>
          </w:divBdr>
          <w:divsChild>
            <w:div w:id="1533568220">
              <w:marLeft w:val="0"/>
              <w:marRight w:val="0"/>
              <w:marTop w:val="0"/>
              <w:marBottom w:val="0"/>
              <w:divBdr>
                <w:top w:val="none" w:sz="0" w:space="0" w:color="auto"/>
                <w:left w:val="none" w:sz="0" w:space="0" w:color="auto"/>
                <w:bottom w:val="none" w:sz="0" w:space="0" w:color="auto"/>
                <w:right w:val="none" w:sz="0" w:space="0" w:color="auto"/>
              </w:divBdr>
            </w:div>
            <w:div w:id="975449926">
              <w:marLeft w:val="0"/>
              <w:marRight w:val="0"/>
              <w:marTop w:val="0"/>
              <w:marBottom w:val="0"/>
              <w:divBdr>
                <w:top w:val="none" w:sz="0" w:space="0" w:color="auto"/>
                <w:left w:val="none" w:sz="0" w:space="0" w:color="auto"/>
                <w:bottom w:val="none" w:sz="0" w:space="0" w:color="auto"/>
                <w:right w:val="none" w:sz="0" w:space="0" w:color="auto"/>
              </w:divBdr>
            </w:div>
            <w:div w:id="387070967">
              <w:marLeft w:val="0"/>
              <w:marRight w:val="0"/>
              <w:marTop w:val="0"/>
              <w:marBottom w:val="0"/>
              <w:divBdr>
                <w:top w:val="none" w:sz="0" w:space="0" w:color="auto"/>
                <w:left w:val="none" w:sz="0" w:space="0" w:color="auto"/>
                <w:bottom w:val="none" w:sz="0" w:space="0" w:color="auto"/>
                <w:right w:val="none" w:sz="0" w:space="0" w:color="auto"/>
              </w:divBdr>
            </w:div>
          </w:divsChild>
        </w:div>
        <w:div w:id="2029064483">
          <w:marLeft w:val="0"/>
          <w:marRight w:val="0"/>
          <w:marTop w:val="0"/>
          <w:marBottom w:val="0"/>
          <w:divBdr>
            <w:top w:val="none" w:sz="0" w:space="0" w:color="auto"/>
            <w:left w:val="none" w:sz="0" w:space="0" w:color="auto"/>
            <w:bottom w:val="none" w:sz="0" w:space="0" w:color="auto"/>
            <w:right w:val="none" w:sz="0" w:space="0" w:color="auto"/>
          </w:divBdr>
          <w:divsChild>
            <w:div w:id="938607092">
              <w:marLeft w:val="-75"/>
              <w:marRight w:val="0"/>
              <w:marTop w:val="30"/>
              <w:marBottom w:val="30"/>
              <w:divBdr>
                <w:top w:val="none" w:sz="0" w:space="0" w:color="auto"/>
                <w:left w:val="none" w:sz="0" w:space="0" w:color="auto"/>
                <w:bottom w:val="none" w:sz="0" w:space="0" w:color="auto"/>
                <w:right w:val="none" w:sz="0" w:space="0" w:color="auto"/>
              </w:divBdr>
              <w:divsChild>
                <w:div w:id="648248790">
                  <w:marLeft w:val="0"/>
                  <w:marRight w:val="0"/>
                  <w:marTop w:val="0"/>
                  <w:marBottom w:val="0"/>
                  <w:divBdr>
                    <w:top w:val="none" w:sz="0" w:space="0" w:color="auto"/>
                    <w:left w:val="none" w:sz="0" w:space="0" w:color="auto"/>
                    <w:bottom w:val="none" w:sz="0" w:space="0" w:color="auto"/>
                    <w:right w:val="none" w:sz="0" w:space="0" w:color="auto"/>
                  </w:divBdr>
                  <w:divsChild>
                    <w:div w:id="580679549">
                      <w:marLeft w:val="0"/>
                      <w:marRight w:val="0"/>
                      <w:marTop w:val="0"/>
                      <w:marBottom w:val="0"/>
                      <w:divBdr>
                        <w:top w:val="none" w:sz="0" w:space="0" w:color="auto"/>
                        <w:left w:val="none" w:sz="0" w:space="0" w:color="auto"/>
                        <w:bottom w:val="none" w:sz="0" w:space="0" w:color="auto"/>
                        <w:right w:val="none" w:sz="0" w:space="0" w:color="auto"/>
                      </w:divBdr>
                    </w:div>
                  </w:divsChild>
                </w:div>
                <w:div w:id="594437680">
                  <w:marLeft w:val="0"/>
                  <w:marRight w:val="0"/>
                  <w:marTop w:val="0"/>
                  <w:marBottom w:val="0"/>
                  <w:divBdr>
                    <w:top w:val="none" w:sz="0" w:space="0" w:color="auto"/>
                    <w:left w:val="none" w:sz="0" w:space="0" w:color="auto"/>
                    <w:bottom w:val="none" w:sz="0" w:space="0" w:color="auto"/>
                    <w:right w:val="none" w:sz="0" w:space="0" w:color="auto"/>
                  </w:divBdr>
                  <w:divsChild>
                    <w:div w:id="502203587">
                      <w:marLeft w:val="0"/>
                      <w:marRight w:val="0"/>
                      <w:marTop w:val="0"/>
                      <w:marBottom w:val="0"/>
                      <w:divBdr>
                        <w:top w:val="none" w:sz="0" w:space="0" w:color="auto"/>
                        <w:left w:val="none" w:sz="0" w:space="0" w:color="auto"/>
                        <w:bottom w:val="none" w:sz="0" w:space="0" w:color="auto"/>
                        <w:right w:val="none" w:sz="0" w:space="0" w:color="auto"/>
                      </w:divBdr>
                    </w:div>
                  </w:divsChild>
                </w:div>
                <w:div w:id="1577738890">
                  <w:marLeft w:val="0"/>
                  <w:marRight w:val="0"/>
                  <w:marTop w:val="0"/>
                  <w:marBottom w:val="0"/>
                  <w:divBdr>
                    <w:top w:val="none" w:sz="0" w:space="0" w:color="auto"/>
                    <w:left w:val="none" w:sz="0" w:space="0" w:color="auto"/>
                    <w:bottom w:val="none" w:sz="0" w:space="0" w:color="auto"/>
                    <w:right w:val="none" w:sz="0" w:space="0" w:color="auto"/>
                  </w:divBdr>
                  <w:divsChild>
                    <w:div w:id="1898081500">
                      <w:marLeft w:val="0"/>
                      <w:marRight w:val="0"/>
                      <w:marTop w:val="0"/>
                      <w:marBottom w:val="0"/>
                      <w:divBdr>
                        <w:top w:val="none" w:sz="0" w:space="0" w:color="auto"/>
                        <w:left w:val="none" w:sz="0" w:space="0" w:color="auto"/>
                        <w:bottom w:val="none" w:sz="0" w:space="0" w:color="auto"/>
                        <w:right w:val="none" w:sz="0" w:space="0" w:color="auto"/>
                      </w:divBdr>
                    </w:div>
                  </w:divsChild>
                </w:div>
                <w:div w:id="961225064">
                  <w:marLeft w:val="0"/>
                  <w:marRight w:val="0"/>
                  <w:marTop w:val="0"/>
                  <w:marBottom w:val="0"/>
                  <w:divBdr>
                    <w:top w:val="none" w:sz="0" w:space="0" w:color="auto"/>
                    <w:left w:val="none" w:sz="0" w:space="0" w:color="auto"/>
                    <w:bottom w:val="none" w:sz="0" w:space="0" w:color="auto"/>
                    <w:right w:val="none" w:sz="0" w:space="0" w:color="auto"/>
                  </w:divBdr>
                  <w:divsChild>
                    <w:div w:id="1616401122">
                      <w:marLeft w:val="0"/>
                      <w:marRight w:val="0"/>
                      <w:marTop w:val="0"/>
                      <w:marBottom w:val="0"/>
                      <w:divBdr>
                        <w:top w:val="none" w:sz="0" w:space="0" w:color="auto"/>
                        <w:left w:val="none" w:sz="0" w:space="0" w:color="auto"/>
                        <w:bottom w:val="none" w:sz="0" w:space="0" w:color="auto"/>
                        <w:right w:val="none" w:sz="0" w:space="0" w:color="auto"/>
                      </w:divBdr>
                    </w:div>
                  </w:divsChild>
                </w:div>
                <w:div w:id="68885755">
                  <w:marLeft w:val="0"/>
                  <w:marRight w:val="0"/>
                  <w:marTop w:val="0"/>
                  <w:marBottom w:val="0"/>
                  <w:divBdr>
                    <w:top w:val="none" w:sz="0" w:space="0" w:color="auto"/>
                    <w:left w:val="none" w:sz="0" w:space="0" w:color="auto"/>
                    <w:bottom w:val="none" w:sz="0" w:space="0" w:color="auto"/>
                    <w:right w:val="none" w:sz="0" w:space="0" w:color="auto"/>
                  </w:divBdr>
                  <w:divsChild>
                    <w:div w:id="765854280">
                      <w:marLeft w:val="0"/>
                      <w:marRight w:val="0"/>
                      <w:marTop w:val="0"/>
                      <w:marBottom w:val="0"/>
                      <w:divBdr>
                        <w:top w:val="none" w:sz="0" w:space="0" w:color="auto"/>
                        <w:left w:val="none" w:sz="0" w:space="0" w:color="auto"/>
                        <w:bottom w:val="none" w:sz="0" w:space="0" w:color="auto"/>
                        <w:right w:val="none" w:sz="0" w:space="0" w:color="auto"/>
                      </w:divBdr>
                    </w:div>
                  </w:divsChild>
                </w:div>
                <w:div w:id="1704557039">
                  <w:marLeft w:val="0"/>
                  <w:marRight w:val="0"/>
                  <w:marTop w:val="0"/>
                  <w:marBottom w:val="0"/>
                  <w:divBdr>
                    <w:top w:val="none" w:sz="0" w:space="0" w:color="auto"/>
                    <w:left w:val="none" w:sz="0" w:space="0" w:color="auto"/>
                    <w:bottom w:val="none" w:sz="0" w:space="0" w:color="auto"/>
                    <w:right w:val="none" w:sz="0" w:space="0" w:color="auto"/>
                  </w:divBdr>
                  <w:divsChild>
                    <w:div w:id="15837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25093">
          <w:marLeft w:val="0"/>
          <w:marRight w:val="0"/>
          <w:marTop w:val="0"/>
          <w:marBottom w:val="0"/>
          <w:divBdr>
            <w:top w:val="none" w:sz="0" w:space="0" w:color="auto"/>
            <w:left w:val="none" w:sz="0" w:space="0" w:color="auto"/>
            <w:bottom w:val="none" w:sz="0" w:space="0" w:color="auto"/>
            <w:right w:val="none" w:sz="0" w:space="0" w:color="auto"/>
          </w:divBdr>
          <w:divsChild>
            <w:div w:id="1889299264">
              <w:marLeft w:val="0"/>
              <w:marRight w:val="0"/>
              <w:marTop w:val="0"/>
              <w:marBottom w:val="0"/>
              <w:divBdr>
                <w:top w:val="none" w:sz="0" w:space="0" w:color="auto"/>
                <w:left w:val="none" w:sz="0" w:space="0" w:color="auto"/>
                <w:bottom w:val="none" w:sz="0" w:space="0" w:color="auto"/>
                <w:right w:val="none" w:sz="0" w:space="0" w:color="auto"/>
              </w:divBdr>
            </w:div>
            <w:div w:id="1351684479">
              <w:marLeft w:val="0"/>
              <w:marRight w:val="0"/>
              <w:marTop w:val="0"/>
              <w:marBottom w:val="0"/>
              <w:divBdr>
                <w:top w:val="none" w:sz="0" w:space="0" w:color="auto"/>
                <w:left w:val="none" w:sz="0" w:space="0" w:color="auto"/>
                <w:bottom w:val="none" w:sz="0" w:space="0" w:color="auto"/>
                <w:right w:val="none" w:sz="0" w:space="0" w:color="auto"/>
              </w:divBdr>
            </w:div>
            <w:div w:id="1164201131">
              <w:marLeft w:val="0"/>
              <w:marRight w:val="0"/>
              <w:marTop w:val="0"/>
              <w:marBottom w:val="0"/>
              <w:divBdr>
                <w:top w:val="none" w:sz="0" w:space="0" w:color="auto"/>
                <w:left w:val="none" w:sz="0" w:space="0" w:color="auto"/>
                <w:bottom w:val="none" w:sz="0" w:space="0" w:color="auto"/>
                <w:right w:val="none" w:sz="0" w:space="0" w:color="auto"/>
              </w:divBdr>
            </w:div>
          </w:divsChild>
        </w:div>
        <w:div w:id="761528431">
          <w:marLeft w:val="0"/>
          <w:marRight w:val="0"/>
          <w:marTop w:val="0"/>
          <w:marBottom w:val="0"/>
          <w:divBdr>
            <w:top w:val="none" w:sz="0" w:space="0" w:color="auto"/>
            <w:left w:val="none" w:sz="0" w:space="0" w:color="auto"/>
            <w:bottom w:val="none" w:sz="0" w:space="0" w:color="auto"/>
            <w:right w:val="none" w:sz="0" w:space="0" w:color="auto"/>
          </w:divBdr>
          <w:divsChild>
            <w:div w:id="1898589825">
              <w:marLeft w:val="-75"/>
              <w:marRight w:val="0"/>
              <w:marTop w:val="30"/>
              <w:marBottom w:val="30"/>
              <w:divBdr>
                <w:top w:val="none" w:sz="0" w:space="0" w:color="auto"/>
                <w:left w:val="none" w:sz="0" w:space="0" w:color="auto"/>
                <w:bottom w:val="none" w:sz="0" w:space="0" w:color="auto"/>
                <w:right w:val="none" w:sz="0" w:space="0" w:color="auto"/>
              </w:divBdr>
              <w:divsChild>
                <w:div w:id="1922711815">
                  <w:marLeft w:val="0"/>
                  <w:marRight w:val="0"/>
                  <w:marTop w:val="0"/>
                  <w:marBottom w:val="0"/>
                  <w:divBdr>
                    <w:top w:val="none" w:sz="0" w:space="0" w:color="auto"/>
                    <w:left w:val="none" w:sz="0" w:space="0" w:color="auto"/>
                    <w:bottom w:val="none" w:sz="0" w:space="0" w:color="auto"/>
                    <w:right w:val="none" w:sz="0" w:space="0" w:color="auto"/>
                  </w:divBdr>
                  <w:divsChild>
                    <w:div w:id="1176458349">
                      <w:marLeft w:val="0"/>
                      <w:marRight w:val="0"/>
                      <w:marTop w:val="0"/>
                      <w:marBottom w:val="0"/>
                      <w:divBdr>
                        <w:top w:val="none" w:sz="0" w:space="0" w:color="auto"/>
                        <w:left w:val="none" w:sz="0" w:space="0" w:color="auto"/>
                        <w:bottom w:val="none" w:sz="0" w:space="0" w:color="auto"/>
                        <w:right w:val="none" w:sz="0" w:space="0" w:color="auto"/>
                      </w:divBdr>
                    </w:div>
                  </w:divsChild>
                </w:div>
                <w:div w:id="1296638568">
                  <w:marLeft w:val="0"/>
                  <w:marRight w:val="0"/>
                  <w:marTop w:val="0"/>
                  <w:marBottom w:val="0"/>
                  <w:divBdr>
                    <w:top w:val="none" w:sz="0" w:space="0" w:color="auto"/>
                    <w:left w:val="none" w:sz="0" w:space="0" w:color="auto"/>
                    <w:bottom w:val="none" w:sz="0" w:space="0" w:color="auto"/>
                    <w:right w:val="none" w:sz="0" w:space="0" w:color="auto"/>
                  </w:divBdr>
                  <w:divsChild>
                    <w:div w:id="1300957340">
                      <w:marLeft w:val="0"/>
                      <w:marRight w:val="0"/>
                      <w:marTop w:val="0"/>
                      <w:marBottom w:val="0"/>
                      <w:divBdr>
                        <w:top w:val="none" w:sz="0" w:space="0" w:color="auto"/>
                        <w:left w:val="none" w:sz="0" w:space="0" w:color="auto"/>
                        <w:bottom w:val="none" w:sz="0" w:space="0" w:color="auto"/>
                        <w:right w:val="none" w:sz="0" w:space="0" w:color="auto"/>
                      </w:divBdr>
                    </w:div>
                  </w:divsChild>
                </w:div>
                <w:div w:id="2038775593">
                  <w:marLeft w:val="0"/>
                  <w:marRight w:val="0"/>
                  <w:marTop w:val="0"/>
                  <w:marBottom w:val="0"/>
                  <w:divBdr>
                    <w:top w:val="none" w:sz="0" w:space="0" w:color="auto"/>
                    <w:left w:val="none" w:sz="0" w:space="0" w:color="auto"/>
                    <w:bottom w:val="none" w:sz="0" w:space="0" w:color="auto"/>
                    <w:right w:val="none" w:sz="0" w:space="0" w:color="auto"/>
                  </w:divBdr>
                  <w:divsChild>
                    <w:div w:id="2095937120">
                      <w:marLeft w:val="0"/>
                      <w:marRight w:val="0"/>
                      <w:marTop w:val="0"/>
                      <w:marBottom w:val="0"/>
                      <w:divBdr>
                        <w:top w:val="none" w:sz="0" w:space="0" w:color="auto"/>
                        <w:left w:val="none" w:sz="0" w:space="0" w:color="auto"/>
                        <w:bottom w:val="none" w:sz="0" w:space="0" w:color="auto"/>
                        <w:right w:val="none" w:sz="0" w:space="0" w:color="auto"/>
                      </w:divBdr>
                    </w:div>
                  </w:divsChild>
                </w:div>
                <w:div w:id="1925645388">
                  <w:marLeft w:val="0"/>
                  <w:marRight w:val="0"/>
                  <w:marTop w:val="0"/>
                  <w:marBottom w:val="0"/>
                  <w:divBdr>
                    <w:top w:val="none" w:sz="0" w:space="0" w:color="auto"/>
                    <w:left w:val="none" w:sz="0" w:space="0" w:color="auto"/>
                    <w:bottom w:val="none" w:sz="0" w:space="0" w:color="auto"/>
                    <w:right w:val="none" w:sz="0" w:space="0" w:color="auto"/>
                  </w:divBdr>
                  <w:divsChild>
                    <w:div w:id="623342770">
                      <w:marLeft w:val="0"/>
                      <w:marRight w:val="0"/>
                      <w:marTop w:val="0"/>
                      <w:marBottom w:val="0"/>
                      <w:divBdr>
                        <w:top w:val="none" w:sz="0" w:space="0" w:color="auto"/>
                        <w:left w:val="none" w:sz="0" w:space="0" w:color="auto"/>
                        <w:bottom w:val="none" w:sz="0" w:space="0" w:color="auto"/>
                        <w:right w:val="none" w:sz="0" w:space="0" w:color="auto"/>
                      </w:divBdr>
                    </w:div>
                  </w:divsChild>
                </w:div>
                <w:div w:id="197549343">
                  <w:marLeft w:val="0"/>
                  <w:marRight w:val="0"/>
                  <w:marTop w:val="0"/>
                  <w:marBottom w:val="0"/>
                  <w:divBdr>
                    <w:top w:val="none" w:sz="0" w:space="0" w:color="auto"/>
                    <w:left w:val="none" w:sz="0" w:space="0" w:color="auto"/>
                    <w:bottom w:val="none" w:sz="0" w:space="0" w:color="auto"/>
                    <w:right w:val="none" w:sz="0" w:space="0" w:color="auto"/>
                  </w:divBdr>
                  <w:divsChild>
                    <w:div w:id="1435320451">
                      <w:marLeft w:val="0"/>
                      <w:marRight w:val="0"/>
                      <w:marTop w:val="0"/>
                      <w:marBottom w:val="0"/>
                      <w:divBdr>
                        <w:top w:val="none" w:sz="0" w:space="0" w:color="auto"/>
                        <w:left w:val="none" w:sz="0" w:space="0" w:color="auto"/>
                        <w:bottom w:val="none" w:sz="0" w:space="0" w:color="auto"/>
                        <w:right w:val="none" w:sz="0" w:space="0" w:color="auto"/>
                      </w:divBdr>
                    </w:div>
                  </w:divsChild>
                </w:div>
                <w:div w:id="1884707417">
                  <w:marLeft w:val="0"/>
                  <w:marRight w:val="0"/>
                  <w:marTop w:val="0"/>
                  <w:marBottom w:val="0"/>
                  <w:divBdr>
                    <w:top w:val="none" w:sz="0" w:space="0" w:color="auto"/>
                    <w:left w:val="none" w:sz="0" w:space="0" w:color="auto"/>
                    <w:bottom w:val="none" w:sz="0" w:space="0" w:color="auto"/>
                    <w:right w:val="none" w:sz="0" w:space="0" w:color="auto"/>
                  </w:divBdr>
                  <w:divsChild>
                    <w:div w:id="1986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4536">
          <w:marLeft w:val="0"/>
          <w:marRight w:val="0"/>
          <w:marTop w:val="0"/>
          <w:marBottom w:val="0"/>
          <w:divBdr>
            <w:top w:val="none" w:sz="0" w:space="0" w:color="auto"/>
            <w:left w:val="none" w:sz="0" w:space="0" w:color="auto"/>
            <w:bottom w:val="none" w:sz="0" w:space="0" w:color="auto"/>
            <w:right w:val="none" w:sz="0" w:space="0" w:color="auto"/>
          </w:divBdr>
          <w:divsChild>
            <w:div w:id="602106720">
              <w:marLeft w:val="0"/>
              <w:marRight w:val="0"/>
              <w:marTop w:val="0"/>
              <w:marBottom w:val="0"/>
              <w:divBdr>
                <w:top w:val="none" w:sz="0" w:space="0" w:color="auto"/>
                <w:left w:val="none" w:sz="0" w:space="0" w:color="auto"/>
                <w:bottom w:val="none" w:sz="0" w:space="0" w:color="auto"/>
                <w:right w:val="none" w:sz="0" w:space="0" w:color="auto"/>
              </w:divBdr>
            </w:div>
            <w:div w:id="1908953545">
              <w:marLeft w:val="0"/>
              <w:marRight w:val="0"/>
              <w:marTop w:val="0"/>
              <w:marBottom w:val="0"/>
              <w:divBdr>
                <w:top w:val="none" w:sz="0" w:space="0" w:color="auto"/>
                <w:left w:val="none" w:sz="0" w:space="0" w:color="auto"/>
                <w:bottom w:val="none" w:sz="0" w:space="0" w:color="auto"/>
                <w:right w:val="none" w:sz="0" w:space="0" w:color="auto"/>
              </w:divBdr>
            </w:div>
            <w:div w:id="1693531019">
              <w:marLeft w:val="0"/>
              <w:marRight w:val="0"/>
              <w:marTop w:val="0"/>
              <w:marBottom w:val="0"/>
              <w:divBdr>
                <w:top w:val="none" w:sz="0" w:space="0" w:color="auto"/>
                <w:left w:val="none" w:sz="0" w:space="0" w:color="auto"/>
                <w:bottom w:val="none" w:sz="0" w:space="0" w:color="auto"/>
                <w:right w:val="none" w:sz="0" w:space="0" w:color="auto"/>
              </w:divBdr>
            </w:div>
            <w:div w:id="1307080706">
              <w:marLeft w:val="0"/>
              <w:marRight w:val="0"/>
              <w:marTop w:val="0"/>
              <w:marBottom w:val="0"/>
              <w:divBdr>
                <w:top w:val="none" w:sz="0" w:space="0" w:color="auto"/>
                <w:left w:val="none" w:sz="0" w:space="0" w:color="auto"/>
                <w:bottom w:val="none" w:sz="0" w:space="0" w:color="auto"/>
                <w:right w:val="none" w:sz="0" w:space="0" w:color="auto"/>
              </w:divBdr>
            </w:div>
            <w:div w:id="191113560">
              <w:marLeft w:val="0"/>
              <w:marRight w:val="0"/>
              <w:marTop w:val="0"/>
              <w:marBottom w:val="0"/>
              <w:divBdr>
                <w:top w:val="none" w:sz="0" w:space="0" w:color="auto"/>
                <w:left w:val="none" w:sz="0" w:space="0" w:color="auto"/>
                <w:bottom w:val="none" w:sz="0" w:space="0" w:color="auto"/>
                <w:right w:val="none" w:sz="0" w:space="0" w:color="auto"/>
              </w:divBdr>
            </w:div>
            <w:div w:id="484590223">
              <w:marLeft w:val="0"/>
              <w:marRight w:val="0"/>
              <w:marTop w:val="0"/>
              <w:marBottom w:val="0"/>
              <w:divBdr>
                <w:top w:val="none" w:sz="0" w:space="0" w:color="auto"/>
                <w:left w:val="none" w:sz="0" w:space="0" w:color="auto"/>
                <w:bottom w:val="none" w:sz="0" w:space="0" w:color="auto"/>
                <w:right w:val="none" w:sz="0" w:space="0" w:color="auto"/>
              </w:divBdr>
            </w:div>
            <w:div w:id="610480414">
              <w:marLeft w:val="0"/>
              <w:marRight w:val="0"/>
              <w:marTop w:val="0"/>
              <w:marBottom w:val="0"/>
              <w:divBdr>
                <w:top w:val="none" w:sz="0" w:space="0" w:color="auto"/>
                <w:left w:val="none" w:sz="0" w:space="0" w:color="auto"/>
                <w:bottom w:val="none" w:sz="0" w:space="0" w:color="auto"/>
                <w:right w:val="none" w:sz="0" w:space="0" w:color="auto"/>
              </w:divBdr>
            </w:div>
            <w:div w:id="1966887612">
              <w:marLeft w:val="0"/>
              <w:marRight w:val="0"/>
              <w:marTop w:val="0"/>
              <w:marBottom w:val="0"/>
              <w:divBdr>
                <w:top w:val="none" w:sz="0" w:space="0" w:color="auto"/>
                <w:left w:val="none" w:sz="0" w:space="0" w:color="auto"/>
                <w:bottom w:val="none" w:sz="0" w:space="0" w:color="auto"/>
                <w:right w:val="none" w:sz="0" w:space="0" w:color="auto"/>
              </w:divBdr>
            </w:div>
          </w:divsChild>
        </w:div>
        <w:div w:id="1240410881">
          <w:marLeft w:val="0"/>
          <w:marRight w:val="0"/>
          <w:marTop w:val="0"/>
          <w:marBottom w:val="0"/>
          <w:divBdr>
            <w:top w:val="none" w:sz="0" w:space="0" w:color="auto"/>
            <w:left w:val="none" w:sz="0" w:space="0" w:color="auto"/>
            <w:bottom w:val="none" w:sz="0" w:space="0" w:color="auto"/>
            <w:right w:val="none" w:sz="0" w:space="0" w:color="auto"/>
          </w:divBdr>
          <w:divsChild>
            <w:div w:id="1750616438">
              <w:marLeft w:val="-75"/>
              <w:marRight w:val="0"/>
              <w:marTop w:val="30"/>
              <w:marBottom w:val="30"/>
              <w:divBdr>
                <w:top w:val="none" w:sz="0" w:space="0" w:color="auto"/>
                <w:left w:val="none" w:sz="0" w:space="0" w:color="auto"/>
                <w:bottom w:val="none" w:sz="0" w:space="0" w:color="auto"/>
                <w:right w:val="none" w:sz="0" w:space="0" w:color="auto"/>
              </w:divBdr>
              <w:divsChild>
                <w:div w:id="916746855">
                  <w:marLeft w:val="0"/>
                  <w:marRight w:val="0"/>
                  <w:marTop w:val="0"/>
                  <w:marBottom w:val="0"/>
                  <w:divBdr>
                    <w:top w:val="none" w:sz="0" w:space="0" w:color="auto"/>
                    <w:left w:val="none" w:sz="0" w:space="0" w:color="auto"/>
                    <w:bottom w:val="none" w:sz="0" w:space="0" w:color="auto"/>
                    <w:right w:val="none" w:sz="0" w:space="0" w:color="auto"/>
                  </w:divBdr>
                  <w:divsChild>
                    <w:div w:id="258635235">
                      <w:marLeft w:val="0"/>
                      <w:marRight w:val="0"/>
                      <w:marTop w:val="0"/>
                      <w:marBottom w:val="0"/>
                      <w:divBdr>
                        <w:top w:val="none" w:sz="0" w:space="0" w:color="auto"/>
                        <w:left w:val="none" w:sz="0" w:space="0" w:color="auto"/>
                        <w:bottom w:val="none" w:sz="0" w:space="0" w:color="auto"/>
                        <w:right w:val="none" w:sz="0" w:space="0" w:color="auto"/>
                      </w:divBdr>
                    </w:div>
                  </w:divsChild>
                </w:div>
                <w:div w:id="535776676">
                  <w:marLeft w:val="0"/>
                  <w:marRight w:val="0"/>
                  <w:marTop w:val="0"/>
                  <w:marBottom w:val="0"/>
                  <w:divBdr>
                    <w:top w:val="none" w:sz="0" w:space="0" w:color="auto"/>
                    <w:left w:val="none" w:sz="0" w:space="0" w:color="auto"/>
                    <w:bottom w:val="none" w:sz="0" w:space="0" w:color="auto"/>
                    <w:right w:val="none" w:sz="0" w:space="0" w:color="auto"/>
                  </w:divBdr>
                  <w:divsChild>
                    <w:div w:id="209535512">
                      <w:marLeft w:val="0"/>
                      <w:marRight w:val="0"/>
                      <w:marTop w:val="0"/>
                      <w:marBottom w:val="0"/>
                      <w:divBdr>
                        <w:top w:val="none" w:sz="0" w:space="0" w:color="auto"/>
                        <w:left w:val="none" w:sz="0" w:space="0" w:color="auto"/>
                        <w:bottom w:val="none" w:sz="0" w:space="0" w:color="auto"/>
                        <w:right w:val="none" w:sz="0" w:space="0" w:color="auto"/>
                      </w:divBdr>
                    </w:div>
                  </w:divsChild>
                </w:div>
                <w:div w:id="662583408">
                  <w:marLeft w:val="0"/>
                  <w:marRight w:val="0"/>
                  <w:marTop w:val="0"/>
                  <w:marBottom w:val="0"/>
                  <w:divBdr>
                    <w:top w:val="none" w:sz="0" w:space="0" w:color="auto"/>
                    <w:left w:val="none" w:sz="0" w:space="0" w:color="auto"/>
                    <w:bottom w:val="none" w:sz="0" w:space="0" w:color="auto"/>
                    <w:right w:val="none" w:sz="0" w:space="0" w:color="auto"/>
                  </w:divBdr>
                  <w:divsChild>
                    <w:div w:id="876623650">
                      <w:marLeft w:val="0"/>
                      <w:marRight w:val="0"/>
                      <w:marTop w:val="0"/>
                      <w:marBottom w:val="0"/>
                      <w:divBdr>
                        <w:top w:val="none" w:sz="0" w:space="0" w:color="auto"/>
                        <w:left w:val="none" w:sz="0" w:space="0" w:color="auto"/>
                        <w:bottom w:val="none" w:sz="0" w:space="0" w:color="auto"/>
                        <w:right w:val="none" w:sz="0" w:space="0" w:color="auto"/>
                      </w:divBdr>
                    </w:div>
                  </w:divsChild>
                </w:div>
                <w:div w:id="1629432615">
                  <w:marLeft w:val="0"/>
                  <w:marRight w:val="0"/>
                  <w:marTop w:val="0"/>
                  <w:marBottom w:val="0"/>
                  <w:divBdr>
                    <w:top w:val="none" w:sz="0" w:space="0" w:color="auto"/>
                    <w:left w:val="none" w:sz="0" w:space="0" w:color="auto"/>
                    <w:bottom w:val="none" w:sz="0" w:space="0" w:color="auto"/>
                    <w:right w:val="none" w:sz="0" w:space="0" w:color="auto"/>
                  </w:divBdr>
                  <w:divsChild>
                    <w:div w:id="1179925377">
                      <w:marLeft w:val="0"/>
                      <w:marRight w:val="0"/>
                      <w:marTop w:val="0"/>
                      <w:marBottom w:val="0"/>
                      <w:divBdr>
                        <w:top w:val="none" w:sz="0" w:space="0" w:color="auto"/>
                        <w:left w:val="none" w:sz="0" w:space="0" w:color="auto"/>
                        <w:bottom w:val="none" w:sz="0" w:space="0" w:color="auto"/>
                        <w:right w:val="none" w:sz="0" w:space="0" w:color="auto"/>
                      </w:divBdr>
                    </w:div>
                  </w:divsChild>
                </w:div>
                <w:div w:id="1207567208">
                  <w:marLeft w:val="0"/>
                  <w:marRight w:val="0"/>
                  <w:marTop w:val="0"/>
                  <w:marBottom w:val="0"/>
                  <w:divBdr>
                    <w:top w:val="none" w:sz="0" w:space="0" w:color="auto"/>
                    <w:left w:val="none" w:sz="0" w:space="0" w:color="auto"/>
                    <w:bottom w:val="none" w:sz="0" w:space="0" w:color="auto"/>
                    <w:right w:val="none" w:sz="0" w:space="0" w:color="auto"/>
                  </w:divBdr>
                  <w:divsChild>
                    <w:div w:id="298000555">
                      <w:marLeft w:val="0"/>
                      <w:marRight w:val="0"/>
                      <w:marTop w:val="0"/>
                      <w:marBottom w:val="0"/>
                      <w:divBdr>
                        <w:top w:val="none" w:sz="0" w:space="0" w:color="auto"/>
                        <w:left w:val="none" w:sz="0" w:space="0" w:color="auto"/>
                        <w:bottom w:val="none" w:sz="0" w:space="0" w:color="auto"/>
                        <w:right w:val="none" w:sz="0" w:space="0" w:color="auto"/>
                      </w:divBdr>
                    </w:div>
                  </w:divsChild>
                </w:div>
                <w:div w:id="280456590">
                  <w:marLeft w:val="0"/>
                  <w:marRight w:val="0"/>
                  <w:marTop w:val="0"/>
                  <w:marBottom w:val="0"/>
                  <w:divBdr>
                    <w:top w:val="none" w:sz="0" w:space="0" w:color="auto"/>
                    <w:left w:val="none" w:sz="0" w:space="0" w:color="auto"/>
                    <w:bottom w:val="none" w:sz="0" w:space="0" w:color="auto"/>
                    <w:right w:val="none" w:sz="0" w:space="0" w:color="auto"/>
                  </w:divBdr>
                  <w:divsChild>
                    <w:div w:id="9123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01896">
          <w:marLeft w:val="0"/>
          <w:marRight w:val="0"/>
          <w:marTop w:val="0"/>
          <w:marBottom w:val="0"/>
          <w:divBdr>
            <w:top w:val="none" w:sz="0" w:space="0" w:color="auto"/>
            <w:left w:val="none" w:sz="0" w:space="0" w:color="auto"/>
            <w:bottom w:val="none" w:sz="0" w:space="0" w:color="auto"/>
            <w:right w:val="none" w:sz="0" w:space="0" w:color="auto"/>
          </w:divBdr>
          <w:divsChild>
            <w:div w:id="1210605567">
              <w:marLeft w:val="0"/>
              <w:marRight w:val="0"/>
              <w:marTop w:val="0"/>
              <w:marBottom w:val="0"/>
              <w:divBdr>
                <w:top w:val="none" w:sz="0" w:space="0" w:color="auto"/>
                <w:left w:val="none" w:sz="0" w:space="0" w:color="auto"/>
                <w:bottom w:val="none" w:sz="0" w:space="0" w:color="auto"/>
                <w:right w:val="none" w:sz="0" w:space="0" w:color="auto"/>
              </w:divBdr>
            </w:div>
            <w:div w:id="227149442">
              <w:marLeft w:val="0"/>
              <w:marRight w:val="0"/>
              <w:marTop w:val="0"/>
              <w:marBottom w:val="0"/>
              <w:divBdr>
                <w:top w:val="none" w:sz="0" w:space="0" w:color="auto"/>
                <w:left w:val="none" w:sz="0" w:space="0" w:color="auto"/>
                <w:bottom w:val="none" w:sz="0" w:space="0" w:color="auto"/>
                <w:right w:val="none" w:sz="0" w:space="0" w:color="auto"/>
              </w:divBdr>
            </w:div>
            <w:div w:id="1152796341">
              <w:marLeft w:val="0"/>
              <w:marRight w:val="0"/>
              <w:marTop w:val="0"/>
              <w:marBottom w:val="0"/>
              <w:divBdr>
                <w:top w:val="none" w:sz="0" w:space="0" w:color="auto"/>
                <w:left w:val="none" w:sz="0" w:space="0" w:color="auto"/>
                <w:bottom w:val="none" w:sz="0" w:space="0" w:color="auto"/>
                <w:right w:val="none" w:sz="0" w:space="0" w:color="auto"/>
              </w:divBdr>
            </w:div>
          </w:divsChild>
        </w:div>
        <w:div w:id="594217015">
          <w:marLeft w:val="0"/>
          <w:marRight w:val="0"/>
          <w:marTop w:val="0"/>
          <w:marBottom w:val="0"/>
          <w:divBdr>
            <w:top w:val="none" w:sz="0" w:space="0" w:color="auto"/>
            <w:left w:val="none" w:sz="0" w:space="0" w:color="auto"/>
            <w:bottom w:val="none" w:sz="0" w:space="0" w:color="auto"/>
            <w:right w:val="none" w:sz="0" w:space="0" w:color="auto"/>
          </w:divBdr>
          <w:divsChild>
            <w:div w:id="1987858435">
              <w:marLeft w:val="-75"/>
              <w:marRight w:val="0"/>
              <w:marTop w:val="30"/>
              <w:marBottom w:val="30"/>
              <w:divBdr>
                <w:top w:val="none" w:sz="0" w:space="0" w:color="auto"/>
                <w:left w:val="none" w:sz="0" w:space="0" w:color="auto"/>
                <w:bottom w:val="none" w:sz="0" w:space="0" w:color="auto"/>
                <w:right w:val="none" w:sz="0" w:space="0" w:color="auto"/>
              </w:divBdr>
              <w:divsChild>
                <w:div w:id="1470241469">
                  <w:marLeft w:val="0"/>
                  <w:marRight w:val="0"/>
                  <w:marTop w:val="0"/>
                  <w:marBottom w:val="0"/>
                  <w:divBdr>
                    <w:top w:val="none" w:sz="0" w:space="0" w:color="auto"/>
                    <w:left w:val="none" w:sz="0" w:space="0" w:color="auto"/>
                    <w:bottom w:val="none" w:sz="0" w:space="0" w:color="auto"/>
                    <w:right w:val="none" w:sz="0" w:space="0" w:color="auto"/>
                  </w:divBdr>
                  <w:divsChild>
                    <w:div w:id="1529369498">
                      <w:marLeft w:val="0"/>
                      <w:marRight w:val="0"/>
                      <w:marTop w:val="0"/>
                      <w:marBottom w:val="0"/>
                      <w:divBdr>
                        <w:top w:val="none" w:sz="0" w:space="0" w:color="auto"/>
                        <w:left w:val="none" w:sz="0" w:space="0" w:color="auto"/>
                        <w:bottom w:val="none" w:sz="0" w:space="0" w:color="auto"/>
                        <w:right w:val="none" w:sz="0" w:space="0" w:color="auto"/>
                      </w:divBdr>
                    </w:div>
                  </w:divsChild>
                </w:div>
                <w:div w:id="562762029">
                  <w:marLeft w:val="0"/>
                  <w:marRight w:val="0"/>
                  <w:marTop w:val="0"/>
                  <w:marBottom w:val="0"/>
                  <w:divBdr>
                    <w:top w:val="none" w:sz="0" w:space="0" w:color="auto"/>
                    <w:left w:val="none" w:sz="0" w:space="0" w:color="auto"/>
                    <w:bottom w:val="none" w:sz="0" w:space="0" w:color="auto"/>
                    <w:right w:val="none" w:sz="0" w:space="0" w:color="auto"/>
                  </w:divBdr>
                  <w:divsChild>
                    <w:div w:id="1495338356">
                      <w:marLeft w:val="0"/>
                      <w:marRight w:val="0"/>
                      <w:marTop w:val="0"/>
                      <w:marBottom w:val="0"/>
                      <w:divBdr>
                        <w:top w:val="none" w:sz="0" w:space="0" w:color="auto"/>
                        <w:left w:val="none" w:sz="0" w:space="0" w:color="auto"/>
                        <w:bottom w:val="none" w:sz="0" w:space="0" w:color="auto"/>
                        <w:right w:val="none" w:sz="0" w:space="0" w:color="auto"/>
                      </w:divBdr>
                    </w:div>
                  </w:divsChild>
                </w:div>
                <w:div w:id="970480549">
                  <w:marLeft w:val="0"/>
                  <w:marRight w:val="0"/>
                  <w:marTop w:val="0"/>
                  <w:marBottom w:val="0"/>
                  <w:divBdr>
                    <w:top w:val="none" w:sz="0" w:space="0" w:color="auto"/>
                    <w:left w:val="none" w:sz="0" w:space="0" w:color="auto"/>
                    <w:bottom w:val="none" w:sz="0" w:space="0" w:color="auto"/>
                    <w:right w:val="none" w:sz="0" w:space="0" w:color="auto"/>
                  </w:divBdr>
                  <w:divsChild>
                    <w:div w:id="2142914807">
                      <w:marLeft w:val="0"/>
                      <w:marRight w:val="0"/>
                      <w:marTop w:val="0"/>
                      <w:marBottom w:val="0"/>
                      <w:divBdr>
                        <w:top w:val="none" w:sz="0" w:space="0" w:color="auto"/>
                        <w:left w:val="none" w:sz="0" w:space="0" w:color="auto"/>
                        <w:bottom w:val="none" w:sz="0" w:space="0" w:color="auto"/>
                        <w:right w:val="none" w:sz="0" w:space="0" w:color="auto"/>
                      </w:divBdr>
                    </w:div>
                  </w:divsChild>
                </w:div>
                <w:div w:id="405686460">
                  <w:marLeft w:val="0"/>
                  <w:marRight w:val="0"/>
                  <w:marTop w:val="0"/>
                  <w:marBottom w:val="0"/>
                  <w:divBdr>
                    <w:top w:val="none" w:sz="0" w:space="0" w:color="auto"/>
                    <w:left w:val="none" w:sz="0" w:space="0" w:color="auto"/>
                    <w:bottom w:val="none" w:sz="0" w:space="0" w:color="auto"/>
                    <w:right w:val="none" w:sz="0" w:space="0" w:color="auto"/>
                  </w:divBdr>
                  <w:divsChild>
                    <w:div w:id="2050252764">
                      <w:marLeft w:val="0"/>
                      <w:marRight w:val="0"/>
                      <w:marTop w:val="0"/>
                      <w:marBottom w:val="0"/>
                      <w:divBdr>
                        <w:top w:val="none" w:sz="0" w:space="0" w:color="auto"/>
                        <w:left w:val="none" w:sz="0" w:space="0" w:color="auto"/>
                        <w:bottom w:val="none" w:sz="0" w:space="0" w:color="auto"/>
                        <w:right w:val="none" w:sz="0" w:space="0" w:color="auto"/>
                      </w:divBdr>
                    </w:div>
                  </w:divsChild>
                </w:div>
                <w:div w:id="853960008">
                  <w:marLeft w:val="0"/>
                  <w:marRight w:val="0"/>
                  <w:marTop w:val="0"/>
                  <w:marBottom w:val="0"/>
                  <w:divBdr>
                    <w:top w:val="none" w:sz="0" w:space="0" w:color="auto"/>
                    <w:left w:val="none" w:sz="0" w:space="0" w:color="auto"/>
                    <w:bottom w:val="none" w:sz="0" w:space="0" w:color="auto"/>
                    <w:right w:val="none" w:sz="0" w:space="0" w:color="auto"/>
                  </w:divBdr>
                  <w:divsChild>
                    <w:div w:id="1650478220">
                      <w:marLeft w:val="0"/>
                      <w:marRight w:val="0"/>
                      <w:marTop w:val="0"/>
                      <w:marBottom w:val="0"/>
                      <w:divBdr>
                        <w:top w:val="none" w:sz="0" w:space="0" w:color="auto"/>
                        <w:left w:val="none" w:sz="0" w:space="0" w:color="auto"/>
                        <w:bottom w:val="none" w:sz="0" w:space="0" w:color="auto"/>
                        <w:right w:val="none" w:sz="0" w:space="0" w:color="auto"/>
                      </w:divBdr>
                    </w:div>
                  </w:divsChild>
                </w:div>
                <w:div w:id="741218164">
                  <w:marLeft w:val="0"/>
                  <w:marRight w:val="0"/>
                  <w:marTop w:val="0"/>
                  <w:marBottom w:val="0"/>
                  <w:divBdr>
                    <w:top w:val="none" w:sz="0" w:space="0" w:color="auto"/>
                    <w:left w:val="none" w:sz="0" w:space="0" w:color="auto"/>
                    <w:bottom w:val="none" w:sz="0" w:space="0" w:color="auto"/>
                    <w:right w:val="none" w:sz="0" w:space="0" w:color="auto"/>
                  </w:divBdr>
                  <w:divsChild>
                    <w:div w:id="7625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7133">
          <w:marLeft w:val="0"/>
          <w:marRight w:val="0"/>
          <w:marTop w:val="0"/>
          <w:marBottom w:val="0"/>
          <w:divBdr>
            <w:top w:val="none" w:sz="0" w:space="0" w:color="auto"/>
            <w:left w:val="none" w:sz="0" w:space="0" w:color="auto"/>
            <w:bottom w:val="none" w:sz="0" w:space="0" w:color="auto"/>
            <w:right w:val="none" w:sz="0" w:space="0" w:color="auto"/>
          </w:divBdr>
          <w:divsChild>
            <w:div w:id="772748291">
              <w:marLeft w:val="0"/>
              <w:marRight w:val="0"/>
              <w:marTop w:val="0"/>
              <w:marBottom w:val="0"/>
              <w:divBdr>
                <w:top w:val="none" w:sz="0" w:space="0" w:color="auto"/>
                <w:left w:val="none" w:sz="0" w:space="0" w:color="auto"/>
                <w:bottom w:val="none" w:sz="0" w:space="0" w:color="auto"/>
                <w:right w:val="none" w:sz="0" w:space="0" w:color="auto"/>
              </w:divBdr>
            </w:div>
            <w:div w:id="1705401681">
              <w:marLeft w:val="0"/>
              <w:marRight w:val="0"/>
              <w:marTop w:val="0"/>
              <w:marBottom w:val="0"/>
              <w:divBdr>
                <w:top w:val="none" w:sz="0" w:space="0" w:color="auto"/>
                <w:left w:val="none" w:sz="0" w:space="0" w:color="auto"/>
                <w:bottom w:val="none" w:sz="0" w:space="0" w:color="auto"/>
                <w:right w:val="none" w:sz="0" w:space="0" w:color="auto"/>
              </w:divBdr>
            </w:div>
            <w:div w:id="378431412">
              <w:marLeft w:val="0"/>
              <w:marRight w:val="0"/>
              <w:marTop w:val="0"/>
              <w:marBottom w:val="0"/>
              <w:divBdr>
                <w:top w:val="none" w:sz="0" w:space="0" w:color="auto"/>
                <w:left w:val="none" w:sz="0" w:space="0" w:color="auto"/>
                <w:bottom w:val="none" w:sz="0" w:space="0" w:color="auto"/>
                <w:right w:val="none" w:sz="0" w:space="0" w:color="auto"/>
              </w:divBdr>
            </w:div>
            <w:div w:id="2145270668">
              <w:marLeft w:val="0"/>
              <w:marRight w:val="0"/>
              <w:marTop w:val="0"/>
              <w:marBottom w:val="0"/>
              <w:divBdr>
                <w:top w:val="none" w:sz="0" w:space="0" w:color="auto"/>
                <w:left w:val="none" w:sz="0" w:space="0" w:color="auto"/>
                <w:bottom w:val="none" w:sz="0" w:space="0" w:color="auto"/>
                <w:right w:val="none" w:sz="0" w:space="0" w:color="auto"/>
              </w:divBdr>
            </w:div>
            <w:div w:id="197817176">
              <w:marLeft w:val="0"/>
              <w:marRight w:val="0"/>
              <w:marTop w:val="0"/>
              <w:marBottom w:val="0"/>
              <w:divBdr>
                <w:top w:val="none" w:sz="0" w:space="0" w:color="auto"/>
                <w:left w:val="none" w:sz="0" w:space="0" w:color="auto"/>
                <w:bottom w:val="none" w:sz="0" w:space="0" w:color="auto"/>
                <w:right w:val="none" w:sz="0" w:space="0" w:color="auto"/>
              </w:divBdr>
            </w:div>
          </w:divsChild>
        </w:div>
        <w:div w:id="908616185">
          <w:marLeft w:val="0"/>
          <w:marRight w:val="0"/>
          <w:marTop w:val="0"/>
          <w:marBottom w:val="0"/>
          <w:divBdr>
            <w:top w:val="none" w:sz="0" w:space="0" w:color="auto"/>
            <w:left w:val="none" w:sz="0" w:space="0" w:color="auto"/>
            <w:bottom w:val="none" w:sz="0" w:space="0" w:color="auto"/>
            <w:right w:val="none" w:sz="0" w:space="0" w:color="auto"/>
          </w:divBdr>
          <w:divsChild>
            <w:div w:id="1400471195">
              <w:marLeft w:val="-75"/>
              <w:marRight w:val="0"/>
              <w:marTop w:val="30"/>
              <w:marBottom w:val="30"/>
              <w:divBdr>
                <w:top w:val="none" w:sz="0" w:space="0" w:color="auto"/>
                <w:left w:val="none" w:sz="0" w:space="0" w:color="auto"/>
                <w:bottom w:val="none" w:sz="0" w:space="0" w:color="auto"/>
                <w:right w:val="none" w:sz="0" w:space="0" w:color="auto"/>
              </w:divBdr>
              <w:divsChild>
                <w:div w:id="723022270">
                  <w:marLeft w:val="0"/>
                  <w:marRight w:val="0"/>
                  <w:marTop w:val="0"/>
                  <w:marBottom w:val="0"/>
                  <w:divBdr>
                    <w:top w:val="none" w:sz="0" w:space="0" w:color="auto"/>
                    <w:left w:val="none" w:sz="0" w:space="0" w:color="auto"/>
                    <w:bottom w:val="none" w:sz="0" w:space="0" w:color="auto"/>
                    <w:right w:val="none" w:sz="0" w:space="0" w:color="auto"/>
                  </w:divBdr>
                  <w:divsChild>
                    <w:div w:id="1522430191">
                      <w:marLeft w:val="0"/>
                      <w:marRight w:val="0"/>
                      <w:marTop w:val="0"/>
                      <w:marBottom w:val="0"/>
                      <w:divBdr>
                        <w:top w:val="none" w:sz="0" w:space="0" w:color="auto"/>
                        <w:left w:val="none" w:sz="0" w:space="0" w:color="auto"/>
                        <w:bottom w:val="none" w:sz="0" w:space="0" w:color="auto"/>
                        <w:right w:val="none" w:sz="0" w:space="0" w:color="auto"/>
                      </w:divBdr>
                    </w:div>
                  </w:divsChild>
                </w:div>
                <w:div w:id="1419712209">
                  <w:marLeft w:val="0"/>
                  <w:marRight w:val="0"/>
                  <w:marTop w:val="0"/>
                  <w:marBottom w:val="0"/>
                  <w:divBdr>
                    <w:top w:val="none" w:sz="0" w:space="0" w:color="auto"/>
                    <w:left w:val="none" w:sz="0" w:space="0" w:color="auto"/>
                    <w:bottom w:val="none" w:sz="0" w:space="0" w:color="auto"/>
                    <w:right w:val="none" w:sz="0" w:space="0" w:color="auto"/>
                  </w:divBdr>
                  <w:divsChild>
                    <w:div w:id="1112937249">
                      <w:marLeft w:val="0"/>
                      <w:marRight w:val="0"/>
                      <w:marTop w:val="0"/>
                      <w:marBottom w:val="0"/>
                      <w:divBdr>
                        <w:top w:val="none" w:sz="0" w:space="0" w:color="auto"/>
                        <w:left w:val="none" w:sz="0" w:space="0" w:color="auto"/>
                        <w:bottom w:val="none" w:sz="0" w:space="0" w:color="auto"/>
                        <w:right w:val="none" w:sz="0" w:space="0" w:color="auto"/>
                      </w:divBdr>
                    </w:div>
                  </w:divsChild>
                </w:div>
                <w:div w:id="288703969">
                  <w:marLeft w:val="0"/>
                  <w:marRight w:val="0"/>
                  <w:marTop w:val="0"/>
                  <w:marBottom w:val="0"/>
                  <w:divBdr>
                    <w:top w:val="none" w:sz="0" w:space="0" w:color="auto"/>
                    <w:left w:val="none" w:sz="0" w:space="0" w:color="auto"/>
                    <w:bottom w:val="none" w:sz="0" w:space="0" w:color="auto"/>
                    <w:right w:val="none" w:sz="0" w:space="0" w:color="auto"/>
                  </w:divBdr>
                  <w:divsChild>
                    <w:div w:id="1343170283">
                      <w:marLeft w:val="0"/>
                      <w:marRight w:val="0"/>
                      <w:marTop w:val="0"/>
                      <w:marBottom w:val="0"/>
                      <w:divBdr>
                        <w:top w:val="none" w:sz="0" w:space="0" w:color="auto"/>
                        <w:left w:val="none" w:sz="0" w:space="0" w:color="auto"/>
                        <w:bottom w:val="none" w:sz="0" w:space="0" w:color="auto"/>
                        <w:right w:val="none" w:sz="0" w:space="0" w:color="auto"/>
                      </w:divBdr>
                    </w:div>
                  </w:divsChild>
                </w:div>
                <w:div w:id="34737951">
                  <w:marLeft w:val="0"/>
                  <w:marRight w:val="0"/>
                  <w:marTop w:val="0"/>
                  <w:marBottom w:val="0"/>
                  <w:divBdr>
                    <w:top w:val="none" w:sz="0" w:space="0" w:color="auto"/>
                    <w:left w:val="none" w:sz="0" w:space="0" w:color="auto"/>
                    <w:bottom w:val="none" w:sz="0" w:space="0" w:color="auto"/>
                    <w:right w:val="none" w:sz="0" w:space="0" w:color="auto"/>
                  </w:divBdr>
                  <w:divsChild>
                    <w:div w:id="1946887280">
                      <w:marLeft w:val="0"/>
                      <w:marRight w:val="0"/>
                      <w:marTop w:val="0"/>
                      <w:marBottom w:val="0"/>
                      <w:divBdr>
                        <w:top w:val="none" w:sz="0" w:space="0" w:color="auto"/>
                        <w:left w:val="none" w:sz="0" w:space="0" w:color="auto"/>
                        <w:bottom w:val="none" w:sz="0" w:space="0" w:color="auto"/>
                        <w:right w:val="none" w:sz="0" w:space="0" w:color="auto"/>
                      </w:divBdr>
                    </w:div>
                  </w:divsChild>
                </w:div>
                <w:div w:id="160657668">
                  <w:marLeft w:val="0"/>
                  <w:marRight w:val="0"/>
                  <w:marTop w:val="0"/>
                  <w:marBottom w:val="0"/>
                  <w:divBdr>
                    <w:top w:val="none" w:sz="0" w:space="0" w:color="auto"/>
                    <w:left w:val="none" w:sz="0" w:space="0" w:color="auto"/>
                    <w:bottom w:val="none" w:sz="0" w:space="0" w:color="auto"/>
                    <w:right w:val="none" w:sz="0" w:space="0" w:color="auto"/>
                  </w:divBdr>
                  <w:divsChild>
                    <w:div w:id="871453292">
                      <w:marLeft w:val="0"/>
                      <w:marRight w:val="0"/>
                      <w:marTop w:val="0"/>
                      <w:marBottom w:val="0"/>
                      <w:divBdr>
                        <w:top w:val="none" w:sz="0" w:space="0" w:color="auto"/>
                        <w:left w:val="none" w:sz="0" w:space="0" w:color="auto"/>
                        <w:bottom w:val="none" w:sz="0" w:space="0" w:color="auto"/>
                        <w:right w:val="none" w:sz="0" w:space="0" w:color="auto"/>
                      </w:divBdr>
                    </w:div>
                  </w:divsChild>
                </w:div>
                <w:div w:id="1968772647">
                  <w:marLeft w:val="0"/>
                  <w:marRight w:val="0"/>
                  <w:marTop w:val="0"/>
                  <w:marBottom w:val="0"/>
                  <w:divBdr>
                    <w:top w:val="none" w:sz="0" w:space="0" w:color="auto"/>
                    <w:left w:val="none" w:sz="0" w:space="0" w:color="auto"/>
                    <w:bottom w:val="none" w:sz="0" w:space="0" w:color="auto"/>
                    <w:right w:val="none" w:sz="0" w:space="0" w:color="auto"/>
                  </w:divBdr>
                  <w:divsChild>
                    <w:div w:id="14121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1937">
          <w:marLeft w:val="0"/>
          <w:marRight w:val="0"/>
          <w:marTop w:val="0"/>
          <w:marBottom w:val="0"/>
          <w:divBdr>
            <w:top w:val="none" w:sz="0" w:space="0" w:color="auto"/>
            <w:left w:val="none" w:sz="0" w:space="0" w:color="auto"/>
            <w:bottom w:val="none" w:sz="0" w:space="0" w:color="auto"/>
            <w:right w:val="none" w:sz="0" w:space="0" w:color="auto"/>
          </w:divBdr>
          <w:divsChild>
            <w:div w:id="681781122">
              <w:marLeft w:val="0"/>
              <w:marRight w:val="0"/>
              <w:marTop w:val="0"/>
              <w:marBottom w:val="0"/>
              <w:divBdr>
                <w:top w:val="none" w:sz="0" w:space="0" w:color="auto"/>
                <w:left w:val="none" w:sz="0" w:space="0" w:color="auto"/>
                <w:bottom w:val="none" w:sz="0" w:space="0" w:color="auto"/>
                <w:right w:val="none" w:sz="0" w:space="0" w:color="auto"/>
              </w:divBdr>
            </w:div>
            <w:div w:id="618684436">
              <w:marLeft w:val="0"/>
              <w:marRight w:val="0"/>
              <w:marTop w:val="0"/>
              <w:marBottom w:val="0"/>
              <w:divBdr>
                <w:top w:val="none" w:sz="0" w:space="0" w:color="auto"/>
                <w:left w:val="none" w:sz="0" w:space="0" w:color="auto"/>
                <w:bottom w:val="none" w:sz="0" w:space="0" w:color="auto"/>
                <w:right w:val="none" w:sz="0" w:space="0" w:color="auto"/>
              </w:divBdr>
            </w:div>
            <w:div w:id="168755921">
              <w:marLeft w:val="0"/>
              <w:marRight w:val="0"/>
              <w:marTop w:val="0"/>
              <w:marBottom w:val="0"/>
              <w:divBdr>
                <w:top w:val="none" w:sz="0" w:space="0" w:color="auto"/>
                <w:left w:val="none" w:sz="0" w:space="0" w:color="auto"/>
                <w:bottom w:val="none" w:sz="0" w:space="0" w:color="auto"/>
                <w:right w:val="none" w:sz="0" w:space="0" w:color="auto"/>
              </w:divBdr>
            </w:div>
          </w:divsChild>
        </w:div>
        <w:div w:id="1078862191">
          <w:marLeft w:val="0"/>
          <w:marRight w:val="0"/>
          <w:marTop w:val="0"/>
          <w:marBottom w:val="0"/>
          <w:divBdr>
            <w:top w:val="none" w:sz="0" w:space="0" w:color="auto"/>
            <w:left w:val="none" w:sz="0" w:space="0" w:color="auto"/>
            <w:bottom w:val="none" w:sz="0" w:space="0" w:color="auto"/>
            <w:right w:val="none" w:sz="0" w:space="0" w:color="auto"/>
          </w:divBdr>
          <w:divsChild>
            <w:div w:id="1096829789">
              <w:marLeft w:val="-75"/>
              <w:marRight w:val="0"/>
              <w:marTop w:val="30"/>
              <w:marBottom w:val="30"/>
              <w:divBdr>
                <w:top w:val="none" w:sz="0" w:space="0" w:color="auto"/>
                <w:left w:val="none" w:sz="0" w:space="0" w:color="auto"/>
                <w:bottom w:val="none" w:sz="0" w:space="0" w:color="auto"/>
                <w:right w:val="none" w:sz="0" w:space="0" w:color="auto"/>
              </w:divBdr>
              <w:divsChild>
                <w:div w:id="976649136">
                  <w:marLeft w:val="0"/>
                  <w:marRight w:val="0"/>
                  <w:marTop w:val="0"/>
                  <w:marBottom w:val="0"/>
                  <w:divBdr>
                    <w:top w:val="none" w:sz="0" w:space="0" w:color="auto"/>
                    <w:left w:val="none" w:sz="0" w:space="0" w:color="auto"/>
                    <w:bottom w:val="none" w:sz="0" w:space="0" w:color="auto"/>
                    <w:right w:val="none" w:sz="0" w:space="0" w:color="auto"/>
                  </w:divBdr>
                  <w:divsChild>
                    <w:div w:id="1611820928">
                      <w:marLeft w:val="0"/>
                      <w:marRight w:val="0"/>
                      <w:marTop w:val="0"/>
                      <w:marBottom w:val="0"/>
                      <w:divBdr>
                        <w:top w:val="none" w:sz="0" w:space="0" w:color="auto"/>
                        <w:left w:val="none" w:sz="0" w:space="0" w:color="auto"/>
                        <w:bottom w:val="none" w:sz="0" w:space="0" w:color="auto"/>
                        <w:right w:val="none" w:sz="0" w:space="0" w:color="auto"/>
                      </w:divBdr>
                    </w:div>
                  </w:divsChild>
                </w:div>
                <w:div w:id="2024429436">
                  <w:marLeft w:val="0"/>
                  <w:marRight w:val="0"/>
                  <w:marTop w:val="0"/>
                  <w:marBottom w:val="0"/>
                  <w:divBdr>
                    <w:top w:val="none" w:sz="0" w:space="0" w:color="auto"/>
                    <w:left w:val="none" w:sz="0" w:space="0" w:color="auto"/>
                    <w:bottom w:val="none" w:sz="0" w:space="0" w:color="auto"/>
                    <w:right w:val="none" w:sz="0" w:space="0" w:color="auto"/>
                  </w:divBdr>
                  <w:divsChild>
                    <w:div w:id="1126124195">
                      <w:marLeft w:val="0"/>
                      <w:marRight w:val="0"/>
                      <w:marTop w:val="0"/>
                      <w:marBottom w:val="0"/>
                      <w:divBdr>
                        <w:top w:val="none" w:sz="0" w:space="0" w:color="auto"/>
                        <w:left w:val="none" w:sz="0" w:space="0" w:color="auto"/>
                        <w:bottom w:val="none" w:sz="0" w:space="0" w:color="auto"/>
                        <w:right w:val="none" w:sz="0" w:space="0" w:color="auto"/>
                      </w:divBdr>
                    </w:div>
                  </w:divsChild>
                </w:div>
                <w:div w:id="2080204109">
                  <w:marLeft w:val="0"/>
                  <w:marRight w:val="0"/>
                  <w:marTop w:val="0"/>
                  <w:marBottom w:val="0"/>
                  <w:divBdr>
                    <w:top w:val="none" w:sz="0" w:space="0" w:color="auto"/>
                    <w:left w:val="none" w:sz="0" w:space="0" w:color="auto"/>
                    <w:bottom w:val="none" w:sz="0" w:space="0" w:color="auto"/>
                    <w:right w:val="none" w:sz="0" w:space="0" w:color="auto"/>
                  </w:divBdr>
                  <w:divsChild>
                    <w:div w:id="1452361586">
                      <w:marLeft w:val="0"/>
                      <w:marRight w:val="0"/>
                      <w:marTop w:val="0"/>
                      <w:marBottom w:val="0"/>
                      <w:divBdr>
                        <w:top w:val="none" w:sz="0" w:space="0" w:color="auto"/>
                        <w:left w:val="none" w:sz="0" w:space="0" w:color="auto"/>
                        <w:bottom w:val="none" w:sz="0" w:space="0" w:color="auto"/>
                        <w:right w:val="none" w:sz="0" w:space="0" w:color="auto"/>
                      </w:divBdr>
                    </w:div>
                  </w:divsChild>
                </w:div>
                <w:div w:id="1049913519">
                  <w:marLeft w:val="0"/>
                  <w:marRight w:val="0"/>
                  <w:marTop w:val="0"/>
                  <w:marBottom w:val="0"/>
                  <w:divBdr>
                    <w:top w:val="none" w:sz="0" w:space="0" w:color="auto"/>
                    <w:left w:val="none" w:sz="0" w:space="0" w:color="auto"/>
                    <w:bottom w:val="none" w:sz="0" w:space="0" w:color="auto"/>
                    <w:right w:val="none" w:sz="0" w:space="0" w:color="auto"/>
                  </w:divBdr>
                  <w:divsChild>
                    <w:div w:id="1513759891">
                      <w:marLeft w:val="0"/>
                      <w:marRight w:val="0"/>
                      <w:marTop w:val="0"/>
                      <w:marBottom w:val="0"/>
                      <w:divBdr>
                        <w:top w:val="none" w:sz="0" w:space="0" w:color="auto"/>
                        <w:left w:val="none" w:sz="0" w:space="0" w:color="auto"/>
                        <w:bottom w:val="none" w:sz="0" w:space="0" w:color="auto"/>
                        <w:right w:val="none" w:sz="0" w:space="0" w:color="auto"/>
                      </w:divBdr>
                    </w:div>
                  </w:divsChild>
                </w:div>
                <w:div w:id="1105543214">
                  <w:marLeft w:val="0"/>
                  <w:marRight w:val="0"/>
                  <w:marTop w:val="0"/>
                  <w:marBottom w:val="0"/>
                  <w:divBdr>
                    <w:top w:val="none" w:sz="0" w:space="0" w:color="auto"/>
                    <w:left w:val="none" w:sz="0" w:space="0" w:color="auto"/>
                    <w:bottom w:val="none" w:sz="0" w:space="0" w:color="auto"/>
                    <w:right w:val="none" w:sz="0" w:space="0" w:color="auto"/>
                  </w:divBdr>
                  <w:divsChild>
                    <w:div w:id="884873506">
                      <w:marLeft w:val="0"/>
                      <w:marRight w:val="0"/>
                      <w:marTop w:val="0"/>
                      <w:marBottom w:val="0"/>
                      <w:divBdr>
                        <w:top w:val="none" w:sz="0" w:space="0" w:color="auto"/>
                        <w:left w:val="none" w:sz="0" w:space="0" w:color="auto"/>
                        <w:bottom w:val="none" w:sz="0" w:space="0" w:color="auto"/>
                        <w:right w:val="none" w:sz="0" w:space="0" w:color="auto"/>
                      </w:divBdr>
                    </w:div>
                  </w:divsChild>
                </w:div>
                <w:div w:id="162547178">
                  <w:marLeft w:val="0"/>
                  <w:marRight w:val="0"/>
                  <w:marTop w:val="0"/>
                  <w:marBottom w:val="0"/>
                  <w:divBdr>
                    <w:top w:val="none" w:sz="0" w:space="0" w:color="auto"/>
                    <w:left w:val="none" w:sz="0" w:space="0" w:color="auto"/>
                    <w:bottom w:val="none" w:sz="0" w:space="0" w:color="auto"/>
                    <w:right w:val="none" w:sz="0" w:space="0" w:color="auto"/>
                  </w:divBdr>
                  <w:divsChild>
                    <w:div w:id="13267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3376">
          <w:marLeft w:val="0"/>
          <w:marRight w:val="0"/>
          <w:marTop w:val="0"/>
          <w:marBottom w:val="0"/>
          <w:divBdr>
            <w:top w:val="none" w:sz="0" w:space="0" w:color="auto"/>
            <w:left w:val="none" w:sz="0" w:space="0" w:color="auto"/>
            <w:bottom w:val="none" w:sz="0" w:space="0" w:color="auto"/>
            <w:right w:val="none" w:sz="0" w:space="0" w:color="auto"/>
          </w:divBdr>
          <w:divsChild>
            <w:div w:id="1011252437">
              <w:marLeft w:val="0"/>
              <w:marRight w:val="0"/>
              <w:marTop w:val="0"/>
              <w:marBottom w:val="0"/>
              <w:divBdr>
                <w:top w:val="none" w:sz="0" w:space="0" w:color="auto"/>
                <w:left w:val="none" w:sz="0" w:space="0" w:color="auto"/>
                <w:bottom w:val="none" w:sz="0" w:space="0" w:color="auto"/>
                <w:right w:val="none" w:sz="0" w:space="0" w:color="auto"/>
              </w:divBdr>
            </w:div>
            <w:div w:id="101999707">
              <w:marLeft w:val="0"/>
              <w:marRight w:val="0"/>
              <w:marTop w:val="0"/>
              <w:marBottom w:val="0"/>
              <w:divBdr>
                <w:top w:val="none" w:sz="0" w:space="0" w:color="auto"/>
                <w:left w:val="none" w:sz="0" w:space="0" w:color="auto"/>
                <w:bottom w:val="none" w:sz="0" w:space="0" w:color="auto"/>
                <w:right w:val="none" w:sz="0" w:space="0" w:color="auto"/>
              </w:divBdr>
            </w:div>
            <w:div w:id="403913549">
              <w:marLeft w:val="0"/>
              <w:marRight w:val="0"/>
              <w:marTop w:val="0"/>
              <w:marBottom w:val="0"/>
              <w:divBdr>
                <w:top w:val="none" w:sz="0" w:space="0" w:color="auto"/>
                <w:left w:val="none" w:sz="0" w:space="0" w:color="auto"/>
                <w:bottom w:val="none" w:sz="0" w:space="0" w:color="auto"/>
                <w:right w:val="none" w:sz="0" w:space="0" w:color="auto"/>
              </w:divBdr>
            </w:div>
          </w:divsChild>
        </w:div>
        <w:div w:id="2144424621">
          <w:marLeft w:val="0"/>
          <w:marRight w:val="0"/>
          <w:marTop w:val="0"/>
          <w:marBottom w:val="0"/>
          <w:divBdr>
            <w:top w:val="none" w:sz="0" w:space="0" w:color="auto"/>
            <w:left w:val="none" w:sz="0" w:space="0" w:color="auto"/>
            <w:bottom w:val="none" w:sz="0" w:space="0" w:color="auto"/>
            <w:right w:val="none" w:sz="0" w:space="0" w:color="auto"/>
          </w:divBdr>
          <w:divsChild>
            <w:div w:id="529682898">
              <w:marLeft w:val="-75"/>
              <w:marRight w:val="0"/>
              <w:marTop w:val="30"/>
              <w:marBottom w:val="30"/>
              <w:divBdr>
                <w:top w:val="none" w:sz="0" w:space="0" w:color="auto"/>
                <w:left w:val="none" w:sz="0" w:space="0" w:color="auto"/>
                <w:bottom w:val="none" w:sz="0" w:space="0" w:color="auto"/>
                <w:right w:val="none" w:sz="0" w:space="0" w:color="auto"/>
              </w:divBdr>
              <w:divsChild>
                <w:div w:id="2079938841">
                  <w:marLeft w:val="0"/>
                  <w:marRight w:val="0"/>
                  <w:marTop w:val="0"/>
                  <w:marBottom w:val="0"/>
                  <w:divBdr>
                    <w:top w:val="none" w:sz="0" w:space="0" w:color="auto"/>
                    <w:left w:val="none" w:sz="0" w:space="0" w:color="auto"/>
                    <w:bottom w:val="none" w:sz="0" w:space="0" w:color="auto"/>
                    <w:right w:val="none" w:sz="0" w:space="0" w:color="auto"/>
                  </w:divBdr>
                  <w:divsChild>
                    <w:div w:id="332805040">
                      <w:marLeft w:val="0"/>
                      <w:marRight w:val="0"/>
                      <w:marTop w:val="0"/>
                      <w:marBottom w:val="0"/>
                      <w:divBdr>
                        <w:top w:val="none" w:sz="0" w:space="0" w:color="auto"/>
                        <w:left w:val="none" w:sz="0" w:space="0" w:color="auto"/>
                        <w:bottom w:val="none" w:sz="0" w:space="0" w:color="auto"/>
                        <w:right w:val="none" w:sz="0" w:space="0" w:color="auto"/>
                      </w:divBdr>
                    </w:div>
                  </w:divsChild>
                </w:div>
                <w:div w:id="662664386">
                  <w:marLeft w:val="0"/>
                  <w:marRight w:val="0"/>
                  <w:marTop w:val="0"/>
                  <w:marBottom w:val="0"/>
                  <w:divBdr>
                    <w:top w:val="none" w:sz="0" w:space="0" w:color="auto"/>
                    <w:left w:val="none" w:sz="0" w:space="0" w:color="auto"/>
                    <w:bottom w:val="none" w:sz="0" w:space="0" w:color="auto"/>
                    <w:right w:val="none" w:sz="0" w:space="0" w:color="auto"/>
                  </w:divBdr>
                  <w:divsChild>
                    <w:div w:id="761537269">
                      <w:marLeft w:val="0"/>
                      <w:marRight w:val="0"/>
                      <w:marTop w:val="0"/>
                      <w:marBottom w:val="0"/>
                      <w:divBdr>
                        <w:top w:val="none" w:sz="0" w:space="0" w:color="auto"/>
                        <w:left w:val="none" w:sz="0" w:space="0" w:color="auto"/>
                        <w:bottom w:val="none" w:sz="0" w:space="0" w:color="auto"/>
                        <w:right w:val="none" w:sz="0" w:space="0" w:color="auto"/>
                      </w:divBdr>
                    </w:div>
                  </w:divsChild>
                </w:div>
                <w:div w:id="1093937571">
                  <w:marLeft w:val="0"/>
                  <w:marRight w:val="0"/>
                  <w:marTop w:val="0"/>
                  <w:marBottom w:val="0"/>
                  <w:divBdr>
                    <w:top w:val="none" w:sz="0" w:space="0" w:color="auto"/>
                    <w:left w:val="none" w:sz="0" w:space="0" w:color="auto"/>
                    <w:bottom w:val="none" w:sz="0" w:space="0" w:color="auto"/>
                    <w:right w:val="none" w:sz="0" w:space="0" w:color="auto"/>
                  </w:divBdr>
                  <w:divsChild>
                    <w:div w:id="1762946397">
                      <w:marLeft w:val="0"/>
                      <w:marRight w:val="0"/>
                      <w:marTop w:val="0"/>
                      <w:marBottom w:val="0"/>
                      <w:divBdr>
                        <w:top w:val="none" w:sz="0" w:space="0" w:color="auto"/>
                        <w:left w:val="none" w:sz="0" w:space="0" w:color="auto"/>
                        <w:bottom w:val="none" w:sz="0" w:space="0" w:color="auto"/>
                        <w:right w:val="none" w:sz="0" w:space="0" w:color="auto"/>
                      </w:divBdr>
                    </w:div>
                  </w:divsChild>
                </w:div>
                <w:div w:id="3365598">
                  <w:marLeft w:val="0"/>
                  <w:marRight w:val="0"/>
                  <w:marTop w:val="0"/>
                  <w:marBottom w:val="0"/>
                  <w:divBdr>
                    <w:top w:val="none" w:sz="0" w:space="0" w:color="auto"/>
                    <w:left w:val="none" w:sz="0" w:space="0" w:color="auto"/>
                    <w:bottom w:val="none" w:sz="0" w:space="0" w:color="auto"/>
                    <w:right w:val="none" w:sz="0" w:space="0" w:color="auto"/>
                  </w:divBdr>
                  <w:divsChild>
                    <w:div w:id="1970932743">
                      <w:marLeft w:val="0"/>
                      <w:marRight w:val="0"/>
                      <w:marTop w:val="0"/>
                      <w:marBottom w:val="0"/>
                      <w:divBdr>
                        <w:top w:val="none" w:sz="0" w:space="0" w:color="auto"/>
                        <w:left w:val="none" w:sz="0" w:space="0" w:color="auto"/>
                        <w:bottom w:val="none" w:sz="0" w:space="0" w:color="auto"/>
                        <w:right w:val="none" w:sz="0" w:space="0" w:color="auto"/>
                      </w:divBdr>
                    </w:div>
                  </w:divsChild>
                </w:div>
                <w:div w:id="1432167644">
                  <w:marLeft w:val="0"/>
                  <w:marRight w:val="0"/>
                  <w:marTop w:val="0"/>
                  <w:marBottom w:val="0"/>
                  <w:divBdr>
                    <w:top w:val="none" w:sz="0" w:space="0" w:color="auto"/>
                    <w:left w:val="none" w:sz="0" w:space="0" w:color="auto"/>
                    <w:bottom w:val="none" w:sz="0" w:space="0" w:color="auto"/>
                    <w:right w:val="none" w:sz="0" w:space="0" w:color="auto"/>
                  </w:divBdr>
                  <w:divsChild>
                    <w:div w:id="313032158">
                      <w:marLeft w:val="0"/>
                      <w:marRight w:val="0"/>
                      <w:marTop w:val="0"/>
                      <w:marBottom w:val="0"/>
                      <w:divBdr>
                        <w:top w:val="none" w:sz="0" w:space="0" w:color="auto"/>
                        <w:left w:val="none" w:sz="0" w:space="0" w:color="auto"/>
                        <w:bottom w:val="none" w:sz="0" w:space="0" w:color="auto"/>
                        <w:right w:val="none" w:sz="0" w:space="0" w:color="auto"/>
                      </w:divBdr>
                    </w:div>
                  </w:divsChild>
                </w:div>
                <w:div w:id="1669865748">
                  <w:marLeft w:val="0"/>
                  <w:marRight w:val="0"/>
                  <w:marTop w:val="0"/>
                  <w:marBottom w:val="0"/>
                  <w:divBdr>
                    <w:top w:val="none" w:sz="0" w:space="0" w:color="auto"/>
                    <w:left w:val="none" w:sz="0" w:space="0" w:color="auto"/>
                    <w:bottom w:val="none" w:sz="0" w:space="0" w:color="auto"/>
                    <w:right w:val="none" w:sz="0" w:space="0" w:color="auto"/>
                  </w:divBdr>
                  <w:divsChild>
                    <w:div w:id="4098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57371">
          <w:marLeft w:val="0"/>
          <w:marRight w:val="0"/>
          <w:marTop w:val="0"/>
          <w:marBottom w:val="0"/>
          <w:divBdr>
            <w:top w:val="none" w:sz="0" w:space="0" w:color="auto"/>
            <w:left w:val="none" w:sz="0" w:space="0" w:color="auto"/>
            <w:bottom w:val="none" w:sz="0" w:space="0" w:color="auto"/>
            <w:right w:val="none" w:sz="0" w:space="0" w:color="auto"/>
          </w:divBdr>
          <w:divsChild>
            <w:div w:id="1226255087">
              <w:marLeft w:val="0"/>
              <w:marRight w:val="0"/>
              <w:marTop w:val="0"/>
              <w:marBottom w:val="0"/>
              <w:divBdr>
                <w:top w:val="none" w:sz="0" w:space="0" w:color="auto"/>
                <w:left w:val="none" w:sz="0" w:space="0" w:color="auto"/>
                <w:bottom w:val="none" w:sz="0" w:space="0" w:color="auto"/>
                <w:right w:val="none" w:sz="0" w:space="0" w:color="auto"/>
              </w:divBdr>
            </w:div>
            <w:div w:id="1101687167">
              <w:marLeft w:val="0"/>
              <w:marRight w:val="0"/>
              <w:marTop w:val="0"/>
              <w:marBottom w:val="0"/>
              <w:divBdr>
                <w:top w:val="none" w:sz="0" w:space="0" w:color="auto"/>
                <w:left w:val="none" w:sz="0" w:space="0" w:color="auto"/>
                <w:bottom w:val="none" w:sz="0" w:space="0" w:color="auto"/>
                <w:right w:val="none" w:sz="0" w:space="0" w:color="auto"/>
              </w:divBdr>
            </w:div>
            <w:div w:id="1600480112">
              <w:marLeft w:val="0"/>
              <w:marRight w:val="0"/>
              <w:marTop w:val="0"/>
              <w:marBottom w:val="0"/>
              <w:divBdr>
                <w:top w:val="none" w:sz="0" w:space="0" w:color="auto"/>
                <w:left w:val="none" w:sz="0" w:space="0" w:color="auto"/>
                <w:bottom w:val="none" w:sz="0" w:space="0" w:color="auto"/>
                <w:right w:val="none" w:sz="0" w:space="0" w:color="auto"/>
              </w:divBdr>
            </w:div>
          </w:divsChild>
        </w:div>
        <w:div w:id="1587229632">
          <w:marLeft w:val="0"/>
          <w:marRight w:val="0"/>
          <w:marTop w:val="0"/>
          <w:marBottom w:val="0"/>
          <w:divBdr>
            <w:top w:val="none" w:sz="0" w:space="0" w:color="auto"/>
            <w:left w:val="none" w:sz="0" w:space="0" w:color="auto"/>
            <w:bottom w:val="none" w:sz="0" w:space="0" w:color="auto"/>
            <w:right w:val="none" w:sz="0" w:space="0" w:color="auto"/>
          </w:divBdr>
          <w:divsChild>
            <w:div w:id="409814687">
              <w:marLeft w:val="-75"/>
              <w:marRight w:val="0"/>
              <w:marTop w:val="30"/>
              <w:marBottom w:val="30"/>
              <w:divBdr>
                <w:top w:val="none" w:sz="0" w:space="0" w:color="auto"/>
                <w:left w:val="none" w:sz="0" w:space="0" w:color="auto"/>
                <w:bottom w:val="none" w:sz="0" w:space="0" w:color="auto"/>
                <w:right w:val="none" w:sz="0" w:space="0" w:color="auto"/>
              </w:divBdr>
              <w:divsChild>
                <w:div w:id="564798094">
                  <w:marLeft w:val="0"/>
                  <w:marRight w:val="0"/>
                  <w:marTop w:val="0"/>
                  <w:marBottom w:val="0"/>
                  <w:divBdr>
                    <w:top w:val="none" w:sz="0" w:space="0" w:color="auto"/>
                    <w:left w:val="none" w:sz="0" w:space="0" w:color="auto"/>
                    <w:bottom w:val="none" w:sz="0" w:space="0" w:color="auto"/>
                    <w:right w:val="none" w:sz="0" w:space="0" w:color="auto"/>
                  </w:divBdr>
                  <w:divsChild>
                    <w:div w:id="13042289">
                      <w:marLeft w:val="0"/>
                      <w:marRight w:val="0"/>
                      <w:marTop w:val="0"/>
                      <w:marBottom w:val="0"/>
                      <w:divBdr>
                        <w:top w:val="none" w:sz="0" w:space="0" w:color="auto"/>
                        <w:left w:val="none" w:sz="0" w:space="0" w:color="auto"/>
                        <w:bottom w:val="none" w:sz="0" w:space="0" w:color="auto"/>
                        <w:right w:val="none" w:sz="0" w:space="0" w:color="auto"/>
                      </w:divBdr>
                    </w:div>
                  </w:divsChild>
                </w:div>
                <w:div w:id="107896346">
                  <w:marLeft w:val="0"/>
                  <w:marRight w:val="0"/>
                  <w:marTop w:val="0"/>
                  <w:marBottom w:val="0"/>
                  <w:divBdr>
                    <w:top w:val="none" w:sz="0" w:space="0" w:color="auto"/>
                    <w:left w:val="none" w:sz="0" w:space="0" w:color="auto"/>
                    <w:bottom w:val="none" w:sz="0" w:space="0" w:color="auto"/>
                    <w:right w:val="none" w:sz="0" w:space="0" w:color="auto"/>
                  </w:divBdr>
                  <w:divsChild>
                    <w:div w:id="875121229">
                      <w:marLeft w:val="0"/>
                      <w:marRight w:val="0"/>
                      <w:marTop w:val="0"/>
                      <w:marBottom w:val="0"/>
                      <w:divBdr>
                        <w:top w:val="none" w:sz="0" w:space="0" w:color="auto"/>
                        <w:left w:val="none" w:sz="0" w:space="0" w:color="auto"/>
                        <w:bottom w:val="none" w:sz="0" w:space="0" w:color="auto"/>
                        <w:right w:val="none" w:sz="0" w:space="0" w:color="auto"/>
                      </w:divBdr>
                    </w:div>
                  </w:divsChild>
                </w:div>
                <w:div w:id="514539915">
                  <w:marLeft w:val="0"/>
                  <w:marRight w:val="0"/>
                  <w:marTop w:val="0"/>
                  <w:marBottom w:val="0"/>
                  <w:divBdr>
                    <w:top w:val="none" w:sz="0" w:space="0" w:color="auto"/>
                    <w:left w:val="none" w:sz="0" w:space="0" w:color="auto"/>
                    <w:bottom w:val="none" w:sz="0" w:space="0" w:color="auto"/>
                    <w:right w:val="none" w:sz="0" w:space="0" w:color="auto"/>
                  </w:divBdr>
                  <w:divsChild>
                    <w:div w:id="499581522">
                      <w:marLeft w:val="0"/>
                      <w:marRight w:val="0"/>
                      <w:marTop w:val="0"/>
                      <w:marBottom w:val="0"/>
                      <w:divBdr>
                        <w:top w:val="none" w:sz="0" w:space="0" w:color="auto"/>
                        <w:left w:val="none" w:sz="0" w:space="0" w:color="auto"/>
                        <w:bottom w:val="none" w:sz="0" w:space="0" w:color="auto"/>
                        <w:right w:val="none" w:sz="0" w:space="0" w:color="auto"/>
                      </w:divBdr>
                    </w:div>
                  </w:divsChild>
                </w:div>
                <w:div w:id="1360082501">
                  <w:marLeft w:val="0"/>
                  <w:marRight w:val="0"/>
                  <w:marTop w:val="0"/>
                  <w:marBottom w:val="0"/>
                  <w:divBdr>
                    <w:top w:val="none" w:sz="0" w:space="0" w:color="auto"/>
                    <w:left w:val="none" w:sz="0" w:space="0" w:color="auto"/>
                    <w:bottom w:val="none" w:sz="0" w:space="0" w:color="auto"/>
                    <w:right w:val="none" w:sz="0" w:space="0" w:color="auto"/>
                  </w:divBdr>
                  <w:divsChild>
                    <w:div w:id="435906092">
                      <w:marLeft w:val="0"/>
                      <w:marRight w:val="0"/>
                      <w:marTop w:val="0"/>
                      <w:marBottom w:val="0"/>
                      <w:divBdr>
                        <w:top w:val="none" w:sz="0" w:space="0" w:color="auto"/>
                        <w:left w:val="none" w:sz="0" w:space="0" w:color="auto"/>
                        <w:bottom w:val="none" w:sz="0" w:space="0" w:color="auto"/>
                        <w:right w:val="none" w:sz="0" w:space="0" w:color="auto"/>
                      </w:divBdr>
                    </w:div>
                  </w:divsChild>
                </w:div>
                <w:div w:id="1082487125">
                  <w:marLeft w:val="0"/>
                  <w:marRight w:val="0"/>
                  <w:marTop w:val="0"/>
                  <w:marBottom w:val="0"/>
                  <w:divBdr>
                    <w:top w:val="none" w:sz="0" w:space="0" w:color="auto"/>
                    <w:left w:val="none" w:sz="0" w:space="0" w:color="auto"/>
                    <w:bottom w:val="none" w:sz="0" w:space="0" w:color="auto"/>
                    <w:right w:val="none" w:sz="0" w:space="0" w:color="auto"/>
                  </w:divBdr>
                  <w:divsChild>
                    <w:div w:id="252016783">
                      <w:marLeft w:val="0"/>
                      <w:marRight w:val="0"/>
                      <w:marTop w:val="0"/>
                      <w:marBottom w:val="0"/>
                      <w:divBdr>
                        <w:top w:val="none" w:sz="0" w:space="0" w:color="auto"/>
                        <w:left w:val="none" w:sz="0" w:space="0" w:color="auto"/>
                        <w:bottom w:val="none" w:sz="0" w:space="0" w:color="auto"/>
                        <w:right w:val="none" w:sz="0" w:space="0" w:color="auto"/>
                      </w:divBdr>
                    </w:div>
                  </w:divsChild>
                </w:div>
                <w:div w:id="1861237676">
                  <w:marLeft w:val="0"/>
                  <w:marRight w:val="0"/>
                  <w:marTop w:val="0"/>
                  <w:marBottom w:val="0"/>
                  <w:divBdr>
                    <w:top w:val="none" w:sz="0" w:space="0" w:color="auto"/>
                    <w:left w:val="none" w:sz="0" w:space="0" w:color="auto"/>
                    <w:bottom w:val="none" w:sz="0" w:space="0" w:color="auto"/>
                    <w:right w:val="none" w:sz="0" w:space="0" w:color="auto"/>
                  </w:divBdr>
                  <w:divsChild>
                    <w:div w:id="21009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8287">
          <w:marLeft w:val="0"/>
          <w:marRight w:val="0"/>
          <w:marTop w:val="0"/>
          <w:marBottom w:val="0"/>
          <w:divBdr>
            <w:top w:val="none" w:sz="0" w:space="0" w:color="auto"/>
            <w:left w:val="none" w:sz="0" w:space="0" w:color="auto"/>
            <w:bottom w:val="none" w:sz="0" w:space="0" w:color="auto"/>
            <w:right w:val="none" w:sz="0" w:space="0" w:color="auto"/>
          </w:divBdr>
          <w:divsChild>
            <w:div w:id="1721441001">
              <w:marLeft w:val="0"/>
              <w:marRight w:val="0"/>
              <w:marTop w:val="0"/>
              <w:marBottom w:val="0"/>
              <w:divBdr>
                <w:top w:val="none" w:sz="0" w:space="0" w:color="auto"/>
                <w:left w:val="none" w:sz="0" w:space="0" w:color="auto"/>
                <w:bottom w:val="none" w:sz="0" w:space="0" w:color="auto"/>
                <w:right w:val="none" w:sz="0" w:space="0" w:color="auto"/>
              </w:divBdr>
            </w:div>
            <w:div w:id="1946232391">
              <w:marLeft w:val="0"/>
              <w:marRight w:val="0"/>
              <w:marTop w:val="0"/>
              <w:marBottom w:val="0"/>
              <w:divBdr>
                <w:top w:val="none" w:sz="0" w:space="0" w:color="auto"/>
                <w:left w:val="none" w:sz="0" w:space="0" w:color="auto"/>
                <w:bottom w:val="none" w:sz="0" w:space="0" w:color="auto"/>
                <w:right w:val="none" w:sz="0" w:space="0" w:color="auto"/>
              </w:divBdr>
            </w:div>
            <w:div w:id="144593667">
              <w:marLeft w:val="0"/>
              <w:marRight w:val="0"/>
              <w:marTop w:val="0"/>
              <w:marBottom w:val="0"/>
              <w:divBdr>
                <w:top w:val="none" w:sz="0" w:space="0" w:color="auto"/>
                <w:left w:val="none" w:sz="0" w:space="0" w:color="auto"/>
                <w:bottom w:val="none" w:sz="0" w:space="0" w:color="auto"/>
                <w:right w:val="none" w:sz="0" w:space="0" w:color="auto"/>
              </w:divBdr>
            </w:div>
          </w:divsChild>
        </w:div>
        <w:div w:id="47194811">
          <w:marLeft w:val="0"/>
          <w:marRight w:val="0"/>
          <w:marTop w:val="0"/>
          <w:marBottom w:val="0"/>
          <w:divBdr>
            <w:top w:val="none" w:sz="0" w:space="0" w:color="auto"/>
            <w:left w:val="none" w:sz="0" w:space="0" w:color="auto"/>
            <w:bottom w:val="none" w:sz="0" w:space="0" w:color="auto"/>
            <w:right w:val="none" w:sz="0" w:space="0" w:color="auto"/>
          </w:divBdr>
          <w:divsChild>
            <w:div w:id="614557833">
              <w:marLeft w:val="-75"/>
              <w:marRight w:val="0"/>
              <w:marTop w:val="30"/>
              <w:marBottom w:val="30"/>
              <w:divBdr>
                <w:top w:val="none" w:sz="0" w:space="0" w:color="auto"/>
                <w:left w:val="none" w:sz="0" w:space="0" w:color="auto"/>
                <w:bottom w:val="none" w:sz="0" w:space="0" w:color="auto"/>
                <w:right w:val="none" w:sz="0" w:space="0" w:color="auto"/>
              </w:divBdr>
              <w:divsChild>
                <w:div w:id="1054235886">
                  <w:marLeft w:val="0"/>
                  <w:marRight w:val="0"/>
                  <w:marTop w:val="0"/>
                  <w:marBottom w:val="0"/>
                  <w:divBdr>
                    <w:top w:val="none" w:sz="0" w:space="0" w:color="auto"/>
                    <w:left w:val="none" w:sz="0" w:space="0" w:color="auto"/>
                    <w:bottom w:val="none" w:sz="0" w:space="0" w:color="auto"/>
                    <w:right w:val="none" w:sz="0" w:space="0" w:color="auto"/>
                  </w:divBdr>
                  <w:divsChild>
                    <w:div w:id="219051745">
                      <w:marLeft w:val="0"/>
                      <w:marRight w:val="0"/>
                      <w:marTop w:val="0"/>
                      <w:marBottom w:val="0"/>
                      <w:divBdr>
                        <w:top w:val="none" w:sz="0" w:space="0" w:color="auto"/>
                        <w:left w:val="none" w:sz="0" w:space="0" w:color="auto"/>
                        <w:bottom w:val="none" w:sz="0" w:space="0" w:color="auto"/>
                        <w:right w:val="none" w:sz="0" w:space="0" w:color="auto"/>
                      </w:divBdr>
                    </w:div>
                  </w:divsChild>
                </w:div>
                <w:div w:id="1051853266">
                  <w:marLeft w:val="0"/>
                  <w:marRight w:val="0"/>
                  <w:marTop w:val="0"/>
                  <w:marBottom w:val="0"/>
                  <w:divBdr>
                    <w:top w:val="none" w:sz="0" w:space="0" w:color="auto"/>
                    <w:left w:val="none" w:sz="0" w:space="0" w:color="auto"/>
                    <w:bottom w:val="none" w:sz="0" w:space="0" w:color="auto"/>
                    <w:right w:val="none" w:sz="0" w:space="0" w:color="auto"/>
                  </w:divBdr>
                  <w:divsChild>
                    <w:div w:id="1096366119">
                      <w:marLeft w:val="0"/>
                      <w:marRight w:val="0"/>
                      <w:marTop w:val="0"/>
                      <w:marBottom w:val="0"/>
                      <w:divBdr>
                        <w:top w:val="none" w:sz="0" w:space="0" w:color="auto"/>
                        <w:left w:val="none" w:sz="0" w:space="0" w:color="auto"/>
                        <w:bottom w:val="none" w:sz="0" w:space="0" w:color="auto"/>
                        <w:right w:val="none" w:sz="0" w:space="0" w:color="auto"/>
                      </w:divBdr>
                    </w:div>
                  </w:divsChild>
                </w:div>
                <w:div w:id="1341154250">
                  <w:marLeft w:val="0"/>
                  <w:marRight w:val="0"/>
                  <w:marTop w:val="0"/>
                  <w:marBottom w:val="0"/>
                  <w:divBdr>
                    <w:top w:val="none" w:sz="0" w:space="0" w:color="auto"/>
                    <w:left w:val="none" w:sz="0" w:space="0" w:color="auto"/>
                    <w:bottom w:val="none" w:sz="0" w:space="0" w:color="auto"/>
                    <w:right w:val="none" w:sz="0" w:space="0" w:color="auto"/>
                  </w:divBdr>
                  <w:divsChild>
                    <w:div w:id="1681735072">
                      <w:marLeft w:val="0"/>
                      <w:marRight w:val="0"/>
                      <w:marTop w:val="0"/>
                      <w:marBottom w:val="0"/>
                      <w:divBdr>
                        <w:top w:val="none" w:sz="0" w:space="0" w:color="auto"/>
                        <w:left w:val="none" w:sz="0" w:space="0" w:color="auto"/>
                        <w:bottom w:val="none" w:sz="0" w:space="0" w:color="auto"/>
                        <w:right w:val="none" w:sz="0" w:space="0" w:color="auto"/>
                      </w:divBdr>
                    </w:div>
                  </w:divsChild>
                </w:div>
                <w:div w:id="1723208015">
                  <w:marLeft w:val="0"/>
                  <w:marRight w:val="0"/>
                  <w:marTop w:val="0"/>
                  <w:marBottom w:val="0"/>
                  <w:divBdr>
                    <w:top w:val="none" w:sz="0" w:space="0" w:color="auto"/>
                    <w:left w:val="none" w:sz="0" w:space="0" w:color="auto"/>
                    <w:bottom w:val="none" w:sz="0" w:space="0" w:color="auto"/>
                    <w:right w:val="none" w:sz="0" w:space="0" w:color="auto"/>
                  </w:divBdr>
                  <w:divsChild>
                    <w:div w:id="1555460910">
                      <w:marLeft w:val="0"/>
                      <w:marRight w:val="0"/>
                      <w:marTop w:val="0"/>
                      <w:marBottom w:val="0"/>
                      <w:divBdr>
                        <w:top w:val="none" w:sz="0" w:space="0" w:color="auto"/>
                        <w:left w:val="none" w:sz="0" w:space="0" w:color="auto"/>
                        <w:bottom w:val="none" w:sz="0" w:space="0" w:color="auto"/>
                        <w:right w:val="none" w:sz="0" w:space="0" w:color="auto"/>
                      </w:divBdr>
                    </w:div>
                  </w:divsChild>
                </w:div>
                <w:div w:id="363218638">
                  <w:marLeft w:val="0"/>
                  <w:marRight w:val="0"/>
                  <w:marTop w:val="0"/>
                  <w:marBottom w:val="0"/>
                  <w:divBdr>
                    <w:top w:val="none" w:sz="0" w:space="0" w:color="auto"/>
                    <w:left w:val="none" w:sz="0" w:space="0" w:color="auto"/>
                    <w:bottom w:val="none" w:sz="0" w:space="0" w:color="auto"/>
                    <w:right w:val="none" w:sz="0" w:space="0" w:color="auto"/>
                  </w:divBdr>
                  <w:divsChild>
                    <w:div w:id="298002222">
                      <w:marLeft w:val="0"/>
                      <w:marRight w:val="0"/>
                      <w:marTop w:val="0"/>
                      <w:marBottom w:val="0"/>
                      <w:divBdr>
                        <w:top w:val="none" w:sz="0" w:space="0" w:color="auto"/>
                        <w:left w:val="none" w:sz="0" w:space="0" w:color="auto"/>
                        <w:bottom w:val="none" w:sz="0" w:space="0" w:color="auto"/>
                        <w:right w:val="none" w:sz="0" w:space="0" w:color="auto"/>
                      </w:divBdr>
                    </w:div>
                  </w:divsChild>
                </w:div>
                <w:div w:id="486628330">
                  <w:marLeft w:val="0"/>
                  <w:marRight w:val="0"/>
                  <w:marTop w:val="0"/>
                  <w:marBottom w:val="0"/>
                  <w:divBdr>
                    <w:top w:val="none" w:sz="0" w:space="0" w:color="auto"/>
                    <w:left w:val="none" w:sz="0" w:space="0" w:color="auto"/>
                    <w:bottom w:val="none" w:sz="0" w:space="0" w:color="auto"/>
                    <w:right w:val="none" w:sz="0" w:space="0" w:color="auto"/>
                  </w:divBdr>
                  <w:divsChild>
                    <w:div w:id="17961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0227">
          <w:marLeft w:val="0"/>
          <w:marRight w:val="0"/>
          <w:marTop w:val="0"/>
          <w:marBottom w:val="0"/>
          <w:divBdr>
            <w:top w:val="none" w:sz="0" w:space="0" w:color="auto"/>
            <w:left w:val="none" w:sz="0" w:space="0" w:color="auto"/>
            <w:bottom w:val="none" w:sz="0" w:space="0" w:color="auto"/>
            <w:right w:val="none" w:sz="0" w:space="0" w:color="auto"/>
          </w:divBdr>
          <w:divsChild>
            <w:div w:id="1831404734">
              <w:marLeft w:val="0"/>
              <w:marRight w:val="0"/>
              <w:marTop w:val="0"/>
              <w:marBottom w:val="0"/>
              <w:divBdr>
                <w:top w:val="none" w:sz="0" w:space="0" w:color="auto"/>
                <w:left w:val="none" w:sz="0" w:space="0" w:color="auto"/>
                <w:bottom w:val="none" w:sz="0" w:space="0" w:color="auto"/>
                <w:right w:val="none" w:sz="0" w:space="0" w:color="auto"/>
              </w:divBdr>
            </w:div>
            <w:div w:id="1899851514">
              <w:marLeft w:val="0"/>
              <w:marRight w:val="0"/>
              <w:marTop w:val="0"/>
              <w:marBottom w:val="0"/>
              <w:divBdr>
                <w:top w:val="none" w:sz="0" w:space="0" w:color="auto"/>
                <w:left w:val="none" w:sz="0" w:space="0" w:color="auto"/>
                <w:bottom w:val="none" w:sz="0" w:space="0" w:color="auto"/>
                <w:right w:val="none" w:sz="0" w:space="0" w:color="auto"/>
              </w:divBdr>
            </w:div>
            <w:div w:id="271937454">
              <w:marLeft w:val="0"/>
              <w:marRight w:val="0"/>
              <w:marTop w:val="0"/>
              <w:marBottom w:val="0"/>
              <w:divBdr>
                <w:top w:val="none" w:sz="0" w:space="0" w:color="auto"/>
                <w:left w:val="none" w:sz="0" w:space="0" w:color="auto"/>
                <w:bottom w:val="none" w:sz="0" w:space="0" w:color="auto"/>
                <w:right w:val="none" w:sz="0" w:space="0" w:color="auto"/>
              </w:divBdr>
            </w:div>
            <w:div w:id="1335887446">
              <w:marLeft w:val="0"/>
              <w:marRight w:val="0"/>
              <w:marTop w:val="0"/>
              <w:marBottom w:val="0"/>
              <w:divBdr>
                <w:top w:val="none" w:sz="0" w:space="0" w:color="auto"/>
                <w:left w:val="none" w:sz="0" w:space="0" w:color="auto"/>
                <w:bottom w:val="none" w:sz="0" w:space="0" w:color="auto"/>
                <w:right w:val="none" w:sz="0" w:space="0" w:color="auto"/>
              </w:divBdr>
            </w:div>
            <w:div w:id="714506205">
              <w:marLeft w:val="0"/>
              <w:marRight w:val="0"/>
              <w:marTop w:val="0"/>
              <w:marBottom w:val="0"/>
              <w:divBdr>
                <w:top w:val="none" w:sz="0" w:space="0" w:color="auto"/>
                <w:left w:val="none" w:sz="0" w:space="0" w:color="auto"/>
                <w:bottom w:val="none" w:sz="0" w:space="0" w:color="auto"/>
                <w:right w:val="none" w:sz="0" w:space="0" w:color="auto"/>
              </w:divBdr>
            </w:div>
          </w:divsChild>
        </w:div>
        <w:div w:id="657423439">
          <w:marLeft w:val="0"/>
          <w:marRight w:val="0"/>
          <w:marTop w:val="0"/>
          <w:marBottom w:val="0"/>
          <w:divBdr>
            <w:top w:val="none" w:sz="0" w:space="0" w:color="auto"/>
            <w:left w:val="none" w:sz="0" w:space="0" w:color="auto"/>
            <w:bottom w:val="none" w:sz="0" w:space="0" w:color="auto"/>
            <w:right w:val="none" w:sz="0" w:space="0" w:color="auto"/>
          </w:divBdr>
          <w:divsChild>
            <w:div w:id="318576973">
              <w:marLeft w:val="-75"/>
              <w:marRight w:val="0"/>
              <w:marTop w:val="30"/>
              <w:marBottom w:val="30"/>
              <w:divBdr>
                <w:top w:val="none" w:sz="0" w:space="0" w:color="auto"/>
                <w:left w:val="none" w:sz="0" w:space="0" w:color="auto"/>
                <w:bottom w:val="none" w:sz="0" w:space="0" w:color="auto"/>
                <w:right w:val="none" w:sz="0" w:space="0" w:color="auto"/>
              </w:divBdr>
              <w:divsChild>
                <w:div w:id="65688648">
                  <w:marLeft w:val="0"/>
                  <w:marRight w:val="0"/>
                  <w:marTop w:val="0"/>
                  <w:marBottom w:val="0"/>
                  <w:divBdr>
                    <w:top w:val="none" w:sz="0" w:space="0" w:color="auto"/>
                    <w:left w:val="none" w:sz="0" w:space="0" w:color="auto"/>
                    <w:bottom w:val="none" w:sz="0" w:space="0" w:color="auto"/>
                    <w:right w:val="none" w:sz="0" w:space="0" w:color="auto"/>
                  </w:divBdr>
                  <w:divsChild>
                    <w:div w:id="404571351">
                      <w:marLeft w:val="0"/>
                      <w:marRight w:val="0"/>
                      <w:marTop w:val="0"/>
                      <w:marBottom w:val="0"/>
                      <w:divBdr>
                        <w:top w:val="none" w:sz="0" w:space="0" w:color="auto"/>
                        <w:left w:val="none" w:sz="0" w:space="0" w:color="auto"/>
                        <w:bottom w:val="none" w:sz="0" w:space="0" w:color="auto"/>
                        <w:right w:val="none" w:sz="0" w:space="0" w:color="auto"/>
                      </w:divBdr>
                    </w:div>
                  </w:divsChild>
                </w:div>
                <w:div w:id="2014722327">
                  <w:marLeft w:val="0"/>
                  <w:marRight w:val="0"/>
                  <w:marTop w:val="0"/>
                  <w:marBottom w:val="0"/>
                  <w:divBdr>
                    <w:top w:val="none" w:sz="0" w:space="0" w:color="auto"/>
                    <w:left w:val="none" w:sz="0" w:space="0" w:color="auto"/>
                    <w:bottom w:val="none" w:sz="0" w:space="0" w:color="auto"/>
                    <w:right w:val="none" w:sz="0" w:space="0" w:color="auto"/>
                  </w:divBdr>
                  <w:divsChild>
                    <w:div w:id="1951083099">
                      <w:marLeft w:val="0"/>
                      <w:marRight w:val="0"/>
                      <w:marTop w:val="0"/>
                      <w:marBottom w:val="0"/>
                      <w:divBdr>
                        <w:top w:val="none" w:sz="0" w:space="0" w:color="auto"/>
                        <w:left w:val="none" w:sz="0" w:space="0" w:color="auto"/>
                        <w:bottom w:val="none" w:sz="0" w:space="0" w:color="auto"/>
                        <w:right w:val="none" w:sz="0" w:space="0" w:color="auto"/>
                      </w:divBdr>
                    </w:div>
                  </w:divsChild>
                </w:div>
                <w:div w:id="1534267567">
                  <w:marLeft w:val="0"/>
                  <w:marRight w:val="0"/>
                  <w:marTop w:val="0"/>
                  <w:marBottom w:val="0"/>
                  <w:divBdr>
                    <w:top w:val="none" w:sz="0" w:space="0" w:color="auto"/>
                    <w:left w:val="none" w:sz="0" w:space="0" w:color="auto"/>
                    <w:bottom w:val="none" w:sz="0" w:space="0" w:color="auto"/>
                    <w:right w:val="none" w:sz="0" w:space="0" w:color="auto"/>
                  </w:divBdr>
                  <w:divsChild>
                    <w:div w:id="1400832252">
                      <w:marLeft w:val="0"/>
                      <w:marRight w:val="0"/>
                      <w:marTop w:val="0"/>
                      <w:marBottom w:val="0"/>
                      <w:divBdr>
                        <w:top w:val="none" w:sz="0" w:space="0" w:color="auto"/>
                        <w:left w:val="none" w:sz="0" w:space="0" w:color="auto"/>
                        <w:bottom w:val="none" w:sz="0" w:space="0" w:color="auto"/>
                        <w:right w:val="none" w:sz="0" w:space="0" w:color="auto"/>
                      </w:divBdr>
                    </w:div>
                  </w:divsChild>
                </w:div>
                <w:div w:id="1761946639">
                  <w:marLeft w:val="0"/>
                  <w:marRight w:val="0"/>
                  <w:marTop w:val="0"/>
                  <w:marBottom w:val="0"/>
                  <w:divBdr>
                    <w:top w:val="none" w:sz="0" w:space="0" w:color="auto"/>
                    <w:left w:val="none" w:sz="0" w:space="0" w:color="auto"/>
                    <w:bottom w:val="none" w:sz="0" w:space="0" w:color="auto"/>
                    <w:right w:val="none" w:sz="0" w:space="0" w:color="auto"/>
                  </w:divBdr>
                  <w:divsChild>
                    <w:div w:id="348682328">
                      <w:marLeft w:val="0"/>
                      <w:marRight w:val="0"/>
                      <w:marTop w:val="0"/>
                      <w:marBottom w:val="0"/>
                      <w:divBdr>
                        <w:top w:val="none" w:sz="0" w:space="0" w:color="auto"/>
                        <w:left w:val="none" w:sz="0" w:space="0" w:color="auto"/>
                        <w:bottom w:val="none" w:sz="0" w:space="0" w:color="auto"/>
                        <w:right w:val="none" w:sz="0" w:space="0" w:color="auto"/>
                      </w:divBdr>
                    </w:div>
                  </w:divsChild>
                </w:div>
                <w:div w:id="283537870">
                  <w:marLeft w:val="0"/>
                  <w:marRight w:val="0"/>
                  <w:marTop w:val="0"/>
                  <w:marBottom w:val="0"/>
                  <w:divBdr>
                    <w:top w:val="none" w:sz="0" w:space="0" w:color="auto"/>
                    <w:left w:val="none" w:sz="0" w:space="0" w:color="auto"/>
                    <w:bottom w:val="none" w:sz="0" w:space="0" w:color="auto"/>
                    <w:right w:val="none" w:sz="0" w:space="0" w:color="auto"/>
                  </w:divBdr>
                  <w:divsChild>
                    <w:div w:id="1207567961">
                      <w:marLeft w:val="0"/>
                      <w:marRight w:val="0"/>
                      <w:marTop w:val="0"/>
                      <w:marBottom w:val="0"/>
                      <w:divBdr>
                        <w:top w:val="none" w:sz="0" w:space="0" w:color="auto"/>
                        <w:left w:val="none" w:sz="0" w:space="0" w:color="auto"/>
                        <w:bottom w:val="none" w:sz="0" w:space="0" w:color="auto"/>
                        <w:right w:val="none" w:sz="0" w:space="0" w:color="auto"/>
                      </w:divBdr>
                    </w:div>
                  </w:divsChild>
                </w:div>
                <w:div w:id="143620723">
                  <w:marLeft w:val="0"/>
                  <w:marRight w:val="0"/>
                  <w:marTop w:val="0"/>
                  <w:marBottom w:val="0"/>
                  <w:divBdr>
                    <w:top w:val="none" w:sz="0" w:space="0" w:color="auto"/>
                    <w:left w:val="none" w:sz="0" w:space="0" w:color="auto"/>
                    <w:bottom w:val="none" w:sz="0" w:space="0" w:color="auto"/>
                    <w:right w:val="none" w:sz="0" w:space="0" w:color="auto"/>
                  </w:divBdr>
                  <w:divsChild>
                    <w:div w:id="3051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63960">
          <w:marLeft w:val="0"/>
          <w:marRight w:val="0"/>
          <w:marTop w:val="0"/>
          <w:marBottom w:val="0"/>
          <w:divBdr>
            <w:top w:val="none" w:sz="0" w:space="0" w:color="auto"/>
            <w:left w:val="none" w:sz="0" w:space="0" w:color="auto"/>
            <w:bottom w:val="none" w:sz="0" w:space="0" w:color="auto"/>
            <w:right w:val="none" w:sz="0" w:space="0" w:color="auto"/>
          </w:divBdr>
          <w:divsChild>
            <w:div w:id="377555591">
              <w:marLeft w:val="0"/>
              <w:marRight w:val="0"/>
              <w:marTop w:val="0"/>
              <w:marBottom w:val="0"/>
              <w:divBdr>
                <w:top w:val="none" w:sz="0" w:space="0" w:color="auto"/>
                <w:left w:val="none" w:sz="0" w:space="0" w:color="auto"/>
                <w:bottom w:val="none" w:sz="0" w:space="0" w:color="auto"/>
                <w:right w:val="none" w:sz="0" w:space="0" w:color="auto"/>
              </w:divBdr>
            </w:div>
            <w:div w:id="1239483594">
              <w:marLeft w:val="0"/>
              <w:marRight w:val="0"/>
              <w:marTop w:val="0"/>
              <w:marBottom w:val="0"/>
              <w:divBdr>
                <w:top w:val="none" w:sz="0" w:space="0" w:color="auto"/>
                <w:left w:val="none" w:sz="0" w:space="0" w:color="auto"/>
                <w:bottom w:val="none" w:sz="0" w:space="0" w:color="auto"/>
                <w:right w:val="none" w:sz="0" w:space="0" w:color="auto"/>
              </w:divBdr>
            </w:div>
            <w:div w:id="1047988699">
              <w:marLeft w:val="0"/>
              <w:marRight w:val="0"/>
              <w:marTop w:val="0"/>
              <w:marBottom w:val="0"/>
              <w:divBdr>
                <w:top w:val="none" w:sz="0" w:space="0" w:color="auto"/>
                <w:left w:val="none" w:sz="0" w:space="0" w:color="auto"/>
                <w:bottom w:val="none" w:sz="0" w:space="0" w:color="auto"/>
                <w:right w:val="none" w:sz="0" w:space="0" w:color="auto"/>
              </w:divBdr>
            </w:div>
          </w:divsChild>
        </w:div>
        <w:div w:id="1742749987">
          <w:marLeft w:val="0"/>
          <w:marRight w:val="0"/>
          <w:marTop w:val="0"/>
          <w:marBottom w:val="0"/>
          <w:divBdr>
            <w:top w:val="none" w:sz="0" w:space="0" w:color="auto"/>
            <w:left w:val="none" w:sz="0" w:space="0" w:color="auto"/>
            <w:bottom w:val="none" w:sz="0" w:space="0" w:color="auto"/>
            <w:right w:val="none" w:sz="0" w:space="0" w:color="auto"/>
          </w:divBdr>
          <w:divsChild>
            <w:div w:id="2080442565">
              <w:marLeft w:val="-75"/>
              <w:marRight w:val="0"/>
              <w:marTop w:val="30"/>
              <w:marBottom w:val="30"/>
              <w:divBdr>
                <w:top w:val="none" w:sz="0" w:space="0" w:color="auto"/>
                <w:left w:val="none" w:sz="0" w:space="0" w:color="auto"/>
                <w:bottom w:val="none" w:sz="0" w:space="0" w:color="auto"/>
                <w:right w:val="none" w:sz="0" w:space="0" w:color="auto"/>
              </w:divBdr>
              <w:divsChild>
                <w:div w:id="1661227922">
                  <w:marLeft w:val="0"/>
                  <w:marRight w:val="0"/>
                  <w:marTop w:val="0"/>
                  <w:marBottom w:val="0"/>
                  <w:divBdr>
                    <w:top w:val="none" w:sz="0" w:space="0" w:color="auto"/>
                    <w:left w:val="none" w:sz="0" w:space="0" w:color="auto"/>
                    <w:bottom w:val="none" w:sz="0" w:space="0" w:color="auto"/>
                    <w:right w:val="none" w:sz="0" w:space="0" w:color="auto"/>
                  </w:divBdr>
                  <w:divsChild>
                    <w:div w:id="1983070535">
                      <w:marLeft w:val="0"/>
                      <w:marRight w:val="0"/>
                      <w:marTop w:val="0"/>
                      <w:marBottom w:val="0"/>
                      <w:divBdr>
                        <w:top w:val="none" w:sz="0" w:space="0" w:color="auto"/>
                        <w:left w:val="none" w:sz="0" w:space="0" w:color="auto"/>
                        <w:bottom w:val="none" w:sz="0" w:space="0" w:color="auto"/>
                        <w:right w:val="none" w:sz="0" w:space="0" w:color="auto"/>
                      </w:divBdr>
                    </w:div>
                  </w:divsChild>
                </w:div>
                <w:div w:id="400057899">
                  <w:marLeft w:val="0"/>
                  <w:marRight w:val="0"/>
                  <w:marTop w:val="0"/>
                  <w:marBottom w:val="0"/>
                  <w:divBdr>
                    <w:top w:val="none" w:sz="0" w:space="0" w:color="auto"/>
                    <w:left w:val="none" w:sz="0" w:space="0" w:color="auto"/>
                    <w:bottom w:val="none" w:sz="0" w:space="0" w:color="auto"/>
                    <w:right w:val="none" w:sz="0" w:space="0" w:color="auto"/>
                  </w:divBdr>
                  <w:divsChild>
                    <w:div w:id="835070162">
                      <w:marLeft w:val="0"/>
                      <w:marRight w:val="0"/>
                      <w:marTop w:val="0"/>
                      <w:marBottom w:val="0"/>
                      <w:divBdr>
                        <w:top w:val="none" w:sz="0" w:space="0" w:color="auto"/>
                        <w:left w:val="none" w:sz="0" w:space="0" w:color="auto"/>
                        <w:bottom w:val="none" w:sz="0" w:space="0" w:color="auto"/>
                        <w:right w:val="none" w:sz="0" w:space="0" w:color="auto"/>
                      </w:divBdr>
                    </w:div>
                  </w:divsChild>
                </w:div>
                <w:div w:id="1411804274">
                  <w:marLeft w:val="0"/>
                  <w:marRight w:val="0"/>
                  <w:marTop w:val="0"/>
                  <w:marBottom w:val="0"/>
                  <w:divBdr>
                    <w:top w:val="none" w:sz="0" w:space="0" w:color="auto"/>
                    <w:left w:val="none" w:sz="0" w:space="0" w:color="auto"/>
                    <w:bottom w:val="none" w:sz="0" w:space="0" w:color="auto"/>
                    <w:right w:val="none" w:sz="0" w:space="0" w:color="auto"/>
                  </w:divBdr>
                  <w:divsChild>
                    <w:div w:id="823668254">
                      <w:marLeft w:val="0"/>
                      <w:marRight w:val="0"/>
                      <w:marTop w:val="0"/>
                      <w:marBottom w:val="0"/>
                      <w:divBdr>
                        <w:top w:val="none" w:sz="0" w:space="0" w:color="auto"/>
                        <w:left w:val="none" w:sz="0" w:space="0" w:color="auto"/>
                        <w:bottom w:val="none" w:sz="0" w:space="0" w:color="auto"/>
                        <w:right w:val="none" w:sz="0" w:space="0" w:color="auto"/>
                      </w:divBdr>
                    </w:div>
                  </w:divsChild>
                </w:div>
                <w:div w:id="399907995">
                  <w:marLeft w:val="0"/>
                  <w:marRight w:val="0"/>
                  <w:marTop w:val="0"/>
                  <w:marBottom w:val="0"/>
                  <w:divBdr>
                    <w:top w:val="none" w:sz="0" w:space="0" w:color="auto"/>
                    <w:left w:val="none" w:sz="0" w:space="0" w:color="auto"/>
                    <w:bottom w:val="none" w:sz="0" w:space="0" w:color="auto"/>
                    <w:right w:val="none" w:sz="0" w:space="0" w:color="auto"/>
                  </w:divBdr>
                  <w:divsChild>
                    <w:div w:id="2094233459">
                      <w:marLeft w:val="0"/>
                      <w:marRight w:val="0"/>
                      <w:marTop w:val="0"/>
                      <w:marBottom w:val="0"/>
                      <w:divBdr>
                        <w:top w:val="none" w:sz="0" w:space="0" w:color="auto"/>
                        <w:left w:val="none" w:sz="0" w:space="0" w:color="auto"/>
                        <w:bottom w:val="none" w:sz="0" w:space="0" w:color="auto"/>
                        <w:right w:val="none" w:sz="0" w:space="0" w:color="auto"/>
                      </w:divBdr>
                    </w:div>
                  </w:divsChild>
                </w:div>
                <w:div w:id="278226596">
                  <w:marLeft w:val="0"/>
                  <w:marRight w:val="0"/>
                  <w:marTop w:val="0"/>
                  <w:marBottom w:val="0"/>
                  <w:divBdr>
                    <w:top w:val="none" w:sz="0" w:space="0" w:color="auto"/>
                    <w:left w:val="none" w:sz="0" w:space="0" w:color="auto"/>
                    <w:bottom w:val="none" w:sz="0" w:space="0" w:color="auto"/>
                    <w:right w:val="none" w:sz="0" w:space="0" w:color="auto"/>
                  </w:divBdr>
                  <w:divsChild>
                    <w:div w:id="1749380961">
                      <w:marLeft w:val="0"/>
                      <w:marRight w:val="0"/>
                      <w:marTop w:val="0"/>
                      <w:marBottom w:val="0"/>
                      <w:divBdr>
                        <w:top w:val="none" w:sz="0" w:space="0" w:color="auto"/>
                        <w:left w:val="none" w:sz="0" w:space="0" w:color="auto"/>
                        <w:bottom w:val="none" w:sz="0" w:space="0" w:color="auto"/>
                        <w:right w:val="none" w:sz="0" w:space="0" w:color="auto"/>
                      </w:divBdr>
                    </w:div>
                  </w:divsChild>
                </w:div>
                <w:div w:id="5132806">
                  <w:marLeft w:val="0"/>
                  <w:marRight w:val="0"/>
                  <w:marTop w:val="0"/>
                  <w:marBottom w:val="0"/>
                  <w:divBdr>
                    <w:top w:val="none" w:sz="0" w:space="0" w:color="auto"/>
                    <w:left w:val="none" w:sz="0" w:space="0" w:color="auto"/>
                    <w:bottom w:val="none" w:sz="0" w:space="0" w:color="auto"/>
                    <w:right w:val="none" w:sz="0" w:space="0" w:color="auto"/>
                  </w:divBdr>
                  <w:divsChild>
                    <w:div w:id="11093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0502">
          <w:marLeft w:val="0"/>
          <w:marRight w:val="0"/>
          <w:marTop w:val="0"/>
          <w:marBottom w:val="0"/>
          <w:divBdr>
            <w:top w:val="none" w:sz="0" w:space="0" w:color="auto"/>
            <w:left w:val="none" w:sz="0" w:space="0" w:color="auto"/>
            <w:bottom w:val="none" w:sz="0" w:space="0" w:color="auto"/>
            <w:right w:val="none" w:sz="0" w:space="0" w:color="auto"/>
          </w:divBdr>
          <w:divsChild>
            <w:div w:id="2011172395">
              <w:marLeft w:val="0"/>
              <w:marRight w:val="0"/>
              <w:marTop w:val="0"/>
              <w:marBottom w:val="0"/>
              <w:divBdr>
                <w:top w:val="none" w:sz="0" w:space="0" w:color="auto"/>
                <w:left w:val="none" w:sz="0" w:space="0" w:color="auto"/>
                <w:bottom w:val="none" w:sz="0" w:space="0" w:color="auto"/>
                <w:right w:val="none" w:sz="0" w:space="0" w:color="auto"/>
              </w:divBdr>
            </w:div>
            <w:div w:id="219483726">
              <w:marLeft w:val="0"/>
              <w:marRight w:val="0"/>
              <w:marTop w:val="0"/>
              <w:marBottom w:val="0"/>
              <w:divBdr>
                <w:top w:val="none" w:sz="0" w:space="0" w:color="auto"/>
                <w:left w:val="none" w:sz="0" w:space="0" w:color="auto"/>
                <w:bottom w:val="none" w:sz="0" w:space="0" w:color="auto"/>
                <w:right w:val="none" w:sz="0" w:space="0" w:color="auto"/>
              </w:divBdr>
            </w:div>
            <w:div w:id="1480071611">
              <w:marLeft w:val="0"/>
              <w:marRight w:val="0"/>
              <w:marTop w:val="0"/>
              <w:marBottom w:val="0"/>
              <w:divBdr>
                <w:top w:val="none" w:sz="0" w:space="0" w:color="auto"/>
                <w:left w:val="none" w:sz="0" w:space="0" w:color="auto"/>
                <w:bottom w:val="none" w:sz="0" w:space="0" w:color="auto"/>
                <w:right w:val="none" w:sz="0" w:space="0" w:color="auto"/>
              </w:divBdr>
            </w:div>
            <w:div w:id="1420058481">
              <w:marLeft w:val="0"/>
              <w:marRight w:val="0"/>
              <w:marTop w:val="0"/>
              <w:marBottom w:val="0"/>
              <w:divBdr>
                <w:top w:val="none" w:sz="0" w:space="0" w:color="auto"/>
                <w:left w:val="none" w:sz="0" w:space="0" w:color="auto"/>
                <w:bottom w:val="none" w:sz="0" w:space="0" w:color="auto"/>
                <w:right w:val="none" w:sz="0" w:space="0" w:color="auto"/>
              </w:divBdr>
            </w:div>
            <w:div w:id="118182272">
              <w:marLeft w:val="0"/>
              <w:marRight w:val="0"/>
              <w:marTop w:val="0"/>
              <w:marBottom w:val="0"/>
              <w:divBdr>
                <w:top w:val="none" w:sz="0" w:space="0" w:color="auto"/>
                <w:left w:val="none" w:sz="0" w:space="0" w:color="auto"/>
                <w:bottom w:val="none" w:sz="0" w:space="0" w:color="auto"/>
                <w:right w:val="none" w:sz="0" w:space="0" w:color="auto"/>
              </w:divBdr>
            </w:div>
          </w:divsChild>
        </w:div>
        <w:div w:id="83767208">
          <w:marLeft w:val="0"/>
          <w:marRight w:val="0"/>
          <w:marTop w:val="0"/>
          <w:marBottom w:val="0"/>
          <w:divBdr>
            <w:top w:val="none" w:sz="0" w:space="0" w:color="auto"/>
            <w:left w:val="none" w:sz="0" w:space="0" w:color="auto"/>
            <w:bottom w:val="none" w:sz="0" w:space="0" w:color="auto"/>
            <w:right w:val="none" w:sz="0" w:space="0" w:color="auto"/>
          </w:divBdr>
          <w:divsChild>
            <w:div w:id="262306808">
              <w:marLeft w:val="-75"/>
              <w:marRight w:val="0"/>
              <w:marTop w:val="30"/>
              <w:marBottom w:val="30"/>
              <w:divBdr>
                <w:top w:val="none" w:sz="0" w:space="0" w:color="auto"/>
                <w:left w:val="none" w:sz="0" w:space="0" w:color="auto"/>
                <w:bottom w:val="none" w:sz="0" w:space="0" w:color="auto"/>
                <w:right w:val="none" w:sz="0" w:space="0" w:color="auto"/>
              </w:divBdr>
              <w:divsChild>
                <w:div w:id="1887373185">
                  <w:marLeft w:val="0"/>
                  <w:marRight w:val="0"/>
                  <w:marTop w:val="0"/>
                  <w:marBottom w:val="0"/>
                  <w:divBdr>
                    <w:top w:val="none" w:sz="0" w:space="0" w:color="auto"/>
                    <w:left w:val="none" w:sz="0" w:space="0" w:color="auto"/>
                    <w:bottom w:val="none" w:sz="0" w:space="0" w:color="auto"/>
                    <w:right w:val="none" w:sz="0" w:space="0" w:color="auto"/>
                  </w:divBdr>
                  <w:divsChild>
                    <w:div w:id="592132613">
                      <w:marLeft w:val="0"/>
                      <w:marRight w:val="0"/>
                      <w:marTop w:val="0"/>
                      <w:marBottom w:val="0"/>
                      <w:divBdr>
                        <w:top w:val="none" w:sz="0" w:space="0" w:color="auto"/>
                        <w:left w:val="none" w:sz="0" w:space="0" w:color="auto"/>
                        <w:bottom w:val="none" w:sz="0" w:space="0" w:color="auto"/>
                        <w:right w:val="none" w:sz="0" w:space="0" w:color="auto"/>
                      </w:divBdr>
                    </w:div>
                  </w:divsChild>
                </w:div>
                <w:div w:id="1474636810">
                  <w:marLeft w:val="0"/>
                  <w:marRight w:val="0"/>
                  <w:marTop w:val="0"/>
                  <w:marBottom w:val="0"/>
                  <w:divBdr>
                    <w:top w:val="none" w:sz="0" w:space="0" w:color="auto"/>
                    <w:left w:val="none" w:sz="0" w:space="0" w:color="auto"/>
                    <w:bottom w:val="none" w:sz="0" w:space="0" w:color="auto"/>
                    <w:right w:val="none" w:sz="0" w:space="0" w:color="auto"/>
                  </w:divBdr>
                  <w:divsChild>
                    <w:div w:id="1456868255">
                      <w:marLeft w:val="0"/>
                      <w:marRight w:val="0"/>
                      <w:marTop w:val="0"/>
                      <w:marBottom w:val="0"/>
                      <w:divBdr>
                        <w:top w:val="none" w:sz="0" w:space="0" w:color="auto"/>
                        <w:left w:val="none" w:sz="0" w:space="0" w:color="auto"/>
                        <w:bottom w:val="none" w:sz="0" w:space="0" w:color="auto"/>
                        <w:right w:val="none" w:sz="0" w:space="0" w:color="auto"/>
                      </w:divBdr>
                    </w:div>
                  </w:divsChild>
                </w:div>
                <w:div w:id="1864703794">
                  <w:marLeft w:val="0"/>
                  <w:marRight w:val="0"/>
                  <w:marTop w:val="0"/>
                  <w:marBottom w:val="0"/>
                  <w:divBdr>
                    <w:top w:val="none" w:sz="0" w:space="0" w:color="auto"/>
                    <w:left w:val="none" w:sz="0" w:space="0" w:color="auto"/>
                    <w:bottom w:val="none" w:sz="0" w:space="0" w:color="auto"/>
                    <w:right w:val="none" w:sz="0" w:space="0" w:color="auto"/>
                  </w:divBdr>
                  <w:divsChild>
                    <w:div w:id="552425504">
                      <w:marLeft w:val="0"/>
                      <w:marRight w:val="0"/>
                      <w:marTop w:val="0"/>
                      <w:marBottom w:val="0"/>
                      <w:divBdr>
                        <w:top w:val="none" w:sz="0" w:space="0" w:color="auto"/>
                        <w:left w:val="none" w:sz="0" w:space="0" w:color="auto"/>
                        <w:bottom w:val="none" w:sz="0" w:space="0" w:color="auto"/>
                        <w:right w:val="none" w:sz="0" w:space="0" w:color="auto"/>
                      </w:divBdr>
                    </w:div>
                  </w:divsChild>
                </w:div>
                <w:div w:id="362902718">
                  <w:marLeft w:val="0"/>
                  <w:marRight w:val="0"/>
                  <w:marTop w:val="0"/>
                  <w:marBottom w:val="0"/>
                  <w:divBdr>
                    <w:top w:val="none" w:sz="0" w:space="0" w:color="auto"/>
                    <w:left w:val="none" w:sz="0" w:space="0" w:color="auto"/>
                    <w:bottom w:val="none" w:sz="0" w:space="0" w:color="auto"/>
                    <w:right w:val="none" w:sz="0" w:space="0" w:color="auto"/>
                  </w:divBdr>
                  <w:divsChild>
                    <w:div w:id="1141849890">
                      <w:marLeft w:val="0"/>
                      <w:marRight w:val="0"/>
                      <w:marTop w:val="0"/>
                      <w:marBottom w:val="0"/>
                      <w:divBdr>
                        <w:top w:val="none" w:sz="0" w:space="0" w:color="auto"/>
                        <w:left w:val="none" w:sz="0" w:space="0" w:color="auto"/>
                        <w:bottom w:val="none" w:sz="0" w:space="0" w:color="auto"/>
                        <w:right w:val="none" w:sz="0" w:space="0" w:color="auto"/>
                      </w:divBdr>
                    </w:div>
                  </w:divsChild>
                </w:div>
                <w:div w:id="758602776">
                  <w:marLeft w:val="0"/>
                  <w:marRight w:val="0"/>
                  <w:marTop w:val="0"/>
                  <w:marBottom w:val="0"/>
                  <w:divBdr>
                    <w:top w:val="none" w:sz="0" w:space="0" w:color="auto"/>
                    <w:left w:val="none" w:sz="0" w:space="0" w:color="auto"/>
                    <w:bottom w:val="none" w:sz="0" w:space="0" w:color="auto"/>
                    <w:right w:val="none" w:sz="0" w:space="0" w:color="auto"/>
                  </w:divBdr>
                  <w:divsChild>
                    <w:div w:id="954287373">
                      <w:marLeft w:val="0"/>
                      <w:marRight w:val="0"/>
                      <w:marTop w:val="0"/>
                      <w:marBottom w:val="0"/>
                      <w:divBdr>
                        <w:top w:val="none" w:sz="0" w:space="0" w:color="auto"/>
                        <w:left w:val="none" w:sz="0" w:space="0" w:color="auto"/>
                        <w:bottom w:val="none" w:sz="0" w:space="0" w:color="auto"/>
                        <w:right w:val="none" w:sz="0" w:space="0" w:color="auto"/>
                      </w:divBdr>
                    </w:div>
                  </w:divsChild>
                </w:div>
                <w:div w:id="1680622907">
                  <w:marLeft w:val="0"/>
                  <w:marRight w:val="0"/>
                  <w:marTop w:val="0"/>
                  <w:marBottom w:val="0"/>
                  <w:divBdr>
                    <w:top w:val="none" w:sz="0" w:space="0" w:color="auto"/>
                    <w:left w:val="none" w:sz="0" w:space="0" w:color="auto"/>
                    <w:bottom w:val="none" w:sz="0" w:space="0" w:color="auto"/>
                    <w:right w:val="none" w:sz="0" w:space="0" w:color="auto"/>
                  </w:divBdr>
                  <w:divsChild>
                    <w:div w:id="7522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07829">
          <w:marLeft w:val="0"/>
          <w:marRight w:val="0"/>
          <w:marTop w:val="0"/>
          <w:marBottom w:val="0"/>
          <w:divBdr>
            <w:top w:val="none" w:sz="0" w:space="0" w:color="auto"/>
            <w:left w:val="none" w:sz="0" w:space="0" w:color="auto"/>
            <w:bottom w:val="none" w:sz="0" w:space="0" w:color="auto"/>
            <w:right w:val="none" w:sz="0" w:space="0" w:color="auto"/>
          </w:divBdr>
          <w:divsChild>
            <w:div w:id="1228997918">
              <w:marLeft w:val="0"/>
              <w:marRight w:val="0"/>
              <w:marTop w:val="0"/>
              <w:marBottom w:val="0"/>
              <w:divBdr>
                <w:top w:val="none" w:sz="0" w:space="0" w:color="auto"/>
                <w:left w:val="none" w:sz="0" w:space="0" w:color="auto"/>
                <w:bottom w:val="none" w:sz="0" w:space="0" w:color="auto"/>
                <w:right w:val="none" w:sz="0" w:space="0" w:color="auto"/>
              </w:divBdr>
            </w:div>
            <w:div w:id="1427995941">
              <w:marLeft w:val="0"/>
              <w:marRight w:val="0"/>
              <w:marTop w:val="0"/>
              <w:marBottom w:val="0"/>
              <w:divBdr>
                <w:top w:val="none" w:sz="0" w:space="0" w:color="auto"/>
                <w:left w:val="none" w:sz="0" w:space="0" w:color="auto"/>
                <w:bottom w:val="none" w:sz="0" w:space="0" w:color="auto"/>
                <w:right w:val="none" w:sz="0" w:space="0" w:color="auto"/>
              </w:divBdr>
            </w:div>
            <w:div w:id="717095251">
              <w:marLeft w:val="0"/>
              <w:marRight w:val="0"/>
              <w:marTop w:val="0"/>
              <w:marBottom w:val="0"/>
              <w:divBdr>
                <w:top w:val="none" w:sz="0" w:space="0" w:color="auto"/>
                <w:left w:val="none" w:sz="0" w:space="0" w:color="auto"/>
                <w:bottom w:val="none" w:sz="0" w:space="0" w:color="auto"/>
                <w:right w:val="none" w:sz="0" w:space="0" w:color="auto"/>
              </w:divBdr>
            </w:div>
          </w:divsChild>
        </w:div>
        <w:div w:id="601185968">
          <w:marLeft w:val="0"/>
          <w:marRight w:val="0"/>
          <w:marTop w:val="0"/>
          <w:marBottom w:val="0"/>
          <w:divBdr>
            <w:top w:val="none" w:sz="0" w:space="0" w:color="auto"/>
            <w:left w:val="none" w:sz="0" w:space="0" w:color="auto"/>
            <w:bottom w:val="none" w:sz="0" w:space="0" w:color="auto"/>
            <w:right w:val="none" w:sz="0" w:space="0" w:color="auto"/>
          </w:divBdr>
          <w:divsChild>
            <w:div w:id="1223448500">
              <w:marLeft w:val="-75"/>
              <w:marRight w:val="0"/>
              <w:marTop w:val="30"/>
              <w:marBottom w:val="30"/>
              <w:divBdr>
                <w:top w:val="none" w:sz="0" w:space="0" w:color="auto"/>
                <w:left w:val="none" w:sz="0" w:space="0" w:color="auto"/>
                <w:bottom w:val="none" w:sz="0" w:space="0" w:color="auto"/>
                <w:right w:val="none" w:sz="0" w:space="0" w:color="auto"/>
              </w:divBdr>
              <w:divsChild>
                <w:div w:id="1535265506">
                  <w:marLeft w:val="0"/>
                  <w:marRight w:val="0"/>
                  <w:marTop w:val="0"/>
                  <w:marBottom w:val="0"/>
                  <w:divBdr>
                    <w:top w:val="none" w:sz="0" w:space="0" w:color="auto"/>
                    <w:left w:val="none" w:sz="0" w:space="0" w:color="auto"/>
                    <w:bottom w:val="none" w:sz="0" w:space="0" w:color="auto"/>
                    <w:right w:val="none" w:sz="0" w:space="0" w:color="auto"/>
                  </w:divBdr>
                  <w:divsChild>
                    <w:div w:id="942540032">
                      <w:marLeft w:val="0"/>
                      <w:marRight w:val="0"/>
                      <w:marTop w:val="0"/>
                      <w:marBottom w:val="0"/>
                      <w:divBdr>
                        <w:top w:val="none" w:sz="0" w:space="0" w:color="auto"/>
                        <w:left w:val="none" w:sz="0" w:space="0" w:color="auto"/>
                        <w:bottom w:val="none" w:sz="0" w:space="0" w:color="auto"/>
                        <w:right w:val="none" w:sz="0" w:space="0" w:color="auto"/>
                      </w:divBdr>
                    </w:div>
                  </w:divsChild>
                </w:div>
                <w:div w:id="1090270486">
                  <w:marLeft w:val="0"/>
                  <w:marRight w:val="0"/>
                  <w:marTop w:val="0"/>
                  <w:marBottom w:val="0"/>
                  <w:divBdr>
                    <w:top w:val="none" w:sz="0" w:space="0" w:color="auto"/>
                    <w:left w:val="none" w:sz="0" w:space="0" w:color="auto"/>
                    <w:bottom w:val="none" w:sz="0" w:space="0" w:color="auto"/>
                    <w:right w:val="none" w:sz="0" w:space="0" w:color="auto"/>
                  </w:divBdr>
                  <w:divsChild>
                    <w:div w:id="1536388445">
                      <w:marLeft w:val="0"/>
                      <w:marRight w:val="0"/>
                      <w:marTop w:val="0"/>
                      <w:marBottom w:val="0"/>
                      <w:divBdr>
                        <w:top w:val="none" w:sz="0" w:space="0" w:color="auto"/>
                        <w:left w:val="none" w:sz="0" w:space="0" w:color="auto"/>
                        <w:bottom w:val="none" w:sz="0" w:space="0" w:color="auto"/>
                        <w:right w:val="none" w:sz="0" w:space="0" w:color="auto"/>
                      </w:divBdr>
                    </w:div>
                  </w:divsChild>
                </w:div>
                <w:div w:id="1222519984">
                  <w:marLeft w:val="0"/>
                  <w:marRight w:val="0"/>
                  <w:marTop w:val="0"/>
                  <w:marBottom w:val="0"/>
                  <w:divBdr>
                    <w:top w:val="none" w:sz="0" w:space="0" w:color="auto"/>
                    <w:left w:val="none" w:sz="0" w:space="0" w:color="auto"/>
                    <w:bottom w:val="none" w:sz="0" w:space="0" w:color="auto"/>
                    <w:right w:val="none" w:sz="0" w:space="0" w:color="auto"/>
                  </w:divBdr>
                  <w:divsChild>
                    <w:div w:id="816148967">
                      <w:marLeft w:val="0"/>
                      <w:marRight w:val="0"/>
                      <w:marTop w:val="0"/>
                      <w:marBottom w:val="0"/>
                      <w:divBdr>
                        <w:top w:val="none" w:sz="0" w:space="0" w:color="auto"/>
                        <w:left w:val="none" w:sz="0" w:space="0" w:color="auto"/>
                        <w:bottom w:val="none" w:sz="0" w:space="0" w:color="auto"/>
                        <w:right w:val="none" w:sz="0" w:space="0" w:color="auto"/>
                      </w:divBdr>
                    </w:div>
                  </w:divsChild>
                </w:div>
                <w:div w:id="1575356489">
                  <w:marLeft w:val="0"/>
                  <w:marRight w:val="0"/>
                  <w:marTop w:val="0"/>
                  <w:marBottom w:val="0"/>
                  <w:divBdr>
                    <w:top w:val="none" w:sz="0" w:space="0" w:color="auto"/>
                    <w:left w:val="none" w:sz="0" w:space="0" w:color="auto"/>
                    <w:bottom w:val="none" w:sz="0" w:space="0" w:color="auto"/>
                    <w:right w:val="none" w:sz="0" w:space="0" w:color="auto"/>
                  </w:divBdr>
                  <w:divsChild>
                    <w:div w:id="2083218101">
                      <w:marLeft w:val="0"/>
                      <w:marRight w:val="0"/>
                      <w:marTop w:val="0"/>
                      <w:marBottom w:val="0"/>
                      <w:divBdr>
                        <w:top w:val="none" w:sz="0" w:space="0" w:color="auto"/>
                        <w:left w:val="none" w:sz="0" w:space="0" w:color="auto"/>
                        <w:bottom w:val="none" w:sz="0" w:space="0" w:color="auto"/>
                        <w:right w:val="none" w:sz="0" w:space="0" w:color="auto"/>
                      </w:divBdr>
                    </w:div>
                  </w:divsChild>
                </w:div>
                <w:div w:id="560214655">
                  <w:marLeft w:val="0"/>
                  <w:marRight w:val="0"/>
                  <w:marTop w:val="0"/>
                  <w:marBottom w:val="0"/>
                  <w:divBdr>
                    <w:top w:val="none" w:sz="0" w:space="0" w:color="auto"/>
                    <w:left w:val="none" w:sz="0" w:space="0" w:color="auto"/>
                    <w:bottom w:val="none" w:sz="0" w:space="0" w:color="auto"/>
                    <w:right w:val="none" w:sz="0" w:space="0" w:color="auto"/>
                  </w:divBdr>
                  <w:divsChild>
                    <w:div w:id="1768766562">
                      <w:marLeft w:val="0"/>
                      <w:marRight w:val="0"/>
                      <w:marTop w:val="0"/>
                      <w:marBottom w:val="0"/>
                      <w:divBdr>
                        <w:top w:val="none" w:sz="0" w:space="0" w:color="auto"/>
                        <w:left w:val="none" w:sz="0" w:space="0" w:color="auto"/>
                        <w:bottom w:val="none" w:sz="0" w:space="0" w:color="auto"/>
                        <w:right w:val="none" w:sz="0" w:space="0" w:color="auto"/>
                      </w:divBdr>
                    </w:div>
                  </w:divsChild>
                </w:div>
                <w:div w:id="62459617">
                  <w:marLeft w:val="0"/>
                  <w:marRight w:val="0"/>
                  <w:marTop w:val="0"/>
                  <w:marBottom w:val="0"/>
                  <w:divBdr>
                    <w:top w:val="none" w:sz="0" w:space="0" w:color="auto"/>
                    <w:left w:val="none" w:sz="0" w:space="0" w:color="auto"/>
                    <w:bottom w:val="none" w:sz="0" w:space="0" w:color="auto"/>
                    <w:right w:val="none" w:sz="0" w:space="0" w:color="auto"/>
                  </w:divBdr>
                  <w:divsChild>
                    <w:div w:id="14537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7164">
          <w:marLeft w:val="0"/>
          <w:marRight w:val="0"/>
          <w:marTop w:val="0"/>
          <w:marBottom w:val="0"/>
          <w:divBdr>
            <w:top w:val="none" w:sz="0" w:space="0" w:color="auto"/>
            <w:left w:val="none" w:sz="0" w:space="0" w:color="auto"/>
            <w:bottom w:val="none" w:sz="0" w:space="0" w:color="auto"/>
            <w:right w:val="none" w:sz="0" w:space="0" w:color="auto"/>
          </w:divBdr>
          <w:divsChild>
            <w:div w:id="488834496">
              <w:marLeft w:val="0"/>
              <w:marRight w:val="0"/>
              <w:marTop w:val="0"/>
              <w:marBottom w:val="0"/>
              <w:divBdr>
                <w:top w:val="none" w:sz="0" w:space="0" w:color="auto"/>
                <w:left w:val="none" w:sz="0" w:space="0" w:color="auto"/>
                <w:bottom w:val="none" w:sz="0" w:space="0" w:color="auto"/>
                <w:right w:val="none" w:sz="0" w:space="0" w:color="auto"/>
              </w:divBdr>
            </w:div>
            <w:div w:id="671569774">
              <w:marLeft w:val="0"/>
              <w:marRight w:val="0"/>
              <w:marTop w:val="0"/>
              <w:marBottom w:val="0"/>
              <w:divBdr>
                <w:top w:val="none" w:sz="0" w:space="0" w:color="auto"/>
                <w:left w:val="none" w:sz="0" w:space="0" w:color="auto"/>
                <w:bottom w:val="none" w:sz="0" w:space="0" w:color="auto"/>
                <w:right w:val="none" w:sz="0" w:space="0" w:color="auto"/>
              </w:divBdr>
            </w:div>
            <w:div w:id="765615072">
              <w:marLeft w:val="0"/>
              <w:marRight w:val="0"/>
              <w:marTop w:val="0"/>
              <w:marBottom w:val="0"/>
              <w:divBdr>
                <w:top w:val="none" w:sz="0" w:space="0" w:color="auto"/>
                <w:left w:val="none" w:sz="0" w:space="0" w:color="auto"/>
                <w:bottom w:val="none" w:sz="0" w:space="0" w:color="auto"/>
                <w:right w:val="none" w:sz="0" w:space="0" w:color="auto"/>
              </w:divBdr>
            </w:div>
            <w:div w:id="431241784">
              <w:marLeft w:val="0"/>
              <w:marRight w:val="0"/>
              <w:marTop w:val="0"/>
              <w:marBottom w:val="0"/>
              <w:divBdr>
                <w:top w:val="none" w:sz="0" w:space="0" w:color="auto"/>
                <w:left w:val="none" w:sz="0" w:space="0" w:color="auto"/>
                <w:bottom w:val="none" w:sz="0" w:space="0" w:color="auto"/>
                <w:right w:val="none" w:sz="0" w:space="0" w:color="auto"/>
              </w:divBdr>
            </w:div>
            <w:div w:id="137380597">
              <w:marLeft w:val="0"/>
              <w:marRight w:val="0"/>
              <w:marTop w:val="0"/>
              <w:marBottom w:val="0"/>
              <w:divBdr>
                <w:top w:val="none" w:sz="0" w:space="0" w:color="auto"/>
                <w:left w:val="none" w:sz="0" w:space="0" w:color="auto"/>
                <w:bottom w:val="none" w:sz="0" w:space="0" w:color="auto"/>
                <w:right w:val="none" w:sz="0" w:space="0" w:color="auto"/>
              </w:divBdr>
            </w:div>
          </w:divsChild>
        </w:div>
        <w:div w:id="221214367">
          <w:marLeft w:val="0"/>
          <w:marRight w:val="0"/>
          <w:marTop w:val="0"/>
          <w:marBottom w:val="0"/>
          <w:divBdr>
            <w:top w:val="none" w:sz="0" w:space="0" w:color="auto"/>
            <w:left w:val="none" w:sz="0" w:space="0" w:color="auto"/>
            <w:bottom w:val="none" w:sz="0" w:space="0" w:color="auto"/>
            <w:right w:val="none" w:sz="0" w:space="0" w:color="auto"/>
          </w:divBdr>
          <w:divsChild>
            <w:div w:id="1369377179">
              <w:marLeft w:val="-75"/>
              <w:marRight w:val="0"/>
              <w:marTop w:val="30"/>
              <w:marBottom w:val="30"/>
              <w:divBdr>
                <w:top w:val="none" w:sz="0" w:space="0" w:color="auto"/>
                <w:left w:val="none" w:sz="0" w:space="0" w:color="auto"/>
                <w:bottom w:val="none" w:sz="0" w:space="0" w:color="auto"/>
                <w:right w:val="none" w:sz="0" w:space="0" w:color="auto"/>
              </w:divBdr>
              <w:divsChild>
                <w:div w:id="883249260">
                  <w:marLeft w:val="0"/>
                  <w:marRight w:val="0"/>
                  <w:marTop w:val="0"/>
                  <w:marBottom w:val="0"/>
                  <w:divBdr>
                    <w:top w:val="none" w:sz="0" w:space="0" w:color="auto"/>
                    <w:left w:val="none" w:sz="0" w:space="0" w:color="auto"/>
                    <w:bottom w:val="none" w:sz="0" w:space="0" w:color="auto"/>
                    <w:right w:val="none" w:sz="0" w:space="0" w:color="auto"/>
                  </w:divBdr>
                  <w:divsChild>
                    <w:div w:id="1910459298">
                      <w:marLeft w:val="0"/>
                      <w:marRight w:val="0"/>
                      <w:marTop w:val="0"/>
                      <w:marBottom w:val="0"/>
                      <w:divBdr>
                        <w:top w:val="none" w:sz="0" w:space="0" w:color="auto"/>
                        <w:left w:val="none" w:sz="0" w:space="0" w:color="auto"/>
                        <w:bottom w:val="none" w:sz="0" w:space="0" w:color="auto"/>
                        <w:right w:val="none" w:sz="0" w:space="0" w:color="auto"/>
                      </w:divBdr>
                    </w:div>
                  </w:divsChild>
                </w:div>
                <w:div w:id="63139455">
                  <w:marLeft w:val="0"/>
                  <w:marRight w:val="0"/>
                  <w:marTop w:val="0"/>
                  <w:marBottom w:val="0"/>
                  <w:divBdr>
                    <w:top w:val="none" w:sz="0" w:space="0" w:color="auto"/>
                    <w:left w:val="none" w:sz="0" w:space="0" w:color="auto"/>
                    <w:bottom w:val="none" w:sz="0" w:space="0" w:color="auto"/>
                    <w:right w:val="none" w:sz="0" w:space="0" w:color="auto"/>
                  </w:divBdr>
                  <w:divsChild>
                    <w:div w:id="1275593044">
                      <w:marLeft w:val="0"/>
                      <w:marRight w:val="0"/>
                      <w:marTop w:val="0"/>
                      <w:marBottom w:val="0"/>
                      <w:divBdr>
                        <w:top w:val="none" w:sz="0" w:space="0" w:color="auto"/>
                        <w:left w:val="none" w:sz="0" w:space="0" w:color="auto"/>
                        <w:bottom w:val="none" w:sz="0" w:space="0" w:color="auto"/>
                        <w:right w:val="none" w:sz="0" w:space="0" w:color="auto"/>
                      </w:divBdr>
                    </w:div>
                  </w:divsChild>
                </w:div>
                <w:div w:id="144932529">
                  <w:marLeft w:val="0"/>
                  <w:marRight w:val="0"/>
                  <w:marTop w:val="0"/>
                  <w:marBottom w:val="0"/>
                  <w:divBdr>
                    <w:top w:val="none" w:sz="0" w:space="0" w:color="auto"/>
                    <w:left w:val="none" w:sz="0" w:space="0" w:color="auto"/>
                    <w:bottom w:val="none" w:sz="0" w:space="0" w:color="auto"/>
                    <w:right w:val="none" w:sz="0" w:space="0" w:color="auto"/>
                  </w:divBdr>
                  <w:divsChild>
                    <w:div w:id="618025142">
                      <w:marLeft w:val="0"/>
                      <w:marRight w:val="0"/>
                      <w:marTop w:val="0"/>
                      <w:marBottom w:val="0"/>
                      <w:divBdr>
                        <w:top w:val="none" w:sz="0" w:space="0" w:color="auto"/>
                        <w:left w:val="none" w:sz="0" w:space="0" w:color="auto"/>
                        <w:bottom w:val="none" w:sz="0" w:space="0" w:color="auto"/>
                        <w:right w:val="none" w:sz="0" w:space="0" w:color="auto"/>
                      </w:divBdr>
                    </w:div>
                  </w:divsChild>
                </w:div>
                <w:div w:id="619535145">
                  <w:marLeft w:val="0"/>
                  <w:marRight w:val="0"/>
                  <w:marTop w:val="0"/>
                  <w:marBottom w:val="0"/>
                  <w:divBdr>
                    <w:top w:val="none" w:sz="0" w:space="0" w:color="auto"/>
                    <w:left w:val="none" w:sz="0" w:space="0" w:color="auto"/>
                    <w:bottom w:val="none" w:sz="0" w:space="0" w:color="auto"/>
                    <w:right w:val="none" w:sz="0" w:space="0" w:color="auto"/>
                  </w:divBdr>
                  <w:divsChild>
                    <w:div w:id="1771853524">
                      <w:marLeft w:val="0"/>
                      <w:marRight w:val="0"/>
                      <w:marTop w:val="0"/>
                      <w:marBottom w:val="0"/>
                      <w:divBdr>
                        <w:top w:val="none" w:sz="0" w:space="0" w:color="auto"/>
                        <w:left w:val="none" w:sz="0" w:space="0" w:color="auto"/>
                        <w:bottom w:val="none" w:sz="0" w:space="0" w:color="auto"/>
                        <w:right w:val="none" w:sz="0" w:space="0" w:color="auto"/>
                      </w:divBdr>
                    </w:div>
                  </w:divsChild>
                </w:div>
                <w:div w:id="100804550">
                  <w:marLeft w:val="0"/>
                  <w:marRight w:val="0"/>
                  <w:marTop w:val="0"/>
                  <w:marBottom w:val="0"/>
                  <w:divBdr>
                    <w:top w:val="none" w:sz="0" w:space="0" w:color="auto"/>
                    <w:left w:val="none" w:sz="0" w:space="0" w:color="auto"/>
                    <w:bottom w:val="none" w:sz="0" w:space="0" w:color="auto"/>
                    <w:right w:val="none" w:sz="0" w:space="0" w:color="auto"/>
                  </w:divBdr>
                  <w:divsChild>
                    <w:div w:id="1382290610">
                      <w:marLeft w:val="0"/>
                      <w:marRight w:val="0"/>
                      <w:marTop w:val="0"/>
                      <w:marBottom w:val="0"/>
                      <w:divBdr>
                        <w:top w:val="none" w:sz="0" w:space="0" w:color="auto"/>
                        <w:left w:val="none" w:sz="0" w:space="0" w:color="auto"/>
                        <w:bottom w:val="none" w:sz="0" w:space="0" w:color="auto"/>
                        <w:right w:val="none" w:sz="0" w:space="0" w:color="auto"/>
                      </w:divBdr>
                    </w:div>
                  </w:divsChild>
                </w:div>
                <w:div w:id="646324900">
                  <w:marLeft w:val="0"/>
                  <w:marRight w:val="0"/>
                  <w:marTop w:val="0"/>
                  <w:marBottom w:val="0"/>
                  <w:divBdr>
                    <w:top w:val="none" w:sz="0" w:space="0" w:color="auto"/>
                    <w:left w:val="none" w:sz="0" w:space="0" w:color="auto"/>
                    <w:bottom w:val="none" w:sz="0" w:space="0" w:color="auto"/>
                    <w:right w:val="none" w:sz="0" w:space="0" w:color="auto"/>
                  </w:divBdr>
                  <w:divsChild>
                    <w:div w:id="19813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8220">
          <w:marLeft w:val="0"/>
          <w:marRight w:val="0"/>
          <w:marTop w:val="0"/>
          <w:marBottom w:val="0"/>
          <w:divBdr>
            <w:top w:val="none" w:sz="0" w:space="0" w:color="auto"/>
            <w:left w:val="none" w:sz="0" w:space="0" w:color="auto"/>
            <w:bottom w:val="none" w:sz="0" w:space="0" w:color="auto"/>
            <w:right w:val="none" w:sz="0" w:space="0" w:color="auto"/>
          </w:divBdr>
          <w:divsChild>
            <w:div w:id="1425689330">
              <w:marLeft w:val="0"/>
              <w:marRight w:val="0"/>
              <w:marTop w:val="0"/>
              <w:marBottom w:val="0"/>
              <w:divBdr>
                <w:top w:val="none" w:sz="0" w:space="0" w:color="auto"/>
                <w:left w:val="none" w:sz="0" w:space="0" w:color="auto"/>
                <w:bottom w:val="none" w:sz="0" w:space="0" w:color="auto"/>
                <w:right w:val="none" w:sz="0" w:space="0" w:color="auto"/>
              </w:divBdr>
            </w:div>
            <w:div w:id="1696735096">
              <w:marLeft w:val="0"/>
              <w:marRight w:val="0"/>
              <w:marTop w:val="0"/>
              <w:marBottom w:val="0"/>
              <w:divBdr>
                <w:top w:val="none" w:sz="0" w:space="0" w:color="auto"/>
                <w:left w:val="none" w:sz="0" w:space="0" w:color="auto"/>
                <w:bottom w:val="none" w:sz="0" w:space="0" w:color="auto"/>
                <w:right w:val="none" w:sz="0" w:space="0" w:color="auto"/>
              </w:divBdr>
            </w:div>
            <w:div w:id="1133332059">
              <w:marLeft w:val="0"/>
              <w:marRight w:val="0"/>
              <w:marTop w:val="0"/>
              <w:marBottom w:val="0"/>
              <w:divBdr>
                <w:top w:val="none" w:sz="0" w:space="0" w:color="auto"/>
                <w:left w:val="none" w:sz="0" w:space="0" w:color="auto"/>
                <w:bottom w:val="none" w:sz="0" w:space="0" w:color="auto"/>
                <w:right w:val="none" w:sz="0" w:space="0" w:color="auto"/>
              </w:divBdr>
            </w:div>
          </w:divsChild>
        </w:div>
        <w:div w:id="2130736402">
          <w:marLeft w:val="0"/>
          <w:marRight w:val="0"/>
          <w:marTop w:val="0"/>
          <w:marBottom w:val="0"/>
          <w:divBdr>
            <w:top w:val="none" w:sz="0" w:space="0" w:color="auto"/>
            <w:left w:val="none" w:sz="0" w:space="0" w:color="auto"/>
            <w:bottom w:val="none" w:sz="0" w:space="0" w:color="auto"/>
            <w:right w:val="none" w:sz="0" w:space="0" w:color="auto"/>
          </w:divBdr>
          <w:divsChild>
            <w:div w:id="1988393519">
              <w:marLeft w:val="-75"/>
              <w:marRight w:val="0"/>
              <w:marTop w:val="30"/>
              <w:marBottom w:val="30"/>
              <w:divBdr>
                <w:top w:val="none" w:sz="0" w:space="0" w:color="auto"/>
                <w:left w:val="none" w:sz="0" w:space="0" w:color="auto"/>
                <w:bottom w:val="none" w:sz="0" w:space="0" w:color="auto"/>
                <w:right w:val="none" w:sz="0" w:space="0" w:color="auto"/>
              </w:divBdr>
              <w:divsChild>
                <w:div w:id="464932289">
                  <w:marLeft w:val="0"/>
                  <w:marRight w:val="0"/>
                  <w:marTop w:val="0"/>
                  <w:marBottom w:val="0"/>
                  <w:divBdr>
                    <w:top w:val="none" w:sz="0" w:space="0" w:color="auto"/>
                    <w:left w:val="none" w:sz="0" w:space="0" w:color="auto"/>
                    <w:bottom w:val="none" w:sz="0" w:space="0" w:color="auto"/>
                    <w:right w:val="none" w:sz="0" w:space="0" w:color="auto"/>
                  </w:divBdr>
                  <w:divsChild>
                    <w:div w:id="1394039798">
                      <w:marLeft w:val="0"/>
                      <w:marRight w:val="0"/>
                      <w:marTop w:val="0"/>
                      <w:marBottom w:val="0"/>
                      <w:divBdr>
                        <w:top w:val="none" w:sz="0" w:space="0" w:color="auto"/>
                        <w:left w:val="none" w:sz="0" w:space="0" w:color="auto"/>
                        <w:bottom w:val="none" w:sz="0" w:space="0" w:color="auto"/>
                        <w:right w:val="none" w:sz="0" w:space="0" w:color="auto"/>
                      </w:divBdr>
                    </w:div>
                  </w:divsChild>
                </w:div>
                <w:div w:id="521477404">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0"/>
                      <w:marTop w:val="0"/>
                      <w:marBottom w:val="0"/>
                      <w:divBdr>
                        <w:top w:val="none" w:sz="0" w:space="0" w:color="auto"/>
                        <w:left w:val="none" w:sz="0" w:space="0" w:color="auto"/>
                        <w:bottom w:val="none" w:sz="0" w:space="0" w:color="auto"/>
                        <w:right w:val="none" w:sz="0" w:space="0" w:color="auto"/>
                      </w:divBdr>
                    </w:div>
                  </w:divsChild>
                </w:div>
                <w:div w:id="229199280">
                  <w:marLeft w:val="0"/>
                  <w:marRight w:val="0"/>
                  <w:marTop w:val="0"/>
                  <w:marBottom w:val="0"/>
                  <w:divBdr>
                    <w:top w:val="none" w:sz="0" w:space="0" w:color="auto"/>
                    <w:left w:val="none" w:sz="0" w:space="0" w:color="auto"/>
                    <w:bottom w:val="none" w:sz="0" w:space="0" w:color="auto"/>
                    <w:right w:val="none" w:sz="0" w:space="0" w:color="auto"/>
                  </w:divBdr>
                  <w:divsChild>
                    <w:div w:id="1441492430">
                      <w:marLeft w:val="0"/>
                      <w:marRight w:val="0"/>
                      <w:marTop w:val="0"/>
                      <w:marBottom w:val="0"/>
                      <w:divBdr>
                        <w:top w:val="none" w:sz="0" w:space="0" w:color="auto"/>
                        <w:left w:val="none" w:sz="0" w:space="0" w:color="auto"/>
                        <w:bottom w:val="none" w:sz="0" w:space="0" w:color="auto"/>
                        <w:right w:val="none" w:sz="0" w:space="0" w:color="auto"/>
                      </w:divBdr>
                    </w:div>
                  </w:divsChild>
                </w:div>
                <w:div w:id="869487213">
                  <w:marLeft w:val="0"/>
                  <w:marRight w:val="0"/>
                  <w:marTop w:val="0"/>
                  <w:marBottom w:val="0"/>
                  <w:divBdr>
                    <w:top w:val="none" w:sz="0" w:space="0" w:color="auto"/>
                    <w:left w:val="none" w:sz="0" w:space="0" w:color="auto"/>
                    <w:bottom w:val="none" w:sz="0" w:space="0" w:color="auto"/>
                    <w:right w:val="none" w:sz="0" w:space="0" w:color="auto"/>
                  </w:divBdr>
                  <w:divsChild>
                    <w:div w:id="2122450999">
                      <w:marLeft w:val="0"/>
                      <w:marRight w:val="0"/>
                      <w:marTop w:val="0"/>
                      <w:marBottom w:val="0"/>
                      <w:divBdr>
                        <w:top w:val="none" w:sz="0" w:space="0" w:color="auto"/>
                        <w:left w:val="none" w:sz="0" w:space="0" w:color="auto"/>
                        <w:bottom w:val="none" w:sz="0" w:space="0" w:color="auto"/>
                        <w:right w:val="none" w:sz="0" w:space="0" w:color="auto"/>
                      </w:divBdr>
                    </w:div>
                  </w:divsChild>
                </w:div>
                <w:div w:id="426736788">
                  <w:marLeft w:val="0"/>
                  <w:marRight w:val="0"/>
                  <w:marTop w:val="0"/>
                  <w:marBottom w:val="0"/>
                  <w:divBdr>
                    <w:top w:val="none" w:sz="0" w:space="0" w:color="auto"/>
                    <w:left w:val="none" w:sz="0" w:space="0" w:color="auto"/>
                    <w:bottom w:val="none" w:sz="0" w:space="0" w:color="auto"/>
                    <w:right w:val="none" w:sz="0" w:space="0" w:color="auto"/>
                  </w:divBdr>
                  <w:divsChild>
                    <w:div w:id="1084107302">
                      <w:marLeft w:val="0"/>
                      <w:marRight w:val="0"/>
                      <w:marTop w:val="0"/>
                      <w:marBottom w:val="0"/>
                      <w:divBdr>
                        <w:top w:val="none" w:sz="0" w:space="0" w:color="auto"/>
                        <w:left w:val="none" w:sz="0" w:space="0" w:color="auto"/>
                        <w:bottom w:val="none" w:sz="0" w:space="0" w:color="auto"/>
                        <w:right w:val="none" w:sz="0" w:space="0" w:color="auto"/>
                      </w:divBdr>
                    </w:div>
                  </w:divsChild>
                </w:div>
                <w:div w:id="65154813">
                  <w:marLeft w:val="0"/>
                  <w:marRight w:val="0"/>
                  <w:marTop w:val="0"/>
                  <w:marBottom w:val="0"/>
                  <w:divBdr>
                    <w:top w:val="none" w:sz="0" w:space="0" w:color="auto"/>
                    <w:left w:val="none" w:sz="0" w:space="0" w:color="auto"/>
                    <w:bottom w:val="none" w:sz="0" w:space="0" w:color="auto"/>
                    <w:right w:val="none" w:sz="0" w:space="0" w:color="auto"/>
                  </w:divBdr>
                  <w:divsChild>
                    <w:div w:id="20463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6654">
          <w:marLeft w:val="0"/>
          <w:marRight w:val="0"/>
          <w:marTop w:val="0"/>
          <w:marBottom w:val="0"/>
          <w:divBdr>
            <w:top w:val="none" w:sz="0" w:space="0" w:color="auto"/>
            <w:left w:val="none" w:sz="0" w:space="0" w:color="auto"/>
            <w:bottom w:val="none" w:sz="0" w:space="0" w:color="auto"/>
            <w:right w:val="none" w:sz="0" w:space="0" w:color="auto"/>
          </w:divBdr>
          <w:divsChild>
            <w:div w:id="1406027430">
              <w:marLeft w:val="0"/>
              <w:marRight w:val="0"/>
              <w:marTop w:val="0"/>
              <w:marBottom w:val="0"/>
              <w:divBdr>
                <w:top w:val="none" w:sz="0" w:space="0" w:color="auto"/>
                <w:left w:val="none" w:sz="0" w:space="0" w:color="auto"/>
                <w:bottom w:val="none" w:sz="0" w:space="0" w:color="auto"/>
                <w:right w:val="none" w:sz="0" w:space="0" w:color="auto"/>
              </w:divBdr>
            </w:div>
            <w:div w:id="2063795440">
              <w:marLeft w:val="0"/>
              <w:marRight w:val="0"/>
              <w:marTop w:val="0"/>
              <w:marBottom w:val="0"/>
              <w:divBdr>
                <w:top w:val="none" w:sz="0" w:space="0" w:color="auto"/>
                <w:left w:val="none" w:sz="0" w:space="0" w:color="auto"/>
                <w:bottom w:val="none" w:sz="0" w:space="0" w:color="auto"/>
                <w:right w:val="none" w:sz="0" w:space="0" w:color="auto"/>
              </w:divBdr>
            </w:div>
            <w:div w:id="2096896510">
              <w:marLeft w:val="0"/>
              <w:marRight w:val="0"/>
              <w:marTop w:val="0"/>
              <w:marBottom w:val="0"/>
              <w:divBdr>
                <w:top w:val="none" w:sz="0" w:space="0" w:color="auto"/>
                <w:left w:val="none" w:sz="0" w:space="0" w:color="auto"/>
                <w:bottom w:val="none" w:sz="0" w:space="0" w:color="auto"/>
                <w:right w:val="none" w:sz="0" w:space="0" w:color="auto"/>
              </w:divBdr>
            </w:div>
            <w:div w:id="1374960824">
              <w:marLeft w:val="0"/>
              <w:marRight w:val="0"/>
              <w:marTop w:val="0"/>
              <w:marBottom w:val="0"/>
              <w:divBdr>
                <w:top w:val="none" w:sz="0" w:space="0" w:color="auto"/>
                <w:left w:val="none" w:sz="0" w:space="0" w:color="auto"/>
                <w:bottom w:val="none" w:sz="0" w:space="0" w:color="auto"/>
                <w:right w:val="none" w:sz="0" w:space="0" w:color="auto"/>
              </w:divBdr>
            </w:div>
            <w:div w:id="169300505">
              <w:marLeft w:val="0"/>
              <w:marRight w:val="0"/>
              <w:marTop w:val="0"/>
              <w:marBottom w:val="0"/>
              <w:divBdr>
                <w:top w:val="none" w:sz="0" w:space="0" w:color="auto"/>
                <w:left w:val="none" w:sz="0" w:space="0" w:color="auto"/>
                <w:bottom w:val="none" w:sz="0" w:space="0" w:color="auto"/>
                <w:right w:val="none" w:sz="0" w:space="0" w:color="auto"/>
              </w:divBdr>
            </w:div>
          </w:divsChild>
        </w:div>
        <w:div w:id="1586576157">
          <w:marLeft w:val="0"/>
          <w:marRight w:val="0"/>
          <w:marTop w:val="0"/>
          <w:marBottom w:val="0"/>
          <w:divBdr>
            <w:top w:val="none" w:sz="0" w:space="0" w:color="auto"/>
            <w:left w:val="none" w:sz="0" w:space="0" w:color="auto"/>
            <w:bottom w:val="none" w:sz="0" w:space="0" w:color="auto"/>
            <w:right w:val="none" w:sz="0" w:space="0" w:color="auto"/>
          </w:divBdr>
          <w:divsChild>
            <w:div w:id="1296905536">
              <w:marLeft w:val="-75"/>
              <w:marRight w:val="0"/>
              <w:marTop w:val="30"/>
              <w:marBottom w:val="30"/>
              <w:divBdr>
                <w:top w:val="none" w:sz="0" w:space="0" w:color="auto"/>
                <w:left w:val="none" w:sz="0" w:space="0" w:color="auto"/>
                <w:bottom w:val="none" w:sz="0" w:space="0" w:color="auto"/>
                <w:right w:val="none" w:sz="0" w:space="0" w:color="auto"/>
              </w:divBdr>
              <w:divsChild>
                <w:div w:id="1876623817">
                  <w:marLeft w:val="0"/>
                  <w:marRight w:val="0"/>
                  <w:marTop w:val="0"/>
                  <w:marBottom w:val="0"/>
                  <w:divBdr>
                    <w:top w:val="none" w:sz="0" w:space="0" w:color="auto"/>
                    <w:left w:val="none" w:sz="0" w:space="0" w:color="auto"/>
                    <w:bottom w:val="none" w:sz="0" w:space="0" w:color="auto"/>
                    <w:right w:val="none" w:sz="0" w:space="0" w:color="auto"/>
                  </w:divBdr>
                  <w:divsChild>
                    <w:div w:id="331644226">
                      <w:marLeft w:val="0"/>
                      <w:marRight w:val="0"/>
                      <w:marTop w:val="0"/>
                      <w:marBottom w:val="0"/>
                      <w:divBdr>
                        <w:top w:val="none" w:sz="0" w:space="0" w:color="auto"/>
                        <w:left w:val="none" w:sz="0" w:space="0" w:color="auto"/>
                        <w:bottom w:val="none" w:sz="0" w:space="0" w:color="auto"/>
                        <w:right w:val="none" w:sz="0" w:space="0" w:color="auto"/>
                      </w:divBdr>
                    </w:div>
                  </w:divsChild>
                </w:div>
                <w:div w:id="720786568">
                  <w:marLeft w:val="0"/>
                  <w:marRight w:val="0"/>
                  <w:marTop w:val="0"/>
                  <w:marBottom w:val="0"/>
                  <w:divBdr>
                    <w:top w:val="none" w:sz="0" w:space="0" w:color="auto"/>
                    <w:left w:val="none" w:sz="0" w:space="0" w:color="auto"/>
                    <w:bottom w:val="none" w:sz="0" w:space="0" w:color="auto"/>
                    <w:right w:val="none" w:sz="0" w:space="0" w:color="auto"/>
                  </w:divBdr>
                  <w:divsChild>
                    <w:div w:id="381440137">
                      <w:marLeft w:val="0"/>
                      <w:marRight w:val="0"/>
                      <w:marTop w:val="0"/>
                      <w:marBottom w:val="0"/>
                      <w:divBdr>
                        <w:top w:val="none" w:sz="0" w:space="0" w:color="auto"/>
                        <w:left w:val="none" w:sz="0" w:space="0" w:color="auto"/>
                        <w:bottom w:val="none" w:sz="0" w:space="0" w:color="auto"/>
                        <w:right w:val="none" w:sz="0" w:space="0" w:color="auto"/>
                      </w:divBdr>
                    </w:div>
                  </w:divsChild>
                </w:div>
                <w:div w:id="1013074997">
                  <w:marLeft w:val="0"/>
                  <w:marRight w:val="0"/>
                  <w:marTop w:val="0"/>
                  <w:marBottom w:val="0"/>
                  <w:divBdr>
                    <w:top w:val="none" w:sz="0" w:space="0" w:color="auto"/>
                    <w:left w:val="none" w:sz="0" w:space="0" w:color="auto"/>
                    <w:bottom w:val="none" w:sz="0" w:space="0" w:color="auto"/>
                    <w:right w:val="none" w:sz="0" w:space="0" w:color="auto"/>
                  </w:divBdr>
                  <w:divsChild>
                    <w:div w:id="2004237831">
                      <w:marLeft w:val="0"/>
                      <w:marRight w:val="0"/>
                      <w:marTop w:val="0"/>
                      <w:marBottom w:val="0"/>
                      <w:divBdr>
                        <w:top w:val="none" w:sz="0" w:space="0" w:color="auto"/>
                        <w:left w:val="none" w:sz="0" w:space="0" w:color="auto"/>
                        <w:bottom w:val="none" w:sz="0" w:space="0" w:color="auto"/>
                        <w:right w:val="none" w:sz="0" w:space="0" w:color="auto"/>
                      </w:divBdr>
                    </w:div>
                  </w:divsChild>
                </w:div>
                <w:div w:id="342126798">
                  <w:marLeft w:val="0"/>
                  <w:marRight w:val="0"/>
                  <w:marTop w:val="0"/>
                  <w:marBottom w:val="0"/>
                  <w:divBdr>
                    <w:top w:val="none" w:sz="0" w:space="0" w:color="auto"/>
                    <w:left w:val="none" w:sz="0" w:space="0" w:color="auto"/>
                    <w:bottom w:val="none" w:sz="0" w:space="0" w:color="auto"/>
                    <w:right w:val="none" w:sz="0" w:space="0" w:color="auto"/>
                  </w:divBdr>
                  <w:divsChild>
                    <w:div w:id="1052729438">
                      <w:marLeft w:val="0"/>
                      <w:marRight w:val="0"/>
                      <w:marTop w:val="0"/>
                      <w:marBottom w:val="0"/>
                      <w:divBdr>
                        <w:top w:val="none" w:sz="0" w:space="0" w:color="auto"/>
                        <w:left w:val="none" w:sz="0" w:space="0" w:color="auto"/>
                        <w:bottom w:val="none" w:sz="0" w:space="0" w:color="auto"/>
                        <w:right w:val="none" w:sz="0" w:space="0" w:color="auto"/>
                      </w:divBdr>
                    </w:div>
                  </w:divsChild>
                </w:div>
                <w:div w:id="1149056446">
                  <w:marLeft w:val="0"/>
                  <w:marRight w:val="0"/>
                  <w:marTop w:val="0"/>
                  <w:marBottom w:val="0"/>
                  <w:divBdr>
                    <w:top w:val="none" w:sz="0" w:space="0" w:color="auto"/>
                    <w:left w:val="none" w:sz="0" w:space="0" w:color="auto"/>
                    <w:bottom w:val="none" w:sz="0" w:space="0" w:color="auto"/>
                    <w:right w:val="none" w:sz="0" w:space="0" w:color="auto"/>
                  </w:divBdr>
                  <w:divsChild>
                    <w:div w:id="709646597">
                      <w:marLeft w:val="0"/>
                      <w:marRight w:val="0"/>
                      <w:marTop w:val="0"/>
                      <w:marBottom w:val="0"/>
                      <w:divBdr>
                        <w:top w:val="none" w:sz="0" w:space="0" w:color="auto"/>
                        <w:left w:val="none" w:sz="0" w:space="0" w:color="auto"/>
                        <w:bottom w:val="none" w:sz="0" w:space="0" w:color="auto"/>
                        <w:right w:val="none" w:sz="0" w:space="0" w:color="auto"/>
                      </w:divBdr>
                    </w:div>
                  </w:divsChild>
                </w:div>
                <w:div w:id="1188982033">
                  <w:marLeft w:val="0"/>
                  <w:marRight w:val="0"/>
                  <w:marTop w:val="0"/>
                  <w:marBottom w:val="0"/>
                  <w:divBdr>
                    <w:top w:val="none" w:sz="0" w:space="0" w:color="auto"/>
                    <w:left w:val="none" w:sz="0" w:space="0" w:color="auto"/>
                    <w:bottom w:val="none" w:sz="0" w:space="0" w:color="auto"/>
                    <w:right w:val="none" w:sz="0" w:space="0" w:color="auto"/>
                  </w:divBdr>
                  <w:divsChild>
                    <w:div w:id="11128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5565">
          <w:marLeft w:val="0"/>
          <w:marRight w:val="0"/>
          <w:marTop w:val="0"/>
          <w:marBottom w:val="0"/>
          <w:divBdr>
            <w:top w:val="none" w:sz="0" w:space="0" w:color="auto"/>
            <w:left w:val="none" w:sz="0" w:space="0" w:color="auto"/>
            <w:bottom w:val="none" w:sz="0" w:space="0" w:color="auto"/>
            <w:right w:val="none" w:sz="0" w:space="0" w:color="auto"/>
          </w:divBdr>
          <w:divsChild>
            <w:div w:id="1875456073">
              <w:marLeft w:val="0"/>
              <w:marRight w:val="0"/>
              <w:marTop w:val="0"/>
              <w:marBottom w:val="0"/>
              <w:divBdr>
                <w:top w:val="none" w:sz="0" w:space="0" w:color="auto"/>
                <w:left w:val="none" w:sz="0" w:space="0" w:color="auto"/>
                <w:bottom w:val="none" w:sz="0" w:space="0" w:color="auto"/>
                <w:right w:val="none" w:sz="0" w:space="0" w:color="auto"/>
              </w:divBdr>
            </w:div>
            <w:div w:id="954097200">
              <w:marLeft w:val="0"/>
              <w:marRight w:val="0"/>
              <w:marTop w:val="0"/>
              <w:marBottom w:val="0"/>
              <w:divBdr>
                <w:top w:val="none" w:sz="0" w:space="0" w:color="auto"/>
                <w:left w:val="none" w:sz="0" w:space="0" w:color="auto"/>
                <w:bottom w:val="none" w:sz="0" w:space="0" w:color="auto"/>
                <w:right w:val="none" w:sz="0" w:space="0" w:color="auto"/>
              </w:divBdr>
            </w:div>
            <w:div w:id="116223292">
              <w:marLeft w:val="0"/>
              <w:marRight w:val="0"/>
              <w:marTop w:val="0"/>
              <w:marBottom w:val="0"/>
              <w:divBdr>
                <w:top w:val="none" w:sz="0" w:space="0" w:color="auto"/>
                <w:left w:val="none" w:sz="0" w:space="0" w:color="auto"/>
                <w:bottom w:val="none" w:sz="0" w:space="0" w:color="auto"/>
                <w:right w:val="none" w:sz="0" w:space="0" w:color="auto"/>
              </w:divBdr>
            </w:div>
          </w:divsChild>
        </w:div>
        <w:div w:id="1508980349">
          <w:marLeft w:val="0"/>
          <w:marRight w:val="0"/>
          <w:marTop w:val="0"/>
          <w:marBottom w:val="0"/>
          <w:divBdr>
            <w:top w:val="none" w:sz="0" w:space="0" w:color="auto"/>
            <w:left w:val="none" w:sz="0" w:space="0" w:color="auto"/>
            <w:bottom w:val="none" w:sz="0" w:space="0" w:color="auto"/>
            <w:right w:val="none" w:sz="0" w:space="0" w:color="auto"/>
          </w:divBdr>
          <w:divsChild>
            <w:div w:id="1965889079">
              <w:marLeft w:val="-75"/>
              <w:marRight w:val="0"/>
              <w:marTop w:val="30"/>
              <w:marBottom w:val="30"/>
              <w:divBdr>
                <w:top w:val="none" w:sz="0" w:space="0" w:color="auto"/>
                <w:left w:val="none" w:sz="0" w:space="0" w:color="auto"/>
                <w:bottom w:val="none" w:sz="0" w:space="0" w:color="auto"/>
                <w:right w:val="none" w:sz="0" w:space="0" w:color="auto"/>
              </w:divBdr>
              <w:divsChild>
                <w:div w:id="931545316">
                  <w:marLeft w:val="0"/>
                  <w:marRight w:val="0"/>
                  <w:marTop w:val="0"/>
                  <w:marBottom w:val="0"/>
                  <w:divBdr>
                    <w:top w:val="none" w:sz="0" w:space="0" w:color="auto"/>
                    <w:left w:val="none" w:sz="0" w:space="0" w:color="auto"/>
                    <w:bottom w:val="none" w:sz="0" w:space="0" w:color="auto"/>
                    <w:right w:val="none" w:sz="0" w:space="0" w:color="auto"/>
                  </w:divBdr>
                  <w:divsChild>
                    <w:div w:id="554968385">
                      <w:marLeft w:val="0"/>
                      <w:marRight w:val="0"/>
                      <w:marTop w:val="0"/>
                      <w:marBottom w:val="0"/>
                      <w:divBdr>
                        <w:top w:val="none" w:sz="0" w:space="0" w:color="auto"/>
                        <w:left w:val="none" w:sz="0" w:space="0" w:color="auto"/>
                        <w:bottom w:val="none" w:sz="0" w:space="0" w:color="auto"/>
                        <w:right w:val="none" w:sz="0" w:space="0" w:color="auto"/>
                      </w:divBdr>
                    </w:div>
                  </w:divsChild>
                </w:div>
                <w:div w:id="1649436413">
                  <w:marLeft w:val="0"/>
                  <w:marRight w:val="0"/>
                  <w:marTop w:val="0"/>
                  <w:marBottom w:val="0"/>
                  <w:divBdr>
                    <w:top w:val="none" w:sz="0" w:space="0" w:color="auto"/>
                    <w:left w:val="none" w:sz="0" w:space="0" w:color="auto"/>
                    <w:bottom w:val="none" w:sz="0" w:space="0" w:color="auto"/>
                    <w:right w:val="none" w:sz="0" w:space="0" w:color="auto"/>
                  </w:divBdr>
                  <w:divsChild>
                    <w:div w:id="267933765">
                      <w:marLeft w:val="0"/>
                      <w:marRight w:val="0"/>
                      <w:marTop w:val="0"/>
                      <w:marBottom w:val="0"/>
                      <w:divBdr>
                        <w:top w:val="none" w:sz="0" w:space="0" w:color="auto"/>
                        <w:left w:val="none" w:sz="0" w:space="0" w:color="auto"/>
                        <w:bottom w:val="none" w:sz="0" w:space="0" w:color="auto"/>
                        <w:right w:val="none" w:sz="0" w:space="0" w:color="auto"/>
                      </w:divBdr>
                    </w:div>
                  </w:divsChild>
                </w:div>
                <w:div w:id="594897091">
                  <w:marLeft w:val="0"/>
                  <w:marRight w:val="0"/>
                  <w:marTop w:val="0"/>
                  <w:marBottom w:val="0"/>
                  <w:divBdr>
                    <w:top w:val="none" w:sz="0" w:space="0" w:color="auto"/>
                    <w:left w:val="none" w:sz="0" w:space="0" w:color="auto"/>
                    <w:bottom w:val="none" w:sz="0" w:space="0" w:color="auto"/>
                    <w:right w:val="none" w:sz="0" w:space="0" w:color="auto"/>
                  </w:divBdr>
                  <w:divsChild>
                    <w:div w:id="573973464">
                      <w:marLeft w:val="0"/>
                      <w:marRight w:val="0"/>
                      <w:marTop w:val="0"/>
                      <w:marBottom w:val="0"/>
                      <w:divBdr>
                        <w:top w:val="none" w:sz="0" w:space="0" w:color="auto"/>
                        <w:left w:val="none" w:sz="0" w:space="0" w:color="auto"/>
                        <w:bottom w:val="none" w:sz="0" w:space="0" w:color="auto"/>
                        <w:right w:val="none" w:sz="0" w:space="0" w:color="auto"/>
                      </w:divBdr>
                    </w:div>
                  </w:divsChild>
                </w:div>
                <w:div w:id="1661152105">
                  <w:marLeft w:val="0"/>
                  <w:marRight w:val="0"/>
                  <w:marTop w:val="0"/>
                  <w:marBottom w:val="0"/>
                  <w:divBdr>
                    <w:top w:val="none" w:sz="0" w:space="0" w:color="auto"/>
                    <w:left w:val="none" w:sz="0" w:space="0" w:color="auto"/>
                    <w:bottom w:val="none" w:sz="0" w:space="0" w:color="auto"/>
                    <w:right w:val="none" w:sz="0" w:space="0" w:color="auto"/>
                  </w:divBdr>
                  <w:divsChild>
                    <w:div w:id="356586790">
                      <w:marLeft w:val="0"/>
                      <w:marRight w:val="0"/>
                      <w:marTop w:val="0"/>
                      <w:marBottom w:val="0"/>
                      <w:divBdr>
                        <w:top w:val="none" w:sz="0" w:space="0" w:color="auto"/>
                        <w:left w:val="none" w:sz="0" w:space="0" w:color="auto"/>
                        <w:bottom w:val="none" w:sz="0" w:space="0" w:color="auto"/>
                        <w:right w:val="none" w:sz="0" w:space="0" w:color="auto"/>
                      </w:divBdr>
                    </w:div>
                  </w:divsChild>
                </w:div>
                <w:div w:id="1362244776">
                  <w:marLeft w:val="0"/>
                  <w:marRight w:val="0"/>
                  <w:marTop w:val="0"/>
                  <w:marBottom w:val="0"/>
                  <w:divBdr>
                    <w:top w:val="none" w:sz="0" w:space="0" w:color="auto"/>
                    <w:left w:val="none" w:sz="0" w:space="0" w:color="auto"/>
                    <w:bottom w:val="none" w:sz="0" w:space="0" w:color="auto"/>
                    <w:right w:val="none" w:sz="0" w:space="0" w:color="auto"/>
                  </w:divBdr>
                  <w:divsChild>
                    <w:div w:id="1905137107">
                      <w:marLeft w:val="0"/>
                      <w:marRight w:val="0"/>
                      <w:marTop w:val="0"/>
                      <w:marBottom w:val="0"/>
                      <w:divBdr>
                        <w:top w:val="none" w:sz="0" w:space="0" w:color="auto"/>
                        <w:left w:val="none" w:sz="0" w:space="0" w:color="auto"/>
                        <w:bottom w:val="none" w:sz="0" w:space="0" w:color="auto"/>
                        <w:right w:val="none" w:sz="0" w:space="0" w:color="auto"/>
                      </w:divBdr>
                    </w:div>
                  </w:divsChild>
                </w:div>
                <w:div w:id="1053697615">
                  <w:marLeft w:val="0"/>
                  <w:marRight w:val="0"/>
                  <w:marTop w:val="0"/>
                  <w:marBottom w:val="0"/>
                  <w:divBdr>
                    <w:top w:val="none" w:sz="0" w:space="0" w:color="auto"/>
                    <w:left w:val="none" w:sz="0" w:space="0" w:color="auto"/>
                    <w:bottom w:val="none" w:sz="0" w:space="0" w:color="auto"/>
                    <w:right w:val="none" w:sz="0" w:space="0" w:color="auto"/>
                  </w:divBdr>
                  <w:divsChild>
                    <w:div w:id="4796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71321">
          <w:marLeft w:val="0"/>
          <w:marRight w:val="0"/>
          <w:marTop w:val="0"/>
          <w:marBottom w:val="0"/>
          <w:divBdr>
            <w:top w:val="none" w:sz="0" w:space="0" w:color="auto"/>
            <w:left w:val="none" w:sz="0" w:space="0" w:color="auto"/>
            <w:bottom w:val="none" w:sz="0" w:space="0" w:color="auto"/>
            <w:right w:val="none" w:sz="0" w:space="0" w:color="auto"/>
          </w:divBdr>
          <w:divsChild>
            <w:div w:id="2054766073">
              <w:marLeft w:val="0"/>
              <w:marRight w:val="0"/>
              <w:marTop w:val="0"/>
              <w:marBottom w:val="0"/>
              <w:divBdr>
                <w:top w:val="none" w:sz="0" w:space="0" w:color="auto"/>
                <w:left w:val="none" w:sz="0" w:space="0" w:color="auto"/>
                <w:bottom w:val="none" w:sz="0" w:space="0" w:color="auto"/>
                <w:right w:val="none" w:sz="0" w:space="0" w:color="auto"/>
              </w:divBdr>
            </w:div>
            <w:div w:id="468321580">
              <w:marLeft w:val="0"/>
              <w:marRight w:val="0"/>
              <w:marTop w:val="0"/>
              <w:marBottom w:val="0"/>
              <w:divBdr>
                <w:top w:val="none" w:sz="0" w:space="0" w:color="auto"/>
                <w:left w:val="none" w:sz="0" w:space="0" w:color="auto"/>
                <w:bottom w:val="none" w:sz="0" w:space="0" w:color="auto"/>
                <w:right w:val="none" w:sz="0" w:space="0" w:color="auto"/>
              </w:divBdr>
            </w:div>
            <w:div w:id="1681470944">
              <w:marLeft w:val="0"/>
              <w:marRight w:val="0"/>
              <w:marTop w:val="0"/>
              <w:marBottom w:val="0"/>
              <w:divBdr>
                <w:top w:val="none" w:sz="0" w:space="0" w:color="auto"/>
                <w:left w:val="none" w:sz="0" w:space="0" w:color="auto"/>
                <w:bottom w:val="none" w:sz="0" w:space="0" w:color="auto"/>
                <w:right w:val="none" w:sz="0" w:space="0" w:color="auto"/>
              </w:divBdr>
            </w:div>
            <w:div w:id="115490537">
              <w:marLeft w:val="0"/>
              <w:marRight w:val="0"/>
              <w:marTop w:val="0"/>
              <w:marBottom w:val="0"/>
              <w:divBdr>
                <w:top w:val="none" w:sz="0" w:space="0" w:color="auto"/>
                <w:left w:val="none" w:sz="0" w:space="0" w:color="auto"/>
                <w:bottom w:val="none" w:sz="0" w:space="0" w:color="auto"/>
                <w:right w:val="none" w:sz="0" w:space="0" w:color="auto"/>
              </w:divBdr>
            </w:div>
            <w:div w:id="221521237">
              <w:marLeft w:val="0"/>
              <w:marRight w:val="0"/>
              <w:marTop w:val="0"/>
              <w:marBottom w:val="0"/>
              <w:divBdr>
                <w:top w:val="none" w:sz="0" w:space="0" w:color="auto"/>
                <w:left w:val="none" w:sz="0" w:space="0" w:color="auto"/>
                <w:bottom w:val="none" w:sz="0" w:space="0" w:color="auto"/>
                <w:right w:val="none" w:sz="0" w:space="0" w:color="auto"/>
              </w:divBdr>
            </w:div>
          </w:divsChild>
        </w:div>
        <w:div w:id="2004115770">
          <w:marLeft w:val="0"/>
          <w:marRight w:val="0"/>
          <w:marTop w:val="0"/>
          <w:marBottom w:val="0"/>
          <w:divBdr>
            <w:top w:val="none" w:sz="0" w:space="0" w:color="auto"/>
            <w:left w:val="none" w:sz="0" w:space="0" w:color="auto"/>
            <w:bottom w:val="none" w:sz="0" w:space="0" w:color="auto"/>
            <w:right w:val="none" w:sz="0" w:space="0" w:color="auto"/>
          </w:divBdr>
          <w:divsChild>
            <w:div w:id="1828980466">
              <w:marLeft w:val="-75"/>
              <w:marRight w:val="0"/>
              <w:marTop w:val="30"/>
              <w:marBottom w:val="30"/>
              <w:divBdr>
                <w:top w:val="none" w:sz="0" w:space="0" w:color="auto"/>
                <w:left w:val="none" w:sz="0" w:space="0" w:color="auto"/>
                <w:bottom w:val="none" w:sz="0" w:space="0" w:color="auto"/>
                <w:right w:val="none" w:sz="0" w:space="0" w:color="auto"/>
              </w:divBdr>
              <w:divsChild>
                <w:div w:id="905185343">
                  <w:marLeft w:val="0"/>
                  <w:marRight w:val="0"/>
                  <w:marTop w:val="0"/>
                  <w:marBottom w:val="0"/>
                  <w:divBdr>
                    <w:top w:val="none" w:sz="0" w:space="0" w:color="auto"/>
                    <w:left w:val="none" w:sz="0" w:space="0" w:color="auto"/>
                    <w:bottom w:val="none" w:sz="0" w:space="0" w:color="auto"/>
                    <w:right w:val="none" w:sz="0" w:space="0" w:color="auto"/>
                  </w:divBdr>
                  <w:divsChild>
                    <w:div w:id="801926063">
                      <w:marLeft w:val="0"/>
                      <w:marRight w:val="0"/>
                      <w:marTop w:val="0"/>
                      <w:marBottom w:val="0"/>
                      <w:divBdr>
                        <w:top w:val="none" w:sz="0" w:space="0" w:color="auto"/>
                        <w:left w:val="none" w:sz="0" w:space="0" w:color="auto"/>
                        <w:bottom w:val="none" w:sz="0" w:space="0" w:color="auto"/>
                        <w:right w:val="none" w:sz="0" w:space="0" w:color="auto"/>
                      </w:divBdr>
                    </w:div>
                  </w:divsChild>
                </w:div>
                <w:div w:id="1342587345">
                  <w:marLeft w:val="0"/>
                  <w:marRight w:val="0"/>
                  <w:marTop w:val="0"/>
                  <w:marBottom w:val="0"/>
                  <w:divBdr>
                    <w:top w:val="none" w:sz="0" w:space="0" w:color="auto"/>
                    <w:left w:val="none" w:sz="0" w:space="0" w:color="auto"/>
                    <w:bottom w:val="none" w:sz="0" w:space="0" w:color="auto"/>
                    <w:right w:val="none" w:sz="0" w:space="0" w:color="auto"/>
                  </w:divBdr>
                  <w:divsChild>
                    <w:div w:id="1658651073">
                      <w:marLeft w:val="0"/>
                      <w:marRight w:val="0"/>
                      <w:marTop w:val="0"/>
                      <w:marBottom w:val="0"/>
                      <w:divBdr>
                        <w:top w:val="none" w:sz="0" w:space="0" w:color="auto"/>
                        <w:left w:val="none" w:sz="0" w:space="0" w:color="auto"/>
                        <w:bottom w:val="none" w:sz="0" w:space="0" w:color="auto"/>
                        <w:right w:val="none" w:sz="0" w:space="0" w:color="auto"/>
                      </w:divBdr>
                    </w:div>
                  </w:divsChild>
                </w:div>
                <w:div w:id="1225943995">
                  <w:marLeft w:val="0"/>
                  <w:marRight w:val="0"/>
                  <w:marTop w:val="0"/>
                  <w:marBottom w:val="0"/>
                  <w:divBdr>
                    <w:top w:val="none" w:sz="0" w:space="0" w:color="auto"/>
                    <w:left w:val="none" w:sz="0" w:space="0" w:color="auto"/>
                    <w:bottom w:val="none" w:sz="0" w:space="0" w:color="auto"/>
                    <w:right w:val="none" w:sz="0" w:space="0" w:color="auto"/>
                  </w:divBdr>
                  <w:divsChild>
                    <w:div w:id="189145015">
                      <w:marLeft w:val="0"/>
                      <w:marRight w:val="0"/>
                      <w:marTop w:val="0"/>
                      <w:marBottom w:val="0"/>
                      <w:divBdr>
                        <w:top w:val="none" w:sz="0" w:space="0" w:color="auto"/>
                        <w:left w:val="none" w:sz="0" w:space="0" w:color="auto"/>
                        <w:bottom w:val="none" w:sz="0" w:space="0" w:color="auto"/>
                        <w:right w:val="none" w:sz="0" w:space="0" w:color="auto"/>
                      </w:divBdr>
                    </w:div>
                  </w:divsChild>
                </w:div>
                <w:div w:id="1771241746">
                  <w:marLeft w:val="0"/>
                  <w:marRight w:val="0"/>
                  <w:marTop w:val="0"/>
                  <w:marBottom w:val="0"/>
                  <w:divBdr>
                    <w:top w:val="none" w:sz="0" w:space="0" w:color="auto"/>
                    <w:left w:val="none" w:sz="0" w:space="0" w:color="auto"/>
                    <w:bottom w:val="none" w:sz="0" w:space="0" w:color="auto"/>
                    <w:right w:val="none" w:sz="0" w:space="0" w:color="auto"/>
                  </w:divBdr>
                  <w:divsChild>
                    <w:div w:id="324088671">
                      <w:marLeft w:val="0"/>
                      <w:marRight w:val="0"/>
                      <w:marTop w:val="0"/>
                      <w:marBottom w:val="0"/>
                      <w:divBdr>
                        <w:top w:val="none" w:sz="0" w:space="0" w:color="auto"/>
                        <w:left w:val="none" w:sz="0" w:space="0" w:color="auto"/>
                        <w:bottom w:val="none" w:sz="0" w:space="0" w:color="auto"/>
                        <w:right w:val="none" w:sz="0" w:space="0" w:color="auto"/>
                      </w:divBdr>
                    </w:div>
                  </w:divsChild>
                </w:div>
                <w:div w:id="852646107">
                  <w:marLeft w:val="0"/>
                  <w:marRight w:val="0"/>
                  <w:marTop w:val="0"/>
                  <w:marBottom w:val="0"/>
                  <w:divBdr>
                    <w:top w:val="none" w:sz="0" w:space="0" w:color="auto"/>
                    <w:left w:val="none" w:sz="0" w:space="0" w:color="auto"/>
                    <w:bottom w:val="none" w:sz="0" w:space="0" w:color="auto"/>
                    <w:right w:val="none" w:sz="0" w:space="0" w:color="auto"/>
                  </w:divBdr>
                  <w:divsChild>
                    <w:div w:id="595332485">
                      <w:marLeft w:val="0"/>
                      <w:marRight w:val="0"/>
                      <w:marTop w:val="0"/>
                      <w:marBottom w:val="0"/>
                      <w:divBdr>
                        <w:top w:val="none" w:sz="0" w:space="0" w:color="auto"/>
                        <w:left w:val="none" w:sz="0" w:space="0" w:color="auto"/>
                        <w:bottom w:val="none" w:sz="0" w:space="0" w:color="auto"/>
                        <w:right w:val="none" w:sz="0" w:space="0" w:color="auto"/>
                      </w:divBdr>
                    </w:div>
                  </w:divsChild>
                </w:div>
                <w:div w:id="1246954848">
                  <w:marLeft w:val="0"/>
                  <w:marRight w:val="0"/>
                  <w:marTop w:val="0"/>
                  <w:marBottom w:val="0"/>
                  <w:divBdr>
                    <w:top w:val="none" w:sz="0" w:space="0" w:color="auto"/>
                    <w:left w:val="none" w:sz="0" w:space="0" w:color="auto"/>
                    <w:bottom w:val="none" w:sz="0" w:space="0" w:color="auto"/>
                    <w:right w:val="none" w:sz="0" w:space="0" w:color="auto"/>
                  </w:divBdr>
                  <w:divsChild>
                    <w:div w:id="1703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19834">
          <w:marLeft w:val="0"/>
          <w:marRight w:val="0"/>
          <w:marTop w:val="0"/>
          <w:marBottom w:val="0"/>
          <w:divBdr>
            <w:top w:val="none" w:sz="0" w:space="0" w:color="auto"/>
            <w:left w:val="none" w:sz="0" w:space="0" w:color="auto"/>
            <w:bottom w:val="none" w:sz="0" w:space="0" w:color="auto"/>
            <w:right w:val="none" w:sz="0" w:space="0" w:color="auto"/>
          </w:divBdr>
          <w:divsChild>
            <w:div w:id="521668307">
              <w:marLeft w:val="0"/>
              <w:marRight w:val="0"/>
              <w:marTop w:val="0"/>
              <w:marBottom w:val="0"/>
              <w:divBdr>
                <w:top w:val="none" w:sz="0" w:space="0" w:color="auto"/>
                <w:left w:val="none" w:sz="0" w:space="0" w:color="auto"/>
                <w:bottom w:val="none" w:sz="0" w:space="0" w:color="auto"/>
                <w:right w:val="none" w:sz="0" w:space="0" w:color="auto"/>
              </w:divBdr>
            </w:div>
            <w:div w:id="2128506882">
              <w:marLeft w:val="0"/>
              <w:marRight w:val="0"/>
              <w:marTop w:val="0"/>
              <w:marBottom w:val="0"/>
              <w:divBdr>
                <w:top w:val="none" w:sz="0" w:space="0" w:color="auto"/>
                <w:left w:val="none" w:sz="0" w:space="0" w:color="auto"/>
                <w:bottom w:val="none" w:sz="0" w:space="0" w:color="auto"/>
                <w:right w:val="none" w:sz="0" w:space="0" w:color="auto"/>
              </w:divBdr>
            </w:div>
            <w:div w:id="514421733">
              <w:marLeft w:val="0"/>
              <w:marRight w:val="0"/>
              <w:marTop w:val="0"/>
              <w:marBottom w:val="0"/>
              <w:divBdr>
                <w:top w:val="none" w:sz="0" w:space="0" w:color="auto"/>
                <w:left w:val="none" w:sz="0" w:space="0" w:color="auto"/>
                <w:bottom w:val="none" w:sz="0" w:space="0" w:color="auto"/>
                <w:right w:val="none" w:sz="0" w:space="0" w:color="auto"/>
              </w:divBdr>
            </w:div>
          </w:divsChild>
        </w:div>
        <w:div w:id="1174685621">
          <w:marLeft w:val="0"/>
          <w:marRight w:val="0"/>
          <w:marTop w:val="0"/>
          <w:marBottom w:val="0"/>
          <w:divBdr>
            <w:top w:val="none" w:sz="0" w:space="0" w:color="auto"/>
            <w:left w:val="none" w:sz="0" w:space="0" w:color="auto"/>
            <w:bottom w:val="none" w:sz="0" w:space="0" w:color="auto"/>
            <w:right w:val="none" w:sz="0" w:space="0" w:color="auto"/>
          </w:divBdr>
          <w:divsChild>
            <w:div w:id="1716735497">
              <w:marLeft w:val="-75"/>
              <w:marRight w:val="0"/>
              <w:marTop w:val="30"/>
              <w:marBottom w:val="30"/>
              <w:divBdr>
                <w:top w:val="none" w:sz="0" w:space="0" w:color="auto"/>
                <w:left w:val="none" w:sz="0" w:space="0" w:color="auto"/>
                <w:bottom w:val="none" w:sz="0" w:space="0" w:color="auto"/>
                <w:right w:val="none" w:sz="0" w:space="0" w:color="auto"/>
              </w:divBdr>
              <w:divsChild>
                <w:div w:id="1253049801">
                  <w:marLeft w:val="0"/>
                  <w:marRight w:val="0"/>
                  <w:marTop w:val="0"/>
                  <w:marBottom w:val="0"/>
                  <w:divBdr>
                    <w:top w:val="none" w:sz="0" w:space="0" w:color="auto"/>
                    <w:left w:val="none" w:sz="0" w:space="0" w:color="auto"/>
                    <w:bottom w:val="none" w:sz="0" w:space="0" w:color="auto"/>
                    <w:right w:val="none" w:sz="0" w:space="0" w:color="auto"/>
                  </w:divBdr>
                  <w:divsChild>
                    <w:div w:id="661009550">
                      <w:marLeft w:val="0"/>
                      <w:marRight w:val="0"/>
                      <w:marTop w:val="0"/>
                      <w:marBottom w:val="0"/>
                      <w:divBdr>
                        <w:top w:val="none" w:sz="0" w:space="0" w:color="auto"/>
                        <w:left w:val="none" w:sz="0" w:space="0" w:color="auto"/>
                        <w:bottom w:val="none" w:sz="0" w:space="0" w:color="auto"/>
                        <w:right w:val="none" w:sz="0" w:space="0" w:color="auto"/>
                      </w:divBdr>
                    </w:div>
                  </w:divsChild>
                </w:div>
                <w:div w:id="861361905">
                  <w:marLeft w:val="0"/>
                  <w:marRight w:val="0"/>
                  <w:marTop w:val="0"/>
                  <w:marBottom w:val="0"/>
                  <w:divBdr>
                    <w:top w:val="none" w:sz="0" w:space="0" w:color="auto"/>
                    <w:left w:val="none" w:sz="0" w:space="0" w:color="auto"/>
                    <w:bottom w:val="none" w:sz="0" w:space="0" w:color="auto"/>
                    <w:right w:val="none" w:sz="0" w:space="0" w:color="auto"/>
                  </w:divBdr>
                  <w:divsChild>
                    <w:div w:id="1879657468">
                      <w:marLeft w:val="0"/>
                      <w:marRight w:val="0"/>
                      <w:marTop w:val="0"/>
                      <w:marBottom w:val="0"/>
                      <w:divBdr>
                        <w:top w:val="none" w:sz="0" w:space="0" w:color="auto"/>
                        <w:left w:val="none" w:sz="0" w:space="0" w:color="auto"/>
                        <w:bottom w:val="none" w:sz="0" w:space="0" w:color="auto"/>
                        <w:right w:val="none" w:sz="0" w:space="0" w:color="auto"/>
                      </w:divBdr>
                    </w:div>
                  </w:divsChild>
                </w:div>
                <w:div w:id="588271137">
                  <w:marLeft w:val="0"/>
                  <w:marRight w:val="0"/>
                  <w:marTop w:val="0"/>
                  <w:marBottom w:val="0"/>
                  <w:divBdr>
                    <w:top w:val="none" w:sz="0" w:space="0" w:color="auto"/>
                    <w:left w:val="none" w:sz="0" w:space="0" w:color="auto"/>
                    <w:bottom w:val="none" w:sz="0" w:space="0" w:color="auto"/>
                    <w:right w:val="none" w:sz="0" w:space="0" w:color="auto"/>
                  </w:divBdr>
                  <w:divsChild>
                    <w:div w:id="180509713">
                      <w:marLeft w:val="0"/>
                      <w:marRight w:val="0"/>
                      <w:marTop w:val="0"/>
                      <w:marBottom w:val="0"/>
                      <w:divBdr>
                        <w:top w:val="none" w:sz="0" w:space="0" w:color="auto"/>
                        <w:left w:val="none" w:sz="0" w:space="0" w:color="auto"/>
                        <w:bottom w:val="none" w:sz="0" w:space="0" w:color="auto"/>
                        <w:right w:val="none" w:sz="0" w:space="0" w:color="auto"/>
                      </w:divBdr>
                    </w:div>
                  </w:divsChild>
                </w:div>
                <w:div w:id="1380932143">
                  <w:marLeft w:val="0"/>
                  <w:marRight w:val="0"/>
                  <w:marTop w:val="0"/>
                  <w:marBottom w:val="0"/>
                  <w:divBdr>
                    <w:top w:val="none" w:sz="0" w:space="0" w:color="auto"/>
                    <w:left w:val="none" w:sz="0" w:space="0" w:color="auto"/>
                    <w:bottom w:val="none" w:sz="0" w:space="0" w:color="auto"/>
                    <w:right w:val="none" w:sz="0" w:space="0" w:color="auto"/>
                  </w:divBdr>
                  <w:divsChild>
                    <w:div w:id="1453130137">
                      <w:marLeft w:val="0"/>
                      <w:marRight w:val="0"/>
                      <w:marTop w:val="0"/>
                      <w:marBottom w:val="0"/>
                      <w:divBdr>
                        <w:top w:val="none" w:sz="0" w:space="0" w:color="auto"/>
                        <w:left w:val="none" w:sz="0" w:space="0" w:color="auto"/>
                        <w:bottom w:val="none" w:sz="0" w:space="0" w:color="auto"/>
                        <w:right w:val="none" w:sz="0" w:space="0" w:color="auto"/>
                      </w:divBdr>
                    </w:div>
                  </w:divsChild>
                </w:div>
                <w:div w:id="337512263">
                  <w:marLeft w:val="0"/>
                  <w:marRight w:val="0"/>
                  <w:marTop w:val="0"/>
                  <w:marBottom w:val="0"/>
                  <w:divBdr>
                    <w:top w:val="none" w:sz="0" w:space="0" w:color="auto"/>
                    <w:left w:val="none" w:sz="0" w:space="0" w:color="auto"/>
                    <w:bottom w:val="none" w:sz="0" w:space="0" w:color="auto"/>
                    <w:right w:val="none" w:sz="0" w:space="0" w:color="auto"/>
                  </w:divBdr>
                  <w:divsChild>
                    <w:div w:id="1795363255">
                      <w:marLeft w:val="0"/>
                      <w:marRight w:val="0"/>
                      <w:marTop w:val="0"/>
                      <w:marBottom w:val="0"/>
                      <w:divBdr>
                        <w:top w:val="none" w:sz="0" w:space="0" w:color="auto"/>
                        <w:left w:val="none" w:sz="0" w:space="0" w:color="auto"/>
                        <w:bottom w:val="none" w:sz="0" w:space="0" w:color="auto"/>
                        <w:right w:val="none" w:sz="0" w:space="0" w:color="auto"/>
                      </w:divBdr>
                    </w:div>
                  </w:divsChild>
                </w:div>
                <w:div w:id="1915048582">
                  <w:marLeft w:val="0"/>
                  <w:marRight w:val="0"/>
                  <w:marTop w:val="0"/>
                  <w:marBottom w:val="0"/>
                  <w:divBdr>
                    <w:top w:val="none" w:sz="0" w:space="0" w:color="auto"/>
                    <w:left w:val="none" w:sz="0" w:space="0" w:color="auto"/>
                    <w:bottom w:val="none" w:sz="0" w:space="0" w:color="auto"/>
                    <w:right w:val="none" w:sz="0" w:space="0" w:color="auto"/>
                  </w:divBdr>
                  <w:divsChild>
                    <w:div w:id="6356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01497">
          <w:marLeft w:val="0"/>
          <w:marRight w:val="0"/>
          <w:marTop w:val="0"/>
          <w:marBottom w:val="0"/>
          <w:divBdr>
            <w:top w:val="none" w:sz="0" w:space="0" w:color="auto"/>
            <w:left w:val="none" w:sz="0" w:space="0" w:color="auto"/>
            <w:bottom w:val="none" w:sz="0" w:space="0" w:color="auto"/>
            <w:right w:val="none" w:sz="0" w:space="0" w:color="auto"/>
          </w:divBdr>
          <w:divsChild>
            <w:div w:id="7874767">
              <w:marLeft w:val="0"/>
              <w:marRight w:val="0"/>
              <w:marTop w:val="0"/>
              <w:marBottom w:val="0"/>
              <w:divBdr>
                <w:top w:val="none" w:sz="0" w:space="0" w:color="auto"/>
                <w:left w:val="none" w:sz="0" w:space="0" w:color="auto"/>
                <w:bottom w:val="none" w:sz="0" w:space="0" w:color="auto"/>
                <w:right w:val="none" w:sz="0" w:space="0" w:color="auto"/>
              </w:divBdr>
            </w:div>
            <w:div w:id="759066344">
              <w:marLeft w:val="0"/>
              <w:marRight w:val="0"/>
              <w:marTop w:val="0"/>
              <w:marBottom w:val="0"/>
              <w:divBdr>
                <w:top w:val="none" w:sz="0" w:space="0" w:color="auto"/>
                <w:left w:val="none" w:sz="0" w:space="0" w:color="auto"/>
                <w:bottom w:val="none" w:sz="0" w:space="0" w:color="auto"/>
                <w:right w:val="none" w:sz="0" w:space="0" w:color="auto"/>
              </w:divBdr>
            </w:div>
            <w:div w:id="1454909989">
              <w:marLeft w:val="0"/>
              <w:marRight w:val="0"/>
              <w:marTop w:val="0"/>
              <w:marBottom w:val="0"/>
              <w:divBdr>
                <w:top w:val="none" w:sz="0" w:space="0" w:color="auto"/>
                <w:left w:val="none" w:sz="0" w:space="0" w:color="auto"/>
                <w:bottom w:val="none" w:sz="0" w:space="0" w:color="auto"/>
                <w:right w:val="none" w:sz="0" w:space="0" w:color="auto"/>
              </w:divBdr>
            </w:div>
            <w:div w:id="2049601605">
              <w:marLeft w:val="0"/>
              <w:marRight w:val="0"/>
              <w:marTop w:val="0"/>
              <w:marBottom w:val="0"/>
              <w:divBdr>
                <w:top w:val="none" w:sz="0" w:space="0" w:color="auto"/>
                <w:left w:val="none" w:sz="0" w:space="0" w:color="auto"/>
                <w:bottom w:val="none" w:sz="0" w:space="0" w:color="auto"/>
                <w:right w:val="none" w:sz="0" w:space="0" w:color="auto"/>
              </w:divBdr>
            </w:div>
            <w:div w:id="719130102">
              <w:marLeft w:val="0"/>
              <w:marRight w:val="0"/>
              <w:marTop w:val="0"/>
              <w:marBottom w:val="0"/>
              <w:divBdr>
                <w:top w:val="none" w:sz="0" w:space="0" w:color="auto"/>
                <w:left w:val="none" w:sz="0" w:space="0" w:color="auto"/>
                <w:bottom w:val="none" w:sz="0" w:space="0" w:color="auto"/>
                <w:right w:val="none" w:sz="0" w:space="0" w:color="auto"/>
              </w:divBdr>
            </w:div>
          </w:divsChild>
        </w:div>
        <w:div w:id="518279576">
          <w:marLeft w:val="0"/>
          <w:marRight w:val="0"/>
          <w:marTop w:val="0"/>
          <w:marBottom w:val="0"/>
          <w:divBdr>
            <w:top w:val="none" w:sz="0" w:space="0" w:color="auto"/>
            <w:left w:val="none" w:sz="0" w:space="0" w:color="auto"/>
            <w:bottom w:val="none" w:sz="0" w:space="0" w:color="auto"/>
            <w:right w:val="none" w:sz="0" w:space="0" w:color="auto"/>
          </w:divBdr>
          <w:divsChild>
            <w:div w:id="541484804">
              <w:marLeft w:val="-75"/>
              <w:marRight w:val="0"/>
              <w:marTop w:val="30"/>
              <w:marBottom w:val="30"/>
              <w:divBdr>
                <w:top w:val="none" w:sz="0" w:space="0" w:color="auto"/>
                <w:left w:val="none" w:sz="0" w:space="0" w:color="auto"/>
                <w:bottom w:val="none" w:sz="0" w:space="0" w:color="auto"/>
                <w:right w:val="none" w:sz="0" w:space="0" w:color="auto"/>
              </w:divBdr>
              <w:divsChild>
                <w:div w:id="2116359218">
                  <w:marLeft w:val="0"/>
                  <w:marRight w:val="0"/>
                  <w:marTop w:val="0"/>
                  <w:marBottom w:val="0"/>
                  <w:divBdr>
                    <w:top w:val="none" w:sz="0" w:space="0" w:color="auto"/>
                    <w:left w:val="none" w:sz="0" w:space="0" w:color="auto"/>
                    <w:bottom w:val="none" w:sz="0" w:space="0" w:color="auto"/>
                    <w:right w:val="none" w:sz="0" w:space="0" w:color="auto"/>
                  </w:divBdr>
                  <w:divsChild>
                    <w:div w:id="1163395822">
                      <w:marLeft w:val="0"/>
                      <w:marRight w:val="0"/>
                      <w:marTop w:val="0"/>
                      <w:marBottom w:val="0"/>
                      <w:divBdr>
                        <w:top w:val="none" w:sz="0" w:space="0" w:color="auto"/>
                        <w:left w:val="none" w:sz="0" w:space="0" w:color="auto"/>
                        <w:bottom w:val="none" w:sz="0" w:space="0" w:color="auto"/>
                        <w:right w:val="none" w:sz="0" w:space="0" w:color="auto"/>
                      </w:divBdr>
                    </w:div>
                  </w:divsChild>
                </w:div>
                <w:div w:id="218634386">
                  <w:marLeft w:val="0"/>
                  <w:marRight w:val="0"/>
                  <w:marTop w:val="0"/>
                  <w:marBottom w:val="0"/>
                  <w:divBdr>
                    <w:top w:val="none" w:sz="0" w:space="0" w:color="auto"/>
                    <w:left w:val="none" w:sz="0" w:space="0" w:color="auto"/>
                    <w:bottom w:val="none" w:sz="0" w:space="0" w:color="auto"/>
                    <w:right w:val="none" w:sz="0" w:space="0" w:color="auto"/>
                  </w:divBdr>
                  <w:divsChild>
                    <w:div w:id="1274245852">
                      <w:marLeft w:val="0"/>
                      <w:marRight w:val="0"/>
                      <w:marTop w:val="0"/>
                      <w:marBottom w:val="0"/>
                      <w:divBdr>
                        <w:top w:val="none" w:sz="0" w:space="0" w:color="auto"/>
                        <w:left w:val="none" w:sz="0" w:space="0" w:color="auto"/>
                        <w:bottom w:val="none" w:sz="0" w:space="0" w:color="auto"/>
                        <w:right w:val="none" w:sz="0" w:space="0" w:color="auto"/>
                      </w:divBdr>
                    </w:div>
                  </w:divsChild>
                </w:div>
                <w:div w:id="464201265">
                  <w:marLeft w:val="0"/>
                  <w:marRight w:val="0"/>
                  <w:marTop w:val="0"/>
                  <w:marBottom w:val="0"/>
                  <w:divBdr>
                    <w:top w:val="none" w:sz="0" w:space="0" w:color="auto"/>
                    <w:left w:val="none" w:sz="0" w:space="0" w:color="auto"/>
                    <w:bottom w:val="none" w:sz="0" w:space="0" w:color="auto"/>
                    <w:right w:val="none" w:sz="0" w:space="0" w:color="auto"/>
                  </w:divBdr>
                  <w:divsChild>
                    <w:div w:id="876435132">
                      <w:marLeft w:val="0"/>
                      <w:marRight w:val="0"/>
                      <w:marTop w:val="0"/>
                      <w:marBottom w:val="0"/>
                      <w:divBdr>
                        <w:top w:val="none" w:sz="0" w:space="0" w:color="auto"/>
                        <w:left w:val="none" w:sz="0" w:space="0" w:color="auto"/>
                        <w:bottom w:val="none" w:sz="0" w:space="0" w:color="auto"/>
                        <w:right w:val="none" w:sz="0" w:space="0" w:color="auto"/>
                      </w:divBdr>
                    </w:div>
                  </w:divsChild>
                </w:div>
                <w:div w:id="934365326">
                  <w:marLeft w:val="0"/>
                  <w:marRight w:val="0"/>
                  <w:marTop w:val="0"/>
                  <w:marBottom w:val="0"/>
                  <w:divBdr>
                    <w:top w:val="none" w:sz="0" w:space="0" w:color="auto"/>
                    <w:left w:val="none" w:sz="0" w:space="0" w:color="auto"/>
                    <w:bottom w:val="none" w:sz="0" w:space="0" w:color="auto"/>
                    <w:right w:val="none" w:sz="0" w:space="0" w:color="auto"/>
                  </w:divBdr>
                  <w:divsChild>
                    <w:div w:id="856381477">
                      <w:marLeft w:val="0"/>
                      <w:marRight w:val="0"/>
                      <w:marTop w:val="0"/>
                      <w:marBottom w:val="0"/>
                      <w:divBdr>
                        <w:top w:val="none" w:sz="0" w:space="0" w:color="auto"/>
                        <w:left w:val="none" w:sz="0" w:space="0" w:color="auto"/>
                        <w:bottom w:val="none" w:sz="0" w:space="0" w:color="auto"/>
                        <w:right w:val="none" w:sz="0" w:space="0" w:color="auto"/>
                      </w:divBdr>
                    </w:div>
                  </w:divsChild>
                </w:div>
                <w:div w:id="1108620721">
                  <w:marLeft w:val="0"/>
                  <w:marRight w:val="0"/>
                  <w:marTop w:val="0"/>
                  <w:marBottom w:val="0"/>
                  <w:divBdr>
                    <w:top w:val="none" w:sz="0" w:space="0" w:color="auto"/>
                    <w:left w:val="none" w:sz="0" w:space="0" w:color="auto"/>
                    <w:bottom w:val="none" w:sz="0" w:space="0" w:color="auto"/>
                    <w:right w:val="none" w:sz="0" w:space="0" w:color="auto"/>
                  </w:divBdr>
                  <w:divsChild>
                    <w:div w:id="405808803">
                      <w:marLeft w:val="0"/>
                      <w:marRight w:val="0"/>
                      <w:marTop w:val="0"/>
                      <w:marBottom w:val="0"/>
                      <w:divBdr>
                        <w:top w:val="none" w:sz="0" w:space="0" w:color="auto"/>
                        <w:left w:val="none" w:sz="0" w:space="0" w:color="auto"/>
                        <w:bottom w:val="none" w:sz="0" w:space="0" w:color="auto"/>
                        <w:right w:val="none" w:sz="0" w:space="0" w:color="auto"/>
                      </w:divBdr>
                    </w:div>
                  </w:divsChild>
                </w:div>
                <w:div w:id="158010016">
                  <w:marLeft w:val="0"/>
                  <w:marRight w:val="0"/>
                  <w:marTop w:val="0"/>
                  <w:marBottom w:val="0"/>
                  <w:divBdr>
                    <w:top w:val="none" w:sz="0" w:space="0" w:color="auto"/>
                    <w:left w:val="none" w:sz="0" w:space="0" w:color="auto"/>
                    <w:bottom w:val="none" w:sz="0" w:space="0" w:color="auto"/>
                    <w:right w:val="none" w:sz="0" w:space="0" w:color="auto"/>
                  </w:divBdr>
                  <w:divsChild>
                    <w:div w:id="14441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5017">
          <w:marLeft w:val="0"/>
          <w:marRight w:val="0"/>
          <w:marTop w:val="0"/>
          <w:marBottom w:val="0"/>
          <w:divBdr>
            <w:top w:val="none" w:sz="0" w:space="0" w:color="auto"/>
            <w:left w:val="none" w:sz="0" w:space="0" w:color="auto"/>
            <w:bottom w:val="none" w:sz="0" w:space="0" w:color="auto"/>
            <w:right w:val="none" w:sz="0" w:space="0" w:color="auto"/>
          </w:divBdr>
          <w:divsChild>
            <w:div w:id="1424716582">
              <w:marLeft w:val="0"/>
              <w:marRight w:val="0"/>
              <w:marTop w:val="0"/>
              <w:marBottom w:val="0"/>
              <w:divBdr>
                <w:top w:val="none" w:sz="0" w:space="0" w:color="auto"/>
                <w:left w:val="none" w:sz="0" w:space="0" w:color="auto"/>
                <w:bottom w:val="none" w:sz="0" w:space="0" w:color="auto"/>
                <w:right w:val="none" w:sz="0" w:space="0" w:color="auto"/>
              </w:divBdr>
            </w:div>
            <w:div w:id="1103653029">
              <w:marLeft w:val="0"/>
              <w:marRight w:val="0"/>
              <w:marTop w:val="0"/>
              <w:marBottom w:val="0"/>
              <w:divBdr>
                <w:top w:val="none" w:sz="0" w:space="0" w:color="auto"/>
                <w:left w:val="none" w:sz="0" w:space="0" w:color="auto"/>
                <w:bottom w:val="none" w:sz="0" w:space="0" w:color="auto"/>
                <w:right w:val="none" w:sz="0" w:space="0" w:color="auto"/>
              </w:divBdr>
            </w:div>
            <w:div w:id="1001927682">
              <w:marLeft w:val="0"/>
              <w:marRight w:val="0"/>
              <w:marTop w:val="0"/>
              <w:marBottom w:val="0"/>
              <w:divBdr>
                <w:top w:val="none" w:sz="0" w:space="0" w:color="auto"/>
                <w:left w:val="none" w:sz="0" w:space="0" w:color="auto"/>
                <w:bottom w:val="none" w:sz="0" w:space="0" w:color="auto"/>
                <w:right w:val="none" w:sz="0" w:space="0" w:color="auto"/>
              </w:divBdr>
            </w:div>
          </w:divsChild>
        </w:div>
        <w:div w:id="165286837">
          <w:marLeft w:val="0"/>
          <w:marRight w:val="0"/>
          <w:marTop w:val="0"/>
          <w:marBottom w:val="0"/>
          <w:divBdr>
            <w:top w:val="none" w:sz="0" w:space="0" w:color="auto"/>
            <w:left w:val="none" w:sz="0" w:space="0" w:color="auto"/>
            <w:bottom w:val="none" w:sz="0" w:space="0" w:color="auto"/>
            <w:right w:val="none" w:sz="0" w:space="0" w:color="auto"/>
          </w:divBdr>
          <w:divsChild>
            <w:div w:id="1100565106">
              <w:marLeft w:val="-75"/>
              <w:marRight w:val="0"/>
              <w:marTop w:val="30"/>
              <w:marBottom w:val="30"/>
              <w:divBdr>
                <w:top w:val="none" w:sz="0" w:space="0" w:color="auto"/>
                <w:left w:val="none" w:sz="0" w:space="0" w:color="auto"/>
                <w:bottom w:val="none" w:sz="0" w:space="0" w:color="auto"/>
                <w:right w:val="none" w:sz="0" w:space="0" w:color="auto"/>
              </w:divBdr>
              <w:divsChild>
                <w:div w:id="1723746487">
                  <w:marLeft w:val="0"/>
                  <w:marRight w:val="0"/>
                  <w:marTop w:val="0"/>
                  <w:marBottom w:val="0"/>
                  <w:divBdr>
                    <w:top w:val="none" w:sz="0" w:space="0" w:color="auto"/>
                    <w:left w:val="none" w:sz="0" w:space="0" w:color="auto"/>
                    <w:bottom w:val="none" w:sz="0" w:space="0" w:color="auto"/>
                    <w:right w:val="none" w:sz="0" w:space="0" w:color="auto"/>
                  </w:divBdr>
                  <w:divsChild>
                    <w:div w:id="1102603597">
                      <w:marLeft w:val="0"/>
                      <w:marRight w:val="0"/>
                      <w:marTop w:val="0"/>
                      <w:marBottom w:val="0"/>
                      <w:divBdr>
                        <w:top w:val="none" w:sz="0" w:space="0" w:color="auto"/>
                        <w:left w:val="none" w:sz="0" w:space="0" w:color="auto"/>
                        <w:bottom w:val="none" w:sz="0" w:space="0" w:color="auto"/>
                        <w:right w:val="none" w:sz="0" w:space="0" w:color="auto"/>
                      </w:divBdr>
                    </w:div>
                  </w:divsChild>
                </w:div>
                <w:div w:id="191263249">
                  <w:marLeft w:val="0"/>
                  <w:marRight w:val="0"/>
                  <w:marTop w:val="0"/>
                  <w:marBottom w:val="0"/>
                  <w:divBdr>
                    <w:top w:val="none" w:sz="0" w:space="0" w:color="auto"/>
                    <w:left w:val="none" w:sz="0" w:space="0" w:color="auto"/>
                    <w:bottom w:val="none" w:sz="0" w:space="0" w:color="auto"/>
                    <w:right w:val="none" w:sz="0" w:space="0" w:color="auto"/>
                  </w:divBdr>
                  <w:divsChild>
                    <w:div w:id="549339594">
                      <w:marLeft w:val="0"/>
                      <w:marRight w:val="0"/>
                      <w:marTop w:val="0"/>
                      <w:marBottom w:val="0"/>
                      <w:divBdr>
                        <w:top w:val="none" w:sz="0" w:space="0" w:color="auto"/>
                        <w:left w:val="none" w:sz="0" w:space="0" w:color="auto"/>
                        <w:bottom w:val="none" w:sz="0" w:space="0" w:color="auto"/>
                        <w:right w:val="none" w:sz="0" w:space="0" w:color="auto"/>
                      </w:divBdr>
                    </w:div>
                  </w:divsChild>
                </w:div>
                <w:div w:id="1460489579">
                  <w:marLeft w:val="0"/>
                  <w:marRight w:val="0"/>
                  <w:marTop w:val="0"/>
                  <w:marBottom w:val="0"/>
                  <w:divBdr>
                    <w:top w:val="none" w:sz="0" w:space="0" w:color="auto"/>
                    <w:left w:val="none" w:sz="0" w:space="0" w:color="auto"/>
                    <w:bottom w:val="none" w:sz="0" w:space="0" w:color="auto"/>
                    <w:right w:val="none" w:sz="0" w:space="0" w:color="auto"/>
                  </w:divBdr>
                  <w:divsChild>
                    <w:div w:id="293213871">
                      <w:marLeft w:val="0"/>
                      <w:marRight w:val="0"/>
                      <w:marTop w:val="0"/>
                      <w:marBottom w:val="0"/>
                      <w:divBdr>
                        <w:top w:val="none" w:sz="0" w:space="0" w:color="auto"/>
                        <w:left w:val="none" w:sz="0" w:space="0" w:color="auto"/>
                        <w:bottom w:val="none" w:sz="0" w:space="0" w:color="auto"/>
                        <w:right w:val="none" w:sz="0" w:space="0" w:color="auto"/>
                      </w:divBdr>
                    </w:div>
                  </w:divsChild>
                </w:div>
                <w:div w:id="160314449">
                  <w:marLeft w:val="0"/>
                  <w:marRight w:val="0"/>
                  <w:marTop w:val="0"/>
                  <w:marBottom w:val="0"/>
                  <w:divBdr>
                    <w:top w:val="none" w:sz="0" w:space="0" w:color="auto"/>
                    <w:left w:val="none" w:sz="0" w:space="0" w:color="auto"/>
                    <w:bottom w:val="none" w:sz="0" w:space="0" w:color="auto"/>
                    <w:right w:val="none" w:sz="0" w:space="0" w:color="auto"/>
                  </w:divBdr>
                  <w:divsChild>
                    <w:div w:id="347801664">
                      <w:marLeft w:val="0"/>
                      <w:marRight w:val="0"/>
                      <w:marTop w:val="0"/>
                      <w:marBottom w:val="0"/>
                      <w:divBdr>
                        <w:top w:val="none" w:sz="0" w:space="0" w:color="auto"/>
                        <w:left w:val="none" w:sz="0" w:space="0" w:color="auto"/>
                        <w:bottom w:val="none" w:sz="0" w:space="0" w:color="auto"/>
                        <w:right w:val="none" w:sz="0" w:space="0" w:color="auto"/>
                      </w:divBdr>
                    </w:div>
                  </w:divsChild>
                </w:div>
                <w:div w:id="1194802831">
                  <w:marLeft w:val="0"/>
                  <w:marRight w:val="0"/>
                  <w:marTop w:val="0"/>
                  <w:marBottom w:val="0"/>
                  <w:divBdr>
                    <w:top w:val="none" w:sz="0" w:space="0" w:color="auto"/>
                    <w:left w:val="none" w:sz="0" w:space="0" w:color="auto"/>
                    <w:bottom w:val="none" w:sz="0" w:space="0" w:color="auto"/>
                    <w:right w:val="none" w:sz="0" w:space="0" w:color="auto"/>
                  </w:divBdr>
                  <w:divsChild>
                    <w:div w:id="745299126">
                      <w:marLeft w:val="0"/>
                      <w:marRight w:val="0"/>
                      <w:marTop w:val="0"/>
                      <w:marBottom w:val="0"/>
                      <w:divBdr>
                        <w:top w:val="none" w:sz="0" w:space="0" w:color="auto"/>
                        <w:left w:val="none" w:sz="0" w:space="0" w:color="auto"/>
                        <w:bottom w:val="none" w:sz="0" w:space="0" w:color="auto"/>
                        <w:right w:val="none" w:sz="0" w:space="0" w:color="auto"/>
                      </w:divBdr>
                    </w:div>
                  </w:divsChild>
                </w:div>
                <w:div w:id="1469975752">
                  <w:marLeft w:val="0"/>
                  <w:marRight w:val="0"/>
                  <w:marTop w:val="0"/>
                  <w:marBottom w:val="0"/>
                  <w:divBdr>
                    <w:top w:val="none" w:sz="0" w:space="0" w:color="auto"/>
                    <w:left w:val="none" w:sz="0" w:space="0" w:color="auto"/>
                    <w:bottom w:val="none" w:sz="0" w:space="0" w:color="auto"/>
                    <w:right w:val="none" w:sz="0" w:space="0" w:color="auto"/>
                  </w:divBdr>
                  <w:divsChild>
                    <w:div w:id="3876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6736">
          <w:marLeft w:val="0"/>
          <w:marRight w:val="0"/>
          <w:marTop w:val="0"/>
          <w:marBottom w:val="0"/>
          <w:divBdr>
            <w:top w:val="none" w:sz="0" w:space="0" w:color="auto"/>
            <w:left w:val="none" w:sz="0" w:space="0" w:color="auto"/>
            <w:bottom w:val="none" w:sz="0" w:space="0" w:color="auto"/>
            <w:right w:val="none" w:sz="0" w:space="0" w:color="auto"/>
          </w:divBdr>
          <w:divsChild>
            <w:div w:id="359204890">
              <w:marLeft w:val="0"/>
              <w:marRight w:val="0"/>
              <w:marTop w:val="0"/>
              <w:marBottom w:val="0"/>
              <w:divBdr>
                <w:top w:val="none" w:sz="0" w:space="0" w:color="auto"/>
                <w:left w:val="none" w:sz="0" w:space="0" w:color="auto"/>
                <w:bottom w:val="none" w:sz="0" w:space="0" w:color="auto"/>
                <w:right w:val="none" w:sz="0" w:space="0" w:color="auto"/>
              </w:divBdr>
            </w:div>
            <w:div w:id="1660035976">
              <w:marLeft w:val="0"/>
              <w:marRight w:val="0"/>
              <w:marTop w:val="0"/>
              <w:marBottom w:val="0"/>
              <w:divBdr>
                <w:top w:val="none" w:sz="0" w:space="0" w:color="auto"/>
                <w:left w:val="none" w:sz="0" w:space="0" w:color="auto"/>
                <w:bottom w:val="none" w:sz="0" w:space="0" w:color="auto"/>
                <w:right w:val="none" w:sz="0" w:space="0" w:color="auto"/>
              </w:divBdr>
            </w:div>
            <w:div w:id="517158782">
              <w:marLeft w:val="0"/>
              <w:marRight w:val="0"/>
              <w:marTop w:val="0"/>
              <w:marBottom w:val="0"/>
              <w:divBdr>
                <w:top w:val="none" w:sz="0" w:space="0" w:color="auto"/>
                <w:left w:val="none" w:sz="0" w:space="0" w:color="auto"/>
                <w:bottom w:val="none" w:sz="0" w:space="0" w:color="auto"/>
                <w:right w:val="none" w:sz="0" w:space="0" w:color="auto"/>
              </w:divBdr>
            </w:div>
            <w:div w:id="2090611042">
              <w:marLeft w:val="0"/>
              <w:marRight w:val="0"/>
              <w:marTop w:val="0"/>
              <w:marBottom w:val="0"/>
              <w:divBdr>
                <w:top w:val="none" w:sz="0" w:space="0" w:color="auto"/>
                <w:left w:val="none" w:sz="0" w:space="0" w:color="auto"/>
                <w:bottom w:val="none" w:sz="0" w:space="0" w:color="auto"/>
                <w:right w:val="none" w:sz="0" w:space="0" w:color="auto"/>
              </w:divBdr>
            </w:div>
            <w:div w:id="1896161595">
              <w:marLeft w:val="0"/>
              <w:marRight w:val="0"/>
              <w:marTop w:val="0"/>
              <w:marBottom w:val="0"/>
              <w:divBdr>
                <w:top w:val="none" w:sz="0" w:space="0" w:color="auto"/>
                <w:left w:val="none" w:sz="0" w:space="0" w:color="auto"/>
                <w:bottom w:val="none" w:sz="0" w:space="0" w:color="auto"/>
                <w:right w:val="none" w:sz="0" w:space="0" w:color="auto"/>
              </w:divBdr>
            </w:div>
            <w:div w:id="1535340032">
              <w:marLeft w:val="0"/>
              <w:marRight w:val="0"/>
              <w:marTop w:val="0"/>
              <w:marBottom w:val="0"/>
              <w:divBdr>
                <w:top w:val="none" w:sz="0" w:space="0" w:color="auto"/>
                <w:left w:val="none" w:sz="0" w:space="0" w:color="auto"/>
                <w:bottom w:val="none" w:sz="0" w:space="0" w:color="auto"/>
                <w:right w:val="none" w:sz="0" w:space="0" w:color="auto"/>
              </w:divBdr>
            </w:div>
          </w:divsChild>
        </w:div>
        <w:div w:id="1136263652">
          <w:marLeft w:val="0"/>
          <w:marRight w:val="0"/>
          <w:marTop w:val="0"/>
          <w:marBottom w:val="0"/>
          <w:divBdr>
            <w:top w:val="none" w:sz="0" w:space="0" w:color="auto"/>
            <w:left w:val="none" w:sz="0" w:space="0" w:color="auto"/>
            <w:bottom w:val="none" w:sz="0" w:space="0" w:color="auto"/>
            <w:right w:val="none" w:sz="0" w:space="0" w:color="auto"/>
          </w:divBdr>
          <w:divsChild>
            <w:div w:id="1215652919">
              <w:marLeft w:val="-75"/>
              <w:marRight w:val="0"/>
              <w:marTop w:val="30"/>
              <w:marBottom w:val="30"/>
              <w:divBdr>
                <w:top w:val="none" w:sz="0" w:space="0" w:color="auto"/>
                <w:left w:val="none" w:sz="0" w:space="0" w:color="auto"/>
                <w:bottom w:val="none" w:sz="0" w:space="0" w:color="auto"/>
                <w:right w:val="none" w:sz="0" w:space="0" w:color="auto"/>
              </w:divBdr>
              <w:divsChild>
                <w:div w:id="1366523494">
                  <w:marLeft w:val="0"/>
                  <w:marRight w:val="0"/>
                  <w:marTop w:val="0"/>
                  <w:marBottom w:val="0"/>
                  <w:divBdr>
                    <w:top w:val="none" w:sz="0" w:space="0" w:color="auto"/>
                    <w:left w:val="none" w:sz="0" w:space="0" w:color="auto"/>
                    <w:bottom w:val="none" w:sz="0" w:space="0" w:color="auto"/>
                    <w:right w:val="none" w:sz="0" w:space="0" w:color="auto"/>
                  </w:divBdr>
                  <w:divsChild>
                    <w:div w:id="1419252819">
                      <w:marLeft w:val="0"/>
                      <w:marRight w:val="0"/>
                      <w:marTop w:val="0"/>
                      <w:marBottom w:val="0"/>
                      <w:divBdr>
                        <w:top w:val="none" w:sz="0" w:space="0" w:color="auto"/>
                        <w:left w:val="none" w:sz="0" w:space="0" w:color="auto"/>
                        <w:bottom w:val="none" w:sz="0" w:space="0" w:color="auto"/>
                        <w:right w:val="none" w:sz="0" w:space="0" w:color="auto"/>
                      </w:divBdr>
                    </w:div>
                  </w:divsChild>
                </w:div>
                <w:div w:id="887424204">
                  <w:marLeft w:val="0"/>
                  <w:marRight w:val="0"/>
                  <w:marTop w:val="0"/>
                  <w:marBottom w:val="0"/>
                  <w:divBdr>
                    <w:top w:val="none" w:sz="0" w:space="0" w:color="auto"/>
                    <w:left w:val="none" w:sz="0" w:space="0" w:color="auto"/>
                    <w:bottom w:val="none" w:sz="0" w:space="0" w:color="auto"/>
                    <w:right w:val="none" w:sz="0" w:space="0" w:color="auto"/>
                  </w:divBdr>
                  <w:divsChild>
                    <w:div w:id="1128163583">
                      <w:marLeft w:val="0"/>
                      <w:marRight w:val="0"/>
                      <w:marTop w:val="0"/>
                      <w:marBottom w:val="0"/>
                      <w:divBdr>
                        <w:top w:val="none" w:sz="0" w:space="0" w:color="auto"/>
                        <w:left w:val="none" w:sz="0" w:space="0" w:color="auto"/>
                        <w:bottom w:val="none" w:sz="0" w:space="0" w:color="auto"/>
                        <w:right w:val="none" w:sz="0" w:space="0" w:color="auto"/>
                      </w:divBdr>
                    </w:div>
                  </w:divsChild>
                </w:div>
                <w:div w:id="150487520">
                  <w:marLeft w:val="0"/>
                  <w:marRight w:val="0"/>
                  <w:marTop w:val="0"/>
                  <w:marBottom w:val="0"/>
                  <w:divBdr>
                    <w:top w:val="none" w:sz="0" w:space="0" w:color="auto"/>
                    <w:left w:val="none" w:sz="0" w:space="0" w:color="auto"/>
                    <w:bottom w:val="none" w:sz="0" w:space="0" w:color="auto"/>
                    <w:right w:val="none" w:sz="0" w:space="0" w:color="auto"/>
                  </w:divBdr>
                  <w:divsChild>
                    <w:div w:id="116149564">
                      <w:marLeft w:val="0"/>
                      <w:marRight w:val="0"/>
                      <w:marTop w:val="0"/>
                      <w:marBottom w:val="0"/>
                      <w:divBdr>
                        <w:top w:val="none" w:sz="0" w:space="0" w:color="auto"/>
                        <w:left w:val="none" w:sz="0" w:space="0" w:color="auto"/>
                        <w:bottom w:val="none" w:sz="0" w:space="0" w:color="auto"/>
                        <w:right w:val="none" w:sz="0" w:space="0" w:color="auto"/>
                      </w:divBdr>
                    </w:div>
                  </w:divsChild>
                </w:div>
                <w:div w:id="898439191">
                  <w:marLeft w:val="0"/>
                  <w:marRight w:val="0"/>
                  <w:marTop w:val="0"/>
                  <w:marBottom w:val="0"/>
                  <w:divBdr>
                    <w:top w:val="none" w:sz="0" w:space="0" w:color="auto"/>
                    <w:left w:val="none" w:sz="0" w:space="0" w:color="auto"/>
                    <w:bottom w:val="none" w:sz="0" w:space="0" w:color="auto"/>
                    <w:right w:val="none" w:sz="0" w:space="0" w:color="auto"/>
                  </w:divBdr>
                  <w:divsChild>
                    <w:div w:id="1227032024">
                      <w:marLeft w:val="0"/>
                      <w:marRight w:val="0"/>
                      <w:marTop w:val="0"/>
                      <w:marBottom w:val="0"/>
                      <w:divBdr>
                        <w:top w:val="none" w:sz="0" w:space="0" w:color="auto"/>
                        <w:left w:val="none" w:sz="0" w:space="0" w:color="auto"/>
                        <w:bottom w:val="none" w:sz="0" w:space="0" w:color="auto"/>
                        <w:right w:val="none" w:sz="0" w:space="0" w:color="auto"/>
                      </w:divBdr>
                    </w:div>
                  </w:divsChild>
                </w:div>
                <w:div w:id="570310552">
                  <w:marLeft w:val="0"/>
                  <w:marRight w:val="0"/>
                  <w:marTop w:val="0"/>
                  <w:marBottom w:val="0"/>
                  <w:divBdr>
                    <w:top w:val="none" w:sz="0" w:space="0" w:color="auto"/>
                    <w:left w:val="none" w:sz="0" w:space="0" w:color="auto"/>
                    <w:bottom w:val="none" w:sz="0" w:space="0" w:color="auto"/>
                    <w:right w:val="none" w:sz="0" w:space="0" w:color="auto"/>
                  </w:divBdr>
                  <w:divsChild>
                    <w:div w:id="1276521833">
                      <w:marLeft w:val="0"/>
                      <w:marRight w:val="0"/>
                      <w:marTop w:val="0"/>
                      <w:marBottom w:val="0"/>
                      <w:divBdr>
                        <w:top w:val="none" w:sz="0" w:space="0" w:color="auto"/>
                        <w:left w:val="none" w:sz="0" w:space="0" w:color="auto"/>
                        <w:bottom w:val="none" w:sz="0" w:space="0" w:color="auto"/>
                        <w:right w:val="none" w:sz="0" w:space="0" w:color="auto"/>
                      </w:divBdr>
                    </w:div>
                  </w:divsChild>
                </w:div>
                <w:div w:id="1297954419">
                  <w:marLeft w:val="0"/>
                  <w:marRight w:val="0"/>
                  <w:marTop w:val="0"/>
                  <w:marBottom w:val="0"/>
                  <w:divBdr>
                    <w:top w:val="none" w:sz="0" w:space="0" w:color="auto"/>
                    <w:left w:val="none" w:sz="0" w:space="0" w:color="auto"/>
                    <w:bottom w:val="none" w:sz="0" w:space="0" w:color="auto"/>
                    <w:right w:val="none" w:sz="0" w:space="0" w:color="auto"/>
                  </w:divBdr>
                  <w:divsChild>
                    <w:div w:id="14258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7103">
          <w:marLeft w:val="0"/>
          <w:marRight w:val="0"/>
          <w:marTop w:val="0"/>
          <w:marBottom w:val="0"/>
          <w:divBdr>
            <w:top w:val="none" w:sz="0" w:space="0" w:color="auto"/>
            <w:left w:val="none" w:sz="0" w:space="0" w:color="auto"/>
            <w:bottom w:val="none" w:sz="0" w:space="0" w:color="auto"/>
            <w:right w:val="none" w:sz="0" w:space="0" w:color="auto"/>
          </w:divBdr>
          <w:divsChild>
            <w:div w:id="204484008">
              <w:marLeft w:val="0"/>
              <w:marRight w:val="0"/>
              <w:marTop w:val="0"/>
              <w:marBottom w:val="0"/>
              <w:divBdr>
                <w:top w:val="none" w:sz="0" w:space="0" w:color="auto"/>
                <w:left w:val="none" w:sz="0" w:space="0" w:color="auto"/>
                <w:bottom w:val="none" w:sz="0" w:space="0" w:color="auto"/>
                <w:right w:val="none" w:sz="0" w:space="0" w:color="auto"/>
              </w:divBdr>
            </w:div>
            <w:div w:id="192811315">
              <w:marLeft w:val="0"/>
              <w:marRight w:val="0"/>
              <w:marTop w:val="0"/>
              <w:marBottom w:val="0"/>
              <w:divBdr>
                <w:top w:val="none" w:sz="0" w:space="0" w:color="auto"/>
                <w:left w:val="none" w:sz="0" w:space="0" w:color="auto"/>
                <w:bottom w:val="none" w:sz="0" w:space="0" w:color="auto"/>
                <w:right w:val="none" w:sz="0" w:space="0" w:color="auto"/>
              </w:divBdr>
            </w:div>
            <w:div w:id="1010529840">
              <w:marLeft w:val="0"/>
              <w:marRight w:val="0"/>
              <w:marTop w:val="0"/>
              <w:marBottom w:val="0"/>
              <w:divBdr>
                <w:top w:val="none" w:sz="0" w:space="0" w:color="auto"/>
                <w:left w:val="none" w:sz="0" w:space="0" w:color="auto"/>
                <w:bottom w:val="none" w:sz="0" w:space="0" w:color="auto"/>
                <w:right w:val="none" w:sz="0" w:space="0" w:color="auto"/>
              </w:divBdr>
            </w:div>
            <w:div w:id="675617902">
              <w:marLeft w:val="0"/>
              <w:marRight w:val="0"/>
              <w:marTop w:val="0"/>
              <w:marBottom w:val="0"/>
              <w:divBdr>
                <w:top w:val="none" w:sz="0" w:space="0" w:color="auto"/>
                <w:left w:val="none" w:sz="0" w:space="0" w:color="auto"/>
                <w:bottom w:val="none" w:sz="0" w:space="0" w:color="auto"/>
                <w:right w:val="none" w:sz="0" w:space="0" w:color="auto"/>
              </w:divBdr>
            </w:div>
            <w:div w:id="760491734">
              <w:marLeft w:val="0"/>
              <w:marRight w:val="0"/>
              <w:marTop w:val="0"/>
              <w:marBottom w:val="0"/>
              <w:divBdr>
                <w:top w:val="none" w:sz="0" w:space="0" w:color="auto"/>
                <w:left w:val="none" w:sz="0" w:space="0" w:color="auto"/>
                <w:bottom w:val="none" w:sz="0" w:space="0" w:color="auto"/>
                <w:right w:val="none" w:sz="0" w:space="0" w:color="auto"/>
              </w:divBdr>
            </w:div>
            <w:div w:id="1725710380">
              <w:marLeft w:val="0"/>
              <w:marRight w:val="0"/>
              <w:marTop w:val="0"/>
              <w:marBottom w:val="0"/>
              <w:divBdr>
                <w:top w:val="none" w:sz="0" w:space="0" w:color="auto"/>
                <w:left w:val="none" w:sz="0" w:space="0" w:color="auto"/>
                <w:bottom w:val="none" w:sz="0" w:space="0" w:color="auto"/>
                <w:right w:val="none" w:sz="0" w:space="0" w:color="auto"/>
              </w:divBdr>
            </w:div>
            <w:div w:id="1663895839">
              <w:marLeft w:val="0"/>
              <w:marRight w:val="0"/>
              <w:marTop w:val="0"/>
              <w:marBottom w:val="0"/>
              <w:divBdr>
                <w:top w:val="none" w:sz="0" w:space="0" w:color="auto"/>
                <w:left w:val="none" w:sz="0" w:space="0" w:color="auto"/>
                <w:bottom w:val="none" w:sz="0" w:space="0" w:color="auto"/>
                <w:right w:val="none" w:sz="0" w:space="0" w:color="auto"/>
              </w:divBdr>
            </w:div>
            <w:div w:id="1930503573">
              <w:marLeft w:val="0"/>
              <w:marRight w:val="0"/>
              <w:marTop w:val="0"/>
              <w:marBottom w:val="0"/>
              <w:divBdr>
                <w:top w:val="none" w:sz="0" w:space="0" w:color="auto"/>
                <w:left w:val="none" w:sz="0" w:space="0" w:color="auto"/>
                <w:bottom w:val="none" w:sz="0" w:space="0" w:color="auto"/>
                <w:right w:val="none" w:sz="0" w:space="0" w:color="auto"/>
              </w:divBdr>
            </w:div>
          </w:divsChild>
        </w:div>
        <w:div w:id="1002661683">
          <w:marLeft w:val="0"/>
          <w:marRight w:val="0"/>
          <w:marTop w:val="0"/>
          <w:marBottom w:val="0"/>
          <w:divBdr>
            <w:top w:val="none" w:sz="0" w:space="0" w:color="auto"/>
            <w:left w:val="none" w:sz="0" w:space="0" w:color="auto"/>
            <w:bottom w:val="none" w:sz="0" w:space="0" w:color="auto"/>
            <w:right w:val="none" w:sz="0" w:space="0" w:color="auto"/>
          </w:divBdr>
          <w:divsChild>
            <w:div w:id="632712952">
              <w:marLeft w:val="-75"/>
              <w:marRight w:val="0"/>
              <w:marTop w:val="30"/>
              <w:marBottom w:val="30"/>
              <w:divBdr>
                <w:top w:val="none" w:sz="0" w:space="0" w:color="auto"/>
                <w:left w:val="none" w:sz="0" w:space="0" w:color="auto"/>
                <w:bottom w:val="none" w:sz="0" w:space="0" w:color="auto"/>
                <w:right w:val="none" w:sz="0" w:space="0" w:color="auto"/>
              </w:divBdr>
              <w:divsChild>
                <w:div w:id="307129165">
                  <w:marLeft w:val="0"/>
                  <w:marRight w:val="0"/>
                  <w:marTop w:val="0"/>
                  <w:marBottom w:val="0"/>
                  <w:divBdr>
                    <w:top w:val="none" w:sz="0" w:space="0" w:color="auto"/>
                    <w:left w:val="none" w:sz="0" w:space="0" w:color="auto"/>
                    <w:bottom w:val="none" w:sz="0" w:space="0" w:color="auto"/>
                    <w:right w:val="none" w:sz="0" w:space="0" w:color="auto"/>
                  </w:divBdr>
                  <w:divsChild>
                    <w:div w:id="1613584007">
                      <w:marLeft w:val="0"/>
                      <w:marRight w:val="0"/>
                      <w:marTop w:val="0"/>
                      <w:marBottom w:val="0"/>
                      <w:divBdr>
                        <w:top w:val="none" w:sz="0" w:space="0" w:color="auto"/>
                        <w:left w:val="none" w:sz="0" w:space="0" w:color="auto"/>
                        <w:bottom w:val="none" w:sz="0" w:space="0" w:color="auto"/>
                        <w:right w:val="none" w:sz="0" w:space="0" w:color="auto"/>
                      </w:divBdr>
                    </w:div>
                  </w:divsChild>
                </w:div>
                <w:div w:id="751699503">
                  <w:marLeft w:val="0"/>
                  <w:marRight w:val="0"/>
                  <w:marTop w:val="0"/>
                  <w:marBottom w:val="0"/>
                  <w:divBdr>
                    <w:top w:val="none" w:sz="0" w:space="0" w:color="auto"/>
                    <w:left w:val="none" w:sz="0" w:space="0" w:color="auto"/>
                    <w:bottom w:val="none" w:sz="0" w:space="0" w:color="auto"/>
                    <w:right w:val="none" w:sz="0" w:space="0" w:color="auto"/>
                  </w:divBdr>
                  <w:divsChild>
                    <w:div w:id="2139489989">
                      <w:marLeft w:val="0"/>
                      <w:marRight w:val="0"/>
                      <w:marTop w:val="0"/>
                      <w:marBottom w:val="0"/>
                      <w:divBdr>
                        <w:top w:val="none" w:sz="0" w:space="0" w:color="auto"/>
                        <w:left w:val="none" w:sz="0" w:space="0" w:color="auto"/>
                        <w:bottom w:val="none" w:sz="0" w:space="0" w:color="auto"/>
                        <w:right w:val="none" w:sz="0" w:space="0" w:color="auto"/>
                      </w:divBdr>
                    </w:div>
                  </w:divsChild>
                </w:div>
                <w:div w:id="330642365">
                  <w:marLeft w:val="0"/>
                  <w:marRight w:val="0"/>
                  <w:marTop w:val="0"/>
                  <w:marBottom w:val="0"/>
                  <w:divBdr>
                    <w:top w:val="none" w:sz="0" w:space="0" w:color="auto"/>
                    <w:left w:val="none" w:sz="0" w:space="0" w:color="auto"/>
                    <w:bottom w:val="none" w:sz="0" w:space="0" w:color="auto"/>
                    <w:right w:val="none" w:sz="0" w:space="0" w:color="auto"/>
                  </w:divBdr>
                  <w:divsChild>
                    <w:div w:id="1150823598">
                      <w:marLeft w:val="0"/>
                      <w:marRight w:val="0"/>
                      <w:marTop w:val="0"/>
                      <w:marBottom w:val="0"/>
                      <w:divBdr>
                        <w:top w:val="none" w:sz="0" w:space="0" w:color="auto"/>
                        <w:left w:val="none" w:sz="0" w:space="0" w:color="auto"/>
                        <w:bottom w:val="none" w:sz="0" w:space="0" w:color="auto"/>
                        <w:right w:val="none" w:sz="0" w:space="0" w:color="auto"/>
                      </w:divBdr>
                    </w:div>
                  </w:divsChild>
                </w:div>
                <w:div w:id="1243487688">
                  <w:marLeft w:val="0"/>
                  <w:marRight w:val="0"/>
                  <w:marTop w:val="0"/>
                  <w:marBottom w:val="0"/>
                  <w:divBdr>
                    <w:top w:val="none" w:sz="0" w:space="0" w:color="auto"/>
                    <w:left w:val="none" w:sz="0" w:space="0" w:color="auto"/>
                    <w:bottom w:val="none" w:sz="0" w:space="0" w:color="auto"/>
                    <w:right w:val="none" w:sz="0" w:space="0" w:color="auto"/>
                  </w:divBdr>
                  <w:divsChild>
                    <w:div w:id="1766882958">
                      <w:marLeft w:val="0"/>
                      <w:marRight w:val="0"/>
                      <w:marTop w:val="0"/>
                      <w:marBottom w:val="0"/>
                      <w:divBdr>
                        <w:top w:val="none" w:sz="0" w:space="0" w:color="auto"/>
                        <w:left w:val="none" w:sz="0" w:space="0" w:color="auto"/>
                        <w:bottom w:val="none" w:sz="0" w:space="0" w:color="auto"/>
                        <w:right w:val="none" w:sz="0" w:space="0" w:color="auto"/>
                      </w:divBdr>
                    </w:div>
                  </w:divsChild>
                </w:div>
                <w:div w:id="1757556183">
                  <w:marLeft w:val="0"/>
                  <w:marRight w:val="0"/>
                  <w:marTop w:val="0"/>
                  <w:marBottom w:val="0"/>
                  <w:divBdr>
                    <w:top w:val="none" w:sz="0" w:space="0" w:color="auto"/>
                    <w:left w:val="none" w:sz="0" w:space="0" w:color="auto"/>
                    <w:bottom w:val="none" w:sz="0" w:space="0" w:color="auto"/>
                    <w:right w:val="none" w:sz="0" w:space="0" w:color="auto"/>
                  </w:divBdr>
                  <w:divsChild>
                    <w:div w:id="536430159">
                      <w:marLeft w:val="0"/>
                      <w:marRight w:val="0"/>
                      <w:marTop w:val="0"/>
                      <w:marBottom w:val="0"/>
                      <w:divBdr>
                        <w:top w:val="none" w:sz="0" w:space="0" w:color="auto"/>
                        <w:left w:val="none" w:sz="0" w:space="0" w:color="auto"/>
                        <w:bottom w:val="none" w:sz="0" w:space="0" w:color="auto"/>
                        <w:right w:val="none" w:sz="0" w:space="0" w:color="auto"/>
                      </w:divBdr>
                    </w:div>
                  </w:divsChild>
                </w:div>
                <w:div w:id="448403734">
                  <w:marLeft w:val="0"/>
                  <w:marRight w:val="0"/>
                  <w:marTop w:val="0"/>
                  <w:marBottom w:val="0"/>
                  <w:divBdr>
                    <w:top w:val="none" w:sz="0" w:space="0" w:color="auto"/>
                    <w:left w:val="none" w:sz="0" w:space="0" w:color="auto"/>
                    <w:bottom w:val="none" w:sz="0" w:space="0" w:color="auto"/>
                    <w:right w:val="none" w:sz="0" w:space="0" w:color="auto"/>
                  </w:divBdr>
                  <w:divsChild>
                    <w:div w:id="9397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7160">
          <w:marLeft w:val="0"/>
          <w:marRight w:val="0"/>
          <w:marTop w:val="0"/>
          <w:marBottom w:val="0"/>
          <w:divBdr>
            <w:top w:val="none" w:sz="0" w:space="0" w:color="auto"/>
            <w:left w:val="none" w:sz="0" w:space="0" w:color="auto"/>
            <w:bottom w:val="none" w:sz="0" w:space="0" w:color="auto"/>
            <w:right w:val="none" w:sz="0" w:space="0" w:color="auto"/>
          </w:divBdr>
          <w:divsChild>
            <w:div w:id="1050424560">
              <w:marLeft w:val="0"/>
              <w:marRight w:val="0"/>
              <w:marTop w:val="0"/>
              <w:marBottom w:val="0"/>
              <w:divBdr>
                <w:top w:val="none" w:sz="0" w:space="0" w:color="auto"/>
                <w:left w:val="none" w:sz="0" w:space="0" w:color="auto"/>
                <w:bottom w:val="none" w:sz="0" w:space="0" w:color="auto"/>
                <w:right w:val="none" w:sz="0" w:space="0" w:color="auto"/>
              </w:divBdr>
            </w:div>
            <w:div w:id="347951539">
              <w:marLeft w:val="0"/>
              <w:marRight w:val="0"/>
              <w:marTop w:val="0"/>
              <w:marBottom w:val="0"/>
              <w:divBdr>
                <w:top w:val="none" w:sz="0" w:space="0" w:color="auto"/>
                <w:left w:val="none" w:sz="0" w:space="0" w:color="auto"/>
                <w:bottom w:val="none" w:sz="0" w:space="0" w:color="auto"/>
                <w:right w:val="none" w:sz="0" w:space="0" w:color="auto"/>
              </w:divBdr>
            </w:div>
            <w:div w:id="1603413217">
              <w:marLeft w:val="0"/>
              <w:marRight w:val="0"/>
              <w:marTop w:val="0"/>
              <w:marBottom w:val="0"/>
              <w:divBdr>
                <w:top w:val="none" w:sz="0" w:space="0" w:color="auto"/>
                <w:left w:val="none" w:sz="0" w:space="0" w:color="auto"/>
                <w:bottom w:val="none" w:sz="0" w:space="0" w:color="auto"/>
                <w:right w:val="none" w:sz="0" w:space="0" w:color="auto"/>
              </w:divBdr>
            </w:div>
          </w:divsChild>
        </w:div>
        <w:div w:id="2123263519">
          <w:marLeft w:val="0"/>
          <w:marRight w:val="0"/>
          <w:marTop w:val="0"/>
          <w:marBottom w:val="0"/>
          <w:divBdr>
            <w:top w:val="none" w:sz="0" w:space="0" w:color="auto"/>
            <w:left w:val="none" w:sz="0" w:space="0" w:color="auto"/>
            <w:bottom w:val="none" w:sz="0" w:space="0" w:color="auto"/>
            <w:right w:val="none" w:sz="0" w:space="0" w:color="auto"/>
          </w:divBdr>
          <w:divsChild>
            <w:div w:id="1830710947">
              <w:marLeft w:val="-75"/>
              <w:marRight w:val="0"/>
              <w:marTop w:val="30"/>
              <w:marBottom w:val="30"/>
              <w:divBdr>
                <w:top w:val="none" w:sz="0" w:space="0" w:color="auto"/>
                <w:left w:val="none" w:sz="0" w:space="0" w:color="auto"/>
                <w:bottom w:val="none" w:sz="0" w:space="0" w:color="auto"/>
                <w:right w:val="none" w:sz="0" w:space="0" w:color="auto"/>
              </w:divBdr>
              <w:divsChild>
                <w:div w:id="1140415736">
                  <w:marLeft w:val="0"/>
                  <w:marRight w:val="0"/>
                  <w:marTop w:val="0"/>
                  <w:marBottom w:val="0"/>
                  <w:divBdr>
                    <w:top w:val="none" w:sz="0" w:space="0" w:color="auto"/>
                    <w:left w:val="none" w:sz="0" w:space="0" w:color="auto"/>
                    <w:bottom w:val="none" w:sz="0" w:space="0" w:color="auto"/>
                    <w:right w:val="none" w:sz="0" w:space="0" w:color="auto"/>
                  </w:divBdr>
                  <w:divsChild>
                    <w:div w:id="410468812">
                      <w:marLeft w:val="0"/>
                      <w:marRight w:val="0"/>
                      <w:marTop w:val="0"/>
                      <w:marBottom w:val="0"/>
                      <w:divBdr>
                        <w:top w:val="none" w:sz="0" w:space="0" w:color="auto"/>
                        <w:left w:val="none" w:sz="0" w:space="0" w:color="auto"/>
                        <w:bottom w:val="none" w:sz="0" w:space="0" w:color="auto"/>
                        <w:right w:val="none" w:sz="0" w:space="0" w:color="auto"/>
                      </w:divBdr>
                    </w:div>
                  </w:divsChild>
                </w:div>
                <w:div w:id="957028904">
                  <w:marLeft w:val="0"/>
                  <w:marRight w:val="0"/>
                  <w:marTop w:val="0"/>
                  <w:marBottom w:val="0"/>
                  <w:divBdr>
                    <w:top w:val="none" w:sz="0" w:space="0" w:color="auto"/>
                    <w:left w:val="none" w:sz="0" w:space="0" w:color="auto"/>
                    <w:bottom w:val="none" w:sz="0" w:space="0" w:color="auto"/>
                    <w:right w:val="none" w:sz="0" w:space="0" w:color="auto"/>
                  </w:divBdr>
                  <w:divsChild>
                    <w:div w:id="839924565">
                      <w:marLeft w:val="0"/>
                      <w:marRight w:val="0"/>
                      <w:marTop w:val="0"/>
                      <w:marBottom w:val="0"/>
                      <w:divBdr>
                        <w:top w:val="none" w:sz="0" w:space="0" w:color="auto"/>
                        <w:left w:val="none" w:sz="0" w:space="0" w:color="auto"/>
                        <w:bottom w:val="none" w:sz="0" w:space="0" w:color="auto"/>
                        <w:right w:val="none" w:sz="0" w:space="0" w:color="auto"/>
                      </w:divBdr>
                    </w:div>
                  </w:divsChild>
                </w:div>
                <w:div w:id="34697009">
                  <w:marLeft w:val="0"/>
                  <w:marRight w:val="0"/>
                  <w:marTop w:val="0"/>
                  <w:marBottom w:val="0"/>
                  <w:divBdr>
                    <w:top w:val="none" w:sz="0" w:space="0" w:color="auto"/>
                    <w:left w:val="none" w:sz="0" w:space="0" w:color="auto"/>
                    <w:bottom w:val="none" w:sz="0" w:space="0" w:color="auto"/>
                    <w:right w:val="none" w:sz="0" w:space="0" w:color="auto"/>
                  </w:divBdr>
                  <w:divsChild>
                    <w:div w:id="211428985">
                      <w:marLeft w:val="0"/>
                      <w:marRight w:val="0"/>
                      <w:marTop w:val="0"/>
                      <w:marBottom w:val="0"/>
                      <w:divBdr>
                        <w:top w:val="none" w:sz="0" w:space="0" w:color="auto"/>
                        <w:left w:val="none" w:sz="0" w:space="0" w:color="auto"/>
                        <w:bottom w:val="none" w:sz="0" w:space="0" w:color="auto"/>
                        <w:right w:val="none" w:sz="0" w:space="0" w:color="auto"/>
                      </w:divBdr>
                    </w:div>
                  </w:divsChild>
                </w:div>
                <w:div w:id="643509887">
                  <w:marLeft w:val="0"/>
                  <w:marRight w:val="0"/>
                  <w:marTop w:val="0"/>
                  <w:marBottom w:val="0"/>
                  <w:divBdr>
                    <w:top w:val="none" w:sz="0" w:space="0" w:color="auto"/>
                    <w:left w:val="none" w:sz="0" w:space="0" w:color="auto"/>
                    <w:bottom w:val="none" w:sz="0" w:space="0" w:color="auto"/>
                    <w:right w:val="none" w:sz="0" w:space="0" w:color="auto"/>
                  </w:divBdr>
                  <w:divsChild>
                    <w:div w:id="1437557841">
                      <w:marLeft w:val="0"/>
                      <w:marRight w:val="0"/>
                      <w:marTop w:val="0"/>
                      <w:marBottom w:val="0"/>
                      <w:divBdr>
                        <w:top w:val="none" w:sz="0" w:space="0" w:color="auto"/>
                        <w:left w:val="none" w:sz="0" w:space="0" w:color="auto"/>
                        <w:bottom w:val="none" w:sz="0" w:space="0" w:color="auto"/>
                        <w:right w:val="none" w:sz="0" w:space="0" w:color="auto"/>
                      </w:divBdr>
                    </w:div>
                  </w:divsChild>
                </w:div>
                <w:div w:id="1343507736">
                  <w:marLeft w:val="0"/>
                  <w:marRight w:val="0"/>
                  <w:marTop w:val="0"/>
                  <w:marBottom w:val="0"/>
                  <w:divBdr>
                    <w:top w:val="none" w:sz="0" w:space="0" w:color="auto"/>
                    <w:left w:val="none" w:sz="0" w:space="0" w:color="auto"/>
                    <w:bottom w:val="none" w:sz="0" w:space="0" w:color="auto"/>
                    <w:right w:val="none" w:sz="0" w:space="0" w:color="auto"/>
                  </w:divBdr>
                  <w:divsChild>
                    <w:div w:id="1561016856">
                      <w:marLeft w:val="0"/>
                      <w:marRight w:val="0"/>
                      <w:marTop w:val="0"/>
                      <w:marBottom w:val="0"/>
                      <w:divBdr>
                        <w:top w:val="none" w:sz="0" w:space="0" w:color="auto"/>
                        <w:left w:val="none" w:sz="0" w:space="0" w:color="auto"/>
                        <w:bottom w:val="none" w:sz="0" w:space="0" w:color="auto"/>
                        <w:right w:val="none" w:sz="0" w:space="0" w:color="auto"/>
                      </w:divBdr>
                    </w:div>
                  </w:divsChild>
                </w:div>
                <w:div w:id="27530386">
                  <w:marLeft w:val="0"/>
                  <w:marRight w:val="0"/>
                  <w:marTop w:val="0"/>
                  <w:marBottom w:val="0"/>
                  <w:divBdr>
                    <w:top w:val="none" w:sz="0" w:space="0" w:color="auto"/>
                    <w:left w:val="none" w:sz="0" w:space="0" w:color="auto"/>
                    <w:bottom w:val="none" w:sz="0" w:space="0" w:color="auto"/>
                    <w:right w:val="none" w:sz="0" w:space="0" w:color="auto"/>
                  </w:divBdr>
                  <w:divsChild>
                    <w:div w:id="9258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2201">
          <w:marLeft w:val="0"/>
          <w:marRight w:val="0"/>
          <w:marTop w:val="0"/>
          <w:marBottom w:val="0"/>
          <w:divBdr>
            <w:top w:val="none" w:sz="0" w:space="0" w:color="auto"/>
            <w:left w:val="none" w:sz="0" w:space="0" w:color="auto"/>
            <w:bottom w:val="none" w:sz="0" w:space="0" w:color="auto"/>
            <w:right w:val="none" w:sz="0" w:space="0" w:color="auto"/>
          </w:divBdr>
          <w:divsChild>
            <w:div w:id="919757970">
              <w:marLeft w:val="0"/>
              <w:marRight w:val="0"/>
              <w:marTop w:val="0"/>
              <w:marBottom w:val="0"/>
              <w:divBdr>
                <w:top w:val="none" w:sz="0" w:space="0" w:color="auto"/>
                <w:left w:val="none" w:sz="0" w:space="0" w:color="auto"/>
                <w:bottom w:val="none" w:sz="0" w:space="0" w:color="auto"/>
                <w:right w:val="none" w:sz="0" w:space="0" w:color="auto"/>
              </w:divBdr>
            </w:div>
            <w:div w:id="521675558">
              <w:marLeft w:val="0"/>
              <w:marRight w:val="0"/>
              <w:marTop w:val="0"/>
              <w:marBottom w:val="0"/>
              <w:divBdr>
                <w:top w:val="none" w:sz="0" w:space="0" w:color="auto"/>
                <w:left w:val="none" w:sz="0" w:space="0" w:color="auto"/>
                <w:bottom w:val="none" w:sz="0" w:space="0" w:color="auto"/>
                <w:right w:val="none" w:sz="0" w:space="0" w:color="auto"/>
              </w:divBdr>
            </w:div>
            <w:div w:id="1993564469">
              <w:marLeft w:val="0"/>
              <w:marRight w:val="0"/>
              <w:marTop w:val="0"/>
              <w:marBottom w:val="0"/>
              <w:divBdr>
                <w:top w:val="none" w:sz="0" w:space="0" w:color="auto"/>
                <w:left w:val="none" w:sz="0" w:space="0" w:color="auto"/>
                <w:bottom w:val="none" w:sz="0" w:space="0" w:color="auto"/>
                <w:right w:val="none" w:sz="0" w:space="0" w:color="auto"/>
              </w:divBdr>
            </w:div>
          </w:divsChild>
        </w:div>
        <w:div w:id="2104954829">
          <w:marLeft w:val="0"/>
          <w:marRight w:val="0"/>
          <w:marTop w:val="0"/>
          <w:marBottom w:val="0"/>
          <w:divBdr>
            <w:top w:val="none" w:sz="0" w:space="0" w:color="auto"/>
            <w:left w:val="none" w:sz="0" w:space="0" w:color="auto"/>
            <w:bottom w:val="none" w:sz="0" w:space="0" w:color="auto"/>
            <w:right w:val="none" w:sz="0" w:space="0" w:color="auto"/>
          </w:divBdr>
          <w:divsChild>
            <w:div w:id="1874809788">
              <w:marLeft w:val="-75"/>
              <w:marRight w:val="0"/>
              <w:marTop w:val="30"/>
              <w:marBottom w:val="30"/>
              <w:divBdr>
                <w:top w:val="none" w:sz="0" w:space="0" w:color="auto"/>
                <w:left w:val="none" w:sz="0" w:space="0" w:color="auto"/>
                <w:bottom w:val="none" w:sz="0" w:space="0" w:color="auto"/>
                <w:right w:val="none" w:sz="0" w:space="0" w:color="auto"/>
              </w:divBdr>
              <w:divsChild>
                <w:div w:id="1361931599">
                  <w:marLeft w:val="0"/>
                  <w:marRight w:val="0"/>
                  <w:marTop w:val="0"/>
                  <w:marBottom w:val="0"/>
                  <w:divBdr>
                    <w:top w:val="none" w:sz="0" w:space="0" w:color="auto"/>
                    <w:left w:val="none" w:sz="0" w:space="0" w:color="auto"/>
                    <w:bottom w:val="none" w:sz="0" w:space="0" w:color="auto"/>
                    <w:right w:val="none" w:sz="0" w:space="0" w:color="auto"/>
                  </w:divBdr>
                  <w:divsChild>
                    <w:div w:id="1668092227">
                      <w:marLeft w:val="0"/>
                      <w:marRight w:val="0"/>
                      <w:marTop w:val="0"/>
                      <w:marBottom w:val="0"/>
                      <w:divBdr>
                        <w:top w:val="none" w:sz="0" w:space="0" w:color="auto"/>
                        <w:left w:val="none" w:sz="0" w:space="0" w:color="auto"/>
                        <w:bottom w:val="none" w:sz="0" w:space="0" w:color="auto"/>
                        <w:right w:val="none" w:sz="0" w:space="0" w:color="auto"/>
                      </w:divBdr>
                    </w:div>
                  </w:divsChild>
                </w:div>
                <w:div w:id="781344589">
                  <w:marLeft w:val="0"/>
                  <w:marRight w:val="0"/>
                  <w:marTop w:val="0"/>
                  <w:marBottom w:val="0"/>
                  <w:divBdr>
                    <w:top w:val="none" w:sz="0" w:space="0" w:color="auto"/>
                    <w:left w:val="none" w:sz="0" w:space="0" w:color="auto"/>
                    <w:bottom w:val="none" w:sz="0" w:space="0" w:color="auto"/>
                    <w:right w:val="none" w:sz="0" w:space="0" w:color="auto"/>
                  </w:divBdr>
                  <w:divsChild>
                    <w:div w:id="274797751">
                      <w:marLeft w:val="0"/>
                      <w:marRight w:val="0"/>
                      <w:marTop w:val="0"/>
                      <w:marBottom w:val="0"/>
                      <w:divBdr>
                        <w:top w:val="none" w:sz="0" w:space="0" w:color="auto"/>
                        <w:left w:val="none" w:sz="0" w:space="0" w:color="auto"/>
                        <w:bottom w:val="none" w:sz="0" w:space="0" w:color="auto"/>
                        <w:right w:val="none" w:sz="0" w:space="0" w:color="auto"/>
                      </w:divBdr>
                    </w:div>
                  </w:divsChild>
                </w:div>
                <w:div w:id="1574509053">
                  <w:marLeft w:val="0"/>
                  <w:marRight w:val="0"/>
                  <w:marTop w:val="0"/>
                  <w:marBottom w:val="0"/>
                  <w:divBdr>
                    <w:top w:val="none" w:sz="0" w:space="0" w:color="auto"/>
                    <w:left w:val="none" w:sz="0" w:space="0" w:color="auto"/>
                    <w:bottom w:val="none" w:sz="0" w:space="0" w:color="auto"/>
                    <w:right w:val="none" w:sz="0" w:space="0" w:color="auto"/>
                  </w:divBdr>
                  <w:divsChild>
                    <w:div w:id="982345127">
                      <w:marLeft w:val="0"/>
                      <w:marRight w:val="0"/>
                      <w:marTop w:val="0"/>
                      <w:marBottom w:val="0"/>
                      <w:divBdr>
                        <w:top w:val="none" w:sz="0" w:space="0" w:color="auto"/>
                        <w:left w:val="none" w:sz="0" w:space="0" w:color="auto"/>
                        <w:bottom w:val="none" w:sz="0" w:space="0" w:color="auto"/>
                        <w:right w:val="none" w:sz="0" w:space="0" w:color="auto"/>
                      </w:divBdr>
                    </w:div>
                  </w:divsChild>
                </w:div>
                <w:div w:id="1498571024">
                  <w:marLeft w:val="0"/>
                  <w:marRight w:val="0"/>
                  <w:marTop w:val="0"/>
                  <w:marBottom w:val="0"/>
                  <w:divBdr>
                    <w:top w:val="none" w:sz="0" w:space="0" w:color="auto"/>
                    <w:left w:val="none" w:sz="0" w:space="0" w:color="auto"/>
                    <w:bottom w:val="none" w:sz="0" w:space="0" w:color="auto"/>
                    <w:right w:val="none" w:sz="0" w:space="0" w:color="auto"/>
                  </w:divBdr>
                  <w:divsChild>
                    <w:div w:id="382750431">
                      <w:marLeft w:val="0"/>
                      <w:marRight w:val="0"/>
                      <w:marTop w:val="0"/>
                      <w:marBottom w:val="0"/>
                      <w:divBdr>
                        <w:top w:val="none" w:sz="0" w:space="0" w:color="auto"/>
                        <w:left w:val="none" w:sz="0" w:space="0" w:color="auto"/>
                        <w:bottom w:val="none" w:sz="0" w:space="0" w:color="auto"/>
                        <w:right w:val="none" w:sz="0" w:space="0" w:color="auto"/>
                      </w:divBdr>
                    </w:div>
                  </w:divsChild>
                </w:div>
                <w:div w:id="1972979597">
                  <w:marLeft w:val="0"/>
                  <w:marRight w:val="0"/>
                  <w:marTop w:val="0"/>
                  <w:marBottom w:val="0"/>
                  <w:divBdr>
                    <w:top w:val="none" w:sz="0" w:space="0" w:color="auto"/>
                    <w:left w:val="none" w:sz="0" w:space="0" w:color="auto"/>
                    <w:bottom w:val="none" w:sz="0" w:space="0" w:color="auto"/>
                    <w:right w:val="none" w:sz="0" w:space="0" w:color="auto"/>
                  </w:divBdr>
                  <w:divsChild>
                    <w:div w:id="955479275">
                      <w:marLeft w:val="0"/>
                      <w:marRight w:val="0"/>
                      <w:marTop w:val="0"/>
                      <w:marBottom w:val="0"/>
                      <w:divBdr>
                        <w:top w:val="none" w:sz="0" w:space="0" w:color="auto"/>
                        <w:left w:val="none" w:sz="0" w:space="0" w:color="auto"/>
                        <w:bottom w:val="none" w:sz="0" w:space="0" w:color="auto"/>
                        <w:right w:val="none" w:sz="0" w:space="0" w:color="auto"/>
                      </w:divBdr>
                    </w:div>
                  </w:divsChild>
                </w:div>
                <w:div w:id="2030250287">
                  <w:marLeft w:val="0"/>
                  <w:marRight w:val="0"/>
                  <w:marTop w:val="0"/>
                  <w:marBottom w:val="0"/>
                  <w:divBdr>
                    <w:top w:val="none" w:sz="0" w:space="0" w:color="auto"/>
                    <w:left w:val="none" w:sz="0" w:space="0" w:color="auto"/>
                    <w:bottom w:val="none" w:sz="0" w:space="0" w:color="auto"/>
                    <w:right w:val="none" w:sz="0" w:space="0" w:color="auto"/>
                  </w:divBdr>
                  <w:divsChild>
                    <w:div w:id="494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11022">
          <w:marLeft w:val="0"/>
          <w:marRight w:val="0"/>
          <w:marTop w:val="0"/>
          <w:marBottom w:val="0"/>
          <w:divBdr>
            <w:top w:val="none" w:sz="0" w:space="0" w:color="auto"/>
            <w:left w:val="none" w:sz="0" w:space="0" w:color="auto"/>
            <w:bottom w:val="none" w:sz="0" w:space="0" w:color="auto"/>
            <w:right w:val="none" w:sz="0" w:space="0" w:color="auto"/>
          </w:divBdr>
          <w:divsChild>
            <w:div w:id="898788956">
              <w:marLeft w:val="0"/>
              <w:marRight w:val="0"/>
              <w:marTop w:val="0"/>
              <w:marBottom w:val="0"/>
              <w:divBdr>
                <w:top w:val="none" w:sz="0" w:space="0" w:color="auto"/>
                <w:left w:val="none" w:sz="0" w:space="0" w:color="auto"/>
                <w:bottom w:val="none" w:sz="0" w:space="0" w:color="auto"/>
                <w:right w:val="none" w:sz="0" w:space="0" w:color="auto"/>
              </w:divBdr>
            </w:div>
            <w:div w:id="1183737343">
              <w:marLeft w:val="0"/>
              <w:marRight w:val="0"/>
              <w:marTop w:val="0"/>
              <w:marBottom w:val="0"/>
              <w:divBdr>
                <w:top w:val="none" w:sz="0" w:space="0" w:color="auto"/>
                <w:left w:val="none" w:sz="0" w:space="0" w:color="auto"/>
                <w:bottom w:val="none" w:sz="0" w:space="0" w:color="auto"/>
                <w:right w:val="none" w:sz="0" w:space="0" w:color="auto"/>
              </w:divBdr>
            </w:div>
            <w:div w:id="301078482">
              <w:marLeft w:val="0"/>
              <w:marRight w:val="0"/>
              <w:marTop w:val="0"/>
              <w:marBottom w:val="0"/>
              <w:divBdr>
                <w:top w:val="none" w:sz="0" w:space="0" w:color="auto"/>
                <w:left w:val="none" w:sz="0" w:space="0" w:color="auto"/>
                <w:bottom w:val="none" w:sz="0" w:space="0" w:color="auto"/>
                <w:right w:val="none" w:sz="0" w:space="0" w:color="auto"/>
              </w:divBdr>
            </w:div>
            <w:div w:id="1588490961">
              <w:marLeft w:val="0"/>
              <w:marRight w:val="0"/>
              <w:marTop w:val="0"/>
              <w:marBottom w:val="0"/>
              <w:divBdr>
                <w:top w:val="none" w:sz="0" w:space="0" w:color="auto"/>
                <w:left w:val="none" w:sz="0" w:space="0" w:color="auto"/>
                <w:bottom w:val="none" w:sz="0" w:space="0" w:color="auto"/>
                <w:right w:val="none" w:sz="0" w:space="0" w:color="auto"/>
              </w:divBdr>
            </w:div>
            <w:div w:id="1944025904">
              <w:marLeft w:val="0"/>
              <w:marRight w:val="0"/>
              <w:marTop w:val="0"/>
              <w:marBottom w:val="0"/>
              <w:divBdr>
                <w:top w:val="none" w:sz="0" w:space="0" w:color="auto"/>
                <w:left w:val="none" w:sz="0" w:space="0" w:color="auto"/>
                <w:bottom w:val="none" w:sz="0" w:space="0" w:color="auto"/>
                <w:right w:val="none" w:sz="0" w:space="0" w:color="auto"/>
              </w:divBdr>
            </w:div>
            <w:div w:id="1361971317">
              <w:marLeft w:val="0"/>
              <w:marRight w:val="0"/>
              <w:marTop w:val="0"/>
              <w:marBottom w:val="0"/>
              <w:divBdr>
                <w:top w:val="none" w:sz="0" w:space="0" w:color="auto"/>
                <w:left w:val="none" w:sz="0" w:space="0" w:color="auto"/>
                <w:bottom w:val="none" w:sz="0" w:space="0" w:color="auto"/>
                <w:right w:val="none" w:sz="0" w:space="0" w:color="auto"/>
              </w:divBdr>
            </w:div>
            <w:div w:id="21310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4550">
      <w:bodyDiv w:val="1"/>
      <w:marLeft w:val="0"/>
      <w:marRight w:val="0"/>
      <w:marTop w:val="0"/>
      <w:marBottom w:val="0"/>
      <w:divBdr>
        <w:top w:val="none" w:sz="0" w:space="0" w:color="auto"/>
        <w:left w:val="none" w:sz="0" w:space="0" w:color="auto"/>
        <w:bottom w:val="none" w:sz="0" w:space="0" w:color="auto"/>
        <w:right w:val="none" w:sz="0" w:space="0" w:color="auto"/>
      </w:divBdr>
    </w:div>
    <w:div w:id="1096907094">
      <w:bodyDiv w:val="1"/>
      <w:marLeft w:val="0"/>
      <w:marRight w:val="0"/>
      <w:marTop w:val="0"/>
      <w:marBottom w:val="0"/>
      <w:divBdr>
        <w:top w:val="none" w:sz="0" w:space="0" w:color="auto"/>
        <w:left w:val="none" w:sz="0" w:space="0" w:color="auto"/>
        <w:bottom w:val="none" w:sz="0" w:space="0" w:color="auto"/>
        <w:right w:val="none" w:sz="0" w:space="0" w:color="auto"/>
      </w:divBdr>
    </w:div>
    <w:div w:id="1428192509">
      <w:bodyDiv w:val="1"/>
      <w:marLeft w:val="0"/>
      <w:marRight w:val="0"/>
      <w:marTop w:val="0"/>
      <w:marBottom w:val="0"/>
      <w:divBdr>
        <w:top w:val="none" w:sz="0" w:space="0" w:color="auto"/>
        <w:left w:val="none" w:sz="0" w:space="0" w:color="auto"/>
        <w:bottom w:val="none" w:sz="0" w:space="0" w:color="auto"/>
        <w:right w:val="none" w:sz="0" w:space="0" w:color="auto"/>
      </w:divBdr>
    </w:div>
    <w:div w:id="1708601950">
      <w:bodyDiv w:val="1"/>
      <w:marLeft w:val="0"/>
      <w:marRight w:val="0"/>
      <w:marTop w:val="0"/>
      <w:marBottom w:val="0"/>
      <w:divBdr>
        <w:top w:val="none" w:sz="0" w:space="0" w:color="auto"/>
        <w:left w:val="none" w:sz="0" w:space="0" w:color="auto"/>
        <w:bottom w:val="none" w:sz="0" w:space="0" w:color="auto"/>
        <w:right w:val="none" w:sz="0" w:space="0" w:color="auto"/>
      </w:divBdr>
      <w:divsChild>
        <w:div w:id="269169940">
          <w:marLeft w:val="0"/>
          <w:marRight w:val="0"/>
          <w:marTop w:val="0"/>
          <w:marBottom w:val="0"/>
          <w:divBdr>
            <w:top w:val="none" w:sz="0" w:space="0" w:color="auto"/>
            <w:left w:val="none" w:sz="0" w:space="0" w:color="auto"/>
            <w:bottom w:val="none" w:sz="0" w:space="0" w:color="auto"/>
            <w:right w:val="none" w:sz="0" w:space="0" w:color="auto"/>
          </w:divBdr>
          <w:divsChild>
            <w:div w:id="1809928814">
              <w:marLeft w:val="0"/>
              <w:marRight w:val="0"/>
              <w:marTop w:val="0"/>
              <w:marBottom w:val="0"/>
              <w:divBdr>
                <w:top w:val="none" w:sz="0" w:space="0" w:color="auto"/>
                <w:left w:val="none" w:sz="0" w:space="0" w:color="auto"/>
                <w:bottom w:val="none" w:sz="0" w:space="0" w:color="auto"/>
                <w:right w:val="none" w:sz="0" w:space="0" w:color="auto"/>
              </w:divBdr>
            </w:div>
            <w:div w:id="1913344903">
              <w:marLeft w:val="0"/>
              <w:marRight w:val="0"/>
              <w:marTop w:val="0"/>
              <w:marBottom w:val="0"/>
              <w:divBdr>
                <w:top w:val="none" w:sz="0" w:space="0" w:color="auto"/>
                <w:left w:val="none" w:sz="0" w:space="0" w:color="auto"/>
                <w:bottom w:val="none" w:sz="0" w:space="0" w:color="auto"/>
                <w:right w:val="none" w:sz="0" w:space="0" w:color="auto"/>
              </w:divBdr>
            </w:div>
            <w:div w:id="1220434116">
              <w:marLeft w:val="0"/>
              <w:marRight w:val="0"/>
              <w:marTop w:val="0"/>
              <w:marBottom w:val="0"/>
              <w:divBdr>
                <w:top w:val="none" w:sz="0" w:space="0" w:color="auto"/>
                <w:left w:val="none" w:sz="0" w:space="0" w:color="auto"/>
                <w:bottom w:val="none" w:sz="0" w:space="0" w:color="auto"/>
                <w:right w:val="none" w:sz="0" w:space="0" w:color="auto"/>
              </w:divBdr>
            </w:div>
            <w:div w:id="1967276025">
              <w:marLeft w:val="0"/>
              <w:marRight w:val="0"/>
              <w:marTop w:val="0"/>
              <w:marBottom w:val="0"/>
              <w:divBdr>
                <w:top w:val="none" w:sz="0" w:space="0" w:color="auto"/>
                <w:left w:val="none" w:sz="0" w:space="0" w:color="auto"/>
                <w:bottom w:val="none" w:sz="0" w:space="0" w:color="auto"/>
                <w:right w:val="none" w:sz="0" w:space="0" w:color="auto"/>
              </w:divBdr>
            </w:div>
            <w:div w:id="1442916835">
              <w:marLeft w:val="0"/>
              <w:marRight w:val="0"/>
              <w:marTop w:val="0"/>
              <w:marBottom w:val="0"/>
              <w:divBdr>
                <w:top w:val="none" w:sz="0" w:space="0" w:color="auto"/>
                <w:left w:val="none" w:sz="0" w:space="0" w:color="auto"/>
                <w:bottom w:val="none" w:sz="0" w:space="0" w:color="auto"/>
                <w:right w:val="none" w:sz="0" w:space="0" w:color="auto"/>
              </w:divBdr>
            </w:div>
            <w:div w:id="86662193">
              <w:marLeft w:val="0"/>
              <w:marRight w:val="0"/>
              <w:marTop w:val="0"/>
              <w:marBottom w:val="0"/>
              <w:divBdr>
                <w:top w:val="none" w:sz="0" w:space="0" w:color="auto"/>
                <w:left w:val="none" w:sz="0" w:space="0" w:color="auto"/>
                <w:bottom w:val="none" w:sz="0" w:space="0" w:color="auto"/>
                <w:right w:val="none" w:sz="0" w:space="0" w:color="auto"/>
              </w:divBdr>
            </w:div>
            <w:div w:id="971787879">
              <w:marLeft w:val="0"/>
              <w:marRight w:val="0"/>
              <w:marTop w:val="0"/>
              <w:marBottom w:val="0"/>
              <w:divBdr>
                <w:top w:val="none" w:sz="0" w:space="0" w:color="auto"/>
                <w:left w:val="none" w:sz="0" w:space="0" w:color="auto"/>
                <w:bottom w:val="none" w:sz="0" w:space="0" w:color="auto"/>
                <w:right w:val="none" w:sz="0" w:space="0" w:color="auto"/>
              </w:divBdr>
            </w:div>
            <w:div w:id="1588420131">
              <w:marLeft w:val="0"/>
              <w:marRight w:val="0"/>
              <w:marTop w:val="0"/>
              <w:marBottom w:val="0"/>
              <w:divBdr>
                <w:top w:val="none" w:sz="0" w:space="0" w:color="auto"/>
                <w:left w:val="none" w:sz="0" w:space="0" w:color="auto"/>
                <w:bottom w:val="none" w:sz="0" w:space="0" w:color="auto"/>
                <w:right w:val="none" w:sz="0" w:space="0" w:color="auto"/>
              </w:divBdr>
            </w:div>
          </w:divsChild>
        </w:div>
        <w:div w:id="1386877328">
          <w:marLeft w:val="0"/>
          <w:marRight w:val="0"/>
          <w:marTop w:val="0"/>
          <w:marBottom w:val="0"/>
          <w:divBdr>
            <w:top w:val="none" w:sz="0" w:space="0" w:color="auto"/>
            <w:left w:val="none" w:sz="0" w:space="0" w:color="auto"/>
            <w:bottom w:val="none" w:sz="0" w:space="0" w:color="auto"/>
            <w:right w:val="none" w:sz="0" w:space="0" w:color="auto"/>
          </w:divBdr>
          <w:divsChild>
            <w:div w:id="677540707">
              <w:marLeft w:val="-75"/>
              <w:marRight w:val="0"/>
              <w:marTop w:val="30"/>
              <w:marBottom w:val="30"/>
              <w:divBdr>
                <w:top w:val="none" w:sz="0" w:space="0" w:color="auto"/>
                <w:left w:val="none" w:sz="0" w:space="0" w:color="auto"/>
                <w:bottom w:val="none" w:sz="0" w:space="0" w:color="auto"/>
                <w:right w:val="none" w:sz="0" w:space="0" w:color="auto"/>
              </w:divBdr>
              <w:divsChild>
                <w:div w:id="1635792124">
                  <w:marLeft w:val="0"/>
                  <w:marRight w:val="0"/>
                  <w:marTop w:val="0"/>
                  <w:marBottom w:val="0"/>
                  <w:divBdr>
                    <w:top w:val="none" w:sz="0" w:space="0" w:color="auto"/>
                    <w:left w:val="none" w:sz="0" w:space="0" w:color="auto"/>
                    <w:bottom w:val="none" w:sz="0" w:space="0" w:color="auto"/>
                    <w:right w:val="none" w:sz="0" w:space="0" w:color="auto"/>
                  </w:divBdr>
                  <w:divsChild>
                    <w:div w:id="1705255053">
                      <w:marLeft w:val="0"/>
                      <w:marRight w:val="0"/>
                      <w:marTop w:val="0"/>
                      <w:marBottom w:val="0"/>
                      <w:divBdr>
                        <w:top w:val="none" w:sz="0" w:space="0" w:color="auto"/>
                        <w:left w:val="none" w:sz="0" w:space="0" w:color="auto"/>
                        <w:bottom w:val="none" w:sz="0" w:space="0" w:color="auto"/>
                        <w:right w:val="none" w:sz="0" w:space="0" w:color="auto"/>
                      </w:divBdr>
                    </w:div>
                  </w:divsChild>
                </w:div>
                <w:div w:id="1871144241">
                  <w:marLeft w:val="0"/>
                  <w:marRight w:val="0"/>
                  <w:marTop w:val="0"/>
                  <w:marBottom w:val="0"/>
                  <w:divBdr>
                    <w:top w:val="none" w:sz="0" w:space="0" w:color="auto"/>
                    <w:left w:val="none" w:sz="0" w:space="0" w:color="auto"/>
                    <w:bottom w:val="none" w:sz="0" w:space="0" w:color="auto"/>
                    <w:right w:val="none" w:sz="0" w:space="0" w:color="auto"/>
                  </w:divBdr>
                  <w:divsChild>
                    <w:div w:id="1208685242">
                      <w:marLeft w:val="0"/>
                      <w:marRight w:val="0"/>
                      <w:marTop w:val="0"/>
                      <w:marBottom w:val="0"/>
                      <w:divBdr>
                        <w:top w:val="none" w:sz="0" w:space="0" w:color="auto"/>
                        <w:left w:val="none" w:sz="0" w:space="0" w:color="auto"/>
                        <w:bottom w:val="none" w:sz="0" w:space="0" w:color="auto"/>
                        <w:right w:val="none" w:sz="0" w:space="0" w:color="auto"/>
                      </w:divBdr>
                    </w:div>
                  </w:divsChild>
                </w:div>
                <w:div w:id="1557624593">
                  <w:marLeft w:val="0"/>
                  <w:marRight w:val="0"/>
                  <w:marTop w:val="0"/>
                  <w:marBottom w:val="0"/>
                  <w:divBdr>
                    <w:top w:val="none" w:sz="0" w:space="0" w:color="auto"/>
                    <w:left w:val="none" w:sz="0" w:space="0" w:color="auto"/>
                    <w:bottom w:val="none" w:sz="0" w:space="0" w:color="auto"/>
                    <w:right w:val="none" w:sz="0" w:space="0" w:color="auto"/>
                  </w:divBdr>
                  <w:divsChild>
                    <w:div w:id="1105807120">
                      <w:marLeft w:val="0"/>
                      <w:marRight w:val="0"/>
                      <w:marTop w:val="0"/>
                      <w:marBottom w:val="0"/>
                      <w:divBdr>
                        <w:top w:val="none" w:sz="0" w:space="0" w:color="auto"/>
                        <w:left w:val="none" w:sz="0" w:space="0" w:color="auto"/>
                        <w:bottom w:val="none" w:sz="0" w:space="0" w:color="auto"/>
                        <w:right w:val="none" w:sz="0" w:space="0" w:color="auto"/>
                      </w:divBdr>
                    </w:div>
                  </w:divsChild>
                </w:div>
                <w:div w:id="256405257">
                  <w:marLeft w:val="0"/>
                  <w:marRight w:val="0"/>
                  <w:marTop w:val="0"/>
                  <w:marBottom w:val="0"/>
                  <w:divBdr>
                    <w:top w:val="none" w:sz="0" w:space="0" w:color="auto"/>
                    <w:left w:val="none" w:sz="0" w:space="0" w:color="auto"/>
                    <w:bottom w:val="none" w:sz="0" w:space="0" w:color="auto"/>
                    <w:right w:val="none" w:sz="0" w:space="0" w:color="auto"/>
                  </w:divBdr>
                  <w:divsChild>
                    <w:div w:id="2080207757">
                      <w:marLeft w:val="0"/>
                      <w:marRight w:val="0"/>
                      <w:marTop w:val="0"/>
                      <w:marBottom w:val="0"/>
                      <w:divBdr>
                        <w:top w:val="none" w:sz="0" w:space="0" w:color="auto"/>
                        <w:left w:val="none" w:sz="0" w:space="0" w:color="auto"/>
                        <w:bottom w:val="none" w:sz="0" w:space="0" w:color="auto"/>
                        <w:right w:val="none" w:sz="0" w:space="0" w:color="auto"/>
                      </w:divBdr>
                    </w:div>
                  </w:divsChild>
                </w:div>
                <w:div w:id="1879471777">
                  <w:marLeft w:val="0"/>
                  <w:marRight w:val="0"/>
                  <w:marTop w:val="0"/>
                  <w:marBottom w:val="0"/>
                  <w:divBdr>
                    <w:top w:val="none" w:sz="0" w:space="0" w:color="auto"/>
                    <w:left w:val="none" w:sz="0" w:space="0" w:color="auto"/>
                    <w:bottom w:val="none" w:sz="0" w:space="0" w:color="auto"/>
                    <w:right w:val="none" w:sz="0" w:space="0" w:color="auto"/>
                  </w:divBdr>
                  <w:divsChild>
                    <w:div w:id="1438793305">
                      <w:marLeft w:val="0"/>
                      <w:marRight w:val="0"/>
                      <w:marTop w:val="0"/>
                      <w:marBottom w:val="0"/>
                      <w:divBdr>
                        <w:top w:val="none" w:sz="0" w:space="0" w:color="auto"/>
                        <w:left w:val="none" w:sz="0" w:space="0" w:color="auto"/>
                        <w:bottom w:val="none" w:sz="0" w:space="0" w:color="auto"/>
                        <w:right w:val="none" w:sz="0" w:space="0" w:color="auto"/>
                      </w:divBdr>
                    </w:div>
                  </w:divsChild>
                </w:div>
                <w:div w:id="2140225573">
                  <w:marLeft w:val="0"/>
                  <w:marRight w:val="0"/>
                  <w:marTop w:val="0"/>
                  <w:marBottom w:val="0"/>
                  <w:divBdr>
                    <w:top w:val="none" w:sz="0" w:space="0" w:color="auto"/>
                    <w:left w:val="none" w:sz="0" w:space="0" w:color="auto"/>
                    <w:bottom w:val="none" w:sz="0" w:space="0" w:color="auto"/>
                    <w:right w:val="none" w:sz="0" w:space="0" w:color="auto"/>
                  </w:divBdr>
                  <w:divsChild>
                    <w:div w:id="6798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1711">
          <w:marLeft w:val="0"/>
          <w:marRight w:val="0"/>
          <w:marTop w:val="0"/>
          <w:marBottom w:val="0"/>
          <w:divBdr>
            <w:top w:val="none" w:sz="0" w:space="0" w:color="auto"/>
            <w:left w:val="none" w:sz="0" w:space="0" w:color="auto"/>
            <w:bottom w:val="none" w:sz="0" w:space="0" w:color="auto"/>
            <w:right w:val="none" w:sz="0" w:space="0" w:color="auto"/>
          </w:divBdr>
          <w:divsChild>
            <w:div w:id="1526599644">
              <w:marLeft w:val="0"/>
              <w:marRight w:val="0"/>
              <w:marTop w:val="0"/>
              <w:marBottom w:val="0"/>
              <w:divBdr>
                <w:top w:val="none" w:sz="0" w:space="0" w:color="auto"/>
                <w:left w:val="none" w:sz="0" w:space="0" w:color="auto"/>
                <w:bottom w:val="none" w:sz="0" w:space="0" w:color="auto"/>
                <w:right w:val="none" w:sz="0" w:space="0" w:color="auto"/>
              </w:divBdr>
            </w:div>
            <w:div w:id="1789884603">
              <w:marLeft w:val="0"/>
              <w:marRight w:val="0"/>
              <w:marTop w:val="0"/>
              <w:marBottom w:val="0"/>
              <w:divBdr>
                <w:top w:val="none" w:sz="0" w:space="0" w:color="auto"/>
                <w:left w:val="none" w:sz="0" w:space="0" w:color="auto"/>
                <w:bottom w:val="none" w:sz="0" w:space="0" w:color="auto"/>
                <w:right w:val="none" w:sz="0" w:space="0" w:color="auto"/>
              </w:divBdr>
            </w:div>
            <w:div w:id="1442922087">
              <w:marLeft w:val="0"/>
              <w:marRight w:val="0"/>
              <w:marTop w:val="0"/>
              <w:marBottom w:val="0"/>
              <w:divBdr>
                <w:top w:val="none" w:sz="0" w:space="0" w:color="auto"/>
                <w:left w:val="none" w:sz="0" w:space="0" w:color="auto"/>
                <w:bottom w:val="none" w:sz="0" w:space="0" w:color="auto"/>
                <w:right w:val="none" w:sz="0" w:space="0" w:color="auto"/>
              </w:divBdr>
            </w:div>
            <w:div w:id="266888222">
              <w:marLeft w:val="0"/>
              <w:marRight w:val="0"/>
              <w:marTop w:val="0"/>
              <w:marBottom w:val="0"/>
              <w:divBdr>
                <w:top w:val="none" w:sz="0" w:space="0" w:color="auto"/>
                <w:left w:val="none" w:sz="0" w:space="0" w:color="auto"/>
                <w:bottom w:val="none" w:sz="0" w:space="0" w:color="auto"/>
                <w:right w:val="none" w:sz="0" w:space="0" w:color="auto"/>
              </w:divBdr>
            </w:div>
            <w:div w:id="1621839878">
              <w:marLeft w:val="0"/>
              <w:marRight w:val="0"/>
              <w:marTop w:val="0"/>
              <w:marBottom w:val="0"/>
              <w:divBdr>
                <w:top w:val="none" w:sz="0" w:space="0" w:color="auto"/>
                <w:left w:val="none" w:sz="0" w:space="0" w:color="auto"/>
                <w:bottom w:val="none" w:sz="0" w:space="0" w:color="auto"/>
                <w:right w:val="none" w:sz="0" w:space="0" w:color="auto"/>
              </w:divBdr>
            </w:div>
            <w:div w:id="568997948">
              <w:marLeft w:val="0"/>
              <w:marRight w:val="0"/>
              <w:marTop w:val="0"/>
              <w:marBottom w:val="0"/>
              <w:divBdr>
                <w:top w:val="none" w:sz="0" w:space="0" w:color="auto"/>
                <w:left w:val="none" w:sz="0" w:space="0" w:color="auto"/>
                <w:bottom w:val="none" w:sz="0" w:space="0" w:color="auto"/>
                <w:right w:val="none" w:sz="0" w:space="0" w:color="auto"/>
              </w:divBdr>
            </w:div>
          </w:divsChild>
        </w:div>
        <w:div w:id="1560508474">
          <w:marLeft w:val="0"/>
          <w:marRight w:val="0"/>
          <w:marTop w:val="0"/>
          <w:marBottom w:val="0"/>
          <w:divBdr>
            <w:top w:val="none" w:sz="0" w:space="0" w:color="auto"/>
            <w:left w:val="none" w:sz="0" w:space="0" w:color="auto"/>
            <w:bottom w:val="none" w:sz="0" w:space="0" w:color="auto"/>
            <w:right w:val="none" w:sz="0" w:space="0" w:color="auto"/>
          </w:divBdr>
          <w:divsChild>
            <w:div w:id="517622852">
              <w:marLeft w:val="-75"/>
              <w:marRight w:val="0"/>
              <w:marTop w:val="30"/>
              <w:marBottom w:val="30"/>
              <w:divBdr>
                <w:top w:val="none" w:sz="0" w:space="0" w:color="auto"/>
                <w:left w:val="none" w:sz="0" w:space="0" w:color="auto"/>
                <w:bottom w:val="none" w:sz="0" w:space="0" w:color="auto"/>
                <w:right w:val="none" w:sz="0" w:space="0" w:color="auto"/>
              </w:divBdr>
              <w:divsChild>
                <w:div w:id="1427581061">
                  <w:marLeft w:val="0"/>
                  <w:marRight w:val="0"/>
                  <w:marTop w:val="0"/>
                  <w:marBottom w:val="0"/>
                  <w:divBdr>
                    <w:top w:val="none" w:sz="0" w:space="0" w:color="auto"/>
                    <w:left w:val="none" w:sz="0" w:space="0" w:color="auto"/>
                    <w:bottom w:val="none" w:sz="0" w:space="0" w:color="auto"/>
                    <w:right w:val="none" w:sz="0" w:space="0" w:color="auto"/>
                  </w:divBdr>
                  <w:divsChild>
                    <w:div w:id="1918859348">
                      <w:marLeft w:val="0"/>
                      <w:marRight w:val="0"/>
                      <w:marTop w:val="0"/>
                      <w:marBottom w:val="0"/>
                      <w:divBdr>
                        <w:top w:val="none" w:sz="0" w:space="0" w:color="auto"/>
                        <w:left w:val="none" w:sz="0" w:space="0" w:color="auto"/>
                        <w:bottom w:val="none" w:sz="0" w:space="0" w:color="auto"/>
                        <w:right w:val="none" w:sz="0" w:space="0" w:color="auto"/>
                      </w:divBdr>
                    </w:div>
                  </w:divsChild>
                </w:div>
                <w:div w:id="466515676">
                  <w:marLeft w:val="0"/>
                  <w:marRight w:val="0"/>
                  <w:marTop w:val="0"/>
                  <w:marBottom w:val="0"/>
                  <w:divBdr>
                    <w:top w:val="none" w:sz="0" w:space="0" w:color="auto"/>
                    <w:left w:val="none" w:sz="0" w:space="0" w:color="auto"/>
                    <w:bottom w:val="none" w:sz="0" w:space="0" w:color="auto"/>
                    <w:right w:val="none" w:sz="0" w:space="0" w:color="auto"/>
                  </w:divBdr>
                  <w:divsChild>
                    <w:div w:id="492379776">
                      <w:marLeft w:val="0"/>
                      <w:marRight w:val="0"/>
                      <w:marTop w:val="0"/>
                      <w:marBottom w:val="0"/>
                      <w:divBdr>
                        <w:top w:val="none" w:sz="0" w:space="0" w:color="auto"/>
                        <w:left w:val="none" w:sz="0" w:space="0" w:color="auto"/>
                        <w:bottom w:val="none" w:sz="0" w:space="0" w:color="auto"/>
                        <w:right w:val="none" w:sz="0" w:space="0" w:color="auto"/>
                      </w:divBdr>
                    </w:div>
                  </w:divsChild>
                </w:div>
                <w:div w:id="138037572">
                  <w:marLeft w:val="0"/>
                  <w:marRight w:val="0"/>
                  <w:marTop w:val="0"/>
                  <w:marBottom w:val="0"/>
                  <w:divBdr>
                    <w:top w:val="none" w:sz="0" w:space="0" w:color="auto"/>
                    <w:left w:val="none" w:sz="0" w:space="0" w:color="auto"/>
                    <w:bottom w:val="none" w:sz="0" w:space="0" w:color="auto"/>
                    <w:right w:val="none" w:sz="0" w:space="0" w:color="auto"/>
                  </w:divBdr>
                  <w:divsChild>
                    <w:div w:id="2104958665">
                      <w:marLeft w:val="0"/>
                      <w:marRight w:val="0"/>
                      <w:marTop w:val="0"/>
                      <w:marBottom w:val="0"/>
                      <w:divBdr>
                        <w:top w:val="none" w:sz="0" w:space="0" w:color="auto"/>
                        <w:left w:val="none" w:sz="0" w:space="0" w:color="auto"/>
                        <w:bottom w:val="none" w:sz="0" w:space="0" w:color="auto"/>
                        <w:right w:val="none" w:sz="0" w:space="0" w:color="auto"/>
                      </w:divBdr>
                    </w:div>
                  </w:divsChild>
                </w:div>
                <w:div w:id="1239095320">
                  <w:marLeft w:val="0"/>
                  <w:marRight w:val="0"/>
                  <w:marTop w:val="0"/>
                  <w:marBottom w:val="0"/>
                  <w:divBdr>
                    <w:top w:val="none" w:sz="0" w:space="0" w:color="auto"/>
                    <w:left w:val="none" w:sz="0" w:space="0" w:color="auto"/>
                    <w:bottom w:val="none" w:sz="0" w:space="0" w:color="auto"/>
                    <w:right w:val="none" w:sz="0" w:space="0" w:color="auto"/>
                  </w:divBdr>
                  <w:divsChild>
                    <w:div w:id="1442917638">
                      <w:marLeft w:val="0"/>
                      <w:marRight w:val="0"/>
                      <w:marTop w:val="0"/>
                      <w:marBottom w:val="0"/>
                      <w:divBdr>
                        <w:top w:val="none" w:sz="0" w:space="0" w:color="auto"/>
                        <w:left w:val="none" w:sz="0" w:space="0" w:color="auto"/>
                        <w:bottom w:val="none" w:sz="0" w:space="0" w:color="auto"/>
                        <w:right w:val="none" w:sz="0" w:space="0" w:color="auto"/>
                      </w:divBdr>
                    </w:div>
                  </w:divsChild>
                </w:div>
                <w:div w:id="395860701">
                  <w:marLeft w:val="0"/>
                  <w:marRight w:val="0"/>
                  <w:marTop w:val="0"/>
                  <w:marBottom w:val="0"/>
                  <w:divBdr>
                    <w:top w:val="none" w:sz="0" w:space="0" w:color="auto"/>
                    <w:left w:val="none" w:sz="0" w:space="0" w:color="auto"/>
                    <w:bottom w:val="none" w:sz="0" w:space="0" w:color="auto"/>
                    <w:right w:val="none" w:sz="0" w:space="0" w:color="auto"/>
                  </w:divBdr>
                  <w:divsChild>
                    <w:div w:id="1649557095">
                      <w:marLeft w:val="0"/>
                      <w:marRight w:val="0"/>
                      <w:marTop w:val="0"/>
                      <w:marBottom w:val="0"/>
                      <w:divBdr>
                        <w:top w:val="none" w:sz="0" w:space="0" w:color="auto"/>
                        <w:left w:val="none" w:sz="0" w:space="0" w:color="auto"/>
                        <w:bottom w:val="none" w:sz="0" w:space="0" w:color="auto"/>
                        <w:right w:val="none" w:sz="0" w:space="0" w:color="auto"/>
                      </w:divBdr>
                    </w:div>
                  </w:divsChild>
                </w:div>
                <w:div w:id="1026248756">
                  <w:marLeft w:val="0"/>
                  <w:marRight w:val="0"/>
                  <w:marTop w:val="0"/>
                  <w:marBottom w:val="0"/>
                  <w:divBdr>
                    <w:top w:val="none" w:sz="0" w:space="0" w:color="auto"/>
                    <w:left w:val="none" w:sz="0" w:space="0" w:color="auto"/>
                    <w:bottom w:val="none" w:sz="0" w:space="0" w:color="auto"/>
                    <w:right w:val="none" w:sz="0" w:space="0" w:color="auto"/>
                  </w:divBdr>
                  <w:divsChild>
                    <w:div w:id="18432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6117">
          <w:marLeft w:val="0"/>
          <w:marRight w:val="0"/>
          <w:marTop w:val="0"/>
          <w:marBottom w:val="0"/>
          <w:divBdr>
            <w:top w:val="none" w:sz="0" w:space="0" w:color="auto"/>
            <w:left w:val="none" w:sz="0" w:space="0" w:color="auto"/>
            <w:bottom w:val="none" w:sz="0" w:space="0" w:color="auto"/>
            <w:right w:val="none" w:sz="0" w:space="0" w:color="auto"/>
          </w:divBdr>
          <w:divsChild>
            <w:div w:id="1670980687">
              <w:marLeft w:val="0"/>
              <w:marRight w:val="0"/>
              <w:marTop w:val="0"/>
              <w:marBottom w:val="0"/>
              <w:divBdr>
                <w:top w:val="none" w:sz="0" w:space="0" w:color="auto"/>
                <w:left w:val="none" w:sz="0" w:space="0" w:color="auto"/>
                <w:bottom w:val="none" w:sz="0" w:space="0" w:color="auto"/>
                <w:right w:val="none" w:sz="0" w:space="0" w:color="auto"/>
              </w:divBdr>
            </w:div>
            <w:div w:id="1839613763">
              <w:marLeft w:val="0"/>
              <w:marRight w:val="0"/>
              <w:marTop w:val="0"/>
              <w:marBottom w:val="0"/>
              <w:divBdr>
                <w:top w:val="none" w:sz="0" w:space="0" w:color="auto"/>
                <w:left w:val="none" w:sz="0" w:space="0" w:color="auto"/>
                <w:bottom w:val="none" w:sz="0" w:space="0" w:color="auto"/>
                <w:right w:val="none" w:sz="0" w:space="0" w:color="auto"/>
              </w:divBdr>
            </w:div>
            <w:div w:id="2103452827">
              <w:marLeft w:val="0"/>
              <w:marRight w:val="0"/>
              <w:marTop w:val="0"/>
              <w:marBottom w:val="0"/>
              <w:divBdr>
                <w:top w:val="none" w:sz="0" w:space="0" w:color="auto"/>
                <w:left w:val="none" w:sz="0" w:space="0" w:color="auto"/>
                <w:bottom w:val="none" w:sz="0" w:space="0" w:color="auto"/>
                <w:right w:val="none" w:sz="0" w:space="0" w:color="auto"/>
              </w:divBdr>
            </w:div>
            <w:div w:id="1074398217">
              <w:marLeft w:val="0"/>
              <w:marRight w:val="0"/>
              <w:marTop w:val="0"/>
              <w:marBottom w:val="0"/>
              <w:divBdr>
                <w:top w:val="none" w:sz="0" w:space="0" w:color="auto"/>
                <w:left w:val="none" w:sz="0" w:space="0" w:color="auto"/>
                <w:bottom w:val="none" w:sz="0" w:space="0" w:color="auto"/>
                <w:right w:val="none" w:sz="0" w:space="0" w:color="auto"/>
              </w:divBdr>
            </w:div>
            <w:div w:id="1599486732">
              <w:marLeft w:val="0"/>
              <w:marRight w:val="0"/>
              <w:marTop w:val="0"/>
              <w:marBottom w:val="0"/>
              <w:divBdr>
                <w:top w:val="none" w:sz="0" w:space="0" w:color="auto"/>
                <w:left w:val="none" w:sz="0" w:space="0" w:color="auto"/>
                <w:bottom w:val="none" w:sz="0" w:space="0" w:color="auto"/>
                <w:right w:val="none" w:sz="0" w:space="0" w:color="auto"/>
              </w:divBdr>
            </w:div>
          </w:divsChild>
        </w:div>
        <w:div w:id="203257736">
          <w:marLeft w:val="0"/>
          <w:marRight w:val="0"/>
          <w:marTop w:val="0"/>
          <w:marBottom w:val="0"/>
          <w:divBdr>
            <w:top w:val="none" w:sz="0" w:space="0" w:color="auto"/>
            <w:left w:val="none" w:sz="0" w:space="0" w:color="auto"/>
            <w:bottom w:val="none" w:sz="0" w:space="0" w:color="auto"/>
            <w:right w:val="none" w:sz="0" w:space="0" w:color="auto"/>
          </w:divBdr>
          <w:divsChild>
            <w:div w:id="1347096130">
              <w:marLeft w:val="-75"/>
              <w:marRight w:val="0"/>
              <w:marTop w:val="30"/>
              <w:marBottom w:val="30"/>
              <w:divBdr>
                <w:top w:val="none" w:sz="0" w:space="0" w:color="auto"/>
                <w:left w:val="none" w:sz="0" w:space="0" w:color="auto"/>
                <w:bottom w:val="none" w:sz="0" w:space="0" w:color="auto"/>
                <w:right w:val="none" w:sz="0" w:space="0" w:color="auto"/>
              </w:divBdr>
              <w:divsChild>
                <w:div w:id="919369895">
                  <w:marLeft w:val="0"/>
                  <w:marRight w:val="0"/>
                  <w:marTop w:val="0"/>
                  <w:marBottom w:val="0"/>
                  <w:divBdr>
                    <w:top w:val="none" w:sz="0" w:space="0" w:color="auto"/>
                    <w:left w:val="none" w:sz="0" w:space="0" w:color="auto"/>
                    <w:bottom w:val="none" w:sz="0" w:space="0" w:color="auto"/>
                    <w:right w:val="none" w:sz="0" w:space="0" w:color="auto"/>
                  </w:divBdr>
                  <w:divsChild>
                    <w:div w:id="1688485347">
                      <w:marLeft w:val="0"/>
                      <w:marRight w:val="0"/>
                      <w:marTop w:val="0"/>
                      <w:marBottom w:val="0"/>
                      <w:divBdr>
                        <w:top w:val="none" w:sz="0" w:space="0" w:color="auto"/>
                        <w:left w:val="none" w:sz="0" w:space="0" w:color="auto"/>
                        <w:bottom w:val="none" w:sz="0" w:space="0" w:color="auto"/>
                        <w:right w:val="none" w:sz="0" w:space="0" w:color="auto"/>
                      </w:divBdr>
                    </w:div>
                  </w:divsChild>
                </w:div>
                <w:div w:id="1428035717">
                  <w:marLeft w:val="0"/>
                  <w:marRight w:val="0"/>
                  <w:marTop w:val="0"/>
                  <w:marBottom w:val="0"/>
                  <w:divBdr>
                    <w:top w:val="none" w:sz="0" w:space="0" w:color="auto"/>
                    <w:left w:val="none" w:sz="0" w:space="0" w:color="auto"/>
                    <w:bottom w:val="none" w:sz="0" w:space="0" w:color="auto"/>
                    <w:right w:val="none" w:sz="0" w:space="0" w:color="auto"/>
                  </w:divBdr>
                  <w:divsChild>
                    <w:div w:id="1567373144">
                      <w:marLeft w:val="0"/>
                      <w:marRight w:val="0"/>
                      <w:marTop w:val="0"/>
                      <w:marBottom w:val="0"/>
                      <w:divBdr>
                        <w:top w:val="none" w:sz="0" w:space="0" w:color="auto"/>
                        <w:left w:val="none" w:sz="0" w:space="0" w:color="auto"/>
                        <w:bottom w:val="none" w:sz="0" w:space="0" w:color="auto"/>
                        <w:right w:val="none" w:sz="0" w:space="0" w:color="auto"/>
                      </w:divBdr>
                    </w:div>
                  </w:divsChild>
                </w:div>
                <w:div w:id="163325617">
                  <w:marLeft w:val="0"/>
                  <w:marRight w:val="0"/>
                  <w:marTop w:val="0"/>
                  <w:marBottom w:val="0"/>
                  <w:divBdr>
                    <w:top w:val="none" w:sz="0" w:space="0" w:color="auto"/>
                    <w:left w:val="none" w:sz="0" w:space="0" w:color="auto"/>
                    <w:bottom w:val="none" w:sz="0" w:space="0" w:color="auto"/>
                    <w:right w:val="none" w:sz="0" w:space="0" w:color="auto"/>
                  </w:divBdr>
                  <w:divsChild>
                    <w:div w:id="733433575">
                      <w:marLeft w:val="0"/>
                      <w:marRight w:val="0"/>
                      <w:marTop w:val="0"/>
                      <w:marBottom w:val="0"/>
                      <w:divBdr>
                        <w:top w:val="none" w:sz="0" w:space="0" w:color="auto"/>
                        <w:left w:val="none" w:sz="0" w:space="0" w:color="auto"/>
                        <w:bottom w:val="none" w:sz="0" w:space="0" w:color="auto"/>
                        <w:right w:val="none" w:sz="0" w:space="0" w:color="auto"/>
                      </w:divBdr>
                    </w:div>
                  </w:divsChild>
                </w:div>
                <w:div w:id="328949328">
                  <w:marLeft w:val="0"/>
                  <w:marRight w:val="0"/>
                  <w:marTop w:val="0"/>
                  <w:marBottom w:val="0"/>
                  <w:divBdr>
                    <w:top w:val="none" w:sz="0" w:space="0" w:color="auto"/>
                    <w:left w:val="none" w:sz="0" w:space="0" w:color="auto"/>
                    <w:bottom w:val="none" w:sz="0" w:space="0" w:color="auto"/>
                    <w:right w:val="none" w:sz="0" w:space="0" w:color="auto"/>
                  </w:divBdr>
                  <w:divsChild>
                    <w:div w:id="1794981492">
                      <w:marLeft w:val="0"/>
                      <w:marRight w:val="0"/>
                      <w:marTop w:val="0"/>
                      <w:marBottom w:val="0"/>
                      <w:divBdr>
                        <w:top w:val="none" w:sz="0" w:space="0" w:color="auto"/>
                        <w:left w:val="none" w:sz="0" w:space="0" w:color="auto"/>
                        <w:bottom w:val="none" w:sz="0" w:space="0" w:color="auto"/>
                        <w:right w:val="none" w:sz="0" w:space="0" w:color="auto"/>
                      </w:divBdr>
                    </w:div>
                  </w:divsChild>
                </w:div>
                <w:div w:id="1734040225">
                  <w:marLeft w:val="0"/>
                  <w:marRight w:val="0"/>
                  <w:marTop w:val="0"/>
                  <w:marBottom w:val="0"/>
                  <w:divBdr>
                    <w:top w:val="none" w:sz="0" w:space="0" w:color="auto"/>
                    <w:left w:val="none" w:sz="0" w:space="0" w:color="auto"/>
                    <w:bottom w:val="none" w:sz="0" w:space="0" w:color="auto"/>
                    <w:right w:val="none" w:sz="0" w:space="0" w:color="auto"/>
                  </w:divBdr>
                  <w:divsChild>
                    <w:div w:id="1333529980">
                      <w:marLeft w:val="0"/>
                      <w:marRight w:val="0"/>
                      <w:marTop w:val="0"/>
                      <w:marBottom w:val="0"/>
                      <w:divBdr>
                        <w:top w:val="none" w:sz="0" w:space="0" w:color="auto"/>
                        <w:left w:val="none" w:sz="0" w:space="0" w:color="auto"/>
                        <w:bottom w:val="none" w:sz="0" w:space="0" w:color="auto"/>
                        <w:right w:val="none" w:sz="0" w:space="0" w:color="auto"/>
                      </w:divBdr>
                    </w:div>
                  </w:divsChild>
                </w:div>
                <w:div w:id="766272892">
                  <w:marLeft w:val="0"/>
                  <w:marRight w:val="0"/>
                  <w:marTop w:val="0"/>
                  <w:marBottom w:val="0"/>
                  <w:divBdr>
                    <w:top w:val="none" w:sz="0" w:space="0" w:color="auto"/>
                    <w:left w:val="none" w:sz="0" w:space="0" w:color="auto"/>
                    <w:bottom w:val="none" w:sz="0" w:space="0" w:color="auto"/>
                    <w:right w:val="none" w:sz="0" w:space="0" w:color="auto"/>
                  </w:divBdr>
                  <w:divsChild>
                    <w:div w:id="1271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55545">
          <w:marLeft w:val="0"/>
          <w:marRight w:val="0"/>
          <w:marTop w:val="0"/>
          <w:marBottom w:val="0"/>
          <w:divBdr>
            <w:top w:val="none" w:sz="0" w:space="0" w:color="auto"/>
            <w:left w:val="none" w:sz="0" w:space="0" w:color="auto"/>
            <w:bottom w:val="none" w:sz="0" w:space="0" w:color="auto"/>
            <w:right w:val="none" w:sz="0" w:space="0" w:color="auto"/>
          </w:divBdr>
          <w:divsChild>
            <w:div w:id="1195535244">
              <w:marLeft w:val="0"/>
              <w:marRight w:val="0"/>
              <w:marTop w:val="0"/>
              <w:marBottom w:val="0"/>
              <w:divBdr>
                <w:top w:val="none" w:sz="0" w:space="0" w:color="auto"/>
                <w:left w:val="none" w:sz="0" w:space="0" w:color="auto"/>
                <w:bottom w:val="none" w:sz="0" w:space="0" w:color="auto"/>
                <w:right w:val="none" w:sz="0" w:space="0" w:color="auto"/>
              </w:divBdr>
            </w:div>
            <w:div w:id="2012442304">
              <w:marLeft w:val="0"/>
              <w:marRight w:val="0"/>
              <w:marTop w:val="0"/>
              <w:marBottom w:val="0"/>
              <w:divBdr>
                <w:top w:val="none" w:sz="0" w:space="0" w:color="auto"/>
                <w:left w:val="none" w:sz="0" w:space="0" w:color="auto"/>
                <w:bottom w:val="none" w:sz="0" w:space="0" w:color="auto"/>
                <w:right w:val="none" w:sz="0" w:space="0" w:color="auto"/>
              </w:divBdr>
            </w:div>
            <w:div w:id="1987469295">
              <w:marLeft w:val="0"/>
              <w:marRight w:val="0"/>
              <w:marTop w:val="0"/>
              <w:marBottom w:val="0"/>
              <w:divBdr>
                <w:top w:val="none" w:sz="0" w:space="0" w:color="auto"/>
                <w:left w:val="none" w:sz="0" w:space="0" w:color="auto"/>
                <w:bottom w:val="none" w:sz="0" w:space="0" w:color="auto"/>
                <w:right w:val="none" w:sz="0" w:space="0" w:color="auto"/>
              </w:divBdr>
            </w:div>
            <w:div w:id="200283479">
              <w:marLeft w:val="0"/>
              <w:marRight w:val="0"/>
              <w:marTop w:val="0"/>
              <w:marBottom w:val="0"/>
              <w:divBdr>
                <w:top w:val="none" w:sz="0" w:space="0" w:color="auto"/>
                <w:left w:val="none" w:sz="0" w:space="0" w:color="auto"/>
                <w:bottom w:val="none" w:sz="0" w:space="0" w:color="auto"/>
                <w:right w:val="none" w:sz="0" w:space="0" w:color="auto"/>
              </w:divBdr>
            </w:div>
            <w:div w:id="695812625">
              <w:marLeft w:val="0"/>
              <w:marRight w:val="0"/>
              <w:marTop w:val="0"/>
              <w:marBottom w:val="0"/>
              <w:divBdr>
                <w:top w:val="none" w:sz="0" w:space="0" w:color="auto"/>
                <w:left w:val="none" w:sz="0" w:space="0" w:color="auto"/>
                <w:bottom w:val="none" w:sz="0" w:space="0" w:color="auto"/>
                <w:right w:val="none" w:sz="0" w:space="0" w:color="auto"/>
              </w:divBdr>
            </w:div>
          </w:divsChild>
        </w:div>
        <w:div w:id="970281927">
          <w:marLeft w:val="0"/>
          <w:marRight w:val="0"/>
          <w:marTop w:val="0"/>
          <w:marBottom w:val="0"/>
          <w:divBdr>
            <w:top w:val="none" w:sz="0" w:space="0" w:color="auto"/>
            <w:left w:val="none" w:sz="0" w:space="0" w:color="auto"/>
            <w:bottom w:val="none" w:sz="0" w:space="0" w:color="auto"/>
            <w:right w:val="none" w:sz="0" w:space="0" w:color="auto"/>
          </w:divBdr>
          <w:divsChild>
            <w:div w:id="595793229">
              <w:marLeft w:val="-75"/>
              <w:marRight w:val="0"/>
              <w:marTop w:val="30"/>
              <w:marBottom w:val="30"/>
              <w:divBdr>
                <w:top w:val="none" w:sz="0" w:space="0" w:color="auto"/>
                <w:left w:val="none" w:sz="0" w:space="0" w:color="auto"/>
                <w:bottom w:val="none" w:sz="0" w:space="0" w:color="auto"/>
                <w:right w:val="none" w:sz="0" w:space="0" w:color="auto"/>
              </w:divBdr>
              <w:divsChild>
                <w:div w:id="1878085596">
                  <w:marLeft w:val="0"/>
                  <w:marRight w:val="0"/>
                  <w:marTop w:val="0"/>
                  <w:marBottom w:val="0"/>
                  <w:divBdr>
                    <w:top w:val="none" w:sz="0" w:space="0" w:color="auto"/>
                    <w:left w:val="none" w:sz="0" w:space="0" w:color="auto"/>
                    <w:bottom w:val="none" w:sz="0" w:space="0" w:color="auto"/>
                    <w:right w:val="none" w:sz="0" w:space="0" w:color="auto"/>
                  </w:divBdr>
                  <w:divsChild>
                    <w:div w:id="2146967250">
                      <w:marLeft w:val="0"/>
                      <w:marRight w:val="0"/>
                      <w:marTop w:val="0"/>
                      <w:marBottom w:val="0"/>
                      <w:divBdr>
                        <w:top w:val="none" w:sz="0" w:space="0" w:color="auto"/>
                        <w:left w:val="none" w:sz="0" w:space="0" w:color="auto"/>
                        <w:bottom w:val="none" w:sz="0" w:space="0" w:color="auto"/>
                        <w:right w:val="none" w:sz="0" w:space="0" w:color="auto"/>
                      </w:divBdr>
                    </w:div>
                  </w:divsChild>
                </w:div>
                <w:div w:id="1899121701">
                  <w:marLeft w:val="0"/>
                  <w:marRight w:val="0"/>
                  <w:marTop w:val="0"/>
                  <w:marBottom w:val="0"/>
                  <w:divBdr>
                    <w:top w:val="none" w:sz="0" w:space="0" w:color="auto"/>
                    <w:left w:val="none" w:sz="0" w:space="0" w:color="auto"/>
                    <w:bottom w:val="none" w:sz="0" w:space="0" w:color="auto"/>
                    <w:right w:val="none" w:sz="0" w:space="0" w:color="auto"/>
                  </w:divBdr>
                  <w:divsChild>
                    <w:div w:id="1358383539">
                      <w:marLeft w:val="0"/>
                      <w:marRight w:val="0"/>
                      <w:marTop w:val="0"/>
                      <w:marBottom w:val="0"/>
                      <w:divBdr>
                        <w:top w:val="none" w:sz="0" w:space="0" w:color="auto"/>
                        <w:left w:val="none" w:sz="0" w:space="0" w:color="auto"/>
                        <w:bottom w:val="none" w:sz="0" w:space="0" w:color="auto"/>
                        <w:right w:val="none" w:sz="0" w:space="0" w:color="auto"/>
                      </w:divBdr>
                    </w:div>
                  </w:divsChild>
                </w:div>
                <w:div w:id="1983806983">
                  <w:marLeft w:val="0"/>
                  <w:marRight w:val="0"/>
                  <w:marTop w:val="0"/>
                  <w:marBottom w:val="0"/>
                  <w:divBdr>
                    <w:top w:val="none" w:sz="0" w:space="0" w:color="auto"/>
                    <w:left w:val="none" w:sz="0" w:space="0" w:color="auto"/>
                    <w:bottom w:val="none" w:sz="0" w:space="0" w:color="auto"/>
                    <w:right w:val="none" w:sz="0" w:space="0" w:color="auto"/>
                  </w:divBdr>
                  <w:divsChild>
                    <w:div w:id="1170946886">
                      <w:marLeft w:val="0"/>
                      <w:marRight w:val="0"/>
                      <w:marTop w:val="0"/>
                      <w:marBottom w:val="0"/>
                      <w:divBdr>
                        <w:top w:val="none" w:sz="0" w:space="0" w:color="auto"/>
                        <w:left w:val="none" w:sz="0" w:space="0" w:color="auto"/>
                        <w:bottom w:val="none" w:sz="0" w:space="0" w:color="auto"/>
                        <w:right w:val="none" w:sz="0" w:space="0" w:color="auto"/>
                      </w:divBdr>
                    </w:div>
                  </w:divsChild>
                </w:div>
                <w:div w:id="1259827548">
                  <w:marLeft w:val="0"/>
                  <w:marRight w:val="0"/>
                  <w:marTop w:val="0"/>
                  <w:marBottom w:val="0"/>
                  <w:divBdr>
                    <w:top w:val="none" w:sz="0" w:space="0" w:color="auto"/>
                    <w:left w:val="none" w:sz="0" w:space="0" w:color="auto"/>
                    <w:bottom w:val="none" w:sz="0" w:space="0" w:color="auto"/>
                    <w:right w:val="none" w:sz="0" w:space="0" w:color="auto"/>
                  </w:divBdr>
                  <w:divsChild>
                    <w:div w:id="45373391">
                      <w:marLeft w:val="0"/>
                      <w:marRight w:val="0"/>
                      <w:marTop w:val="0"/>
                      <w:marBottom w:val="0"/>
                      <w:divBdr>
                        <w:top w:val="none" w:sz="0" w:space="0" w:color="auto"/>
                        <w:left w:val="none" w:sz="0" w:space="0" w:color="auto"/>
                        <w:bottom w:val="none" w:sz="0" w:space="0" w:color="auto"/>
                        <w:right w:val="none" w:sz="0" w:space="0" w:color="auto"/>
                      </w:divBdr>
                    </w:div>
                  </w:divsChild>
                </w:div>
                <w:div w:id="878934103">
                  <w:marLeft w:val="0"/>
                  <w:marRight w:val="0"/>
                  <w:marTop w:val="0"/>
                  <w:marBottom w:val="0"/>
                  <w:divBdr>
                    <w:top w:val="none" w:sz="0" w:space="0" w:color="auto"/>
                    <w:left w:val="none" w:sz="0" w:space="0" w:color="auto"/>
                    <w:bottom w:val="none" w:sz="0" w:space="0" w:color="auto"/>
                    <w:right w:val="none" w:sz="0" w:space="0" w:color="auto"/>
                  </w:divBdr>
                  <w:divsChild>
                    <w:div w:id="241571756">
                      <w:marLeft w:val="0"/>
                      <w:marRight w:val="0"/>
                      <w:marTop w:val="0"/>
                      <w:marBottom w:val="0"/>
                      <w:divBdr>
                        <w:top w:val="none" w:sz="0" w:space="0" w:color="auto"/>
                        <w:left w:val="none" w:sz="0" w:space="0" w:color="auto"/>
                        <w:bottom w:val="none" w:sz="0" w:space="0" w:color="auto"/>
                        <w:right w:val="none" w:sz="0" w:space="0" w:color="auto"/>
                      </w:divBdr>
                    </w:div>
                  </w:divsChild>
                </w:div>
                <w:div w:id="1587491815">
                  <w:marLeft w:val="0"/>
                  <w:marRight w:val="0"/>
                  <w:marTop w:val="0"/>
                  <w:marBottom w:val="0"/>
                  <w:divBdr>
                    <w:top w:val="none" w:sz="0" w:space="0" w:color="auto"/>
                    <w:left w:val="none" w:sz="0" w:space="0" w:color="auto"/>
                    <w:bottom w:val="none" w:sz="0" w:space="0" w:color="auto"/>
                    <w:right w:val="none" w:sz="0" w:space="0" w:color="auto"/>
                  </w:divBdr>
                  <w:divsChild>
                    <w:div w:id="10657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9887">
          <w:marLeft w:val="0"/>
          <w:marRight w:val="0"/>
          <w:marTop w:val="0"/>
          <w:marBottom w:val="0"/>
          <w:divBdr>
            <w:top w:val="none" w:sz="0" w:space="0" w:color="auto"/>
            <w:left w:val="none" w:sz="0" w:space="0" w:color="auto"/>
            <w:bottom w:val="none" w:sz="0" w:space="0" w:color="auto"/>
            <w:right w:val="none" w:sz="0" w:space="0" w:color="auto"/>
          </w:divBdr>
          <w:divsChild>
            <w:div w:id="244000492">
              <w:marLeft w:val="0"/>
              <w:marRight w:val="0"/>
              <w:marTop w:val="0"/>
              <w:marBottom w:val="0"/>
              <w:divBdr>
                <w:top w:val="none" w:sz="0" w:space="0" w:color="auto"/>
                <w:left w:val="none" w:sz="0" w:space="0" w:color="auto"/>
                <w:bottom w:val="none" w:sz="0" w:space="0" w:color="auto"/>
                <w:right w:val="none" w:sz="0" w:space="0" w:color="auto"/>
              </w:divBdr>
            </w:div>
            <w:div w:id="842890421">
              <w:marLeft w:val="0"/>
              <w:marRight w:val="0"/>
              <w:marTop w:val="0"/>
              <w:marBottom w:val="0"/>
              <w:divBdr>
                <w:top w:val="none" w:sz="0" w:space="0" w:color="auto"/>
                <w:left w:val="none" w:sz="0" w:space="0" w:color="auto"/>
                <w:bottom w:val="none" w:sz="0" w:space="0" w:color="auto"/>
                <w:right w:val="none" w:sz="0" w:space="0" w:color="auto"/>
              </w:divBdr>
            </w:div>
            <w:div w:id="585842300">
              <w:marLeft w:val="0"/>
              <w:marRight w:val="0"/>
              <w:marTop w:val="0"/>
              <w:marBottom w:val="0"/>
              <w:divBdr>
                <w:top w:val="none" w:sz="0" w:space="0" w:color="auto"/>
                <w:left w:val="none" w:sz="0" w:space="0" w:color="auto"/>
                <w:bottom w:val="none" w:sz="0" w:space="0" w:color="auto"/>
                <w:right w:val="none" w:sz="0" w:space="0" w:color="auto"/>
              </w:divBdr>
            </w:div>
            <w:div w:id="1104377511">
              <w:marLeft w:val="0"/>
              <w:marRight w:val="0"/>
              <w:marTop w:val="0"/>
              <w:marBottom w:val="0"/>
              <w:divBdr>
                <w:top w:val="none" w:sz="0" w:space="0" w:color="auto"/>
                <w:left w:val="none" w:sz="0" w:space="0" w:color="auto"/>
                <w:bottom w:val="none" w:sz="0" w:space="0" w:color="auto"/>
                <w:right w:val="none" w:sz="0" w:space="0" w:color="auto"/>
              </w:divBdr>
            </w:div>
          </w:divsChild>
        </w:div>
        <w:div w:id="548147325">
          <w:marLeft w:val="0"/>
          <w:marRight w:val="0"/>
          <w:marTop w:val="0"/>
          <w:marBottom w:val="0"/>
          <w:divBdr>
            <w:top w:val="none" w:sz="0" w:space="0" w:color="auto"/>
            <w:left w:val="none" w:sz="0" w:space="0" w:color="auto"/>
            <w:bottom w:val="none" w:sz="0" w:space="0" w:color="auto"/>
            <w:right w:val="none" w:sz="0" w:space="0" w:color="auto"/>
          </w:divBdr>
          <w:divsChild>
            <w:div w:id="1860117804">
              <w:marLeft w:val="-75"/>
              <w:marRight w:val="0"/>
              <w:marTop w:val="30"/>
              <w:marBottom w:val="30"/>
              <w:divBdr>
                <w:top w:val="none" w:sz="0" w:space="0" w:color="auto"/>
                <w:left w:val="none" w:sz="0" w:space="0" w:color="auto"/>
                <w:bottom w:val="none" w:sz="0" w:space="0" w:color="auto"/>
                <w:right w:val="none" w:sz="0" w:space="0" w:color="auto"/>
              </w:divBdr>
              <w:divsChild>
                <w:div w:id="1609242411">
                  <w:marLeft w:val="0"/>
                  <w:marRight w:val="0"/>
                  <w:marTop w:val="0"/>
                  <w:marBottom w:val="0"/>
                  <w:divBdr>
                    <w:top w:val="none" w:sz="0" w:space="0" w:color="auto"/>
                    <w:left w:val="none" w:sz="0" w:space="0" w:color="auto"/>
                    <w:bottom w:val="none" w:sz="0" w:space="0" w:color="auto"/>
                    <w:right w:val="none" w:sz="0" w:space="0" w:color="auto"/>
                  </w:divBdr>
                  <w:divsChild>
                    <w:div w:id="417408238">
                      <w:marLeft w:val="0"/>
                      <w:marRight w:val="0"/>
                      <w:marTop w:val="0"/>
                      <w:marBottom w:val="0"/>
                      <w:divBdr>
                        <w:top w:val="none" w:sz="0" w:space="0" w:color="auto"/>
                        <w:left w:val="none" w:sz="0" w:space="0" w:color="auto"/>
                        <w:bottom w:val="none" w:sz="0" w:space="0" w:color="auto"/>
                        <w:right w:val="none" w:sz="0" w:space="0" w:color="auto"/>
                      </w:divBdr>
                    </w:div>
                  </w:divsChild>
                </w:div>
                <w:div w:id="837615647">
                  <w:marLeft w:val="0"/>
                  <w:marRight w:val="0"/>
                  <w:marTop w:val="0"/>
                  <w:marBottom w:val="0"/>
                  <w:divBdr>
                    <w:top w:val="none" w:sz="0" w:space="0" w:color="auto"/>
                    <w:left w:val="none" w:sz="0" w:space="0" w:color="auto"/>
                    <w:bottom w:val="none" w:sz="0" w:space="0" w:color="auto"/>
                    <w:right w:val="none" w:sz="0" w:space="0" w:color="auto"/>
                  </w:divBdr>
                  <w:divsChild>
                    <w:div w:id="1351639772">
                      <w:marLeft w:val="0"/>
                      <w:marRight w:val="0"/>
                      <w:marTop w:val="0"/>
                      <w:marBottom w:val="0"/>
                      <w:divBdr>
                        <w:top w:val="none" w:sz="0" w:space="0" w:color="auto"/>
                        <w:left w:val="none" w:sz="0" w:space="0" w:color="auto"/>
                        <w:bottom w:val="none" w:sz="0" w:space="0" w:color="auto"/>
                        <w:right w:val="none" w:sz="0" w:space="0" w:color="auto"/>
                      </w:divBdr>
                    </w:div>
                  </w:divsChild>
                </w:div>
                <w:div w:id="2107145284">
                  <w:marLeft w:val="0"/>
                  <w:marRight w:val="0"/>
                  <w:marTop w:val="0"/>
                  <w:marBottom w:val="0"/>
                  <w:divBdr>
                    <w:top w:val="none" w:sz="0" w:space="0" w:color="auto"/>
                    <w:left w:val="none" w:sz="0" w:space="0" w:color="auto"/>
                    <w:bottom w:val="none" w:sz="0" w:space="0" w:color="auto"/>
                    <w:right w:val="none" w:sz="0" w:space="0" w:color="auto"/>
                  </w:divBdr>
                  <w:divsChild>
                    <w:div w:id="453014706">
                      <w:marLeft w:val="0"/>
                      <w:marRight w:val="0"/>
                      <w:marTop w:val="0"/>
                      <w:marBottom w:val="0"/>
                      <w:divBdr>
                        <w:top w:val="none" w:sz="0" w:space="0" w:color="auto"/>
                        <w:left w:val="none" w:sz="0" w:space="0" w:color="auto"/>
                        <w:bottom w:val="none" w:sz="0" w:space="0" w:color="auto"/>
                        <w:right w:val="none" w:sz="0" w:space="0" w:color="auto"/>
                      </w:divBdr>
                    </w:div>
                  </w:divsChild>
                </w:div>
                <w:div w:id="1829055398">
                  <w:marLeft w:val="0"/>
                  <w:marRight w:val="0"/>
                  <w:marTop w:val="0"/>
                  <w:marBottom w:val="0"/>
                  <w:divBdr>
                    <w:top w:val="none" w:sz="0" w:space="0" w:color="auto"/>
                    <w:left w:val="none" w:sz="0" w:space="0" w:color="auto"/>
                    <w:bottom w:val="none" w:sz="0" w:space="0" w:color="auto"/>
                    <w:right w:val="none" w:sz="0" w:space="0" w:color="auto"/>
                  </w:divBdr>
                  <w:divsChild>
                    <w:div w:id="2053263922">
                      <w:marLeft w:val="0"/>
                      <w:marRight w:val="0"/>
                      <w:marTop w:val="0"/>
                      <w:marBottom w:val="0"/>
                      <w:divBdr>
                        <w:top w:val="none" w:sz="0" w:space="0" w:color="auto"/>
                        <w:left w:val="none" w:sz="0" w:space="0" w:color="auto"/>
                        <w:bottom w:val="none" w:sz="0" w:space="0" w:color="auto"/>
                        <w:right w:val="none" w:sz="0" w:space="0" w:color="auto"/>
                      </w:divBdr>
                    </w:div>
                  </w:divsChild>
                </w:div>
                <w:div w:id="597905150">
                  <w:marLeft w:val="0"/>
                  <w:marRight w:val="0"/>
                  <w:marTop w:val="0"/>
                  <w:marBottom w:val="0"/>
                  <w:divBdr>
                    <w:top w:val="none" w:sz="0" w:space="0" w:color="auto"/>
                    <w:left w:val="none" w:sz="0" w:space="0" w:color="auto"/>
                    <w:bottom w:val="none" w:sz="0" w:space="0" w:color="auto"/>
                    <w:right w:val="none" w:sz="0" w:space="0" w:color="auto"/>
                  </w:divBdr>
                  <w:divsChild>
                    <w:div w:id="348869982">
                      <w:marLeft w:val="0"/>
                      <w:marRight w:val="0"/>
                      <w:marTop w:val="0"/>
                      <w:marBottom w:val="0"/>
                      <w:divBdr>
                        <w:top w:val="none" w:sz="0" w:space="0" w:color="auto"/>
                        <w:left w:val="none" w:sz="0" w:space="0" w:color="auto"/>
                        <w:bottom w:val="none" w:sz="0" w:space="0" w:color="auto"/>
                        <w:right w:val="none" w:sz="0" w:space="0" w:color="auto"/>
                      </w:divBdr>
                    </w:div>
                  </w:divsChild>
                </w:div>
                <w:div w:id="1746609654">
                  <w:marLeft w:val="0"/>
                  <w:marRight w:val="0"/>
                  <w:marTop w:val="0"/>
                  <w:marBottom w:val="0"/>
                  <w:divBdr>
                    <w:top w:val="none" w:sz="0" w:space="0" w:color="auto"/>
                    <w:left w:val="none" w:sz="0" w:space="0" w:color="auto"/>
                    <w:bottom w:val="none" w:sz="0" w:space="0" w:color="auto"/>
                    <w:right w:val="none" w:sz="0" w:space="0" w:color="auto"/>
                  </w:divBdr>
                  <w:divsChild>
                    <w:div w:id="2231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0665">
          <w:marLeft w:val="0"/>
          <w:marRight w:val="0"/>
          <w:marTop w:val="0"/>
          <w:marBottom w:val="0"/>
          <w:divBdr>
            <w:top w:val="none" w:sz="0" w:space="0" w:color="auto"/>
            <w:left w:val="none" w:sz="0" w:space="0" w:color="auto"/>
            <w:bottom w:val="none" w:sz="0" w:space="0" w:color="auto"/>
            <w:right w:val="none" w:sz="0" w:space="0" w:color="auto"/>
          </w:divBdr>
          <w:divsChild>
            <w:div w:id="337732198">
              <w:marLeft w:val="0"/>
              <w:marRight w:val="0"/>
              <w:marTop w:val="0"/>
              <w:marBottom w:val="0"/>
              <w:divBdr>
                <w:top w:val="none" w:sz="0" w:space="0" w:color="auto"/>
                <w:left w:val="none" w:sz="0" w:space="0" w:color="auto"/>
                <w:bottom w:val="none" w:sz="0" w:space="0" w:color="auto"/>
                <w:right w:val="none" w:sz="0" w:space="0" w:color="auto"/>
              </w:divBdr>
            </w:div>
            <w:div w:id="82654222">
              <w:marLeft w:val="0"/>
              <w:marRight w:val="0"/>
              <w:marTop w:val="0"/>
              <w:marBottom w:val="0"/>
              <w:divBdr>
                <w:top w:val="none" w:sz="0" w:space="0" w:color="auto"/>
                <w:left w:val="none" w:sz="0" w:space="0" w:color="auto"/>
                <w:bottom w:val="none" w:sz="0" w:space="0" w:color="auto"/>
                <w:right w:val="none" w:sz="0" w:space="0" w:color="auto"/>
              </w:divBdr>
            </w:div>
            <w:div w:id="111899225">
              <w:marLeft w:val="0"/>
              <w:marRight w:val="0"/>
              <w:marTop w:val="0"/>
              <w:marBottom w:val="0"/>
              <w:divBdr>
                <w:top w:val="none" w:sz="0" w:space="0" w:color="auto"/>
                <w:left w:val="none" w:sz="0" w:space="0" w:color="auto"/>
                <w:bottom w:val="none" w:sz="0" w:space="0" w:color="auto"/>
                <w:right w:val="none" w:sz="0" w:space="0" w:color="auto"/>
              </w:divBdr>
            </w:div>
            <w:div w:id="170805195">
              <w:marLeft w:val="0"/>
              <w:marRight w:val="0"/>
              <w:marTop w:val="0"/>
              <w:marBottom w:val="0"/>
              <w:divBdr>
                <w:top w:val="none" w:sz="0" w:space="0" w:color="auto"/>
                <w:left w:val="none" w:sz="0" w:space="0" w:color="auto"/>
                <w:bottom w:val="none" w:sz="0" w:space="0" w:color="auto"/>
                <w:right w:val="none" w:sz="0" w:space="0" w:color="auto"/>
              </w:divBdr>
            </w:div>
            <w:div w:id="1630088482">
              <w:marLeft w:val="0"/>
              <w:marRight w:val="0"/>
              <w:marTop w:val="0"/>
              <w:marBottom w:val="0"/>
              <w:divBdr>
                <w:top w:val="none" w:sz="0" w:space="0" w:color="auto"/>
                <w:left w:val="none" w:sz="0" w:space="0" w:color="auto"/>
                <w:bottom w:val="none" w:sz="0" w:space="0" w:color="auto"/>
                <w:right w:val="none" w:sz="0" w:space="0" w:color="auto"/>
              </w:divBdr>
            </w:div>
          </w:divsChild>
        </w:div>
        <w:div w:id="1054623570">
          <w:marLeft w:val="0"/>
          <w:marRight w:val="0"/>
          <w:marTop w:val="0"/>
          <w:marBottom w:val="0"/>
          <w:divBdr>
            <w:top w:val="none" w:sz="0" w:space="0" w:color="auto"/>
            <w:left w:val="none" w:sz="0" w:space="0" w:color="auto"/>
            <w:bottom w:val="none" w:sz="0" w:space="0" w:color="auto"/>
            <w:right w:val="none" w:sz="0" w:space="0" w:color="auto"/>
          </w:divBdr>
          <w:divsChild>
            <w:div w:id="1924874510">
              <w:marLeft w:val="-75"/>
              <w:marRight w:val="0"/>
              <w:marTop w:val="30"/>
              <w:marBottom w:val="30"/>
              <w:divBdr>
                <w:top w:val="none" w:sz="0" w:space="0" w:color="auto"/>
                <w:left w:val="none" w:sz="0" w:space="0" w:color="auto"/>
                <w:bottom w:val="none" w:sz="0" w:space="0" w:color="auto"/>
                <w:right w:val="none" w:sz="0" w:space="0" w:color="auto"/>
              </w:divBdr>
              <w:divsChild>
                <w:div w:id="1220049612">
                  <w:marLeft w:val="0"/>
                  <w:marRight w:val="0"/>
                  <w:marTop w:val="0"/>
                  <w:marBottom w:val="0"/>
                  <w:divBdr>
                    <w:top w:val="none" w:sz="0" w:space="0" w:color="auto"/>
                    <w:left w:val="none" w:sz="0" w:space="0" w:color="auto"/>
                    <w:bottom w:val="none" w:sz="0" w:space="0" w:color="auto"/>
                    <w:right w:val="none" w:sz="0" w:space="0" w:color="auto"/>
                  </w:divBdr>
                  <w:divsChild>
                    <w:div w:id="218441215">
                      <w:marLeft w:val="0"/>
                      <w:marRight w:val="0"/>
                      <w:marTop w:val="0"/>
                      <w:marBottom w:val="0"/>
                      <w:divBdr>
                        <w:top w:val="none" w:sz="0" w:space="0" w:color="auto"/>
                        <w:left w:val="none" w:sz="0" w:space="0" w:color="auto"/>
                        <w:bottom w:val="none" w:sz="0" w:space="0" w:color="auto"/>
                        <w:right w:val="none" w:sz="0" w:space="0" w:color="auto"/>
                      </w:divBdr>
                    </w:div>
                  </w:divsChild>
                </w:div>
                <w:div w:id="261185455">
                  <w:marLeft w:val="0"/>
                  <w:marRight w:val="0"/>
                  <w:marTop w:val="0"/>
                  <w:marBottom w:val="0"/>
                  <w:divBdr>
                    <w:top w:val="none" w:sz="0" w:space="0" w:color="auto"/>
                    <w:left w:val="none" w:sz="0" w:space="0" w:color="auto"/>
                    <w:bottom w:val="none" w:sz="0" w:space="0" w:color="auto"/>
                    <w:right w:val="none" w:sz="0" w:space="0" w:color="auto"/>
                  </w:divBdr>
                  <w:divsChild>
                    <w:div w:id="167060473">
                      <w:marLeft w:val="0"/>
                      <w:marRight w:val="0"/>
                      <w:marTop w:val="0"/>
                      <w:marBottom w:val="0"/>
                      <w:divBdr>
                        <w:top w:val="none" w:sz="0" w:space="0" w:color="auto"/>
                        <w:left w:val="none" w:sz="0" w:space="0" w:color="auto"/>
                        <w:bottom w:val="none" w:sz="0" w:space="0" w:color="auto"/>
                        <w:right w:val="none" w:sz="0" w:space="0" w:color="auto"/>
                      </w:divBdr>
                    </w:div>
                  </w:divsChild>
                </w:div>
                <w:div w:id="28188022">
                  <w:marLeft w:val="0"/>
                  <w:marRight w:val="0"/>
                  <w:marTop w:val="0"/>
                  <w:marBottom w:val="0"/>
                  <w:divBdr>
                    <w:top w:val="none" w:sz="0" w:space="0" w:color="auto"/>
                    <w:left w:val="none" w:sz="0" w:space="0" w:color="auto"/>
                    <w:bottom w:val="none" w:sz="0" w:space="0" w:color="auto"/>
                    <w:right w:val="none" w:sz="0" w:space="0" w:color="auto"/>
                  </w:divBdr>
                  <w:divsChild>
                    <w:div w:id="1828016220">
                      <w:marLeft w:val="0"/>
                      <w:marRight w:val="0"/>
                      <w:marTop w:val="0"/>
                      <w:marBottom w:val="0"/>
                      <w:divBdr>
                        <w:top w:val="none" w:sz="0" w:space="0" w:color="auto"/>
                        <w:left w:val="none" w:sz="0" w:space="0" w:color="auto"/>
                        <w:bottom w:val="none" w:sz="0" w:space="0" w:color="auto"/>
                        <w:right w:val="none" w:sz="0" w:space="0" w:color="auto"/>
                      </w:divBdr>
                    </w:div>
                  </w:divsChild>
                </w:div>
                <w:div w:id="1944337372">
                  <w:marLeft w:val="0"/>
                  <w:marRight w:val="0"/>
                  <w:marTop w:val="0"/>
                  <w:marBottom w:val="0"/>
                  <w:divBdr>
                    <w:top w:val="none" w:sz="0" w:space="0" w:color="auto"/>
                    <w:left w:val="none" w:sz="0" w:space="0" w:color="auto"/>
                    <w:bottom w:val="none" w:sz="0" w:space="0" w:color="auto"/>
                    <w:right w:val="none" w:sz="0" w:space="0" w:color="auto"/>
                  </w:divBdr>
                  <w:divsChild>
                    <w:div w:id="1522282979">
                      <w:marLeft w:val="0"/>
                      <w:marRight w:val="0"/>
                      <w:marTop w:val="0"/>
                      <w:marBottom w:val="0"/>
                      <w:divBdr>
                        <w:top w:val="none" w:sz="0" w:space="0" w:color="auto"/>
                        <w:left w:val="none" w:sz="0" w:space="0" w:color="auto"/>
                        <w:bottom w:val="none" w:sz="0" w:space="0" w:color="auto"/>
                        <w:right w:val="none" w:sz="0" w:space="0" w:color="auto"/>
                      </w:divBdr>
                    </w:div>
                  </w:divsChild>
                </w:div>
                <w:div w:id="1254707136">
                  <w:marLeft w:val="0"/>
                  <w:marRight w:val="0"/>
                  <w:marTop w:val="0"/>
                  <w:marBottom w:val="0"/>
                  <w:divBdr>
                    <w:top w:val="none" w:sz="0" w:space="0" w:color="auto"/>
                    <w:left w:val="none" w:sz="0" w:space="0" w:color="auto"/>
                    <w:bottom w:val="none" w:sz="0" w:space="0" w:color="auto"/>
                    <w:right w:val="none" w:sz="0" w:space="0" w:color="auto"/>
                  </w:divBdr>
                  <w:divsChild>
                    <w:div w:id="319433202">
                      <w:marLeft w:val="0"/>
                      <w:marRight w:val="0"/>
                      <w:marTop w:val="0"/>
                      <w:marBottom w:val="0"/>
                      <w:divBdr>
                        <w:top w:val="none" w:sz="0" w:space="0" w:color="auto"/>
                        <w:left w:val="none" w:sz="0" w:space="0" w:color="auto"/>
                        <w:bottom w:val="none" w:sz="0" w:space="0" w:color="auto"/>
                        <w:right w:val="none" w:sz="0" w:space="0" w:color="auto"/>
                      </w:divBdr>
                    </w:div>
                  </w:divsChild>
                </w:div>
                <w:div w:id="1233812696">
                  <w:marLeft w:val="0"/>
                  <w:marRight w:val="0"/>
                  <w:marTop w:val="0"/>
                  <w:marBottom w:val="0"/>
                  <w:divBdr>
                    <w:top w:val="none" w:sz="0" w:space="0" w:color="auto"/>
                    <w:left w:val="none" w:sz="0" w:space="0" w:color="auto"/>
                    <w:bottom w:val="none" w:sz="0" w:space="0" w:color="auto"/>
                    <w:right w:val="none" w:sz="0" w:space="0" w:color="auto"/>
                  </w:divBdr>
                  <w:divsChild>
                    <w:div w:id="1390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64091">
          <w:marLeft w:val="0"/>
          <w:marRight w:val="0"/>
          <w:marTop w:val="0"/>
          <w:marBottom w:val="0"/>
          <w:divBdr>
            <w:top w:val="none" w:sz="0" w:space="0" w:color="auto"/>
            <w:left w:val="none" w:sz="0" w:space="0" w:color="auto"/>
            <w:bottom w:val="none" w:sz="0" w:space="0" w:color="auto"/>
            <w:right w:val="none" w:sz="0" w:space="0" w:color="auto"/>
          </w:divBdr>
          <w:divsChild>
            <w:div w:id="776679369">
              <w:marLeft w:val="0"/>
              <w:marRight w:val="0"/>
              <w:marTop w:val="0"/>
              <w:marBottom w:val="0"/>
              <w:divBdr>
                <w:top w:val="none" w:sz="0" w:space="0" w:color="auto"/>
                <w:left w:val="none" w:sz="0" w:space="0" w:color="auto"/>
                <w:bottom w:val="none" w:sz="0" w:space="0" w:color="auto"/>
                <w:right w:val="none" w:sz="0" w:space="0" w:color="auto"/>
              </w:divBdr>
            </w:div>
            <w:div w:id="985546683">
              <w:marLeft w:val="0"/>
              <w:marRight w:val="0"/>
              <w:marTop w:val="0"/>
              <w:marBottom w:val="0"/>
              <w:divBdr>
                <w:top w:val="none" w:sz="0" w:space="0" w:color="auto"/>
                <w:left w:val="none" w:sz="0" w:space="0" w:color="auto"/>
                <w:bottom w:val="none" w:sz="0" w:space="0" w:color="auto"/>
                <w:right w:val="none" w:sz="0" w:space="0" w:color="auto"/>
              </w:divBdr>
            </w:div>
            <w:div w:id="2085490887">
              <w:marLeft w:val="0"/>
              <w:marRight w:val="0"/>
              <w:marTop w:val="0"/>
              <w:marBottom w:val="0"/>
              <w:divBdr>
                <w:top w:val="none" w:sz="0" w:space="0" w:color="auto"/>
                <w:left w:val="none" w:sz="0" w:space="0" w:color="auto"/>
                <w:bottom w:val="none" w:sz="0" w:space="0" w:color="auto"/>
                <w:right w:val="none" w:sz="0" w:space="0" w:color="auto"/>
              </w:divBdr>
            </w:div>
            <w:div w:id="602884986">
              <w:marLeft w:val="0"/>
              <w:marRight w:val="0"/>
              <w:marTop w:val="0"/>
              <w:marBottom w:val="0"/>
              <w:divBdr>
                <w:top w:val="none" w:sz="0" w:space="0" w:color="auto"/>
                <w:left w:val="none" w:sz="0" w:space="0" w:color="auto"/>
                <w:bottom w:val="none" w:sz="0" w:space="0" w:color="auto"/>
                <w:right w:val="none" w:sz="0" w:space="0" w:color="auto"/>
              </w:divBdr>
            </w:div>
            <w:div w:id="503057319">
              <w:marLeft w:val="0"/>
              <w:marRight w:val="0"/>
              <w:marTop w:val="0"/>
              <w:marBottom w:val="0"/>
              <w:divBdr>
                <w:top w:val="none" w:sz="0" w:space="0" w:color="auto"/>
                <w:left w:val="none" w:sz="0" w:space="0" w:color="auto"/>
                <w:bottom w:val="none" w:sz="0" w:space="0" w:color="auto"/>
                <w:right w:val="none" w:sz="0" w:space="0" w:color="auto"/>
              </w:divBdr>
            </w:div>
            <w:div w:id="795638439">
              <w:marLeft w:val="0"/>
              <w:marRight w:val="0"/>
              <w:marTop w:val="0"/>
              <w:marBottom w:val="0"/>
              <w:divBdr>
                <w:top w:val="none" w:sz="0" w:space="0" w:color="auto"/>
                <w:left w:val="none" w:sz="0" w:space="0" w:color="auto"/>
                <w:bottom w:val="none" w:sz="0" w:space="0" w:color="auto"/>
                <w:right w:val="none" w:sz="0" w:space="0" w:color="auto"/>
              </w:divBdr>
            </w:div>
            <w:div w:id="358166970">
              <w:marLeft w:val="0"/>
              <w:marRight w:val="0"/>
              <w:marTop w:val="0"/>
              <w:marBottom w:val="0"/>
              <w:divBdr>
                <w:top w:val="none" w:sz="0" w:space="0" w:color="auto"/>
                <w:left w:val="none" w:sz="0" w:space="0" w:color="auto"/>
                <w:bottom w:val="none" w:sz="0" w:space="0" w:color="auto"/>
                <w:right w:val="none" w:sz="0" w:space="0" w:color="auto"/>
              </w:divBdr>
            </w:div>
          </w:divsChild>
        </w:div>
        <w:div w:id="1625774044">
          <w:marLeft w:val="0"/>
          <w:marRight w:val="0"/>
          <w:marTop w:val="0"/>
          <w:marBottom w:val="0"/>
          <w:divBdr>
            <w:top w:val="none" w:sz="0" w:space="0" w:color="auto"/>
            <w:left w:val="none" w:sz="0" w:space="0" w:color="auto"/>
            <w:bottom w:val="none" w:sz="0" w:space="0" w:color="auto"/>
            <w:right w:val="none" w:sz="0" w:space="0" w:color="auto"/>
          </w:divBdr>
          <w:divsChild>
            <w:div w:id="278538305">
              <w:marLeft w:val="-75"/>
              <w:marRight w:val="0"/>
              <w:marTop w:val="30"/>
              <w:marBottom w:val="30"/>
              <w:divBdr>
                <w:top w:val="none" w:sz="0" w:space="0" w:color="auto"/>
                <w:left w:val="none" w:sz="0" w:space="0" w:color="auto"/>
                <w:bottom w:val="none" w:sz="0" w:space="0" w:color="auto"/>
                <w:right w:val="none" w:sz="0" w:space="0" w:color="auto"/>
              </w:divBdr>
              <w:divsChild>
                <w:div w:id="1902250563">
                  <w:marLeft w:val="0"/>
                  <w:marRight w:val="0"/>
                  <w:marTop w:val="0"/>
                  <w:marBottom w:val="0"/>
                  <w:divBdr>
                    <w:top w:val="none" w:sz="0" w:space="0" w:color="auto"/>
                    <w:left w:val="none" w:sz="0" w:space="0" w:color="auto"/>
                    <w:bottom w:val="none" w:sz="0" w:space="0" w:color="auto"/>
                    <w:right w:val="none" w:sz="0" w:space="0" w:color="auto"/>
                  </w:divBdr>
                  <w:divsChild>
                    <w:div w:id="1915312911">
                      <w:marLeft w:val="0"/>
                      <w:marRight w:val="0"/>
                      <w:marTop w:val="0"/>
                      <w:marBottom w:val="0"/>
                      <w:divBdr>
                        <w:top w:val="none" w:sz="0" w:space="0" w:color="auto"/>
                        <w:left w:val="none" w:sz="0" w:space="0" w:color="auto"/>
                        <w:bottom w:val="none" w:sz="0" w:space="0" w:color="auto"/>
                        <w:right w:val="none" w:sz="0" w:space="0" w:color="auto"/>
                      </w:divBdr>
                    </w:div>
                  </w:divsChild>
                </w:div>
                <w:div w:id="169570308">
                  <w:marLeft w:val="0"/>
                  <w:marRight w:val="0"/>
                  <w:marTop w:val="0"/>
                  <w:marBottom w:val="0"/>
                  <w:divBdr>
                    <w:top w:val="none" w:sz="0" w:space="0" w:color="auto"/>
                    <w:left w:val="none" w:sz="0" w:space="0" w:color="auto"/>
                    <w:bottom w:val="none" w:sz="0" w:space="0" w:color="auto"/>
                    <w:right w:val="none" w:sz="0" w:space="0" w:color="auto"/>
                  </w:divBdr>
                  <w:divsChild>
                    <w:div w:id="1054429473">
                      <w:marLeft w:val="0"/>
                      <w:marRight w:val="0"/>
                      <w:marTop w:val="0"/>
                      <w:marBottom w:val="0"/>
                      <w:divBdr>
                        <w:top w:val="none" w:sz="0" w:space="0" w:color="auto"/>
                        <w:left w:val="none" w:sz="0" w:space="0" w:color="auto"/>
                        <w:bottom w:val="none" w:sz="0" w:space="0" w:color="auto"/>
                        <w:right w:val="none" w:sz="0" w:space="0" w:color="auto"/>
                      </w:divBdr>
                    </w:div>
                  </w:divsChild>
                </w:div>
                <w:div w:id="621116069">
                  <w:marLeft w:val="0"/>
                  <w:marRight w:val="0"/>
                  <w:marTop w:val="0"/>
                  <w:marBottom w:val="0"/>
                  <w:divBdr>
                    <w:top w:val="none" w:sz="0" w:space="0" w:color="auto"/>
                    <w:left w:val="none" w:sz="0" w:space="0" w:color="auto"/>
                    <w:bottom w:val="none" w:sz="0" w:space="0" w:color="auto"/>
                    <w:right w:val="none" w:sz="0" w:space="0" w:color="auto"/>
                  </w:divBdr>
                  <w:divsChild>
                    <w:div w:id="2060935873">
                      <w:marLeft w:val="0"/>
                      <w:marRight w:val="0"/>
                      <w:marTop w:val="0"/>
                      <w:marBottom w:val="0"/>
                      <w:divBdr>
                        <w:top w:val="none" w:sz="0" w:space="0" w:color="auto"/>
                        <w:left w:val="none" w:sz="0" w:space="0" w:color="auto"/>
                        <w:bottom w:val="none" w:sz="0" w:space="0" w:color="auto"/>
                        <w:right w:val="none" w:sz="0" w:space="0" w:color="auto"/>
                      </w:divBdr>
                    </w:div>
                  </w:divsChild>
                </w:div>
                <w:div w:id="592278942">
                  <w:marLeft w:val="0"/>
                  <w:marRight w:val="0"/>
                  <w:marTop w:val="0"/>
                  <w:marBottom w:val="0"/>
                  <w:divBdr>
                    <w:top w:val="none" w:sz="0" w:space="0" w:color="auto"/>
                    <w:left w:val="none" w:sz="0" w:space="0" w:color="auto"/>
                    <w:bottom w:val="none" w:sz="0" w:space="0" w:color="auto"/>
                    <w:right w:val="none" w:sz="0" w:space="0" w:color="auto"/>
                  </w:divBdr>
                  <w:divsChild>
                    <w:div w:id="944312395">
                      <w:marLeft w:val="0"/>
                      <w:marRight w:val="0"/>
                      <w:marTop w:val="0"/>
                      <w:marBottom w:val="0"/>
                      <w:divBdr>
                        <w:top w:val="none" w:sz="0" w:space="0" w:color="auto"/>
                        <w:left w:val="none" w:sz="0" w:space="0" w:color="auto"/>
                        <w:bottom w:val="none" w:sz="0" w:space="0" w:color="auto"/>
                        <w:right w:val="none" w:sz="0" w:space="0" w:color="auto"/>
                      </w:divBdr>
                    </w:div>
                  </w:divsChild>
                </w:div>
                <w:div w:id="2116241198">
                  <w:marLeft w:val="0"/>
                  <w:marRight w:val="0"/>
                  <w:marTop w:val="0"/>
                  <w:marBottom w:val="0"/>
                  <w:divBdr>
                    <w:top w:val="none" w:sz="0" w:space="0" w:color="auto"/>
                    <w:left w:val="none" w:sz="0" w:space="0" w:color="auto"/>
                    <w:bottom w:val="none" w:sz="0" w:space="0" w:color="auto"/>
                    <w:right w:val="none" w:sz="0" w:space="0" w:color="auto"/>
                  </w:divBdr>
                  <w:divsChild>
                    <w:div w:id="1479608010">
                      <w:marLeft w:val="0"/>
                      <w:marRight w:val="0"/>
                      <w:marTop w:val="0"/>
                      <w:marBottom w:val="0"/>
                      <w:divBdr>
                        <w:top w:val="none" w:sz="0" w:space="0" w:color="auto"/>
                        <w:left w:val="none" w:sz="0" w:space="0" w:color="auto"/>
                        <w:bottom w:val="none" w:sz="0" w:space="0" w:color="auto"/>
                        <w:right w:val="none" w:sz="0" w:space="0" w:color="auto"/>
                      </w:divBdr>
                    </w:div>
                  </w:divsChild>
                </w:div>
                <w:div w:id="1921407808">
                  <w:marLeft w:val="0"/>
                  <w:marRight w:val="0"/>
                  <w:marTop w:val="0"/>
                  <w:marBottom w:val="0"/>
                  <w:divBdr>
                    <w:top w:val="none" w:sz="0" w:space="0" w:color="auto"/>
                    <w:left w:val="none" w:sz="0" w:space="0" w:color="auto"/>
                    <w:bottom w:val="none" w:sz="0" w:space="0" w:color="auto"/>
                    <w:right w:val="none" w:sz="0" w:space="0" w:color="auto"/>
                  </w:divBdr>
                  <w:divsChild>
                    <w:div w:id="14582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75669">
          <w:marLeft w:val="0"/>
          <w:marRight w:val="0"/>
          <w:marTop w:val="0"/>
          <w:marBottom w:val="0"/>
          <w:divBdr>
            <w:top w:val="none" w:sz="0" w:space="0" w:color="auto"/>
            <w:left w:val="none" w:sz="0" w:space="0" w:color="auto"/>
            <w:bottom w:val="none" w:sz="0" w:space="0" w:color="auto"/>
            <w:right w:val="none" w:sz="0" w:space="0" w:color="auto"/>
          </w:divBdr>
          <w:divsChild>
            <w:div w:id="850217456">
              <w:marLeft w:val="0"/>
              <w:marRight w:val="0"/>
              <w:marTop w:val="0"/>
              <w:marBottom w:val="0"/>
              <w:divBdr>
                <w:top w:val="none" w:sz="0" w:space="0" w:color="auto"/>
                <w:left w:val="none" w:sz="0" w:space="0" w:color="auto"/>
                <w:bottom w:val="none" w:sz="0" w:space="0" w:color="auto"/>
                <w:right w:val="none" w:sz="0" w:space="0" w:color="auto"/>
              </w:divBdr>
            </w:div>
            <w:div w:id="370544754">
              <w:marLeft w:val="0"/>
              <w:marRight w:val="0"/>
              <w:marTop w:val="0"/>
              <w:marBottom w:val="0"/>
              <w:divBdr>
                <w:top w:val="none" w:sz="0" w:space="0" w:color="auto"/>
                <w:left w:val="none" w:sz="0" w:space="0" w:color="auto"/>
                <w:bottom w:val="none" w:sz="0" w:space="0" w:color="auto"/>
                <w:right w:val="none" w:sz="0" w:space="0" w:color="auto"/>
              </w:divBdr>
            </w:div>
            <w:div w:id="1985889591">
              <w:marLeft w:val="0"/>
              <w:marRight w:val="0"/>
              <w:marTop w:val="0"/>
              <w:marBottom w:val="0"/>
              <w:divBdr>
                <w:top w:val="none" w:sz="0" w:space="0" w:color="auto"/>
                <w:left w:val="none" w:sz="0" w:space="0" w:color="auto"/>
                <w:bottom w:val="none" w:sz="0" w:space="0" w:color="auto"/>
                <w:right w:val="none" w:sz="0" w:space="0" w:color="auto"/>
              </w:divBdr>
            </w:div>
          </w:divsChild>
        </w:div>
        <w:div w:id="1836143317">
          <w:marLeft w:val="0"/>
          <w:marRight w:val="0"/>
          <w:marTop w:val="0"/>
          <w:marBottom w:val="0"/>
          <w:divBdr>
            <w:top w:val="none" w:sz="0" w:space="0" w:color="auto"/>
            <w:left w:val="none" w:sz="0" w:space="0" w:color="auto"/>
            <w:bottom w:val="none" w:sz="0" w:space="0" w:color="auto"/>
            <w:right w:val="none" w:sz="0" w:space="0" w:color="auto"/>
          </w:divBdr>
          <w:divsChild>
            <w:div w:id="892885982">
              <w:marLeft w:val="-75"/>
              <w:marRight w:val="0"/>
              <w:marTop w:val="30"/>
              <w:marBottom w:val="30"/>
              <w:divBdr>
                <w:top w:val="none" w:sz="0" w:space="0" w:color="auto"/>
                <w:left w:val="none" w:sz="0" w:space="0" w:color="auto"/>
                <w:bottom w:val="none" w:sz="0" w:space="0" w:color="auto"/>
                <w:right w:val="none" w:sz="0" w:space="0" w:color="auto"/>
              </w:divBdr>
              <w:divsChild>
                <w:div w:id="1961567044">
                  <w:marLeft w:val="0"/>
                  <w:marRight w:val="0"/>
                  <w:marTop w:val="0"/>
                  <w:marBottom w:val="0"/>
                  <w:divBdr>
                    <w:top w:val="none" w:sz="0" w:space="0" w:color="auto"/>
                    <w:left w:val="none" w:sz="0" w:space="0" w:color="auto"/>
                    <w:bottom w:val="none" w:sz="0" w:space="0" w:color="auto"/>
                    <w:right w:val="none" w:sz="0" w:space="0" w:color="auto"/>
                  </w:divBdr>
                  <w:divsChild>
                    <w:div w:id="593322157">
                      <w:marLeft w:val="0"/>
                      <w:marRight w:val="0"/>
                      <w:marTop w:val="0"/>
                      <w:marBottom w:val="0"/>
                      <w:divBdr>
                        <w:top w:val="none" w:sz="0" w:space="0" w:color="auto"/>
                        <w:left w:val="none" w:sz="0" w:space="0" w:color="auto"/>
                        <w:bottom w:val="none" w:sz="0" w:space="0" w:color="auto"/>
                        <w:right w:val="none" w:sz="0" w:space="0" w:color="auto"/>
                      </w:divBdr>
                    </w:div>
                  </w:divsChild>
                </w:div>
                <w:div w:id="702052833">
                  <w:marLeft w:val="0"/>
                  <w:marRight w:val="0"/>
                  <w:marTop w:val="0"/>
                  <w:marBottom w:val="0"/>
                  <w:divBdr>
                    <w:top w:val="none" w:sz="0" w:space="0" w:color="auto"/>
                    <w:left w:val="none" w:sz="0" w:space="0" w:color="auto"/>
                    <w:bottom w:val="none" w:sz="0" w:space="0" w:color="auto"/>
                    <w:right w:val="none" w:sz="0" w:space="0" w:color="auto"/>
                  </w:divBdr>
                  <w:divsChild>
                    <w:div w:id="2099011358">
                      <w:marLeft w:val="0"/>
                      <w:marRight w:val="0"/>
                      <w:marTop w:val="0"/>
                      <w:marBottom w:val="0"/>
                      <w:divBdr>
                        <w:top w:val="none" w:sz="0" w:space="0" w:color="auto"/>
                        <w:left w:val="none" w:sz="0" w:space="0" w:color="auto"/>
                        <w:bottom w:val="none" w:sz="0" w:space="0" w:color="auto"/>
                        <w:right w:val="none" w:sz="0" w:space="0" w:color="auto"/>
                      </w:divBdr>
                    </w:div>
                  </w:divsChild>
                </w:div>
                <w:div w:id="1115833198">
                  <w:marLeft w:val="0"/>
                  <w:marRight w:val="0"/>
                  <w:marTop w:val="0"/>
                  <w:marBottom w:val="0"/>
                  <w:divBdr>
                    <w:top w:val="none" w:sz="0" w:space="0" w:color="auto"/>
                    <w:left w:val="none" w:sz="0" w:space="0" w:color="auto"/>
                    <w:bottom w:val="none" w:sz="0" w:space="0" w:color="auto"/>
                    <w:right w:val="none" w:sz="0" w:space="0" w:color="auto"/>
                  </w:divBdr>
                  <w:divsChild>
                    <w:div w:id="1765177541">
                      <w:marLeft w:val="0"/>
                      <w:marRight w:val="0"/>
                      <w:marTop w:val="0"/>
                      <w:marBottom w:val="0"/>
                      <w:divBdr>
                        <w:top w:val="none" w:sz="0" w:space="0" w:color="auto"/>
                        <w:left w:val="none" w:sz="0" w:space="0" w:color="auto"/>
                        <w:bottom w:val="none" w:sz="0" w:space="0" w:color="auto"/>
                        <w:right w:val="none" w:sz="0" w:space="0" w:color="auto"/>
                      </w:divBdr>
                    </w:div>
                  </w:divsChild>
                </w:div>
                <w:div w:id="1836411258">
                  <w:marLeft w:val="0"/>
                  <w:marRight w:val="0"/>
                  <w:marTop w:val="0"/>
                  <w:marBottom w:val="0"/>
                  <w:divBdr>
                    <w:top w:val="none" w:sz="0" w:space="0" w:color="auto"/>
                    <w:left w:val="none" w:sz="0" w:space="0" w:color="auto"/>
                    <w:bottom w:val="none" w:sz="0" w:space="0" w:color="auto"/>
                    <w:right w:val="none" w:sz="0" w:space="0" w:color="auto"/>
                  </w:divBdr>
                  <w:divsChild>
                    <w:div w:id="1823934244">
                      <w:marLeft w:val="0"/>
                      <w:marRight w:val="0"/>
                      <w:marTop w:val="0"/>
                      <w:marBottom w:val="0"/>
                      <w:divBdr>
                        <w:top w:val="none" w:sz="0" w:space="0" w:color="auto"/>
                        <w:left w:val="none" w:sz="0" w:space="0" w:color="auto"/>
                        <w:bottom w:val="none" w:sz="0" w:space="0" w:color="auto"/>
                        <w:right w:val="none" w:sz="0" w:space="0" w:color="auto"/>
                      </w:divBdr>
                    </w:div>
                  </w:divsChild>
                </w:div>
                <w:div w:id="617876639">
                  <w:marLeft w:val="0"/>
                  <w:marRight w:val="0"/>
                  <w:marTop w:val="0"/>
                  <w:marBottom w:val="0"/>
                  <w:divBdr>
                    <w:top w:val="none" w:sz="0" w:space="0" w:color="auto"/>
                    <w:left w:val="none" w:sz="0" w:space="0" w:color="auto"/>
                    <w:bottom w:val="none" w:sz="0" w:space="0" w:color="auto"/>
                    <w:right w:val="none" w:sz="0" w:space="0" w:color="auto"/>
                  </w:divBdr>
                  <w:divsChild>
                    <w:div w:id="463620812">
                      <w:marLeft w:val="0"/>
                      <w:marRight w:val="0"/>
                      <w:marTop w:val="0"/>
                      <w:marBottom w:val="0"/>
                      <w:divBdr>
                        <w:top w:val="none" w:sz="0" w:space="0" w:color="auto"/>
                        <w:left w:val="none" w:sz="0" w:space="0" w:color="auto"/>
                        <w:bottom w:val="none" w:sz="0" w:space="0" w:color="auto"/>
                        <w:right w:val="none" w:sz="0" w:space="0" w:color="auto"/>
                      </w:divBdr>
                    </w:div>
                  </w:divsChild>
                </w:div>
                <w:div w:id="1338968807">
                  <w:marLeft w:val="0"/>
                  <w:marRight w:val="0"/>
                  <w:marTop w:val="0"/>
                  <w:marBottom w:val="0"/>
                  <w:divBdr>
                    <w:top w:val="none" w:sz="0" w:space="0" w:color="auto"/>
                    <w:left w:val="none" w:sz="0" w:space="0" w:color="auto"/>
                    <w:bottom w:val="none" w:sz="0" w:space="0" w:color="auto"/>
                    <w:right w:val="none" w:sz="0" w:space="0" w:color="auto"/>
                  </w:divBdr>
                  <w:divsChild>
                    <w:div w:id="7159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38716">
          <w:marLeft w:val="0"/>
          <w:marRight w:val="0"/>
          <w:marTop w:val="0"/>
          <w:marBottom w:val="0"/>
          <w:divBdr>
            <w:top w:val="none" w:sz="0" w:space="0" w:color="auto"/>
            <w:left w:val="none" w:sz="0" w:space="0" w:color="auto"/>
            <w:bottom w:val="none" w:sz="0" w:space="0" w:color="auto"/>
            <w:right w:val="none" w:sz="0" w:space="0" w:color="auto"/>
          </w:divBdr>
          <w:divsChild>
            <w:div w:id="1581599264">
              <w:marLeft w:val="0"/>
              <w:marRight w:val="0"/>
              <w:marTop w:val="0"/>
              <w:marBottom w:val="0"/>
              <w:divBdr>
                <w:top w:val="none" w:sz="0" w:space="0" w:color="auto"/>
                <w:left w:val="none" w:sz="0" w:space="0" w:color="auto"/>
                <w:bottom w:val="none" w:sz="0" w:space="0" w:color="auto"/>
                <w:right w:val="none" w:sz="0" w:space="0" w:color="auto"/>
              </w:divBdr>
            </w:div>
            <w:div w:id="1575160585">
              <w:marLeft w:val="0"/>
              <w:marRight w:val="0"/>
              <w:marTop w:val="0"/>
              <w:marBottom w:val="0"/>
              <w:divBdr>
                <w:top w:val="none" w:sz="0" w:space="0" w:color="auto"/>
                <w:left w:val="none" w:sz="0" w:space="0" w:color="auto"/>
                <w:bottom w:val="none" w:sz="0" w:space="0" w:color="auto"/>
                <w:right w:val="none" w:sz="0" w:space="0" w:color="auto"/>
              </w:divBdr>
            </w:div>
            <w:div w:id="1403941784">
              <w:marLeft w:val="0"/>
              <w:marRight w:val="0"/>
              <w:marTop w:val="0"/>
              <w:marBottom w:val="0"/>
              <w:divBdr>
                <w:top w:val="none" w:sz="0" w:space="0" w:color="auto"/>
                <w:left w:val="none" w:sz="0" w:space="0" w:color="auto"/>
                <w:bottom w:val="none" w:sz="0" w:space="0" w:color="auto"/>
                <w:right w:val="none" w:sz="0" w:space="0" w:color="auto"/>
              </w:divBdr>
            </w:div>
          </w:divsChild>
        </w:div>
        <w:div w:id="517617486">
          <w:marLeft w:val="0"/>
          <w:marRight w:val="0"/>
          <w:marTop w:val="0"/>
          <w:marBottom w:val="0"/>
          <w:divBdr>
            <w:top w:val="none" w:sz="0" w:space="0" w:color="auto"/>
            <w:left w:val="none" w:sz="0" w:space="0" w:color="auto"/>
            <w:bottom w:val="none" w:sz="0" w:space="0" w:color="auto"/>
            <w:right w:val="none" w:sz="0" w:space="0" w:color="auto"/>
          </w:divBdr>
          <w:divsChild>
            <w:div w:id="1142890235">
              <w:marLeft w:val="-75"/>
              <w:marRight w:val="0"/>
              <w:marTop w:val="30"/>
              <w:marBottom w:val="30"/>
              <w:divBdr>
                <w:top w:val="none" w:sz="0" w:space="0" w:color="auto"/>
                <w:left w:val="none" w:sz="0" w:space="0" w:color="auto"/>
                <w:bottom w:val="none" w:sz="0" w:space="0" w:color="auto"/>
                <w:right w:val="none" w:sz="0" w:space="0" w:color="auto"/>
              </w:divBdr>
              <w:divsChild>
                <w:div w:id="300429132">
                  <w:marLeft w:val="0"/>
                  <w:marRight w:val="0"/>
                  <w:marTop w:val="0"/>
                  <w:marBottom w:val="0"/>
                  <w:divBdr>
                    <w:top w:val="none" w:sz="0" w:space="0" w:color="auto"/>
                    <w:left w:val="none" w:sz="0" w:space="0" w:color="auto"/>
                    <w:bottom w:val="none" w:sz="0" w:space="0" w:color="auto"/>
                    <w:right w:val="none" w:sz="0" w:space="0" w:color="auto"/>
                  </w:divBdr>
                  <w:divsChild>
                    <w:div w:id="259680040">
                      <w:marLeft w:val="0"/>
                      <w:marRight w:val="0"/>
                      <w:marTop w:val="0"/>
                      <w:marBottom w:val="0"/>
                      <w:divBdr>
                        <w:top w:val="none" w:sz="0" w:space="0" w:color="auto"/>
                        <w:left w:val="none" w:sz="0" w:space="0" w:color="auto"/>
                        <w:bottom w:val="none" w:sz="0" w:space="0" w:color="auto"/>
                        <w:right w:val="none" w:sz="0" w:space="0" w:color="auto"/>
                      </w:divBdr>
                    </w:div>
                  </w:divsChild>
                </w:div>
                <w:div w:id="1567372140">
                  <w:marLeft w:val="0"/>
                  <w:marRight w:val="0"/>
                  <w:marTop w:val="0"/>
                  <w:marBottom w:val="0"/>
                  <w:divBdr>
                    <w:top w:val="none" w:sz="0" w:space="0" w:color="auto"/>
                    <w:left w:val="none" w:sz="0" w:space="0" w:color="auto"/>
                    <w:bottom w:val="none" w:sz="0" w:space="0" w:color="auto"/>
                    <w:right w:val="none" w:sz="0" w:space="0" w:color="auto"/>
                  </w:divBdr>
                  <w:divsChild>
                    <w:div w:id="164175623">
                      <w:marLeft w:val="0"/>
                      <w:marRight w:val="0"/>
                      <w:marTop w:val="0"/>
                      <w:marBottom w:val="0"/>
                      <w:divBdr>
                        <w:top w:val="none" w:sz="0" w:space="0" w:color="auto"/>
                        <w:left w:val="none" w:sz="0" w:space="0" w:color="auto"/>
                        <w:bottom w:val="none" w:sz="0" w:space="0" w:color="auto"/>
                        <w:right w:val="none" w:sz="0" w:space="0" w:color="auto"/>
                      </w:divBdr>
                    </w:div>
                  </w:divsChild>
                </w:div>
                <w:div w:id="1541700286">
                  <w:marLeft w:val="0"/>
                  <w:marRight w:val="0"/>
                  <w:marTop w:val="0"/>
                  <w:marBottom w:val="0"/>
                  <w:divBdr>
                    <w:top w:val="none" w:sz="0" w:space="0" w:color="auto"/>
                    <w:left w:val="none" w:sz="0" w:space="0" w:color="auto"/>
                    <w:bottom w:val="none" w:sz="0" w:space="0" w:color="auto"/>
                    <w:right w:val="none" w:sz="0" w:space="0" w:color="auto"/>
                  </w:divBdr>
                  <w:divsChild>
                    <w:div w:id="1266035190">
                      <w:marLeft w:val="0"/>
                      <w:marRight w:val="0"/>
                      <w:marTop w:val="0"/>
                      <w:marBottom w:val="0"/>
                      <w:divBdr>
                        <w:top w:val="none" w:sz="0" w:space="0" w:color="auto"/>
                        <w:left w:val="none" w:sz="0" w:space="0" w:color="auto"/>
                        <w:bottom w:val="none" w:sz="0" w:space="0" w:color="auto"/>
                        <w:right w:val="none" w:sz="0" w:space="0" w:color="auto"/>
                      </w:divBdr>
                    </w:div>
                  </w:divsChild>
                </w:div>
                <w:div w:id="664632880">
                  <w:marLeft w:val="0"/>
                  <w:marRight w:val="0"/>
                  <w:marTop w:val="0"/>
                  <w:marBottom w:val="0"/>
                  <w:divBdr>
                    <w:top w:val="none" w:sz="0" w:space="0" w:color="auto"/>
                    <w:left w:val="none" w:sz="0" w:space="0" w:color="auto"/>
                    <w:bottom w:val="none" w:sz="0" w:space="0" w:color="auto"/>
                    <w:right w:val="none" w:sz="0" w:space="0" w:color="auto"/>
                  </w:divBdr>
                  <w:divsChild>
                    <w:div w:id="143276641">
                      <w:marLeft w:val="0"/>
                      <w:marRight w:val="0"/>
                      <w:marTop w:val="0"/>
                      <w:marBottom w:val="0"/>
                      <w:divBdr>
                        <w:top w:val="none" w:sz="0" w:space="0" w:color="auto"/>
                        <w:left w:val="none" w:sz="0" w:space="0" w:color="auto"/>
                        <w:bottom w:val="none" w:sz="0" w:space="0" w:color="auto"/>
                        <w:right w:val="none" w:sz="0" w:space="0" w:color="auto"/>
                      </w:divBdr>
                    </w:div>
                  </w:divsChild>
                </w:div>
                <w:div w:id="561208862">
                  <w:marLeft w:val="0"/>
                  <w:marRight w:val="0"/>
                  <w:marTop w:val="0"/>
                  <w:marBottom w:val="0"/>
                  <w:divBdr>
                    <w:top w:val="none" w:sz="0" w:space="0" w:color="auto"/>
                    <w:left w:val="none" w:sz="0" w:space="0" w:color="auto"/>
                    <w:bottom w:val="none" w:sz="0" w:space="0" w:color="auto"/>
                    <w:right w:val="none" w:sz="0" w:space="0" w:color="auto"/>
                  </w:divBdr>
                  <w:divsChild>
                    <w:div w:id="691878500">
                      <w:marLeft w:val="0"/>
                      <w:marRight w:val="0"/>
                      <w:marTop w:val="0"/>
                      <w:marBottom w:val="0"/>
                      <w:divBdr>
                        <w:top w:val="none" w:sz="0" w:space="0" w:color="auto"/>
                        <w:left w:val="none" w:sz="0" w:space="0" w:color="auto"/>
                        <w:bottom w:val="none" w:sz="0" w:space="0" w:color="auto"/>
                        <w:right w:val="none" w:sz="0" w:space="0" w:color="auto"/>
                      </w:divBdr>
                    </w:div>
                  </w:divsChild>
                </w:div>
                <w:div w:id="1139149173">
                  <w:marLeft w:val="0"/>
                  <w:marRight w:val="0"/>
                  <w:marTop w:val="0"/>
                  <w:marBottom w:val="0"/>
                  <w:divBdr>
                    <w:top w:val="none" w:sz="0" w:space="0" w:color="auto"/>
                    <w:left w:val="none" w:sz="0" w:space="0" w:color="auto"/>
                    <w:bottom w:val="none" w:sz="0" w:space="0" w:color="auto"/>
                    <w:right w:val="none" w:sz="0" w:space="0" w:color="auto"/>
                  </w:divBdr>
                  <w:divsChild>
                    <w:div w:id="11020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2572">
          <w:marLeft w:val="0"/>
          <w:marRight w:val="0"/>
          <w:marTop w:val="0"/>
          <w:marBottom w:val="0"/>
          <w:divBdr>
            <w:top w:val="none" w:sz="0" w:space="0" w:color="auto"/>
            <w:left w:val="none" w:sz="0" w:space="0" w:color="auto"/>
            <w:bottom w:val="none" w:sz="0" w:space="0" w:color="auto"/>
            <w:right w:val="none" w:sz="0" w:space="0" w:color="auto"/>
          </w:divBdr>
          <w:divsChild>
            <w:div w:id="1041249456">
              <w:marLeft w:val="0"/>
              <w:marRight w:val="0"/>
              <w:marTop w:val="0"/>
              <w:marBottom w:val="0"/>
              <w:divBdr>
                <w:top w:val="none" w:sz="0" w:space="0" w:color="auto"/>
                <w:left w:val="none" w:sz="0" w:space="0" w:color="auto"/>
                <w:bottom w:val="none" w:sz="0" w:space="0" w:color="auto"/>
                <w:right w:val="none" w:sz="0" w:space="0" w:color="auto"/>
              </w:divBdr>
            </w:div>
            <w:div w:id="2118720586">
              <w:marLeft w:val="0"/>
              <w:marRight w:val="0"/>
              <w:marTop w:val="0"/>
              <w:marBottom w:val="0"/>
              <w:divBdr>
                <w:top w:val="none" w:sz="0" w:space="0" w:color="auto"/>
                <w:left w:val="none" w:sz="0" w:space="0" w:color="auto"/>
                <w:bottom w:val="none" w:sz="0" w:space="0" w:color="auto"/>
                <w:right w:val="none" w:sz="0" w:space="0" w:color="auto"/>
              </w:divBdr>
            </w:div>
            <w:div w:id="1632663190">
              <w:marLeft w:val="0"/>
              <w:marRight w:val="0"/>
              <w:marTop w:val="0"/>
              <w:marBottom w:val="0"/>
              <w:divBdr>
                <w:top w:val="none" w:sz="0" w:space="0" w:color="auto"/>
                <w:left w:val="none" w:sz="0" w:space="0" w:color="auto"/>
                <w:bottom w:val="none" w:sz="0" w:space="0" w:color="auto"/>
                <w:right w:val="none" w:sz="0" w:space="0" w:color="auto"/>
              </w:divBdr>
            </w:div>
          </w:divsChild>
        </w:div>
        <w:div w:id="625702290">
          <w:marLeft w:val="0"/>
          <w:marRight w:val="0"/>
          <w:marTop w:val="0"/>
          <w:marBottom w:val="0"/>
          <w:divBdr>
            <w:top w:val="none" w:sz="0" w:space="0" w:color="auto"/>
            <w:left w:val="none" w:sz="0" w:space="0" w:color="auto"/>
            <w:bottom w:val="none" w:sz="0" w:space="0" w:color="auto"/>
            <w:right w:val="none" w:sz="0" w:space="0" w:color="auto"/>
          </w:divBdr>
          <w:divsChild>
            <w:div w:id="1972664276">
              <w:marLeft w:val="-75"/>
              <w:marRight w:val="0"/>
              <w:marTop w:val="30"/>
              <w:marBottom w:val="30"/>
              <w:divBdr>
                <w:top w:val="none" w:sz="0" w:space="0" w:color="auto"/>
                <w:left w:val="none" w:sz="0" w:space="0" w:color="auto"/>
                <w:bottom w:val="none" w:sz="0" w:space="0" w:color="auto"/>
                <w:right w:val="none" w:sz="0" w:space="0" w:color="auto"/>
              </w:divBdr>
              <w:divsChild>
                <w:div w:id="1053193270">
                  <w:marLeft w:val="0"/>
                  <w:marRight w:val="0"/>
                  <w:marTop w:val="0"/>
                  <w:marBottom w:val="0"/>
                  <w:divBdr>
                    <w:top w:val="none" w:sz="0" w:space="0" w:color="auto"/>
                    <w:left w:val="none" w:sz="0" w:space="0" w:color="auto"/>
                    <w:bottom w:val="none" w:sz="0" w:space="0" w:color="auto"/>
                    <w:right w:val="none" w:sz="0" w:space="0" w:color="auto"/>
                  </w:divBdr>
                  <w:divsChild>
                    <w:div w:id="20009571">
                      <w:marLeft w:val="0"/>
                      <w:marRight w:val="0"/>
                      <w:marTop w:val="0"/>
                      <w:marBottom w:val="0"/>
                      <w:divBdr>
                        <w:top w:val="none" w:sz="0" w:space="0" w:color="auto"/>
                        <w:left w:val="none" w:sz="0" w:space="0" w:color="auto"/>
                        <w:bottom w:val="none" w:sz="0" w:space="0" w:color="auto"/>
                        <w:right w:val="none" w:sz="0" w:space="0" w:color="auto"/>
                      </w:divBdr>
                    </w:div>
                  </w:divsChild>
                </w:div>
                <w:div w:id="2073699943">
                  <w:marLeft w:val="0"/>
                  <w:marRight w:val="0"/>
                  <w:marTop w:val="0"/>
                  <w:marBottom w:val="0"/>
                  <w:divBdr>
                    <w:top w:val="none" w:sz="0" w:space="0" w:color="auto"/>
                    <w:left w:val="none" w:sz="0" w:space="0" w:color="auto"/>
                    <w:bottom w:val="none" w:sz="0" w:space="0" w:color="auto"/>
                    <w:right w:val="none" w:sz="0" w:space="0" w:color="auto"/>
                  </w:divBdr>
                  <w:divsChild>
                    <w:div w:id="2007512628">
                      <w:marLeft w:val="0"/>
                      <w:marRight w:val="0"/>
                      <w:marTop w:val="0"/>
                      <w:marBottom w:val="0"/>
                      <w:divBdr>
                        <w:top w:val="none" w:sz="0" w:space="0" w:color="auto"/>
                        <w:left w:val="none" w:sz="0" w:space="0" w:color="auto"/>
                        <w:bottom w:val="none" w:sz="0" w:space="0" w:color="auto"/>
                        <w:right w:val="none" w:sz="0" w:space="0" w:color="auto"/>
                      </w:divBdr>
                    </w:div>
                  </w:divsChild>
                </w:div>
                <w:div w:id="1080257090">
                  <w:marLeft w:val="0"/>
                  <w:marRight w:val="0"/>
                  <w:marTop w:val="0"/>
                  <w:marBottom w:val="0"/>
                  <w:divBdr>
                    <w:top w:val="none" w:sz="0" w:space="0" w:color="auto"/>
                    <w:left w:val="none" w:sz="0" w:space="0" w:color="auto"/>
                    <w:bottom w:val="none" w:sz="0" w:space="0" w:color="auto"/>
                    <w:right w:val="none" w:sz="0" w:space="0" w:color="auto"/>
                  </w:divBdr>
                  <w:divsChild>
                    <w:div w:id="1391073814">
                      <w:marLeft w:val="0"/>
                      <w:marRight w:val="0"/>
                      <w:marTop w:val="0"/>
                      <w:marBottom w:val="0"/>
                      <w:divBdr>
                        <w:top w:val="none" w:sz="0" w:space="0" w:color="auto"/>
                        <w:left w:val="none" w:sz="0" w:space="0" w:color="auto"/>
                        <w:bottom w:val="none" w:sz="0" w:space="0" w:color="auto"/>
                        <w:right w:val="none" w:sz="0" w:space="0" w:color="auto"/>
                      </w:divBdr>
                    </w:div>
                  </w:divsChild>
                </w:div>
                <w:div w:id="781148813">
                  <w:marLeft w:val="0"/>
                  <w:marRight w:val="0"/>
                  <w:marTop w:val="0"/>
                  <w:marBottom w:val="0"/>
                  <w:divBdr>
                    <w:top w:val="none" w:sz="0" w:space="0" w:color="auto"/>
                    <w:left w:val="none" w:sz="0" w:space="0" w:color="auto"/>
                    <w:bottom w:val="none" w:sz="0" w:space="0" w:color="auto"/>
                    <w:right w:val="none" w:sz="0" w:space="0" w:color="auto"/>
                  </w:divBdr>
                  <w:divsChild>
                    <w:div w:id="190923128">
                      <w:marLeft w:val="0"/>
                      <w:marRight w:val="0"/>
                      <w:marTop w:val="0"/>
                      <w:marBottom w:val="0"/>
                      <w:divBdr>
                        <w:top w:val="none" w:sz="0" w:space="0" w:color="auto"/>
                        <w:left w:val="none" w:sz="0" w:space="0" w:color="auto"/>
                        <w:bottom w:val="none" w:sz="0" w:space="0" w:color="auto"/>
                        <w:right w:val="none" w:sz="0" w:space="0" w:color="auto"/>
                      </w:divBdr>
                    </w:div>
                  </w:divsChild>
                </w:div>
                <w:div w:id="1746031642">
                  <w:marLeft w:val="0"/>
                  <w:marRight w:val="0"/>
                  <w:marTop w:val="0"/>
                  <w:marBottom w:val="0"/>
                  <w:divBdr>
                    <w:top w:val="none" w:sz="0" w:space="0" w:color="auto"/>
                    <w:left w:val="none" w:sz="0" w:space="0" w:color="auto"/>
                    <w:bottom w:val="none" w:sz="0" w:space="0" w:color="auto"/>
                    <w:right w:val="none" w:sz="0" w:space="0" w:color="auto"/>
                  </w:divBdr>
                  <w:divsChild>
                    <w:div w:id="1775129021">
                      <w:marLeft w:val="0"/>
                      <w:marRight w:val="0"/>
                      <w:marTop w:val="0"/>
                      <w:marBottom w:val="0"/>
                      <w:divBdr>
                        <w:top w:val="none" w:sz="0" w:space="0" w:color="auto"/>
                        <w:left w:val="none" w:sz="0" w:space="0" w:color="auto"/>
                        <w:bottom w:val="none" w:sz="0" w:space="0" w:color="auto"/>
                        <w:right w:val="none" w:sz="0" w:space="0" w:color="auto"/>
                      </w:divBdr>
                    </w:div>
                  </w:divsChild>
                </w:div>
                <w:div w:id="609899312">
                  <w:marLeft w:val="0"/>
                  <w:marRight w:val="0"/>
                  <w:marTop w:val="0"/>
                  <w:marBottom w:val="0"/>
                  <w:divBdr>
                    <w:top w:val="none" w:sz="0" w:space="0" w:color="auto"/>
                    <w:left w:val="none" w:sz="0" w:space="0" w:color="auto"/>
                    <w:bottom w:val="none" w:sz="0" w:space="0" w:color="auto"/>
                    <w:right w:val="none" w:sz="0" w:space="0" w:color="auto"/>
                  </w:divBdr>
                  <w:divsChild>
                    <w:div w:id="4914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34601">
          <w:marLeft w:val="0"/>
          <w:marRight w:val="0"/>
          <w:marTop w:val="0"/>
          <w:marBottom w:val="0"/>
          <w:divBdr>
            <w:top w:val="none" w:sz="0" w:space="0" w:color="auto"/>
            <w:left w:val="none" w:sz="0" w:space="0" w:color="auto"/>
            <w:bottom w:val="none" w:sz="0" w:space="0" w:color="auto"/>
            <w:right w:val="none" w:sz="0" w:space="0" w:color="auto"/>
          </w:divBdr>
          <w:divsChild>
            <w:div w:id="2076394931">
              <w:marLeft w:val="0"/>
              <w:marRight w:val="0"/>
              <w:marTop w:val="0"/>
              <w:marBottom w:val="0"/>
              <w:divBdr>
                <w:top w:val="none" w:sz="0" w:space="0" w:color="auto"/>
                <w:left w:val="none" w:sz="0" w:space="0" w:color="auto"/>
                <w:bottom w:val="none" w:sz="0" w:space="0" w:color="auto"/>
                <w:right w:val="none" w:sz="0" w:space="0" w:color="auto"/>
              </w:divBdr>
            </w:div>
            <w:div w:id="231160676">
              <w:marLeft w:val="0"/>
              <w:marRight w:val="0"/>
              <w:marTop w:val="0"/>
              <w:marBottom w:val="0"/>
              <w:divBdr>
                <w:top w:val="none" w:sz="0" w:space="0" w:color="auto"/>
                <w:left w:val="none" w:sz="0" w:space="0" w:color="auto"/>
                <w:bottom w:val="none" w:sz="0" w:space="0" w:color="auto"/>
                <w:right w:val="none" w:sz="0" w:space="0" w:color="auto"/>
              </w:divBdr>
            </w:div>
            <w:div w:id="2039116797">
              <w:marLeft w:val="0"/>
              <w:marRight w:val="0"/>
              <w:marTop w:val="0"/>
              <w:marBottom w:val="0"/>
              <w:divBdr>
                <w:top w:val="none" w:sz="0" w:space="0" w:color="auto"/>
                <w:left w:val="none" w:sz="0" w:space="0" w:color="auto"/>
                <w:bottom w:val="none" w:sz="0" w:space="0" w:color="auto"/>
                <w:right w:val="none" w:sz="0" w:space="0" w:color="auto"/>
              </w:divBdr>
            </w:div>
          </w:divsChild>
        </w:div>
        <w:div w:id="152841549">
          <w:marLeft w:val="0"/>
          <w:marRight w:val="0"/>
          <w:marTop w:val="0"/>
          <w:marBottom w:val="0"/>
          <w:divBdr>
            <w:top w:val="none" w:sz="0" w:space="0" w:color="auto"/>
            <w:left w:val="none" w:sz="0" w:space="0" w:color="auto"/>
            <w:bottom w:val="none" w:sz="0" w:space="0" w:color="auto"/>
            <w:right w:val="none" w:sz="0" w:space="0" w:color="auto"/>
          </w:divBdr>
          <w:divsChild>
            <w:div w:id="713382071">
              <w:marLeft w:val="-75"/>
              <w:marRight w:val="0"/>
              <w:marTop w:val="30"/>
              <w:marBottom w:val="30"/>
              <w:divBdr>
                <w:top w:val="none" w:sz="0" w:space="0" w:color="auto"/>
                <w:left w:val="none" w:sz="0" w:space="0" w:color="auto"/>
                <w:bottom w:val="none" w:sz="0" w:space="0" w:color="auto"/>
                <w:right w:val="none" w:sz="0" w:space="0" w:color="auto"/>
              </w:divBdr>
              <w:divsChild>
                <w:div w:id="1728336903">
                  <w:marLeft w:val="0"/>
                  <w:marRight w:val="0"/>
                  <w:marTop w:val="0"/>
                  <w:marBottom w:val="0"/>
                  <w:divBdr>
                    <w:top w:val="none" w:sz="0" w:space="0" w:color="auto"/>
                    <w:left w:val="none" w:sz="0" w:space="0" w:color="auto"/>
                    <w:bottom w:val="none" w:sz="0" w:space="0" w:color="auto"/>
                    <w:right w:val="none" w:sz="0" w:space="0" w:color="auto"/>
                  </w:divBdr>
                  <w:divsChild>
                    <w:div w:id="2120373957">
                      <w:marLeft w:val="0"/>
                      <w:marRight w:val="0"/>
                      <w:marTop w:val="0"/>
                      <w:marBottom w:val="0"/>
                      <w:divBdr>
                        <w:top w:val="none" w:sz="0" w:space="0" w:color="auto"/>
                        <w:left w:val="none" w:sz="0" w:space="0" w:color="auto"/>
                        <w:bottom w:val="none" w:sz="0" w:space="0" w:color="auto"/>
                        <w:right w:val="none" w:sz="0" w:space="0" w:color="auto"/>
                      </w:divBdr>
                    </w:div>
                  </w:divsChild>
                </w:div>
                <w:div w:id="1005595303">
                  <w:marLeft w:val="0"/>
                  <w:marRight w:val="0"/>
                  <w:marTop w:val="0"/>
                  <w:marBottom w:val="0"/>
                  <w:divBdr>
                    <w:top w:val="none" w:sz="0" w:space="0" w:color="auto"/>
                    <w:left w:val="none" w:sz="0" w:space="0" w:color="auto"/>
                    <w:bottom w:val="none" w:sz="0" w:space="0" w:color="auto"/>
                    <w:right w:val="none" w:sz="0" w:space="0" w:color="auto"/>
                  </w:divBdr>
                  <w:divsChild>
                    <w:div w:id="1123840907">
                      <w:marLeft w:val="0"/>
                      <w:marRight w:val="0"/>
                      <w:marTop w:val="0"/>
                      <w:marBottom w:val="0"/>
                      <w:divBdr>
                        <w:top w:val="none" w:sz="0" w:space="0" w:color="auto"/>
                        <w:left w:val="none" w:sz="0" w:space="0" w:color="auto"/>
                        <w:bottom w:val="none" w:sz="0" w:space="0" w:color="auto"/>
                        <w:right w:val="none" w:sz="0" w:space="0" w:color="auto"/>
                      </w:divBdr>
                    </w:div>
                  </w:divsChild>
                </w:div>
                <w:div w:id="542403879">
                  <w:marLeft w:val="0"/>
                  <w:marRight w:val="0"/>
                  <w:marTop w:val="0"/>
                  <w:marBottom w:val="0"/>
                  <w:divBdr>
                    <w:top w:val="none" w:sz="0" w:space="0" w:color="auto"/>
                    <w:left w:val="none" w:sz="0" w:space="0" w:color="auto"/>
                    <w:bottom w:val="none" w:sz="0" w:space="0" w:color="auto"/>
                    <w:right w:val="none" w:sz="0" w:space="0" w:color="auto"/>
                  </w:divBdr>
                  <w:divsChild>
                    <w:div w:id="1432511846">
                      <w:marLeft w:val="0"/>
                      <w:marRight w:val="0"/>
                      <w:marTop w:val="0"/>
                      <w:marBottom w:val="0"/>
                      <w:divBdr>
                        <w:top w:val="none" w:sz="0" w:space="0" w:color="auto"/>
                        <w:left w:val="none" w:sz="0" w:space="0" w:color="auto"/>
                        <w:bottom w:val="none" w:sz="0" w:space="0" w:color="auto"/>
                        <w:right w:val="none" w:sz="0" w:space="0" w:color="auto"/>
                      </w:divBdr>
                    </w:div>
                  </w:divsChild>
                </w:div>
                <w:div w:id="1469124645">
                  <w:marLeft w:val="0"/>
                  <w:marRight w:val="0"/>
                  <w:marTop w:val="0"/>
                  <w:marBottom w:val="0"/>
                  <w:divBdr>
                    <w:top w:val="none" w:sz="0" w:space="0" w:color="auto"/>
                    <w:left w:val="none" w:sz="0" w:space="0" w:color="auto"/>
                    <w:bottom w:val="none" w:sz="0" w:space="0" w:color="auto"/>
                    <w:right w:val="none" w:sz="0" w:space="0" w:color="auto"/>
                  </w:divBdr>
                  <w:divsChild>
                    <w:div w:id="341518631">
                      <w:marLeft w:val="0"/>
                      <w:marRight w:val="0"/>
                      <w:marTop w:val="0"/>
                      <w:marBottom w:val="0"/>
                      <w:divBdr>
                        <w:top w:val="none" w:sz="0" w:space="0" w:color="auto"/>
                        <w:left w:val="none" w:sz="0" w:space="0" w:color="auto"/>
                        <w:bottom w:val="none" w:sz="0" w:space="0" w:color="auto"/>
                        <w:right w:val="none" w:sz="0" w:space="0" w:color="auto"/>
                      </w:divBdr>
                    </w:div>
                  </w:divsChild>
                </w:div>
                <w:div w:id="1914848614">
                  <w:marLeft w:val="0"/>
                  <w:marRight w:val="0"/>
                  <w:marTop w:val="0"/>
                  <w:marBottom w:val="0"/>
                  <w:divBdr>
                    <w:top w:val="none" w:sz="0" w:space="0" w:color="auto"/>
                    <w:left w:val="none" w:sz="0" w:space="0" w:color="auto"/>
                    <w:bottom w:val="none" w:sz="0" w:space="0" w:color="auto"/>
                    <w:right w:val="none" w:sz="0" w:space="0" w:color="auto"/>
                  </w:divBdr>
                  <w:divsChild>
                    <w:div w:id="1708335526">
                      <w:marLeft w:val="0"/>
                      <w:marRight w:val="0"/>
                      <w:marTop w:val="0"/>
                      <w:marBottom w:val="0"/>
                      <w:divBdr>
                        <w:top w:val="none" w:sz="0" w:space="0" w:color="auto"/>
                        <w:left w:val="none" w:sz="0" w:space="0" w:color="auto"/>
                        <w:bottom w:val="none" w:sz="0" w:space="0" w:color="auto"/>
                        <w:right w:val="none" w:sz="0" w:space="0" w:color="auto"/>
                      </w:divBdr>
                    </w:div>
                  </w:divsChild>
                </w:div>
                <w:div w:id="168640549">
                  <w:marLeft w:val="0"/>
                  <w:marRight w:val="0"/>
                  <w:marTop w:val="0"/>
                  <w:marBottom w:val="0"/>
                  <w:divBdr>
                    <w:top w:val="none" w:sz="0" w:space="0" w:color="auto"/>
                    <w:left w:val="none" w:sz="0" w:space="0" w:color="auto"/>
                    <w:bottom w:val="none" w:sz="0" w:space="0" w:color="auto"/>
                    <w:right w:val="none" w:sz="0" w:space="0" w:color="auto"/>
                  </w:divBdr>
                  <w:divsChild>
                    <w:div w:id="19318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5897">
          <w:marLeft w:val="0"/>
          <w:marRight w:val="0"/>
          <w:marTop w:val="0"/>
          <w:marBottom w:val="0"/>
          <w:divBdr>
            <w:top w:val="none" w:sz="0" w:space="0" w:color="auto"/>
            <w:left w:val="none" w:sz="0" w:space="0" w:color="auto"/>
            <w:bottom w:val="none" w:sz="0" w:space="0" w:color="auto"/>
            <w:right w:val="none" w:sz="0" w:space="0" w:color="auto"/>
          </w:divBdr>
          <w:divsChild>
            <w:div w:id="49890262">
              <w:marLeft w:val="0"/>
              <w:marRight w:val="0"/>
              <w:marTop w:val="0"/>
              <w:marBottom w:val="0"/>
              <w:divBdr>
                <w:top w:val="none" w:sz="0" w:space="0" w:color="auto"/>
                <w:left w:val="none" w:sz="0" w:space="0" w:color="auto"/>
                <w:bottom w:val="none" w:sz="0" w:space="0" w:color="auto"/>
                <w:right w:val="none" w:sz="0" w:space="0" w:color="auto"/>
              </w:divBdr>
            </w:div>
            <w:div w:id="1894148494">
              <w:marLeft w:val="0"/>
              <w:marRight w:val="0"/>
              <w:marTop w:val="0"/>
              <w:marBottom w:val="0"/>
              <w:divBdr>
                <w:top w:val="none" w:sz="0" w:space="0" w:color="auto"/>
                <w:left w:val="none" w:sz="0" w:space="0" w:color="auto"/>
                <w:bottom w:val="none" w:sz="0" w:space="0" w:color="auto"/>
                <w:right w:val="none" w:sz="0" w:space="0" w:color="auto"/>
              </w:divBdr>
            </w:div>
            <w:div w:id="54008994">
              <w:marLeft w:val="0"/>
              <w:marRight w:val="0"/>
              <w:marTop w:val="0"/>
              <w:marBottom w:val="0"/>
              <w:divBdr>
                <w:top w:val="none" w:sz="0" w:space="0" w:color="auto"/>
                <w:left w:val="none" w:sz="0" w:space="0" w:color="auto"/>
                <w:bottom w:val="none" w:sz="0" w:space="0" w:color="auto"/>
                <w:right w:val="none" w:sz="0" w:space="0" w:color="auto"/>
              </w:divBdr>
            </w:div>
            <w:div w:id="350953551">
              <w:marLeft w:val="0"/>
              <w:marRight w:val="0"/>
              <w:marTop w:val="0"/>
              <w:marBottom w:val="0"/>
              <w:divBdr>
                <w:top w:val="none" w:sz="0" w:space="0" w:color="auto"/>
                <w:left w:val="none" w:sz="0" w:space="0" w:color="auto"/>
                <w:bottom w:val="none" w:sz="0" w:space="0" w:color="auto"/>
                <w:right w:val="none" w:sz="0" w:space="0" w:color="auto"/>
              </w:divBdr>
            </w:div>
            <w:div w:id="214322404">
              <w:marLeft w:val="0"/>
              <w:marRight w:val="0"/>
              <w:marTop w:val="0"/>
              <w:marBottom w:val="0"/>
              <w:divBdr>
                <w:top w:val="none" w:sz="0" w:space="0" w:color="auto"/>
                <w:left w:val="none" w:sz="0" w:space="0" w:color="auto"/>
                <w:bottom w:val="none" w:sz="0" w:space="0" w:color="auto"/>
                <w:right w:val="none" w:sz="0" w:space="0" w:color="auto"/>
              </w:divBdr>
            </w:div>
            <w:div w:id="734470716">
              <w:marLeft w:val="0"/>
              <w:marRight w:val="0"/>
              <w:marTop w:val="0"/>
              <w:marBottom w:val="0"/>
              <w:divBdr>
                <w:top w:val="none" w:sz="0" w:space="0" w:color="auto"/>
                <w:left w:val="none" w:sz="0" w:space="0" w:color="auto"/>
                <w:bottom w:val="none" w:sz="0" w:space="0" w:color="auto"/>
                <w:right w:val="none" w:sz="0" w:space="0" w:color="auto"/>
              </w:divBdr>
            </w:div>
            <w:div w:id="1506742903">
              <w:marLeft w:val="0"/>
              <w:marRight w:val="0"/>
              <w:marTop w:val="0"/>
              <w:marBottom w:val="0"/>
              <w:divBdr>
                <w:top w:val="none" w:sz="0" w:space="0" w:color="auto"/>
                <w:left w:val="none" w:sz="0" w:space="0" w:color="auto"/>
                <w:bottom w:val="none" w:sz="0" w:space="0" w:color="auto"/>
                <w:right w:val="none" w:sz="0" w:space="0" w:color="auto"/>
              </w:divBdr>
            </w:div>
          </w:divsChild>
        </w:div>
        <w:div w:id="1284193231">
          <w:marLeft w:val="0"/>
          <w:marRight w:val="0"/>
          <w:marTop w:val="0"/>
          <w:marBottom w:val="0"/>
          <w:divBdr>
            <w:top w:val="none" w:sz="0" w:space="0" w:color="auto"/>
            <w:left w:val="none" w:sz="0" w:space="0" w:color="auto"/>
            <w:bottom w:val="none" w:sz="0" w:space="0" w:color="auto"/>
            <w:right w:val="none" w:sz="0" w:space="0" w:color="auto"/>
          </w:divBdr>
          <w:divsChild>
            <w:div w:id="626011311">
              <w:marLeft w:val="-75"/>
              <w:marRight w:val="0"/>
              <w:marTop w:val="30"/>
              <w:marBottom w:val="30"/>
              <w:divBdr>
                <w:top w:val="none" w:sz="0" w:space="0" w:color="auto"/>
                <w:left w:val="none" w:sz="0" w:space="0" w:color="auto"/>
                <w:bottom w:val="none" w:sz="0" w:space="0" w:color="auto"/>
                <w:right w:val="none" w:sz="0" w:space="0" w:color="auto"/>
              </w:divBdr>
              <w:divsChild>
                <w:div w:id="1170947291">
                  <w:marLeft w:val="0"/>
                  <w:marRight w:val="0"/>
                  <w:marTop w:val="0"/>
                  <w:marBottom w:val="0"/>
                  <w:divBdr>
                    <w:top w:val="none" w:sz="0" w:space="0" w:color="auto"/>
                    <w:left w:val="none" w:sz="0" w:space="0" w:color="auto"/>
                    <w:bottom w:val="none" w:sz="0" w:space="0" w:color="auto"/>
                    <w:right w:val="none" w:sz="0" w:space="0" w:color="auto"/>
                  </w:divBdr>
                  <w:divsChild>
                    <w:div w:id="1079253956">
                      <w:marLeft w:val="0"/>
                      <w:marRight w:val="0"/>
                      <w:marTop w:val="0"/>
                      <w:marBottom w:val="0"/>
                      <w:divBdr>
                        <w:top w:val="none" w:sz="0" w:space="0" w:color="auto"/>
                        <w:left w:val="none" w:sz="0" w:space="0" w:color="auto"/>
                        <w:bottom w:val="none" w:sz="0" w:space="0" w:color="auto"/>
                        <w:right w:val="none" w:sz="0" w:space="0" w:color="auto"/>
                      </w:divBdr>
                    </w:div>
                  </w:divsChild>
                </w:div>
                <w:div w:id="1605067696">
                  <w:marLeft w:val="0"/>
                  <w:marRight w:val="0"/>
                  <w:marTop w:val="0"/>
                  <w:marBottom w:val="0"/>
                  <w:divBdr>
                    <w:top w:val="none" w:sz="0" w:space="0" w:color="auto"/>
                    <w:left w:val="none" w:sz="0" w:space="0" w:color="auto"/>
                    <w:bottom w:val="none" w:sz="0" w:space="0" w:color="auto"/>
                    <w:right w:val="none" w:sz="0" w:space="0" w:color="auto"/>
                  </w:divBdr>
                  <w:divsChild>
                    <w:div w:id="1224757079">
                      <w:marLeft w:val="0"/>
                      <w:marRight w:val="0"/>
                      <w:marTop w:val="0"/>
                      <w:marBottom w:val="0"/>
                      <w:divBdr>
                        <w:top w:val="none" w:sz="0" w:space="0" w:color="auto"/>
                        <w:left w:val="none" w:sz="0" w:space="0" w:color="auto"/>
                        <w:bottom w:val="none" w:sz="0" w:space="0" w:color="auto"/>
                        <w:right w:val="none" w:sz="0" w:space="0" w:color="auto"/>
                      </w:divBdr>
                    </w:div>
                  </w:divsChild>
                </w:div>
                <w:div w:id="1101418706">
                  <w:marLeft w:val="0"/>
                  <w:marRight w:val="0"/>
                  <w:marTop w:val="0"/>
                  <w:marBottom w:val="0"/>
                  <w:divBdr>
                    <w:top w:val="none" w:sz="0" w:space="0" w:color="auto"/>
                    <w:left w:val="none" w:sz="0" w:space="0" w:color="auto"/>
                    <w:bottom w:val="none" w:sz="0" w:space="0" w:color="auto"/>
                    <w:right w:val="none" w:sz="0" w:space="0" w:color="auto"/>
                  </w:divBdr>
                  <w:divsChild>
                    <w:div w:id="188760153">
                      <w:marLeft w:val="0"/>
                      <w:marRight w:val="0"/>
                      <w:marTop w:val="0"/>
                      <w:marBottom w:val="0"/>
                      <w:divBdr>
                        <w:top w:val="none" w:sz="0" w:space="0" w:color="auto"/>
                        <w:left w:val="none" w:sz="0" w:space="0" w:color="auto"/>
                        <w:bottom w:val="none" w:sz="0" w:space="0" w:color="auto"/>
                        <w:right w:val="none" w:sz="0" w:space="0" w:color="auto"/>
                      </w:divBdr>
                    </w:div>
                  </w:divsChild>
                </w:div>
                <w:div w:id="822744275">
                  <w:marLeft w:val="0"/>
                  <w:marRight w:val="0"/>
                  <w:marTop w:val="0"/>
                  <w:marBottom w:val="0"/>
                  <w:divBdr>
                    <w:top w:val="none" w:sz="0" w:space="0" w:color="auto"/>
                    <w:left w:val="none" w:sz="0" w:space="0" w:color="auto"/>
                    <w:bottom w:val="none" w:sz="0" w:space="0" w:color="auto"/>
                    <w:right w:val="none" w:sz="0" w:space="0" w:color="auto"/>
                  </w:divBdr>
                  <w:divsChild>
                    <w:div w:id="771780010">
                      <w:marLeft w:val="0"/>
                      <w:marRight w:val="0"/>
                      <w:marTop w:val="0"/>
                      <w:marBottom w:val="0"/>
                      <w:divBdr>
                        <w:top w:val="none" w:sz="0" w:space="0" w:color="auto"/>
                        <w:left w:val="none" w:sz="0" w:space="0" w:color="auto"/>
                        <w:bottom w:val="none" w:sz="0" w:space="0" w:color="auto"/>
                        <w:right w:val="none" w:sz="0" w:space="0" w:color="auto"/>
                      </w:divBdr>
                    </w:div>
                  </w:divsChild>
                </w:div>
                <w:div w:id="874194452">
                  <w:marLeft w:val="0"/>
                  <w:marRight w:val="0"/>
                  <w:marTop w:val="0"/>
                  <w:marBottom w:val="0"/>
                  <w:divBdr>
                    <w:top w:val="none" w:sz="0" w:space="0" w:color="auto"/>
                    <w:left w:val="none" w:sz="0" w:space="0" w:color="auto"/>
                    <w:bottom w:val="none" w:sz="0" w:space="0" w:color="auto"/>
                    <w:right w:val="none" w:sz="0" w:space="0" w:color="auto"/>
                  </w:divBdr>
                  <w:divsChild>
                    <w:div w:id="2066486982">
                      <w:marLeft w:val="0"/>
                      <w:marRight w:val="0"/>
                      <w:marTop w:val="0"/>
                      <w:marBottom w:val="0"/>
                      <w:divBdr>
                        <w:top w:val="none" w:sz="0" w:space="0" w:color="auto"/>
                        <w:left w:val="none" w:sz="0" w:space="0" w:color="auto"/>
                        <w:bottom w:val="none" w:sz="0" w:space="0" w:color="auto"/>
                        <w:right w:val="none" w:sz="0" w:space="0" w:color="auto"/>
                      </w:divBdr>
                    </w:div>
                  </w:divsChild>
                </w:div>
                <w:div w:id="1793161422">
                  <w:marLeft w:val="0"/>
                  <w:marRight w:val="0"/>
                  <w:marTop w:val="0"/>
                  <w:marBottom w:val="0"/>
                  <w:divBdr>
                    <w:top w:val="none" w:sz="0" w:space="0" w:color="auto"/>
                    <w:left w:val="none" w:sz="0" w:space="0" w:color="auto"/>
                    <w:bottom w:val="none" w:sz="0" w:space="0" w:color="auto"/>
                    <w:right w:val="none" w:sz="0" w:space="0" w:color="auto"/>
                  </w:divBdr>
                  <w:divsChild>
                    <w:div w:id="1871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52238">
          <w:marLeft w:val="0"/>
          <w:marRight w:val="0"/>
          <w:marTop w:val="0"/>
          <w:marBottom w:val="0"/>
          <w:divBdr>
            <w:top w:val="none" w:sz="0" w:space="0" w:color="auto"/>
            <w:left w:val="none" w:sz="0" w:space="0" w:color="auto"/>
            <w:bottom w:val="none" w:sz="0" w:space="0" w:color="auto"/>
            <w:right w:val="none" w:sz="0" w:space="0" w:color="auto"/>
          </w:divBdr>
          <w:divsChild>
            <w:div w:id="2710658">
              <w:marLeft w:val="0"/>
              <w:marRight w:val="0"/>
              <w:marTop w:val="0"/>
              <w:marBottom w:val="0"/>
              <w:divBdr>
                <w:top w:val="none" w:sz="0" w:space="0" w:color="auto"/>
                <w:left w:val="none" w:sz="0" w:space="0" w:color="auto"/>
                <w:bottom w:val="none" w:sz="0" w:space="0" w:color="auto"/>
                <w:right w:val="none" w:sz="0" w:space="0" w:color="auto"/>
              </w:divBdr>
            </w:div>
            <w:div w:id="645166402">
              <w:marLeft w:val="0"/>
              <w:marRight w:val="0"/>
              <w:marTop w:val="0"/>
              <w:marBottom w:val="0"/>
              <w:divBdr>
                <w:top w:val="none" w:sz="0" w:space="0" w:color="auto"/>
                <w:left w:val="none" w:sz="0" w:space="0" w:color="auto"/>
                <w:bottom w:val="none" w:sz="0" w:space="0" w:color="auto"/>
                <w:right w:val="none" w:sz="0" w:space="0" w:color="auto"/>
              </w:divBdr>
            </w:div>
            <w:div w:id="2100131596">
              <w:marLeft w:val="0"/>
              <w:marRight w:val="0"/>
              <w:marTop w:val="0"/>
              <w:marBottom w:val="0"/>
              <w:divBdr>
                <w:top w:val="none" w:sz="0" w:space="0" w:color="auto"/>
                <w:left w:val="none" w:sz="0" w:space="0" w:color="auto"/>
                <w:bottom w:val="none" w:sz="0" w:space="0" w:color="auto"/>
                <w:right w:val="none" w:sz="0" w:space="0" w:color="auto"/>
              </w:divBdr>
            </w:div>
          </w:divsChild>
        </w:div>
        <w:div w:id="1740637303">
          <w:marLeft w:val="0"/>
          <w:marRight w:val="0"/>
          <w:marTop w:val="0"/>
          <w:marBottom w:val="0"/>
          <w:divBdr>
            <w:top w:val="none" w:sz="0" w:space="0" w:color="auto"/>
            <w:left w:val="none" w:sz="0" w:space="0" w:color="auto"/>
            <w:bottom w:val="none" w:sz="0" w:space="0" w:color="auto"/>
            <w:right w:val="none" w:sz="0" w:space="0" w:color="auto"/>
          </w:divBdr>
          <w:divsChild>
            <w:div w:id="750927792">
              <w:marLeft w:val="-75"/>
              <w:marRight w:val="0"/>
              <w:marTop w:val="30"/>
              <w:marBottom w:val="30"/>
              <w:divBdr>
                <w:top w:val="none" w:sz="0" w:space="0" w:color="auto"/>
                <w:left w:val="none" w:sz="0" w:space="0" w:color="auto"/>
                <w:bottom w:val="none" w:sz="0" w:space="0" w:color="auto"/>
                <w:right w:val="none" w:sz="0" w:space="0" w:color="auto"/>
              </w:divBdr>
              <w:divsChild>
                <w:div w:id="940138104">
                  <w:marLeft w:val="0"/>
                  <w:marRight w:val="0"/>
                  <w:marTop w:val="0"/>
                  <w:marBottom w:val="0"/>
                  <w:divBdr>
                    <w:top w:val="none" w:sz="0" w:space="0" w:color="auto"/>
                    <w:left w:val="none" w:sz="0" w:space="0" w:color="auto"/>
                    <w:bottom w:val="none" w:sz="0" w:space="0" w:color="auto"/>
                    <w:right w:val="none" w:sz="0" w:space="0" w:color="auto"/>
                  </w:divBdr>
                  <w:divsChild>
                    <w:div w:id="759373564">
                      <w:marLeft w:val="0"/>
                      <w:marRight w:val="0"/>
                      <w:marTop w:val="0"/>
                      <w:marBottom w:val="0"/>
                      <w:divBdr>
                        <w:top w:val="none" w:sz="0" w:space="0" w:color="auto"/>
                        <w:left w:val="none" w:sz="0" w:space="0" w:color="auto"/>
                        <w:bottom w:val="none" w:sz="0" w:space="0" w:color="auto"/>
                        <w:right w:val="none" w:sz="0" w:space="0" w:color="auto"/>
                      </w:divBdr>
                    </w:div>
                  </w:divsChild>
                </w:div>
                <w:div w:id="86655817">
                  <w:marLeft w:val="0"/>
                  <w:marRight w:val="0"/>
                  <w:marTop w:val="0"/>
                  <w:marBottom w:val="0"/>
                  <w:divBdr>
                    <w:top w:val="none" w:sz="0" w:space="0" w:color="auto"/>
                    <w:left w:val="none" w:sz="0" w:space="0" w:color="auto"/>
                    <w:bottom w:val="none" w:sz="0" w:space="0" w:color="auto"/>
                    <w:right w:val="none" w:sz="0" w:space="0" w:color="auto"/>
                  </w:divBdr>
                  <w:divsChild>
                    <w:div w:id="1160463418">
                      <w:marLeft w:val="0"/>
                      <w:marRight w:val="0"/>
                      <w:marTop w:val="0"/>
                      <w:marBottom w:val="0"/>
                      <w:divBdr>
                        <w:top w:val="none" w:sz="0" w:space="0" w:color="auto"/>
                        <w:left w:val="none" w:sz="0" w:space="0" w:color="auto"/>
                        <w:bottom w:val="none" w:sz="0" w:space="0" w:color="auto"/>
                        <w:right w:val="none" w:sz="0" w:space="0" w:color="auto"/>
                      </w:divBdr>
                    </w:div>
                  </w:divsChild>
                </w:div>
                <w:div w:id="1514491422">
                  <w:marLeft w:val="0"/>
                  <w:marRight w:val="0"/>
                  <w:marTop w:val="0"/>
                  <w:marBottom w:val="0"/>
                  <w:divBdr>
                    <w:top w:val="none" w:sz="0" w:space="0" w:color="auto"/>
                    <w:left w:val="none" w:sz="0" w:space="0" w:color="auto"/>
                    <w:bottom w:val="none" w:sz="0" w:space="0" w:color="auto"/>
                    <w:right w:val="none" w:sz="0" w:space="0" w:color="auto"/>
                  </w:divBdr>
                  <w:divsChild>
                    <w:div w:id="1614510948">
                      <w:marLeft w:val="0"/>
                      <w:marRight w:val="0"/>
                      <w:marTop w:val="0"/>
                      <w:marBottom w:val="0"/>
                      <w:divBdr>
                        <w:top w:val="none" w:sz="0" w:space="0" w:color="auto"/>
                        <w:left w:val="none" w:sz="0" w:space="0" w:color="auto"/>
                        <w:bottom w:val="none" w:sz="0" w:space="0" w:color="auto"/>
                        <w:right w:val="none" w:sz="0" w:space="0" w:color="auto"/>
                      </w:divBdr>
                    </w:div>
                  </w:divsChild>
                </w:div>
                <w:div w:id="422385789">
                  <w:marLeft w:val="0"/>
                  <w:marRight w:val="0"/>
                  <w:marTop w:val="0"/>
                  <w:marBottom w:val="0"/>
                  <w:divBdr>
                    <w:top w:val="none" w:sz="0" w:space="0" w:color="auto"/>
                    <w:left w:val="none" w:sz="0" w:space="0" w:color="auto"/>
                    <w:bottom w:val="none" w:sz="0" w:space="0" w:color="auto"/>
                    <w:right w:val="none" w:sz="0" w:space="0" w:color="auto"/>
                  </w:divBdr>
                  <w:divsChild>
                    <w:div w:id="104422344">
                      <w:marLeft w:val="0"/>
                      <w:marRight w:val="0"/>
                      <w:marTop w:val="0"/>
                      <w:marBottom w:val="0"/>
                      <w:divBdr>
                        <w:top w:val="none" w:sz="0" w:space="0" w:color="auto"/>
                        <w:left w:val="none" w:sz="0" w:space="0" w:color="auto"/>
                        <w:bottom w:val="none" w:sz="0" w:space="0" w:color="auto"/>
                        <w:right w:val="none" w:sz="0" w:space="0" w:color="auto"/>
                      </w:divBdr>
                    </w:div>
                  </w:divsChild>
                </w:div>
                <w:div w:id="563837887">
                  <w:marLeft w:val="0"/>
                  <w:marRight w:val="0"/>
                  <w:marTop w:val="0"/>
                  <w:marBottom w:val="0"/>
                  <w:divBdr>
                    <w:top w:val="none" w:sz="0" w:space="0" w:color="auto"/>
                    <w:left w:val="none" w:sz="0" w:space="0" w:color="auto"/>
                    <w:bottom w:val="none" w:sz="0" w:space="0" w:color="auto"/>
                    <w:right w:val="none" w:sz="0" w:space="0" w:color="auto"/>
                  </w:divBdr>
                  <w:divsChild>
                    <w:div w:id="257257547">
                      <w:marLeft w:val="0"/>
                      <w:marRight w:val="0"/>
                      <w:marTop w:val="0"/>
                      <w:marBottom w:val="0"/>
                      <w:divBdr>
                        <w:top w:val="none" w:sz="0" w:space="0" w:color="auto"/>
                        <w:left w:val="none" w:sz="0" w:space="0" w:color="auto"/>
                        <w:bottom w:val="none" w:sz="0" w:space="0" w:color="auto"/>
                        <w:right w:val="none" w:sz="0" w:space="0" w:color="auto"/>
                      </w:divBdr>
                    </w:div>
                  </w:divsChild>
                </w:div>
                <w:div w:id="1956012003">
                  <w:marLeft w:val="0"/>
                  <w:marRight w:val="0"/>
                  <w:marTop w:val="0"/>
                  <w:marBottom w:val="0"/>
                  <w:divBdr>
                    <w:top w:val="none" w:sz="0" w:space="0" w:color="auto"/>
                    <w:left w:val="none" w:sz="0" w:space="0" w:color="auto"/>
                    <w:bottom w:val="none" w:sz="0" w:space="0" w:color="auto"/>
                    <w:right w:val="none" w:sz="0" w:space="0" w:color="auto"/>
                  </w:divBdr>
                  <w:divsChild>
                    <w:div w:id="20277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57403">
          <w:marLeft w:val="0"/>
          <w:marRight w:val="0"/>
          <w:marTop w:val="0"/>
          <w:marBottom w:val="0"/>
          <w:divBdr>
            <w:top w:val="none" w:sz="0" w:space="0" w:color="auto"/>
            <w:left w:val="none" w:sz="0" w:space="0" w:color="auto"/>
            <w:bottom w:val="none" w:sz="0" w:space="0" w:color="auto"/>
            <w:right w:val="none" w:sz="0" w:space="0" w:color="auto"/>
          </w:divBdr>
          <w:divsChild>
            <w:div w:id="1554464593">
              <w:marLeft w:val="0"/>
              <w:marRight w:val="0"/>
              <w:marTop w:val="0"/>
              <w:marBottom w:val="0"/>
              <w:divBdr>
                <w:top w:val="none" w:sz="0" w:space="0" w:color="auto"/>
                <w:left w:val="none" w:sz="0" w:space="0" w:color="auto"/>
                <w:bottom w:val="none" w:sz="0" w:space="0" w:color="auto"/>
                <w:right w:val="none" w:sz="0" w:space="0" w:color="auto"/>
              </w:divBdr>
            </w:div>
            <w:div w:id="359012778">
              <w:marLeft w:val="0"/>
              <w:marRight w:val="0"/>
              <w:marTop w:val="0"/>
              <w:marBottom w:val="0"/>
              <w:divBdr>
                <w:top w:val="none" w:sz="0" w:space="0" w:color="auto"/>
                <w:left w:val="none" w:sz="0" w:space="0" w:color="auto"/>
                <w:bottom w:val="none" w:sz="0" w:space="0" w:color="auto"/>
                <w:right w:val="none" w:sz="0" w:space="0" w:color="auto"/>
              </w:divBdr>
            </w:div>
            <w:div w:id="256863995">
              <w:marLeft w:val="0"/>
              <w:marRight w:val="0"/>
              <w:marTop w:val="0"/>
              <w:marBottom w:val="0"/>
              <w:divBdr>
                <w:top w:val="none" w:sz="0" w:space="0" w:color="auto"/>
                <w:left w:val="none" w:sz="0" w:space="0" w:color="auto"/>
                <w:bottom w:val="none" w:sz="0" w:space="0" w:color="auto"/>
                <w:right w:val="none" w:sz="0" w:space="0" w:color="auto"/>
              </w:divBdr>
            </w:div>
          </w:divsChild>
        </w:div>
        <w:div w:id="1826894455">
          <w:marLeft w:val="0"/>
          <w:marRight w:val="0"/>
          <w:marTop w:val="0"/>
          <w:marBottom w:val="0"/>
          <w:divBdr>
            <w:top w:val="none" w:sz="0" w:space="0" w:color="auto"/>
            <w:left w:val="none" w:sz="0" w:space="0" w:color="auto"/>
            <w:bottom w:val="none" w:sz="0" w:space="0" w:color="auto"/>
            <w:right w:val="none" w:sz="0" w:space="0" w:color="auto"/>
          </w:divBdr>
          <w:divsChild>
            <w:div w:id="21983810">
              <w:marLeft w:val="-75"/>
              <w:marRight w:val="0"/>
              <w:marTop w:val="30"/>
              <w:marBottom w:val="30"/>
              <w:divBdr>
                <w:top w:val="none" w:sz="0" w:space="0" w:color="auto"/>
                <w:left w:val="none" w:sz="0" w:space="0" w:color="auto"/>
                <w:bottom w:val="none" w:sz="0" w:space="0" w:color="auto"/>
                <w:right w:val="none" w:sz="0" w:space="0" w:color="auto"/>
              </w:divBdr>
              <w:divsChild>
                <w:div w:id="795830436">
                  <w:marLeft w:val="0"/>
                  <w:marRight w:val="0"/>
                  <w:marTop w:val="0"/>
                  <w:marBottom w:val="0"/>
                  <w:divBdr>
                    <w:top w:val="none" w:sz="0" w:space="0" w:color="auto"/>
                    <w:left w:val="none" w:sz="0" w:space="0" w:color="auto"/>
                    <w:bottom w:val="none" w:sz="0" w:space="0" w:color="auto"/>
                    <w:right w:val="none" w:sz="0" w:space="0" w:color="auto"/>
                  </w:divBdr>
                  <w:divsChild>
                    <w:div w:id="596015394">
                      <w:marLeft w:val="0"/>
                      <w:marRight w:val="0"/>
                      <w:marTop w:val="0"/>
                      <w:marBottom w:val="0"/>
                      <w:divBdr>
                        <w:top w:val="none" w:sz="0" w:space="0" w:color="auto"/>
                        <w:left w:val="none" w:sz="0" w:space="0" w:color="auto"/>
                        <w:bottom w:val="none" w:sz="0" w:space="0" w:color="auto"/>
                        <w:right w:val="none" w:sz="0" w:space="0" w:color="auto"/>
                      </w:divBdr>
                    </w:div>
                  </w:divsChild>
                </w:div>
                <w:div w:id="406540595">
                  <w:marLeft w:val="0"/>
                  <w:marRight w:val="0"/>
                  <w:marTop w:val="0"/>
                  <w:marBottom w:val="0"/>
                  <w:divBdr>
                    <w:top w:val="none" w:sz="0" w:space="0" w:color="auto"/>
                    <w:left w:val="none" w:sz="0" w:space="0" w:color="auto"/>
                    <w:bottom w:val="none" w:sz="0" w:space="0" w:color="auto"/>
                    <w:right w:val="none" w:sz="0" w:space="0" w:color="auto"/>
                  </w:divBdr>
                  <w:divsChild>
                    <w:div w:id="1897005103">
                      <w:marLeft w:val="0"/>
                      <w:marRight w:val="0"/>
                      <w:marTop w:val="0"/>
                      <w:marBottom w:val="0"/>
                      <w:divBdr>
                        <w:top w:val="none" w:sz="0" w:space="0" w:color="auto"/>
                        <w:left w:val="none" w:sz="0" w:space="0" w:color="auto"/>
                        <w:bottom w:val="none" w:sz="0" w:space="0" w:color="auto"/>
                        <w:right w:val="none" w:sz="0" w:space="0" w:color="auto"/>
                      </w:divBdr>
                    </w:div>
                  </w:divsChild>
                </w:div>
                <w:div w:id="131098531">
                  <w:marLeft w:val="0"/>
                  <w:marRight w:val="0"/>
                  <w:marTop w:val="0"/>
                  <w:marBottom w:val="0"/>
                  <w:divBdr>
                    <w:top w:val="none" w:sz="0" w:space="0" w:color="auto"/>
                    <w:left w:val="none" w:sz="0" w:space="0" w:color="auto"/>
                    <w:bottom w:val="none" w:sz="0" w:space="0" w:color="auto"/>
                    <w:right w:val="none" w:sz="0" w:space="0" w:color="auto"/>
                  </w:divBdr>
                  <w:divsChild>
                    <w:div w:id="1060833754">
                      <w:marLeft w:val="0"/>
                      <w:marRight w:val="0"/>
                      <w:marTop w:val="0"/>
                      <w:marBottom w:val="0"/>
                      <w:divBdr>
                        <w:top w:val="none" w:sz="0" w:space="0" w:color="auto"/>
                        <w:left w:val="none" w:sz="0" w:space="0" w:color="auto"/>
                        <w:bottom w:val="none" w:sz="0" w:space="0" w:color="auto"/>
                        <w:right w:val="none" w:sz="0" w:space="0" w:color="auto"/>
                      </w:divBdr>
                    </w:div>
                  </w:divsChild>
                </w:div>
                <w:div w:id="14354029">
                  <w:marLeft w:val="0"/>
                  <w:marRight w:val="0"/>
                  <w:marTop w:val="0"/>
                  <w:marBottom w:val="0"/>
                  <w:divBdr>
                    <w:top w:val="none" w:sz="0" w:space="0" w:color="auto"/>
                    <w:left w:val="none" w:sz="0" w:space="0" w:color="auto"/>
                    <w:bottom w:val="none" w:sz="0" w:space="0" w:color="auto"/>
                    <w:right w:val="none" w:sz="0" w:space="0" w:color="auto"/>
                  </w:divBdr>
                  <w:divsChild>
                    <w:div w:id="1867474554">
                      <w:marLeft w:val="0"/>
                      <w:marRight w:val="0"/>
                      <w:marTop w:val="0"/>
                      <w:marBottom w:val="0"/>
                      <w:divBdr>
                        <w:top w:val="none" w:sz="0" w:space="0" w:color="auto"/>
                        <w:left w:val="none" w:sz="0" w:space="0" w:color="auto"/>
                        <w:bottom w:val="none" w:sz="0" w:space="0" w:color="auto"/>
                        <w:right w:val="none" w:sz="0" w:space="0" w:color="auto"/>
                      </w:divBdr>
                    </w:div>
                  </w:divsChild>
                </w:div>
                <w:div w:id="864364016">
                  <w:marLeft w:val="0"/>
                  <w:marRight w:val="0"/>
                  <w:marTop w:val="0"/>
                  <w:marBottom w:val="0"/>
                  <w:divBdr>
                    <w:top w:val="none" w:sz="0" w:space="0" w:color="auto"/>
                    <w:left w:val="none" w:sz="0" w:space="0" w:color="auto"/>
                    <w:bottom w:val="none" w:sz="0" w:space="0" w:color="auto"/>
                    <w:right w:val="none" w:sz="0" w:space="0" w:color="auto"/>
                  </w:divBdr>
                  <w:divsChild>
                    <w:div w:id="2086293741">
                      <w:marLeft w:val="0"/>
                      <w:marRight w:val="0"/>
                      <w:marTop w:val="0"/>
                      <w:marBottom w:val="0"/>
                      <w:divBdr>
                        <w:top w:val="none" w:sz="0" w:space="0" w:color="auto"/>
                        <w:left w:val="none" w:sz="0" w:space="0" w:color="auto"/>
                        <w:bottom w:val="none" w:sz="0" w:space="0" w:color="auto"/>
                        <w:right w:val="none" w:sz="0" w:space="0" w:color="auto"/>
                      </w:divBdr>
                    </w:div>
                  </w:divsChild>
                </w:div>
                <w:div w:id="1123619079">
                  <w:marLeft w:val="0"/>
                  <w:marRight w:val="0"/>
                  <w:marTop w:val="0"/>
                  <w:marBottom w:val="0"/>
                  <w:divBdr>
                    <w:top w:val="none" w:sz="0" w:space="0" w:color="auto"/>
                    <w:left w:val="none" w:sz="0" w:space="0" w:color="auto"/>
                    <w:bottom w:val="none" w:sz="0" w:space="0" w:color="auto"/>
                    <w:right w:val="none" w:sz="0" w:space="0" w:color="auto"/>
                  </w:divBdr>
                  <w:divsChild>
                    <w:div w:id="18823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6380">
          <w:marLeft w:val="0"/>
          <w:marRight w:val="0"/>
          <w:marTop w:val="0"/>
          <w:marBottom w:val="0"/>
          <w:divBdr>
            <w:top w:val="none" w:sz="0" w:space="0" w:color="auto"/>
            <w:left w:val="none" w:sz="0" w:space="0" w:color="auto"/>
            <w:bottom w:val="none" w:sz="0" w:space="0" w:color="auto"/>
            <w:right w:val="none" w:sz="0" w:space="0" w:color="auto"/>
          </w:divBdr>
          <w:divsChild>
            <w:div w:id="256212776">
              <w:marLeft w:val="0"/>
              <w:marRight w:val="0"/>
              <w:marTop w:val="0"/>
              <w:marBottom w:val="0"/>
              <w:divBdr>
                <w:top w:val="none" w:sz="0" w:space="0" w:color="auto"/>
                <w:left w:val="none" w:sz="0" w:space="0" w:color="auto"/>
                <w:bottom w:val="none" w:sz="0" w:space="0" w:color="auto"/>
                <w:right w:val="none" w:sz="0" w:space="0" w:color="auto"/>
              </w:divBdr>
            </w:div>
            <w:div w:id="1435899775">
              <w:marLeft w:val="0"/>
              <w:marRight w:val="0"/>
              <w:marTop w:val="0"/>
              <w:marBottom w:val="0"/>
              <w:divBdr>
                <w:top w:val="none" w:sz="0" w:space="0" w:color="auto"/>
                <w:left w:val="none" w:sz="0" w:space="0" w:color="auto"/>
                <w:bottom w:val="none" w:sz="0" w:space="0" w:color="auto"/>
                <w:right w:val="none" w:sz="0" w:space="0" w:color="auto"/>
              </w:divBdr>
            </w:div>
            <w:div w:id="2139256063">
              <w:marLeft w:val="0"/>
              <w:marRight w:val="0"/>
              <w:marTop w:val="0"/>
              <w:marBottom w:val="0"/>
              <w:divBdr>
                <w:top w:val="none" w:sz="0" w:space="0" w:color="auto"/>
                <w:left w:val="none" w:sz="0" w:space="0" w:color="auto"/>
                <w:bottom w:val="none" w:sz="0" w:space="0" w:color="auto"/>
                <w:right w:val="none" w:sz="0" w:space="0" w:color="auto"/>
              </w:divBdr>
            </w:div>
          </w:divsChild>
        </w:div>
        <w:div w:id="891506656">
          <w:marLeft w:val="0"/>
          <w:marRight w:val="0"/>
          <w:marTop w:val="0"/>
          <w:marBottom w:val="0"/>
          <w:divBdr>
            <w:top w:val="none" w:sz="0" w:space="0" w:color="auto"/>
            <w:left w:val="none" w:sz="0" w:space="0" w:color="auto"/>
            <w:bottom w:val="none" w:sz="0" w:space="0" w:color="auto"/>
            <w:right w:val="none" w:sz="0" w:space="0" w:color="auto"/>
          </w:divBdr>
          <w:divsChild>
            <w:div w:id="110247491">
              <w:marLeft w:val="-75"/>
              <w:marRight w:val="0"/>
              <w:marTop w:val="30"/>
              <w:marBottom w:val="30"/>
              <w:divBdr>
                <w:top w:val="none" w:sz="0" w:space="0" w:color="auto"/>
                <w:left w:val="none" w:sz="0" w:space="0" w:color="auto"/>
                <w:bottom w:val="none" w:sz="0" w:space="0" w:color="auto"/>
                <w:right w:val="none" w:sz="0" w:space="0" w:color="auto"/>
              </w:divBdr>
              <w:divsChild>
                <w:div w:id="756364100">
                  <w:marLeft w:val="0"/>
                  <w:marRight w:val="0"/>
                  <w:marTop w:val="0"/>
                  <w:marBottom w:val="0"/>
                  <w:divBdr>
                    <w:top w:val="none" w:sz="0" w:space="0" w:color="auto"/>
                    <w:left w:val="none" w:sz="0" w:space="0" w:color="auto"/>
                    <w:bottom w:val="none" w:sz="0" w:space="0" w:color="auto"/>
                    <w:right w:val="none" w:sz="0" w:space="0" w:color="auto"/>
                  </w:divBdr>
                  <w:divsChild>
                    <w:div w:id="440414042">
                      <w:marLeft w:val="0"/>
                      <w:marRight w:val="0"/>
                      <w:marTop w:val="0"/>
                      <w:marBottom w:val="0"/>
                      <w:divBdr>
                        <w:top w:val="none" w:sz="0" w:space="0" w:color="auto"/>
                        <w:left w:val="none" w:sz="0" w:space="0" w:color="auto"/>
                        <w:bottom w:val="none" w:sz="0" w:space="0" w:color="auto"/>
                        <w:right w:val="none" w:sz="0" w:space="0" w:color="auto"/>
                      </w:divBdr>
                    </w:div>
                  </w:divsChild>
                </w:div>
                <w:div w:id="1819689244">
                  <w:marLeft w:val="0"/>
                  <w:marRight w:val="0"/>
                  <w:marTop w:val="0"/>
                  <w:marBottom w:val="0"/>
                  <w:divBdr>
                    <w:top w:val="none" w:sz="0" w:space="0" w:color="auto"/>
                    <w:left w:val="none" w:sz="0" w:space="0" w:color="auto"/>
                    <w:bottom w:val="none" w:sz="0" w:space="0" w:color="auto"/>
                    <w:right w:val="none" w:sz="0" w:space="0" w:color="auto"/>
                  </w:divBdr>
                  <w:divsChild>
                    <w:div w:id="1350718489">
                      <w:marLeft w:val="0"/>
                      <w:marRight w:val="0"/>
                      <w:marTop w:val="0"/>
                      <w:marBottom w:val="0"/>
                      <w:divBdr>
                        <w:top w:val="none" w:sz="0" w:space="0" w:color="auto"/>
                        <w:left w:val="none" w:sz="0" w:space="0" w:color="auto"/>
                        <w:bottom w:val="none" w:sz="0" w:space="0" w:color="auto"/>
                        <w:right w:val="none" w:sz="0" w:space="0" w:color="auto"/>
                      </w:divBdr>
                    </w:div>
                  </w:divsChild>
                </w:div>
                <w:div w:id="729229091">
                  <w:marLeft w:val="0"/>
                  <w:marRight w:val="0"/>
                  <w:marTop w:val="0"/>
                  <w:marBottom w:val="0"/>
                  <w:divBdr>
                    <w:top w:val="none" w:sz="0" w:space="0" w:color="auto"/>
                    <w:left w:val="none" w:sz="0" w:space="0" w:color="auto"/>
                    <w:bottom w:val="none" w:sz="0" w:space="0" w:color="auto"/>
                    <w:right w:val="none" w:sz="0" w:space="0" w:color="auto"/>
                  </w:divBdr>
                  <w:divsChild>
                    <w:div w:id="1861820546">
                      <w:marLeft w:val="0"/>
                      <w:marRight w:val="0"/>
                      <w:marTop w:val="0"/>
                      <w:marBottom w:val="0"/>
                      <w:divBdr>
                        <w:top w:val="none" w:sz="0" w:space="0" w:color="auto"/>
                        <w:left w:val="none" w:sz="0" w:space="0" w:color="auto"/>
                        <w:bottom w:val="none" w:sz="0" w:space="0" w:color="auto"/>
                        <w:right w:val="none" w:sz="0" w:space="0" w:color="auto"/>
                      </w:divBdr>
                    </w:div>
                  </w:divsChild>
                </w:div>
                <w:div w:id="1503231518">
                  <w:marLeft w:val="0"/>
                  <w:marRight w:val="0"/>
                  <w:marTop w:val="0"/>
                  <w:marBottom w:val="0"/>
                  <w:divBdr>
                    <w:top w:val="none" w:sz="0" w:space="0" w:color="auto"/>
                    <w:left w:val="none" w:sz="0" w:space="0" w:color="auto"/>
                    <w:bottom w:val="none" w:sz="0" w:space="0" w:color="auto"/>
                    <w:right w:val="none" w:sz="0" w:space="0" w:color="auto"/>
                  </w:divBdr>
                  <w:divsChild>
                    <w:div w:id="1966503963">
                      <w:marLeft w:val="0"/>
                      <w:marRight w:val="0"/>
                      <w:marTop w:val="0"/>
                      <w:marBottom w:val="0"/>
                      <w:divBdr>
                        <w:top w:val="none" w:sz="0" w:space="0" w:color="auto"/>
                        <w:left w:val="none" w:sz="0" w:space="0" w:color="auto"/>
                        <w:bottom w:val="none" w:sz="0" w:space="0" w:color="auto"/>
                        <w:right w:val="none" w:sz="0" w:space="0" w:color="auto"/>
                      </w:divBdr>
                    </w:div>
                  </w:divsChild>
                </w:div>
                <w:div w:id="1813937718">
                  <w:marLeft w:val="0"/>
                  <w:marRight w:val="0"/>
                  <w:marTop w:val="0"/>
                  <w:marBottom w:val="0"/>
                  <w:divBdr>
                    <w:top w:val="none" w:sz="0" w:space="0" w:color="auto"/>
                    <w:left w:val="none" w:sz="0" w:space="0" w:color="auto"/>
                    <w:bottom w:val="none" w:sz="0" w:space="0" w:color="auto"/>
                    <w:right w:val="none" w:sz="0" w:space="0" w:color="auto"/>
                  </w:divBdr>
                  <w:divsChild>
                    <w:div w:id="2068991371">
                      <w:marLeft w:val="0"/>
                      <w:marRight w:val="0"/>
                      <w:marTop w:val="0"/>
                      <w:marBottom w:val="0"/>
                      <w:divBdr>
                        <w:top w:val="none" w:sz="0" w:space="0" w:color="auto"/>
                        <w:left w:val="none" w:sz="0" w:space="0" w:color="auto"/>
                        <w:bottom w:val="none" w:sz="0" w:space="0" w:color="auto"/>
                        <w:right w:val="none" w:sz="0" w:space="0" w:color="auto"/>
                      </w:divBdr>
                    </w:div>
                  </w:divsChild>
                </w:div>
                <w:div w:id="2052076681">
                  <w:marLeft w:val="0"/>
                  <w:marRight w:val="0"/>
                  <w:marTop w:val="0"/>
                  <w:marBottom w:val="0"/>
                  <w:divBdr>
                    <w:top w:val="none" w:sz="0" w:space="0" w:color="auto"/>
                    <w:left w:val="none" w:sz="0" w:space="0" w:color="auto"/>
                    <w:bottom w:val="none" w:sz="0" w:space="0" w:color="auto"/>
                    <w:right w:val="none" w:sz="0" w:space="0" w:color="auto"/>
                  </w:divBdr>
                  <w:divsChild>
                    <w:div w:id="3543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71335">
          <w:marLeft w:val="0"/>
          <w:marRight w:val="0"/>
          <w:marTop w:val="0"/>
          <w:marBottom w:val="0"/>
          <w:divBdr>
            <w:top w:val="none" w:sz="0" w:space="0" w:color="auto"/>
            <w:left w:val="none" w:sz="0" w:space="0" w:color="auto"/>
            <w:bottom w:val="none" w:sz="0" w:space="0" w:color="auto"/>
            <w:right w:val="none" w:sz="0" w:space="0" w:color="auto"/>
          </w:divBdr>
          <w:divsChild>
            <w:div w:id="1433670916">
              <w:marLeft w:val="0"/>
              <w:marRight w:val="0"/>
              <w:marTop w:val="0"/>
              <w:marBottom w:val="0"/>
              <w:divBdr>
                <w:top w:val="none" w:sz="0" w:space="0" w:color="auto"/>
                <w:left w:val="none" w:sz="0" w:space="0" w:color="auto"/>
                <w:bottom w:val="none" w:sz="0" w:space="0" w:color="auto"/>
                <w:right w:val="none" w:sz="0" w:space="0" w:color="auto"/>
              </w:divBdr>
            </w:div>
            <w:div w:id="943658789">
              <w:marLeft w:val="0"/>
              <w:marRight w:val="0"/>
              <w:marTop w:val="0"/>
              <w:marBottom w:val="0"/>
              <w:divBdr>
                <w:top w:val="none" w:sz="0" w:space="0" w:color="auto"/>
                <w:left w:val="none" w:sz="0" w:space="0" w:color="auto"/>
                <w:bottom w:val="none" w:sz="0" w:space="0" w:color="auto"/>
                <w:right w:val="none" w:sz="0" w:space="0" w:color="auto"/>
              </w:divBdr>
            </w:div>
            <w:div w:id="1779251654">
              <w:marLeft w:val="0"/>
              <w:marRight w:val="0"/>
              <w:marTop w:val="0"/>
              <w:marBottom w:val="0"/>
              <w:divBdr>
                <w:top w:val="none" w:sz="0" w:space="0" w:color="auto"/>
                <w:left w:val="none" w:sz="0" w:space="0" w:color="auto"/>
                <w:bottom w:val="none" w:sz="0" w:space="0" w:color="auto"/>
                <w:right w:val="none" w:sz="0" w:space="0" w:color="auto"/>
              </w:divBdr>
            </w:div>
            <w:div w:id="172302664">
              <w:marLeft w:val="0"/>
              <w:marRight w:val="0"/>
              <w:marTop w:val="0"/>
              <w:marBottom w:val="0"/>
              <w:divBdr>
                <w:top w:val="none" w:sz="0" w:space="0" w:color="auto"/>
                <w:left w:val="none" w:sz="0" w:space="0" w:color="auto"/>
                <w:bottom w:val="none" w:sz="0" w:space="0" w:color="auto"/>
                <w:right w:val="none" w:sz="0" w:space="0" w:color="auto"/>
              </w:divBdr>
            </w:div>
            <w:div w:id="1279600109">
              <w:marLeft w:val="0"/>
              <w:marRight w:val="0"/>
              <w:marTop w:val="0"/>
              <w:marBottom w:val="0"/>
              <w:divBdr>
                <w:top w:val="none" w:sz="0" w:space="0" w:color="auto"/>
                <w:left w:val="none" w:sz="0" w:space="0" w:color="auto"/>
                <w:bottom w:val="none" w:sz="0" w:space="0" w:color="auto"/>
                <w:right w:val="none" w:sz="0" w:space="0" w:color="auto"/>
              </w:divBdr>
            </w:div>
          </w:divsChild>
        </w:div>
        <w:div w:id="1912697101">
          <w:marLeft w:val="0"/>
          <w:marRight w:val="0"/>
          <w:marTop w:val="0"/>
          <w:marBottom w:val="0"/>
          <w:divBdr>
            <w:top w:val="none" w:sz="0" w:space="0" w:color="auto"/>
            <w:left w:val="none" w:sz="0" w:space="0" w:color="auto"/>
            <w:bottom w:val="none" w:sz="0" w:space="0" w:color="auto"/>
            <w:right w:val="none" w:sz="0" w:space="0" w:color="auto"/>
          </w:divBdr>
          <w:divsChild>
            <w:div w:id="2037462850">
              <w:marLeft w:val="-75"/>
              <w:marRight w:val="0"/>
              <w:marTop w:val="30"/>
              <w:marBottom w:val="30"/>
              <w:divBdr>
                <w:top w:val="none" w:sz="0" w:space="0" w:color="auto"/>
                <w:left w:val="none" w:sz="0" w:space="0" w:color="auto"/>
                <w:bottom w:val="none" w:sz="0" w:space="0" w:color="auto"/>
                <w:right w:val="none" w:sz="0" w:space="0" w:color="auto"/>
              </w:divBdr>
              <w:divsChild>
                <w:div w:id="134176803">
                  <w:marLeft w:val="0"/>
                  <w:marRight w:val="0"/>
                  <w:marTop w:val="0"/>
                  <w:marBottom w:val="0"/>
                  <w:divBdr>
                    <w:top w:val="none" w:sz="0" w:space="0" w:color="auto"/>
                    <w:left w:val="none" w:sz="0" w:space="0" w:color="auto"/>
                    <w:bottom w:val="none" w:sz="0" w:space="0" w:color="auto"/>
                    <w:right w:val="none" w:sz="0" w:space="0" w:color="auto"/>
                  </w:divBdr>
                  <w:divsChild>
                    <w:div w:id="1420367513">
                      <w:marLeft w:val="0"/>
                      <w:marRight w:val="0"/>
                      <w:marTop w:val="0"/>
                      <w:marBottom w:val="0"/>
                      <w:divBdr>
                        <w:top w:val="none" w:sz="0" w:space="0" w:color="auto"/>
                        <w:left w:val="none" w:sz="0" w:space="0" w:color="auto"/>
                        <w:bottom w:val="none" w:sz="0" w:space="0" w:color="auto"/>
                        <w:right w:val="none" w:sz="0" w:space="0" w:color="auto"/>
                      </w:divBdr>
                    </w:div>
                  </w:divsChild>
                </w:div>
                <w:div w:id="1089548820">
                  <w:marLeft w:val="0"/>
                  <w:marRight w:val="0"/>
                  <w:marTop w:val="0"/>
                  <w:marBottom w:val="0"/>
                  <w:divBdr>
                    <w:top w:val="none" w:sz="0" w:space="0" w:color="auto"/>
                    <w:left w:val="none" w:sz="0" w:space="0" w:color="auto"/>
                    <w:bottom w:val="none" w:sz="0" w:space="0" w:color="auto"/>
                    <w:right w:val="none" w:sz="0" w:space="0" w:color="auto"/>
                  </w:divBdr>
                  <w:divsChild>
                    <w:div w:id="863135282">
                      <w:marLeft w:val="0"/>
                      <w:marRight w:val="0"/>
                      <w:marTop w:val="0"/>
                      <w:marBottom w:val="0"/>
                      <w:divBdr>
                        <w:top w:val="none" w:sz="0" w:space="0" w:color="auto"/>
                        <w:left w:val="none" w:sz="0" w:space="0" w:color="auto"/>
                        <w:bottom w:val="none" w:sz="0" w:space="0" w:color="auto"/>
                        <w:right w:val="none" w:sz="0" w:space="0" w:color="auto"/>
                      </w:divBdr>
                    </w:div>
                  </w:divsChild>
                </w:div>
                <w:div w:id="1075981240">
                  <w:marLeft w:val="0"/>
                  <w:marRight w:val="0"/>
                  <w:marTop w:val="0"/>
                  <w:marBottom w:val="0"/>
                  <w:divBdr>
                    <w:top w:val="none" w:sz="0" w:space="0" w:color="auto"/>
                    <w:left w:val="none" w:sz="0" w:space="0" w:color="auto"/>
                    <w:bottom w:val="none" w:sz="0" w:space="0" w:color="auto"/>
                    <w:right w:val="none" w:sz="0" w:space="0" w:color="auto"/>
                  </w:divBdr>
                  <w:divsChild>
                    <w:div w:id="1063606013">
                      <w:marLeft w:val="0"/>
                      <w:marRight w:val="0"/>
                      <w:marTop w:val="0"/>
                      <w:marBottom w:val="0"/>
                      <w:divBdr>
                        <w:top w:val="none" w:sz="0" w:space="0" w:color="auto"/>
                        <w:left w:val="none" w:sz="0" w:space="0" w:color="auto"/>
                        <w:bottom w:val="none" w:sz="0" w:space="0" w:color="auto"/>
                        <w:right w:val="none" w:sz="0" w:space="0" w:color="auto"/>
                      </w:divBdr>
                    </w:div>
                  </w:divsChild>
                </w:div>
                <w:div w:id="1115517226">
                  <w:marLeft w:val="0"/>
                  <w:marRight w:val="0"/>
                  <w:marTop w:val="0"/>
                  <w:marBottom w:val="0"/>
                  <w:divBdr>
                    <w:top w:val="none" w:sz="0" w:space="0" w:color="auto"/>
                    <w:left w:val="none" w:sz="0" w:space="0" w:color="auto"/>
                    <w:bottom w:val="none" w:sz="0" w:space="0" w:color="auto"/>
                    <w:right w:val="none" w:sz="0" w:space="0" w:color="auto"/>
                  </w:divBdr>
                  <w:divsChild>
                    <w:div w:id="935945605">
                      <w:marLeft w:val="0"/>
                      <w:marRight w:val="0"/>
                      <w:marTop w:val="0"/>
                      <w:marBottom w:val="0"/>
                      <w:divBdr>
                        <w:top w:val="none" w:sz="0" w:space="0" w:color="auto"/>
                        <w:left w:val="none" w:sz="0" w:space="0" w:color="auto"/>
                        <w:bottom w:val="none" w:sz="0" w:space="0" w:color="auto"/>
                        <w:right w:val="none" w:sz="0" w:space="0" w:color="auto"/>
                      </w:divBdr>
                    </w:div>
                  </w:divsChild>
                </w:div>
                <w:div w:id="1706558572">
                  <w:marLeft w:val="0"/>
                  <w:marRight w:val="0"/>
                  <w:marTop w:val="0"/>
                  <w:marBottom w:val="0"/>
                  <w:divBdr>
                    <w:top w:val="none" w:sz="0" w:space="0" w:color="auto"/>
                    <w:left w:val="none" w:sz="0" w:space="0" w:color="auto"/>
                    <w:bottom w:val="none" w:sz="0" w:space="0" w:color="auto"/>
                    <w:right w:val="none" w:sz="0" w:space="0" w:color="auto"/>
                  </w:divBdr>
                  <w:divsChild>
                    <w:div w:id="1964920740">
                      <w:marLeft w:val="0"/>
                      <w:marRight w:val="0"/>
                      <w:marTop w:val="0"/>
                      <w:marBottom w:val="0"/>
                      <w:divBdr>
                        <w:top w:val="none" w:sz="0" w:space="0" w:color="auto"/>
                        <w:left w:val="none" w:sz="0" w:space="0" w:color="auto"/>
                        <w:bottom w:val="none" w:sz="0" w:space="0" w:color="auto"/>
                        <w:right w:val="none" w:sz="0" w:space="0" w:color="auto"/>
                      </w:divBdr>
                    </w:div>
                  </w:divsChild>
                </w:div>
                <w:div w:id="65540028">
                  <w:marLeft w:val="0"/>
                  <w:marRight w:val="0"/>
                  <w:marTop w:val="0"/>
                  <w:marBottom w:val="0"/>
                  <w:divBdr>
                    <w:top w:val="none" w:sz="0" w:space="0" w:color="auto"/>
                    <w:left w:val="none" w:sz="0" w:space="0" w:color="auto"/>
                    <w:bottom w:val="none" w:sz="0" w:space="0" w:color="auto"/>
                    <w:right w:val="none" w:sz="0" w:space="0" w:color="auto"/>
                  </w:divBdr>
                  <w:divsChild>
                    <w:div w:id="9209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163">
          <w:marLeft w:val="0"/>
          <w:marRight w:val="0"/>
          <w:marTop w:val="0"/>
          <w:marBottom w:val="0"/>
          <w:divBdr>
            <w:top w:val="none" w:sz="0" w:space="0" w:color="auto"/>
            <w:left w:val="none" w:sz="0" w:space="0" w:color="auto"/>
            <w:bottom w:val="none" w:sz="0" w:space="0" w:color="auto"/>
            <w:right w:val="none" w:sz="0" w:space="0" w:color="auto"/>
          </w:divBdr>
          <w:divsChild>
            <w:div w:id="400442934">
              <w:marLeft w:val="0"/>
              <w:marRight w:val="0"/>
              <w:marTop w:val="0"/>
              <w:marBottom w:val="0"/>
              <w:divBdr>
                <w:top w:val="none" w:sz="0" w:space="0" w:color="auto"/>
                <w:left w:val="none" w:sz="0" w:space="0" w:color="auto"/>
                <w:bottom w:val="none" w:sz="0" w:space="0" w:color="auto"/>
                <w:right w:val="none" w:sz="0" w:space="0" w:color="auto"/>
              </w:divBdr>
            </w:div>
            <w:div w:id="910506550">
              <w:marLeft w:val="0"/>
              <w:marRight w:val="0"/>
              <w:marTop w:val="0"/>
              <w:marBottom w:val="0"/>
              <w:divBdr>
                <w:top w:val="none" w:sz="0" w:space="0" w:color="auto"/>
                <w:left w:val="none" w:sz="0" w:space="0" w:color="auto"/>
                <w:bottom w:val="none" w:sz="0" w:space="0" w:color="auto"/>
                <w:right w:val="none" w:sz="0" w:space="0" w:color="auto"/>
              </w:divBdr>
            </w:div>
            <w:div w:id="1403335959">
              <w:marLeft w:val="0"/>
              <w:marRight w:val="0"/>
              <w:marTop w:val="0"/>
              <w:marBottom w:val="0"/>
              <w:divBdr>
                <w:top w:val="none" w:sz="0" w:space="0" w:color="auto"/>
                <w:left w:val="none" w:sz="0" w:space="0" w:color="auto"/>
                <w:bottom w:val="none" w:sz="0" w:space="0" w:color="auto"/>
                <w:right w:val="none" w:sz="0" w:space="0" w:color="auto"/>
              </w:divBdr>
            </w:div>
          </w:divsChild>
        </w:div>
        <w:div w:id="1007250028">
          <w:marLeft w:val="0"/>
          <w:marRight w:val="0"/>
          <w:marTop w:val="0"/>
          <w:marBottom w:val="0"/>
          <w:divBdr>
            <w:top w:val="none" w:sz="0" w:space="0" w:color="auto"/>
            <w:left w:val="none" w:sz="0" w:space="0" w:color="auto"/>
            <w:bottom w:val="none" w:sz="0" w:space="0" w:color="auto"/>
            <w:right w:val="none" w:sz="0" w:space="0" w:color="auto"/>
          </w:divBdr>
          <w:divsChild>
            <w:div w:id="168326851">
              <w:marLeft w:val="-75"/>
              <w:marRight w:val="0"/>
              <w:marTop w:val="30"/>
              <w:marBottom w:val="30"/>
              <w:divBdr>
                <w:top w:val="none" w:sz="0" w:space="0" w:color="auto"/>
                <w:left w:val="none" w:sz="0" w:space="0" w:color="auto"/>
                <w:bottom w:val="none" w:sz="0" w:space="0" w:color="auto"/>
                <w:right w:val="none" w:sz="0" w:space="0" w:color="auto"/>
              </w:divBdr>
              <w:divsChild>
                <w:div w:id="701247434">
                  <w:marLeft w:val="0"/>
                  <w:marRight w:val="0"/>
                  <w:marTop w:val="0"/>
                  <w:marBottom w:val="0"/>
                  <w:divBdr>
                    <w:top w:val="none" w:sz="0" w:space="0" w:color="auto"/>
                    <w:left w:val="none" w:sz="0" w:space="0" w:color="auto"/>
                    <w:bottom w:val="none" w:sz="0" w:space="0" w:color="auto"/>
                    <w:right w:val="none" w:sz="0" w:space="0" w:color="auto"/>
                  </w:divBdr>
                  <w:divsChild>
                    <w:div w:id="1658873140">
                      <w:marLeft w:val="0"/>
                      <w:marRight w:val="0"/>
                      <w:marTop w:val="0"/>
                      <w:marBottom w:val="0"/>
                      <w:divBdr>
                        <w:top w:val="none" w:sz="0" w:space="0" w:color="auto"/>
                        <w:left w:val="none" w:sz="0" w:space="0" w:color="auto"/>
                        <w:bottom w:val="none" w:sz="0" w:space="0" w:color="auto"/>
                        <w:right w:val="none" w:sz="0" w:space="0" w:color="auto"/>
                      </w:divBdr>
                    </w:div>
                  </w:divsChild>
                </w:div>
                <w:div w:id="1677884190">
                  <w:marLeft w:val="0"/>
                  <w:marRight w:val="0"/>
                  <w:marTop w:val="0"/>
                  <w:marBottom w:val="0"/>
                  <w:divBdr>
                    <w:top w:val="none" w:sz="0" w:space="0" w:color="auto"/>
                    <w:left w:val="none" w:sz="0" w:space="0" w:color="auto"/>
                    <w:bottom w:val="none" w:sz="0" w:space="0" w:color="auto"/>
                    <w:right w:val="none" w:sz="0" w:space="0" w:color="auto"/>
                  </w:divBdr>
                  <w:divsChild>
                    <w:div w:id="2033414191">
                      <w:marLeft w:val="0"/>
                      <w:marRight w:val="0"/>
                      <w:marTop w:val="0"/>
                      <w:marBottom w:val="0"/>
                      <w:divBdr>
                        <w:top w:val="none" w:sz="0" w:space="0" w:color="auto"/>
                        <w:left w:val="none" w:sz="0" w:space="0" w:color="auto"/>
                        <w:bottom w:val="none" w:sz="0" w:space="0" w:color="auto"/>
                        <w:right w:val="none" w:sz="0" w:space="0" w:color="auto"/>
                      </w:divBdr>
                    </w:div>
                  </w:divsChild>
                </w:div>
                <w:div w:id="1446846134">
                  <w:marLeft w:val="0"/>
                  <w:marRight w:val="0"/>
                  <w:marTop w:val="0"/>
                  <w:marBottom w:val="0"/>
                  <w:divBdr>
                    <w:top w:val="none" w:sz="0" w:space="0" w:color="auto"/>
                    <w:left w:val="none" w:sz="0" w:space="0" w:color="auto"/>
                    <w:bottom w:val="none" w:sz="0" w:space="0" w:color="auto"/>
                    <w:right w:val="none" w:sz="0" w:space="0" w:color="auto"/>
                  </w:divBdr>
                  <w:divsChild>
                    <w:div w:id="1272787106">
                      <w:marLeft w:val="0"/>
                      <w:marRight w:val="0"/>
                      <w:marTop w:val="0"/>
                      <w:marBottom w:val="0"/>
                      <w:divBdr>
                        <w:top w:val="none" w:sz="0" w:space="0" w:color="auto"/>
                        <w:left w:val="none" w:sz="0" w:space="0" w:color="auto"/>
                        <w:bottom w:val="none" w:sz="0" w:space="0" w:color="auto"/>
                        <w:right w:val="none" w:sz="0" w:space="0" w:color="auto"/>
                      </w:divBdr>
                    </w:div>
                  </w:divsChild>
                </w:div>
                <w:div w:id="597372662">
                  <w:marLeft w:val="0"/>
                  <w:marRight w:val="0"/>
                  <w:marTop w:val="0"/>
                  <w:marBottom w:val="0"/>
                  <w:divBdr>
                    <w:top w:val="none" w:sz="0" w:space="0" w:color="auto"/>
                    <w:left w:val="none" w:sz="0" w:space="0" w:color="auto"/>
                    <w:bottom w:val="none" w:sz="0" w:space="0" w:color="auto"/>
                    <w:right w:val="none" w:sz="0" w:space="0" w:color="auto"/>
                  </w:divBdr>
                  <w:divsChild>
                    <w:div w:id="792362487">
                      <w:marLeft w:val="0"/>
                      <w:marRight w:val="0"/>
                      <w:marTop w:val="0"/>
                      <w:marBottom w:val="0"/>
                      <w:divBdr>
                        <w:top w:val="none" w:sz="0" w:space="0" w:color="auto"/>
                        <w:left w:val="none" w:sz="0" w:space="0" w:color="auto"/>
                        <w:bottom w:val="none" w:sz="0" w:space="0" w:color="auto"/>
                        <w:right w:val="none" w:sz="0" w:space="0" w:color="auto"/>
                      </w:divBdr>
                    </w:div>
                  </w:divsChild>
                </w:div>
                <w:div w:id="669528436">
                  <w:marLeft w:val="0"/>
                  <w:marRight w:val="0"/>
                  <w:marTop w:val="0"/>
                  <w:marBottom w:val="0"/>
                  <w:divBdr>
                    <w:top w:val="none" w:sz="0" w:space="0" w:color="auto"/>
                    <w:left w:val="none" w:sz="0" w:space="0" w:color="auto"/>
                    <w:bottom w:val="none" w:sz="0" w:space="0" w:color="auto"/>
                    <w:right w:val="none" w:sz="0" w:space="0" w:color="auto"/>
                  </w:divBdr>
                  <w:divsChild>
                    <w:div w:id="403643438">
                      <w:marLeft w:val="0"/>
                      <w:marRight w:val="0"/>
                      <w:marTop w:val="0"/>
                      <w:marBottom w:val="0"/>
                      <w:divBdr>
                        <w:top w:val="none" w:sz="0" w:space="0" w:color="auto"/>
                        <w:left w:val="none" w:sz="0" w:space="0" w:color="auto"/>
                        <w:bottom w:val="none" w:sz="0" w:space="0" w:color="auto"/>
                        <w:right w:val="none" w:sz="0" w:space="0" w:color="auto"/>
                      </w:divBdr>
                    </w:div>
                  </w:divsChild>
                </w:div>
                <w:div w:id="943995810">
                  <w:marLeft w:val="0"/>
                  <w:marRight w:val="0"/>
                  <w:marTop w:val="0"/>
                  <w:marBottom w:val="0"/>
                  <w:divBdr>
                    <w:top w:val="none" w:sz="0" w:space="0" w:color="auto"/>
                    <w:left w:val="none" w:sz="0" w:space="0" w:color="auto"/>
                    <w:bottom w:val="none" w:sz="0" w:space="0" w:color="auto"/>
                    <w:right w:val="none" w:sz="0" w:space="0" w:color="auto"/>
                  </w:divBdr>
                  <w:divsChild>
                    <w:div w:id="14281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6998">
          <w:marLeft w:val="0"/>
          <w:marRight w:val="0"/>
          <w:marTop w:val="0"/>
          <w:marBottom w:val="0"/>
          <w:divBdr>
            <w:top w:val="none" w:sz="0" w:space="0" w:color="auto"/>
            <w:left w:val="none" w:sz="0" w:space="0" w:color="auto"/>
            <w:bottom w:val="none" w:sz="0" w:space="0" w:color="auto"/>
            <w:right w:val="none" w:sz="0" w:space="0" w:color="auto"/>
          </w:divBdr>
          <w:divsChild>
            <w:div w:id="1317877759">
              <w:marLeft w:val="0"/>
              <w:marRight w:val="0"/>
              <w:marTop w:val="0"/>
              <w:marBottom w:val="0"/>
              <w:divBdr>
                <w:top w:val="none" w:sz="0" w:space="0" w:color="auto"/>
                <w:left w:val="none" w:sz="0" w:space="0" w:color="auto"/>
                <w:bottom w:val="none" w:sz="0" w:space="0" w:color="auto"/>
                <w:right w:val="none" w:sz="0" w:space="0" w:color="auto"/>
              </w:divBdr>
            </w:div>
            <w:div w:id="1922056400">
              <w:marLeft w:val="0"/>
              <w:marRight w:val="0"/>
              <w:marTop w:val="0"/>
              <w:marBottom w:val="0"/>
              <w:divBdr>
                <w:top w:val="none" w:sz="0" w:space="0" w:color="auto"/>
                <w:left w:val="none" w:sz="0" w:space="0" w:color="auto"/>
                <w:bottom w:val="none" w:sz="0" w:space="0" w:color="auto"/>
                <w:right w:val="none" w:sz="0" w:space="0" w:color="auto"/>
              </w:divBdr>
            </w:div>
            <w:div w:id="49816474">
              <w:marLeft w:val="0"/>
              <w:marRight w:val="0"/>
              <w:marTop w:val="0"/>
              <w:marBottom w:val="0"/>
              <w:divBdr>
                <w:top w:val="none" w:sz="0" w:space="0" w:color="auto"/>
                <w:left w:val="none" w:sz="0" w:space="0" w:color="auto"/>
                <w:bottom w:val="none" w:sz="0" w:space="0" w:color="auto"/>
                <w:right w:val="none" w:sz="0" w:space="0" w:color="auto"/>
              </w:divBdr>
            </w:div>
          </w:divsChild>
        </w:div>
        <w:div w:id="1747729769">
          <w:marLeft w:val="0"/>
          <w:marRight w:val="0"/>
          <w:marTop w:val="0"/>
          <w:marBottom w:val="0"/>
          <w:divBdr>
            <w:top w:val="none" w:sz="0" w:space="0" w:color="auto"/>
            <w:left w:val="none" w:sz="0" w:space="0" w:color="auto"/>
            <w:bottom w:val="none" w:sz="0" w:space="0" w:color="auto"/>
            <w:right w:val="none" w:sz="0" w:space="0" w:color="auto"/>
          </w:divBdr>
          <w:divsChild>
            <w:div w:id="1843281523">
              <w:marLeft w:val="-75"/>
              <w:marRight w:val="0"/>
              <w:marTop w:val="30"/>
              <w:marBottom w:val="30"/>
              <w:divBdr>
                <w:top w:val="none" w:sz="0" w:space="0" w:color="auto"/>
                <w:left w:val="none" w:sz="0" w:space="0" w:color="auto"/>
                <w:bottom w:val="none" w:sz="0" w:space="0" w:color="auto"/>
                <w:right w:val="none" w:sz="0" w:space="0" w:color="auto"/>
              </w:divBdr>
              <w:divsChild>
                <w:div w:id="1127970248">
                  <w:marLeft w:val="0"/>
                  <w:marRight w:val="0"/>
                  <w:marTop w:val="0"/>
                  <w:marBottom w:val="0"/>
                  <w:divBdr>
                    <w:top w:val="none" w:sz="0" w:space="0" w:color="auto"/>
                    <w:left w:val="none" w:sz="0" w:space="0" w:color="auto"/>
                    <w:bottom w:val="none" w:sz="0" w:space="0" w:color="auto"/>
                    <w:right w:val="none" w:sz="0" w:space="0" w:color="auto"/>
                  </w:divBdr>
                  <w:divsChild>
                    <w:div w:id="1729497524">
                      <w:marLeft w:val="0"/>
                      <w:marRight w:val="0"/>
                      <w:marTop w:val="0"/>
                      <w:marBottom w:val="0"/>
                      <w:divBdr>
                        <w:top w:val="none" w:sz="0" w:space="0" w:color="auto"/>
                        <w:left w:val="none" w:sz="0" w:space="0" w:color="auto"/>
                        <w:bottom w:val="none" w:sz="0" w:space="0" w:color="auto"/>
                        <w:right w:val="none" w:sz="0" w:space="0" w:color="auto"/>
                      </w:divBdr>
                    </w:div>
                  </w:divsChild>
                </w:div>
                <w:div w:id="1058473834">
                  <w:marLeft w:val="0"/>
                  <w:marRight w:val="0"/>
                  <w:marTop w:val="0"/>
                  <w:marBottom w:val="0"/>
                  <w:divBdr>
                    <w:top w:val="none" w:sz="0" w:space="0" w:color="auto"/>
                    <w:left w:val="none" w:sz="0" w:space="0" w:color="auto"/>
                    <w:bottom w:val="none" w:sz="0" w:space="0" w:color="auto"/>
                    <w:right w:val="none" w:sz="0" w:space="0" w:color="auto"/>
                  </w:divBdr>
                  <w:divsChild>
                    <w:div w:id="671880212">
                      <w:marLeft w:val="0"/>
                      <w:marRight w:val="0"/>
                      <w:marTop w:val="0"/>
                      <w:marBottom w:val="0"/>
                      <w:divBdr>
                        <w:top w:val="none" w:sz="0" w:space="0" w:color="auto"/>
                        <w:left w:val="none" w:sz="0" w:space="0" w:color="auto"/>
                        <w:bottom w:val="none" w:sz="0" w:space="0" w:color="auto"/>
                        <w:right w:val="none" w:sz="0" w:space="0" w:color="auto"/>
                      </w:divBdr>
                    </w:div>
                  </w:divsChild>
                </w:div>
                <w:div w:id="243808763">
                  <w:marLeft w:val="0"/>
                  <w:marRight w:val="0"/>
                  <w:marTop w:val="0"/>
                  <w:marBottom w:val="0"/>
                  <w:divBdr>
                    <w:top w:val="none" w:sz="0" w:space="0" w:color="auto"/>
                    <w:left w:val="none" w:sz="0" w:space="0" w:color="auto"/>
                    <w:bottom w:val="none" w:sz="0" w:space="0" w:color="auto"/>
                    <w:right w:val="none" w:sz="0" w:space="0" w:color="auto"/>
                  </w:divBdr>
                  <w:divsChild>
                    <w:div w:id="1846549253">
                      <w:marLeft w:val="0"/>
                      <w:marRight w:val="0"/>
                      <w:marTop w:val="0"/>
                      <w:marBottom w:val="0"/>
                      <w:divBdr>
                        <w:top w:val="none" w:sz="0" w:space="0" w:color="auto"/>
                        <w:left w:val="none" w:sz="0" w:space="0" w:color="auto"/>
                        <w:bottom w:val="none" w:sz="0" w:space="0" w:color="auto"/>
                        <w:right w:val="none" w:sz="0" w:space="0" w:color="auto"/>
                      </w:divBdr>
                    </w:div>
                  </w:divsChild>
                </w:div>
                <w:div w:id="1922059703">
                  <w:marLeft w:val="0"/>
                  <w:marRight w:val="0"/>
                  <w:marTop w:val="0"/>
                  <w:marBottom w:val="0"/>
                  <w:divBdr>
                    <w:top w:val="none" w:sz="0" w:space="0" w:color="auto"/>
                    <w:left w:val="none" w:sz="0" w:space="0" w:color="auto"/>
                    <w:bottom w:val="none" w:sz="0" w:space="0" w:color="auto"/>
                    <w:right w:val="none" w:sz="0" w:space="0" w:color="auto"/>
                  </w:divBdr>
                  <w:divsChild>
                    <w:div w:id="1736006862">
                      <w:marLeft w:val="0"/>
                      <w:marRight w:val="0"/>
                      <w:marTop w:val="0"/>
                      <w:marBottom w:val="0"/>
                      <w:divBdr>
                        <w:top w:val="none" w:sz="0" w:space="0" w:color="auto"/>
                        <w:left w:val="none" w:sz="0" w:space="0" w:color="auto"/>
                        <w:bottom w:val="none" w:sz="0" w:space="0" w:color="auto"/>
                        <w:right w:val="none" w:sz="0" w:space="0" w:color="auto"/>
                      </w:divBdr>
                    </w:div>
                  </w:divsChild>
                </w:div>
                <w:div w:id="2139688642">
                  <w:marLeft w:val="0"/>
                  <w:marRight w:val="0"/>
                  <w:marTop w:val="0"/>
                  <w:marBottom w:val="0"/>
                  <w:divBdr>
                    <w:top w:val="none" w:sz="0" w:space="0" w:color="auto"/>
                    <w:left w:val="none" w:sz="0" w:space="0" w:color="auto"/>
                    <w:bottom w:val="none" w:sz="0" w:space="0" w:color="auto"/>
                    <w:right w:val="none" w:sz="0" w:space="0" w:color="auto"/>
                  </w:divBdr>
                  <w:divsChild>
                    <w:div w:id="268050894">
                      <w:marLeft w:val="0"/>
                      <w:marRight w:val="0"/>
                      <w:marTop w:val="0"/>
                      <w:marBottom w:val="0"/>
                      <w:divBdr>
                        <w:top w:val="none" w:sz="0" w:space="0" w:color="auto"/>
                        <w:left w:val="none" w:sz="0" w:space="0" w:color="auto"/>
                        <w:bottom w:val="none" w:sz="0" w:space="0" w:color="auto"/>
                        <w:right w:val="none" w:sz="0" w:space="0" w:color="auto"/>
                      </w:divBdr>
                    </w:div>
                  </w:divsChild>
                </w:div>
                <w:div w:id="1809012511">
                  <w:marLeft w:val="0"/>
                  <w:marRight w:val="0"/>
                  <w:marTop w:val="0"/>
                  <w:marBottom w:val="0"/>
                  <w:divBdr>
                    <w:top w:val="none" w:sz="0" w:space="0" w:color="auto"/>
                    <w:left w:val="none" w:sz="0" w:space="0" w:color="auto"/>
                    <w:bottom w:val="none" w:sz="0" w:space="0" w:color="auto"/>
                    <w:right w:val="none" w:sz="0" w:space="0" w:color="auto"/>
                  </w:divBdr>
                  <w:divsChild>
                    <w:div w:id="6359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4156">
          <w:marLeft w:val="0"/>
          <w:marRight w:val="0"/>
          <w:marTop w:val="0"/>
          <w:marBottom w:val="0"/>
          <w:divBdr>
            <w:top w:val="none" w:sz="0" w:space="0" w:color="auto"/>
            <w:left w:val="none" w:sz="0" w:space="0" w:color="auto"/>
            <w:bottom w:val="none" w:sz="0" w:space="0" w:color="auto"/>
            <w:right w:val="none" w:sz="0" w:space="0" w:color="auto"/>
          </w:divBdr>
          <w:divsChild>
            <w:div w:id="2045255049">
              <w:marLeft w:val="0"/>
              <w:marRight w:val="0"/>
              <w:marTop w:val="0"/>
              <w:marBottom w:val="0"/>
              <w:divBdr>
                <w:top w:val="none" w:sz="0" w:space="0" w:color="auto"/>
                <w:left w:val="none" w:sz="0" w:space="0" w:color="auto"/>
                <w:bottom w:val="none" w:sz="0" w:space="0" w:color="auto"/>
                <w:right w:val="none" w:sz="0" w:space="0" w:color="auto"/>
              </w:divBdr>
            </w:div>
            <w:div w:id="392244173">
              <w:marLeft w:val="0"/>
              <w:marRight w:val="0"/>
              <w:marTop w:val="0"/>
              <w:marBottom w:val="0"/>
              <w:divBdr>
                <w:top w:val="none" w:sz="0" w:space="0" w:color="auto"/>
                <w:left w:val="none" w:sz="0" w:space="0" w:color="auto"/>
                <w:bottom w:val="none" w:sz="0" w:space="0" w:color="auto"/>
                <w:right w:val="none" w:sz="0" w:space="0" w:color="auto"/>
              </w:divBdr>
            </w:div>
            <w:div w:id="1647706524">
              <w:marLeft w:val="0"/>
              <w:marRight w:val="0"/>
              <w:marTop w:val="0"/>
              <w:marBottom w:val="0"/>
              <w:divBdr>
                <w:top w:val="none" w:sz="0" w:space="0" w:color="auto"/>
                <w:left w:val="none" w:sz="0" w:space="0" w:color="auto"/>
                <w:bottom w:val="none" w:sz="0" w:space="0" w:color="auto"/>
                <w:right w:val="none" w:sz="0" w:space="0" w:color="auto"/>
              </w:divBdr>
            </w:div>
            <w:div w:id="1078209124">
              <w:marLeft w:val="0"/>
              <w:marRight w:val="0"/>
              <w:marTop w:val="0"/>
              <w:marBottom w:val="0"/>
              <w:divBdr>
                <w:top w:val="none" w:sz="0" w:space="0" w:color="auto"/>
                <w:left w:val="none" w:sz="0" w:space="0" w:color="auto"/>
                <w:bottom w:val="none" w:sz="0" w:space="0" w:color="auto"/>
                <w:right w:val="none" w:sz="0" w:space="0" w:color="auto"/>
              </w:divBdr>
            </w:div>
            <w:div w:id="1381172458">
              <w:marLeft w:val="0"/>
              <w:marRight w:val="0"/>
              <w:marTop w:val="0"/>
              <w:marBottom w:val="0"/>
              <w:divBdr>
                <w:top w:val="none" w:sz="0" w:space="0" w:color="auto"/>
                <w:left w:val="none" w:sz="0" w:space="0" w:color="auto"/>
                <w:bottom w:val="none" w:sz="0" w:space="0" w:color="auto"/>
                <w:right w:val="none" w:sz="0" w:space="0" w:color="auto"/>
              </w:divBdr>
            </w:div>
            <w:div w:id="1174875876">
              <w:marLeft w:val="0"/>
              <w:marRight w:val="0"/>
              <w:marTop w:val="0"/>
              <w:marBottom w:val="0"/>
              <w:divBdr>
                <w:top w:val="none" w:sz="0" w:space="0" w:color="auto"/>
                <w:left w:val="none" w:sz="0" w:space="0" w:color="auto"/>
                <w:bottom w:val="none" w:sz="0" w:space="0" w:color="auto"/>
                <w:right w:val="none" w:sz="0" w:space="0" w:color="auto"/>
              </w:divBdr>
            </w:div>
            <w:div w:id="33501261">
              <w:marLeft w:val="0"/>
              <w:marRight w:val="0"/>
              <w:marTop w:val="0"/>
              <w:marBottom w:val="0"/>
              <w:divBdr>
                <w:top w:val="none" w:sz="0" w:space="0" w:color="auto"/>
                <w:left w:val="none" w:sz="0" w:space="0" w:color="auto"/>
                <w:bottom w:val="none" w:sz="0" w:space="0" w:color="auto"/>
                <w:right w:val="none" w:sz="0" w:space="0" w:color="auto"/>
              </w:divBdr>
            </w:div>
          </w:divsChild>
        </w:div>
        <w:div w:id="504588541">
          <w:marLeft w:val="0"/>
          <w:marRight w:val="0"/>
          <w:marTop w:val="0"/>
          <w:marBottom w:val="0"/>
          <w:divBdr>
            <w:top w:val="none" w:sz="0" w:space="0" w:color="auto"/>
            <w:left w:val="none" w:sz="0" w:space="0" w:color="auto"/>
            <w:bottom w:val="none" w:sz="0" w:space="0" w:color="auto"/>
            <w:right w:val="none" w:sz="0" w:space="0" w:color="auto"/>
          </w:divBdr>
          <w:divsChild>
            <w:div w:id="1903131631">
              <w:marLeft w:val="-75"/>
              <w:marRight w:val="0"/>
              <w:marTop w:val="30"/>
              <w:marBottom w:val="30"/>
              <w:divBdr>
                <w:top w:val="none" w:sz="0" w:space="0" w:color="auto"/>
                <w:left w:val="none" w:sz="0" w:space="0" w:color="auto"/>
                <w:bottom w:val="none" w:sz="0" w:space="0" w:color="auto"/>
                <w:right w:val="none" w:sz="0" w:space="0" w:color="auto"/>
              </w:divBdr>
              <w:divsChild>
                <w:div w:id="229080760">
                  <w:marLeft w:val="0"/>
                  <w:marRight w:val="0"/>
                  <w:marTop w:val="0"/>
                  <w:marBottom w:val="0"/>
                  <w:divBdr>
                    <w:top w:val="none" w:sz="0" w:space="0" w:color="auto"/>
                    <w:left w:val="none" w:sz="0" w:space="0" w:color="auto"/>
                    <w:bottom w:val="none" w:sz="0" w:space="0" w:color="auto"/>
                    <w:right w:val="none" w:sz="0" w:space="0" w:color="auto"/>
                  </w:divBdr>
                  <w:divsChild>
                    <w:div w:id="150752155">
                      <w:marLeft w:val="0"/>
                      <w:marRight w:val="0"/>
                      <w:marTop w:val="0"/>
                      <w:marBottom w:val="0"/>
                      <w:divBdr>
                        <w:top w:val="none" w:sz="0" w:space="0" w:color="auto"/>
                        <w:left w:val="none" w:sz="0" w:space="0" w:color="auto"/>
                        <w:bottom w:val="none" w:sz="0" w:space="0" w:color="auto"/>
                        <w:right w:val="none" w:sz="0" w:space="0" w:color="auto"/>
                      </w:divBdr>
                    </w:div>
                  </w:divsChild>
                </w:div>
                <w:div w:id="1768960605">
                  <w:marLeft w:val="0"/>
                  <w:marRight w:val="0"/>
                  <w:marTop w:val="0"/>
                  <w:marBottom w:val="0"/>
                  <w:divBdr>
                    <w:top w:val="none" w:sz="0" w:space="0" w:color="auto"/>
                    <w:left w:val="none" w:sz="0" w:space="0" w:color="auto"/>
                    <w:bottom w:val="none" w:sz="0" w:space="0" w:color="auto"/>
                    <w:right w:val="none" w:sz="0" w:space="0" w:color="auto"/>
                  </w:divBdr>
                  <w:divsChild>
                    <w:div w:id="377438012">
                      <w:marLeft w:val="0"/>
                      <w:marRight w:val="0"/>
                      <w:marTop w:val="0"/>
                      <w:marBottom w:val="0"/>
                      <w:divBdr>
                        <w:top w:val="none" w:sz="0" w:space="0" w:color="auto"/>
                        <w:left w:val="none" w:sz="0" w:space="0" w:color="auto"/>
                        <w:bottom w:val="none" w:sz="0" w:space="0" w:color="auto"/>
                        <w:right w:val="none" w:sz="0" w:space="0" w:color="auto"/>
                      </w:divBdr>
                    </w:div>
                  </w:divsChild>
                </w:div>
                <w:div w:id="1227381360">
                  <w:marLeft w:val="0"/>
                  <w:marRight w:val="0"/>
                  <w:marTop w:val="0"/>
                  <w:marBottom w:val="0"/>
                  <w:divBdr>
                    <w:top w:val="none" w:sz="0" w:space="0" w:color="auto"/>
                    <w:left w:val="none" w:sz="0" w:space="0" w:color="auto"/>
                    <w:bottom w:val="none" w:sz="0" w:space="0" w:color="auto"/>
                    <w:right w:val="none" w:sz="0" w:space="0" w:color="auto"/>
                  </w:divBdr>
                  <w:divsChild>
                    <w:div w:id="874199166">
                      <w:marLeft w:val="0"/>
                      <w:marRight w:val="0"/>
                      <w:marTop w:val="0"/>
                      <w:marBottom w:val="0"/>
                      <w:divBdr>
                        <w:top w:val="none" w:sz="0" w:space="0" w:color="auto"/>
                        <w:left w:val="none" w:sz="0" w:space="0" w:color="auto"/>
                        <w:bottom w:val="none" w:sz="0" w:space="0" w:color="auto"/>
                        <w:right w:val="none" w:sz="0" w:space="0" w:color="auto"/>
                      </w:divBdr>
                    </w:div>
                  </w:divsChild>
                </w:div>
                <w:div w:id="73868705">
                  <w:marLeft w:val="0"/>
                  <w:marRight w:val="0"/>
                  <w:marTop w:val="0"/>
                  <w:marBottom w:val="0"/>
                  <w:divBdr>
                    <w:top w:val="none" w:sz="0" w:space="0" w:color="auto"/>
                    <w:left w:val="none" w:sz="0" w:space="0" w:color="auto"/>
                    <w:bottom w:val="none" w:sz="0" w:space="0" w:color="auto"/>
                    <w:right w:val="none" w:sz="0" w:space="0" w:color="auto"/>
                  </w:divBdr>
                  <w:divsChild>
                    <w:div w:id="746263960">
                      <w:marLeft w:val="0"/>
                      <w:marRight w:val="0"/>
                      <w:marTop w:val="0"/>
                      <w:marBottom w:val="0"/>
                      <w:divBdr>
                        <w:top w:val="none" w:sz="0" w:space="0" w:color="auto"/>
                        <w:left w:val="none" w:sz="0" w:space="0" w:color="auto"/>
                        <w:bottom w:val="none" w:sz="0" w:space="0" w:color="auto"/>
                        <w:right w:val="none" w:sz="0" w:space="0" w:color="auto"/>
                      </w:divBdr>
                    </w:div>
                  </w:divsChild>
                </w:div>
                <w:div w:id="832994516">
                  <w:marLeft w:val="0"/>
                  <w:marRight w:val="0"/>
                  <w:marTop w:val="0"/>
                  <w:marBottom w:val="0"/>
                  <w:divBdr>
                    <w:top w:val="none" w:sz="0" w:space="0" w:color="auto"/>
                    <w:left w:val="none" w:sz="0" w:space="0" w:color="auto"/>
                    <w:bottom w:val="none" w:sz="0" w:space="0" w:color="auto"/>
                    <w:right w:val="none" w:sz="0" w:space="0" w:color="auto"/>
                  </w:divBdr>
                  <w:divsChild>
                    <w:div w:id="706947553">
                      <w:marLeft w:val="0"/>
                      <w:marRight w:val="0"/>
                      <w:marTop w:val="0"/>
                      <w:marBottom w:val="0"/>
                      <w:divBdr>
                        <w:top w:val="none" w:sz="0" w:space="0" w:color="auto"/>
                        <w:left w:val="none" w:sz="0" w:space="0" w:color="auto"/>
                        <w:bottom w:val="none" w:sz="0" w:space="0" w:color="auto"/>
                        <w:right w:val="none" w:sz="0" w:space="0" w:color="auto"/>
                      </w:divBdr>
                    </w:div>
                  </w:divsChild>
                </w:div>
                <w:div w:id="123013926">
                  <w:marLeft w:val="0"/>
                  <w:marRight w:val="0"/>
                  <w:marTop w:val="0"/>
                  <w:marBottom w:val="0"/>
                  <w:divBdr>
                    <w:top w:val="none" w:sz="0" w:space="0" w:color="auto"/>
                    <w:left w:val="none" w:sz="0" w:space="0" w:color="auto"/>
                    <w:bottom w:val="none" w:sz="0" w:space="0" w:color="auto"/>
                    <w:right w:val="none" w:sz="0" w:space="0" w:color="auto"/>
                  </w:divBdr>
                  <w:divsChild>
                    <w:div w:id="785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05691">
          <w:marLeft w:val="0"/>
          <w:marRight w:val="0"/>
          <w:marTop w:val="0"/>
          <w:marBottom w:val="0"/>
          <w:divBdr>
            <w:top w:val="none" w:sz="0" w:space="0" w:color="auto"/>
            <w:left w:val="none" w:sz="0" w:space="0" w:color="auto"/>
            <w:bottom w:val="none" w:sz="0" w:space="0" w:color="auto"/>
            <w:right w:val="none" w:sz="0" w:space="0" w:color="auto"/>
          </w:divBdr>
          <w:divsChild>
            <w:div w:id="1192383223">
              <w:marLeft w:val="0"/>
              <w:marRight w:val="0"/>
              <w:marTop w:val="0"/>
              <w:marBottom w:val="0"/>
              <w:divBdr>
                <w:top w:val="none" w:sz="0" w:space="0" w:color="auto"/>
                <w:left w:val="none" w:sz="0" w:space="0" w:color="auto"/>
                <w:bottom w:val="none" w:sz="0" w:space="0" w:color="auto"/>
                <w:right w:val="none" w:sz="0" w:space="0" w:color="auto"/>
              </w:divBdr>
            </w:div>
            <w:div w:id="494103727">
              <w:marLeft w:val="0"/>
              <w:marRight w:val="0"/>
              <w:marTop w:val="0"/>
              <w:marBottom w:val="0"/>
              <w:divBdr>
                <w:top w:val="none" w:sz="0" w:space="0" w:color="auto"/>
                <w:left w:val="none" w:sz="0" w:space="0" w:color="auto"/>
                <w:bottom w:val="none" w:sz="0" w:space="0" w:color="auto"/>
                <w:right w:val="none" w:sz="0" w:space="0" w:color="auto"/>
              </w:divBdr>
            </w:div>
            <w:div w:id="303389403">
              <w:marLeft w:val="0"/>
              <w:marRight w:val="0"/>
              <w:marTop w:val="0"/>
              <w:marBottom w:val="0"/>
              <w:divBdr>
                <w:top w:val="none" w:sz="0" w:space="0" w:color="auto"/>
                <w:left w:val="none" w:sz="0" w:space="0" w:color="auto"/>
                <w:bottom w:val="none" w:sz="0" w:space="0" w:color="auto"/>
                <w:right w:val="none" w:sz="0" w:space="0" w:color="auto"/>
              </w:divBdr>
            </w:div>
          </w:divsChild>
        </w:div>
        <w:div w:id="532765644">
          <w:marLeft w:val="0"/>
          <w:marRight w:val="0"/>
          <w:marTop w:val="0"/>
          <w:marBottom w:val="0"/>
          <w:divBdr>
            <w:top w:val="none" w:sz="0" w:space="0" w:color="auto"/>
            <w:left w:val="none" w:sz="0" w:space="0" w:color="auto"/>
            <w:bottom w:val="none" w:sz="0" w:space="0" w:color="auto"/>
            <w:right w:val="none" w:sz="0" w:space="0" w:color="auto"/>
          </w:divBdr>
          <w:divsChild>
            <w:div w:id="2061399556">
              <w:marLeft w:val="-75"/>
              <w:marRight w:val="0"/>
              <w:marTop w:val="30"/>
              <w:marBottom w:val="30"/>
              <w:divBdr>
                <w:top w:val="none" w:sz="0" w:space="0" w:color="auto"/>
                <w:left w:val="none" w:sz="0" w:space="0" w:color="auto"/>
                <w:bottom w:val="none" w:sz="0" w:space="0" w:color="auto"/>
                <w:right w:val="none" w:sz="0" w:space="0" w:color="auto"/>
              </w:divBdr>
              <w:divsChild>
                <w:div w:id="135223506">
                  <w:marLeft w:val="0"/>
                  <w:marRight w:val="0"/>
                  <w:marTop w:val="0"/>
                  <w:marBottom w:val="0"/>
                  <w:divBdr>
                    <w:top w:val="none" w:sz="0" w:space="0" w:color="auto"/>
                    <w:left w:val="none" w:sz="0" w:space="0" w:color="auto"/>
                    <w:bottom w:val="none" w:sz="0" w:space="0" w:color="auto"/>
                    <w:right w:val="none" w:sz="0" w:space="0" w:color="auto"/>
                  </w:divBdr>
                  <w:divsChild>
                    <w:div w:id="223221922">
                      <w:marLeft w:val="0"/>
                      <w:marRight w:val="0"/>
                      <w:marTop w:val="0"/>
                      <w:marBottom w:val="0"/>
                      <w:divBdr>
                        <w:top w:val="none" w:sz="0" w:space="0" w:color="auto"/>
                        <w:left w:val="none" w:sz="0" w:space="0" w:color="auto"/>
                        <w:bottom w:val="none" w:sz="0" w:space="0" w:color="auto"/>
                        <w:right w:val="none" w:sz="0" w:space="0" w:color="auto"/>
                      </w:divBdr>
                    </w:div>
                  </w:divsChild>
                </w:div>
                <w:div w:id="1710951738">
                  <w:marLeft w:val="0"/>
                  <w:marRight w:val="0"/>
                  <w:marTop w:val="0"/>
                  <w:marBottom w:val="0"/>
                  <w:divBdr>
                    <w:top w:val="none" w:sz="0" w:space="0" w:color="auto"/>
                    <w:left w:val="none" w:sz="0" w:space="0" w:color="auto"/>
                    <w:bottom w:val="none" w:sz="0" w:space="0" w:color="auto"/>
                    <w:right w:val="none" w:sz="0" w:space="0" w:color="auto"/>
                  </w:divBdr>
                  <w:divsChild>
                    <w:div w:id="563611281">
                      <w:marLeft w:val="0"/>
                      <w:marRight w:val="0"/>
                      <w:marTop w:val="0"/>
                      <w:marBottom w:val="0"/>
                      <w:divBdr>
                        <w:top w:val="none" w:sz="0" w:space="0" w:color="auto"/>
                        <w:left w:val="none" w:sz="0" w:space="0" w:color="auto"/>
                        <w:bottom w:val="none" w:sz="0" w:space="0" w:color="auto"/>
                        <w:right w:val="none" w:sz="0" w:space="0" w:color="auto"/>
                      </w:divBdr>
                    </w:div>
                  </w:divsChild>
                </w:div>
                <w:div w:id="1231768950">
                  <w:marLeft w:val="0"/>
                  <w:marRight w:val="0"/>
                  <w:marTop w:val="0"/>
                  <w:marBottom w:val="0"/>
                  <w:divBdr>
                    <w:top w:val="none" w:sz="0" w:space="0" w:color="auto"/>
                    <w:left w:val="none" w:sz="0" w:space="0" w:color="auto"/>
                    <w:bottom w:val="none" w:sz="0" w:space="0" w:color="auto"/>
                    <w:right w:val="none" w:sz="0" w:space="0" w:color="auto"/>
                  </w:divBdr>
                  <w:divsChild>
                    <w:div w:id="1958485099">
                      <w:marLeft w:val="0"/>
                      <w:marRight w:val="0"/>
                      <w:marTop w:val="0"/>
                      <w:marBottom w:val="0"/>
                      <w:divBdr>
                        <w:top w:val="none" w:sz="0" w:space="0" w:color="auto"/>
                        <w:left w:val="none" w:sz="0" w:space="0" w:color="auto"/>
                        <w:bottom w:val="none" w:sz="0" w:space="0" w:color="auto"/>
                        <w:right w:val="none" w:sz="0" w:space="0" w:color="auto"/>
                      </w:divBdr>
                    </w:div>
                  </w:divsChild>
                </w:div>
                <w:div w:id="962346568">
                  <w:marLeft w:val="0"/>
                  <w:marRight w:val="0"/>
                  <w:marTop w:val="0"/>
                  <w:marBottom w:val="0"/>
                  <w:divBdr>
                    <w:top w:val="none" w:sz="0" w:space="0" w:color="auto"/>
                    <w:left w:val="none" w:sz="0" w:space="0" w:color="auto"/>
                    <w:bottom w:val="none" w:sz="0" w:space="0" w:color="auto"/>
                    <w:right w:val="none" w:sz="0" w:space="0" w:color="auto"/>
                  </w:divBdr>
                  <w:divsChild>
                    <w:div w:id="1284269435">
                      <w:marLeft w:val="0"/>
                      <w:marRight w:val="0"/>
                      <w:marTop w:val="0"/>
                      <w:marBottom w:val="0"/>
                      <w:divBdr>
                        <w:top w:val="none" w:sz="0" w:space="0" w:color="auto"/>
                        <w:left w:val="none" w:sz="0" w:space="0" w:color="auto"/>
                        <w:bottom w:val="none" w:sz="0" w:space="0" w:color="auto"/>
                        <w:right w:val="none" w:sz="0" w:space="0" w:color="auto"/>
                      </w:divBdr>
                    </w:div>
                  </w:divsChild>
                </w:div>
                <w:div w:id="2112973635">
                  <w:marLeft w:val="0"/>
                  <w:marRight w:val="0"/>
                  <w:marTop w:val="0"/>
                  <w:marBottom w:val="0"/>
                  <w:divBdr>
                    <w:top w:val="none" w:sz="0" w:space="0" w:color="auto"/>
                    <w:left w:val="none" w:sz="0" w:space="0" w:color="auto"/>
                    <w:bottom w:val="none" w:sz="0" w:space="0" w:color="auto"/>
                    <w:right w:val="none" w:sz="0" w:space="0" w:color="auto"/>
                  </w:divBdr>
                  <w:divsChild>
                    <w:div w:id="1481458869">
                      <w:marLeft w:val="0"/>
                      <w:marRight w:val="0"/>
                      <w:marTop w:val="0"/>
                      <w:marBottom w:val="0"/>
                      <w:divBdr>
                        <w:top w:val="none" w:sz="0" w:space="0" w:color="auto"/>
                        <w:left w:val="none" w:sz="0" w:space="0" w:color="auto"/>
                        <w:bottom w:val="none" w:sz="0" w:space="0" w:color="auto"/>
                        <w:right w:val="none" w:sz="0" w:space="0" w:color="auto"/>
                      </w:divBdr>
                    </w:div>
                  </w:divsChild>
                </w:div>
                <w:div w:id="1555239479">
                  <w:marLeft w:val="0"/>
                  <w:marRight w:val="0"/>
                  <w:marTop w:val="0"/>
                  <w:marBottom w:val="0"/>
                  <w:divBdr>
                    <w:top w:val="none" w:sz="0" w:space="0" w:color="auto"/>
                    <w:left w:val="none" w:sz="0" w:space="0" w:color="auto"/>
                    <w:bottom w:val="none" w:sz="0" w:space="0" w:color="auto"/>
                    <w:right w:val="none" w:sz="0" w:space="0" w:color="auto"/>
                  </w:divBdr>
                  <w:divsChild>
                    <w:div w:id="4385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10802">
          <w:marLeft w:val="0"/>
          <w:marRight w:val="0"/>
          <w:marTop w:val="0"/>
          <w:marBottom w:val="0"/>
          <w:divBdr>
            <w:top w:val="none" w:sz="0" w:space="0" w:color="auto"/>
            <w:left w:val="none" w:sz="0" w:space="0" w:color="auto"/>
            <w:bottom w:val="none" w:sz="0" w:space="0" w:color="auto"/>
            <w:right w:val="none" w:sz="0" w:space="0" w:color="auto"/>
          </w:divBdr>
          <w:divsChild>
            <w:div w:id="844398224">
              <w:marLeft w:val="0"/>
              <w:marRight w:val="0"/>
              <w:marTop w:val="0"/>
              <w:marBottom w:val="0"/>
              <w:divBdr>
                <w:top w:val="none" w:sz="0" w:space="0" w:color="auto"/>
                <w:left w:val="none" w:sz="0" w:space="0" w:color="auto"/>
                <w:bottom w:val="none" w:sz="0" w:space="0" w:color="auto"/>
                <w:right w:val="none" w:sz="0" w:space="0" w:color="auto"/>
              </w:divBdr>
            </w:div>
            <w:div w:id="1034816746">
              <w:marLeft w:val="0"/>
              <w:marRight w:val="0"/>
              <w:marTop w:val="0"/>
              <w:marBottom w:val="0"/>
              <w:divBdr>
                <w:top w:val="none" w:sz="0" w:space="0" w:color="auto"/>
                <w:left w:val="none" w:sz="0" w:space="0" w:color="auto"/>
                <w:bottom w:val="none" w:sz="0" w:space="0" w:color="auto"/>
                <w:right w:val="none" w:sz="0" w:space="0" w:color="auto"/>
              </w:divBdr>
            </w:div>
            <w:div w:id="179785186">
              <w:marLeft w:val="0"/>
              <w:marRight w:val="0"/>
              <w:marTop w:val="0"/>
              <w:marBottom w:val="0"/>
              <w:divBdr>
                <w:top w:val="none" w:sz="0" w:space="0" w:color="auto"/>
                <w:left w:val="none" w:sz="0" w:space="0" w:color="auto"/>
                <w:bottom w:val="none" w:sz="0" w:space="0" w:color="auto"/>
                <w:right w:val="none" w:sz="0" w:space="0" w:color="auto"/>
              </w:divBdr>
            </w:div>
          </w:divsChild>
        </w:div>
        <w:div w:id="1758477854">
          <w:marLeft w:val="0"/>
          <w:marRight w:val="0"/>
          <w:marTop w:val="0"/>
          <w:marBottom w:val="0"/>
          <w:divBdr>
            <w:top w:val="none" w:sz="0" w:space="0" w:color="auto"/>
            <w:left w:val="none" w:sz="0" w:space="0" w:color="auto"/>
            <w:bottom w:val="none" w:sz="0" w:space="0" w:color="auto"/>
            <w:right w:val="none" w:sz="0" w:space="0" w:color="auto"/>
          </w:divBdr>
          <w:divsChild>
            <w:div w:id="437718737">
              <w:marLeft w:val="-75"/>
              <w:marRight w:val="0"/>
              <w:marTop w:val="30"/>
              <w:marBottom w:val="30"/>
              <w:divBdr>
                <w:top w:val="none" w:sz="0" w:space="0" w:color="auto"/>
                <w:left w:val="none" w:sz="0" w:space="0" w:color="auto"/>
                <w:bottom w:val="none" w:sz="0" w:space="0" w:color="auto"/>
                <w:right w:val="none" w:sz="0" w:space="0" w:color="auto"/>
              </w:divBdr>
              <w:divsChild>
                <w:div w:id="1557207300">
                  <w:marLeft w:val="0"/>
                  <w:marRight w:val="0"/>
                  <w:marTop w:val="0"/>
                  <w:marBottom w:val="0"/>
                  <w:divBdr>
                    <w:top w:val="none" w:sz="0" w:space="0" w:color="auto"/>
                    <w:left w:val="none" w:sz="0" w:space="0" w:color="auto"/>
                    <w:bottom w:val="none" w:sz="0" w:space="0" w:color="auto"/>
                    <w:right w:val="none" w:sz="0" w:space="0" w:color="auto"/>
                  </w:divBdr>
                  <w:divsChild>
                    <w:div w:id="2057047023">
                      <w:marLeft w:val="0"/>
                      <w:marRight w:val="0"/>
                      <w:marTop w:val="0"/>
                      <w:marBottom w:val="0"/>
                      <w:divBdr>
                        <w:top w:val="none" w:sz="0" w:space="0" w:color="auto"/>
                        <w:left w:val="none" w:sz="0" w:space="0" w:color="auto"/>
                        <w:bottom w:val="none" w:sz="0" w:space="0" w:color="auto"/>
                        <w:right w:val="none" w:sz="0" w:space="0" w:color="auto"/>
                      </w:divBdr>
                    </w:div>
                  </w:divsChild>
                </w:div>
                <w:div w:id="1323853082">
                  <w:marLeft w:val="0"/>
                  <w:marRight w:val="0"/>
                  <w:marTop w:val="0"/>
                  <w:marBottom w:val="0"/>
                  <w:divBdr>
                    <w:top w:val="none" w:sz="0" w:space="0" w:color="auto"/>
                    <w:left w:val="none" w:sz="0" w:space="0" w:color="auto"/>
                    <w:bottom w:val="none" w:sz="0" w:space="0" w:color="auto"/>
                    <w:right w:val="none" w:sz="0" w:space="0" w:color="auto"/>
                  </w:divBdr>
                  <w:divsChild>
                    <w:div w:id="1290352993">
                      <w:marLeft w:val="0"/>
                      <w:marRight w:val="0"/>
                      <w:marTop w:val="0"/>
                      <w:marBottom w:val="0"/>
                      <w:divBdr>
                        <w:top w:val="none" w:sz="0" w:space="0" w:color="auto"/>
                        <w:left w:val="none" w:sz="0" w:space="0" w:color="auto"/>
                        <w:bottom w:val="none" w:sz="0" w:space="0" w:color="auto"/>
                        <w:right w:val="none" w:sz="0" w:space="0" w:color="auto"/>
                      </w:divBdr>
                    </w:div>
                  </w:divsChild>
                </w:div>
                <w:div w:id="345865625">
                  <w:marLeft w:val="0"/>
                  <w:marRight w:val="0"/>
                  <w:marTop w:val="0"/>
                  <w:marBottom w:val="0"/>
                  <w:divBdr>
                    <w:top w:val="none" w:sz="0" w:space="0" w:color="auto"/>
                    <w:left w:val="none" w:sz="0" w:space="0" w:color="auto"/>
                    <w:bottom w:val="none" w:sz="0" w:space="0" w:color="auto"/>
                    <w:right w:val="none" w:sz="0" w:space="0" w:color="auto"/>
                  </w:divBdr>
                  <w:divsChild>
                    <w:div w:id="932857701">
                      <w:marLeft w:val="0"/>
                      <w:marRight w:val="0"/>
                      <w:marTop w:val="0"/>
                      <w:marBottom w:val="0"/>
                      <w:divBdr>
                        <w:top w:val="none" w:sz="0" w:space="0" w:color="auto"/>
                        <w:left w:val="none" w:sz="0" w:space="0" w:color="auto"/>
                        <w:bottom w:val="none" w:sz="0" w:space="0" w:color="auto"/>
                        <w:right w:val="none" w:sz="0" w:space="0" w:color="auto"/>
                      </w:divBdr>
                    </w:div>
                  </w:divsChild>
                </w:div>
                <w:div w:id="384447117">
                  <w:marLeft w:val="0"/>
                  <w:marRight w:val="0"/>
                  <w:marTop w:val="0"/>
                  <w:marBottom w:val="0"/>
                  <w:divBdr>
                    <w:top w:val="none" w:sz="0" w:space="0" w:color="auto"/>
                    <w:left w:val="none" w:sz="0" w:space="0" w:color="auto"/>
                    <w:bottom w:val="none" w:sz="0" w:space="0" w:color="auto"/>
                    <w:right w:val="none" w:sz="0" w:space="0" w:color="auto"/>
                  </w:divBdr>
                  <w:divsChild>
                    <w:div w:id="244997797">
                      <w:marLeft w:val="0"/>
                      <w:marRight w:val="0"/>
                      <w:marTop w:val="0"/>
                      <w:marBottom w:val="0"/>
                      <w:divBdr>
                        <w:top w:val="none" w:sz="0" w:space="0" w:color="auto"/>
                        <w:left w:val="none" w:sz="0" w:space="0" w:color="auto"/>
                        <w:bottom w:val="none" w:sz="0" w:space="0" w:color="auto"/>
                        <w:right w:val="none" w:sz="0" w:space="0" w:color="auto"/>
                      </w:divBdr>
                    </w:div>
                  </w:divsChild>
                </w:div>
                <w:div w:id="1119104051">
                  <w:marLeft w:val="0"/>
                  <w:marRight w:val="0"/>
                  <w:marTop w:val="0"/>
                  <w:marBottom w:val="0"/>
                  <w:divBdr>
                    <w:top w:val="none" w:sz="0" w:space="0" w:color="auto"/>
                    <w:left w:val="none" w:sz="0" w:space="0" w:color="auto"/>
                    <w:bottom w:val="none" w:sz="0" w:space="0" w:color="auto"/>
                    <w:right w:val="none" w:sz="0" w:space="0" w:color="auto"/>
                  </w:divBdr>
                  <w:divsChild>
                    <w:div w:id="1838884535">
                      <w:marLeft w:val="0"/>
                      <w:marRight w:val="0"/>
                      <w:marTop w:val="0"/>
                      <w:marBottom w:val="0"/>
                      <w:divBdr>
                        <w:top w:val="none" w:sz="0" w:space="0" w:color="auto"/>
                        <w:left w:val="none" w:sz="0" w:space="0" w:color="auto"/>
                        <w:bottom w:val="none" w:sz="0" w:space="0" w:color="auto"/>
                        <w:right w:val="none" w:sz="0" w:space="0" w:color="auto"/>
                      </w:divBdr>
                    </w:div>
                  </w:divsChild>
                </w:div>
                <w:div w:id="630015697">
                  <w:marLeft w:val="0"/>
                  <w:marRight w:val="0"/>
                  <w:marTop w:val="0"/>
                  <w:marBottom w:val="0"/>
                  <w:divBdr>
                    <w:top w:val="none" w:sz="0" w:space="0" w:color="auto"/>
                    <w:left w:val="none" w:sz="0" w:space="0" w:color="auto"/>
                    <w:bottom w:val="none" w:sz="0" w:space="0" w:color="auto"/>
                    <w:right w:val="none" w:sz="0" w:space="0" w:color="auto"/>
                  </w:divBdr>
                  <w:divsChild>
                    <w:div w:id="12064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720">
          <w:marLeft w:val="0"/>
          <w:marRight w:val="0"/>
          <w:marTop w:val="0"/>
          <w:marBottom w:val="0"/>
          <w:divBdr>
            <w:top w:val="none" w:sz="0" w:space="0" w:color="auto"/>
            <w:left w:val="none" w:sz="0" w:space="0" w:color="auto"/>
            <w:bottom w:val="none" w:sz="0" w:space="0" w:color="auto"/>
            <w:right w:val="none" w:sz="0" w:space="0" w:color="auto"/>
          </w:divBdr>
          <w:divsChild>
            <w:div w:id="740173979">
              <w:marLeft w:val="0"/>
              <w:marRight w:val="0"/>
              <w:marTop w:val="0"/>
              <w:marBottom w:val="0"/>
              <w:divBdr>
                <w:top w:val="none" w:sz="0" w:space="0" w:color="auto"/>
                <w:left w:val="none" w:sz="0" w:space="0" w:color="auto"/>
                <w:bottom w:val="none" w:sz="0" w:space="0" w:color="auto"/>
                <w:right w:val="none" w:sz="0" w:space="0" w:color="auto"/>
              </w:divBdr>
            </w:div>
            <w:div w:id="2013683738">
              <w:marLeft w:val="0"/>
              <w:marRight w:val="0"/>
              <w:marTop w:val="0"/>
              <w:marBottom w:val="0"/>
              <w:divBdr>
                <w:top w:val="none" w:sz="0" w:space="0" w:color="auto"/>
                <w:left w:val="none" w:sz="0" w:space="0" w:color="auto"/>
                <w:bottom w:val="none" w:sz="0" w:space="0" w:color="auto"/>
                <w:right w:val="none" w:sz="0" w:space="0" w:color="auto"/>
              </w:divBdr>
            </w:div>
            <w:div w:id="1755741543">
              <w:marLeft w:val="0"/>
              <w:marRight w:val="0"/>
              <w:marTop w:val="0"/>
              <w:marBottom w:val="0"/>
              <w:divBdr>
                <w:top w:val="none" w:sz="0" w:space="0" w:color="auto"/>
                <w:left w:val="none" w:sz="0" w:space="0" w:color="auto"/>
                <w:bottom w:val="none" w:sz="0" w:space="0" w:color="auto"/>
                <w:right w:val="none" w:sz="0" w:space="0" w:color="auto"/>
              </w:divBdr>
            </w:div>
          </w:divsChild>
        </w:div>
        <w:div w:id="1939949893">
          <w:marLeft w:val="0"/>
          <w:marRight w:val="0"/>
          <w:marTop w:val="0"/>
          <w:marBottom w:val="0"/>
          <w:divBdr>
            <w:top w:val="none" w:sz="0" w:space="0" w:color="auto"/>
            <w:left w:val="none" w:sz="0" w:space="0" w:color="auto"/>
            <w:bottom w:val="none" w:sz="0" w:space="0" w:color="auto"/>
            <w:right w:val="none" w:sz="0" w:space="0" w:color="auto"/>
          </w:divBdr>
          <w:divsChild>
            <w:div w:id="890382071">
              <w:marLeft w:val="-75"/>
              <w:marRight w:val="0"/>
              <w:marTop w:val="30"/>
              <w:marBottom w:val="30"/>
              <w:divBdr>
                <w:top w:val="none" w:sz="0" w:space="0" w:color="auto"/>
                <w:left w:val="none" w:sz="0" w:space="0" w:color="auto"/>
                <w:bottom w:val="none" w:sz="0" w:space="0" w:color="auto"/>
                <w:right w:val="none" w:sz="0" w:space="0" w:color="auto"/>
              </w:divBdr>
              <w:divsChild>
                <w:div w:id="1141579663">
                  <w:marLeft w:val="0"/>
                  <w:marRight w:val="0"/>
                  <w:marTop w:val="0"/>
                  <w:marBottom w:val="0"/>
                  <w:divBdr>
                    <w:top w:val="none" w:sz="0" w:space="0" w:color="auto"/>
                    <w:left w:val="none" w:sz="0" w:space="0" w:color="auto"/>
                    <w:bottom w:val="none" w:sz="0" w:space="0" w:color="auto"/>
                    <w:right w:val="none" w:sz="0" w:space="0" w:color="auto"/>
                  </w:divBdr>
                  <w:divsChild>
                    <w:div w:id="1889954031">
                      <w:marLeft w:val="0"/>
                      <w:marRight w:val="0"/>
                      <w:marTop w:val="0"/>
                      <w:marBottom w:val="0"/>
                      <w:divBdr>
                        <w:top w:val="none" w:sz="0" w:space="0" w:color="auto"/>
                        <w:left w:val="none" w:sz="0" w:space="0" w:color="auto"/>
                        <w:bottom w:val="none" w:sz="0" w:space="0" w:color="auto"/>
                        <w:right w:val="none" w:sz="0" w:space="0" w:color="auto"/>
                      </w:divBdr>
                    </w:div>
                  </w:divsChild>
                </w:div>
                <w:div w:id="836772661">
                  <w:marLeft w:val="0"/>
                  <w:marRight w:val="0"/>
                  <w:marTop w:val="0"/>
                  <w:marBottom w:val="0"/>
                  <w:divBdr>
                    <w:top w:val="none" w:sz="0" w:space="0" w:color="auto"/>
                    <w:left w:val="none" w:sz="0" w:space="0" w:color="auto"/>
                    <w:bottom w:val="none" w:sz="0" w:space="0" w:color="auto"/>
                    <w:right w:val="none" w:sz="0" w:space="0" w:color="auto"/>
                  </w:divBdr>
                  <w:divsChild>
                    <w:div w:id="828210042">
                      <w:marLeft w:val="0"/>
                      <w:marRight w:val="0"/>
                      <w:marTop w:val="0"/>
                      <w:marBottom w:val="0"/>
                      <w:divBdr>
                        <w:top w:val="none" w:sz="0" w:space="0" w:color="auto"/>
                        <w:left w:val="none" w:sz="0" w:space="0" w:color="auto"/>
                        <w:bottom w:val="none" w:sz="0" w:space="0" w:color="auto"/>
                        <w:right w:val="none" w:sz="0" w:space="0" w:color="auto"/>
                      </w:divBdr>
                    </w:div>
                  </w:divsChild>
                </w:div>
                <w:div w:id="247809025">
                  <w:marLeft w:val="0"/>
                  <w:marRight w:val="0"/>
                  <w:marTop w:val="0"/>
                  <w:marBottom w:val="0"/>
                  <w:divBdr>
                    <w:top w:val="none" w:sz="0" w:space="0" w:color="auto"/>
                    <w:left w:val="none" w:sz="0" w:space="0" w:color="auto"/>
                    <w:bottom w:val="none" w:sz="0" w:space="0" w:color="auto"/>
                    <w:right w:val="none" w:sz="0" w:space="0" w:color="auto"/>
                  </w:divBdr>
                  <w:divsChild>
                    <w:div w:id="859659478">
                      <w:marLeft w:val="0"/>
                      <w:marRight w:val="0"/>
                      <w:marTop w:val="0"/>
                      <w:marBottom w:val="0"/>
                      <w:divBdr>
                        <w:top w:val="none" w:sz="0" w:space="0" w:color="auto"/>
                        <w:left w:val="none" w:sz="0" w:space="0" w:color="auto"/>
                        <w:bottom w:val="none" w:sz="0" w:space="0" w:color="auto"/>
                        <w:right w:val="none" w:sz="0" w:space="0" w:color="auto"/>
                      </w:divBdr>
                    </w:div>
                  </w:divsChild>
                </w:div>
                <w:div w:id="91585909">
                  <w:marLeft w:val="0"/>
                  <w:marRight w:val="0"/>
                  <w:marTop w:val="0"/>
                  <w:marBottom w:val="0"/>
                  <w:divBdr>
                    <w:top w:val="none" w:sz="0" w:space="0" w:color="auto"/>
                    <w:left w:val="none" w:sz="0" w:space="0" w:color="auto"/>
                    <w:bottom w:val="none" w:sz="0" w:space="0" w:color="auto"/>
                    <w:right w:val="none" w:sz="0" w:space="0" w:color="auto"/>
                  </w:divBdr>
                  <w:divsChild>
                    <w:div w:id="1834443683">
                      <w:marLeft w:val="0"/>
                      <w:marRight w:val="0"/>
                      <w:marTop w:val="0"/>
                      <w:marBottom w:val="0"/>
                      <w:divBdr>
                        <w:top w:val="none" w:sz="0" w:space="0" w:color="auto"/>
                        <w:left w:val="none" w:sz="0" w:space="0" w:color="auto"/>
                        <w:bottom w:val="none" w:sz="0" w:space="0" w:color="auto"/>
                        <w:right w:val="none" w:sz="0" w:space="0" w:color="auto"/>
                      </w:divBdr>
                    </w:div>
                  </w:divsChild>
                </w:div>
                <w:div w:id="905267349">
                  <w:marLeft w:val="0"/>
                  <w:marRight w:val="0"/>
                  <w:marTop w:val="0"/>
                  <w:marBottom w:val="0"/>
                  <w:divBdr>
                    <w:top w:val="none" w:sz="0" w:space="0" w:color="auto"/>
                    <w:left w:val="none" w:sz="0" w:space="0" w:color="auto"/>
                    <w:bottom w:val="none" w:sz="0" w:space="0" w:color="auto"/>
                    <w:right w:val="none" w:sz="0" w:space="0" w:color="auto"/>
                  </w:divBdr>
                  <w:divsChild>
                    <w:div w:id="699548932">
                      <w:marLeft w:val="0"/>
                      <w:marRight w:val="0"/>
                      <w:marTop w:val="0"/>
                      <w:marBottom w:val="0"/>
                      <w:divBdr>
                        <w:top w:val="none" w:sz="0" w:space="0" w:color="auto"/>
                        <w:left w:val="none" w:sz="0" w:space="0" w:color="auto"/>
                        <w:bottom w:val="none" w:sz="0" w:space="0" w:color="auto"/>
                        <w:right w:val="none" w:sz="0" w:space="0" w:color="auto"/>
                      </w:divBdr>
                    </w:div>
                  </w:divsChild>
                </w:div>
                <w:div w:id="1767143746">
                  <w:marLeft w:val="0"/>
                  <w:marRight w:val="0"/>
                  <w:marTop w:val="0"/>
                  <w:marBottom w:val="0"/>
                  <w:divBdr>
                    <w:top w:val="none" w:sz="0" w:space="0" w:color="auto"/>
                    <w:left w:val="none" w:sz="0" w:space="0" w:color="auto"/>
                    <w:bottom w:val="none" w:sz="0" w:space="0" w:color="auto"/>
                    <w:right w:val="none" w:sz="0" w:space="0" w:color="auto"/>
                  </w:divBdr>
                  <w:divsChild>
                    <w:div w:id="2543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01294">
          <w:marLeft w:val="0"/>
          <w:marRight w:val="0"/>
          <w:marTop w:val="0"/>
          <w:marBottom w:val="0"/>
          <w:divBdr>
            <w:top w:val="none" w:sz="0" w:space="0" w:color="auto"/>
            <w:left w:val="none" w:sz="0" w:space="0" w:color="auto"/>
            <w:bottom w:val="none" w:sz="0" w:space="0" w:color="auto"/>
            <w:right w:val="none" w:sz="0" w:space="0" w:color="auto"/>
          </w:divBdr>
          <w:divsChild>
            <w:div w:id="2085832798">
              <w:marLeft w:val="0"/>
              <w:marRight w:val="0"/>
              <w:marTop w:val="0"/>
              <w:marBottom w:val="0"/>
              <w:divBdr>
                <w:top w:val="none" w:sz="0" w:space="0" w:color="auto"/>
                <w:left w:val="none" w:sz="0" w:space="0" w:color="auto"/>
                <w:bottom w:val="none" w:sz="0" w:space="0" w:color="auto"/>
                <w:right w:val="none" w:sz="0" w:space="0" w:color="auto"/>
              </w:divBdr>
            </w:div>
            <w:div w:id="2036273006">
              <w:marLeft w:val="0"/>
              <w:marRight w:val="0"/>
              <w:marTop w:val="0"/>
              <w:marBottom w:val="0"/>
              <w:divBdr>
                <w:top w:val="none" w:sz="0" w:space="0" w:color="auto"/>
                <w:left w:val="none" w:sz="0" w:space="0" w:color="auto"/>
                <w:bottom w:val="none" w:sz="0" w:space="0" w:color="auto"/>
                <w:right w:val="none" w:sz="0" w:space="0" w:color="auto"/>
              </w:divBdr>
            </w:div>
            <w:div w:id="34694123">
              <w:marLeft w:val="0"/>
              <w:marRight w:val="0"/>
              <w:marTop w:val="0"/>
              <w:marBottom w:val="0"/>
              <w:divBdr>
                <w:top w:val="none" w:sz="0" w:space="0" w:color="auto"/>
                <w:left w:val="none" w:sz="0" w:space="0" w:color="auto"/>
                <w:bottom w:val="none" w:sz="0" w:space="0" w:color="auto"/>
                <w:right w:val="none" w:sz="0" w:space="0" w:color="auto"/>
              </w:divBdr>
            </w:div>
          </w:divsChild>
        </w:div>
        <w:div w:id="453987029">
          <w:marLeft w:val="0"/>
          <w:marRight w:val="0"/>
          <w:marTop w:val="0"/>
          <w:marBottom w:val="0"/>
          <w:divBdr>
            <w:top w:val="none" w:sz="0" w:space="0" w:color="auto"/>
            <w:left w:val="none" w:sz="0" w:space="0" w:color="auto"/>
            <w:bottom w:val="none" w:sz="0" w:space="0" w:color="auto"/>
            <w:right w:val="none" w:sz="0" w:space="0" w:color="auto"/>
          </w:divBdr>
          <w:divsChild>
            <w:div w:id="1947692177">
              <w:marLeft w:val="-75"/>
              <w:marRight w:val="0"/>
              <w:marTop w:val="30"/>
              <w:marBottom w:val="30"/>
              <w:divBdr>
                <w:top w:val="none" w:sz="0" w:space="0" w:color="auto"/>
                <w:left w:val="none" w:sz="0" w:space="0" w:color="auto"/>
                <w:bottom w:val="none" w:sz="0" w:space="0" w:color="auto"/>
                <w:right w:val="none" w:sz="0" w:space="0" w:color="auto"/>
              </w:divBdr>
              <w:divsChild>
                <w:div w:id="1913542470">
                  <w:marLeft w:val="0"/>
                  <w:marRight w:val="0"/>
                  <w:marTop w:val="0"/>
                  <w:marBottom w:val="0"/>
                  <w:divBdr>
                    <w:top w:val="none" w:sz="0" w:space="0" w:color="auto"/>
                    <w:left w:val="none" w:sz="0" w:space="0" w:color="auto"/>
                    <w:bottom w:val="none" w:sz="0" w:space="0" w:color="auto"/>
                    <w:right w:val="none" w:sz="0" w:space="0" w:color="auto"/>
                  </w:divBdr>
                  <w:divsChild>
                    <w:div w:id="2081905777">
                      <w:marLeft w:val="0"/>
                      <w:marRight w:val="0"/>
                      <w:marTop w:val="0"/>
                      <w:marBottom w:val="0"/>
                      <w:divBdr>
                        <w:top w:val="none" w:sz="0" w:space="0" w:color="auto"/>
                        <w:left w:val="none" w:sz="0" w:space="0" w:color="auto"/>
                        <w:bottom w:val="none" w:sz="0" w:space="0" w:color="auto"/>
                        <w:right w:val="none" w:sz="0" w:space="0" w:color="auto"/>
                      </w:divBdr>
                    </w:div>
                  </w:divsChild>
                </w:div>
                <w:div w:id="827553528">
                  <w:marLeft w:val="0"/>
                  <w:marRight w:val="0"/>
                  <w:marTop w:val="0"/>
                  <w:marBottom w:val="0"/>
                  <w:divBdr>
                    <w:top w:val="none" w:sz="0" w:space="0" w:color="auto"/>
                    <w:left w:val="none" w:sz="0" w:space="0" w:color="auto"/>
                    <w:bottom w:val="none" w:sz="0" w:space="0" w:color="auto"/>
                    <w:right w:val="none" w:sz="0" w:space="0" w:color="auto"/>
                  </w:divBdr>
                  <w:divsChild>
                    <w:div w:id="975257075">
                      <w:marLeft w:val="0"/>
                      <w:marRight w:val="0"/>
                      <w:marTop w:val="0"/>
                      <w:marBottom w:val="0"/>
                      <w:divBdr>
                        <w:top w:val="none" w:sz="0" w:space="0" w:color="auto"/>
                        <w:left w:val="none" w:sz="0" w:space="0" w:color="auto"/>
                        <w:bottom w:val="none" w:sz="0" w:space="0" w:color="auto"/>
                        <w:right w:val="none" w:sz="0" w:space="0" w:color="auto"/>
                      </w:divBdr>
                    </w:div>
                  </w:divsChild>
                </w:div>
                <w:div w:id="1208301097">
                  <w:marLeft w:val="0"/>
                  <w:marRight w:val="0"/>
                  <w:marTop w:val="0"/>
                  <w:marBottom w:val="0"/>
                  <w:divBdr>
                    <w:top w:val="none" w:sz="0" w:space="0" w:color="auto"/>
                    <w:left w:val="none" w:sz="0" w:space="0" w:color="auto"/>
                    <w:bottom w:val="none" w:sz="0" w:space="0" w:color="auto"/>
                    <w:right w:val="none" w:sz="0" w:space="0" w:color="auto"/>
                  </w:divBdr>
                  <w:divsChild>
                    <w:div w:id="1001591928">
                      <w:marLeft w:val="0"/>
                      <w:marRight w:val="0"/>
                      <w:marTop w:val="0"/>
                      <w:marBottom w:val="0"/>
                      <w:divBdr>
                        <w:top w:val="none" w:sz="0" w:space="0" w:color="auto"/>
                        <w:left w:val="none" w:sz="0" w:space="0" w:color="auto"/>
                        <w:bottom w:val="none" w:sz="0" w:space="0" w:color="auto"/>
                        <w:right w:val="none" w:sz="0" w:space="0" w:color="auto"/>
                      </w:divBdr>
                    </w:div>
                  </w:divsChild>
                </w:div>
                <w:div w:id="662777294">
                  <w:marLeft w:val="0"/>
                  <w:marRight w:val="0"/>
                  <w:marTop w:val="0"/>
                  <w:marBottom w:val="0"/>
                  <w:divBdr>
                    <w:top w:val="none" w:sz="0" w:space="0" w:color="auto"/>
                    <w:left w:val="none" w:sz="0" w:space="0" w:color="auto"/>
                    <w:bottom w:val="none" w:sz="0" w:space="0" w:color="auto"/>
                    <w:right w:val="none" w:sz="0" w:space="0" w:color="auto"/>
                  </w:divBdr>
                  <w:divsChild>
                    <w:div w:id="1560551040">
                      <w:marLeft w:val="0"/>
                      <w:marRight w:val="0"/>
                      <w:marTop w:val="0"/>
                      <w:marBottom w:val="0"/>
                      <w:divBdr>
                        <w:top w:val="none" w:sz="0" w:space="0" w:color="auto"/>
                        <w:left w:val="none" w:sz="0" w:space="0" w:color="auto"/>
                        <w:bottom w:val="none" w:sz="0" w:space="0" w:color="auto"/>
                        <w:right w:val="none" w:sz="0" w:space="0" w:color="auto"/>
                      </w:divBdr>
                    </w:div>
                  </w:divsChild>
                </w:div>
                <w:div w:id="2097164925">
                  <w:marLeft w:val="0"/>
                  <w:marRight w:val="0"/>
                  <w:marTop w:val="0"/>
                  <w:marBottom w:val="0"/>
                  <w:divBdr>
                    <w:top w:val="none" w:sz="0" w:space="0" w:color="auto"/>
                    <w:left w:val="none" w:sz="0" w:space="0" w:color="auto"/>
                    <w:bottom w:val="none" w:sz="0" w:space="0" w:color="auto"/>
                    <w:right w:val="none" w:sz="0" w:space="0" w:color="auto"/>
                  </w:divBdr>
                  <w:divsChild>
                    <w:div w:id="1350839986">
                      <w:marLeft w:val="0"/>
                      <w:marRight w:val="0"/>
                      <w:marTop w:val="0"/>
                      <w:marBottom w:val="0"/>
                      <w:divBdr>
                        <w:top w:val="none" w:sz="0" w:space="0" w:color="auto"/>
                        <w:left w:val="none" w:sz="0" w:space="0" w:color="auto"/>
                        <w:bottom w:val="none" w:sz="0" w:space="0" w:color="auto"/>
                        <w:right w:val="none" w:sz="0" w:space="0" w:color="auto"/>
                      </w:divBdr>
                    </w:div>
                  </w:divsChild>
                </w:div>
                <w:div w:id="1423379700">
                  <w:marLeft w:val="0"/>
                  <w:marRight w:val="0"/>
                  <w:marTop w:val="0"/>
                  <w:marBottom w:val="0"/>
                  <w:divBdr>
                    <w:top w:val="none" w:sz="0" w:space="0" w:color="auto"/>
                    <w:left w:val="none" w:sz="0" w:space="0" w:color="auto"/>
                    <w:bottom w:val="none" w:sz="0" w:space="0" w:color="auto"/>
                    <w:right w:val="none" w:sz="0" w:space="0" w:color="auto"/>
                  </w:divBdr>
                  <w:divsChild>
                    <w:div w:id="18371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78427">
          <w:marLeft w:val="0"/>
          <w:marRight w:val="0"/>
          <w:marTop w:val="0"/>
          <w:marBottom w:val="0"/>
          <w:divBdr>
            <w:top w:val="none" w:sz="0" w:space="0" w:color="auto"/>
            <w:left w:val="none" w:sz="0" w:space="0" w:color="auto"/>
            <w:bottom w:val="none" w:sz="0" w:space="0" w:color="auto"/>
            <w:right w:val="none" w:sz="0" w:space="0" w:color="auto"/>
          </w:divBdr>
          <w:divsChild>
            <w:div w:id="1565801358">
              <w:marLeft w:val="0"/>
              <w:marRight w:val="0"/>
              <w:marTop w:val="0"/>
              <w:marBottom w:val="0"/>
              <w:divBdr>
                <w:top w:val="none" w:sz="0" w:space="0" w:color="auto"/>
                <w:left w:val="none" w:sz="0" w:space="0" w:color="auto"/>
                <w:bottom w:val="none" w:sz="0" w:space="0" w:color="auto"/>
                <w:right w:val="none" w:sz="0" w:space="0" w:color="auto"/>
              </w:divBdr>
            </w:div>
            <w:div w:id="1912082123">
              <w:marLeft w:val="0"/>
              <w:marRight w:val="0"/>
              <w:marTop w:val="0"/>
              <w:marBottom w:val="0"/>
              <w:divBdr>
                <w:top w:val="none" w:sz="0" w:space="0" w:color="auto"/>
                <w:left w:val="none" w:sz="0" w:space="0" w:color="auto"/>
                <w:bottom w:val="none" w:sz="0" w:space="0" w:color="auto"/>
                <w:right w:val="none" w:sz="0" w:space="0" w:color="auto"/>
              </w:divBdr>
            </w:div>
            <w:div w:id="2065329137">
              <w:marLeft w:val="0"/>
              <w:marRight w:val="0"/>
              <w:marTop w:val="0"/>
              <w:marBottom w:val="0"/>
              <w:divBdr>
                <w:top w:val="none" w:sz="0" w:space="0" w:color="auto"/>
                <w:left w:val="none" w:sz="0" w:space="0" w:color="auto"/>
                <w:bottom w:val="none" w:sz="0" w:space="0" w:color="auto"/>
                <w:right w:val="none" w:sz="0" w:space="0" w:color="auto"/>
              </w:divBdr>
            </w:div>
          </w:divsChild>
        </w:div>
        <w:div w:id="229729228">
          <w:marLeft w:val="0"/>
          <w:marRight w:val="0"/>
          <w:marTop w:val="0"/>
          <w:marBottom w:val="0"/>
          <w:divBdr>
            <w:top w:val="none" w:sz="0" w:space="0" w:color="auto"/>
            <w:left w:val="none" w:sz="0" w:space="0" w:color="auto"/>
            <w:bottom w:val="none" w:sz="0" w:space="0" w:color="auto"/>
            <w:right w:val="none" w:sz="0" w:space="0" w:color="auto"/>
          </w:divBdr>
          <w:divsChild>
            <w:div w:id="253441912">
              <w:marLeft w:val="-75"/>
              <w:marRight w:val="0"/>
              <w:marTop w:val="30"/>
              <w:marBottom w:val="30"/>
              <w:divBdr>
                <w:top w:val="none" w:sz="0" w:space="0" w:color="auto"/>
                <w:left w:val="none" w:sz="0" w:space="0" w:color="auto"/>
                <w:bottom w:val="none" w:sz="0" w:space="0" w:color="auto"/>
                <w:right w:val="none" w:sz="0" w:space="0" w:color="auto"/>
              </w:divBdr>
              <w:divsChild>
                <w:div w:id="1812021227">
                  <w:marLeft w:val="0"/>
                  <w:marRight w:val="0"/>
                  <w:marTop w:val="0"/>
                  <w:marBottom w:val="0"/>
                  <w:divBdr>
                    <w:top w:val="none" w:sz="0" w:space="0" w:color="auto"/>
                    <w:left w:val="none" w:sz="0" w:space="0" w:color="auto"/>
                    <w:bottom w:val="none" w:sz="0" w:space="0" w:color="auto"/>
                    <w:right w:val="none" w:sz="0" w:space="0" w:color="auto"/>
                  </w:divBdr>
                  <w:divsChild>
                    <w:div w:id="298339573">
                      <w:marLeft w:val="0"/>
                      <w:marRight w:val="0"/>
                      <w:marTop w:val="0"/>
                      <w:marBottom w:val="0"/>
                      <w:divBdr>
                        <w:top w:val="none" w:sz="0" w:space="0" w:color="auto"/>
                        <w:left w:val="none" w:sz="0" w:space="0" w:color="auto"/>
                        <w:bottom w:val="none" w:sz="0" w:space="0" w:color="auto"/>
                        <w:right w:val="none" w:sz="0" w:space="0" w:color="auto"/>
                      </w:divBdr>
                    </w:div>
                  </w:divsChild>
                </w:div>
                <w:div w:id="1771005276">
                  <w:marLeft w:val="0"/>
                  <w:marRight w:val="0"/>
                  <w:marTop w:val="0"/>
                  <w:marBottom w:val="0"/>
                  <w:divBdr>
                    <w:top w:val="none" w:sz="0" w:space="0" w:color="auto"/>
                    <w:left w:val="none" w:sz="0" w:space="0" w:color="auto"/>
                    <w:bottom w:val="none" w:sz="0" w:space="0" w:color="auto"/>
                    <w:right w:val="none" w:sz="0" w:space="0" w:color="auto"/>
                  </w:divBdr>
                  <w:divsChild>
                    <w:div w:id="988480241">
                      <w:marLeft w:val="0"/>
                      <w:marRight w:val="0"/>
                      <w:marTop w:val="0"/>
                      <w:marBottom w:val="0"/>
                      <w:divBdr>
                        <w:top w:val="none" w:sz="0" w:space="0" w:color="auto"/>
                        <w:left w:val="none" w:sz="0" w:space="0" w:color="auto"/>
                        <w:bottom w:val="none" w:sz="0" w:space="0" w:color="auto"/>
                        <w:right w:val="none" w:sz="0" w:space="0" w:color="auto"/>
                      </w:divBdr>
                    </w:div>
                  </w:divsChild>
                </w:div>
                <w:div w:id="251664929">
                  <w:marLeft w:val="0"/>
                  <w:marRight w:val="0"/>
                  <w:marTop w:val="0"/>
                  <w:marBottom w:val="0"/>
                  <w:divBdr>
                    <w:top w:val="none" w:sz="0" w:space="0" w:color="auto"/>
                    <w:left w:val="none" w:sz="0" w:space="0" w:color="auto"/>
                    <w:bottom w:val="none" w:sz="0" w:space="0" w:color="auto"/>
                    <w:right w:val="none" w:sz="0" w:space="0" w:color="auto"/>
                  </w:divBdr>
                  <w:divsChild>
                    <w:div w:id="715013405">
                      <w:marLeft w:val="0"/>
                      <w:marRight w:val="0"/>
                      <w:marTop w:val="0"/>
                      <w:marBottom w:val="0"/>
                      <w:divBdr>
                        <w:top w:val="none" w:sz="0" w:space="0" w:color="auto"/>
                        <w:left w:val="none" w:sz="0" w:space="0" w:color="auto"/>
                        <w:bottom w:val="none" w:sz="0" w:space="0" w:color="auto"/>
                        <w:right w:val="none" w:sz="0" w:space="0" w:color="auto"/>
                      </w:divBdr>
                    </w:div>
                  </w:divsChild>
                </w:div>
                <w:div w:id="737940894">
                  <w:marLeft w:val="0"/>
                  <w:marRight w:val="0"/>
                  <w:marTop w:val="0"/>
                  <w:marBottom w:val="0"/>
                  <w:divBdr>
                    <w:top w:val="none" w:sz="0" w:space="0" w:color="auto"/>
                    <w:left w:val="none" w:sz="0" w:space="0" w:color="auto"/>
                    <w:bottom w:val="none" w:sz="0" w:space="0" w:color="auto"/>
                    <w:right w:val="none" w:sz="0" w:space="0" w:color="auto"/>
                  </w:divBdr>
                  <w:divsChild>
                    <w:div w:id="2103069198">
                      <w:marLeft w:val="0"/>
                      <w:marRight w:val="0"/>
                      <w:marTop w:val="0"/>
                      <w:marBottom w:val="0"/>
                      <w:divBdr>
                        <w:top w:val="none" w:sz="0" w:space="0" w:color="auto"/>
                        <w:left w:val="none" w:sz="0" w:space="0" w:color="auto"/>
                        <w:bottom w:val="none" w:sz="0" w:space="0" w:color="auto"/>
                        <w:right w:val="none" w:sz="0" w:space="0" w:color="auto"/>
                      </w:divBdr>
                    </w:div>
                  </w:divsChild>
                </w:div>
                <w:div w:id="431825320">
                  <w:marLeft w:val="0"/>
                  <w:marRight w:val="0"/>
                  <w:marTop w:val="0"/>
                  <w:marBottom w:val="0"/>
                  <w:divBdr>
                    <w:top w:val="none" w:sz="0" w:space="0" w:color="auto"/>
                    <w:left w:val="none" w:sz="0" w:space="0" w:color="auto"/>
                    <w:bottom w:val="none" w:sz="0" w:space="0" w:color="auto"/>
                    <w:right w:val="none" w:sz="0" w:space="0" w:color="auto"/>
                  </w:divBdr>
                  <w:divsChild>
                    <w:div w:id="1312448062">
                      <w:marLeft w:val="0"/>
                      <w:marRight w:val="0"/>
                      <w:marTop w:val="0"/>
                      <w:marBottom w:val="0"/>
                      <w:divBdr>
                        <w:top w:val="none" w:sz="0" w:space="0" w:color="auto"/>
                        <w:left w:val="none" w:sz="0" w:space="0" w:color="auto"/>
                        <w:bottom w:val="none" w:sz="0" w:space="0" w:color="auto"/>
                        <w:right w:val="none" w:sz="0" w:space="0" w:color="auto"/>
                      </w:divBdr>
                    </w:div>
                  </w:divsChild>
                </w:div>
                <w:div w:id="1165701972">
                  <w:marLeft w:val="0"/>
                  <w:marRight w:val="0"/>
                  <w:marTop w:val="0"/>
                  <w:marBottom w:val="0"/>
                  <w:divBdr>
                    <w:top w:val="none" w:sz="0" w:space="0" w:color="auto"/>
                    <w:left w:val="none" w:sz="0" w:space="0" w:color="auto"/>
                    <w:bottom w:val="none" w:sz="0" w:space="0" w:color="auto"/>
                    <w:right w:val="none" w:sz="0" w:space="0" w:color="auto"/>
                  </w:divBdr>
                  <w:divsChild>
                    <w:div w:id="844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21257">
          <w:marLeft w:val="0"/>
          <w:marRight w:val="0"/>
          <w:marTop w:val="0"/>
          <w:marBottom w:val="0"/>
          <w:divBdr>
            <w:top w:val="none" w:sz="0" w:space="0" w:color="auto"/>
            <w:left w:val="none" w:sz="0" w:space="0" w:color="auto"/>
            <w:bottom w:val="none" w:sz="0" w:space="0" w:color="auto"/>
            <w:right w:val="none" w:sz="0" w:space="0" w:color="auto"/>
          </w:divBdr>
          <w:divsChild>
            <w:div w:id="619646495">
              <w:marLeft w:val="0"/>
              <w:marRight w:val="0"/>
              <w:marTop w:val="0"/>
              <w:marBottom w:val="0"/>
              <w:divBdr>
                <w:top w:val="none" w:sz="0" w:space="0" w:color="auto"/>
                <w:left w:val="none" w:sz="0" w:space="0" w:color="auto"/>
                <w:bottom w:val="none" w:sz="0" w:space="0" w:color="auto"/>
                <w:right w:val="none" w:sz="0" w:space="0" w:color="auto"/>
              </w:divBdr>
            </w:div>
            <w:div w:id="839781793">
              <w:marLeft w:val="0"/>
              <w:marRight w:val="0"/>
              <w:marTop w:val="0"/>
              <w:marBottom w:val="0"/>
              <w:divBdr>
                <w:top w:val="none" w:sz="0" w:space="0" w:color="auto"/>
                <w:left w:val="none" w:sz="0" w:space="0" w:color="auto"/>
                <w:bottom w:val="none" w:sz="0" w:space="0" w:color="auto"/>
                <w:right w:val="none" w:sz="0" w:space="0" w:color="auto"/>
              </w:divBdr>
            </w:div>
            <w:div w:id="1545170649">
              <w:marLeft w:val="0"/>
              <w:marRight w:val="0"/>
              <w:marTop w:val="0"/>
              <w:marBottom w:val="0"/>
              <w:divBdr>
                <w:top w:val="none" w:sz="0" w:space="0" w:color="auto"/>
                <w:left w:val="none" w:sz="0" w:space="0" w:color="auto"/>
                <w:bottom w:val="none" w:sz="0" w:space="0" w:color="auto"/>
                <w:right w:val="none" w:sz="0" w:space="0" w:color="auto"/>
              </w:divBdr>
            </w:div>
          </w:divsChild>
        </w:div>
        <w:div w:id="531386187">
          <w:marLeft w:val="0"/>
          <w:marRight w:val="0"/>
          <w:marTop w:val="0"/>
          <w:marBottom w:val="0"/>
          <w:divBdr>
            <w:top w:val="none" w:sz="0" w:space="0" w:color="auto"/>
            <w:left w:val="none" w:sz="0" w:space="0" w:color="auto"/>
            <w:bottom w:val="none" w:sz="0" w:space="0" w:color="auto"/>
            <w:right w:val="none" w:sz="0" w:space="0" w:color="auto"/>
          </w:divBdr>
          <w:divsChild>
            <w:div w:id="190269412">
              <w:marLeft w:val="-75"/>
              <w:marRight w:val="0"/>
              <w:marTop w:val="30"/>
              <w:marBottom w:val="30"/>
              <w:divBdr>
                <w:top w:val="none" w:sz="0" w:space="0" w:color="auto"/>
                <w:left w:val="none" w:sz="0" w:space="0" w:color="auto"/>
                <w:bottom w:val="none" w:sz="0" w:space="0" w:color="auto"/>
                <w:right w:val="none" w:sz="0" w:space="0" w:color="auto"/>
              </w:divBdr>
              <w:divsChild>
                <w:div w:id="1687559150">
                  <w:marLeft w:val="0"/>
                  <w:marRight w:val="0"/>
                  <w:marTop w:val="0"/>
                  <w:marBottom w:val="0"/>
                  <w:divBdr>
                    <w:top w:val="none" w:sz="0" w:space="0" w:color="auto"/>
                    <w:left w:val="none" w:sz="0" w:space="0" w:color="auto"/>
                    <w:bottom w:val="none" w:sz="0" w:space="0" w:color="auto"/>
                    <w:right w:val="none" w:sz="0" w:space="0" w:color="auto"/>
                  </w:divBdr>
                  <w:divsChild>
                    <w:div w:id="42995342">
                      <w:marLeft w:val="0"/>
                      <w:marRight w:val="0"/>
                      <w:marTop w:val="0"/>
                      <w:marBottom w:val="0"/>
                      <w:divBdr>
                        <w:top w:val="none" w:sz="0" w:space="0" w:color="auto"/>
                        <w:left w:val="none" w:sz="0" w:space="0" w:color="auto"/>
                        <w:bottom w:val="none" w:sz="0" w:space="0" w:color="auto"/>
                        <w:right w:val="none" w:sz="0" w:space="0" w:color="auto"/>
                      </w:divBdr>
                    </w:div>
                  </w:divsChild>
                </w:div>
                <w:div w:id="695420998">
                  <w:marLeft w:val="0"/>
                  <w:marRight w:val="0"/>
                  <w:marTop w:val="0"/>
                  <w:marBottom w:val="0"/>
                  <w:divBdr>
                    <w:top w:val="none" w:sz="0" w:space="0" w:color="auto"/>
                    <w:left w:val="none" w:sz="0" w:space="0" w:color="auto"/>
                    <w:bottom w:val="none" w:sz="0" w:space="0" w:color="auto"/>
                    <w:right w:val="none" w:sz="0" w:space="0" w:color="auto"/>
                  </w:divBdr>
                  <w:divsChild>
                    <w:div w:id="83377144">
                      <w:marLeft w:val="0"/>
                      <w:marRight w:val="0"/>
                      <w:marTop w:val="0"/>
                      <w:marBottom w:val="0"/>
                      <w:divBdr>
                        <w:top w:val="none" w:sz="0" w:space="0" w:color="auto"/>
                        <w:left w:val="none" w:sz="0" w:space="0" w:color="auto"/>
                        <w:bottom w:val="none" w:sz="0" w:space="0" w:color="auto"/>
                        <w:right w:val="none" w:sz="0" w:space="0" w:color="auto"/>
                      </w:divBdr>
                    </w:div>
                  </w:divsChild>
                </w:div>
                <w:div w:id="2039887483">
                  <w:marLeft w:val="0"/>
                  <w:marRight w:val="0"/>
                  <w:marTop w:val="0"/>
                  <w:marBottom w:val="0"/>
                  <w:divBdr>
                    <w:top w:val="none" w:sz="0" w:space="0" w:color="auto"/>
                    <w:left w:val="none" w:sz="0" w:space="0" w:color="auto"/>
                    <w:bottom w:val="none" w:sz="0" w:space="0" w:color="auto"/>
                    <w:right w:val="none" w:sz="0" w:space="0" w:color="auto"/>
                  </w:divBdr>
                  <w:divsChild>
                    <w:div w:id="1132021531">
                      <w:marLeft w:val="0"/>
                      <w:marRight w:val="0"/>
                      <w:marTop w:val="0"/>
                      <w:marBottom w:val="0"/>
                      <w:divBdr>
                        <w:top w:val="none" w:sz="0" w:space="0" w:color="auto"/>
                        <w:left w:val="none" w:sz="0" w:space="0" w:color="auto"/>
                        <w:bottom w:val="none" w:sz="0" w:space="0" w:color="auto"/>
                        <w:right w:val="none" w:sz="0" w:space="0" w:color="auto"/>
                      </w:divBdr>
                    </w:div>
                  </w:divsChild>
                </w:div>
                <w:div w:id="727267771">
                  <w:marLeft w:val="0"/>
                  <w:marRight w:val="0"/>
                  <w:marTop w:val="0"/>
                  <w:marBottom w:val="0"/>
                  <w:divBdr>
                    <w:top w:val="none" w:sz="0" w:space="0" w:color="auto"/>
                    <w:left w:val="none" w:sz="0" w:space="0" w:color="auto"/>
                    <w:bottom w:val="none" w:sz="0" w:space="0" w:color="auto"/>
                    <w:right w:val="none" w:sz="0" w:space="0" w:color="auto"/>
                  </w:divBdr>
                  <w:divsChild>
                    <w:div w:id="902957174">
                      <w:marLeft w:val="0"/>
                      <w:marRight w:val="0"/>
                      <w:marTop w:val="0"/>
                      <w:marBottom w:val="0"/>
                      <w:divBdr>
                        <w:top w:val="none" w:sz="0" w:space="0" w:color="auto"/>
                        <w:left w:val="none" w:sz="0" w:space="0" w:color="auto"/>
                        <w:bottom w:val="none" w:sz="0" w:space="0" w:color="auto"/>
                        <w:right w:val="none" w:sz="0" w:space="0" w:color="auto"/>
                      </w:divBdr>
                    </w:div>
                  </w:divsChild>
                </w:div>
                <w:div w:id="273945851">
                  <w:marLeft w:val="0"/>
                  <w:marRight w:val="0"/>
                  <w:marTop w:val="0"/>
                  <w:marBottom w:val="0"/>
                  <w:divBdr>
                    <w:top w:val="none" w:sz="0" w:space="0" w:color="auto"/>
                    <w:left w:val="none" w:sz="0" w:space="0" w:color="auto"/>
                    <w:bottom w:val="none" w:sz="0" w:space="0" w:color="auto"/>
                    <w:right w:val="none" w:sz="0" w:space="0" w:color="auto"/>
                  </w:divBdr>
                  <w:divsChild>
                    <w:div w:id="1524056799">
                      <w:marLeft w:val="0"/>
                      <w:marRight w:val="0"/>
                      <w:marTop w:val="0"/>
                      <w:marBottom w:val="0"/>
                      <w:divBdr>
                        <w:top w:val="none" w:sz="0" w:space="0" w:color="auto"/>
                        <w:left w:val="none" w:sz="0" w:space="0" w:color="auto"/>
                        <w:bottom w:val="none" w:sz="0" w:space="0" w:color="auto"/>
                        <w:right w:val="none" w:sz="0" w:space="0" w:color="auto"/>
                      </w:divBdr>
                    </w:div>
                  </w:divsChild>
                </w:div>
                <w:div w:id="2109697458">
                  <w:marLeft w:val="0"/>
                  <w:marRight w:val="0"/>
                  <w:marTop w:val="0"/>
                  <w:marBottom w:val="0"/>
                  <w:divBdr>
                    <w:top w:val="none" w:sz="0" w:space="0" w:color="auto"/>
                    <w:left w:val="none" w:sz="0" w:space="0" w:color="auto"/>
                    <w:bottom w:val="none" w:sz="0" w:space="0" w:color="auto"/>
                    <w:right w:val="none" w:sz="0" w:space="0" w:color="auto"/>
                  </w:divBdr>
                  <w:divsChild>
                    <w:div w:id="1727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26421">
          <w:marLeft w:val="0"/>
          <w:marRight w:val="0"/>
          <w:marTop w:val="0"/>
          <w:marBottom w:val="0"/>
          <w:divBdr>
            <w:top w:val="none" w:sz="0" w:space="0" w:color="auto"/>
            <w:left w:val="none" w:sz="0" w:space="0" w:color="auto"/>
            <w:bottom w:val="none" w:sz="0" w:space="0" w:color="auto"/>
            <w:right w:val="none" w:sz="0" w:space="0" w:color="auto"/>
          </w:divBdr>
          <w:divsChild>
            <w:div w:id="491944352">
              <w:marLeft w:val="0"/>
              <w:marRight w:val="0"/>
              <w:marTop w:val="0"/>
              <w:marBottom w:val="0"/>
              <w:divBdr>
                <w:top w:val="none" w:sz="0" w:space="0" w:color="auto"/>
                <w:left w:val="none" w:sz="0" w:space="0" w:color="auto"/>
                <w:bottom w:val="none" w:sz="0" w:space="0" w:color="auto"/>
                <w:right w:val="none" w:sz="0" w:space="0" w:color="auto"/>
              </w:divBdr>
            </w:div>
            <w:div w:id="1122575178">
              <w:marLeft w:val="0"/>
              <w:marRight w:val="0"/>
              <w:marTop w:val="0"/>
              <w:marBottom w:val="0"/>
              <w:divBdr>
                <w:top w:val="none" w:sz="0" w:space="0" w:color="auto"/>
                <w:left w:val="none" w:sz="0" w:space="0" w:color="auto"/>
                <w:bottom w:val="none" w:sz="0" w:space="0" w:color="auto"/>
                <w:right w:val="none" w:sz="0" w:space="0" w:color="auto"/>
              </w:divBdr>
            </w:div>
            <w:div w:id="1903445759">
              <w:marLeft w:val="0"/>
              <w:marRight w:val="0"/>
              <w:marTop w:val="0"/>
              <w:marBottom w:val="0"/>
              <w:divBdr>
                <w:top w:val="none" w:sz="0" w:space="0" w:color="auto"/>
                <w:left w:val="none" w:sz="0" w:space="0" w:color="auto"/>
                <w:bottom w:val="none" w:sz="0" w:space="0" w:color="auto"/>
                <w:right w:val="none" w:sz="0" w:space="0" w:color="auto"/>
              </w:divBdr>
            </w:div>
          </w:divsChild>
        </w:div>
        <w:div w:id="590892282">
          <w:marLeft w:val="0"/>
          <w:marRight w:val="0"/>
          <w:marTop w:val="0"/>
          <w:marBottom w:val="0"/>
          <w:divBdr>
            <w:top w:val="none" w:sz="0" w:space="0" w:color="auto"/>
            <w:left w:val="none" w:sz="0" w:space="0" w:color="auto"/>
            <w:bottom w:val="none" w:sz="0" w:space="0" w:color="auto"/>
            <w:right w:val="none" w:sz="0" w:space="0" w:color="auto"/>
          </w:divBdr>
          <w:divsChild>
            <w:div w:id="955335055">
              <w:marLeft w:val="-75"/>
              <w:marRight w:val="0"/>
              <w:marTop w:val="30"/>
              <w:marBottom w:val="30"/>
              <w:divBdr>
                <w:top w:val="none" w:sz="0" w:space="0" w:color="auto"/>
                <w:left w:val="none" w:sz="0" w:space="0" w:color="auto"/>
                <w:bottom w:val="none" w:sz="0" w:space="0" w:color="auto"/>
                <w:right w:val="none" w:sz="0" w:space="0" w:color="auto"/>
              </w:divBdr>
              <w:divsChild>
                <w:div w:id="1613853592">
                  <w:marLeft w:val="0"/>
                  <w:marRight w:val="0"/>
                  <w:marTop w:val="0"/>
                  <w:marBottom w:val="0"/>
                  <w:divBdr>
                    <w:top w:val="none" w:sz="0" w:space="0" w:color="auto"/>
                    <w:left w:val="none" w:sz="0" w:space="0" w:color="auto"/>
                    <w:bottom w:val="none" w:sz="0" w:space="0" w:color="auto"/>
                    <w:right w:val="none" w:sz="0" w:space="0" w:color="auto"/>
                  </w:divBdr>
                  <w:divsChild>
                    <w:div w:id="655261357">
                      <w:marLeft w:val="0"/>
                      <w:marRight w:val="0"/>
                      <w:marTop w:val="0"/>
                      <w:marBottom w:val="0"/>
                      <w:divBdr>
                        <w:top w:val="none" w:sz="0" w:space="0" w:color="auto"/>
                        <w:left w:val="none" w:sz="0" w:space="0" w:color="auto"/>
                        <w:bottom w:val="none" w:sz="0" w:space="0" w:color="auto"/>
                        <w:right w:val="none" w:sz="0" w:space="0" w:color="auto"/>
                      </w:divBdr>
                    </w:div>
                  </w:divsChild>
                </w:div>
                <w:div w:id="109517202">
                  <w:marLeft w:val="0"/>
                  <w:marRight w:val="0"/>
                  <w:marTop w:val="0"/>
                  <w:marBottom w:val="0"/>
                  <w:divBdr>
                    <w:top w:val="none" w:sz="0" w:space="0" w:color="auto"/>
                    <w:left w:val="none" w:sz="0" w:space="0" w:color="auto"/>
                    <w:bottom w:val="none" w:sz="0" w:space="0" w:color="auto"/>
                    <w:right w:val="none" w:sz="0" w:space="0" w:color="auto"/>
                  </w:divBdr>
                  <w:divsChild>
                    <w:div w:id="1129125099">
                      <w:marLeft w:val="0"/>
                      <w:marRight w:val="0"/>
                      <w:marTop w:val="0"/>
                      <w:marBottom w:val="0"/>
                      <w:divBdr>
                        <w:top w:val="none" w:sz="0" w:space="0" w:color="auto"/>
                        <w:left w:val="none" w:sz="0" w:space="0" w:color="auto"/>
                        <w:bottom w:val="none" w:sz="0" w:space="0" w:color="auto"/>
                        <w:right w:val="none" w:sz="0" w:space="0" w:color="auto"/>
                      </w:divBdr>
                    </w:div>
                  </w:divsChild>
                </w:div>
                <w:div w:id="84305986">
                  <w:marLeft w:val="0"/>
                  <w:marRight w:val="0"/>
                  <w:marTop w:val="0"/>
                  <w:marBottom w:val="0"/>
                  <w:divBdr>
                    <w:top w:val="none" w:sz="0" w:space="0" w:color="auto"/>
                    <w:left w:val="none" w:sz="0" w:space="0" w:color="auto"/>
                    <w:bottom w:val="none" w:sz="0" w:space="0" w:color="auto"/>
                    <w:right w:val="none" w:sz="0" w:space="0" w:color="auto"/>
                  </w:divBdr>
                  <w:divsChild>
                    <w:div w:id="2013675104">
                      <w:marLeft w:val="0"/>
                      <w:marRight w:val="0"/>
                      <w:marTop w:val="0"/>
                      <w:marBottom w:val="0"/>
                      <w:divBdr>
                        <w:top w:val="none" w:sz="0" w:space="0" w:color="auto"/>
                        <w:left w:val="none" w:sz="0" w:space="0" w:color="auto"/>
                        <w:bottom w:val="none" w:sz="0" w:space="0" w:color="auto"/>
                        <w:right w:val="none" w:sz="0" w:space="0" w:color="auto"/>
                      </w:divBdr>
                    </w:div>
                  </w:divsChild>
                </w:div>
                <w:div w:id="719209431">
                  <w:marLeft w:val="0"/>
                  <w:marRight w:val="0"/>
                  <w:marTop w:val="0"/>
                  <w:marBottom w:val="0"/>
                  <w:divBdr>
                    <w:top w:val="none" w:sz="0" w:space="0" w:color="auto"/>
                    <w:left w:val="none" w:sz="0" w:space="0" w:color="auto"/>
                    <w:bottom w:val="none" w:sz="0" w:space="0" w:color="auto"/>
                    <w:right w:val="none" w:sz="0" w:space="0" w:color="auto"/>
                  </w:divBdr>
                  <w:divsChild>
                    <w:div w:id="1588731654">
                      <w:marLeft w:val="0"/>
                      <w:marRight w:val="0"/>
                      <w:marTop w:val="0"/>
                      <w:marBottom w:val="0"/>
                      <w:divBdr>
                        <w:top w:val="none" w:sz="0" w:space="0" w:color="auto"/>
                        <w:left w:val="none" w:sz="0" w:space="0" w:color="auto"/>
                        <w:bottom w:val="none" w:sz="0" w:space="0" w:color="auto"/>
                        <w:right w:val="none" w:sz="0" w:space="0" w:color="auto"/>
                      </w:divBdr>
                    </w:div>
                  </w:divsChild>
                </w:div>
                <w:div w:id="687752506">
                  <w:marLeft w:val="0"/>
                  <w:marRight w:val="0"/>
                  <w:marTop w:val="0"/>
                  <w:marBottom w:val="0"/>
                  <w:divBdr>
                    <w:top w:val="none" w:sz="0" w:space="0" w:color="auto"/>
                    <w:left w:val="none" w:sz="0" w:space="0" w:color="auto"/>
                    <w:bottom w:val="none" w:sz="0" w:space="0" w:color="auto"/>
                    <w:right w:val="none" w:sz="0" w:space="0" w:color="auto"/>
                  </w:divBdr>
                  <w:divsChild>
                    <w:div w:id="1006129262">
                      <w:marLeft w:val="0"/>
                      <w:marRight w:val="0"/>
                      <w:marTop w:val="0"/>
                      <w:marBottom w:val="0"/>
                      <w:divBdr>
                        <w:top w:val="none" w:sz="0" w:space="0" w:color="auto"/>
                        <w:left w:val="none" w:sz="0" w:space="0" w:color="auto"/>
                        <w:bottom w:val="none" w:sz="0" w:space="0" w:color="auto"/>
                        <w:right w:val="none" w:sz="0" w:space="0" w:color="auto"/>
                      </w:divBdr>
                    </w:div>
                  </w:divsChild>
                </w:div>
                <w:div w:id="2132700881">
                  <w:marLeft w:val="0"/>
                  <w:marRight w:val="0"/>
                  <w:marTop w:val="0"/>
                  <w:marBottom w:val="0"/>
                  <w:divBdr>
                    <w:top w:val="none" w:sz="0" w:space="0" w:color="auto"/>
                    <w:left w:val="none" w:sz="0" w:space="0" w:color="auto"/>
                    <w:bottom w:val="none" w:sz="0" w:space="0" w:color="auto"/>
                    <w:right w:val="none" w:sz="0" w:space="0" w:color="auto"/>
                  </w:divBdr>
                  <w:divsChild>
                    <w:div w:id="13870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97856">
          <w:marLeft w:val="0"/>
          <w:marRight w:val="0"/>
          <w:marTop w:val="0"/>
          <w:marBottom w:val="0"/>
          <w:divBdr>
            <w:top w:val="none" w:sz="0" w:space="0" w:color="auto"/>
            <w:left w:val="none" w:sz="0" w:space="0" w:color="auto"/>
            <w:bottom w:val="none" w:sz="0" w:space="0" w:color="auto"/>
            <w:right w:val="none" w:sz="0" w:space="0" w:color="auto"/>
          </w:divBdr>
          <w:divsChild>
            <w:div w:id="692724731">
              <w:marLeft w:val="0"/>
              <w:marRight w:val="0"/>
              <w:marTop w:val="0"/>
              <w:marBottom w:val="0"/>
              <w:divBdr>
                <w:top w:val="none" w:sz="0" w:space="0" w:color="auto"/>
                <w:left w:val="none" w:sz="0" w:space="0" w:color="auto"/>
                <w:bottom w:val="none" w:sz="0" w:space="0" w:color="auto"/>
                <w:right w:val="none" w:sz="0" w:space="0" w:color="auto"/>
              </w:divBdr>
            </w:div>
            <w:div w:id="1951890223">
              <w:marLeft w:val="0"/>
              <w:marRight w:val="0"/>
              <w:marTop w:val="0"/>
              <w:marBottom w:val="0"/>
              <w:divBdr>
                <w:top w:val="none" w:sz="0" w:space="0" w:color="auto"/>
                <w:left w:val="none" w:sz="0" w:space="0" w:color="auto"/>
                <w:bottom w:val="none" w:sz="0" w:space="0" w:color="auto"/>
                <w:right w:val="none" w:sz="0" w:space="0" w:color="auto"/>
              </w:divBdr>
            </w:div>
            <w:div w:id="1405369124">
              <w:marLeft w:val="0"/>
              <w:marRight w:val="0"/>
              <w:marTop w:val="0"/>
              <w:marBottom w:val="0"/>
              <w:divBdr>
                <w:top w:val="none" w:sz="0" w:space="0" w:color="auto"/>
                <w:left w:val="none" w:sz="0" w:space="0" w:color="auto"/>
                <w:bottom w:val="none" w:sz="0" w:space="0" w:color="auto"/>
                <w:right w:val="none" w:sz="0" w:space="0" w:color="auto"/>
              </w:divBdr>
            </w:div>
          </w:divsChild>
        </w:div>
        <w:div w:id="2111780418">
          <w:marLeft w:val="0"/>
          <w:marRight w:val="0"/>
          <w:marTop w:val="0"/>
          <w:marBottom w:val="0"/>
          <w:divBdr>
            <w:top w:val="none" w:sz="0" w:space="0" w:color="auto"/>
            <w:left w:val="none" w:sz="0" w:space="0" w:color="auto"/>
            <w:bottom w:val="none" w:sz="0" w:space="0" w:color="auto"/>
            <w:right w:val="none" w:sz="0" w:space="0" w:color="auto"/>
          </w:divBdr>
          <w:divsChild>
            <w:div w:id="1603100385">
              <w:marLeft w:val="-75"/>
              <w:marRight w:val="0"/>
              <w:marTop w:val="30"/>
              <w:marBottom w:val="30"/>
              <w:divBdr>
                <w:top w:val="none" w:sz="0" w:space="0" w:color="auto"/>
                <w:left w:val="none" w:sz="0" w:space="0" w:color="auto"/>
                <w:bottom w:val="none" w:sz="0" w:space="0" w:color="auto"/>
                <w:right w:val="none" w:sz="0" w:space="0" w:color="auto"/>
              </w:divBdr>
              <w:divsChild>
                <w:div w:id="998532401">
                  <w:marLeft w:val="0"/>
                  <w:marRight w:val="0"/>
                  <w:marTop w:val="0"/>
                  <w:marBottom w:val="0"/>
                  <w:divBdr>
                    <w:top w:val="none" w:sz="0" w:space="0" w:color="auto"/>
                    <w:left w:val="none" w:sz="0" w:space="0" w:color="auto"/>
                    <w:bottom w:val="none" w:sz="0" w:space="0" w:color="auto"/>
                    <w:right w:val="none" w:sz="0" w:space="0" w:color="auto"/>
                  </w:divBdr>
                  <w:divsChild>
                    <w:div w:id="1952010037">
                      <w:marLeft w:val="0"/>
                      <w:marRight w:val="0"/>
                      <w:marTop w:val="0"/>
                      <w:marBottom w:val="0"/>
                      <w:divBdr>
                        <w:top w:val="none" w:sz="0" w:space="0" w:color="auto"/>
                        <w:left w:val="none" w:sz="0" w:space="0" w:color="auto"/>
                        <w:bottom w:val="none" w:sz="0" w:space="0" w:color="auto"/>
                        <w:right w:val="none" w:sz="0" w:space="0" w:color="auto"/>
                      </w:divBdr>
                    </w:div>
                  </w:divsChild>
                </w:div>
                <w:div w:id="2091391903">
                  <w:marLeft w:val="0"/>
                  <w:marRight w:val="0"/>
                  <w:marTop w:val="0"/>
                  <w:marBottom w:val="0"/>
                  <w:divBdr>
                    <w:top w:val="none" w:sz="0" w:space="0" w:color="auto"/>
                    <w:left w:val="none" w:sz="0" w:space="0" w:color="auto"/>
                    <w:bottom w:val="none" w:sz="0" w:space="0" w:color="auto"/>
                    <w:right w:val="none" w:sz="0" w:space="0" w:color="auto"/>
                  </w:divBdr>
                  <w:divsChild>
                    <w:div w:id="900750452">
                      <w:marLeft w:val="0"/>
                      <w:marRight w:val="0"/>
                      <w:marTop w:val="0"/>
                      <w:marBottom w:val="0"/>
                      <w:divBdr>
                        <w:top w:val="none" w:sz="0" w:space="0" w:color="auto"/>
                        <w:left w:val="none" w:sz="0" w:space="0" w:color="auto"/>
                        <w:bottom w:val="none" w:sz="0" w:space="0" w:color="auto"/>
                        <w:right w:val="none" w:sz="0" w:space="0" w:color="auto"/>
                      </w:divBdr>
                    </w:div>
                  </w:divsChild>
                </w:div>
                <w:div w:id="1373648143">
                  <w:marLeft w:val="0"/>
                  <w:marRight w:val="0"/>
                  <w:marTop w:val="0"/>
                  <w:marBottom w:val="0"/>
                  <w:divBdr>
                    <w:top w:val="none" w:sz="0" w:space="0" w:color="auto"/>
                    <w:left w:val="none" w:sz="0" w:space="0" w:color="auto"/>
                    <w:bottom w:val="none" w:sz="0" w:space="0" w:color="auto"/>
                    <w:right w:val="none" w:sz="0" w:space="0" w:color="auto"/>
                  </w:divBdr>
                  <w:divsChild>
                    <w:div w:id="882326948">
                      <w:marLeft w:val="0"/>
                      <w:marRight w:val="0"/>
                      <w:marTop w:val="0"/>
                      <w:marBottom w:val="0"/>
                      <w:divBdr>
                        <w:top w:val="none" w:sz="0" w:space="0" w:color="auto"/>
                        <w:left w:val="none" w:sz="0" w:space="0" w:color="auto"/>
                        <w:bottom w:val="none" w:sz="0" w:space="0" w:color="auto"/>
                        <w:right w:val="none" w:sz="0" w:space="0" w:color="auto"/>
                      </w:divBdr>
                    </w:div>
                  </w:divsChild>
                </w:div>
                <w:div w:id="1954969497">
                  <w:marLeft w:val="0"/>
                  <w:marRight w:val="0"/>
                  <w:marTop w:val="0"/>
                  <w:marBottom w:val="0"/>
                  <w:divBdr>
                    <w:top w:val="none" w:sz="0" w:space="0" w:color="auto"/>
                    <w:left w:val="none" w:sz="0" w:space="0" w:color="auto"/>
                    <w:bottom w:val="none" w:sz="0" w:space="0" w:color="auto"/>
                    <w:right w:val="none" w:sz="0" w:space="0" w:color="auto"/>
                  </w:divBdr>
                  <w:divsChild>
                    <w:div w:id="468284047">
                      <w:marLeft w:val="0"/>
                      <w:marRight w:val="0"/>
                      <w:marTop w:val="0"/>
                      <w:marBottom w:val="0"/>
                      <w:divBdr>
                        <w:top w:val="none" w:sz="0" w:space="0" w:color="auto"/>
                        <w:left w:val="none" w:sz="0" w:space="0" w:color="auto"/>
                        <w:bottom w:val="none" w:sz="0" w:space="0" w:color="auto"/>
                        <w:right w:val="none" w:sz="0" w:space="0" w:color="auto"/>
                      </w:divBdr>
                    </w:div>
                  </w:divsChild>
                </w:div>
                <w:div w:id="773479186">
                  <w:marLeft w:val="0"/>
                  <w:marRight w:val="0"/>
                  <w:marTop w:val="0"/>
                  <w:marBottom w:val="0"/>
                  <w:divBdr>
                    <w:top w:val="none" w:sz="0" w:space="0" w:color="auto"/>
                    <w:left w:val="none" w:sz="0" w:space="0" w:color="auto"/>
                    <w:bottom w:val="none" w:sz="0" w:space="0" w:color="auto"/>
                    <w:right w:val="none" w:sz="0" w:space="0" w:color="auto"/>
                  </w:divBdr>
                  <w:divsChild>
                    <w:div w:id="1528055017">
                      <w:marLeft w:val="0"/>
                      <w:marRight w:val="0"/>
                      <w:marTop w:val="0"/>
                      <w:marBottom w:val="0"/>
                      <w:divBdr>
                        <w:top w:val="none" w:sz="0" w:space="0" w:color="auto"/>
                        <w:left w:val="none" w:sz="0" w:space="0" w:color="auto"/>
                        <w:bottom w:val="none" w:sz="0" w:space="0" w:color="auto"/>
                        <w:right w:val="none" w:sz="0" w:space="0" w:color="auto"/>
                      </w:divBdr>
                    </w:div>
                  </w:divsChild>
                </w:div>
                <w:div w:id="775563995">
                  <w:marLeft w:val="0"/>
                  <w:marRight w:val="0"/>
                  <w:marTop w:val="0"/>
                  <w:marBottom w:val="0"/>
                  <w:divBdr>
                    <w:top w:val="none" w:sz="0" w:space="0" w:color="auto"/>
                    <w:left w:val="none" w:sz="0" w:space="0" w:color="auto"/>
                    <w:bottom w:val="none" w:sz="0" w:space="0" w:color="auto"/>
                    <w:right w:val="none" w:sz="0" w:space="0" w:color="auto"/>
                  </w:divBdr>
                  <w:divsChild>
                    <w:div w:id="193720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5876">
          <w:marLeft w:val="0"/>
          <w:marRight w:val="0"/>
          <w:marTop w:val="0"/>
          <w:marBottom w:val="0"/>
          <w:divBdr>
            <w:top w:val="none" w:sz="0" w:space="0" w:color="auto"/>
            <w:left w:val="none" w:sz="0" w:space="0" w:color="auto"/>
            <w:bottom w:val="none" w:sz="0" w:space="0" w:color="auto"/>
            <w:right w:val="none" w:sz="0" w:space="0" w:color="auto"/>
          </w:divBdr>
          <w:divsChild>
            <w:div w:id="496503747">
              <w:marLeft w:val="0"/>
              <w:marRight w:val="0"/>
              <w:marTop w:val="0"/>
              <w:marBottom w:val="0"/>
              <w:divBdr>
                <w:top w:val="none" w:sz="0" w:space="0" w:color="auto"/>
                <w:left w:val="none" w:sz="0" w:space="0" w:color="auto"/>
                <w:bottom w:val="none" w:sz="0" w:space="0" w:color="auto"/>
                <w:right w:val="none" w:sz="0" w:space="0" w:color="auto"/>
              </w:divBdr>
            </w:div>
            <w:div w:id="1019815673">
              <w:marLeft w:val="0"/>
              <w:marRight w:val="0"/>
              <w:marTop w:val="0"/>
              <w:marBottom w:val="0"/>
              <w:divBdr>
                <w:top w:val="none" w:sz="0" w:space="0" w:color="auto"/>
                <w:left w:val="none" w:sz="0" w:space="0" w:color="auto"/>
                <w:bottom w:val="none" w:sz="0" w:space="0" w:color="auto"/>
                <w:right w:val="none" w:sz="0" w:space="0" w:color="auto"/>
              </w:divBdr>
            </w:div>
            <w:div w:id="899753697">
              <w:marLeft w:val="0"/>
              <w:marRight w:val="0"/>
              <w:marTop w:val="0"/>
              <w:marBottom w:val="0"/>
              <w:divBdr>
                <w:top w:val="none" w:sz="0" w:space="0" w:color="auto"/>
                <w:left w:val="none" w:sz="0" w:space="0" w:color="auto"/>
                <w:bottom w:val="none" w:sz="0" w:space="0" w:color="auto"/>
                <w:right w:val="none" w:sz="0" w:space="0" w:color="auto"/>
              </w:divBdr>
            </w:div>
          </w:divsChild>
        </w:div>
        <w:div w:id="100731068">
          <w:marLeft w:val="0"/>
          <w:marRight w:val="0"/>
          <w:marTop w:val="0"/>
          <w:marBottom w:val="0"/>
          <w:divBdr>
            <w:top w:val="none" w:sz="0" w:space="0" w:color="auto"/>
            <w:left w:val="none" w:sz="0" w:space="0" w:color="auto"/>
            <w:bottom w:val="none" w:sz="0" w:space="0" w:color="auto"/>
            <w:right w:val="none" w:sz="0" w:space="0" w:color="auto"/>
          </w:divBdr>
          <w:divsChild>
            <w:div w:id="1694266650">
              <w:marLeft w:val="-75"/>
              <w:marRight w:val="0"/>
              <w:marTop w:val="30"/>
              <w:marBottom w:val="30"/>
              <w:divBdr>
                <w:top w:val="none" w:sz="0" w:space="0" w:color="auto"/>
                <w:left w:val="none" w:sz="0" w:space="0" w:color="auto"/>
                <w:bottom w:val="none" w:sz="0" w:space="0" w:color="auto"/>
                <w:right w:val="none" w:sz="0" w:space="0" w:color="auto"/>
              </w:divBdr>
              <w:divsChild>
                <w:div w:id="825166440">
                  <w:marLeft w:val="0"/>
                  <w:marRight w:val="0"/>
                  <w:marTop w:val="0"/>
                  <w:marBottom w:val="0"/>
                  <w:divBdr>
                    <w:top w:val="none" w:sz="0" w:space="0" w:color="auto"/>
                    <w:left w:val="none" w:sz="0" w:space="0" w:color="auto"/>
                    <w:bottom w:val="none" w:sz="0" w:space="0" w:color="auto"/>
                    <w:right w:val="none" w:sz="0" w:space="0" w:color="auto"/>
                  </w:divBdr>
                  <w:divsChild>
                    <w:div w:id="1889879860">
                      <w:marLeft w:val="0"/>
                      <w:marRight w:val="0"/>
                      <w:marTop w:val="0"/>
                      <w:marBottom w:val="0"/>
                      <w:divBdr>
                        <w:top w:val="none" w:sz="0" w:space="0" w:color="auto"/>
                        <w:left w:val="none" w:sz="0" w:space="0" w:color="auto"/>
                        <w:bottom w:val="none" w:sz="0" w:space="0" w:color="auto"/>
                        <w:right w:val="none" w:sz="0" w:space="0" w:color="auto"/>
                      </w:divBdr>
                    </w:div>
                  </w:divsChild>
                </w:div>
                <w:div w:id="1259873311">
                  <w:marLeft w:val="0"/>
                  <w:marRight w:val="0"/>
                  <w:marTop w:val="0"/>
                  <w:marBottom w:val="0"/>
                  <w:divBdr>
                    <w:top w:val="none" w:sz="0" w:space="0" w:color="auto"/>
                    <w:left w:val="none" w:sz="0" w:space="0" w:color="auto"/>
                    <w:bottom w:val="none" w:sz="0" w:space="0" w:color="auto"/>
                    <w:right w:val="none" w:sz="0" w:space="0" w:color="auto"/>
                  </w:divBdr>
                  <w:divsChild>
                    <w:div w:id="1424254268">
                      <w:marLeft w:val="0"/>
                      <w:marRight w:val="0"/>
                      <w:marTop w:val="0"/>
                      <w:marBottom w:val="0"/>
                      <w:divBdr>
                        <w:top w:val="none" w:sz="0" w:space="0" w:color="auto"/>
                        <w:left w:val="none" w:sz="0" w:space="0" w:color="auto"/>
                        <w:bottom w:val="none" w:sz="0" w:space="0" w:color="auto"/>
                        <w:right w:val="none" w:sz="0" w:space="0" w:color="auto"/>
                      </w:divBdr>
                    </w:div>
                  </w:divsChild>
                </w:div>
                <w:div w:id="1077047627">
                  <w:marLeft w:val="0"/>
                  <w:marRight w:val="0"/>
                  <w:marTop w:val="0"/>
                  <w:marBottom w:val="0"/>
                  <w:divBdr>
                    <w:top w:val="none" w:sz="0" w:space="0" w:color="auto"/>
                    <w:left w:val="none" w:sz="0" w:space="0" w:color="auto"/>
                    <w:bottom w:val="none" w:sz="0" w:space="0" w:color="auto"/>
                    <w:right w:val="none" w:sz="0" w:space="0" w:color="auto"/>
                  </w:divBdr>
                  <w:divsChild>
                    <w:div w:id="1285773406">
                      <w:marLeft w:val="0"/>
                      <w:marRight w:val="0"/>
                      <w:marTop w:val="0"/>
                      <w:marBottom w:val="0"/>
                      <w:divBdr>
                        <w:top w:val="none" w:sz="0" w:space="0" w:color="auto"/>
                        <w:left w:val="none" w:sz="0" w:space="0" w:color="auto"/>
                        <w:bottom w:val="none" w:sz="0" w:space="0" w:color="auto"/>
                        <w:right w:val="none" w:sz="0" w:space="0" w:color="auto"/>
                      </w:divBdr>
                    </w:div>
                  </w:divsChild>
                </w:div>
                <w:div w:id="2123499552">
                  <w:marLeft w:val="0"/>
                  <w:marRight w:val="0"/>
                  <w:marTop w:val="0"/>
                  <w:marBottom w:val="0"/>
                  <w:divBdr>
                    <w:top w:val="none" w:sz="0" w:space="0" w:color="auto"/>
                    <w:left w:val="none" w:sz="0" w:space="0" w:color="auto"/>
                    <w:bottom w:val="none" w:sz="0" w:space="0" w:color="auto"/>
                    <w:right w:val="none" w:sz="0" w:space="0" w:color="auto"/>
                  </w:divBdr>
                  <w:divsChild>
                    <w:div w:id="1760639904">
                      <w:marLeft w:val="0"/>
                      <w:marRight w:val="0"/>
                      <w:marTop w:val="0"/>
                      <w:marBottom w:val="0"/>
                      <w:divBdr>
                        <w:top w:val="none" w:sz="0" w:space="0" w:color="auto"/>
                        <w:left w:val="none" w:sz="0" w:space="0" w:color="auto"/>
                        <w:bottom w:val="none" w:sz="0" w:space="0" w:color="auto"/>
                        <w:right w:val="none" w:sz="0" w:space="0" w:color="auto"/>
                      </w:divBdr>
                    </w:div>
                  </w:divsChild>
                </w:div>
                <w:div w:id="1720351474">
                  <w:marLeft w:val="0"/>
                  <w:marRight w:val="0"/>
                  <w:marTop w:val="0"/>
                  <w:marBottom w:val="0"/>
                  <w:divBdr>
                    <w:top w:val="none" w:sz="0" w:space="0" w:color="auto"/>
                    <w:left w:val="none" w:sz="0" w:space="0" w:color="auto"/>
                    <w:bottom w:val="none" w:sz="0" w:space="0" w:color="auto"/>
                    <w:right w:val="none" w:sz="0" w:space="0" w:color="auto"/>
                  </w:divBdr>
                  <w:divsChild>
                    <w:div w:id="1088387683">
                      <w:marLeft w:val="0"/>
                      <w:marRight w:val="0"/>
                      <w:marTop w:val="0"/>
                      <w:marBottom w:val="0"/>
                      <w:divBdr>
                        <w:top w:val="none" w:sz="0" w:space="0" w:color="auto"/>
                        <w:left w:val="none" w:sz="0" w:space="0" w:color="auto"/>
                        <w:bottom w:val="none" w:sz="0" w:space="0" w:color="auto"/>
                        <w:right w:val="none" w:sz="0" w:space="0" w:color="auto"/>
                      </w:divBdr>
                    </w:div>
                  </w:divsChild>
                </w:div>
                <w:div w:id="1785807717">
                  <w:marLeft w:val="0"/>
                  <w:marRight w:val="0"/>
                  <w:marTop w:val="0"/>
                  <w:marBottom w:val="0"/>
                  <w:divBdr>
                    <w:top w:val="none" w:sz="0" w:space="0" w:color="auto"/>
                    <w:left w:val="none" w:sz="0" w:space="0" w:color="auto"/>
                    <w:bottom w:val="none" w:sz="0" w:space="0" w:color="auto"/>
                    <w:right w:val="none" w:sz="0" w:space="0" w:color="auto"/>
                  </w:divBdr>
                  <w:divsChild>
                    <w:div w:id="11771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9355">
          <w:marLeft w:val="0"/>
          <w:marRight w:val="0"/>
          <w:marTop w:val="0"/>
          <w:marBottom w:val="0"/>
          <w:divBdr>
            <w:top w:val="none" w:sz="0" w:space="0" w:color="auto"/>
            <w:left w:val="none" w:sz="0" w:space="0" w:color="auto"/>
            <w:bottom w:val="none" w:sz="0" w:space="0" w:color="auto"/>
            <w:right w:val="none" w:sz="0" w:space="0" w:color="auto"/>
          </w:divBdr>
          <w:divsChild>
            <w:div w:id="504825373">
              <w:marLeft w:val="0"/>
              <w:marRight w:val="0"/>
              <w:marTop w:val="0"/>
              <w:marBottom w:val="0"/>
              <w:divBdr>
                <w:top w:val="none" w:sz="0" w:space="0" w:color="auto"/>
                <w:left w:val="none" w:sz="0" w:space="0" w:color="auto"/>
                <w:bottom w:val="none" w:sz="0" w:space="0" w:color="auto"/>
                <w:right w:val="none" w:sz="0" w:space="0" w:color="auto"/>
              </w:divBdr>
            </w:div>
            <w:div w:id="912206803">
              <w:marLeft w:val="0"/>
              <w:marRight w:val="0"/>
              <w:marTop w:val="0"/>
              <w:marBottom w:val="0"/>
              <w:divBdr>
                <w:top w:val="none" w:sz="0" w:space="0" w:color="auto"/>
                <w:left w:val="none" w:sz="0" w:space="0" w:color="auto"/>
                <w:bottom w:val="none" w:sz="0" w:space="0" w:color="auto"/>
                <w:right w:val="none" w:sz="0" w:space="0" w:color="auto"/>
              </w:divBdr>
            </w:div>
            <w:div w:id="1092043355">
              <w:marLeft w:val="0"/>
              <w:marRight w:val="0"/>
              <w:marTop w:val="0"/>
              <w:marBottom w:val="0"/>
              <w:divBdr>
                <w:top w:val="none" w:sz="0" w:space="0" w:color="auto"/>
                <w:left w:val="none" w:sz="0" w:space="0" w:color="auto"/>
                <w:bottom w:val="none" w:sz="0" w:space="0" w:color="auto"/>
                <w:right w:val="none" w:sz="0" w:space="0" w:color="auto"/>
              </w:divBdr>
            </w:div>
          </w:divsChild>
        </w:div>
        <w:div w:id="1057973082">
          <w:marLeft w:val="0"/>
          <w:marRight w:val="0"/>
          <w:marTop w:val="0"/>
          <w:marBottom w:val="0"/>
          <w:divBdr>
            <w:top w:val="none" w:sz="0" w:space="0" w:color="auto"/>
            <w:left w:val="none" w:sz="0" w:space="0" w:color="auto"/>
            <w:bottom w:val="none" w:sz="0" w:space="0" w:color="auto"/>
            <w:right w:val="none" w:sz="0" w:space="0" w:color="auto"/>
          </w:divBdr>
          <w:divsChild>
            <w:div w:id="912084008">
              <w:marLeft w:val="-75"/>
              <w:marRight w:val="0"/>
              <w:marTop w:val="30"/>
              <w:marBottom w:val="30"/>
              <w:divBdr>
                <w:top w:val="none" w:sz="0" w:space="0" w:color="auto"/>
                <w:left w:val="none" w:sz="0" w:space="0" w:color="auto"/>
                <w:bottom w:val="none" w:sz="0" w:space="0" w:color="auto"/>
                <w:right w:val="none" w:sz="0" w:space="0" w:color="auto"/>
              </w:divBdr>
              <w:divsChild>
                <w:div w:id="2026782504">
                  <w:marLeft w:val="0"/>
                  <w:marRight w:val="0"/>
                  <w:marTop w:val="0"/>
                  <w:marBottom w:val="0"/>
                  <w:divBdr>
                    <w:top w:val="none" w:sz="0" w:space="0" w:color="auto"/>
                    <w:left w:val="none" w:sz="0" w:space="0" w:color="auto"/>
                    <w:bottom w:val="none" w:sz="0" w:space="0" w:color="auto"/>
                    <w:right w:val="none" w:sz="0" w:space="0" w:color="auto"/>
                  </w:divBdr>
                  <w:divsChild>
                    <w:div w:id="1753240668">
                      <w:marLeft w:val="0"/>
                      <w:marRight w:val="0"/>
                      <w:marTop w:val="0"/>
                      <w:marBottom w:val="0"/>
                      <w:divBdr>
                        <w:top w:val="none" w:sz="0" w:space="0" w:color="auto"/>
                        <w:left w:val="none" w:sz="0" w:space="0" w:color="auto"/>
                        <w:bottom w:val="none" w:sz="0" w:space="0" w:color="auto"/>
                        <w:right w:val="none" w:sz="0" w:space="0" w:color="auto"/>
                      </w:divBdr>
                    </w:div>
                  </w:divsChild>
                </w:div>
                <w:div w:id="1641035648">
                  <w:marLeft w:val="0"/>
                  <w:marRight w:val="0"/>
                  <w:marTop w:val="0"/>
                  <w:marBottom w:val="0"/>
                  <w:divBdr>
                    <w:top w:val="none" w:sz="0" w:space="0" w:color="auto"/>
                    <w:left w:val="none" w:sz="0" w:space="0" w:color="auto"/>
                    <w:bottom w:val="none" w:sz="0" w:space="0" w:color="auto"/>
                    <w:right w:val="none" w:sz="0" w:space="0" w:color="auto"/>
                  </w:divBdr>
                  <w:divsChild>
                    <w:div w:id="1970891032">
                      <w:marLeft w:val="0"/>
                      <w:marRight w:val="0"/>
                      <w:marTop w:val="0"/>
                      <w:marBottom w:val="0"/>
                      <w:divBdr>
                        <w:top w:val="none" w:sz="0" w:space="0" w:color="auto"/>
                        <w:left w:val="none" w:sz="0" w:space="0" w:color="auto"/>
                        <w:bottom w:val="none" w:sz="0" w:space="0" w:color="auto"/>
                        <w:right w:val="none" w:sz="0" w:space="0" w:color="auto"/>
                      </w:divBdr>
                    </w:div>
                  </w:divsChild>
                </w:div>
                <w:div w:id="1550844998">
                  <w:marLeft w:val="0"/>
                  <w:marRight w:val="0"/>
                  <w:marTop w:val="0"/>
                  <w:marBottom w:val="0"/>
                  <w:divBdr>
                    <w:top w:val="none" w:sz="0" w:space="0" w:color="auto"/>
                    <w:left w:val="none" w:sz="0" w:space="0" w:color="auto"/>
                    <w:bottom w:val="none" w:sz="0" w:space="0" w:color="auto"/>
                    <w:right w:val="none" w:sz="0" w:space="0" w:color="auto"/>
                  </w:divBdr>
                  <w:divsChild>
                    <w:div w:id="892228923">
                      <w:marLeft w:val="0"/>
                      <w:marRight w:val="0"/>
                      <w:marTop w:val="0"/>
                      <w:marBottom w:val="0"/>
                      <w:divBdr>
                        <w:top w:val="none" w:sz="0" w:space="0" w:color="auto"/>
                        <w:left w:val="none" w:sz="0" w:space="0" w:color="auto"/>
                        <w:bottom w:val="none" w:sz="0" w:space="0" w:color="auto"/>
                        <w:right w:val="none" w:sz="0" w:space="0" w:color="auto"/>
                      </w:divBdr>
                    </w:div>
                  </w:divsChild>
                </w:div>
                <w:div w:id="223026335">
                  <w:marLeft w:val="0"/>
                  <w:marRight w:val="0"/>
                  <w:marTop w:val="0"/>
                  <w:marBottom w:val="0"/>
                  <w:divBdr>
                    <w:top w:val="none" w:sz="0" w:space="0" w:color="auto"/>
                    <w:left w:val="none" w:sz="0" w:space="0" w:color="auto"/>
                    <w:bottom w:val="none" w:sz="0" w:space="0" w:color="auto"/>
                    <w:right w:val="none" w:sz="0" w:space="0" w:color="auto"/>
                  </w:divBdr>
                  <w:divsChild>
                    <w:div w:id="60100326">
                      <w:marLeft w:val="0"/>
                      <w:marRight w:val="0"/>
                      <w:marTop w:val="0"/>
                      <w:marBottom w:val="0"/>
                      <w:divBdr>
                        <w:top w:val="none" w:sz="0" w:space="0" w:color="auto"/>
                        <w:left w:val="none" w:sz="0" w:space="0" w:color="auto"/>
                        <w:bottom w:val="none" w:sz="0" w:space="0" w:color="auto"/>
                        <w:right w:val="none" w:sz="0" w:space="0" w:color="auto"/>
                      </w:divBdr>
                    </w:div>
                  </w:divsChild>
                </w:div>
                <w:div w:id="863641638">
                  <w:marLeft w:val="0"/>
                  <w:marRight w:val="0"/>
                  <w:marTop w:val="0"/>
                  <w:marBottom w:val="0"/>
                  <w:divBdr>
                    <w:top w:val="none" w:sz="0" w:space="0" w:color="auto"/>
                    <w:left w:val="none" w:sz="0" w:space="0" w:color="auto"/>
                    <w:bottom w:val="none" w:sz="0" w:space="0" w:color="auto"/>
                    <w:right w:val="none" w:sz="0" w:space="0" w:color="auto"/>
                  </w:divBdr>
                  <w:divsChild>
                    <w:div w:id="2122726579">
                      <w:marLeft w:val="0"/>
                      <w:marRight w:val="0"/>
                      <w:marTop w:val="0"/>
                      <w:marBottom w:val="0"/>
                      <w:divBdr>
                        <w:top w:val="none" w:sz="0" w:space="0" w:color="auto"/>
                        <w:left w:val="none" w:sz="0" w:space="0" w:color="auto"/>
                        <w:bottom w:val="none" w:sz="0" w:space="0" w:color="auto"/>
                        <w:right w:val="none" w:sz="0" w:space="0" w:color="auto"/>
                      </w:divBdr>
                    </w:div>
                  </w:divsChild>
                </w:div>
                <w:div w:id="794641085">
                  <w:marLeft w:val="0"/>
                  <w:marRight w:val="0"/>
                  <w:marTop w:val="0"/>
                  <w:marBottom w:val="0"/>
                  <w:divBdr>
                    <w:top w:val="none" w:sz="0" w:space="0" w:color="auto"/>
                    <w:left w:val="none" w:sz="0" w:space="0" w:color="auto"/>
                    <w:bottom w:val="none" w:sz="0" w:space="0" w:color="auto"/>
                    <w:right w:val="none" w:sz="0" w:space="0" w:color="auto"/>
                  </w:divBdr>
                  <w:divsChild>
                    <w:div w:id="15851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1822">
          <w:marLeft w:val="0"/>
          <w:marRight w:val="0"/>
          <w:marTop w:val="0"/>
          <w:marBottom w:val="0"/>
          <w:divBdr>
            <w:top w:val="none" w:sz="0" w:space="0" w:color="auto"/>
            <w:left w:val="none" w:sz="0" w:space="0" w:color="auto"/>
            <w:bottom w:val="none" w:sz="0" w:space="0" w:color="auto"/>
            <w:right w:val="none" w:sz="0" w:space="0" w:color="auto"/>
          </w:divBdr>
          <w:divsChild>
            <w:div w:id="582182797">
              <w:marLeft w:val="0"/>
              <w:marRight w:val="0"/>
              <w:marTop w:val="0"/>
              <w:marBottom w:val="0"/>
              <w:divBdr>
                <w:top w:val="none" w:sz="0" w:space="0" w:color="auto"/>
                <w:left w:val="none" w:sz="0" w:space="0" w:color="auto"/>
                <w:bottom w:val="none" w:sz="0" w:space="0" w:color="auto"/>
                <w:right w:val="none" w:sz="0" w:space="0" w:color="auto"/>
              </w:divBdr>
            </w:div>
            <w:div w:id="125780782">
              <w:marLeft w:val="0"/>
              <w:marRight w:val="0"/>
              <w:marTop w:val="0"/>
              <w:marBottom w:val="0"/>
              <w:divBdr>
                <w:top w:val="none" w:sz="0" w:space="0" w:color="auto"/>
                <w:left w:val="none" w:sz="0" w:space="0" w:color="auto"/>
                <w:bottom w:val="none" w:sz="0" w:space="0" w:color="auto"/>
                <w:right w:val="none" w:sz="0" w:space="0" w:color="auto"/>
              </w:divBdr>
            </w:div>
            <w:div w:id="1380666151">
              <w:marLeft w:val="0"/>
              <w:marRight w:val="0"/>
              <w:marTop w:val="0"/>
              <w:marBottom w:val="0"/>
              <w:divBdr>
                <w:top w:val="none" w:sz="0" w:space="0" w:color="auto"/>
                <w:left w:val="none" w:sz="0" w:space="0" w:color="auto"/>
                <w:bottom w:val="none" w:sz="0" w:space="0" w:color="auto"/>
                <w:right w:val="none" w:sz="0" w:space="0" w:color="auto"/>
              </w:divBdr>
            </w:div>
          </w:divsChild>
        </w:div>
        <w:div w:id="1911381486">
          <w:marLeft w:val="0"/>
          <w:marRight w:val="0"/>
          <w:marTop w:val="0"/>
          <w:marBottom w:val="0"/>
          <w:divBdr>
            <w:top w:val="none" w:sz="0" w:space="0" w:color="auto"/>
            <w:left w:val="none" w:sz="0" w:space="0" w:color="auto"/>
            <w:bottom w:val="none" w:sz="0" w:space="0" w:color="auto"/>
            <w:right w:val="none" w:sz="0" w:space="0" w:color="auto"/>
          </w:divBdr>
          <w:divsChild>
            <w:div w:id="2001345157">
              <w:marLeft w:val="-75"/>
              <w:marRight w:val="0"/>
              <w:marTop w:val="30"/>
              <w:marBottom w:val="30"/>
              <w:divBdr>
                <w:top w:val="none" w:sz="0" w:space="0" w:color="auto"/>
                <w:left w:val="none" w:sz="0" w:space="0" w:color="auto"/>
                <w:bottom w:val="none" w:sz="0" w:space="0" w:color="auto"/>
                <w:right w:val="none" w:sz="0" w:space="0" w:color="auto"/>
              </w:divBdr>
              <w:divsChild>
                <w:div w:id="1525630064">
                  <w:marLeft w:val="0"/>
                  <w:marRight w:val="0"/>
                  <w:marTop w:val="0"/>
                  <w:marBottom w:val="0"/>
                  <w:divBdr>
                    <w:top w:val="none" w:sz="0" w:space="0" w:color="auto"/>
                    <w:left w:val="none" w:sz="0" w:space="0" w:color="auto"/>
                    <w:bottom w:val="none" w:sz="0" w:space="0" w:color="auto"/>
                    <w:right w:val="none" w:sz="0" w:space="0" w:color="auto"/>
                  </w:divBdr>
                  <w:divsChild>
                    <w:div w:id="1400858690">
                      <w:marLeft w:val="0"/>
                      <w:marRight w:val="0"/>
                      <w:marTop w:val="0"/>
                      <w:marBottom w:val="0"/>
                      <w:divBdr>
                        <w:top w:val="none" w:sz="0" w:space="0" w:color="auto"/>
                        <w:left w:val="none" w:sz="0" w:space="0" w:color="auto"/>
                        <w:bottom w:val="none" w:sz="0" w:space="0" w:color="auto"/>
                        <w:right w:val="none" w:sz="0" w:space="0" w:color="auto"/>
                      </w:divBdr>
                    </w:div>
                  </w:divsChild>
                </w:div>
                <w:div w:id="1308779949">
                  <w:marLeft w:val="0"/>
                  <w:marRight w:val="0"/>
                  <w:marTop w:val="0"/>
                  <w:marBottom w:val="0"/>
                  <w:divBdr>
                    <w:top w:val="none" w:sz="0" w:space="0" w:color="auto"/>
                    <w:left w:val="none" w:sz="0" w:space="0" w:color="auto"/>
                    <w:bottom w:val="none" w:sz="0" w:space="0" w:color="auto"/>
                    <w:right w:val="none" w:sz="0" w:space="0" w:color="auto"/>
                  </w:divBdr>
                  <w:divsChild>
                    <w:div w:id="289362194">
                      <w:marLeft w:val="0"/>
                      <w:marRight w:val="0"/>
                      <w:marTop w:val="0"/>
                      <w:marBottom w:val="0"/>
                      <w:divBdr>
                        <w:top w:val="none" w:sz="0" w:space="0" w:color="auto"/>
                        <w:left w:val="none" w:sz="0" w:space="0" w:color="auto"/>
                        <w:bottom w:val="none" w:sz="0" w:space="0" w:color="auto"/>
                        <w:right w:val="none" w:sz="0" w:space="0" w:color="auto"/>
                      </w:divBdr>
                    </w:div>
                  </w:divsChild>
                </w:div>
                <w:div w:id="1945766611">
                  <w:marLeft w:val="0"/>
                  <w:marRight w:val="0"/>
                  <w:marTop w:val="0"/>
                  <w:marBottom w:val="0"/>
                  <w:divBdr>
                    <w:top w:val="none" w:sz="0" w:space="0" w:color="auto"/>
                    <w:left w:val="none" w:sz="0" w:space="0" w:color="auto"/>
                    <w:bottom w:val="none" w:sz="0" w:space="0" w:color="auto"/>
                    <w:right w:val="none" w:sz="0" w:space="0" w:color="auto"/>
                  </w:divBdr>
                  <w:divsChild>
                    <w:div w:id="967508945">
                      <w:marLeft w:val="0"/>
                      <w:marRight w:val="0"/>
                      <w:marTop w:val="0"/>
                      <w:marBottom w:val="0"/>
                      <w:divBdr>
                        <w:top w:val="none" w:sz="0" w:space="0" w:color="auto"/>
                        <w:left w:val="none" w:sz="0" w:space="0" w:color="auto"/>
                        <w:bottom w:val="none" w:sz="0" w:space="0" w:color="auto"/>
                        <w:right w:val="none" w:sz="0" w:space="0" w:color="auto"/>
                      </w:divBdr>
                    </w:div>
                  </w:divsChild>
                </w:div>
                <w:div w:id="963191756">
                  <w:marLeft w:val="0"/>
                  <w:marRight w:val="0"/>
                  <w:marTop w:val="0"/>
                  <w:marBottom w:val="0"/>
                  <w:divBdr>
                    <w:top w:val="none" w:sz="0" w:space="0" w:color="auto"/>
                    <w:left w:val="none" w:sz="0" w:space="0" w:color="auto"/>
                    <w:bottom w:val="none" w:sz="0" w:space="0" w:color="auto"/>
                    <w:right w:val="none" w:sz="0" w:space="0" w:color="auto"/>
                  </w:divBdr>
                  <w:divsChild>
                    <w:div w:id="1324354335">
                      <w:marLeft w:val="0"/>
                      <w:marRight w:val="0"/>
                      <w:marTop w:val="0"/>
                      <w:marBottom w:val="0"/>
                      <w:divBdr>
                        <w:top w:val="none" w:sz="0" w:space="0" w:color="auto"/>
                        <w:left w:val="none" w:sz="0" w:space="0" w:color="auto"/>
                        <w:bottom w:val="none" w:sz="0" w:space="0" w:color="auto"/>
                        <w:right w:val="none" w:sz="0" w:space="0" w:color="auto"/>
                      </w:divBdr>
                    </w:div>
                  </w:divsChild>
                </w:div>
                <w:div w:id="718168863">
                  <w:marLeft w:val="0"/>
                  <w:marRight w:val="0"/>
                  <w:marTop w:val="0"/>
                  <w:marBottom w:val="0"/>
                  <w:divBdr>
                    <w:top w:val="none" w:sz="0" w:space="0" w:color="auto"/>
                    <w:left w:val="none" w:sz="0" w:space="0" w:color="auto"/>
                    <w:bottom w:val="none" w:sz="0" w:space="0" w:color="auto"/>
                    <w:right w:val="none" w:sz="0" w:space="0" w:color="auto"/>
                  </w:divBdr>
                  <w:divsChild>
                    <w:div w:id="1377856894">
                      <w:marLeft w:val="0"/>
                      <w:marRight w:val="0"/>
                      <w:marTop w:val="0"/>
                      <w:marBottom w:val="0"/>
                      <w:divBdr>
                        <w:top w:val="none" w:sz="0" w:space="0" w:color="auto"/>
                        <w:left w:val="none" w:sz="0" w:space="0" w:color="auto"/>
                        <w:bottom w:val="none" w:sz="0" w:space="0" w:color="auto"/>
                        <w:right w:val="none" w:sz="0" w:space="0" w:color="auto"/>
                      </w:divBdr>
                    </w:div>
                  </w:divsChild>
                </w:div>
                <w:div w:id="1096246342">
                  <w:marLeft w:val="0"/>
                  <w:marRight w:val="0"/>
                  <w:marTop w:val="0"/>
                  <w:marBottom w:val="0"/>
                  <w:divBdr>
                    <w:top w:val="none" w:sz="0" w:space="0" w:color="auto"/>
                    <w:left w:val="none" w:sz="0" w:space="0" w:color="auto"/>
                    <w:bottom w:val="none" w:sz="0" w:space="0" w:color="auto"/>
                    <w:right w:val="none" w:sz="0" w:space="0" w:color="auto"/>
                  </w:divBdr>
                  <w:divsChild>
                    <w:div w:id="945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4368">
          <w:marLeft w:val="0"/>
          <w:marRight w:val="0"/>
          <w:marTop w:val="0"/>
          <w:marBottom w:val="0"/>
          <w:divBdr>
            <w:top w:val="none" w:sz="0" w:space="0" w:color="auto"/>
            <w:left w:val="none" w:sz="0" w:space="0" w:color="auto"/>
            <w:bottom w:val="none" w:sz="0" w:space="0" w:color="auto"/>
            <w:right w:val="none" w:sz="0" w:space="0" w:color="auto"/>
          </w:divBdr>
          <w:divsChild>
            <w:div w:id="632056324">
              <w:marLeft w:val="0"/>
              <w:marRight w:val="0"/>
              <w:marTop w:val="0"/>
              <w:marBottom w:val="0"/>
              <w:divBdr>
                <w:top w:val="none" w:sz="0" w:space="0" w:color="auto"/>
                <w:left w:val="none" w:sz="0" w:space="0" w:color="auto"/>
                <w:bottom w:val="none" w:sz="0" w:space="0" w:color="auto"/>
                <w:right w:val="none" w:sz="0" w:space="0" w:color="auto"/>
              </w:divBdr>
            </w:div>
            <w:div w:id="475531275">
              <w:marLeft w:val="0"/>
              <w:marRight w:val="0"/>
              <w:marTop w:val="0"/>
              <w:marBottom w:val="0"/>
              <w:divBdr>
                <w:top w:val="none" w:sz="0" w:space="0" w:color="auto"/>
                <w:left w:val="none" w:sz="0" w:space="0" w:color="auto"/>
                <w:bottom w:val="none" w:sz="0" w:space="0" w:color="auto"/>
                <w:right w:val="none" w:sz="0" w:space="0" w:color="auto"/>
              </w:divBdr>
            </w:div>
            <w:div w:id="567572213">
              <w:marLeft w:val="0"/>
              <w:marRight w:val="0"/>
              <w:marTop w:val="0"/>
              <w:marBottom w:val="0"/>
              <w:divBdr>
                <w:top w:val="none" w:sz="0" w:space="0" w:color="auto"/>
                <w:left w:val="none" w:sz="0" w:space="0" w:color="auto"/>
                <w:bottom w:val="none" w:sz="0" w:space="0" w:color="auto"/>
                <w:right w:val="none" w:sz="0" w:space="0" w:color="auto"/>
              </w:divBdr>
            </w:div>
          </w:divsChild>
        </w:div>
        <w:div w:id="1877541320">
          <w:marLeft w:val="0"/>
          <w:marRight w:val="0"/>
          <w:marTop w:val="0"/>
          <w:marBottom w:val="0"/>
          <w:divBdr>
            <w:top w:val="none" w:sz="0" w:space="0" w:color="auto"/>
            <w:left w:val="none" w:sz="0" w:space="0" w:color="auto"/>
            <w:bottom w:val="none" w:sz="0" w:space="0" w:color="auto"/>
            <w:right w:val="none" w:sz="0" w:space="0" w:color="auto"/>
          </w:divBdr>
          <w:divsChild>
            <w:div w:id="1698582043">
              <w:marLeft w:val="-75"/>
              <w:marRight w:val="0"/>
              <w:marTop w:val="30"/>
              <w:marBottom w:val="30"/>
              <w:divBdr>
                <w:top w:val="none" w:sz="0" w:space="0" w:color="auto"/>
                <w:left w:val="none" w:sz="0" w:space="0" w:color="auto"/>
                <w:bottom w:val="none" w:sz="0" w:space="0" w:color="auto"/>
                <w:right w:val="none" w:sz="0" w:space="0" w:color="auto"/>
              </w:divBdr>
              <w:divsChild>
                <w:div w:id="2096121376">
                  <w:marLeft w:val="0"/>
                  <w:marRight w:val="0"/>
                  <w:marTop w:val="0"/>
                  <w:marBottom w:val="0"/>
                  <w:divBdr>
                    <w:top w:val="none" w:sz="0" w:space="0" w:color="auto"/>
                    <w:left w:val="none" w:sz="0" w:space="0" w:color="auto"/>
                    <w:bottom w:val="none" w:sz="0" w:space="0" w:color="auto"/>
                    <w:right w:val="none" w:sz="0" w:space="0" w:color="auto"/>
                  </w:divBdr>
                  <w:divsChild>
                    <w:div w:id="1349404650">
                      <w:marLeft w:val="0"/>
                      <w:marRight w:val="0"/>
                      <w:marTop w:val="0"/>
                      <w:marBottom w:val="0"/>
                      <w:divBdr>
                        <w:top w:val="none" w:sz="0" w:space="0" w:color="auto"/>
                        <w:left w:val="none" w:sz="0" w:space="0" w:color="auto"/>
                        <w:bottom w:val="none" w:sz="0" w:space="0" w:color="auto"/>
                        <w:right w:val="none" w:sz="0" w:space="0" w:color="auto"/>
                      </w:divBdr>
                    </w:div>
                  </w:divsChild>
                </w:div>
                <w:div w:id="489365370">
                  <w:marLeft w:val="0"/>
                  <w:marRight w:val="0"/>
                  <w:marTop w:val="0"/>
                  <w:marBottom w:val="0"/>
                  <w:divBdr>
                    <w:top w:val="none" w:sz="0" w:space="0" w:color="auto"/>
                    <w:left w:val="none" w:sz="0" w:space="0" w:color="auto"/>
                    <w:bottom w:val="none" w:sz="0" w:space="0" w:color="auto"/>
                    <w:right w:val="none" w:sz="0" w:space="0" w:color="auto"/>
                  </w:divBdr>
                  <w:divsChild>
                    <w:div w:id="1144154290">
                      <w:marLeft w:val="0"/>
                      <w:marRight w:val="0"/>
                      <w:marTop w:val="0"/>
                      <w:marBottom w:val="0"/>
                      <w:divBdr>
                        <w:top w:val="none" w:sz="0" w:space="0" w:color="auto"/>
                        <w:left w:val="none" w:sz="0" w:space="0" w:color="auto"/>
                        <w:bottom w:val="none" w:sz="0" w:space="0" w:color="auto"/>
                        <w:right w:val="none" w:sz="0" w:space="0" w:color="auto"/>
                      </w:divBdr>
                    </w:div>
                  </w:divsChild>
                </w:div>
                <w:div w:id="1513488602">
                  <w:marLeft w:val="0"/>
                  <w:marRight w:val="0"/>
                  <w:marTop w:val="0"/>
                  <w:marBottom w:val="0"/>
                  <w:divBdr>
                    <w:top w:val="none" w:sz="0" w:space="0" w:color="auto"/>
                    <w:left w:val="none" w:sz="0" w:space="0" w:color="auto"/>
                    <w:bottom w:val="none" w:sz="0" w:space="0" w:color="auto"/>
                    <w:right w:val="none" w:sz="0" w:space="0" w:color="auto"/>
                  </w:divBdr>
                  <w:divsChild>
                    <w:div w:id="382408114">
                      <w:marLeft w:val="0"/>
                      <w:marRight w:val="0"/>
                      <w:marTop w:val="0"/>
                      <w:marBottom w:val="0"/>
                      <w:divBdr>
                        <w:top w:val="none" w:sz="0" w:space="0" w:color="auto"/>
                        <w:left w:val="none" w:sz="0" w:space="0" w:color="auto"/>
                        <w:bottom w:val="none" w:sz="0" w:space="0" w:color="auto"/>
                        <w:right w:val="none" w:sz="0" w:space="0" w:color="auto"/>
                      </w:divBdr>
                    </w:div>
                  </w:divsChild>
                </w:div>
                <w:div w:id="959847717">
                  <w:marLeft w:val="0"/>
                  <w:marRight w:val="0"/>
                  <w:marTop w:val="0"/>
                  <w:marBottom w:val="0"/>
                  <w:divBdr>
                    <w:top w:val="none" w:sz="0" w:space="0" w:color="auto"/>
                    <w:left w:val="none" w:sz="0" w:space="0" w:color="auto"/>
                    <w:bottom w:val="none" w:sz="0" w:space="0" w:color="auto"/>
                    <w:right w:val="none" w:sz="0" w:space="0" w:color="auto"/>
                  </w:divBdr>
                  <w:divsChild>
                    <w:div w:id="673651035">
                      <w:marLeft w:val="0"/>
                      <w:marRight w:val="0"/>
                      <w:marTop w:val="0"/>
                      <w:marBottom w:val="0"/>
                      <w:divBdr>
                        <w:top w:val="none" w:sz="0" w:space="0" w:color="auto"/>
                        <w:left w:val="none" w:sz="0" w:space="0" w:color="auto"/>
                        <w:bottom w:val="none" w:sz="0" w:space="0" w:color="auto"/>
                        <w:right w:val="none" w:sz="0" w:space="0" w:color="auto"/>
                      </w:divBdr>
                    </w:div>
                  </w:divsChild>
                </w:div>
                <w:div w:id="1890267507">
                  <w:marLeft w:val="0"/>
                  <w:marRight w:val="0"/>
                  <w:marTop w:val="0"/>
                  <w:marBottom w:val="0"/>
                  <w:divBdr>
                    <w:top w:val="none" w:sz="0" w:space="0" w:color="auto"/>
                    <w:left w:val="none" w:sz="0" w:space="0" w:color="auto"/>
                    <w:bottom w:val="none" w:sz="0" w:space="0" w:color="auto"/>
                    <w:right w:val="none" w:sz="0" w:space="0" w:color="auto"/>
                  </w:divBdr>
                  <w:divsChild>
                    <w:div w:id="551159348">
                      <w:marLeft w:val="0"/>
                      <w:marRight w:val="0"/>
                      <w:marTop w:val="0"/>
                      <w:marBottom w:val="0"/>
                      <w:divBdr>
                        <w:top w:val="none" w:sz="0" w:space="0" w:color="auto"/>
                        <w:left w:val="none" w:sz="0" w:space="0" w:color="auto"/>
                        <w:bottom w:val="none" w:sz="0" w:space="0" w:color="auto"/>
                        <w:right w:val="none" w:sz="0" w:space="0" w:color="auto"/>
                      </w:divBdr>
                    </w:div>
                  </w:divsChild>
                </w:div>
                <w:div w:id="1219588587">
                  <w:marLeft w:val="0"/>
                  <w:marRight w:val="0"/>
                  <w:marTop w:val="0"/>
                  <w:marBottom w:val="0"/>
                  <w:divBdr>
                    <w:top w:val="none" w:sz="0" w:space="0" w:color="auto"/>
                    <w:left w:val="none" w:sz="0" w:space="0" w:color="auto"/>
                    <w:bottom w:val="none" w:sz="0" w:space="0" w:color="auto"/>
                    <w:right w:val="none" w:sz="0" w:space="0" w:color="auto"/>
                  </w:divBdr>
                  <w:divsChild>
                    <w:div w:id="4812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15692">
          <w:marLeft w:val="0"/>
          <w:marRight w:val="0"/>
          <w:marTop w:val="0"/>
          <w:marBottom w:val="0"/>
          <w:divBdr>
            <w:top w:val="none" w:sz="0" w:space="0" w:color="auto"/>
            <w:left w:val="none" w:sz="0" w:space="0" w:color="auto"/>
            <w:bottom w:val="none" w:sz="0" w:space="0" w:color="auto"/>
            <w:right w:val="none" w:sz="0" w:space="0" w:color="auto"/>
          </w:divBdr>
          <w:divsChild>
            <w:div w:id="1368874348">
              <w:marLeft w:val="0"/>
              <w:marRight w:val="0"/>
              <w:marTop w:val="0"/>
              <w:marBottom w:val="0"/>
              <w:divBdr>
                <w:top w:val="none" w:sz="0" w:space="0" w:color="auto"/>
                <w:left w:val="none" w:sz="0" w:space="0" w:color="auto"/>
                <w:bottom w:val="none" w:sz="0" w:space="0" w:color="auto"/>
                <w:right w:val="none" w:sz="0" w:space="0" w:color="auto"/>
              </w:divBdr>
            </w:div>
            <w:div w:id="342126193">
              <w:marLeft w:val="0"/>
              <w:marRight w:val="0"/>
              <w:marTop w:val="0"/>
              <w:marBottom w:val="0"/>
              <w:divBdr>
                <w:top w:val="none" w:sz="0" w:space="0" w:color="auto"/>
                <w:left w:val="none" w:sz="0" w:space="0" w:color="auto"/>
                <w:bottom w:val="none" w:sz="0" w:space="0" w:color="auto"/>
                <w:right w:val="none" w:sz="0" w:space="0" w:color="auto"/>
              </w:divBdr>
            </w:div>
            <w:div w:id="822283171">
              <w:marLeft w:val="0"/>
              <w:marRight w:val="0"/>
              <w:marTop w:val="0"/>
              <w:marBottom w:val="0"/>
              <w:divBdr>
                <w:top w:val="none" w:sz="0" w:space="0" w:color="auto"/>
                <w:left w:val="none" w:sz="0" w:space="0" w:color="auto"/>
                <w:bottom w:val="none" w:sz="0" w:space="0" w:color="auto"/>
                <w:right w:val="none" w:sz="0" w:space="0" w:color="auto"/>
              </w:divBdr>
            </w:div>
            <w:div w:id="2129424122">
              <w:marLeft w:val="0"/>
              <w:marRight w:val="0"/>
              <w:marTop w:val="0"/>
              <w:marBottom w:val="0"/>
              <w:divBdr>
                <w:top w:val="none" w:sz="0" w:space="0" w:color="auto"/>
                <w:left w:val="none" w:sz="0" w:space="0" w:color="auto"/>
                <w:bottom w:val="none" w:sz="0" w:space="0" w:color="auto"/>
                <w:right w:val="none" w:sz="0" w:space="0" w:color="auto"/>
              </w:divBdr>
            </w:div>
            <w:div w:id="322319972">
              <w:marLeft w:val="0"/>
              <w:marRight w:val="0"/>
              <w:marTop w:val="0"/>
              <w:marBottom w:val="0"/>
              <w:divBdr>
                <w:top w:val="none" w:sz="0" w:space="0" w:color="auto"/>
                <w:left w:val="none" w:sz="0" w:space="0" w:color="auto"/>
                <w:bottom w:val="none" w:sz="0" w:space="0" w:color="auto"/>
                <w:right w:val="none" w:sz="0" w:space="0" w:color="auto"/>
              </w:divBdr>
            </w:div>
            <w:div w:id="577979109">
              <w:marLeft w:val="0"/>
              <w:marRight w:val="0"/>
              <w:marTop w:val="0"/>
              <w:marBottom w:val="0"/>
              <w:divBdr>
                <w:top w:val="none" w:sz="0" w:space="0" w:color="auto"/>
                <w:left w:val="none" w:sz="0" w:space="0" w:color="auto"/>
                <w:bottom w:val="none" w:sz="0" w:space="0" w:color="auto"/>
                <w:right w:val="none" w:sz="0" w:space="0" w:color="auto"/>
              </w:divBdr>
            </w:div>
            <w:div w:id="1617712706">
              <w:marLeft w:val="0"/>
              <w:marRight w:val="0"/>
              <w:marTop w:val="0"/>
              <w:marBottom w:val="0"/>
              <w:divBdr>
                <w:top w:val="none" w:sz="0" w:space="0" w:color="auto"/>
                <w:left w:val="none" w:sz="0" w:space="0" w:color="auto"/>
                <w:bottom w:val="none" w:sz="0" w:space="0" w:color="auto"/>
                <w:right w:val="none" w:sz="0" w:space="0" w:color="auto"/>
              </w:divBdr>
            </w:div>
            <w:div w:id="1482578233">
              <w:marLeft w:val="0"/>
              <w:marRight w:val="0"/>
              <w:marTop w:val="0"/>
              <w:marBottom w:val="0"/>
              <w:divBdr>
                <w:top w:val="none" w:sz="0" w:space="0" w:color="auto"/>
                <w:left w:val="none" w:sz="0" w:space="0" w:color="auto"/>
                <w:bottom w:val="none" w:sz="0" w:space="0" w:color="auto"/>
                <w:right w:val="none" w:sz="0" w:space="0" w:color="auto"/>
              </w:divBdr>
            </w:div>
            <w:div w:id="58213916">
              <w:marLeft w:val="0"/>
              <w:marRight w:val="0"/>
              <w:marTop w:val="0"/>
              <w:marBottom w:val="0"/>
              <w:divBdr>
                <w:top w:val="none" w:sz="0" w:space="0" w:color="auto"/>
                <w:left w:val="none" w:sz="0" w:space="0" w:color="auto"/>
                <w:bottom w:val="none" w:sz="0" w:space="0" w:color="auto"/>
                <w:right w:val="none" w:sz="0" w:space="0" w:color="auto"/>
              </w:divBdr>
            </w:div>
          </w:divsChild>
        </w:div>
        <w:div w:id="1396515881">
          <w:marLeft w:val="0"/>
          <w:marRight w:val="0"/>
          <w:marTop w:val="0"/>
          <w:marBottom w:val="0"/>
          <w:divBdr>
            <w:top w:val="none" w:sz="0" w:space="0" w:color="auto"/>
            <w:left w:val="none" w:sz="0" w:space="0" w:color="auto"/>
            <w:bottom w:val="none" w:sz="0" w:space="0" w:color="auto"/>
            <w:right w:val="none" w:sz="0" w:space="0" w:color="auto"/>
          </w:divBdr>
          <w:divsChild>
            <w:div w:id="695926813">
              <w:marLeft w:val="-75"/>
              <w:marRight w:val="0"/>
              <w:marTop w:val="30"/>
              <w:marBottom w:val="30"/>
              <w:divBdr>
                <w:top w:val="none" w:sz="0" w:space="0" w:color="auto"/>
                <w:left w:val="none" w:sz="0" w:space="0" w:color="auto"/>
                <w:bottom w:val="none" w:sz="0" w:space="0" w:color="auto"/>
                <w:right w:val="none" w:sz="0" w:space="0" w:color="auto"/>
              </w:divBdr>
              <w:divsChild>
                <w:div w:id="1954289814">
                  <w:marLeft w:val="0"/>
                  <w:marRight w:val="0"/>
                  <w:marTop w:val="0"/>
                  <w:marBottom w:val="0"/>
                  <w:divBdr>
                    <w:top w:val="none" w:sz="0" w:space="0" w:color="auto"/>
                    <w:left w:val="none" w:sz="0" w:space="0" w:color="auto"/>
                    <w:bottom w:val="none" w:sz="0" w:space="0" w:color="auto"/>
                    <w:right w:val="none" w:sz="0" w:space="0" w:color="auto"/>
                  </w:divBdr>
                  <w:divsChild>
                    <w:div w:id="1836607718">
                      <w:marLeft w:val="0"/>
                      <w:marRight w:val="0"/>
                      <w:marTop w:val="0"/>
                      <w:marBottom w:val="0"/>
                      <w:divBdr>
                        <w:top w:val="none" w:sz="0" w:space="0" w:color="auto"/>
                        <w:left w:val="none" w:sz="0" w:space="0" w:color="auto"/>
                        <w:bottom w:val="none" w:sz="0" w:space="0" w:color="auto"/>
                        <w:right w:val="none" w:sz="0" w:space="0" w:color="auto"/>
                      </w:divBdr>
                    </w:div>
                  </w:divsChild>
                </w:div>
                <w:div w:id="1449279948">
                  <w:marLeft w:val="0"/>
                  <w:marRight w:val="0"/>
                  <w:marTop w:val="0"/>
                  <w:marBottom w:val="0"/>
                  <w:divBdr>
                    <w:top w:val="none" w:sz="0" w:space="0" w:color="auto"/>
                    <w:left w:val="none" w:sz="0" w:space="0" w:color="auto"/>
                    <w:bottom w:val="none" w:sz="0" w:space="0" w:color="auto"/>
                    <w:right w:val="none" w:sz="0" w:space="0" w:color="auto"/>
                  </w:divBdr>
                  <w:divsChild>
                    <w:div w:id="1019429157">
                      <w:marLeft w:val="0"/>
                      <w:marRight w:val="0"/>
                      <w:marTop w:val="0"/>
                      <w:marBottom w:val="0"/>
                      <w:divBdr>
                        <w:top w:val="none" w:sz="0" w:space="0" w:color="auto"/>
                        <w:left w:val="none" w:sz="0" w:space="0" w:color="auto"/>
                        <w:bottom w:val="none" w:sz="0" w:space="0" w:color="auto"/>
                        <w:right w:val="none" w:sz="0" w:space="0" w:color="auto"/>
                      </w:divBdr>
                    </w:div>
                  </w:divsChild>
                </w:div>
                <w:div w:id="423302055">
                  <w:marLeft w:val="0"/>
                  <w:marRight w:val="0"/>
                  <w:marTop w:val="0"/>
                  <w:marBottom w:val="0"/>
                  <w:divBdr>
                    <w:top w:val="none" w:sz="0" w:space="0" w:color="auto"/>
                    <w:left w:val="none" w:sz="0" w:space="0" w:color="auto"/>
                    <w:bottom w:val="none" w:sz="0" w:space="0" w:color="auto"/>
                    <w:right w:val="none" w:sz="0" w:space="0" w:color="auto"/>
                  </w:divBdr>
                  <w:divsChild>
                    <w:div w:id="1487744978">
                      <w:marLeft w:val="0"/>
                      <w:marRight w:val="0"/>
                      <w:marTop w:val="0"/>
                      <w:marBottom w:val="0"/>
                      <w:divBdr>
                        <w:top w:val="none" w:sz="0" w:space="0" w:color="auto"/>
                        <w:left w:val="none" w:sz="0" w:space="0" w:color="auto"/>
                        <w:bottom w:val="none" w:sz="0" w:space="0" w:color="auto"/>
                        <w:right w:val="none" w:sz="0" w:space="0" w:color="auto"/>
                      </w:divBdr>
                    </w:div>
                  </w:divsChild>
                </w:div>
                <w:div w:id="1375734976">
                  <w:marLeft w:val="0"/>
                  <w:marRight w:val="0"/>
                  <w:marTop w:val="0"/>
                  <w:marBottom w:val="0"/>
                  <w:divBdr>
                    <w:top w:val="none" w:sz="0" w:space="0" w:color="auto"/>
                    <w:left w:val="none" w:sz="0" w:space="0" w:color="auto"/>
                    <w:bottom w:val="none" w:sz="0" w:space="0" w:color="auto"/>
                    <w:right w:val="none" w:sz="0" w:space="0" w:color="auto"/>
                  </w:divBdr>
                  <w:divsChild>
                    <w:div w:id="1814718270">
                      <w:marLeft w:val="0"/>
                      <w:marRight w:val="0"/>
                      <w:marTop w:val="0"/>
                      <w:marBottom w:val="0"/>
                      <w:divBdr>
                        <w:top w:val="none" w:sz="0" w:space="0" w:color="auto"/>
                        <w:left w:val="none" w:sz="0" w:space="0" w:color="auto"/>
                        <w:bottom w:val="none" w:sz="0" w:space="0" w:color="auto"/>
                        <w:right w:val="none" w:sz="0" w:space="0" w:color="auto"/>
                      </w:divBdr>
                    </w:div>
                  </w:divsChild>
                </w:div>
                <w:div w:id="263465072">
                  <w:marLeft w:val="0"/>
                  <w:marRight w:val="0"/>
                  <w:marTop w:val="0"/>
                  <w:marBottom w:val="0"/>
                  <w:divBdr>
                    <w:top w:val="none" w:sz="0" w:space="0" w:color="auto"/>
                    <w:left w:val="none" w:sz="0" w:space="0" w:color="auto"/>
                    <w:bottom w:val="none" w:sz="0" w:space="0" w:color="auto"/>
                    <w:right w:val="none" w:sz="0" w:space="0" w:color="auto"/>
                  </w:divBdr>
                  <w:divsChild>
                    <w:div w:id="916093961">
                      <w:marLeft w:val="0"/>
                      <w:marRight w:val="0"/>
                      <w:marTop w:val="0"/>
                      <w:marBottom w:val="0"/>
                      <w:divBdr>
                        <w:top w:val="none" w:sz="0" w:space="0" w:color="auto"/>
                        <w:left w:val="none" w:sz="0" w:space="0" w:color="auto"/>
                        <w:bottom w:val="none" w:sz="0" w:space="0" w:color="auto"/>
                        <w:right w:val="none" w:sz="0" w:space="0" w:color="auto"/>
                      </w:divBdr>
                    </w:div>
                  </w:divsChild>
                </w:div>
                <w:div w:id="1017659945">
                  <w:marLeft w:val="0"/>
                  <w:marRight w:val="0"/>
                  <w:marTop w:val="0"/>
                  <w:marBottom w:val="0"/>
                  <w:divBdr>
                    <w:top w:val="none" w:sz="0" w:space="0" w:color="auto"/>
                    <w:left w:val="none" w:sz="0" w:space="0" w:color="auto"/>
                    <w:bottom w:val="none" w:sz="0" w:space="0" w:color="auto"/>
                    <w:right w:val="none" w:sz="0" w:space="0" w:color="auto"/>
                  </w:divBdr>
                  <w:divsChild>
                    <w:div w:id="15880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795">
          <w:marLeft w:val="0"/>
          <w:marRight w:val="0"/>
          <w:marTop w:val="0"/>
          <w:marBottom w:val="0"/>
          <w:divBdr>
            <w:top w:val="none" w:sz="0" w:space="0" w:color="auto"/>
            <w:left w:val="none" w:sz="0" w:space="0" w:color="auto"/>
            <w:bottom w:val="none" w:sz="0" w:space="0" w:color="auto"/>
            <w:right w:val="none" w:sz="0" w:space="0" w:color="auto"/>
          </w:divBdr>
          <w:divsChild>
            <w:div w:id="1355501665">
              <w:marLeft w:val="0"/>
              <w:marRight w:val="0"/>
              <w:marTop w:val="0"/>
              <w:marBottom w:val="0"/>
              <w:divBdr>
                <w:top w:val="none" w:sz="0" w:space="0" w:color="auto"/>
                <w:left w:val="none" w:sz="0" w:space="0" w:color="auto"/>
                <w:bottom w:val="none" w:sz="0" w:space="0" w:color="auto"/>
                <w:right w:val="none" w:sz="0" w:space="0" w:color="auto"/>
              </w:divBdr>
            </w:div>
            <w:div w:id="201478735">
              <w:marLeft w:val="0"/>
              <w:marRight w:val="0"/>
              <w:marTop w:val="0"/>
              <w:marBottom w:val="0"/>
              <w:divBdr>
                <w:top w:val="none" w:sz="0" w:space="0" w:color="auto"/>
                <w:left w:val="none" w:sz="0" w:space="0" w:color="auto"/>
                <w:bottom w:val="none" w:sz="0" w:space="0" w:color="auto"/>
                <w:right w:val="none" w:sz="0" w:space="0" w:color="auto"/>
              </w:divBdr>
            </w:div>
            <w:div w:id="958952953">
              <w:marLeft w:val="0"/>
              <w:marRight w:val="0"/>
              <w:marTop w:val="0"/>
              <w:marBottom w:val="0"/>
              <w:divBdr>
                <w:top w:val="none" w:sz="0" w:space="0" w:color="auto"/>
                <w:left w:val="none" w:sz="0" w:space="0" w:color="auto"/>
                <w:bottom w:val="none" w:sz="0" w:space="0" w:color="auto"/>
                <w:right w:val="none" w:sz="0" w:space="0" w:color="auto"/>
              </w:divBdr>
            </w:div>
          </w:divsChild>
        </w:div>
        <w:div w:id="2086763248">
          <w:marLeft w:val="0"/>
          <w:marRight w:val="0"/>
          <w:marTop w:val="0"/>
          <w:marBottom w:val="0"/>
          <w:divBdr>
            <w:top w:val="none" w:sz="0" w:space="0" w:color="auto"/>
            <w:left w:val="none" w:sz="0" w:space="0" w:color="auto"/>
            <w:bottom w:val="none" w:sz="0" w:space="0" w:color="auto"/>
            <w:right w:val="none" w:sz="0" w:space="0" w:color="auto"/>
          </w:divBdr>
          <w:divsChild>
            <w:div w:id="446046974">
              <w:marLeft w:val="-75"/>
              <w:marRight w:val="0"/>
              <w:marTop w:val="30"/>
              <w:marBottom w:val="30"/>
              <w:divBdr>
                <w:top w:val="none" w:sz="0" w:space="0" w:color="auto"/>
                <w:left w:val="none" w:sz="0" w:space="0" w:color="auto"/>
                <w:bottom w:val="none" w:sz="0" w:space="0" w:color="auto"/>
                <w:right w:val="none" w:sz="0" w:space="0" w:color="auto"/>
              </w:divBdr>
              <w:divsChild>
                <w:div w:id="1808352396">
                  <w:marLeft w:val="0"/>
                  <w:marRight w:val="0"/>
                  <w:marTop w:val="0"/>
                  <w:marBottom w:val="0"/>
                  <w:divBdr>
                    <w:top w:val="none" w:sz="0" w:space="0" w:color="auto"/>
                    <w:left w:val="none" w:sz="0" w:space="0" w:color="auto"/>
                    <w:bottom w:val="none" w:sz="0" w:space="0" w:color="auto"/>
                    <w:right w:val="none" w:sz="0" w:space="0" w:color="auto"/>
                  </w:divBdr>
                  <w:divsChild>
                    <w:div w:id="1421830544">
                      <w:marLeft w:val="0"/>
                      <w:marRight w:val="0"/>
                      <w:marTop w:val="0"/>
                      <w:marBottom w:val="0"/>
                      <w:divBdr>
                        <w:top w:val="none" w:sz="0" w:space="0" w:color="auto"/>
                        <w:left w:val="none" w:sz="0" w:space="0" w:color="auto"/>
                        <w:bottom w:val="none" w:sz="0" w:space="0" w:color="auto"/>
                        <w:right w:val="none" w:sz="0" w:space="0" w:color="auto"/>
                      </w:divBdr>
                    </w:div>
                  </w:divsChild>
                </w:div>
                <w:div w:id="524631859">
                  <w:marLeft w:val="0"/>
                  <w:marRight w:val="0"/>
                  <w:marTop w:val="0"/>
                  <w:marBottom w:val="0"/>
                  <w:divBdr>
                    <w:top w:val="none" w:sz="0" w:space="0" w:color="auto"/>
                    <w:left w:val="none" w:sz="0" w:space="0" w:color="auto"/>
                    <w:bottom w:val="none" w:sz="0" w:space="0" w:color="auto"/>
                    <w:right w:val="none" w:sz="0" w:space="0" w:color="auto"/>
                  </w:divBdr>
                  <w:divsChild>
                    <w:div w:id="1216772158">
                      <w:marLeft w:val="0"/>
                      <w:marRight w:val="0"/>
                      <w:marTop w:val="0"/>
                      <w:marBottom w:val="0"/>
                      <w:divBdr>
                        <w:top w:val="none" w:sz="0" w:space="0" w:color="auto"/>
                        <w:left w:val="none" w:sz="0" w:space="0" w:color="auto"/>
                        <w:bottom w:val="none" w:sz="0" w:space="0" w:color="auto"/>
                        <w:right w:val="none" w:sz="0" w:space="0" w:color="auto"/>
                      </w:divBdr>
                    </w:div>
                  </w:divsChild>
                </w:div>
                <w:div w:id="1929849498">
                  <w:marLeft w:val="0"/>
                  <w:marRight w:val="0"/>
                  <w:marTop w:val="0"/>
                  <w:marBottom w:val="0"/>
                  <w:divBdr>
                    <w:top w:val="none" w:sz="0" w:space="0" w:color="auto"/>
                    <w:left w:val="none" w:sz="0" w:space="0" w:color="auto"/>
                    <w:bottom w:val="none" w:sz="0" w:space="0" w:color="auto"/>
                    <w:right w:val="none" w:sz="0" w:space="0" w:color="auto"/>
                  </w:divBdr>
                  <w:divsChild>
                    <w:div w:id="885070633">
                      <w:marLeft w:val="0"/>
                      <w:marRight w:val="0"/>
                      <w:marTop w:val="0"/>
                      <w:marBottom w:val="0"/>
                      <w:divBdr>
                        <w:top w:val="none" w:sz="0" w:space="0" w:color="auto"/>
                        <w:left w:val="none" w:sz="0" w:space="0" w:color="auto"/>
                        <w:bottom w:val="none" w:sz="0" w:space="0" w:color="auto"/>
                        <w:right w:val="none" w:sz="0" w:space="0" w:color="auto"/>
                      </w:divBdr>
                    </w:div>
                  </w:divsChild>
                </w:div>
                <w:div w:id="1653951398">
                  <w:marLeft w:val="0"/>
                  <w:marRight w:val="0"/>
                  <w:marTop w:val="0"/>
                  <w:marBottom w:val="0"/>
                  <w:divBdr>
                    <w:top w:val="none" w:sz="0" w:space="0" w:color="auto"/>
                    <w:left w:val="none" w:sz="0" w:space="0" w:color="auto"/>
                    <w:bottom w:val="none" w:sz="0" w:space="0" w:color="auto"/>
                    <w:right w:val="none" w:sz="0" w:space="0" w:color="auto"/>
                  </w:divBdr>
                  <w:divsChild>
                    <w:div w:id="2041542884">
                      <w:marLeft w:val="0"/>
                      <w:marRight w:val="0"/>
                      <w:marTop w:val="0"/>
                      <w:marBottom w:val="0"/>
                      <w:divBdr>
                        <w:top w:val="none" w:sz="0" w:space="0" w:color="auto"/>
                        <w:left w:val="none" w:sz="0" w:space="0" w:color="auto"/>
                        <w:bottom w:val="none" w:sz="0" w:space="0" w:color="auto"/>
                        <w:right w:val="none" w:sz="0" w:space="0" w:color="auto"/>
                      </w:divBdr>
                    </w:div>
                  </w:divsChild>
                </w:div>
                <w:div w:id="1941136206">
                  <w:marLeft w:val="0"/>
                  <w:marRight w:val="0"/>
                  <w:marTop w:val="0"/>
                  <w:marBottom w:val="0"/>
                  <w:divBdr>
                    <w:top w:val="none" w:sz="0" w:space="0" w:color="auto"/>
                    <w:left w:val="none" w:sz="0" w:space="0" w:color="auto"/>
                    <w:bottom w:val="none" w:sz="0" w:space="0" w:color="auto"/>
                    <w:right w:val="none" w:sz="0" w:space="0" w:color="auto"/>
                  </w:divBdr>
                  <w:divsChild>
                    <w:div w:id="1316446221">
                      <w:marLeft w:val="0"/>
                      <w:marRight w:val="0"/>
                      <w:marTop w:val="0"/>
                      <w:marBottom w:val="0"/>
                      <w:divBdr>
                        <w:top w:val="none" w:sz="0" w:space="0" w:color="auto"/>
                        <w:left w:val="none" w:sz="0" w:space="0" w:color="auto"/>
                        <w:bottom w:val="none" w:sz="0" w:space="0" w:color="auto"/>
                        <w:right w:val="none" w:sz="0" w:space="0" w:color="auto"/>
                      </w:divBdr>
                    </w:div>
                  </w:divsChild>
                </w:div>
                <w:div w:id="1403528700">
                  <w:marLeft w:val="0"/>
                  <w:marRight w:val="0"/>
                  <w:marTop w:val="0"/>
                  <w:marBottom w:val="0"/>
                  <w:divBdr>
                    <w:top w:val="none" w:sz="0" w:space="0" w:color="auto"/>
                    <w:left w:val="none" w:sz="0" w:space="0" w:color="auto"/>
                    <w:bottom w:val="none" w:sz="0" w:space="0" w:color="auto"/>
                    <w:right w:val="none" w:sz="0" w:space="0" w:color="auto"/>
                  </w:divBdr>
                  <w:divsChild>
                    <w:div w:id="11608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7925">
          <w:marLeft w:val="0"/>
          <w:marRight w:val="0"/>
          <w:marTop w:val="0"/>
          <w:marBottom w:val="0"/>
          <w:divBdr>
            <w:top w:val="none" w:sz="0" w:space="0" w:color="auto"/>
            <w:left w:val="none" w:sz="0" w:space="0" w:color="auto"/>
            <w:bottom w:val="none" w:sz="0" w:space="0" w:color="auto"/>
            <w:right w:val="none" w:sz="0" w:space="0" w:color="auto"/>
          </w:divBdr>
          <w:divsChild>
            <w:div w:id="118959240">
              <w:marLeft w:val="0"/>
              <w:marRight w:val="0"/>
              <w:marTop w:val="0"/>
              <w:marBottom w:val="0"/>
              <w:divBdr>
                <w:top w:val="none" w:sz="0" w:space="0" w:color="auto"/>
                <w:left w:val="none" w:sz="0" w:space="0" w:color="auto"/>
                <w:bottom w:val="none" w:sz="0" w:space="0" w:color="auto"/>
                <w:right w:val="none" w:sz="0" w:space="0" w:color="auto"/>
              </w:divBdr>
            </w:div>
            <w:div w:id="669529365">
              <w:marLeft w:val="0"/>
              <w:marRight w:val="0"/>
              <w:marTop w:val="0"/>
              <w:marBottom w:val="0"/>
              <w:divBdr>
                <w:top w:val="none" w:sz="0" w:space="0" w:color="auto"/>
                <w:left w:val="none" w:sz="0" w:space="0" w:color="auto"/>
                <w:bottom w:val="none" w:sz="0" w:space="0" w:color="auto"/>
                <w:right w:val="none" w:sz="0" w:space="0" w:color="auto"/>
              </w:divBdr>
            </w:div>
            <w:div w:id="1857306895">
              <w:marLeft w:val="0"/>
              <w:marRight w:val="0"/>
              <w:marTop w:val="0"/>
              <w:marBottom w:val="0"/>
              <w:divBdr>
                <w:top w:val="none" w:sz="0" w:space="0" w:color="auto"/>
                <w:left w:val="none" w:sz="0" w:space="0" w:color="auto"/>
                <w:bottom w:val="none" w:sz="0" w:space="0" w:color="auto"/>
                <w:right w:val="none" w:sz="0" w:space="0" w:color="auto"/>
              </w:divBdr>
            </w:div>
          </w:divsChild>
        </w:div>
        <w:div w:id="1465732084">
          <w:marLeft w:val="0"/>
          <w:marRight w:val="0"/>
          <w:marTop w:val="0"/>
          <w:marBottom w:val="0"/>
          <w:divBdr>
            <w:top w:val="none" w:sz="0" w:space="0" w:color="auto"/>
            <w:left w:val="none" w:sz="0" w:space="0" w:color="auto"/>
            <w:bottom w:val="none" w:sz="0" w:space="0" w:color="auto"/>
            <w:right w:val="none" w:sz="0" w:space="0" w:color="auto"/>
          </w:divBdr>
          <w:divsChild>
            <w:div w:id="694498523">
              <w:marLeft w:val="-75"/>
              <w:marRight w:val="0"/>
              <w:marTop w:val="30"/>
              <w:marBottom w:val="30"/>
              <w:divBdr>
                <w:top w:val="none" w:sz="0" w:space="0" w:color="auto"/>
                <w:left w:val="none" w:sz="0" w:space="0" w:color="auto"/>
                <w:bottom w:val="none" w:sz="0" w:space="0" w:color="auto"/>
                <w:right w:val="none" w:sz="0" w:space="0" w:color="auto"/>
              </w:divBdr>
              <w:divsChild>
                <w:div w:id="84153338">
                  <w:marLeft w:val="0"/>
                  <w:marRight w:val="0"/>
                  <w:marTop w:val="0"/>
                  <w:marBottom w:val="0"/>
                  <w:divBdr>
                    <w:top w:val="none" w:sz="0" w:space="0" w:color="auto"/>
                    <w:left w:val="none" w:sz="0" w:space="0" w:color="auto"/>
                    <w:bottom w:val="none" w:sz="0" w:space="0" w:color="auto"/>
                    <w:right w:val="none" w:sz="0" w:space="0" w:color="auto"/>
                  </w:divBdr>
                  <w:divsChild>
                    <w:div w:id="785852322">
                      <w:marLeft w:val="0"/>
                      <w:marRight w:val="0"/>
                      <w:marTop w:val="0"/>
                      <w:marBottom w:val="0"/>
                      <w:divBdr>
                        <w:top w:val="none" w:sz="0" w:space="0" w:color="auto"/>
                        <w:left w:val="none" w:sz="0" w:space="0" w:color="auto"/>
                        <w:bottom w:val="none" w:sz="0" w:space="0" w:color="auto"/>
                        <w:right w:val="none" w:sz="0" w:space="0" w:color="auto"/>
                      </w:divBdr>
                    </w:div>
                  </w:divsChild>
                </w:div>
                <w:div w:id="652682740">
                  <w:marLeft w:val="0"/>
                  <w:marRight w:val="0"/>
                  <w:marTop w:val="0"/>
                  <w:marBottom w:val="0"/>
                  <w:divBdr>
                    <w:top w:val="none" w:sz="0" w:space="0" w:color="auto"/>
                    <w:left w:val="none" w:sz="0" w:space="0" w:color="auto"/>
                    <w:bottom w:val="none" w:sz="0" w:space="0" w:color="auto"/>
                    <w:right w:val="none" w:sz="0" w:space="0" w:color="auto"/>
                  </w:divBdr>
                  <w:divsChild>
                    <w:div w:id="1703702266">
                      <w:marLeft w:val="0"/>
                      <w:marRight w:val="0"/>
                      <w:marTop w:val="0"/>
                      <w:marBottom w:val="0"/>
                      <w:divBdr>
                        <w:top w:val="none" w:sz="0" w:space="0" w:color="auto"/>
                        <w:left w:val="none" w:sz="0" w:space="0" w:color="auto"/>
                        <w:bottom w:val="none" w:sz="0" w:space="0" w:color="auto"/>
                        <w:right w:val="none" w:sz="0" w:space="0" w:color="auto"/>
                      </w:divBdr>
                    </w:div>
                  </w:divsChild>
                </w:div>
                <w:div w:id="961112044">
                  <w:marLeft w:val="0"/>
                  <w:marRight w:val="0"/>
                  <w:marTop w:val="0"/>
                  <w:marBottom w:val="0"/>
                  <w:divBdr>
                    <w:top w:val="none" w:sz="0" w:space="0" w:color="auto"/>
                    <w:left w:val="none" w:sz="0" w:space="0" w:color="auto"/>
                    <w:bottom w:val="none" w:sz="0" w:space="0" w:color="auto"/>
                    <w:right w:val="none" w:sz="0" w:space="0" w:color="auto"/>
                  </w:divBdr>
                  <w:divsChild>
                    <w:div w:id="585842467">
                      <w:marLeft w:val="0"/>
                      <w:marRight w:val="0"/>
                      <w:marTop w:val="0"/>
                      <w:marBottom w:val="0"/>
                      <w:divBdr>
                        <w:top w:val="none" w:sz="0" w:space="0" w:color="auto"/>
                        <w:left w:val="none" w:sz="0" w:space="0" w:color="auto"/>
                        <w:bottom w:val="none" w:sz="0" w:space="0" w:color="auto"/>
                        <w:right w:val="none" w:sz="0" w:space="0" w:color="auto"/>
                      </w:divBdr>
                    </w:div>
                  </w:divsChild>
                </w:div>
                <w:div w:id="1539733890">
                  <w:marLeft w:val="0"/>
                  <w:marRight w:val="0"/>
                  <w:marTop w:val="0"/>
                  <w:marBottom w:val="0"/>
                  <w:divBdr>
                    <w:top w:val="none" w:sz="0" w:space="0" w:color="auto"/>
                    <w:left w:val="none" w:sz="0" w:space="0" w:color="auto"/>
                    <w:bottom w:val="none" w:sz="0" w:space="0" w:color="auto"/>
                    <w:right w:val="none" w:sz="0" w:space="0" w:color="auto"/>
                  </w:divBdr>
                  <w:divsChild>
                    <w:div w:id="1564177482">
                      <w:marLeft w:val="0"/>
                      <w:marRight w:val="0"/>
                      <w:marTop w:val="0"/>
                      <w:marBottom w:val="0"/>
                      <w:divBdr>
                        <w:top w:val="none" w:sz="0" w:space="0" w:color="auto"/>
                        <w:left w:val="none" w:sz="0" w:space="0" w:color="auto"/>
                        <w:bottom w:val="none" w:sz="0" w:space="0" w:color="auto"/>
                        <w:right w:val="none" w:sz="0" w:space="0" w:color="auto"/>
                      </w:divBdr>
                    </w:div>
                  </w:divsChild>
                </w:div>
                <w:div w:id="546644089">
                  <w:marLeft w:val="0"/>
                  <w:marRight w:val="0"/>
                  <w:marTop w:val="0"/>
                  <w:marBottom w:val="0"/>
                  <w:divBdr>
                    <w:top w:val="none" w:sz="0" w:space="0" w:color="auto"/>
                    <w:left w:val="none" w:sz="0" w:space="0" w:color="auto"/>
                    <w:bottom w:val="none" w:sz="0" w:space="0" w:color="auto"/>
                    <w:right w:val="none" w:sz="0" w:space="0" w:color="auto"/>
                  </w:divBdr>
                  <w:divsChild>
                    <w:div w:id="367490330">
                      <w:marLeft w:val="0"/>
                      <w:marRight w:val="0"/>
                      <w:marTop w:val="0"/>
                      <w:marBottom w:val="0"/>
                      <w:divBdr>
                        <w:top w:val="none" w:sz="0" w:space="0" w:color="auto"/>
                        <w:left w:val="none" w:sz="0" w:space="0" w:color="auto"/>
                        <w:bottom w:val="none" w:sz="0" w:space="0" w:color="auto"/>
                        <w:right w:val="none" w:sz="0" w:space="0" w:color="auto"/>
                      </w:divBdr>
                    </w:div>
                  </w:divsChild>
                </w:div>
                <w:div w:id="1283730337">
                  <w:marLeft w:val="0"/>
                  <w:marRight w:val="0"/>
                  <w:marTop w:val="0"/>
                  <w:marBottom w:val="0"/>
                  <w:divBdr>
                    <w:top w:val="none" w:sz="0" w:space="0" w:color="auto"/>
                    <w:left w:val="none" w:sz="0" w:space="0" w:color="auto"/>
                    <w:bottom w:val="none" w:sz="0" w:space="0" w:color="auto"/>
                    <w:right w:val="none" w:sz="0" w:space="0" w:color="auto"/>
                  </w:divBdr>
                  <w:divsChild>
                    <w:div w:id="15537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12156">
          <w:marLeft w:val="0"/>
          <w:marRight w:val="0"/>
          <w:marTop w:val="0"/>
          <w:marBottom w:val="0"/>
          <w:divBdr>
            <w:top w:val="none" w:sz="0" w:space="0" w:color="auto"/>
            <w:left w:val="none" w:sz="0" w:space="0" w:color="auto"/>
            <w:bottom w:val="none" w:sz="0" w:space="0" w:color="auto"/>
            <w:right w:val="none" w:sz="0" w:space="0" w:color="auto"/>
          </w:divBdr>
          <w:divsChild>
            <w:div w:id="1726875908">
              <w:marLeft w:val="0"/>
              <w:marRight w:val="0"/>
              <w:marTop w:val="0"/>
              <w:marBottom w:val="0"/>
              <w:divBdr>
                <w:top w:val="none" w:sz="0" w:space="0" w:color="auto"/>
                <w:left w:val="none" w:sz="0" w:space="0" w:color="auto"/>
                <w:bottom w:val="none" w:sz="0" w:space="0" w:color="auto"/>
                <w:right w:val="none" w:sz="0" w:space="0" w:color="auto"/>
              </w:divBdr>
            </w:div>
            <w:div w:id="574365167">
              <w:marLeft w:val="0"/>
              <w:marRight w:val="0"/>
              <w:marTop w:val="0"/>
              <w:marBottom w:val="0"/>
              <w:divBdr>
                <w:top w:val="none" w:sz="0" w:space="0" w:color="auto"/>
                <w:left w:val="none" w:sz="0" w:space="0" w:color="auto"/>
                <w:bottom w:val="none" w:sz="0" w:space="0" w:color="auto"/>
                <w:right w:val="none" w:sz="0" w:space="0" w:color="auto"/>
              </w:divBdr>
            </w:div>
            <w:div w:id="2089031405">
              <w:marLeft w:val="0"/>
              <w:marRight w:val="0"/>
              <w:marTop w:val="0"/>
              <w:marBottom w:val="0"/>
              <w:divBdr>
                <w:top w:val="none" w:sz="0" w:space="0" w:color="auto"/>
                <w:left w:val="none" w:sz="0" w:space="0" w:color="auto"/>
                <w:bottom w:val="none" w:sz="0" w:space="0" w:color="auto"/>
                <w:right w:val="none" w:sz="0" w:space="0" w:color="auto"/>
              </w:divBdr>
            </w:div>
          </w:divsChild>
        </w:div>
        <w:div w:id="1250580555">
          <w:marLeft w:val="0"/>
          <w:marRight w:val="0"/>
          <w:marTop w:val="0"/>
          <w:marBottom w:val="0"/>
          <w:divBdr>
            <w:top w:val="none" w:sz="0" w:space="0" w:color="auto"/>
            <w:left w:val="none" w:sz="0" w:space="0" w:color="auto"/>
            <w:bottom w:val="none" w:sz="0" w:space="0" w:color="auto"/>
            <w:right w:val="none" w:sz="0" w:space="0" w:color="auto"/>
          </w:divBdr>
          <w:divsChild>
            <w:div w:id="2038070806">
              <w:marLeft w:val="-75"/>
              <w:marRight w:val="0"/>
              <w:marTop w:val="30"/>
              <w:marBottom w:val="30"/>
              <w:divBdr>
                <w:top w:val="none" w:sz="0" w:space="0" w:color="auto"/>
                <w:left w:val="none" w:sz="0" w:space="0" w:color="auto"/>
                <w:bottom w:val="none" w:sz="0" w:space="0" w:color="auto"/>
                <w:right w:val="none" w:sz="0" w:space="0" w:color="auto"/>
              </w:divBdr>
              <w:divsChild>
                <w:div w:id="305206567">
                  <w:marLeft w:val="0"/>
                  <w:marRight w:val="0"/>
                  <w:marTop w:val="0"/>
                  <w:marBottom w:val="0"/>
                  <w:divBdr>
                    <w:top w:val="none" w:sz="0" w:space="0" w:color="auto"/>
                    <w:left w:val="none" w:sz="0" w:space="0" w:color="auto"/>
                    <w:bottom w:val="none" w:sz="0" w:space="0" w:color="auto"/>
                    <w:right w:val="none" w:sz="0" w:space="0" w:color="auto"/>
                  </w:divBdr>
                  <w:divsChild>
                    <w:div w:id="1070810991">
                      <w:marLeft w:val="0"/>
                      <w:marRight w:val="0"/>
                      <w:marTop w:val="0"/>
                      <w:marBottom w:val="0"/>
                      <w:divBdr>
                        <w:top w:val="none" w:sz="0" w:space="0" w:color="auto"/>
                        <w:left w:val="none" w:sz="0" w:space="0" w:color="auto"/>
                        <w:bottom w:val="none" w:sz="0" w:space="0" w:color="auto"/>
                        <w:right w:val="none" w:sz="0" w:space="0" w:color="auto"/>
                      </w:divBdr>
                    </w:div>
                  </w:divsChild>
                </w:div>
                <w:div w:id="1724258751">
                  <w:marLeft w:val="0"/>
                  <w:marRight w:val="0"/>
                  <w:marTop w:val="0"/>
                  <w:marBottom w:val="0"/>
                  <w:divBdr>
                    <w:top w:val="none" w:sz="0" w:space="0" w:color="auto"/>
                    <w:left w:val="none" w:sz="0" w:space="0" w:color="auto"/>
                    <w:bottom w:val="none" w:sz="0" w:space="0" w:color="auto"/>
                    <w:right w:val="none" w:sz="0" w:space="0" w:color="auto"/>
                  </w:divBdr>
                  <w:divsChild>
                    <w:div w:id="2064057547">
                      <w:marLeft w:val="0"/>
                      <w:marRight w:val="0"/>
                      <w:marTop w:val="0"/>
                      <w:marBottom w:val="0"/>
                      <w:divBdr>
                        <w:top w:val="none" w:sz="0" w:space="0" w:color="auto"/>
                        <w:left w:val="none" w:sz="0" w:space="0" w:color="auto"/>
                        <w:bottom w:val="none" w:sz="0" w:space="0" w:color="auto"/>
                        <w:right w:val="none" w:sz="0" w:space="0" w:color="auto"/>
                      </w:divBdr>
                    </w:div>
                  </w:divsChild>
                </w:div>
                <w:div w:id="335616181">
                  <w:marLeft w:val="0"/>
                  <w:marRight w:val="0"/>
                  <w:marTop w:val="0"/>
                  <w:marBottom w:val="0"/>
                  <w:divBdr>
                    <w:top w:val="none" w:sz="0" w:space="0" w:color="auto"/>
                    <w:left w:val="none" w:sz="0" w:space="0" w:color="auto"/>
                    <w:bottom w:val="none" w:sz="0" w:space="0" w:color="auto"/>
                    <w:right w:val="none" w:sz="0" w:space="0" w:color="auto"/>
                  </w:divBdr>
                  <w:divsChild>
                    <w:div w:id="992298149">
                      <w:marLeft w:val="0"/>
                      <w:marRight w:val="0"/>
                      <w:marTop w:val="0"/>
                      <w:marBottom w:val="0"/>
                      <w:divBdr>
                        <w:top w:val="none" w:sz="0" w:space="0" w:color="auto"/>
                        <w:left w:val="none" w:sz="0" w:space="0" w:color="auto"/>
                        <w:bottom w:val="none" w:sz="0" w:space="0" w:color="auto"/>
                        <w:right w:val="none" w:sz="0" w:space="0" w:color="auto"/>
                      </w:divBdr>
                    </w:div>
                  </w:divsChild>
                </w:div>
                <w:div w:id="977808286">
                  <w:marLeft w:val="0"/>
                  <w:marRight w:val="0"/>
                  <w:marTop w:val="0"/>
                  <w:marBottom w:val="0"/>
                  <w:divBdr>
                    <w:top w:val="none" w:sz="0" w:space="0" w:color="auto"/>
                    <w:left w:val="none" w:sz="0" w:space="0" w:color="auto"/>
                    <w:bottom w:val="none" w:sz="0" w:space="0" w:color="auto"/>
                    <w:right w:val="none" w:sz="0" w:space="0" w:color="auto"/>
                  </w:divBdr>
                  <w:divsChild>
                    <w:div w:id="2031638849">
                      <w:marLeft w:val="0"/>
                      <w:marRight w:val="0"/>
                      <w:marTop w:val="0"/>
                      <w:marBottom w:val="0"/>
                      <w:divBdr>
                        <w:top w:val="none" w:sz="0" w:space="0" w:color="auto"/>
                        <w:left w:val="none" w:sz="0" w:space="0" w:color="auto"/>
                        <w:bottom w:val="none" w:sz="0" w:space="0" w:color="auto"/>
                        <w:right w:val="none" w:sz="0" w:space="0" w:color="auto"/>
                      </w:divBdr>
                    </w:div>
                  </w:divsChild>
                </w:div>
                <w:div w:id="26102155">
                  <w:marLeft w:val="0"/>
                  <w:marRight w:val="0"/>
                  <w:marTop w:val="0"/>
                  <w:marBottom w:val="0"/>
                  <w:divBdr>
                    <w:top w:val="none" w:sz="0" w:space="0" w:color="auto"/>
                    <w:left w:val="none" w:sz="0" w:space="0" w:color="auto"/>
                    <w:bottom w:val="none" w:sz="0" w:space="0" w:color="auto"/>
                    <w:right w:val="none" w:sz="0" w:space="0" w:color="auto"/>
                  </w:divBdr>
                  <w:divsChild>
                    <w:div w:id="1600409829">
                      <w:marLeft w:val="0"/>
                      <w:marRight w:val="0"/>
                      <w:marTop w:val="0"/>
                      <w:marBottom w:val="0"/>
                      <w:divBdr>
                        <w:top w:val="none" w:sz="0" w:space="0" w:color="auto"/>
                        <w:left w:val="none" w:sz="0" w:space="0" w:color="auto"/>
                        <w:bottom w:val="none" w:sz="0" w:space="0" w:color="auto"/>
                        <w:right w:val="none" w:sz="0" w:space="0" w:color="auto"/>
                      </w:divBdr>
                    </w:div>
                  </w:divsChild>
                </w:div>
                <w:div w:id="1074428860">
                  <w:marLeft w:val="0"/>
                  <w:marRight w:val="0"/>
                  <w:marTop w:val="0"/>
                  <w:marBottom w:val="0"/>
                  <w:divBdr>
                    <w:top w:val="none" w:sz="0" w:space="0" w:color="auto"/>
                    <w:left w:val="none" w:sz="0" w:space="0" w:color="auto"/>
                    <w:bottom w:val="none" w:sz="0" w:space="0" w:color="auto"/>
                    <w:right w:val="none" w:sz="0" w:space="0" w:color="auto"/>
                  </w:divBdr>
                  <w:divsChild>
                    <w:div w:id="18352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434801">
          <w:marLeft w:val="0"/>
          <w:marRight w:val="0"/>
          <w:marTop w:val="0"/>
          <w:marBottom w:val="0"/>
          <w:divBdr>
            <w:top w:val="none" w:sz="0" w:space="0" w:color="auto"/>
            <w:left w:val="none" w:sz="0" w:space="0" w:color="auto"/>
            <w:bottom w:val="none" w:sz="0" w:space="0" w:color="auto"/>
            <w:right w:val="none" w:sz="0" w:space="0" w:color="auto"/>
          </w:divBdr>
          <w:divsChild>
            <w:div w:id="1407023512">
              <w:marLeft w:val="0"/>
              <w:marRight w:val="0"/>
              <w:marTop w:val="0"/>
              <w:marBottom w:val="0"/>
              <w:divBdr>
                <w:top w:val="none" w:sz="0" w:space="0" w:color="auto"/>
                <w:left w:val="none" w:sz="0" w:space="0" w:color="auto"/>
                <w:bottom w:val="none" w:sz="0" w:space="0" w:color="auto"/>
                <w:right w:val="none" w:sz="0" w:space="0" w:color="auto"/>
              </w:divBdr>
            </w:div>
            <w:div w:id="1636376008">
              <w:marLeft w:val="0"/>
              <w:marRight w:val="0"/>
              <w:marTop w:val="0"/>
              <w:marBottom w:val="0"/>
              <w:divBdr>
                <w:top w:val="none" w:sz="0" w:space="0" w:color="auto"/>
                <w:left w:val="none" w:sz="0" w:space="0" w:color="auto"/>
                <w:bottom w:val="none" w:sz="0" w:space="0" w:color="auto"/>
                <w:right w:val="none" w:sz="0" w:space="0" w:color="auto"/>
              </w:divBdr>
            </w:div>
            <w:div w:id="715544778">
              <w:marLeft w:val="0"/>
              <w:marRight w:val="0"/>
              <w:marTop w:val="0"/>
              <w:marBottom w:val="0"/>
              <w:divBdr>
                <w:top w:val="none" w:sz="0" w:space="0" w:color="auto"/>
                <w:left w:val="none" w:sz="0" w:space="0" w:color="auto"/>
                <w:bottom w:val="none" w:sz="0" w:space="0" w:color="auto"/>
                <w:right w:val="none" w:sz="0" w:space="0" w:color="auto"/>
              </w:divBdr>
            </w:div>
            <w:div w:id="1420755828">
              <w:marLeft w:val="0"/>
              <w:marRight w:val="0"/>
              <w:marTop w:val="0"/>
              <w:marBottom w:val="0"/>
              <w:divBdr>
                <w:top w:val="none" w:sz="0" w:space="0" w:color="auto"/>
                <w:left w:val="none" w:sz="0" w:space="0" w:color="auto"/>
                <w:bottom w:val="none" w:sz="0" w:space="0" w:color="auto"/>
                <w:right w:val="none" w:sz="0" w:space="0" w:color="auto"/>
              </w:divBdr>
            </w:div>
            <w:div w:id="2014145393">
              <w:marLeft w:val="0"/>
              <w:marRight w:val="0"/>
              <w:marTop w:val="0"/>
              <w:marBottom w:val="0"/>
              <w:divBdr>
                <w:top w:val="none" w:sz="0" w:space="0" w:color="auto"/>
                <w:left w:val="none" w:sz="0" w:space="0" w:color="auto"/>
                <w:bottom w:val="none" w:sz="0" w:space="0" w:color="auto"/>
                <w:right w:val="none" w:sz="0" w:space="0" w:color="auto"/>
              </w:divBdr>
            </w:div>
            <w:div w:id="1714187248">
              <w:marLeft w:val="0"/>
              <w:marRight w:val="0"/>
              <w:marTop w:val="0"/>
              <w:marBottom w:val="0"/>
              <w:divBdr>
                <w:top w:val="none" w:sz="0" w:space="0" w:color="auto"/>
                <w:left w:val="none" w:sz="0" w:space="0" w:color="auto"/>
                <w:bottom w:val="none" w:sz="0" w:space="0" w:color="auto"/>
                <w:right w:val="none" w:sz="0" w:space="0" w:color="auto"/>
              </w:divBdr>
            </w:div>
            <w:div w:id="1956595185">
              <w:marLeft w:val="0"/>
              <w:marRight w:val="0"/>
              <w:marTop w:val="0"/>
              <w:marBottom w:val="0"/>
              <w:divBdr>
                <w:top w:val="none" w:sz="0" w:space="0" w:color="auto"/>
                <w:left w:val="none" w:sz="0" w:space="0" w:color="auto"/>
                <w:bottom w:val="none" w:sz="0" w:space="0" w:color="auto"/>
                <w:right w:val="none" w:sz="0" w:space="0" w:color="auto"/>
              </w:divBdr>
            </w:div>
            <w:div w:id="1171413081">
              <w:marLeft w:val="0"/>
              <w:marRight w:val="0"/>
              <w:marTop w:val="0"/>
              <w:marBottom w:val="0"/>
              <w:divBdr>
                <w:top w:val="none" w:sz="0" w:space="0" w:color="auto"/>
                <w:left w:val="none" w:sz="0" w:space="0" w:color="auto"/>
                <w:bottom w:val="none" w:sz="0" w:space="0" w:color="auto"/>
                <w:right w:val="none" w:sz="0" w:space="0" w:color="auto"/>
              </w:divBdr>
            </w:div>
          </w:divsChild>
        </w:div>
        <w:div w:id="1992827532">
          <w:marLeft w:val="0"/>
          <w:marRight w:val="0"/>
          <w:marTop w:val="0"/>
          <w:marBottom w:val="0"/>
          <w:divBdr>
            <w:top w:val="none" w:sz="0" w:space="0" w:color="auto"/>
            <w:left w:val="none" w:sz="0" w:space="0" w:color="auto"/>
            <w:bottom w:val="none" w:sz="0" w:space="0" w:color="auto"/>
            <w:right w:val="none" w:sz="0" w:space="0" w:color="auto"/>
          </w:divBdr>
          <w:divsChild>
            <w:div w:id="293827819">
              <w:marLeft w:val="-75"/>
              <w:marRight w:val="0"/>
              <w:marTop w:val="30"/>
              <w:marBottom w:val="30"/>
              <w:divBdr>
                <w:top w:val="none" w:sz="0" w:space="0" w:color="auto"/>
                <w:left w:val="none" w:sz="0" w:space="0" w:color="auto"/>
                <w:bottom w:val="none" w:sz="0" w:space="0" w:color="auto"/>
                <w:right w:val="none" w:sz="0" w:space="0" w:color="auto"/>
              </w:divBdr>
              <w:divsChild>
                <w:div w:id="13505340">
                  <w:marLeft w:val="0"/>
                  <w:marRight w:val="0"/>
                  <w:marTop w:val="0"/>
                  <w:marBottom w:val="0"/>
                  <w:divBdr>
                    <w:top w:val="none" w:sz="0" w:space="0" w:color="auto"/>
                    <w:left w:val="none" w:sz="0" w:space="0" w:color="auto"/>
                    <w:bottom w:val="none" w:sz="0" w:space="0" w:color="auto"/>
                    <w:right w:val="none" w:sz="0" w:space="0" w:color="auto"/>
                  </w:divBdr>
                  <w:divsChild>
                    <w:div w:id="306515225">
                      <w:marLeft w:val="0"/>
                      <w:marRight w:val="0"/>
                      <w:marTop w:val="0"/>
                      <w:marBottom w:val="0"/>
                      <w:divBdr>
                        <w:top w:val="none" w:sz="0" w:space="0" w:color="auto"/>
                        <w:left w:val="none" w:sz="0" w:space="0" w:color="auto"/>
                        <w:bottom w:val="none" w:sz="0" w:space="0" w:color="auto"/>
                        <w:right w:val="none" w:sz="0" w:space="0" w:color="auto"/>
                      </w:divBdr>
                    </w:div>
                  </w:divsChild>
                </w:div>
                <w:div w:id="1449160133">
                  <w:marLeft w:val="0"/>
                  <w:marRight w:val="0"/>
                  <w:marTop w:val="0"/>
                  <w:marBottom w:val="0"/>
                  <w:divBdr>
                    <w:top w:val="none" w:sz="0" w:space="0" w:color="auto"/>
                    <w:left w:val="none" w:sz="0" w:space="0" w:color="auto"/>
                    <w:bottom w:val="none" w:sz="0" w:space="0" w:color="auto"/>
                    <w:right w:val="none" w:sz="0" w:space="0" w:color="auto"/>
                  </w:divBdr>
                  <w:divsChild>
                    <w:div w:id="56975863">
                      <w:marLeft w:val="0"/>
                      <w:marRight w:val="0"/>
                      <w:marTop w:val="0"/>
                      <w:marBottom w:val="0"/>
                      <w:divBdr>
                        <w:top w:val="none" w:sz="0" w:space="0" w:color="auto"/>
                        <w:left w:val="none" w:sz="0" w:space="0" w:color="auto"/>
                        <w:bottom w:val="none" w:sz="0" w:space="0" w:color="auto"/>
                        <w:right w:val="none" w:sz="0" w:space="0" w:color="auto"/>
                      </w:divBdr>
                    </w:div>
                  </w:divsChild>
                </w:div>
                <w:div w:id="444469693">
                  <w:marLeft w:val="0"/>
                  <w:marRight w:val="0"/>
                  <w:marTop w:val="0"/>
                  <w:marBottom w:val="0"/>
                  <w:divBdr>
                    <w:top w:val="none" w:sz="0" w:space="0" w:color="auto"/>
                    <w:left w:val="none" w:sz="0" w:space="0" w:color="auto"/>
                    <w:bottom w:val="none" w:sz="0" w:space="0" w:color="auto"/>
                    <w:right w:val="none" w:sz="0" w:space="0" w:color="auto"/>
                  </w:divBdr>
                  <w:divsChild>
                    <w:div w:id="941256636">
                      <w:marLeft w:val="0"/>
                      <w:marRight w:val="0"/>
                      <w:marTop w:val="0"/>
                      <w:marBottom w:val="0"/>
                      <w:divBdr>
                        <w:top w:val="none" w:sz="0" w:space="0" w:color="auto"/>
                        <w:left w:val="none" w:sz="0" w:space="0" w:color="auto"/>
                        <w:bottom w:val="none" w:sz="0" w:space="0" w:color="auto"/>
                        <w:right w:val="none" w:sz="0" w:space="0" w:color="auto"/>
                      </w:divBdr>
                    </w:div>
                  </w:divsChild>
                </w:div>
                <w:div w:id="2027247488">
                  <w:marLeft w:val="0"/>
                  <w:marRight w:val="0"/>
                  <w:marTop w:val="0"/>
                  <w:marBottom w:val="0"/>
                  <w:divBdr>
                    <w:top w:val="none" w:sz="0" w:space="0" w:color="auto"/>
                    <w:left w:val="none" w:sz="0" w:space="0" w:color="auto"/>
                    <w:bottom w:val="none" w:sz="0" w:space="0" w:color="auto"/>
                    <w:right w:val="none" w:sz="0" w:space="0" w:color="auto"/>
                  </w:divBdr>
                  <w:divsChild>
                    <w:div w:id="483664381">
                      <w:marLeft w:val="0"/>
                      <w:marRight w:val="0"/>
                      <w:marTop w:val="0"/>
                      <w:marBottom w:val="0"/>
                      <w:divBdr>
                        <w:top w:val="none" w:sz="0" w:space="0" w:color="auto"/>
                        <w:left w:val="none" w:sz="0" w:space="0" w:color="auto"/>
                        <w:bottom w:val="none" w:sz="0" w:space="0" w:color="auto"/>
                        <w:right w:val="none" w:sz="0" w:space="0" w:color="auto"/>
                      </w:divBdr>
                    </w:div>
                  </w:divsChild>
                </w:div>
                <w:div w:id="357465218">
                  <w:marLeft w:val="0"/>
                  <w:marRight w:val="0"/>
                  <w:marTop w:val="0"/>
                  <w:marBottom w:val="0"/>
                  <w:divBdr>
                    <w:top w:val="none" w:sz="0" w:space="0" w:color="auto"/>
                    <w:left w:val="none" w:sz="0" w:space="0" w:color="auto"/>
                    <w:bottom w:val="none" w:sz="0" w:space="0" w:color="auto"/>
                    <w:right w:val="none" w:sz="0" w:space="0" w:color="auto"/>
                  </w:divBdr>
                  <w:divsChild>
                    <w:div w:id="1732804144">
                      <w:marLeft w:val="0"/>
                      <w:marRight w:val="0"/>
                      <w:marTop w:val="0"/>
                      <w:marBottom w:val="0"/>
                      <w:divBdr>
                        <w:top w:val="none" w:sz="0" w:space="0" w:color="auto"/>
                        <w:left w:val="none" w:sz="0" w:space="0" w:color="auto"/>
                        <w:bottom w:val="none" w:sz="0" w:space="0" w:color="auto"/>
                        <w:right w:val="none" w:sz="0" w:space="0" w:color="auto"/>
                      </w:divBdr>
                    </w:div>
                  </w:divsChild>
                </w:div>
                <w:div w:id="209927960">
                  <w:marLeft w:val="0"/>
                  <w:marRight w:val="0"/>
                  <w:marTop w:val="0"/>
                  <w:marBottom w:val="0"/>
                  <w:divBdr>
                    <w:top w:val="none" w:sz="0" w:space="0" w:color="auto"/>
                    <w:left w:val="none" w:sz="0" w:space="0" w:color="auto"/>
                    <w:bottom w:val="none" w:sz="0" w:space="0" w:color="auto"/>
                    <w:right w:val="none" w:sz="0" w:space="0" w:color="auto"/>
                  </w:divBdr>
                  <w:divsChild>
                    <w:div w:id="7007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328796">
          <w:marLeft w:val="0"/>
          <w:marRight w:val="0"/>
          <w:marTop w:val="0"/>
          <w:marBottom w:val="0"/>
          <w:divBdr>
            <w:top w:val="none" w:sz="0" w:space="0" w:color="auto"/>
            <w:left w:val="none" w:sz="0" w:space="0" w:color="auto"/>
            <w:bottom w:val="none" w:sz="0" w:space="0" w:color="auto"/>
            <w:right w:val="none" w:sz="0" w:space="0" w:color="auto"/>
          </w:divBdr>
          <w:divsChild>
            <w:div w:id="1474828781">
              <w:marLeft w:val="0"/>
              <w:marRight w:val="0"/>
              <w:marTop w:val="0"/>
              <w:marBottom w:val="0"/>
              <w:divBdr>
                <w:top w:val="none" w:sz="0" w:space="0" w:color="auto"/>
                <w:left w:val="none" w:sz="0" w:space="0" w:color="auto"/>
                <w:bottom w:val="none" w:sz="0" w:space="0" w:color="auto"/>
                <w:right w:val="none" w:sz="0" w:space="0" w:color="auto"/>
              </w:divBdr>
            </w:div>
            <w:div w:id="1699502266">
              <w:marLeft w:val="0"/>
              <w:marRight w:val="0"/>
              <w:marTop w:val="0"/>
              <w:marBottom w:val="0"/>
              <w:divBdr>
                <w:top w:val="none" w:sz="0" w:space="0" w:color="auto"/>
                <w:left w:val="none" w:sz="0" w:space="0" w:color="auto"/>
                <w:bottom w:val="none" w:sz="0" w:space="0" w:color="auto"/>
                <w:right w:val="none" w:sz="0" w:space="0" w:color="auto"/>
              </w:divBdr>
            </w:div>
            <w:div w:id="212426660">
              <w:marLeft w:val="0"/>
              <w:marRight w:val="0"/>
              <w:marTop w:val="0"/>
              <w:marBottom w:val="0"/>
              <w:divBdr>
                <w:top w:val="none" w:sz="0" w:space="0" w:color="auto"/>
                <w:left w:val="none" w:sz="0" w:space="0" w:color="auto"/>
                <w:bottom w:val="none" w:sz="0" w:space="0" w:color="auto"/>
                <w:right w:val="none" w:sz="0" w:space="0" w:color="auto"/>
              </w:divBdr>
            </w:div>
          </w:divsChild>
        </w:div>
        <w:div w:id="1628925995">
          <w:marLeft w:val="0"/>
          <w:marRight w:val="0"/>
          <w:marTop w:val="0"/>
          <w:marBottom w:val="0"/>
          <w:divBdr>
            <w:top w:val="none" w:sz="0" w:space="0" w:color="auto"/>
            <w:left w:val="none" w:sz="0" w:space="0" w:color="auto"/>
            <w:bottom w:val="none" w:sz="0" w:space="0" w:color="auto"/>
            <w:right w:val="none" w:sz="0" w:space="0" w:color="auto"/>
          </w:divBdr>
          <w:divsChild>
            <w:div w:id="1600411760">
              <w:marLeft w:val="-75"/>
              <w:marRight w:val="0"/>
              <w:marTop w:val="30"/>
              <w:marBottom w:val="30"/>
              <w:divBdr>
                <w:top w:val="none" w:sz="0" w:space="0" w:color="auto"/>
                <w:left w:val="none" w:sz="0" w:space="0" w:color="auto"/>
                <w:bottom w:val="none" w:sz="0" w:space="0" w:color="auto"/>
                <w:right w:val="none" w:sz="0" w:space="0" w:color="auto"/>
              </w:divBdr>
              <w:divsChild>
                <w:div w:id="1161118396">
                  <w:marLeft w:val="0"/>
                  <w:marRight w:val="0"/>
                  <w:marTop w:val="0"/>
                  <w:marBottom w:val="0"/>
                  <w:divBdr>
                    <w:top w:val="none" w:sz="0" w:space="0" w:color="auto"/>
                    <w:left w:val="none" w:sz="0" w:space="0" w:color="auto"/>
                    <w:bottom w:val="none" w:sz="0" w:space="0" w:color="auto"/>
                    <w:right w:val="none" w:sz="0" w:space="0" w:color="auto"/>
                  </w:divBdr>
                  <w:divsChild>
                    <w:div w:id="1883707269">
                      <w:marLeft w:val="0"/>
                      <w:marRight w:val="0"/>
                      <w:marTop w:val="0"/>
                      <w:marBottom w:val="0"/>
                      <w:divBdr>
                        <w:top w:val="none" w:sz="0" w:space="0" w:color="auto"/>
                        <w:left w:val="none" w:sz="0" w:space="0" w:color="auto"/>
                        <w:bottom w:val="none" w:sz="0" w:space="0" w:color="auto"/>
                        <w:right w:val="none" w:sz="0" w:space="0" w:color="auto"/>
                      </w:divBdr>
                    </w:div>
                  </w:divsChild>
                </w:div>
                <w:div w:id="1469938342">
                  <w:marLeft w:val="0"/>
                  <w:marRight w:val="0"/>
                  <w:marTop w:val="0"/>
                  <w:marBottom w:val="0"/>
                  <w:divBdr>
                    <w:top w:val="none" w:sz="0" w:space="0" w:color="auto"/>
                    <w:left w:val="none" w:sz="0" w:space="0" w:color="auto"/>
                    <w:bottom w:val="none" w:sz="0" w:space="0" w:color="auto"/>
                    <w:right w:val="none" w:sz="0" w:space="0" w:color="auto"/>
                  </w:divBdr>
                  <w:divsChild>
                    <w:div w:id="1381709697">
                      <w:marLeft w:val="0"/>
                      <w:marRight w:val="0"/>
                      <w:marTop w:val="0"/>
                      <w:marBottom w:val="0"/>
                      <w:divBdr>
                        <w:top w:val="none" w:sz="0" w:space="0" w:color="auto"/>
                        <w:left w:val="none" w:sz="0" w:space="0" w:color="auto"/>
                        <w:bottom w:val="none" w:sz="0" w:space="0" w:color="auto"/>
                        <w:right w:val="none" w:sz="0" w:space="0" w:color="auto"/>
                      </w:divBdr>
                    </w:div>
                  </w:divsChild>
                </w:div>
                <w:div w:id="21975240">
                  <w:marLeft w:val="0"/>
                  <w:marRight w:val="0"/>
                  <w:marTop w:val="0"/>
                  <w:marBottom w:val="0"/>
                  <w:divBdr>
                    <w:top w:val="none" w:sz="0" w:space="0" w:color="auto"/>
                    <w:left w:val="none" w:sz="0" w:space="0" w:color="auto"/>
                    <w:bottom w:val="none" w:sz="0" w:space="0" w:color="auto"/>
                    <w:right w:val="none" w:sz="0" w:space="0" w:color="auto"/>
                  </w:divBdr>
                  <w:divsChild>
                    <w:div w:id="1771387841">
                      <w:marLeft w:val="0"/>
                      <w:marRight w:val="0"/>
                      <w:marTop w:val="0"/>
                      <w:marBottom w:val="0"/>
                      <w:divBdr>
                        <w:top w:val="none" w:sz="0" w:space="0" w:color="auto"/>
                        <w:left w:val="none" w:sz="0" w:space="0" w:color="auto"/>
                        <w:bottom w:val="none" w:sz="0" w:space="0" w:color="auto"/>
                        <w:right w:val="none" w:sz="0" w:space="0" w:color="auto"/>
                      </w:divBdr>
                    </w:div>
                  </w:divsChild>
                </w:div>
                <w:div w:id="1971202599">
                  <w:marLeft w:val="0"/>
                  <w:marRight w:val="0"/>
                  <w:marTop w:val="0"/>
                  <w:marBottom w:val="0"/>
                  <w:divBdr>
                    <w:top w:val="none" w:sz="0" w:space="0" w:color="auto"/>
                    <w:left w:val="none" w:sz="0" w:space="0" w:color="auto"/>
                    <w:bottom w:val="none" w:sz="0" w:space="0" w:color="auto"/>
                    <w:right w:val="none" w:sz="0" w:space="0" w:color="auto"/>
                  </w:divBdr>
                  <w:divsChild>
                    <w:div w:id="522985033">
                      <w:marLeft w:val="0"/>
                      <w:marRight w:val="0"/>
                      <w:marTop w:val="0"/>
                      <w:marBottom w:val="0"/>
                      <w:divBdr>
                        <w:top w:val="none" w:sz="0" w:space="0" w:color="auto"/>
                        <w:left w:val="none" w:sz="0" w:space="0" w:color="auto"/>
                        <w:bottom w:val="none" w:sz="0" w:space="0" w:color="auto"/>
                        <w:right w:val="none" w:sz="0" w:space="0" w:color="auto"/>
                      </w:divBdr>
                    </w:div>
                  </w:divsChild>
                </w:div>
                <w:div w:id="803694715">
                  <w:marLeft w:val="0"/>
                  <w:marRight w:val="0"/>
                  <w:marTop w:val="0"/>
                  <w:marBottom w:val="0"/>
                  <w:divBdr>
                    <w:top w:val="none" w:sz="0" w:space="0" w:color="auto"/>
                    <w:left w:val="none" w:sz="0" w:space="0" w:color="auto"/>
                    <w:bottom w:val="none" w:sz="0" w:space="0" w:color="auto"/>
                    <w:right w:val="none" w:sz="0" w:space="0" w:color="auto"/>
                  </w:divBdr>
                  <w:divsChild>
                    <w:div w:id="1033919369">
                      <w:marLeft w:val="0"/>
                      <w:marRight w:val="0"/>
                      <w:marTop w:val="0"/>
                      <w:marBottom w:val="0"/>
                      <w:divBdr>
                        <w:top w:val="none" w:sz="0" w:space="0" w:color="auto"/>
                        <w:left w:val="none" w:sz="0" w:space="0" w:color="auto"/>
                        <w:bottom w:val="none" w:sz="0" w:space="0" w:color="auto"/>
                        <w:right w:val="none" w:sz="0" w:space="0" w:color="auto"/>
                      </w:divBdr>
                    </w:div>
                  </w:divsChild>
                </w:div>
                <w:div w:id="1125003734">
                  <w:marLeft w:val="0"/>
                  <w:marRight w:val="0"/>
                  <w:marTop w:val="0"/>
                  <w:marBottom w:val="0"/>
                  <w:divBdr>
                    <w:top w:val="none" w:sz="0" w:space="0" w:color="auto"/>
                    <w:left w:val="none" w:sz="0" w:space="0" w:color="auto"/>
                    <w:bottom w:val="none" w:sz="0" w:space="0" w:color="auto"/>
                    <w:right w:val="none" w:sz="0" w:space="0" w:color="auto"/>
                  </w:divBdr>
                  <w:divsChild>
                    <w:div w:id="17212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736">
          <w:marLeft w:val="0"/>
          <w:marRight w:val="0"/>
          <w:marTop w:val="0"/>
          <w:marBottom w:val="0"/>
          <w:divBdr>
            <w:top w:val="none" w:sz="0" w:space="0" w:color="auto"/>
            <w:left w:val="none" w:sz="0" w:space="0" w:color="auto"/>
            <w:bottom w:val="none" w:sz="0" w:space="0" w:color="auto"/>
            <w:right w:val="none" w:sz="0" w:space="0" w:color="auto"/>
          </w:divBdr>
          <w:divsChild>
            <w:div w:id="1291591259">
              <w:marLeft w:val="0"/>
              <w:marRight w:val="0"/>
              <w:marTop w:val="0"/>
              <w:marBottom w:val="0"/>
              <w:divBdr>
                <w:top w:val="none" w:sz="0" w:space="0" w:color="auto"/>
                <w:left w:val="none" w:sz="0" w:space="0" w:color="auto"/>
                <w:bottom w:val="none" w:sz="0" w:space="0" w:color="auto"/>
                <w:right w:val="none" w:sz="0" w:space="0" w:color="auto"/>
              </w:divBdr>
            </w:div>
            <w:div w:id="684746539">
              <w:marLeft w:val="0"/>
              <w:marRight w:val="0"/>
              <w:marTop w:val="0"/>
              <w:marBottom w:val="0"/>
              <w:divBdr>
                <w:top w:val="none" w:sz="0" w:space="0" w:color="auto"/>
                <w:left w:val="none" w:sz="0" w:space="0" w:color="auto"/>
                <w:bottom w:val="none" w:sz="0" w:space="0" w:color="auto"/>
                <w:right w:val="none" w:sz="0" w:space="0" w:color="auto"/>
              </w:divBdr>
            </w:div>
            <w:div w:id="2030063904">
              <w:marLeft w:val="0"/>
              <w:marRight w:val="0"/>
              <w:marTop w:val="0"/>
              <w:marBottom w:val="0"/>
              <w:divBdr>
                <w:top w:val="none" w:sz="0" w:space="0" w:color="auto"/>
                <w:left w:val="none" w:sz="0" w:space="0" w:color="auto"/>
                <w:bottom w:val="none" w:sz="0" w:space="0" w:color="auto"/>
                <w:right w:val="none" w:sz="0" w:space="0" w:color="auto"/>
              </w:divBdr>
            </w:div>
            <w:div w:id="760562374">
              <w:marLeft w:val="0"/>
              <w:marRight w:val="0"/>
              <w:marTop w:val="0"/>
              <w:marBottom w:val="0"/>
              <w:divBdr>
                <w:top w:val="none" w:sz="0" w:space="0" w:color="auto"/>
                <w:left w:val="none" w:sz="0" w:space="0" w:color="auto"/>
                <w:bottom w:val="none" w:sz="0" w:space="0" w:color="auto"/>
                <w:right w:val="none" w:sz="0" w:space="0" w:color="auto"/>
              </w:divBdr>
            </w:div>
            <w:div w:id="1417752050">
              <w:marLeft w:val="0"/>
              <w:marRight w:val="0"/>
              <w:marTop w:val="0"/>
              <w:marBottom w:val="0"/>
              <w:divBdr>
                <w:top w:val="none" w:sz="0" w:space="0" w:color="auto"/>
                <w:left w:val="none" w:sz="0" w:space="0" w:color="auto"/>
                <w:bottom w:val="none" w:sz="0" w:space="0" w:color="auto"/>
                <w:right w:val="none" w:sz="0" w:space="0" w:color="auto"/>
              </w:divBdr>
            </w:div>
          </w:divsChild>
        </w:div>
        <w:div w:id="1289311411">
          <w:marLeft w:val="0"/>
          <w:marRight w:val="0"/>
          <w:marTop w:val="0"/>
          <w:marBottom w:val="0"/>
          <w:divBdr>
            <w:top w:val="none" w:sz="0" w:space="0" w:color="auto"/>
            <w:left w:val="none" w:sz="0" w:space="0" w:color="auto"/>
            <w:bottom w:val="none" w:sz="0" w:space="0" w:color="auto"/>
            <w:right w:val="none" w:sz="0" w:space="0" w:color="auto"/>
          </w:divBdr>
          <w:divsChild>
            <w:div w:id="2050252832">
              <w:marLeft w:val="-75"/>
              <w:marRight w:val="0"/>
              <w:marTop w:val="30"/>
              <w:marBottom w:val="30"/>
              <w:divBdr>
                <w:top w:val="none" w:sz="0" w:space="0" w:color="auto"/>
                <w:left w:val="none" w:sz="0" w:space="0" w:color="auto"/>
                <w:bottom w:val="none" w:sz="0" w:space="0" w:color="auto"/>
                <w:right w:val="none" w:sz="0" w:space="0" w:color="auto"/>
              </w:divBdr>
              <w:divsChild>
                <w:div w:id="603344324">
                  <w:marLeft w:val="0"/>
                  <w:marRight w:val="0"/>
                  <w:marTop w:val="0"/>
                  <w:marBottom w:val="0"/>
                  <w:divBdr>
                    <w:top w:val="none" w:sz="0" w:space="0" w:color="auto"/>
                    <w:left w:val="none" w:sz="0" w:space="0" w:color="auto"/>
                    <w:bottom w:val="none" w:sz="0" w:space="0" w:color="auto"/>
                    <w:right w:val="none" w:sz="0" w:space="0" w:color="auto"/>
                  </w:divBdr>
                  <w:divsChild>
                    <w:div w:id="779375556">
                      <w:marLeft w:val="0"/>
                      <w:marRight w:val="0"/>
                      <w:marTop w:val="0"/>
                      <w:marBottom w:val="0"/>
                      <w:divBdr>
                        <w:top w:val="none" w:sz="0" w:space="0" w:color="auto"/>
                        <w:left w:val="none" w:sz="0" w:space="0" w:color="auto"/>
                        <w:bottom w:val="none" w:sz="0" w:space="0" w:color="auto"/>
                        <w:right w:val="none" w:sz="0" w:space="0" w:color="auto"/>
                      </w:divBdr>
                    </w:div>
                  </w:divsChild>
                </w:div>
                <w:div w:id="1380128729">
                  <w:marLeft w:val="0"/>
                  <w:marRight w:val="0"/>
                  <w:marTop w:val="0"/>
                  <w:marBottom w:val="0"/>
                  <w:divBdr>
                    <w:top w:val="none" w:sz="0" w:space="0" w:color="auto"/>
                    <w:left w:val="none" w:sz="0" w:space="0" w:color="auto"/>
                    <w:bottom w:val="none" w:sz="0" w:space="0" w:color="auto"/>
                    <w:right w:val="none" w:sz="0" w:space="0" w:color="auto"/>
                  </w:divBdr>
                  <w:divsChild>
                    <w:div w:id="1697268236">
                      <w:marLeft w:val="0"/>
                      <w:marRight w:val="0"/>
                      <w:marTop w:val="0"/>
                      <w:marBottom w:val="0"/>
                      <w:divBdr>
                        <w:top w:val="none" w:sz="0" w:space="0" w:color="auto"/>
                        <w:left w:val="none" w:sz="0" w:space="0" w:color="auto"/>
                        <w:bottom w:val="none" w:sz="0" w:space="0" w:color="auto"/>
                        <w:right w:val="none" w:sz="0" w:space="0" w:color="auto"/>
                      </w:divBdr>
                    </w:div>
                  </w:divsChild>
                </w:div>
                <w:div w:id="2110156424">
                  <w:marLeft w:val="0"/>
                  <w:marRight w:val="0"/>
                  <w:marTop w:val="0"/>
                  <w:marBottom w:val="0"/>
                  <w:divBdr>
                    <w:top w:val="none" w:sz="0" w:space="0" w:color="auto"/>
                    <w:left w:val="none" w:sz="0" w:space="0" w:color="auto"/>
                    <w:bottom w:val="none" w:sz="0" w:space="0" w:color="auto"/>
                    <w:right w:val="none" w:sz="0" w:space="0" w:color="auto"/>
                  </w:divBdr>
                  <w:divsChild>
                    <w:div w:id="1548375740">
                      <w:marLeft w:val="0"/>
                      <w:marRight w:val="0"/>
                      <w:marTop w:val="0"/>
                      <w:marBottom w:val="0"/>
                      <w:divBdr>
                        <w:top w:val="none" w:sz="0" w:space="0" w:color="auto"/>
                        <w:left w:val="none" w:sz="0" w:space="0" w:color="auto"/>
                        <w:bottom w:val="none" w:sz="0" w:space="0" w:color="auto"/>
                        <w:right w:val="none" w:sz="0" w:space="0" w:color="auto"/>
                      </w:divBdr>
                    </w:div>
                  </w:divsChild>
                </w:div>
                <w:div w:id="85348870">
                  <w:marLeft w:val="0"/>
                  <w:marRight w:val="0"/>
                  <w:marTop w:val="0"/>
                  <w:marBottom w:val="0"/>
                  <w:divBdr>
                    <w:top w:val="none" w:sz="0" w:space="0" w:color="auto"/>
                    <w:left w:val="none" w:sz="0" w:space="0" w:color="auto"/>
                    <w:bottom w:val="none" w:sz="0" w:space="0" w:color="auto"/>
                    <w:right w:val="none" w:sz="0" w:space="0" w:color="auto"/>
                  </w:divBdr>
                  <w:divsChild>
                    <w:div w:id="1922521711">
                      <w:marLeft w:val="0"/>
                      <w:marRight w:val="0"/>
                      <w:marTop w:val="0"/>
                      <w:marBottom w:val="0"/>
                      <w:divBdr>
                        <w:top w:val="none" w:sz="0" w:space="0" w:color="auto"/>
                        <w:left w:val="none" w:sz="0" w:space="0" w:color="auto"/>
                        <w:bottom w:val="none" w:sz="0" w:space="0" w:color="auto"/>
                        <w:right w:val="none" w:sz="0" w:space="0" w:color="auto"/>
                      </w:divBdr>
                    </w:div>
                  </w:divsChild>
                </w:div>
                <w:div w:id="1583565157">
                  <w:marLeft w:val="0"/>
                  <w:marRight w:val="0"/>
                  <w:marTop w:val="0"/>
                  <w:marBottom w:val="0"/>
                  <w:divBdr>
                    <w:top w:val="none" w:sz="0" w:space="0" w:color="auto"/>
                    <w:left w:val="none" w:sz="0" w:space="0" w:color="auto"/>
                    <w:bottom w:val="none" w:sz="0" w:space="0" w:color="auto"/>
                    <w:right w:val="none" w:sz="0" w:space="0" w:color="auto"/>
                  </w:divBdr>
                  <w:divsChild>
                    <w:div w:id="1495101350">
                      <w:marLeft w:val="0"/>
                      <w:marRight w:val="0"/>
                      <w:marTop w:val="0"/>
                      <w:marBottom w:val="0"/>
                      <w:divBdr>
                        <w:top w:val="none" w:sz="0" w:space="0" w:color="auto"/>
                        <w:left w:val="none" w:sz="0" w:space="0" w:color="auto"/>
                        <w:bottom w:val="none" w:sz="0" w:space="0" w:color="auto"/>
                        <w:right w:val="none" w:sz="0" w:space="0" w:color="auto"/>
                      </w:divBdr>
                    </w:div>
                  </w:divsChild>
                </w:div>
                <w:div w:id="1307247127">
                  <w:marLeft w:val="0"/>
                  <w:marRight w:val="0"/>
                  <w:marTop w:val="0"/>
                  <w:marBottom w:val="0"/>
                  <w:divBdr>
                    <w:top w:val="none" w:sz="0" w:space="0" w:color="auto"/>
                    <w:left w:val="none" w:sz="0" w:space="0" w:color="auto"/>
                    <w:bottom w:val="none" w:sz="0" w:space="0" w:color="auto"/>
                    <w:right w:val="none" w:sz="0" w:space="0" w:color="auto"/>
                  </w:divBdr>
                  <w:divsChild>
                    <w:div w:id="13525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7674">
          <w:marLeft w:val="0"/>
          <w:marRight w:val="0"/>
          <w:marTop w:val="0"/>
          <w:marBottom w:val="0"/>
          <w:divBdr>
            <w:top w:val="none" w:sz="0" w:space="0" w:color="auto"/>
            <w:left w:val="none" w:sz="0" w:space="0" w:color="auto"/>
            <w:bottom w:val="none" w:sz="0" w:space="0" w:color="auto"/>
            <w:right w:val="none" w:sz="0" w:space="0" w:color="auto"/>
          </w:divBdr>
          <w:divsChild>
            <w:div w:id="1864785420">
              <w:marLeft w:val="0"/>
              <w:marRight w:val="0"/>
              <w:marTop w:val="0"/>
              <w:marBottom w:val="0"/>
              <w:divBdr>
                <w:top w:val="none" w:sz="0" w:space="0" w:color="auto"/>
                <w:left w:val="none" w:sz="0" w:space="0" w:color="auto"/>
                <w:bottom w:val="none" w:sz="0" w:space="0" w:color="auto"/>
                <w:right w:val="none" w:sz="0" w:space="0" w:color="auto"/>
              </w:divBdr>
            </w:div>
            <w:div w:id="1245601670">
              <w:marLeft w:val="0"/>
              <w:marRight w:val="0"/>
              <w:marTop w:val="0"/>
              <w:marBottom w:val="0"/>
              <w:divBdr>
                <w:top w:val="none" w:sz="0" w:space="0" w:color="auto"/>
                <w:left w:val="none" w:sz="0" w:space="0" w:color="auto"/>
                <w:bottom w:val="none" w:sz="0" w:space="0" w:color="auto"/>
                <w:right w:val="none" w:sz="0" w:space="0" w:color="auto"/>
              </w:divBdr>
            </w:div>
            <w:div w:id="907349761">
              <w:marLeft w:val="0"/>
              <w:marRight w:val="0"/>
              <w:marTop w:val="0"/>
              <w:marBottom w:val="0"/>
              <w:divBdr>
                <w:top w:val="none" w:sz="0" w:space="0" w:color="auto"/>
                <w:left w:val="none" w:sz="0" w:space="0" w:color="auto"/>
                <w:bottom w:val="none" w:sz="0" w:space="0" w:color="auto"/>
                <w:right w:val="none" w:sz="0" w:space="0" w:color="auto"/>
              </w:divBdr>
            </w:div>
          </w:divsChild>
        </w:div>
        <w:div w:id="411005695">
          <w:marLeft w:val="0"/>
          <w:marRight w:val="0"/>
          <w:marTop w:val="0"/>
          <w:marBottom w:val="0"/>
          <w:divBdr>
            <w:top w:val="none" w:sz="0" w:space="0" w:color="auto"/>
            <w:left w:val="none" w:sz="0" w:space="0" w:color="auto"/>
            <w:bottom w:val="none" w:sz="0" w:space="0" w:color="auto"/>
            <w:right w:val="none" w:sz="0" w:space="0" w:color="auto"/>
          </w:divBdr>
          <w:divsChild>
            <w:div w:id="1325281694">
              <w:marLeft w:val="-75"/>
              <w:marRight w:val="0"/>
              <w:marTop w:val="30"/>
              <w:marBottom w:val="30"/>
              <w:divBdr>
                <w:top w:val="none" w:sz="0" w:space="0" w:color="auto"/>
                <w:left w:val="none" w:sz="0" w:space="0" w:color="auto"/>
                <w:bottom w:val="none" w:sz="0" w:space="0" w:color="auto"/>
                <w:right w:val="none" w:sz="0" w:space="0" w:color="auto"/>
              </w:divBdr>
              <w:divsChild>
                <w:div w:id="1711151318">
                  <w:marLeft w:val="0"/>
                  <w:marRight w:val="0"/>
                  <w:marTop w:val="0"/>
                  <w:marBottom w:val="0"/>
                  <w:divBdr>
                    <w:top w:val="none" w:sz="0" w:space="0" w:color="auto"/>
                    <w:left w:val="none" w:sz="0" w:space="0" w:color="auto"/>
                    <w:bottom w:val="none" w:sz="0" w:space="0" w:color="auto"/>
                    <w:right w:val="none" w:sz="0" w:space="0" w:color="auto"/>
                  </w:divBdr>
                  <w:divsChild>
                    <w:div w:id="1345938331">
                      <w:marLeft w:val="0"/>
                      <w:marRight w:val="0"/>
                      <w:marTop w:val="0"/>
                      <w:marBottom w:val="0"/>
                      <w:divBdr>
                        <w:top w:val="none" w:sz="0" w:space="0" w:color="auto"/>
                        <w:left w:val="none" w:sz="0" w:space="0" w:color="auto"/>
                        <w:bottom w:val="none" w:sz="0" w:space="0" w:color="auto"/>
                        <w:right w:val="none" w:sz="0" w:space="0" w:color="auto"/>
                      </w:divBdr>
                    </w:div>
                  </w:divsChild>
                </w:div>
                <w:div w:id="1640182798">
                  <w:marLeft w:val="0"/>
                  <w:marRight w:val="0"/>
                  <w:marTop w:val="0"/>
                  <w:marBottom w:val="0"/>
                  <w:divBdr>
                    <w:top w:val="none" w:sz="0" w:space="0" w:color="auto"/>
                    <w:left w:val="none" w:sz="0" w:space="0" w:color="auto"/>
                    <w:bottom w:val="none" w:sz="0" w:space="0" w:color="auto"/>
                    <w:right w:val="none" w:sz="0" w:space="0" w:color="auto"/>
                  </w:divBdr>
                  <w:divsChild>
                    <w:div w:id="1793330610">
                      <w:marLeft w:val="0"/>
                      <w:marRight w:val="0"/>
                      <w:marTop w:val="0"/>
                      <w:marBottom w:val="0"/>
                      <w:divBdr>
                        <w:top w:val="none" w:sz="0" w:space="0" w:color="auto"/>
                        <w:left w:val="none" w:sz="0" w:space="0" w:color="auto"/>
                        <w:bottom w:val="none" w:sz="0" w:space="0" w:color="auto"/>
                        <w:right w:val="none" w:sz="0" w:space="0" w:color="auto"/>
                      </w:divBdr>
                    </w:div>
                  </w:divsChild>
                </w:div>
                <w:div w:id="175194697">
                  <w:marLeft w:val="0"/>
                  <w:marRight w:val="0"/>
                  <w:marTop w:val="0"/>
                  <w:marBottom w:val="0"/>
                  <w:divBdr>
                    <w:top w:val="none" w:sz="0" w:space="0" w:color="auto"/>
                    <w:left w:val="none" w:sz="0" w:space="0" w:color="auto"/>
                    <w:bottom w:val="none" w:sz="0" w:space="0" w:color="auto"/>
                    <w:right w:val="none" w:sz="0" w:space="0" w:color="auto"/>
                  </w:divBdr>
                  <w:divsChild>
                    <w:div w:id="609359553">
                      <w:marLeft w:val="0"/>
                      <w:marRight w:val="0"/>
                      <w:marTop w:val="0"/>
                      <w:marBottom w:val="0"/>
                      <w:divBdr>
                        <w:top w:val="none" w:sz="0" w:space="0" w:color="auto"/>
                        <w:left w:val="none" w:sz="0" w:space="0" w:color="auto"/>
                        <w:bottom w:val="none" w:sz="0" w:space="0" w:color="auto"/>
                        <w:right w:val="none" w:sz="0" w:space="0" w:color="auto"/>
                      </w:divBdr>
                    </w:div>
                  </w:divsChild>
                </w:div>
                <w:div w:id="579411914">
                  <w:marLeft w:val="0"/>
                  <w:marRight w:val="0"/>
                  <w:marTop w:val="0"/>
                  <w:marBottom w:val="0"/>
                  <w:divBdr>
                    <w:top w:val="none" w:sz="0" w:space="0" w:color="auto"/>
                    <w:left w:val="none" w:sz="0" w:space="0" w:color="auto"/>
                    <w:bottom w:val="none" w:sz="0" w:space="0" w:color="auto"/>
                    <w:right w:val="none" w:sz="0" w:space="0" w:color="auto"/>
                  </w:divBdr>
                  <w:divsChild>
                    <w:div w:id="2109039524">
                      <w:marLeft w:val="0"/>
                      <w:marRight w:val="0"/>
                      <w:marTop w:val="0"/>
                      <w:marBottom w:val="0"/>
                      <w:divBdr>
                        <w:top w:val="none" w:sz="0" w:space="0" w:color="auto"/>
                        <w:left w:val="none" w:sz="0" w:space="0" w:color="auto"/>
                        <w:bottom w:val="none" w:sz="0" w:space="0" w:color="auto"/>
                        <w:right w:val="none" w:sz="0" w:space="0" w:color="auto"/>
                      </w:divBdr>
                    </w:div>
                  </w:divsChild>
                </w:div>
                <w:div w:id="2107191380">
                  <w:marLeft w:val="0"/>
                  <w:marRight w:val="0"/>
                  <w:marTop w:val="0"/>
                  <w:marBottom w:val="0"/>
                  <w:divBdr>
                    <w:top w:val="none" w:sz="0" w:space="0" w:color="auto"/>
                    <w:left w:val="none" w:sz="0" w:space="0" w:color="auto"/>
                    <w:bottom w:val="none" w:sz="0" w:space="0" w:color="auto"/>
                    <w:right w:val="none" w:sz="0" w:space="0" w:color="auto"/>
                  </w:divBdr>
                  <w:divsChild>
                    <w:div w:id="290670894">
                      <w:marLeft w:val="0"/>
                      <w:marRight w:val="0"/>
                      <w:marTop w:val="0"/>
                      <w:marBottom w:val="0"/>
                      <w:divBdr>
                        <w:top w:val="none" w:sz="0" w:space="0" w:color="auto"/>
                        <w:left w:val="none" w:sz="0" w:space="0" w:color="auto"/>
                        <w:bottom w:val="none" w:sz="0" w:space="0" w:color="auto"/>
                        <w:right w:val="none" w:sz="0" w:space="0" w:color="auto"/>
                      </w:divBdr>
                    </w:div>
                  </w:divsChild>
                </w:div>
                <w:div w:id="34938105">
                  <w:marLeft w:val="0"/>
                  <w:marRight w:val="0"/>
                  <w:marTop w:val="0"/>
                  <w:marBottom w:val="0"/>
                  <w:divBdr>
                    <w:top w:val="none" w:sz="0" w:space="0" w:color="auto"/>
                    <w:left w:val="none" w:sz="0" w:space="0" w:color="auto"/>
                    <w:bottom w:val="none" w:sz="0" w:space="0" w:color="auto"/>
                    <w:right w:val="none" w:sz="0" w:space="0" w:color="auto"/>
                  </w:divBdr>
                  <w:divsChild>
                    <w:div w:id="735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79065">
          <w:marLeft w:val="0"/>
          <w:marRight w:val="0"/>
          <w:marTop w:val="0"/>
          <w:marBottom w:val="0"/>
          <w:divBdr>
            <w:top w:val="none" w:sz="0" w:space="0" w:color="auto"/>
            <w:left w:val="none" w:sz="0" w:space="0" w:color="auto"/>
            <w:bottom w:val="none" w:sz="0" w:space="0" w:color="auto"/>
            <w:right w:val="none" w:sz="0" w:space="0" w:color="auto"/>
          </w:divBdr>
          <w:divsChild>
            <w:div w:id="1011223452">
              <w:marLeft w:val="0"/>
              <w:marRight w:val="0"/>
              <w:marTop w:val="0"/>
              <w:marBottom w:val="0"/>
              <w:divBdr>
                <w:top w:val="none" w:sz="0" w:space="0" w:color="auto"/>
                <w:left w:val="none" w:sz="0" w:space="0" w:color="auto"/>
                <w:bottom w:val="none" w:sz="0" w:space="0" w:color="auto"/>
                <w:right w:val="none" w:sz="0" w:space="0" w:color="auto"/>
              </w:divBdr>
            </w:div>
            <w:div w:id="1706561819">
              <w:marLeft w:val="0"/>
              <w:marRight w:val="0"/>
              <w:marTop w:val="0"/>
              <w:marBottom w:val="0"/>
              <w:divBdr>
                <w:top w:val="none" w:sz="0" w:space="0" w:color="auto"/>
                <w:left w:val="none" w:sz="0" w:space="0" w:color="auto"/>
                <w:bottom w:val="none" w:sz="0" w:space="0" w:color="auto"/>
                <w:right w:val="none" w:sz="0" w:space="0" w:color="auto"/>
              </w:divBdr>
            </w:div>
            <w:div w:id="1030036886">
              <w:marLeft w:val="0"/>
              <w:marRight w:val="0"/>
              <w:marTop w:val="0"/>
              <w:marBottom w:val="0"/>
              <w:divBdr>
                <w:top w:val="none" w:sz="0" w:space="0" w:color="auto"/>
                <w:left w:val="none" w:sz="0" w:space="0" w:color="auto"/>
                <w:bottom w:val="none" w:sz="0" w:space="0" w:color="auto"/>
                <w:right w:val="none" w:sz="0" w:space="0" w:color="auto"/>
              </w:divBdr>
            </w:div>
          </w:divsChild>
        </w:div>
        <w:div w:id="1550410674">
          <w:marLeft w:val="0"/>
          <w:marRight w:val="0"/>
          <w:marTop w:val="0"/>
          <w:marBottom w:val="0"/>
          <w:divBdr>
            <w:top w:val="none" w:sz="0" w:space="0" w:color="auto"/>
            <w:left w:val="none" w:sz="0" w:space="0" w:color="auto"/>
            <w:bottom w:val="none" w:sz="0" w:space="0" w:color="auto"/>
            <w:right w:val="none" w:sz="0" w:space="0" w:color="auto"/>
          </w:divBdr>
          <w:divsChild>
            <w:div w:id="542324612">
              <w:marLeft w:val="-75"/>
              <w:marRight w:val="0"/>
              <w:marTop w:val="30"/>
              <w:marBottom w:val="30"/>
              <w:divBdr>
                <w:top w:val="none" w:sz="0" w:space="0" w:color="auto"/>
                <w:left w:val="none" w:sz="0" w:space="0" w:color="auto"/>
                <w:bottom w:val="none" w:sz="0" w:space="0" w:color="auto"/>
                <w:right w:val="none" w:sz="0" w:space="0" w:color="auto"/>
              </w:divBdr>
              <w:divsChild>
                <w:div w:id="1794514078">
                  <w:marLeft w:val="0"/>
                  <w:marRight w:val="0"/>
                  <w:marTop w:val="0"/>
                  <w:marBottom w:val="0"/>
                  <w:divBdr>
                    <w:top w:val="none" w:sz="0" w:space="0" w:color="auto"/>
                    <w:left w:val="none" w:sz="0" w:space="0" w:color="auto"/>
                    <w:bottom w:val="none" w:sz="0" w:space="0" w:color="auto"/>
                    <w:right w:val="none" w:sz="0" w:space="0" w:color="auto"/>
                  </w:divBdr>
                  <w:divsChild>
                    <w:div w:id="171074480">
                      <w:marLeft w:val="0"/>
                      <w:marRight w:val="0"/>
                      <w:marTop w:val="0"/>
                      <w:marBottom w:val="0"/>
                      <w:divBdr>
                        <w:top w:val="none" w:sz="0" w:space="0" w:color="auto"/>
                        <w:left w:val="none" w:sz="0" w:space="0" w:color="auto"/>
                        <w:bottom w:val="none" w:sz="0" w:space="0" w:color="auto"/>
                        <w:right w:val="none" w:sz="0" w:space="0" w:color="auto"/>
                      </w:divBdr>
                    </w:div>
                  </w:divsChild>
                </w:div>
                <w:div w:id="145443374">
                  <w:marLeft w:val="0"/>
                  <w:marRight w:val="0"/>
                  <w:marTop w:val="0"/>
                  <w:marBottom w:val="0"/>
                  <w:divBdr>
                    <w:top w:val="none" w:sz="0" w:space="0" w:color="auto"/>
                    <w:left w:val="none" w:sz="0" w:space="0" w:color="auto"/>
                    <w:bottom w:val="none" w:sz="0" w:space="0" w:color="auto"/>
                    <w:right w:val="none" w:sz="0" w:space="0" w:color="auto"/>
                  </w:divBdr>
                  <w:divsChild>
                    <w:div w:id="1802267068">
                      <w:marLeft w:val="0"/>
                      <w:marRight w:val="0"/>
                      <w:marTop w:val="0"/>
                      <w:marBottom w:val="0"/>
                      <w:divBdr>
                        <w:top w:val="none" w:sz="0" w:space="0" w:color="auto"/>
                        <w:left w:val="none" w:sz="0" w:space="0" w:color="auto"/>
                        <w:bottom w:val="none" w:sz="0" w:space="0" w:color="auto"/>
                        <w:right w:val="none" w:sz="0" w:space="0" w:color="auto"/>
                      </w:divBdr>
                    </w:div>
                  </w:divsChild>
                </w:div>
                <w:div w:id="1644892064">
                  <w:marLeft w:val="0"/>
                  <w:marRight w:val="0"/>
                  <w:marTop w:val="0"/>
                  <w:marBottom w:val="0"/>
                  <w:divBdr>
                    <w:top w:val="none" w:sz="0" w:space="0" w:color="auto"/>
                    <w:left w:val="none" w:sz="0" w:space="0" w:color="auto"/>
                    <w:bottom w:val="none" w:sz="0" w:space="0" w:color="auto"/>
                    <w:right w:val="none" w:sz="0" w:space="0" w:color="auto"/>
                  </w:divBdr>
                  <w:divsChild>
                    <w:div w:id="1892232721">
                      <w:marLeft w:val="0"/>
                      <w:marRight w:val="0"/>
                      <w:marTop w:val="0"/>
                      <w:marBottom w:val="0"/>
                      <w:divBdr>
                        <w:top w:val="none" w:sz="0" w:space="0" w:color="auto"/>
                        <w:left w:val="none" w:sz="0" w:space="0" w:color="auto"/>
                        <w:bottom w:val="none" w:sz="0" w:space="0" w:color="auto"/>
                        <w:right w:val="none" w:sz="0" w:space="0" w:color="auto"/>
                      </w:divBdr>
                    </w:div>
                  </w:divsChild>
                </w:div>
                <w:div w:id="287009454">
                  <w:marLeft w:val="0"/>
                  <w:marRight w:val="0"/>
                  <w:marTop w:val="0"/>
                  <w:marBottom w:val="0"/>
                  <w:divBdr>
                    <w:top w:val="none" w:sz="0" w:space="0" w:color="auto"/>
                    <w:left w:val="none" w:sz="0" w:space="0" w:color="auto"/>
                    <w:bottom w:val="none" w:sz="0" w:space="0" w:color="auto"/>
                    <w:right w:val="none" w:sz="0" w:space="0" w:color="auto"/>
                  </w:divBdr>
                  <w:divsChild>
                    <w:div w:id="2024014258">
                      <w:marLeft w:val="0"/>
                      <w:marRight w:val="0"/>
                      <w:marTop w:val="0"/>
                      <w:marBottom w:val="0"/>
                      <w:divBdr>
                        <w:top w:val="none" w:sz="0" w:space="0" w:color="auto"/>
                        <w:left w:val="none" w:sz="0" w:space="0" w:color="auto"/>
                        <w:bottom w:val="none" w:sz="0" w:space="0" w:color="auto"/>
                        <w:right w:val="none" w:sz="0" w:space="0" w:color="auto"/>
                      </w:divBdr>
                    </w:div>
                  </w:divsChild>
                </w:div>
                <w:div w:id="427968783">
                  <w:marLeft w:val="0"/>
                  <w:marRight w:val="0"/>
                  <w:marTop w:val="0"/>
                  <w:marBottom w:val="0"/>
                  <w:divBdr>
                    <w:top w:val="none" w:sz="0" w:space="0" w:color="auto"/>
                    <w:left w:val="none" w:sz="0" w:space="0" w:color="auto"/>
                    <w:bottom w:val="none" w:sz="0" w:space="0" w:color="auto"/>
                    <w:right w:val="none" w:sz="0" w:space="0" w:color="auto"/>
                  </w:divBdr>
                  <w:divsChild>
                    <w:div w:id="862863699">
                      <w:marLeft w:val="0"/>
                      <w:marRight w:val="0"/>
                      <w:marTop w:val="0"/>
                      <w:marBottom w:val="0"/>
                      <w:divBdr>
                        <w:top w:val="none" w:sz="0" w:space="0" w:color="auto"/>
                        <w:left w:val="none" w:sz="0" w:space="0" w:color="auto"/>
                        <w:bottom w:val="none" w:sz="0" w:space="0" w:color="auto"/>
                        <w:right w:val="none" w:sz="0" w:space="0" w:color="auto"/>
                      </w:divBdr>
                    </w:div>
                  </w:divsChild>
                </w:div>
                <w:div w:id="1764766806">
                  <w:marLeft w:val="0"/>
                  <w:marRight w:val="0"/>
                  <w:marTop w:val="0"/>
                  <w:marBottom w:val="0"/>
                  <w:divBdr>
                    <w:top w:val="none" w:sz="0" w:space="0" w:color="auto"/>
                    <w:left w:val="none" w:sz="0" w:space="0" w:color="auto"/>
                    <w:bottom w:val="none" w:sz="0" w:space="0" w:color="auto"/>
                    <w:right w:val="none" w:sz="0" w:space="0" w:color="auto"/>
                  </w:divBdr>
                  <w:divsChild>
                    <w:div w:id="13398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5978">
          <w:marLeft w:val="0"/>
          <w:marRight w:val="0"/>
          <w:marTop w:val="0"/>
          <w:marBottom w:val="0"/>
          <w:divBdr>
            <w:top w:val="none" w:sz="0" w:space="0" w:color="auto"/>
            <w:left w:val="none" w:sz="0" w:space="0" w:color="auto"/>
            <w:bottom w:val="none" w:sz="0" w:space="0" w:color="auto"/>
            <w:right w:val="none" w:sz="0" w:space="0" w:color="auto"/>
          </w:divBdr>
          <w:divsChild>
            <w:div w:id="1362197668">
              <w:marLeft w:val="0"/>
              <w:marRight w:val="0"/>
              <w:marTop w:val="0"/>
              <w:marBottom w:val="0"/>
              <w:divBdr>
                <w:top w:val="none" w:sz="0" w:space="0" w:color="auto"/>
                <w:left w:val="none" w:sz="0" w:space="0" w:color="auto"/>
                <w:bottom w:val="none" w:sz="0" w:space="0" w:color="auto"/>
                <w:right w:val="none" w:sz="0" w:space="0" w:color="auto"/>
              </w:divBdr>
            </w:div>
            <w:div w:id="1346053188">
              <w:marLeft w:val="0"/>
              <w:marRight w:val="0"/>
              <w:marTop w:val="0"/>
              <w:marBottom w:val="0"/>
              <w:divBdr>
                <w:top w:val="none" w:sz="0" w:space="0" w:color="auto"/>
                <w:left w:val="none" w:sz="0" w:space="0" w:color="auto"/>
                <w:bottom w:val="none" w:sz="0" w:space="0" w:color="auto"/>
                <w:right w:val="none" w:sz="0" w:space="0" w:color="auto"/>
              </w:divBdr>
            </w:div>
            <w:div w:id="1596785163">
              <w:marLeft w:val="0"/>
              <w:marRight w:val="0"/>
              <w:marTop w:val="0"/>
              <w:marBottom w:val="0"/>
              <w:divBdr>
                <w:top w:val="none" w:sz="0" w:space="0" w:color="auto"/>
                <w:left w:val="none" w:sz="0" w:space="0" w:color="auto"/>
                <w:bottom w:val="none" w:sz="0" w:space="0" w:color="auto"/>
                <w:right w:val="none" w:sz="0" w:space="0" w:color="auto"/>
              </w:divBdr>
            </w:div>
          </w:divsChild>
        </w:div>
        <w:div w:id="781538344">
          <w:marLeft w:val="0"/>
          <w:marRight w:val="0"/>
          <w:marTop w:val="0"/>
          <w:marBottom w:val="0"/>
          <w:divBdr>
            <w:top w:val="none" w:sz="0" w:space="0" w:color="auto"/>
            <w:left w:val="none" w:sz="0" w:space="0" w:color="auto"/>
            <w:bottom w:val="none" w:sz="0" w:space="0" w:color="auto"/>
            <w:right w:val="none" w:sz="0" w:space="0" w:color="auto"/>
          </w:divBdr>
          <w:divsChild>
            <w:div w:id="1930399">
              <w:marLeft w:val="-75"/>
              <w:marRight w:val="0"/>
              <w:marTop w:val="30"/>
              <w:marBottom w:val="30"/>
              <w:divBdr>
                <w:top w:val="none" w:sz="0" w:space="0" w:color="auto"/>
                <w:left w:val="none" w:sz="0" w:space="0" w:color="auto"/>
                <w:bottom w:val="none" w:sz="0" w:space="0" w:color="auto"/>
                <w:right w:val="none" w:sz="0" w:space="0" w:color="auto"/>
              </w:divBdr>
              <w:divsChild>
                <w:div w:id="1120223210">
                  <w:marLeft w:val="0"/>
                  <w:marRight w:val="0"/>
                  <w:marTop w:val="0"/>
                  <w:marBottom w:val="0"/>
                  <w:divBdr>
                    <w:top w:val="none" w:sz="0" w:space="0" w:color="auto"/>
                    <w:left w:val="none" w:sz="0" w:space="0" w:color="auto"/>
                    <w:bottom w:val="none" w:sz="0" w:space="0" w:color="auto"/>
                    <w:right w:val="none" w:sz="0" w:space="0" w:color="auto"/>
                  </w:divBdr>
                  <w:divsChild>
                    <w:div w:id="1508013880">
                      <w:marLeft w:val="0"/>
                      <w:marRight w:val="0"/>
                      <w:marTop w:val="0"/>
                      <w:marBottom w:val="0"/>
                      <w:divBdr>
                        <w:top w:val="none" w:sz="0" w:space="0" w:color="auto"/>
                        <w:left w:val="none" w:sz="0" w:space="0" w:color="auto"/>
                        <w:bottom w:val="none" w:sz="0" w:space="0" w:color="auto"/>
                        <w:right w:val="none" w:sz="0" w:space="0" w:color="auto"/>
                      </w:divBdr>
                    </w:div>
                  </w:divsChild>
                </w:div>
                <w:div w:id="1507865075">
                  <w:marLeft w:val="0"/>
                  <w:marRight w:val="0"/>
                  <w:marTop w:val="0"/>
                  <w:marBottom w:val="0"/>
                  <w:divBdr>
                    <w:top w:val="none" w:sz="0" w:space="0" w:color="auto"/>
                    <w:left w:val="none" w:sz="0" w:space="0" w:color="auto"/>
                    <w:bottom w:val="none" w:sz="0" w:space="0" w:color="auto"/>
                    <w:right w:val="none" w:sz="0" w:space="0" w:color="auto"/>
                  </w:divBdr>
                  <w:divsChild>
                    <w:div w:id="28184950">
                      <w:marLeft w:val="0"/>
                      <w:marRight w:val="0"/>
                      <w:marTop w:val="0"/>
                      <w:marBottom w:val="0"/>
                      <w:divBdr>
                        <w:top w:val="none" w:sz="0" w:space="0" w:color="auto"/>
                        <w:left w:val="none" w:sz="0" w:space="0" w:color="auto"/>
                        <w:bottom w:val="none" w:sz="0" w:space="0" w:color="auto"/>
                        <w:right w:val="none" w:sz="0" w:space="0" w:color="auto"/>
                      </w:divBdr>
                    </w:div>
                  </w:divsChild>
                </w:div>
                <w:div w:id="27294879">
                  <w:marLeft w:val="0"/>
                  <w:marRight w:val="0"/>
                  <w:marTop w:val="0"/>
                  <w:marBottom w:val="0"/>
                  <w:divBdr>
                    <w:top w:val="none" w:sz="0" w:space="0" w:color="auto"/>
                    <w:left w:val="none" w:sz="0" w:space="0" w:color="auto"/>
                    <w:bottom w:val="none" w:sz="0" w:space="0" w:color="auto"/>
                    <w:right w:val="none" w:sz="0" w:space="0" w:color="auto"/>
                  </w:divBdr>
                  <w:divsChild>
                    <w:div w:id="1007830701">
                      <w:marLeft w:val="0"/>
                      <w:marRight w:val="0"/>
                      <w:marTop w:val="0"/>
                      <w:marBottom w:val="0"/>
                      <w:divBdr>
                        <w:top w:val="none" w:sz="0" w:space="0" w:color="auto"/>
                        <w:left w:val="none" w:sz="0" w:space="0" w:color="auto"/>
                        <w:bottom w:val="none" w:sz="0" w:space="0" w:color="auto"/>
                        <w:right w:val="none" w:sz="0" w:space="0" w:color="auto"/>
                      </w:divBdr>
                    </w:div>
                  </w:divsChild>
                </w:div>
                <w:div w:id="382407894">
                  <w:marLeft w:val="0"/>
                  <w:marRight w:val="0"/>
                  <w:marTop w:val="0"/>
                  <w:marBottom w:val="0"/>
                  <w:divBdr>
                    <w:top w:val="none" w:sz="0" w:space="0" w:color="auto"/>
                    <w:left w:val="none" w:sz="0" w:space="0" w:color="auto"/>
                    <w:bottom w:val="none" w:sz="0" w:space="0" w:color="auto"/>
                    <w:right w:val="none" w:sz="0" w:space="0" w:color="auto"/>
                  </w:divBdr>
                  <w:divsChild>
                    <w:div w:id="205726613">
                      <w:marLeft w:val="0"/>
                      <w:marRight w:val="0"/>
                      <w:marTop w:val="0"/>
                      <w:marBottom w:val="0"/>
                      <w:divBdr>
                        <w:top w:val="none" w:sz="0" w:space="0" w:color="auto"/>
                        <w:left w:val="none" w:sz="0" w:space="0" w:color="auto"/>
                        <w:bottom w:val="none" w:sz="0" w:space="0" w:color="auto"/>
                        <w:right w:val="none" w:sz="0" w:space="0" w:color="auto"/>
                      </w:divBdr>
                    </w:div>
                  </w:divsChild>
                </w:div>
                <w:div w:id="1857033261">
                  <w:marLeft w:val="0"/>
                  <w:marRight w:val="0"/>
                  <w:marTop w:val="0"/>
                  <w:marBottom w:val="0"/>
                  <w:divBdr>
                    <w:top w:val="none" w:sz="0" w:space="0" w:color="auto"/>
                    <w:left w:val="none" w:sz="0" w:space="0" w:color="auto"/>
                    <w:bottom w:val="none" w:sz="0" w:space="0" w:color="auto"/>
                    <w:right w:val="none" w:sz="0" w:space="0" w:color="auto"/>
                  </w:divBdr>
                  <w:divsChild>
                    <w:div w:id="1867714010">
                      <w:marLeft w:val="0"/>
                      <w:marRight w:val="0"/>
                      <w:marTop w:val="0"/>
                      <w:marBottom w:val="0"/>
                      <w:divBdr>
                        <w:top w:val="none" w:sz="0" w:space="0" w:color="auto"/>
                        <w:left w:val="none" w:sz="0" w:space="0" w:color="auto"/>
                        <w:bottom w:val="none" w:sz="0" w:space="0" w:color="auto"/>
                        <w:right w:val="none" w:sz="0" w:space="0" w:color="auto"/>
                      </w:divBdr>
                    </w:div>
                  </w:divsChild>
                </w:div>
                <w:div w:id="485439768">
                  <w:marLeft w:val="0"/>
                  <w:marRight w:val="0"/>
                  <w:marTop w:val="0"/>
                  <w:marBottom w:val="0"/>
                  <w:divBdr>
                    <w:top w:val="none" w:sz="0" w:space="0" w:color="auto"/>
                    <w:left w:val="none" w:sz="0" w:space="0" w:color="auto"/>
                    <w:bottom w:val="none" w:sz="0" w:space="0" w:color="auto"/>
                    <w:right w:val="none" w:sz="0" w:space="0" w:color="auto"/>
                  </w:divBdr>
                  <w:divsChild>
                    <w:div w:id="259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93113">
          <w:marLeft w:val="0"/>
          <w:marRight w:val="0"/>
          <w:marTop w:val="0"/>
          <w:marBottom w:val="0"/>
          <w:divBdr>
            <w:top w:val="none" w:sz="0" w:space="0" w:color="auto"/>
            <w:left w:val="none" w:sz="0" w:space="0" w:color="auto"/>
            <w:bottom w:val="none" w:sz="0" w:space="0" w:color="auto"/>
            <w:right w:val="none" w:sz="0" w:space="0" w:color="auto"/>
          </w:divBdr>
          <w:divsChild>
            <w:div w:id="708535152">
              <w:marLeft w:val="0"/>
              <w:marRight w:val="0"/>
              <w:marTop w:val="0"/>
              <w:marBottom w:val="0"/>
              <w:divBdr>
                <w:top w:val="none" w:sz="0" w:space="0" w:color="auto"/>
                <w:left w:val="none" w:sz="0" w:space="0" w:color="auto"/>
                <w:bottom w:val="none" w:sz="0" w:space="0" w:color="auto"/>
                <w:right w:val="none" w:sz="0" w:space="0" w:color="auto"/>
              </w:divBdr>
            </w:div>
            <w:div w:id="1711101488">
              <w:marLeft w:val="0"/>
              <w:marRight w:val="0"/>
              <w:marTop w:val="0"/>
              <w:marBottom w:val="0"/>
              <w:divBdr>
                <w:top w:val="none" w:sz="0" w:space="0" w:color="auto"/>
                <w:left w:val="none" w:sz="0" w:space="0" w:color="auto"/>
                <w:bottom w:val="none" w:sz="0" w:space="0" w:color="auto"/>
                <w:right w:val="none" w:sz="0" w:space="0" w:color="auto"/>
              </w:divBdr>
            </w:div>
            <w:div w:id="393505073">
              <w:marLeft w:val="0"/>
              <w:marRight w:val="0"/>
              <w:marTop w:val="0"/>
              <w:marBottom w:val="0"/>
              <w:divBdr>
                <w:top w:val="none" w:sz="0" w:space="0" w:color="auto"/>
                <w:left w:val="none" w:sz="0" w:space="0" w:color="auto"/>
                <w:bottom w:val="none" w:sz="0" w:space="0" w:color="auto"/>
                <w:right w:val="none" w:sz="0" w:space="0" w:color="auto"/>
              </w:divBdr>
            </w:div>
          </w:divsChild>
        </w:div>
        <w:div w:id="1628511960">
          <w:marLeft w:val="0"/>
          <w:marRight w:val="0"/>
          <w:marTop w:val="0"/>
          <w:marBottom w:val="0"/>
          <w:divBdr>
            <w:top w:val="none" w:sz="0" w:space="0" w:color="auto"/>
            <w:left w:val="none" w:sz="0" w:space="0" w:color="auto"/>
            <w:bottom w:val="none" w:sz="0" w:space="0" w:color="auto"/>
            <w:right w:val="none" w:sz="0" w:space="0" w:color="auto"/>
          </w:divBdr>
          <w:divsChild>
            <w:div w:id="624501888">
              <w:marLeft w:val="-75"/>
              <w:marRight w:val="0"/>
              <w:marTop w:val="30"/>
              <w:marBottom w:val="30"/>
              <w:divBdr>
                <w:top w:val="none" w:sz="0" w:space="0" w:color="auto"/>
                <w:left w:val="none" w:sz="0" w:space="0" w:color="auto"/>
                <w:bottom w:val="none" w:sz="0" w:space="0" w:color="auto"/>
                <w:right w:val="none" w:sz="0" w:space="0" w:color="auto"/>
              </w:divBdr>
              <w:divsChild>
                <w:div w:id="1241673738">
                  <w:marLeft w:val="0"/>
                  <w:marRight w:val="0"/>
                  <w:marTop w:val="0"/>
                  <w:marBottom w:val="0"/>
                  <w:divBdr>
                    <w:top w:val="none" w:sz="0" w:space="0" w:color="auto"/>
                    <w:left w:val="none" w:sz="0" w:space="0" w:color="auto"/>
                    <w:bottom w:val="none" w:sz="0" w:space="0" w:color="auto"/>
                    <w:right w:val="none" w:sz="0" w:space="0" w:color="auto"/>
                  </w:divBdr>
                  <w:divsChild>
                    <w:div w:id="557521794">
                      <w:marLeft w:val="0"/>
                      <w:marRight w:val="0"/>
                      <w:marTop w:val="0"/>
                      <w:marBottom w:val="0"/>
                      <w:divBdr>
                        <w:top w:val="none" w:sz="0" w:space="0" w:color="auto"/>
                        <w:left w:val="none" w:sz="0" w:space="0" w:color="auto"/>
                        <w:bottom w:val="none" w:sz="0" w:space="0" w:color="auto"/>
                        <w:right w:val="none" w:sz="0" w:space="0" w:color="auto"/>
                      </w:divBdr>
                    </w:div>
                  </w:divsChild>
                </w:div>
                <w:div w:id="604921037">
                  <w:marLeft w:val="0"/>
                  <w:marRight w:val="0"/>
                  <w:marTop w:val="0"/>
                  <w:marBottom w:val="0"/>
                  <w:divBdr>
                    <w:top w:val="none" w:sz="0" w:space="0" w:color="auto"/>
                    <w:left w:val="none" w:sz="0" w:space="0" w:color="auto"/>
                    <w:bottom w:val="none" w:sz="0" w:space="0" w:color="auto"/>
                    <w:right w:val="none" w:sz="0" w:space="0" w:color="auto"/>
                  </w:divBdr>
                  <w:divsChild>
                    <w:div w:id="1455514789">
                      <w:marLeft w:val="0"/>
                      <w:marRight w:val="0"/>
                      <w:marTop w:val="0"/>
                      <w:marBottom w:val="0"/>
                      <w:divBdr>
                        <w:top w:val="none" w:sz="0" w:space="0" w:color="auto"/>
                        <w:left w:val="none" w:sz="0" w:space="0" w:color="auto"/>
                        <w:bottom w:val="none" w:sz="0" w:space="0" w:color="auto"/>
                        <w:right w:val="none" w:sz="0" w:space="0" w:color="auto"/>
                      </w:divBdr>
                    </w:div>
                  </w:divsChild>
                </w:div>
                <w:div w:id="1017733095">
                  <w:marLeft w:val="0"/>
                  <w:marRight w:val="0"/>
                  <w:marTop w:val="0"/>
                  <w:marBottom w:val="0"/>
                  <w:divBdr>
                    <w:top w:val="none" w:sz="0" w:space="0" w:color="auto"/>
                    <w:left w:val="none" w:sz="0" w:space="0" w:color="auto"/>
                    <w:bottom w:val="none" w:sz="0" w:space="0" w:color="auto"/>
                    <w:right w:val="none" w:sz="0" w:space="0" w:color="auto"/>
                  </w:divBdr>
                  <w:divsChild>
                    <w:div w:id="1365717674">
                      <w:marLeft w:val="0"/>
                      <w:marRight w:val="0"/>
                      <w:marTop w:val="0"/>
                      <w:marBottom w:val="0"/>
                      <w:divBdr>
                        <w:top w:val="none" w:sz="0" w:space="0" w:color="auto"/>
                        <w:left w:val="none" w:sz="0" w:space="0" w:color="auto"/>
                        <w:bottom w:val="none" w:sz="0" w:space="0" w:color="auto"/>
                        <w:right w:val="none" w:sz="0" w:space="0" w:color="auto"/>
                      </w:divBdr>
                    </w:div>
                  </w:divsChild>
                </w:div>
                <w:div w:id="157843353">
                  <w:marLeft w:val="0"/>
                  <w:marRight w:val="0"/>
                  <w:marTop w:val="0"/>
                  <w:marBottom w:val="0"/>
                  <w:divBdr>
                    <w:top w:val="none" w:sz="0" w:space="0" w:color="auto"/>
                    <w:left w:val="none" w:sz="0" w:space="0" w:color="auto"/>
                    <w:bottom w:val="none" w:sz="0" w:space="0" w:color="auto"/>
                    <w:right w:val="none" w:sz="0" w:space="0" w:color="auto"/>
                  </w:divBdr>
                  <w:divsChild>
                    <w:div w:id="909582185">
                      <w:marLeft w:val="0"/>
                      <w:marRight w:val="0"/>
                      <w:marTop w:val="0"/>
                      <w:marBottom w:val="0"/>
                      <w:divBdr>
                        <w:top w:val="none" w:sz="0" w:space="0" w:color="auto"/>
                        <w:left w:val="none" w:sz="0" w:space="0" w:color="auto"/>
                        <w:bottom w:val="none" w:sz="0" w:space="0" w:color="auto"/>
                        <w:right w:val="none" w:sz="0" w:space="0" w:color="auto"/>
                      </w:divBdr>
                    </w:div>
                  </w:divsChild>
                </w:div>
                <w:div w:id="143668546">
                  <w:marLeft w:val="0"/>
                  <w:marRight w:val="0"/>
                  <w:marTop w:val="0"/>
                  <w:marBottom w:val="0"/>
                  <w:divBdr>
                    <w:top w:val="none" w:sz="0" w:space="0" w:color="auto"/>
                    <w:left w:val="none" w:sz="0" w:space="0" w:color="auto"/>
                    <w:bottom w:val="none" w:sz="0" w:space="0" w:color="auto"/>
                    <w:right w:val="none" w:sz="0" w:space="0" w:color="auto"/>
                  </w:divBdr>
                  <w:divsChild>
                    <w:div w:id="1135099271">
                      <w:marLeft w:val="0"/>
                      <w:marRight w:val="0"/>
                      <w:marTop w:val="0"/>
                      <w:marBottom w:val="0"/>
                      <w:divBdr>
                        <w:top w:val="none" w:sz="0" w:space="0" w:color="auto"/>
                        <w:left w:val="none" w:sz="0" w:space="0" w:color="auto"/>
                        <w:bottom w:val="none" w:sz="0" w:space="0" w:color="auto"/>
                        <w:right w:val="none" w:sz="0" w:space="0" w:color="auto"/>
                      </w:divBdr>
                    </w:div>
                  </w:divsChild>
                </w:div>
                <w:div w:id="712660705">
                  <w:marLeft w:val="0"/>
                  <w:marRight w:val="0"/>
                  <w:marTop w:val="0"/>
                  <w:marBottom w:val="0"/>
                  <w:divBdr>
                    <w:top w:val="none" w:sz="0" w:space="0" w:color="auto"/>
                    <w:left w:val="none" w:sz="0" w:space="0" w:color="auto"/>
                    <w:bottom w:val="none" w:sz="0" w:space="0" w:color="auto"/>
                    <w:right w:val="none" w:sz="0" w:space="0" w:color="auto"/>
                  </w:divBdr>
                  <w:divsChild>
                    <w:div w:id="11257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05964">
          <w:marLeft w:val="0"/>
          <w:marRight w:val="0"/>
          <w:marTop w:val="0"/>
          <w:marBottom w:val="0"/>
          <w:divBdr>
            <w:top w:val="none" w:sz="0" w:space="0" w:color="auto"/>
            <w:left w:val="none" w:sz="0" w:space="0" w:color="auto"/>
            <w:bottom w:val="none" w:sz="0" w:space="0" w:color="auto"/>
            <w:right w:val="none" w:sz="0" w:space="0" w:color="auto"/>
          </w:divBdr>
          <w:divsChild>
            <w:div w:id="1492989528">
              <w:marLeft w:val="0"/>
              <w:marRight w:val="0"/>
              <w:marTop w:val="0"/>
              <w:marBottom w:val="0"/>
              <w:divBdr>
                <w:top w:val="none" w:sz="0" w:space="0" w:color="auto"/>
                <w:left w:val="none" w:sz="0" w:space="0" w:color="auto"/>
                <w:bottom w:val="none" w:sz="0" w:space="0" w:color="auto"/>
                <w:right w:val="none" w:sz="0" w:space="0" w:color="auto"/>
              </w:divBdr>
            </w:div>
            <w:div w:id="1694500713">
              <w:marLeft w:val="0"/>
              <w:marRight w:val="0"/>
              <w:marTop w:val="0"/>
              <w:marBottom w:val="0"/>
              <w:divBdr>
                <w:top w:val="none" w:sz="0" w:space="0" w:color="auto"/>
                <w:left w:val="none" w:sz="0" w:space="0" w:color="auto"/>
                <w:bottom w:val="none" w:sz="0" w:space="0" w:color="auto"/>
                <w:right w:val="none" w:sz="0" w:space="0" w:color="auto"/>
              </w:divBdr>
            </w:div>
            <w:div w:id="1480998623">
              <w:marLeft w:val="0"/>
              <w:marRight w:val="0"/>
              <w:marTop w:val="0"/>
              <w:marBottom w:val="0"/>
              <w:divBdr>
                <w:top w:val="none" w:sz="0" w:space="0" w:color="auto"/>
                <w:left w:val="none" w:sz="0" w:space="0" w:color="auto"/>
                <w:bottom w:val="none" w:sz="0" w:space="0" w:color="auto"/>
                <w:right w:val="none" w:sz="0" w:space="0" w:color="auto"/>
              </w:divBdr>
            </w:div>
            <w:div w:id="1630166179">
              <w:marLeft w:val="0"/>
              <w:marRight w:val="0"/>
              <w:marTop w:val="0"/>
              <w:marBottom w:val="0"/>
              <w:divBdr>
                <w:top w:val="none" w:sz="0" w:space="0" w:color="auto"/>
                <w:left w:val="none" w:sz="0" w:space="0" w:color="auto"/>
                <w:bottom w:val="none" w:sz="0" w:space="0" w:color="auto"/>
                <w:right w:val="none" w:sz="0" w:space="0" w:color="auto"/>
              </w:divBdr>
            </w:div>
            <w:div w:id="2001737459">
              <w:marLeft w:val="0"/>
              <w:marRight w:val="0"/>
              <w:marTop w:val="0"/>
              <w:marBottom w:val="0"/>
              <w:divBdr>
                <w:top w:val="none" w:sz="0" w:space="0" w:color="auto"/>
                <w:left w:val="none" w:sz="0" w:space="0" w:color="auto"/>
                <w:bottom w:val="none" w:sz="0" w:space="0" w:color="auto"/>
                <w:right w:val="none" w:sz="0" w:space="0" w:color="auto"/>
              </w:divBdr>
            </w:div>
          </w:divsChild>
        </w:div>
        <w:div w:id="1045300969">
          <w:marLeft w:val="0"/>
          <w:marRight w:val="0"/>
          <w:marTop w:val="0"/>
          <w:marBottom w:val="0"/>
          <w:divBdr>
            <w:top w:val="none" w:sz="0" w:space="0" w:color="auto"/>
            <w:left w:val="none" w:sz="0" w:space="0" w:color="auto"/>
            <w:bottom w:val="none" w:sz="0" w:space="0" w:color="auto"/>
            <w:right w:val="none" w:sz="0" w:space="0" w:color="auto"/>
          </w:divBdr>
          <w:divsChild>
            <w:div w:id="653998092">
              <w:marLeft w:val="-75"/>
              <w:marRight w:val="0"/>
              <w:marTop w:val="30"/>
              <w:marBottom w:val="30"/>
              <w:divBdr>
                <w:top w:val="none" w:sz="0" w:space="0" w:color="auto"/>
                <w:left w:val="none" w:sz="0" w:space="0" w:color="auto"/>
                <w:bottom w:val="none" w:sz="0" w:space="0" w:color="auto"/>
                <w:right w:val="none" w:sz="0" w:space="0" w:color="auto"/>
              </w:divBdr>
              <w:divsChild>
                <w:div w:id="1469394376">
                  <w:marLeft w:val="0"/>
                  <w:marRight w:val="0"/>
                  <w:marTop w:val="0"/>
                  <w:marBottom w:val="0"/>
                  <w:divBdr>
                    <w:top w:val="none" w:sz="0" w:space="0" w:color="auto"/>
                    <w:left w:val="none" w:sz="0" w:space="0" w:color="auto"/>
                    <w:bottom w:val="none" w:sz="0" w:space="0" w:color="auto"/>
                    <w:right w:val="none" w:sz="0" w:space="0" w:color="auto"/>
                  </w:divBdr>
                  <w:divsChild>
                    <w:div w:id="1495803732">
                      <w:marLeft w:val="0"/>
                      <w:marRight w:val="0"/>
                      <w:marTop w:val="0"/>
                      <w:marBottom w:val="0"/>
                      <w:divBdr>
                        <w:top w:val="none" w:sz="0" w:space="0" w:color="auto"/>
                        <w:left w:val="none" w:sz="0" w:space="0" w:color="auto"/>
                        <w:bottom w:val="none" w:sz="0" w:space="0" w:color="auto"/>
                        <w:right w:val="none" w:sz="0" w:space="0" w:color="auto"/>
                      </w:divBdr>
                    </w:div>
                  </w:divsChild>
                </w:div>
                <w:div w:id="1664042214">
                  <w:marLeft w:val="0"/>
                  <w:marRight w:val="0"/>
                  <w:marTop w:val="0"/>
                  <w:marBottom w:val="0"/>
                  <w:divBdr>
                    <w:top w:val="none" w:sz="0" w:space="0" w:color="auto"/>
                    <w:left w:val="none" w:sz="0" w:space="0" w:color="auto"/>
                    <w:bottom w:val="none" w:sz="0" w:space="0" w:color="auto"/>
                    <w:right w:val="none" w:sz="0" w:space="0" w:color="auto"/>
                  </w:divBdr>
                  <w:divsChild>
                    <w:div w:id="1908177984">
                      <w:marLeft w:val="0"/>
                      <w:marRight w:val="0"/>
                      <w:marTop w:val="0"/>
                      <w:marBottom w:val="0"/>
                      <w:divBdr>
                        <w:top w:val="none" w:sz="0" w:space="0" w:color="auto"/>
                        <w:left w:val="none" w:sz="0" w:space="0" w:color="auto"/>
                        <w:bottom w:val="none" w:sz="0" w:space="0" w:color="auto"/>
                        <w:right w:val="none" w:sz="0" w:space="0" w:color="auto"/>
                      </w:divBdr>
                    </w:div>
                  </w:divsChild>
                </w:div>
                <w:div w:id="1581450099">
                  <w:marLeft w:val="0"/>
                  <w:marRight w:val="0"/>
                  <w:marTop w:val="0"/>
                  <w:marBottom w:val="0"/>
                  <w:divBdr>
                    <w:top w:val="none" w:sz="0" w:space="0" w:color="auto"/>
                    <w:left w:val="none" w:sz="0" w:space="0" w:color="auto"/>
                    <w:bottom w:val="none" w:sz="0" w:space="0" w:color="auto"/>
                    <w:right w:val="none" w:sz="0" w:space="0" w:color="auto"/>
                  </w:divBdr>
                  <w:divsChild>
                    <w:div w:id="1169057872">
                      <w:marLeft w:val="0"/>
                      <w:marRight w:val="0"/>
                      <w:marTop w:val="0"/>
                      <w:marBottom w:val="0"/>
                      <w:divBdr>
                        <w:top w:val="none" w:sz="0" w:space="0" w:color="auto"/>
                        <w:left w:val="none" w:sz="0" w:space="0" w:color="auto"/>
                        <w:bottom w:val="none" w:sz="0" w:space="0" w:color="auto"/>
                        <w:right w:val="none" w:sz="0" w:space="0" w:color="auto"/>
                      </w:divBdr>
                    </w:div>
                  </w:divsChild>
                </w:div>
                <w:div w:id="379129468">
                  <w:marLeft w:val="0"/>
                  <w:marRight w:val="0"/>
                  <w:marTop w:val="0"/>
                  <w:marBottom w:val="0"/>
                  <w:divBdr>
                    <w:top w:val="none" w:sz="0" w:space="0" w:color="auto"/>
                    <w:left w:val="none" w:sz="0" w:space="0" w:color="auto"/>
                    <w:bottom w:val="none" w:sz="0" w:space="0" w:color="auto"/>
                    <w:right w:val="none" w:sz="0" w:space="0" w:color="auto"/>
                  </w:divBdr>
                  <w:divsChild>
                    <w:div w:id="1255363203">
                      <w:marLeft w:val="0"/>
                      <w:marRight w:val="0"/>
                      <w:marTop w:val="0"/>
                      <w:marBottom w:val="0"/>
                      <w:divBdr>
                        <w:top w:val="none" w:sz="0" w:space="0" w:color="auto"/>
                        <w:left w:val="none" w:sz="0" w:space="0" w:color="auto"/>
                        <w:bottom w:val="none" w:sz="0" w:space="0" w:color="auto"/>
                        <w:right w:val="none" w:sz="0" w:space="0" w:color="auto"/>
                      </w:divBdr>
                    </w:div>
                  </w:divsChild>
                </w:div>
                <w:div w:id="1175537421">
                  <w:marLeft w:val="0"/>
                  <w:marRight w:val="0"/>
                  <w:marTop w:val="0"/>
                  <w:marBottom w:val="0"/>
                  <w:divBdr>
                    <w:top w:val="none" w:sz="0" w:space="0" w:color="auto"/>
                    <w:left w:val="none" w:sz="0" w:space="0" w:color="auto"/>
                    <w:bottom w:val="none" w:sz="0" w:space="0" w:color="auto"/>
                    <w:right w:val="none" w:sz="0" w:space="0" w:color="auto"/>
                  </w:divBdr>
                  <w:divsChild>
                    <w:div w:id="1139805707">
                      <w:marLeft w:val="0"/>
                      <w:marRight w:val="0"/>
                      <w:marTop w:val="0"/>
                      <w:marBottom w:val="0"/>
                      <w:divBdr>
                        <w:top w:val="none" w:sz="0" w:space="0" w:color="auto"/>
                        <w:left w:val="none" w:sz="0" w:space="0" w:color="auto"/>
                        <w:bottom w:val="none" w:sz="0" w:space="0" w:color="auto"/>
                        <w:right w:val="none" w:sz="0" w:space="0" w:color="auto"/>
                      </w:divBdr>
                    </w:div>
                  </w:divsChild>
                </w:div>
                <w:div w:id="710494570">
                  <w:marLeft w:val="0"/>
                  <w:marRight w:val="0"/>
                  <w:marTop w:val="0"/>
                  <w:marBottom w:val="0"/>
                  <w:divBdr>
                    <w:top w:val="none" w:sz="0" w:space="0" w:color="auto"/>
                    <w:left w:val="none" w:sz="0" w:space="0" w:color="auto"/>
                    <w:bottom w:val="none" w:sz="0" w:space="0" w:color="auto"/>
                    <w:right w:val="none" w:sz="0" w:space="0" w:color="auto"/>
                  </w:divBdr>
                  <w:divsChild>
                    <w:div w:id="15844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8969">
          <w:marLeft w:val="0"/>
          <w:marRight w:val="0"/>
          <w:marTop w:val="0"/>
          <w:marBottom w:val="0"/>
          <w:divBdr>
            <w:top w:val="none" w:sz="0" w:space="0" w:color="auto"/>
            <w:left w:val="none" w:sz="0" w:space="0" w:color="auto"/>
            <w:bottom w:val="none" w:sz="0" w:space="0" w:color="auto"/>
            <w:right w:val="none" w:sz="0" w:space="0" w:color="auto"/>
          </w:divBdr>
          <w:divsChild>
            <w:div w:id="488593730">
              <w:marLeft w:val="0"/>
              <w:marRight w:val="0"/>
              <w:marTop w:val="0"/>
              <w:marBottom w:val="0"/>
              <w:divBdr>
                <w:top w:val="none" w:sz="0" w:space="0" w:color="auto"/>
                <w:left w:val="none" w:sz="0" w:space="0" w:color="auto"/>
                <w:bottom w:val="none" w:sz="0" w:space="0" w:color="auto"/>
                <w:right w:val="none" w:sz="0" w:space="0" w:color="auto"/>
              </w:divBdr>
            </w:div>
            <w:div w:id="1693385516">
              <w:marLeft w:val="0"/>
              <w:marRight w:val="0"/>
              <w:marTop w:val="0"/>
              <w:marBottom w:val="0"/>
              <w:divBdr>
                <w:top w:val="none" w:sz="0" w:space="0" w:color="auto"/>
                <w:left w:val="none" w:sz="0" w:space="0" w:color="auto"/>
                <w:bottom w:val="none" w:sz="0" w:space="0" w:color="auto"/>
                <w:right w:val="none" w:sz="0" w:space="0" w:color="auto"/>
              </w:divBdr>
            </w:div>
            <w:div w:id="825164493">
              <w:marLeft w:val="0"/>
              <w:marRight w:val="0"/>
              <w:marTop w:val="0"/>
              <w:marBottom w:val="0"/>
              <w:divBdr>
                <w:top w:val="none" w:sz="0" w:space="0" w:color="auto"/>
                <w:left w:val="none" w:sz="0" w:space="0" w:color="auto"/>
                <w:bottom w:val="none" w:sz="0" w:space="0" w:color="auto"/>
                <w:right w:val="none" w:sz="0" w:space="0" w:color="auto"/>
              </w:divBdr>
            </w:div>
          </w:divsChild>
        </w:div>
        <w:div w:id="759646817">
          <w:marLeft w:val="0"/>
          <w:marRight w:val="0"/>
          <w:marTop w:val="0"/>
          <w:marBottom w:val="0"/>
          <w:divBdr>
            <w:top w:val="none" w:sz="0" w:space="0" w:color="auto"/>
            <w:left w:val="none" w:sz="0" w:space="0" w:color="auto"/>
            <w:bottom w:val="none" w:sz="0" w:space="0" w:color="auto"/>
            <w:right w:val="none" w:sz="0" w:space="0" w:color="auto"/>
          </w:divBdr>
          <w:divsChild>
            <w:div w:id="816340413">
              <w:marLeft w:val="-75"/>
              <w:marRight w:val="0"/>
              <w:marTop w:val="30"/>
              <w:marBottom w:val="30"/>
              <w:divBdr>
                <w:top w:val="none" w:sz="0" w:space="0" w:color="auto"/>
                <w:left w:val="none" w:sz="0" w:space="0" w:color="auto"/>
                <w:bottom w:val="none" w:sz="0" w:space="0" w:color="auto"/>
                <w:right w:val="none" w:sz="0" w:space="0" w:color="auto"/>
              </w:divBdr>
              <w:divsChild>
                <w:div w:id="119151355">
                  <w:marLeft w:val="0"/>
                  <w:marRight w:val="0"/>
                  <w:marTop w:val="0"/>
                  <w:marBottom w:val="0"/>
                  <w:divBdr>
                    <w:top w:val="none" w:sz="0" w:space="0" w:color="auto"/>
                    <w:left w:val="none" w:sz="0" w:space="0" w:color="auto"/>
                    <w:bottom w:val="none" w:sz="0" w:space="0" w:color="auto"/>
                    <w:right w:val="none" w:sz="0" w:space="0" w:color="auto"/>
                  </w:divBdr>
                  <w:divsChild>
                    <w:div w:id="1850607460">
                      <w:marLeft w:val="0"/>
                      <w:marRight w:val="0"/>
                      <w:marTop w:val="0"/>
                      <w:marBottom w:val="0"/>
                      <w:divBdr>
                        <w:top w:val="none" w:sz="0" w:space="0" w:color="auto"/>
                        <w:left w:val="none" w:sz="0" w:space="0" w:color="auto"/>
                        <w:bottom w:val="none" w:sz="0" w:space="0" w:color="auto"/>
                        <w:right w:val="none" w:sz="0" w:space="0" w:color="auto"/>
                      </w:divBdr>
                    </w:div>
                  </w:divsChild>
                </w:div>
                <w:div w:id="140923801">
                  <w:marLeft w:val="0"/>
                  <w:marRight w:val="0"/>
                  <w:marTop w:val="0"/>
                  <w:marBottom w:val="0"/>
                  <w:divBdr>
                    <w:top w:val="none" w:sz="0" w:space="0" w:color="auto"/>
                    <w:left w:val="none" w:sz="0" w:space="0" w:color="auto"/>
                    <w:bottom w:val="none" w:sz="0" w:space="0" w:color="auto"/>
                    <w:right w:val="none" w:sz="0" w:space="0" w:color="auto"/>
                  </w:divBdr>
                  <w:divsChild>
                    <w:div w:id="413481575">
                      <w:marLeft w:val="0"/>
                      <w:marRight w:val="0"/>
                      <w:marTop w:val="0"/>
                      <w:marBottom w:val="0"/>
                      <w:divBdr>
                        <w:top w:val="none" w:sz="0" w:space="0" w:color="auto"/>
                        <w:left w:val="none" w:sz="0" w:space="0" w:color="auto"/>
                        <w:bottom w:val="none" w:sz="0" w:space="0" w:color="auto"/>
                        <w:right w:val="none" w:sz="0" w:space="0" w:color="auto"/>
                      </w:divBdr>
                    </w:div>
                  </w:divsChild>
                </w:div>
                <w:div w:id="1908496308">
                  <w:marLeft w:val="0"/>
                  <w:marRight w:val="0"/>
                  <w:marTop w:val="0"/>
                  <w:marBottom w:val="0"/>
                  <w:divBdr>
                    <w:top w:val="none" w:sz="0" w:space="0" w:color="auto"/>
                    <w:left w:val="none" w:sz="0" w:space="0" w:color="auto"/>
                    <w:bottom w:val="none" w:sz="0" w:space="0" w:color="auto"/>
                    <w:right w:val="none" w:sz="0" w:space="0" w:color="auto"/>
                  </w:divBdr>
                  <w:divsChild>
                    <w:div w:id="760368263">
                      <w:marLeft w:val="0"/>
                      <w:marRight w:val="0"/>
                      <w:marTop w:val="0"/>
                      <w:marBottom w:val="0"/>
                      <w:divBdr>
                        <w:top w:val="none" w:sz="0" w:space="0" w:color="auto"/>
                        <w:left w:val="none" w:sz="0" w:space="0" w:color="auto"/>
                        <w:bottom w:val="none" w:sz="0" w:space="0" w:color="auto"/>
                        <w:right w:val="none" w:sz="0" w:space="0" w:color="auto"/>
                      </w:divBdr>
                    </w:div>
                  </w:divsChild>
                </w:div>
                <w:div w:id="1241255065">
                  <w:marLeft w:val="0"/>
                  <w:marRight w:val="0"/>
                  <w:marTop w:val="0"/>
                  <w:marBottom w:val="0"/>
                  <w:divBdr>
                    <w:top w:val="none" w:sz="0" w:space="0" w:color="auto"/>
                    <w:left w:val="none" w:sz="0" w:space="0" w:color="auto"/>
                    <w:bottom w:val="none" w:sz="0" w:space="0" w:color="auto"/>
                    <w:right w:val="none" w:sz="0" w:space="0" w:color="auto"/>
                  </w:divBdr>
                  <w:divsChild>
                    <w:div w:id="625896391">
                      <w:marLeft w:val="0"/>
                      <w:marRight w:val="0"/>
                      <w:marTop w:val="0"/>
                      <w:marBottom w:val="0"/>
                      <w:divBdr>
                        <w:top w:val="none" w:sz="0" w:space="0" w:color="auto"/>
                        <w:left w:val="none" w:sz="0" w:space="0" w:color="auto"/>
                        <w:bottom w:val="none" w:sz="0" w:space="0" w:color="auto"/>
                        <w:right w:val="none" w:sz="0" w:space="0" w:color="auto"/>
                      </w:divBdr>
                    </w:div>
                  </w:divsChild>
                </w:div>
                <w:div w:id="1948736873">
                  <w:marLeft w:val="0"/>
                  <w:marRight w:val="0"/>
                  <w:marTop w:val="0"/>
                  <w:marBottom w:val="0"/>
                  <w:divBdr>
                    <w:top w:val="none" w:sz="0" w:space="0" w:color="auto"/>
                    <w:left w:val="none" w:sz="0" w:space="0" w:color="auto"/>
                    <w:bottom w:val="none" w:sz="0" w:space="0" w:color="auto"/>
                    <w:right w:val="none" w:sz="0" w:space="0" w:color="auto"/>
                  </w:divBdr>
                  <w:divsChild>
                    <w:div w:id="1379205690">
                      <w:marLeft w:val="0"/>
                      <w:marRight w:val="0"/>
                      <w:marTop w:val="0"/>
                      <w:marBottom w:val="0"/>
                      <w:divBdr>
                        <w:top w:val="none" w:sz="0" w:space="0" w:color="auto"/>
                        <w:left w:val="none" w:sz="0" w:space="0" w:color="auto"/>
                        <w:bottom w:val="none" w:sz="0" w:space="0" w:color="auto"/>
                        <w:right w:val="none" w:sz="0" w:space="0" w:color="auto"/>
                      </w:divBdr>
                    </w:div>
                  </w:divsChild>
                </w:div>
                <w:div w:id="559710025">
                  <w:marLeft w:val="0"/>
                  <w:marRight w:val="0"/>
                  <w:marTop w:val="0"/>
                  <w:marBottom w:val="0"/>
                  <w:divBdr>
                    <w:top w:val="none" w:sz="0" w:space="0" w:color="auto"/>
                    <w:left w:val="none" w:sz="0" w:space="0" w:color="auto"/>
                    <w:bottom w:val="none" w:sz="0" w:space="0" w:color="auto"/>
                    <w:right w:val="none" w:sz="0" w:space="0" w:color="auto"/>
                  </w:divBdr>
                  <w:divsChild>
                    <w:div w:id="6420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2703">
          <w:marLeft w:val="0"/>
          <w:marRight w:val="0"/>
          <w:marTop w:val="0"/>
          <w:marBottom w:val="0"/>
          <w:divBdr>
            <w:top w:val="none" w:sz="0" w:space="0" w:color="auto"/>
            <w:left w:val="none" w:sz="0" w:space="0" w:color="auto"/>
            <w:bottom w:val="none" w:sz="0" w:space="0" w:color="auto"/>
            <w:right w:val="none" w:sz="0" w:space="0" w:color="auto"/>
          </w:divBdr>
          <w:divsChild>
            <w:div w:id="2007054232">
              <w:marLeft w:val="0"/>
              <w:marRight w:val="0"/>
              <w:marTop w:val="0"/>
              <w:marBottom w:val="0"/>
              <w:divBdr>
                <w:top w:val="none" w:sz="0" w:space="0" w:color="auto"/>
                <w:left w:val="none" w:sz="0" w:space="0" w:color="auto"/>
                <w:bottom w:val="none" w:sz="0" w:space="0" w:color="auto"/>
                <w:right w:val="none" w:sz="0" w:space="0" w:color="auto"/>
              </w:divBdr>
            </w:div>
            <w:div w:id="1626810575">
              <w:marLeft w:val="0"/>
              <w:marRight w:val="0"/>
              <w:marTop w:val="0"/>
              <w:marBottom w:val="0"/>
              <w:divBdr>
                <w:top w:val="none" w:sz="0" w:space="0" w:color="auto"/>
                <w:left w:val="none" w:sz="0" w:space="0" w:color="auto"/>
                <w:bottom w:val="none" w:sz="0" w:space="0" w:color="auto"/>
                <w:right w:val="none" w:sz="0" w:space="0" w:color="auto"/>
              </w:divBdr>
            </w:div>
            <w:div w:id="308752575">
              <w:marLeft w:val="0"/>
              <w:marRight w:val="0"/>
              <w:marTop w:val="0"/>
              <w:marBottom w:val="0"/>
              <w:divBdr>
                <w:top w:val="none" w:sz="0" w:space="0" w:color="auto"/>
                <w:left w:val="none" w:sz="0" w:space="0" w:color="auto"/>
                <w:bottom w:val="none" w:sz="0" w:space="0" w:color="auto"/>
                <w:right w:val="none" w:sz="0" w:space="0" w:color="auto"/>
              </w:divBdr>
            </w:div>
            <w:div w:id="233665697">
              <w:marLeft w:val="0"/>
              <w:marRight w:val="0"/>
              <w:marTop w:val="0"/>
              <w:marBottom w:val="0"/>
              <w:divBdr>
                <w:top w:val="none" w:sz="0" w:space="0" w:color="auto"/>
                <w:left w:val="none" w:sz="0" w:space="0" w:color="auto"/>
                <w:bottom w:val="none" w:sz="0" w:space="0" w:color="auto"/>
                <w:right w:val="none" w:sz="0" w:space="0" w:color="auto"/>
              </w:divBdr>
            </w:div>
            <w:div w:id="1723671619">
              <w:marLeft w:val="0"/>
              <w:marRight w:val="0"/>
              <w:marTop w:val="0"/>
              <w:marBottom w:val="0"/>
              <w:divBdr>
                <w:top w:val="none" w:sz="0" w:space="0" w:color="auto"/>
                <w:left w:val="none" w:sz="0" w:space="0" w:color="auto"/>
                <w:bottom w:val="none" w:sz="0" w:space="0" w:color="auto"/>
                <w:right w:val="none" w:sz="0" w:space="0" w:color="auto"/>
              </w:divBdr>
            </w:div>
          </w:divsChild>
        </w:div>
        <w:div w:id="1728452857">
          <w:marLeft w:val="0"/>
          <w:marRight w:val="0"/>
          <w:marTop w:val="0"/>
          <w:marBottom w:val="0"/>
          <w:divBdr>
            <w:top w:val="none" w:sz="0" w:space="0" w:color="auto"/>
            <w:left w:val="none" w:sz="0" w:space="0" w:color="auto"/>
            <w:bottom w:val="none" w:sz="0" w:space="0" w:color="auto"/>
            <w:right w:val="none" w:sz="0" w:space="0" w:color="auto"/>
          </w:divBdr>
          <w:divsChild>
            <w:div w:id="1770933209">
              <w:marLeft w:val="-75"/>
              <w:marRight w:val="0"/>
              <w:marTop w:val="30"/>
              <w:marBottom w:val="30"/>
              <w:divBdr>
                <w:top w:val="none" w:sz="0" w:space="0" w:color="auto"/>
                <w:left w:val="none" w:sz="0" w:space="0" w:color="auto"/>
                <w:bottom w:val="none" w:sz="0" w:space="0" w:color="auto"/>
                <w:right w:val="none" w:sz="0" w:space="0" w:color="auto"/>
              </w:divBdr>
              <w:divsChild>
                <w:div w:id="1632786418">
                  <w:marLeft w:val="0"/>
                  <w:marRight w:val="0"/>
                  <w:marTop w:val="0"/>
                  <w:marBottom w:val="0"/>
                  <w:divBdr>
                    <w:top w:val="none" w:sz="0" w:space="0" w:color="auto"/>
                    <w:left w:val="none" w:sz="0" w:space="0" w:color="auto"/>
                    <w:bottom w:val="none" w:sz="0" w:space="0" w:color="auto"/>
                    <w:right w:val="none" w:sz="0" w:space="0" w:color="auto"/>
                  </w:divBdr>
                  <w:divsChild>
                    <w:div w:id="400519639">
                      <w:marLeft w:val="0"/>
                      <w:marRight w:val="0"/>
                      <w:marTop w:val="0"/>
                      <w:marBottom w:val="0"/>
                      <w:divBdr>
                        <w:top w:val="none" w:sz="0" w:space="0" w:color="auto"/>
                        <w:left w:val="none" w:sz="0" w:space="0" w:color="auto"/>
                        <w:bottom w:val="none" w:sz="0" w:space="0" w:color="auto"/>
                        <w:right w:val="none" w:sz="0" w:space="0" w:color="auto"/>
                      </w:divBdr>
                    </w:div>
                  </w:divsChild>
                </w:div>
                <w:div w:id="197473873">
                  <w:marLeft w:val="0"/>
                  <w:marRight w:val="0"/>
                  <w:marTop w:val="0"/>
                  <w:marBottom w:val="0"/>
                  <w:divBdr>
                    <w:top w:val="none" w:sz="0" w:space="0" w:color="auto"/>
                    <w:left w:val="none" w:sz="0" w:space="0" w:color="auto"/>
                    <w:bottom w:val="none" w:sz="0" w:space="0" w:color="auto"/>
                    <w:right w:val="none" w:sz="0" w:space="0" w:color="auto"/>
                  </w:divBdr>
                  <w:divsChild>
                    <w:div w:id="193230736">
                      <w:marLeft w:val="0"/>
                      <w:marRight w:val="0"/>
                      <w:marTop w:val="0"/>
                      <w:marBottom w:val="0"/>
                      <w:divBdr>
                        <w:top w:val="none" w:sz="0" w:space="0" w:color="auto"/>
                        <w:left w:val="none" w:sz="0" w:space="0" w:color="auto"/>
                        <w:bottom w:val="none" w:sz="0" w:space="0" w:color="auto"/>
                        <w:right w:val="none" w:sz="0" w:space="0" w:color="auto"/>
                      </w:divBdr>
                    </w:div>
                  </w:divsChild>
                </w:div>
                <w:div w:id="1910073677">
                  <w:marLeft w:val="0"/>
                  <w:marRight w:val="0"/>
                  <w:marTop w:val="0"/>
                  <w:marBottom w:val="0"/>
                  <w:divBdr>
                    <w:top w:val="none" w:sz="0" w:space="0" w:color="auto"/>
                    <w:left w:val="none" w:sz="0" w:space="0" w:color="auto"/>
                    <w:bottom w:val="none" w:sz="0" w:space="0" w:color="auto"/>
                    <w:right w:val="none" w:sz="0" w:space="0" w:color="auto"/>
                  </w:divBdr>
                  <w:divsChild>
                    <w:div w:id="1393580254">
                      <w:marLeft w:val="0"/>
                      <w:marRight w:val="0"/>
                      <w:marTop w:val="0"/>
                      <w:marBottom w:val="0"/>
                      <w:divBdr>
                        <w:top w:val="none" w:sz="0" w:space="0" w:color="auto"/>
                        <w:left w:val="none" w:sz="0" w:space="0" w:color="auto"/>
                        <w:bottom w:val="none" w:sz="0" w:space="0" w:color="auto"/>
                        <w:right w:val="none" w:sz="0" w:space="0" w:color="auto"/>
                      </w:divBdr>
                    </w:div>
                  </w:divsChild>
                </w:div>
                <w:div w:id="1333675988">
                  <w:marLeft w:val="0"/>
                  <w:marRight w:val="0"/>
                  <w:marTop w:val="0"/>
                  <w:marBottom w:val="0"/>
                  <w:divBdr>
                    <w:top w:val="none" w:sz="0" w:space="0" w:color="auto"/>
                    <w:left w:val="none" w:sz="0" w:space="0" w:color="auto"/>
                    <w:bottom w:val="none" w:sz="0" w:space="0" w:color="auto"/>
                    <w:right w:val="none" w:sz="0" w:space="0" w:color="auto"/>
                  </w:divBdr>
                  <w:divsChild>
                    <w:div w:id="1535924452">
                      <w:marLeft w:val="0"/>
                      <w:marRight w:val="0"/>
                      <w:marTop w:val="0"/>
                      <w:marBottom w:val="0"/>
                      <w:divBdr>
                        <w:top w:val="none" w:sz="0" w:space="0" w:color="auto"/>
                        <w:left w:val="none" w:sz="0" w:space="0" w:color="auto"/>
                        <w:bottom w:val="none" w:sz="0" w:space="0" w:color="auto"/>
                        <w:right w:val="none" w:sz="0" w:space="0" w:color="auto"/>
                      </w:divBdr>
                    </w:div>
                  </w:divsChild>
                </w:div>
                <w:div w:id="1867910139">
                  <w:marLeft w:val="0"/>
                  <w:marRight w:val="0"/>
                  <w:marTop w:val="0"/>
                  <w:marBottom w:val="0"/>
                  <w:divBdr>
                    <w:top w:val="none" w:sz="0" w:space="0" w:color="auto"/>
                    <w:left w:val="none" w:sz="0" w:space="0" w:color="auto"/>
                    <w:bottom w:val="none" w:sz="0" w:space="0" w:color="auto"/>
                    <w:right w:val="none" w:sz="0" w:space="0" w:color="auto"/>
                  </w:divBdr>
                  <w:divsChild>
                    <w:div w:id="574516081">
                      <w:marLeft w:val="0"/>
                      <w:marRight w:val="0"/>
                      <w:marTop w:val="0"/>
                      <w:marBottom w:val="0"/>
                      <w:divBdr>
                        <w:top w:val="none" w:sz="0" w:space="0" w:color="auto"/>
                        <w:left w:val="none" w:sz="0" w:space="0" w:color="auto"/>
                        <w:bottom w:val="none" w:sz="0" w:space="0" w:color="auto"/>
                        <w:right w:val="none" w:sz="0" w:space="0" w:color="auto"/>
                      </w:divBdr>
                    </w:div>
                  </w:divsChild>
                </w:div>
                <w:div w:id="122623743">
                  <w:marLeft w:val="0"/>
                  <w:marRight w:val="0"/>
                  <w:marTop w:val="0"/>
                  <w:marBottom w:val="0"/>
                  <w:divBdr>
                    <w:top w:val="none" w:sz="0" w:space="0" w:color="auto"/>
                    <w:left w:val="none" w:sz="0" w:space="0" w:color="auto"/>
                    <w:bottom w:val="none" w:sz="0" w:space="0" w:color="auto"/>
                    <w:right w:val="none" w:sz="0" w:space="0" w:color="auto"/>
                  </w:divBdr>
                  <w:divsChild>
                    <w:div w:id="6269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2948">
          <w:marLeft w:val="0"/>
          <w:marRight w:val="0"/>
          <w:marTop w:val="0"/>
          <w:marBottom w:val="0"/>
          <w:divBdr>
            <w:top w:val="none" w:sz="0" w:space="0" w:color="auto"/>
            <w:left w:val="none" w:sz="0" w:space="0" w:color="auto"/>
            <w:bottom w:val="none" w:sz="0" w:space="0" w:color="auto"/>
            <w:right w:val="none" w:sz="0" w:space="0" w:color="auto"/>
          </w:divBdr>
          <w:divsChild>
            <w:div w:id="274336564">
              <w:marLeft w:val="0"/>
              <w:marRight w:val="0"/>
              <w:marTop w:val="0"/>
              <w:marBottom w:val="0"/>
              <w:divBdr>
                <w:top w:val="none" w:sz="0" w:space="0" w:color="auto"/>
                <w:left w:val="none" w:sz="0" w:space="0" w:color="auto"/>
                <w:bottom w:val="none" w:sz="0" w:space="0" w:color="auto"/>
                <w:right w:val="none" w:sz="0" w:space="0" w:color="auto"/>
              </w:divBdr>
            </w:div>
            <w:div w:id="1083187618">
              <w:marLeft w:val="0"/>
              <w:marRight w:val="0"/>
              <w:marTop w:val="0"/>
              <w:marBottom w:val="0"/>
              <w:divBdr>
                <w:top w:val="none" w:sz="0" w:space="0" w:color="auto"/>
                <w:left w:val="none" w:sz="0" w:space="0" w:color="auto"/>
                <w:bottom w:val="none" w:sz="0" w:space="0" w:color="auto"/>
                <w:right w:val="none" w:sz="0" w:space="0" w:color="auto"/>
              </w:divBdr>
            </w:div>
            <w:div w:id="1622033881">
              <w:marLeft w:val="0"/>
              <w:marRight w:val="0"/>
              <w:marTop w:val="0"/>
              <w:marBottom w:val="0"/>
              <w:divBdr>
                <w:top w:val="none" w:sz="0" w:space="0" w:color="auto"/>
                <w:left w:val="none" w:sz="0" w:space="0" w:color="auto"/>
                <w:bottom w:val="none" w:sz="0" w:space="0" w:color="auto"/>
                <w:right w:val="none" w:sz="0" w:space="0" w:color="auto"/>
              </w:divBdr>
            </w:div>
          </w:divsChild>
        </w:div>
        <w:div w:id="1335956314">
          <w:marLeft w:val="0"/>
          <w:marRight w:val="0"/>
          <w:marTop w:val="0"/>
          <w:marBottom w:val="0"/>
          <w:divBdr>
            <w:top w:val="none" w:sz="0" w:space="0" w:color="auto"/>
            <w:left w:val="none" w:sz="0" w:space="0" w:color="auto"/>
            <w:bottom w:val="none" w:sz="0" w:space="0" w:color="auto"/>
            <w:right w:val="none" w:sz="0" w:space="0" w:color="auto"/>
          </w:divBdr>
          <w:divsChild>
            <w:div w:id="1297487182">
              <w:marLeft w:val="-75"/>
              <w:marRight w:val="0"/>
              <w:marTop w:val="30"/>
              <w:marBottom w:val="30"/>
              <w:divBdr>
                <w:top w:val="none" w:sz="0" w:space="0" w:color="auto"/>
                <w:left w:val="none" w:sz="0" w:space="0" w:color="auto"/>
                <w:bottom w:val="none" w:sz="0" w:space="0" w:color="auto"/>
                <w:right w:val="none" w:sz="0" w:space="0" w:color="auto"/>
              </w:divBdr>
              <w:divsChild>
                <w:div w:id="1931111643">
                  <w:marLeft w:val="0"/>
                  <w:marRight w:val="0"/>
                  <w:marTop w:val="0"/>
                  <w:marBottom w:val="0"/>
                  <w:divBdr>
                    <w:top w:val="none" w:sz="0" w:space="0" w:color="auto"/>
                    <w:left w:val="none" w:sz="0" w:space="0" w:color="auto"/>
                    <w:bottom w:val="none" w:sz="0" w:space="0" w:color="auto"/>
                    <w:right w:val="none" w:sz="0" w:space="0" w:color="auto"/>
                  </w:divBdr>
                  <w:divsChild>
                    <w:div w:id="1066420352">
                      <w:marLeft w:val="0"/>
                      <w:marRight w:val="0"/>
                      <w:marTop w:val="0"/>
                      <w:marBottom w:val="0"/>
                      <w:divBdr>
                        <w:top w:val="none" w:sz="0" w:space="0" w:color="auto"/>
                        <w:left w:val="none" w:sz="0" w:space="0" w:color="auto"/>
                        <w:bottom w:val="none" w:sz="0" w:space="0" w:color="auto"/>
                        <w:right w:val="none" w:sz="0" w:space="0" w:color="auto"/>
                      </w:divBdr>
                    </w:div>
                  </w:divsChild>
                </w:div>
                <w:div w:id="1653757838">
                  <w:marLeft w:val="0"/>
                  <w:marRight w:val="0"/>
                  <w:marTop w:val="0"/>
                  <w:marBottom w:val="0"/>
                  <w:divBdr>
                    <w:top w:val="none" w:sz="0" w:space="0" w:color="auto"/>
                    <w:left w:val="none" w:sz="0" w:space="0" w:color="auto"/>
                    <w:bottom w:val="none" w:sz="0" w:space="0" w:color="auto"/>
                    <w:right w:val="none" w:sz="0" w:space="0" w:color="auto"/>
                  </w:divBdr>
                  <w:divsChild>
                    <w:div w:id="898059102">
                      <w:marLeft w:val="0"/>
                      <w:marRight w:val="0"/>
                      <w:marTop w:val="0"/>
                      <w:marBottom w:val="0"/>
                      <w:divBdr>
                        <w:top w:val="none" w:sz="0" w:space="0" w:color="auto"/>
                        <w:left w:val="none" w:sz="0" w:space="0" w:color="auto"/>
                        <w:bottom w:val="none" w:sz="0" w:space="0" w:color="auto"/>
                        <w:right w:val="none" w:sz="0" w:space="0" w:color="auto"/>
                      </w:divBdr>
                    </w:div>
                  </w:divsChild>
                </w:div>
                <w:div w:id="549925003">
                  <w:marLeft w:val="0"/>
                  <w:marRight w:val="0"/>
                  <w:marTop w:val="0"/>
                  <w:marBottom w:val="0"/>
                  <w:divBdr>
                    <w:top w:val="none" w:sz="0" w:space="0" w:color="auto"/>
                    <w:left w:val="none" w:sz="0" w:space="0" w:color="auto"/>
                    <w:bottom w:val="none" w:sz="0" w:space="0" w:color="auto"/>
                    <w:right w:val="none" w:sz="0" w:space="0" w:color="auto"/>
                  </w:divBdr>
                  <w:divsChild>
                    <w:div w:id="2133665315">
                      <w:marLeft w:val="0"/>
                      <w:marRight w:val="0"/>
                      <w:marTop w:val="0"/>
                      <w:marBottom w:val="0"/>
                      <w:divBdr>
                        <w:top w:val="none" w:sz="0" w:space="0" w:color="auto"/>
                        <w:left w:val="none" w:sz="0" w:space="0" w:color="auto"/>
                        <w:bottom w:val="none" w:sz="0" w:space="0" w:color="auto"/>
                        <w:right w:val="none" w:sz="0" w:space="0" w:color="auto"/>
                      </w:divBdr>
                    </w:div>
                  </w:divsChild>
                </w:div>
                <w:div w:id="2127388559">
                  <w:marLeft w:val="0"/>
                  <w:marRight w:val="0"/>
                  <w:marTop w:val="0"/>
                  <w:marBottom w:val="0"/>
                  <w:divBdr>
                    <w:top w:val="none" w:sz="0" w:space="0" w:color="auto"/>
                    <w:left w:val="none" w:sz="0" w:space="0" w:color="auto"/>
                    <w:bottom w:val="none" w:sz="0" w:space="0" w:color="auto"/>
                    <w:right w:val="none" w:sz="0" w:space="0" w:color="auto"/>
                  </w:divBdr>
                  <w:divsChild>
                    <w:div w:id="1335836413">
                      <w:marLeft w:val="0"/>
                      <w:marRight w:val="0"/>
                      <w:marTop w:val="0"/>
                      <w:marBottom w:val="0"/>
                      <w:divBdr>
                        <w:top w:val="none" w:sz="0" w:space="0" w:color="auto"/>
                        <w:left w:val="none" w:sz="0" w:space="0" w:color="auto"/>
                        <w:bottom w:val="none" w:sz="0" w:space="0" w:color="auto"/>
                        <w:right w:val="none" w:sz="0" w:space="0" w:color="auto"/>
                      </w:divBdr>
                    </w:div>
                  </w:divsChild>
                </w:div>
                <w:div w:id="396320432">
                  <w:marLeft w:val="0"/>
                  <w:marRight w:val="0"/>
                  <w:marTop w:val="0"/>
                  <w:marBottom w:val="0"/>
                  <w:divBdr>
                    <w:top w:val="none" w:sz="0" w:space="0" w:color="auto"/>
                    <w:left w:val="none" w:sz="0" w:space="0" w:color="auto"/>
                    <w:bottom w:val="none" w:sz="0" w:space="0" w:color="auto"/>
                    <w:right w:val="none" w:sz="0" w:space="0" w:color="auto"/>
                  </w:divBdr>
                  <w:divsChild>
                    <w:div w:id="674500226">
                      <w:marLeft w:val="0"/>
                      <w:marRight w:val="0"/>
                      <w:marTop w:val="0"/>
                      <w:marBottom w:val="0"/>
                      <w:divBdr>
                        <w:top w:val="none" w:sz="0" w:space="0" w:color="auto"/>
                        <w:left w:val="none" w:sz="0" w:space="0" w:color="auto"/>
                        <w:bottom w:val="none" w:sz="0" w:space="0" w:color="auto"/>
                        <w:right w:val="none" w:sz="0" w:space="0" w:color="auto"/>
                      </w:divBdr>
                    </w:div>
                  </w:divsChild>
                </w:div>
                <w:div w:id="1027415054">
                  <w:marLeft w:val="0"/>
                  <w:marRight w:val="0"/>
                  <w:marTop w:val="0"/>
                  <w:marBottom w:val="0"/>
                  <w:divBdr>
                    <w:top w:val="none" w:sz="0" w:space="0" w:color="auto"/>
                    <w:left w:val="none" w:sz="0" w:space="0" w:color="auto"/>
                    <w:bottom w:val="none" w:sz="0" w:space="0" w:color="auto"/>
                    <w:right w:val="none" w:sz="0" w:space="0" w:color="auto"/>
                  </w:divBdr>
                  <w:divsChild>
                    <w:div w:id="8667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7143">
          <w:marLeft w:val="0"/>
          <w:marRight w:val="0"/>
          <w:marTop w:val="0"/>
          <w:marBottom w:val="0"/>
          <w:divBdr>
            <w:top w:val="none" w:sz="0" w:space="0" w:color="auto"/>
            <w:left w:val="none" w:sz="0" w:space="0" w:color="auto"/>
            <w:bottom w:val="none" w:sz="0" w:space="0" w:color="auto"/>
            <w:right w:val="none" w:sz="0" w:space="0" w:color="auto"/>
          </w:divBdr>
          <w:divsChild>
            <w:div w:id="1955355924">
              <w:marLeft w:val="0"/>
              <w:marRight w:val="0"/>
              <w:marTop w:val="0"/>
              <w:marBottom w:val="0"/>
              <w:divBdr>
                <w:top w:val="none" w:sz="0" w:space="0" w:color="auto"/>
                <w:left w:val="none" w:sz="0" w:space="0" w:color="auto"/>
                <w:bottom w:val="none" w:sz="0" w:space="0" w:color="auto"/>
                <w:right w:val="none" w:sz="0" w:space="0" w:color="auto"/>
              </w:divBdr>
            </w:div>
            <w:div w:id="1894268651">
              <w:marLeft w:val="0"/>
              <w:marRight w:val="0"/>
              <w:marTop w:val="0"/>
              <w:marBottom w:val="0"/>
              <w:divBdr>
                <w:top w:val="none" w:sz="0" w:space="0" w:color="auto"/>
                <w:left w:val="none" w:sz="0" w:space="0" w:color="auto"/>
                <w:bottom w:val="none" w:sz="0" w:space="0" w:color="auto"/>
                <w:right w:val="none" w:sz="0" w:space="0" w:color="auto"/>
              </w:divBdr>
            </w:div>
            <w:div w:id="1634170823">
              <w:marLeft w:val="0"/>
              <w:marRight w:val="0"/>
              <w:marTop w:val="0"/>
              <w:marBottom w:val="0"/>
              <w:divBdr>
                <w:top w:val="none" w:sz="0" w:space="0" w:color="auto"/>
                <w:left w:val="none" w:sz="0" w:space="0" w:color="auto"/>
                <w:bottom w:val="none" w:sz="0" w:space="0" w:color="auto"/>
                <w:right w:val="none" w:sz="0" w:space="0" w:color="auto"/>
              </w:divBdr>
            </w:div>
            <w:div w:id="1426805656">
              <w:marLeft w:val="0"/>
              <w:marRight w:val="0"/>
              <w:marTop w:val="0"/>
              <w:marBottom w:val="0"/>
              <w:divBdr>
                <w:top w:val="none" w:sz="0" w:space="0" w:color="auto"/>
                <w:left w:val="none" w:sz="0" w:space="0" w:color="auto"/>
                <w:bottom w:val="none" w:sz="0" w:space="0" w:color="auto"/>
                <w:right w:val="none" w:sz="0" w:space="0" w:color="auto"/>
              </w:divBdr>
            </w:div>
            <w:div w:id="496072863">
              <w:marLeft w:val="0"/>
              <w:marRight w:val="0"/>
              <w:marTop w:val="0"/>
              <w:marBottom w:val="0"/>
              <w:divBdr>
                <w:top w:val="none" w:sz="0" w:space="0" w:color="auto"/>
                <w:left w:val="none" w:sz="0" w:space="0" w:color="auto"/>
                <w:bottom w:val="none" w:sz="0" w:space="0" w:color="auto"/>
                <w:right w:val="none" w:sz="0" w:space="0" w:color="auto"/>
              </w:divBdr>
            </w:div>
          </w:divsChild>
        </w:div>
        <w:div w:id="1801412911">
          <w:marLeft w:val="0"/>
          <w:marRight w:val="0"/>
          <w:marTop w:val="0"/>
          <w:marBottom w:val="0"/>
          <w:divBdr>
            <w:top w:val="none" w:sz="0" w:space="0" w:color="auto"/>
            <w:left w:val="none" w:sz="0" w:space="0" w:color="auto"/>
            <w:bottom w:val="none" w:sz="0" w:space="0" w:color="auto"/>
            <w:right w:val="none" w:sz="0" w:space="0" w:color="auto"/>
          </w:divBdr>
          <w:divsChild>
            <w:div w:id="1451317734">
              <w:marLeft w:val="-75"/>
              <w:marRight w:val="0"/>
              <w:marTop w:val="30"/>
              <w:marBottom w:val="30"/>
              <w:divBdr>
                <w:top w:val="none" w:sz="0" w:space="0" w:color="auto"/>
                <w:left w:val="none" w:sz="0" w:space="0" w:color="auto"/>
                <w:bottom w:val="none" w:sz="0" w:space="0" w:color="auto"/>
                <w:right w:val="none" w:sz="0" w:space="0" w:color="auto"/>
              </w:divBdr>
              <w:divsChild>
                <w:div w:id="1614627961">
                  <w:marLeft w:val="0"/>
                  <w:marRight w:val="0"/>
                  <w:marTop w:val="0"/>
                  <w:marBottom w:val="0"/>
                  <w:divBdr>
                    <w:top w:val="none" w:sz="0" w:space="0" w:color="auto"/>
                    <w:left w:val="none" w:sz="0" w:space="0" w:color="auto"/>
                    <w:bottom w:val="none" w:sz="0" w:space="0" w:color="auto"/>
                    <w:right w:val="none" w:sz="0" w:space="0" w:color="auto"/>
                  </w:divBdr>
                  <w:divsChild>
                    <w:div w:id="1278492018">
                      <w:marLeft w:val="0"/>
                      <w:marRight w:val="0"/>
                      <w:marTop w:val="0"/>
                      <w:marBottom w:val="0"/>
                      <w:divBdr>
                        <w:top w:val="none" w:sz="0" w:space="0" w:color="auto"/>
                        <w:left w:val="none" w:sz="0" w:space="0" w:color="auto"/>
                        <w:bottom w:val="none" w:sz="0" w:space="0" w:color="auto"/>
                        <w:right w:val="none" w:sz="0" w:space="0" w:color="auto"/>
                      </w:divBdr>
                    </w:div>
                  </w:divsChild>
                </w:div>
                <w:div w:id="255283723">
                  <w:marLeft w:val="0"/>
                  <w:marRight w:val="0"/>
                  <w:marTop w:val="0"/>
                  <w:marBottom w:val="0"/>
                  <w:divBdr>
                    <w:top w:val="none" w:sz="0" w:space="0" w:color="auto"/>
                    <w:left w:val="none" w:sz="0" w:space="0" w:color="auto"/>
                    <w:bottom w:val="none" w:sz="0" w:space="0" w:color="auto"/>
                    <w:right w:val="none" w:sz="0" w:space="0" w:color="auto"/>
                  </w:divBdr>
                  <w:divsChild>
                    <w:div w:id="28796942">
                      <w:marLeft w:val="0"/>
                      <w:marRight w:val="0"/>
                      <w:marTop w:val="0"/>
                      <w:marBottom w:val="0"/>
                      <w:divBdr>
                        <w:top w:val="none" w:sz="0" w:space="0" w:color="auto"/>
                        <w:left w:val="none" w:sz="0" w:space="0" w:color="auto"/>
                        <w:bottom w:val="none" w:sz="0" w:space="0" w:color="auto"/>
                        <w:right w:val="none" w:sz="0" w:space="0" w:color="auto"/>
                      </w:divBdr>
                    </w:div>
                  </w:divsChild>
                </w:div>
                <w:div w:id="1900824098">
                  <w:marLeft w:val="0"/>
                  <w:marRight w:val="0"/>
                  <w:marTop w:val="0"/>
                  <w:marBottom w:val="0"/>
                  <w:divBdr>
                    <w:top w:val="none" w:sz="0" w:space="0" w:color="auto"/>
                    <w:left w:val="none" w:sz="0" w:space="0" w:color="auto"/>
                    <w:bottom w:val="none" w:sz="0" w:space="0" w:color="auto"/>
                    <w:right w:val="none" w:sz="0" w:space="0" w:color="auto"/>
                  </w:divBdr>
                  <w:divsChild>
                    <w:div w:id="536745024">
                      <w:marLeft w:val="0"/>
                      <w:marRight w:val="0"/>
                      <w:marTop w:val="0"/>
                      <w:marBottom w:val="0"/>
                      <w:divBdr>
                        <w:top w:val="none" w:sz="0" w:space="0" w:color="auto"/>
                        <w:left w:val="none" w:sz="0" w:space="0" w:color="auto"/>
                        <w:bottom w:val="none" w:sz="0" w:space="0" w:color="auto"/>
                        <w:right w:val="none" w:sz="0" w:space="0" w:color="auto"/>
                      </w:divBdr>
                    </w:div>
                  </w:divsChild>
                </w:div>
                <w:div w:id="1426457669">
                  <w:marLeft w:val="0"/>
                  <w:marRight w:val="0"/>
                  <w:marTop w:val="0"/>
                  <w:marBottom w:val="0"/>
                  <w:divBdr>
                    <w:top w:val="none" w:sz="0" w:space="0" w:color="auto"/>
                    <w:left w:val="none" w:sz="0" w:space="0" w:color="auto"/>
                    <w:bottom w:val="none" w:sz="0" w:space="0" w:color="auto"/>
                    <w:right w:val="none" w:sz="0" w:space="0" w:color="auto"/>
                  </w:divBdr>
                  <w:divsChild>
                    <w:div w:id="870647233">
                      <w:marLeft w:val="0"/>
                      <w:marRight w:val="0"/>
                      <w:marTop w:val="0"/>
                      <w:marBottom w:val="0"/>
                      <w:divBdr>
                        <w:top w:val="none" w:sz="0" w:space="0" w:color="auto"/>
                        <w:left w:val="none" w:sz="0" w:space="0" w:color="auto"/>
                        <w:bottom w:val="none" w:sz="0" w:space="0" w:color="auto"/>
                        <w:right w:val="none" w:sz="0" w:space="0" w:color="auto"/>
                      </w:divBdr>
                    </w:div>
                  </w:divsChild>
                </w:div>
                <w:div w:id="791751325">
                  <w:marLeft w:val="0"/>
                  <w:marRight w:val="0"/>
                  <w:marTop w:val="0"/>
                  <w:marBottom w:val="0"/>
                  <w:divBdr>
                    <w:top w:val="none" w:sz="0" w:space="0" w:color="auto"/>
                    <w:left w:val="none" w:sz="0" w:space="0" w:color="auto"/>
                    <w:bottom w:val="none" w:sz="0" w:space="0" w:color="auto"/>
                    <w:right w:val="none" w:sz="0" w:space="0" w:color="auto"/>
                  </w:divBdr>
                  <w:divsChild>
                    <w:div w:id="1411778909">
                      <w:marLeft w:val="0"/>
                      <w:marRight w:val="0"/>
                      <w:marTop w:val="0"/>
                      <w:marBottom w:val="0"/>
                      <w:divBdr>
                        <w:top w:val="none" w:sz="0" w:space="0" w:color="auto"/>
                        <w:left w:val="none" w:sz="0" w:space="0" w:color="auto"/>
                        <w:bottom w:val="none" w:sz="0" w:space="0" w:color="auto"/>
                        <w:right w:val="none" w:sz="0" w:space="0" w:color="auto"/>
                      </w:divBdr>
                    </w:div>
                  </w:divsChild>
                </w:div>
                <w:div w:id="1506550970">
                  <w:marLeft w:val="0"/>
                  <w:marRight w:val="0"/>
                  <w:marTop w:val="0"/>
                  <w:marBottom w:val="0"/>
                  <w:divBdr>
                    <w:top w:val="none" w:sz="0" w:space="0" w:color="auto"/>
                    <w:left w:val="none" w:sz="0" w:space="0" w:color="auto"/>
                    <w:bottom w:val="none" w:sz="0" w:space="0" w:color="auto"/>
                    <w:right w:val="none" w:sz="0" w:space="0" w:color="auto"/>
                  </w:divBdr>
                  <w:divsChild>
                    <w:div w:id="12619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895">
          <w:marLeft w:val="0"/>
          <w:marRight w:val="0"/>
          <w:marTop w:val="0"/>
          <w:marBottom w:val="0"/>
          <w:divBdr>
            <w:top w:val="none" w:sz="0" w:space="0" w:color="auto"/>
            <w:left w:val="none" w:sz="0" w:space="0" w:color="auto"/>
            <w:bottom w:val="none" w:sz="0" w:space="0" w:color="auto"/>
            <w:right w:val="none" w:sz="0" w:space="0" w:color="auto"/>
          </w:divBdr>
          <w:divsChild>
            <w:div w:id="1879052551">
              <w:marLeft w:val="0"/>
              <w:marRight w:val="0"/>
              <w:marTop w:val="0"/>
              <w:marBottom w:val="0"/>
              <w:divBdr>
                <w:top w:val="none" w:sz="0" w:space="0" w:color="auto"/>
                <w:left w:val="none" w:sz="0" w:space="0" w:color="auto"/>
                <w:bottom w:val="none" w:sz="0" w:space="0" w:color="auto"/>
                <w:right w:val="none" w:sz="0" w:space="0" w:color="auto"/>
              </w:divBdr>
            </w:div>
            <w:div w:id="529414030">
              <w:marLeft w:val="0"/>
              <w:marRight w:val="0"/>
              <w:marTop w:val="0"/>
              <w:marBottom w:val="0"/>
              <w:divBdr>
                <w:top w:val="none" w:sz="0" w:space="0" w:color="auto"/>
                <w:left w:val="none" w:sz="0" w:space="0" w:color="auto"/>
                <w:bottom w:val="none" w:sz="0" w:space="0" w:color="auto"/>
                <w:right w:val="none" w:sz="0" w:space="0" w:color="auto"/>
              </w:divBdr>
            </w:div>
            <w:div w:id="1362515357">
              <w:marLeft w:val="0"/>
              <w:marRight w:val="0"/>
              <w:marTop w:val="0"/>
              <w:marBottom w:val="0"/>
              <w:divBdr>
                <w:top w:val="none" w:sz="0" w:space="0" w:color="auto"/>
                <w:left w:val="none" w:sz="0" w:space="0" w:color="auto"/>
                <w:bottom w:val="none" w:sz="0" w:space="0" w:color="auto"/>
                <w:right w:val="none" w:sz="0" w:space="0" w:color="auto"/>
              </w:divBdr>
            </w:div>
          </w:divsChild>
        </w:div>
        <w:div w:id="280066065">
          <w:marLeft w:val="0"/>
          <w:marRight w:val="0"/>
          <w:marTop w:val="0"/>
          <w:marBottom w:val="0"/>
          <w:divBdr>
            <w:top w:val="none" w:sz="0" w:space="0" w:color="auto"/>
            <w:left w:val="none" w:sz="0" w:space="0" w:color="auto"/>
            <w:bottom w:val="none" w:sz="0" w:space="0" w:color="auto"/>
            <w:right w:val="none" w:sz="0" w:space="0" w:color="auto"/>
          </w:divBdr>
          <w:divsChild>
            <w:div w:id="785464922">
              <w:marLeft w:val="-75"/>
              <w:marRight w:val="0"/>
              <w:marTop w:val="30"/>
              <w:marBottom w:val="30"/>
              <w:divBdr>
                <w:top w:val="none" w:sz="0" w:space="0" w:color="auto"/>
                <w:left w:val="none" w:sz="0" w:space="0" w:color="auto"/>
                <w:bottom w:val="none" w:sz="0" w:space="0" w:color="auto"/>
                <w:right w:val="none" w:sz="0" w:space="0" w:color="auto"/>
              </w:divBdr>
              <w:divsChild>
                <w:div w:id="2088728485">
                  <w:marLeft w:val="0"/>
                  <w:marRight w:val="0"/>
                  <w:marTop w:val="0"/>
                  <w:marBottom w:val="0"/>
                  <w:divBdr>
                    <w:top w:val="none" w:sz="0" w:space="0" w:color="auto"/>
                    <w:left w:val="none" w:sz="0" w:space="0" w:color="auto"/>
                    <w:bottom w:val="none" w:sz="0" w:space="0" w:color="auto"/>
                    <w:right w:val="none" w:sz="0" w:space="0" w:color="auto"/>
                  </w:divBdr>
                  <w:divsChild>
                    <w:div w:id="812065447">
                      <w:marLeft w:val="0"/>
                      <w:marRight w:val="0"/>
                      <w:marTop w:val="0"/>
                      <w:marBottom w:val="0"/>
                      <w:divBdr>
                        <w:top w:val="none" w:sz="0" w:space="0" w:color="auto"/>
                        <w:left w:val="none" w:sz="0" w:space="0" w:color="auto"/>
                        <w:bottom w:val="none" w:sz="0" w:space="0" w:color="auto"/>
                        <w:right w:val="none" w:sz="0" w:space="0" w:color="auto"/>
                      </w:divBdr>
                    </w:div>
                  </w:divsChild>
                </w:div>
                <w:div w:id="284120665">
                  <w:marLeft w:val="0"/>
                  <w:marRight w:val="0"/>
                  <w:marTop w:val="0"/>
                  <w:marBottom w:val="0"/>
                  <w:divBdr>
                    <w:top w:val="none" w:sz="0" w:space="0" w:color="auto"/>
                    <w:left w:val="none" w:sz="0" w:space="0" w:color="auto"/>
                    <w:bottom w:val="none" w:sz="0" w:space="0" w:color="auto"/>
                    <w:right w:val="none" w:sz="0" w:space="0" w:color="auto"/>
                  </w:divBdr>
                  <w:divsChild>
                    <w:div w:id="673647384">
                      <w:marLeft w:val="0"/>
                      <w:marRight w:val="0"/>
                      <w:marTop w:val="0"/>
                      <w:marBottom w:val="0"/>
                      <w:divBdr>
                        <w:top w:val="none" w:sz="0" w:space="0" w:color="auto"/>
                        <w:left w:val="none" w:sz="0" w:space="0" w:color="auto"/>
                        <w:bottom w:val="none" w:sz="0" w:space="0" w:color="auto"/>
                        <w:right w:val="none" w:sz="0" w:space="0" w:color="auto"/>
                      </w:divBdr>
                    </w:div>
                  </w:divsChild>
                </w:div>
                <w:div w:id="1015575873">
                  <w:marLeft w:val="0"/>
                  <w:marRight w:val="0"/>
                  <w:marTop w:val="0"/>
                  <w:marBottom w:val="0"/>
                  <w:divBdr>
                    <w:top w:val="none" w:sz="0" w:space="0" w:color="auto"/>
                    <w:left w:val="none" w:sz="0" w:space="0" w:color="auto"/>
                    <w:bottom w:val="none" w:sz="0" w:space="0" w:color="auto"/>
                    <w:right w:val="none" w:sz="0" w:space="0" w:color="auto"/>
                  </w:divBdr>
                  <w:divsChild>
                    <w:div w:id="1192766922">
                      <w:marLeft w:val="0"/>
                      <w:marRight w:val="0"/>
                      <w:marTop w:val="0"/>
                      <w:marBottom w:val="0"/>
                      <w:divBdr>
                        <w:top w:val="none" w:sz="0" w:space="0" w:color="auto"/>
                        <w:left w:val="none" w:sz="0" w:space="0" w:color="auto"/>
                        <w:bottom w:val="none" w:sz="0" w:space="0" w:color="auto"/>
                        <w:right w:val="none" w:sz="0" w:space="0" w:color="auto"/>
                      </w:divBdr>
                    </w:div>
                  </w:divsChild>
                </w:div>
                <w:div w:id="280378239">
                  <w:marLeft w:val="0"/>
                  <w:marRight w:val="0"/>
                  <w:marTop w:val="0"/>
                  <w:marBottom w:val="0"/>
                  <w:divBdr>
                    <w:top w:val="none" w:sz="0" w:space="0" w:color="auto"/>
                    <w:left w:val="none" w:sz="0" w:space="0" w:color="auto"/>
                    <w:bottom w:val="none" w:sz="0" w:space="0" w:color="auto"/>
                    <w:right w:val="none" w:sz="0" w:space="0" w:color="auto"/>
                  </w:divBdr>
                  <w:divsChild>
                    <w:div w:id="1509518344">
                      <w:marLeft w:val="0"/>
                      <w:marRight w:val="0"/>
                      <w:marTop w:val="0"/>
                      <w:marBottom w:val="0"/>
                      <w:divBdr>
                        <w:top w:val="none" w:sz="0" w:space="0" w:color="auto"/>
                        <w:left w:val="none" w:sz="0" w:space="0" w:color="auto"/>
                        <w:bottom w:val="none" w:sz="0" w:space="0" w:color="auto"/>
                        <w:right w:val="none" w:sz="0" w:space="0" w:color="auto"/>
                      </w:divBdr>
                    </w:div>
                  </w:divsChild>
                </w:div>
                <w:div w:id="1919292852">
                  <w:marLeft w:val="0"/>
                  <w:marRight w:val="0"/>
                  <w:marTop w:val="0"/>
                  <w:marBottom w:val="0"/>
                  <w:divBdr>
                    <w:top w:val="none" w:sz="0" w:space="0" w:color="auto"/>
                    <w:left w:val="none" w:sz="0" w:space="0" w:color="auto"/>
                    <w:bottom w:val="none" w:sz="0" w:space="0" w:color="auto"/>
                    <w:right w:val="none" w:sz="0" w:space="0" w:color="auto"/>
                  </w:divBdr>
                  <w:divsChild>
                    <w:div w:id="1321346">
                      <w:marLeft w:val="0"/>
                      <w:marRight w:val="0"/>
                      <w:marTop w:val="0"/>
                      <w:marBottom w:val="0"/>
                      <w:divBdr>
                        <w:top w:val="none" w:sz="0" w:space="0" w:color="auto"/>
                        <w:left w:val="none" w:sz="0" w:space="0" w:color="auto"/>
                        <w:bottom w:val="none" w:sz="0" w:space="0" w:color="auto"/>
                        <w:right w:val="none" w:sz="0" w:space="0" w:color="auto"/>
                      </w:divBdr>
                    </w:div>
                  </w:divsChild>
                </w:div>
                <w:div w:id="453334558">
                  <w:marLeft w:val="0"/>
                  <w:marRight w:val="0"/>
                  <w:marTop w:val="0"/>
                  <w:marBottom w:val="0"/>
                  <w:divBdr>
                    <w:top w:val="none" w:sz="0" w:space="0" w:color="auto"/>
                    <w:left w:val="none" w:sz="0" w:space="0" w:color="auto"/>
                    <w:bottom w:val="none" w:sz="0" w:space="0" w:color="auto"/>
                    <w:right w:val="none" w:sz="0" w:space="0" w:color="auto"/>
                  </w:divBdr>
                  <w:divsChild>
                    <w:div w:id="5794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71592">
          <w:marLeft w:val="0"/>
          <w:marRight w:val="0"/>
          <w:marTop w:val="0"/>
          <w:marBottom w:val="0"/>
          <w:divBdr>
            <w:top w:val="none" w:sz="0" w:space="0" w:color="auto"/>
            <w:left w:val="none" w:sz="0" w:space="0" w:color="auto"/>
            <w:bottom w:val="none" w:sz="0" w:space="0" w:color="auto"/>
            <w:right w:val="none" w:sz="0" w:space="0" w:color="auto"/>
          </w:divBdr>
          <w:divsChild>
            <w:div w:id="1036351323">
              <w:marLeft w:val="0"/>
              <w:marRight w:val="0"/>
              <w:marTop w:val="0"/>
              <w:marBottom w:val="0"/>
              <w:divBdr>
                <w:top w:val="none" w:sz="0" w:space="0" w:color="auto"/>
                <w:left w:val="none" w:sz="0" w:space="0" w:color="auto"/>
                <w:bottom w:val="none" w:sz="0" w:space="0" w:color="auto"/>
                <w:right w:val="none" w:sz="0" w:space="0" w:color="auto"/>
              </w:divBdr>
            </w:div>
            <w:div w:id="191303096">
              <w:marLeft w:val="0"/>
              <w:marRight w:val="0"/>
              <w:marTop w:val="0"/>
              <w:marBottom w:val="0"/>
              <w:divBdr>
                <w:top w:val="none" w:sz="0" w:space="0" w:color="auto"/>
                <w:left w:val="none" w:sz="0" w:space="0" w:color="auto"/>
                <w:bottom w:val="none" w:sz="0" w:space="0" w:color="auto"/>
                <w:right w:val="none" w:sz="0" w:space="0" w:color="auto"/>
              </w:divBdr>
            </w:div>
            <w:div w:id="1218660082">
              <w:marLeft w:val="0"/>
              <w:marRight w:val="0"/>
              <w:marTop w:val="0"/>
              <w:marBottom w:val="0"/>
              <w:divBdr>
                <w:top w:val="none" w:sz="0" w:space="0" w:color="auto"/>
                <w:left w:val="none" w:sz="0" w:space="0" w:color="auto"/>
                <w:bottom w:val="none" w:sz="0" w:space="0" w:color="auto"/>
                <w:right w:val="none" w:sz="0" w:space="0" w:color="auto"/>
              </w:divBdr>
            </w:div>
            <w:div w:id="2048486801">
              <w:marLeft w:val="0"/>
              <w:marRight w:val="0"/>
              <w:marTop w:val="0"/>
              <w:marBottom w:val="0"/>
              <w:divBdr>
                <w:top w:val="none" w:sz="0" w:space="0" w:color="auto"/>
                <w:left w:val="none" w:sz="0" w:space="0" w:color="auto"/>
                <w:bottom w:val="none" w:sz="0" w:space="0" w:color="auto"/>
                <w:right w:val="none" w:sz="0" w:space="0" w:color="auto"/>
              </w:divBdr>
            </w:div>
            <w:div w:id="2012905142">
              <w:marLeft w:val="0"/>
              <w:marRight w:val="0"/>
              <w:marTop w:val="0"/>
              <w:marBottom w:val="0"/>
              <w:divBdr>
                <w:top w:val="none" w:sz="0" w:space="0" w:color="auto"/>
                <w:left w:val="none" w:sz="0" w:space="0" w:color="auto"/>
                <w:bottom w:val="none" w:sz="0" w:space="0" w:color="auto"/>
                <w:right w:val="none" w:sz="0" w:space="0" w:color="auto"/>
              </w:divBdr>
            </w:div>
          </w:divsChild>
        </w:div>
        <w:div w:id="992563652">
          <w:marLeft w:val="0"/>
          <w:marRight w:val="0"/>
          <w:marTop w:val="0"/>
          <w:marBottom w:val="0"/>
          <w:divBdr>
            <w:top w:val="none" w:sz="0" w:space="0" w:color="auto"/>
            <w:left w:val="none" w:sz="0" w:space="0" w:color="auto"/>
            <w:bottom w:val="none" w:sz="0" w:space="0" w:color="auto"/>
            <w:right w:val="none" w:sz="0" w:space="0" w:color="auto"/>
          </w:divBdr>
          <w:divsChild>
            <w:div w:id="1056052123">
              <w:marLeft w:val="-75"/>
              <w:marRight w:val="0"/>
              <w:marTop w:val="30"/>
              <w:marBottom w:val="30"/>
              <w:divBdr>
                <w:top w:val="none" w:sz="0" w:space="0" w:color="auto"/>
                <w:left w:val="none" w:sz="0" w:space="0" w:color="auto"/>
                <w:bottom w:val="none" w:sz="0" w:space="0" w:color="auto"/>
                <w:right w:val="none" w:sz="0" w:space="0" w:color="auto"/>
              </w:divBdr>
              <w:divsChild>
                <w:div w:id="669219817">
                  <w:marLeft w:val="0"/>
                  <w:marRight w:val="0"/>
                  <w:marTop w:val="0"/>
                  <w:marBottom w:val="0"/>
                  <w:divBdr>
                    <w:top w:val="none" w:sz="0" w:space="0" w:color="auto"/>
                    <w:left w:val="none" w:sz="0" w:space="0" w:color="auto"/>
                    <w:bottom w:val="none" w:sz="0" w:space="0" w:color="auto"/>
                    <w:right w:val="none" w:sz="0" w:space="0" w:color="auto"/>
                  </w:divBdr>
                  <w:divsChild>
                    <w:div w:id="298193285">
                      <w:marLeft w:val="0"/>
                      <w:marRight w:val="0"/>
                      <w:marTop w:val="0"/>
                      <w:marBottom w:val="0"/>
                      <w:divBdr>
                        <w:top w:val="none" w:sz="0" w:space="0" w:color="auto"/>
                        <w:left w:val="none" w:sz="0" w:space="0" w:color="auto"/>
                        <w:bottom w:val="none" w:sz="0" w:space="0" w:color="auto"/>
                        <w:right w:val="none" w:sz="0" w:space="0" w:color="auto"/>
                      </w:divBdr>
                    </w:div>
                  </w:divsChild>
                </w:div>
                <w:div w:id="4291199">
                  <w:marLeft w:val="0"/>
                  <w:marRight w:val="0"/>
                  <w:marTop w:val="0"/>
                  <w:marBottom w:val="0"/>
                  <w:divBdr>
                    <w:top w:val="none" w:sz="0" w:space="0" w:color="auto"/>
                    <w:left w:val="none" w:sz="0" w:space="0" w:color="auto"/>
                    <w:bottom w:val="none" w:sz="0" w:space="0" w:color="auto"/>
                    <w:right w:val="none" w:sz="0" w:space="0" w:color="auto"/>
                  </w:divBdr>
                  <w:divsChild>
                    <w:div w:id="1064371904">
                      <w:marLeft w:val="0"/>
                      <w:marRight w:val="0"/>
                      <w:marTop w:val="0"/>
                      <w:marBottom w:val="0"/>
                      <w:divBdr>
                        <w:top w:val="none" w:sz="0" w:space="0" w:color="auto"/>
                        <w:left w:val="none" w:sz="0" w:space="0" w:color="auto"/>
                        <w:bottom w:val="none" w:sz="0" w:space="0" w:color="auto"/>
                        <w:right w:val="none" w:sz="0" w:space="0" w:color="auto"/>
                      </w:divBdr>
                    </w:div>
                  </w:divsChild>
                </w:div>
                <w:div w:id="588932884">
                  <w:marLeft w:val="0"/>
                  <w:marRight w:val="0"/>
                  <w:marTop w:val="0"/>
                  <w:marBottom w:val="0"/>
                  <w:divBdr>
                    <w:top w:val="none" w:sz="0" w:space="0" w:color="auto"/>
                    <w:left w:val="none" w:sz="0" w:space="0" w:color="auto"/>
                    <w:bottom w:val="none" w:sz="0" w:space="0" w:color="auto"/>
                    <w:right w:val="none" w:sz="0" w:space="0" w:color="auto"/>
                  </w:divBdr>
                  <w:divsChild>
                    <w:div w:id="347755924">
                      <w:marLeft w:val="0"/>
                      <w:marRight w:val="0"/>
                      <w:marTop w:val="0"/>
                      <w:marBottom w:val="0"/>
                      <w:divBdr>
                        <w:top w:val="none" w:sz="0" w:space="0" w:color="auto"/>
                        <w:left w:val="none" w:sz="0" w:space="0" w:color="auto"/>
                        <w:bottom w:val="none" w:sz="0" w:space="0" w:color="auto"/>
                        <w:right w:val="none" w:sz="0" w:space="0" w:color="auto"/>
                      </w:divBdr>
                    </w:div>
                  </w:divsChild>
                </w:div>
                <w:div w:id="1201553785">
                  <w:marLeft w:val="0"/>
                  <w:marRight w:val="0"/>
                  <w:marTop w:val="0"/>
                  <w:marBottom w:val="0"/>
                  <w:divBdr>
                    <w:top w:val="none" w:sz="0" w:space="0" w:color="auto"/>
                    <w:left w:val="none" w:sz="0" w:space="0" w:color="auto"/>
                    <w:bottom w:val="none" w:sz="0" w:space="0" w:color="auto"/>
                    <w:right w:val="none" w:sz="0" w:space="0" w:color="auto"/>
                  </w:divBdr>
                  <w:divsChild>
                    <w:div w:id="142627571">
                      <w:marLeft w:val="0"/>
                      <w:marRight w:val="0"/>
                      <w:marTop w:val="0"/>
                      <w:marBottom w:val="0"/>
                      <w:divBdr>
                        <w:top w:val="none" w:sz="0" w:space="0" w:color="auto"/>
                        <w:left w:val="none" w:sz="0" w:space="0" w:color="auto"/>
                        <w:bottom w:val="none" w:sz="0" w:space="0" w:color="auto"/>
                        <w:right w:val="none" w:sz="0" w:space="0" w:color="auto"/>
                      </w:divBdr>
                    </w:div>
                  </w:divsChild>
                </w:div>
                <w:div w:id="1166090976">
                  <w:marLeft w:val="0"/>
                  <w:marRight w:val="0"/>
                  <w:marTop w:val="0"/>
                  <w:marBottom w:val="0"/>
                  <w:divBdr>
                    <w:top w:val="none" w:sz="0" w:space="0" w:color="auto"/>
                    <w:left w:val="none" w:sz="0" w:space="0" w:color="auto"/>
                    <w:bottom w:val="none" w:sz="0" w:space="0" w:color="auto"/>
                    <w:right w:val="none" w:sz="0" w:space="0" w:color="auto"/>
                  </w:divBdr>
                  <w:divsChild>
                    <w:div w:id="1369724816">
                      <w:marLeft w:val="0"/>
                      <w:marRight w:val="0"/>
                      <w:marTop w:val="0"/>
                      <w:marBottom w:val="0"/>
                      <w:divBdr>
                        <w:top w:val="none" w:sz="0" w:space="0" w:color="auto"/>
                        <w:left w:val="none" w:sz="0" w:space="0" w:color="auto"/>
                        <w:bottom w:val="none" w:sz="0" w:space="0" w:color="auto"/>
                        <w:right w:val="none" w:sz="0" w:space="0" w:color="auto"/>
                      </w:divBdr>
                    </w:div>
                  </w:divsChild>
                </w:div>
                <w:div w:id="405496218">
                  <w:marLeft w:val="0"/>
                  <w:marRight w:val="0"/>
                  <w:marTop w:val="0"/>
                  <w:marBottom w:val="0"/>
                  <w:divBdr>
                    <w:top w:val="none" w:sz="0" w:space="0" w:color="auto"/>
                    <w:left w:val="none" w:sz="0" w:space="0" w:color="auto"/>
                    <w:bottom w:val="none" w:sz="0" w:space="0" w:color="auto"/>
                    <w:right w:val="none" w:sz="0" w:space="0" w:color="auto"/>
                  </w:divBdr>
                  <w:divsChild>
                    <w:div w:id="100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15653">
          <w:marLeft w:val="0"/>
          <w:marRight w:val="0"/>
          <w:marTop w:val="0"/>
          <w:marBottom w:val="0"/>
          <w:divBdr>
            <w:top w:val="none" w:sz="0" w:space="0" w:color="auto"/>
            <w:left w:val="none" w:sz="0" w:space="0" w:color="auto"/>
            <w:bottom w:val="none" w:sz="0" w:space="0" w:color="auto"/>
            <w:right w:val="none" w:sz="0" w:space="0" w:color="auto"/>
          </w:divBdr>
          <w:divsChild>
            <w:div w:id="1524319710">
              <w:marLeft w:val="0"/>
              <w:marRight w:val="0"/>
              <w:marTop w:val="0"/>
              <w:marBottom w:val="0"/>
              <w:divBdr>
                <w:top w:val="none" w:sz="0" w:space="0" w:color="auto"/>
                <w:left w:val="none" w:sz="0" w:space="0" w:color="auto"/>
                <w:bottom w:val="none" w:sz="0" w:space="0" w:color="auto"/>
                <w:right w:val="none" w:sz="0" w:space="0" w:color="auto"/>
              </w:divBdr>
            </w:div>
            <w:div w:id="1830246095">
              <w:marLeft w:val="0"/>
              <w:marRight w:val="0"/>
              <w:marTop w:val="0"/>
              <w:marBottom w:val="0"/>
              <w:divBdr>
                <w:top w:val="none" w:sz="0" w:space="0" w:color="auto"/>
                <w:left w:val="none" w:sz="0" w:space="0" w:color="auto"/>
                <w:bottom w:val="none" w:sz="0" w:space="0" w:color="auto"/>
                <w:right w:val="none" w:sz="0" w:space="0" w:color="auto"/>
              </w:divBdr>
            </w:div>
            <w:div w:id="1889494503">
              <w:marLeft w:val="0"/>
              <w:marRight w:val="0"/>
              <w:marTop w:val="0"/>
              <w:marBottom w:val="0"/>
              <w:divBdr>
                <w:top w:val="none" w:sz="0" w:space="0" w:color="auto"/>
                <w:left w:val="none" w:sz="0" w:space="0" w:color="auto"/>
                <w:bottom w:val="none" w:sz="0" w:space="0" w:color="auto"/>
                <w:right w:val="none" w:sz="0" w:space="0" w:color="auto"/>
              </w:divBdr>
            </w:div>
          </w:divsChild>
        </w:div>
        <w:div w:id="743912908">
          <w:marLeft w:val="0"/>
          <w:marRight w:val="0"/>
          <w:marTop w:val="0"/>
          <w:marBottom w:val="0"/>
          <w:divBdr>
            <w:top w:val="none" w:sz="0" w:space="0" w:color="auto"/>
            <w:left w:val="none" w:sz="0" w:space="0" w:color="auto"/>
            <w:bottom w:val="none" w:sz="0" w:space="0" w:color="auto"/>
            <w:right w:val="none" w:sz="0" w:space="0" w:color="auto"/>
          </w:divBdr>
          <w:divsChild>
            <w:div w:id="635725022">
              <w:marLeft w:val="-75"/>
              <w:marRight w:val="0"/>
              <w:marTop w:val="30"/>
              <w:marBottom w:val="30"/>
              <w:divBdr>
                <w:top w:val="none" w:sz="0" w:space="0" w:color="auto"/>
                <w:left w:val="none" w:sz="0" w:space="0" w:color="auto"/>
                <w:bottom w:val="none" w:sz="0" w:space="0" w:color="auto"/>
                <w:right w:val="none" w:sz="0" w:space="0" w:color="auto"/>
              </w:divBdr>
              <w:divsChild>
                <w:div w:id="2090807330">
                  <w:marLeft w:val="0"/>
                  <w:marRight w:val="0"/>
                  <w:marTop w:val="0"/>
                  <w:marBottom w:val="0"/>
                  <w:divBdr>
                    <w:top w:val="none" w:sz="0" w:space="0" w:color="auto"/>
                    <w:left w:val="none" w:sz="0" w:space="0" w:color="auto"/>
                    <w:bottom w:val="none" w:sz="0" w:space="0" w:color="auto"/>
                    <w:right w:val="none" w:sz="0" w:space="0" w:color="auto"/>
                  </w:divBdr>
                  <w:divsChild>
                    <w:div w:id="439372518">
                      <w:marLeft w:val="0"/>
                      <w:marRight w:val="0"/>
                      <w:marTop w:val="0"/>
                      <w:marBottom w:val="0"/>
                      <w:divBdr>
                        <w:top w:val="none" w:sz="0" w:space="0" w:color="auto"/>
                        <w:left w:val="none" w:sz="0" w:space="0" w:color="auto"/>
                        <w:bottom w:val="none" w:sz="0" w:space="0" w:color="auto"/>
                        <w:right w:val="none" w:sz="0" w:space="0" w:color="auto"/>
                      </w:divBdr>
                    </w:div>
                  </w:divsChild>
                </w:div>
                <w:div w:id="266623174">
                  <w:marLeft w:val="0"/>
                  <w:marRight w:val="0"/>
                  <w:marTop w:val="0"/>
                  <w:marBottom w:val="0"/>
                  <w:divBdr>
                    <w:top w:val="none" w:sz="0" w:space="0" w:color="auto"/>
                    <w:left w:val="none" w:sz="0" w:space="0" w:color="auto"/>
                    <w:bottom w:val="none" w:sz="0" w:space="0" w:color="auto"/>
                    <w:right w:val="none" w:sz="0" w:space="0" w:color="auto"/>
                  </w:divBdr>
                  <w:divsChild>
                    <w:div w:id="736513824">
                      <w:marLeft w:val="0"/>
                      <w:marRight w:val="0"/>
                      <w:marTop w:val="0"/>
                      <w:marBottom w:val="0"/>
                      <w:divBdr>
                        <w:top w:val="none" w:sz="0" w:space="0" w:color="auto"/>
                        <w:left w:val="none" w:sz="0" w:space="0" w:color="auto"/>
                        <w:bottom w:val="none" w:sz="0" w:space="0" w:color="auto"/>
                        <w:right w:val="none" w:sz="0" w:space="0" w:color="auto"/>
                      </w:divBdr>
                    </w:div>
                  </w:divsChild>
                </w:div>
                <w:div w:id="73938255">
                  <w:marLeft w:val="0"/>
                  <w:marRight w:val="0"/>
                  <w:marTop w:val="0"/>
                  <w:marBottom w:val="0"/>
                  <w:divBdr>
                    <w:top w:val="none" w:sz="0" w:space="0" w:color="auto"/>
                    <w:left w:val="none" w:sz="0" w:space="0" w:color="auto"/>
                    <w:bottom w:val="none" w:sz="0" w:space="0" w:color="auto"/>
                    <w:right w:val="none" w:sz="0" w:space="0" w:color="auto"/>
                  </w:divBdr>
                  <w:divsChild>
                    <w:div w:id="1086339580">
                      <w:marLeft w:val="0"/>
                      <w:marRight w:val="0"/>
                      <w:marTop w:val="0"/>
                      <w:marBottom w:val="0"/>
                      <w:divBdr>
                        <w:top w:val="none" w:sz="0" w:space="0" w:color="auto"/>
                        <w:left w:val="none" w:sz="0" w:space="0" w:color="auto"/>
                        <w:bottom w:val="none" w:sz="0" w:space="0" w:color="auto"/>
                        <w:right w:val="none" w:sz="0" w:space="0" w:color="auto"/>
                      </w:divBdr>
                    </w:div>
                  </w:divsChild>
                </w:div>
                <w:div w:id="1756396359">
                  <w:marLeft w:val="0"/>
                  <w:marRight w:val="0"/>
                  <w:marTop w:val="0"/>
                  <w:marBottom w:val="0"/>
                  <w:divBdr>
                    <w:top w:val="none" w:sz="0" w:space="0" w:color="auto"/>
                    <w:left w:val="none" w:sz="0" w:space="0" w:color="auto"/>
                    <w:bottom w:val="none" w:sz="0" w:space="0" w:color="auto"/>
                    <w:right w:val="none" w:sz="0" w:space="0" w:color="auto"/>
                  </w:divBdr>
                  <w:divsChild>
                    <w:div w:id="862592969">
                      <w:marLeft w:val="0"/>
                      <w:marRight w:val="0"/>
                      <w:marTop w:val="0"/>
                      <w:marBottom w:val="0"/>
                      <w:divBdr>
                        <w:top w:val="none" w:sz="0" w:space="0" w:color="auto"/>
                        <w:left w:val="none" w:sz="0" w:space="0" w:color="auto"/>
                        <w:bottom w:val="none" w:sz="0" w:space="0" w:color="auto"/>
                        <w:right w:val="none" w:sz="0" w:space="0" w:color="auto"/>
                      </w:divBdr>
                    </w:div>
                  </w:divsChild>
                </w:div>
                <w:div w:id="1540121965">
                  <w:marLeft w:val="0"/>
                  <w:marRight w:val="0"/>
                  <w:marTop w:val="0"/>
                  <w:marBottom w:val="0"/>
                  <w:divBdr>
                    <w:top w:val="none" w:sz="0" w:space="0" w:color="auto"/>
                    <w:left w:val="none" w:sz="0" w:space="0" w:color="auto"/>
                    <w:bottom w:val="none" w:sz="0" w:space="0" w:color="auto"/>
                    <w:right w:val="none" w:sz="0" w:space="0" w:color="auto"/>
                  </w:divBdr>
                  <w:divsChild>
                    <w:div w:id="64693843">
                      <w:marLeft w:val="0"/>
                      <w:marRight w:val="0"/>
                      <w:marTop w:val="0"/>
                      <w:marBottom w:val="0"/>
                      <w:divBdr>
                        <w:top w:val="none" w:sz="0" w:space="0" w:color="auto"/>
                        <w:left w:val="none" w:sz="0" w:space="0" w:color="auto"/>
                        <w:bottom w:val="none" w:sz="0" w:space="0" w:color="auto"/>
                        <w:right w:val="none" w:sz="0" w:space="0" w:color="auto"/>
                      </w:divBdr>
                    </w:div>
                  </w:divsChild>
                </w:div>
                <w:div w:id="236788056">
                  <w:marLeft w:val="0"/>
                  <w:marRight w:val="0"/>
                  <w:marTop w:val="0"/>
                  <w:marBottom w:val="0"/>
                  <w:divBdr>
                    <w:top w:val="none" w:sz="0" w:space="0" w:color="auto"/>
                    <w:left w:val="none" w:sz="0" w:space="0" w:color="auto"/>
                    <w:bottom w:val="none" w:sz="0" w:space="0" w:color="auto"/>
                    <w:right w:val="none" w:sz="0" w:space="0" w:color="auto"/>
                  </w:divBdr>
                  <w:divsChild>
                    <w:div w:id="4489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4123">
          <w:marLeft w:val="0"/>
          <w:marRight w:val="0"/>
          <w:marTop w:val="0"/>
          <w:marBottom w:val="0"/>
          <w:divBdr>
            <w:top w:val="none" w:sz="0" w:space="0" w:color="auto"/>
            <w:left w:val="none" w:sz="0" w:space="0" w:color="auto"/>
            <w:bottom w:val="none" w:sz="0" w:space="0" w:color="auto"/>
            <w:right w:val="none" w:sz="0" w:space="0" w:color="auto"/>
          </w:divBdr>
          <w:divsChild>
            <w:div w:id="1727101548">
              <w:marLeft w:val="0"/>
              <w:marRight w:val="0"/>
              <w:marTop w:val="0"/>
              <w:marBottom w:val="0"/>
              <w:divBdr>
                <w:top w:val="none" w:sz="0" w:space="0" w:color="auto"/>
                <w:left w:val="none" w:sz="0" w:space="0" w:color="auto"/>
                <w:bottom w:val="none" w:sz="0" w:space="0" w:color="auto"/>
                <w:right w:val="none" w:sz="0" w:space="0" w:color="auto"/>
              </w:divBdr>
            </w:div>
            <w:div w:id="503979185">
              <w:marLeft w:val="0"/>
              <w:marRight w:val="0"/>
              <w:marTop w:val="0"/>
              <w:marBottom w:val="0"/>
              <w:divBdr>
                <w:top w:val="none" w:sz="0" w:space="0" w:color="auto"/>
                <w:left w:val="none" w:sz="0" w:space="0" w:color="auto"/>
                <w:bottom w:val="none" w:sz="0" w:space="0" w:color="auto"/>
                <w:right w:val="none" w:sz="0" w:space="0" w:color="auto"/>
              </w:divBdr>
            </w:div>
            <w:div w:id="818881494">
              <w:marLeft w:val="0"/>
              <w:marRight w:val="0"/>
              <w:marTop w:val="0"/>
              <w:marBottom w:val="0"/>
              <w:divBdr>
                <w:top w:val="none" w:sz="0" w:space="0" w:color="auto"/>
                <w:left w:val="none" w:sz="0" w:space="0" w:color="auto"/>
                <w:bottom w:val="none" w:sz="0" w:space="0" w:color="auto"/>
                <w:right w:val="none" w:sz="0" w:space="0" w:color="auto"/>
              </w:divBdr>
            </w:div>
            <w:div w:id="2108311337">
              <w:marLeft w:val="0"/>
              <w:marRight w:val="0"/>
              <w:marTop w:val="0"/>
              <w:marBottom w:val="0"/>
              <w:divBdr>
                <w:top w:val="none" w:sz="0" w:space="0" w:color="auto"/>
                <w:left w:val="none" w:sz="0" w:space="0" w:color="auto"/>
                <w:bottom w:val="none" w:sz="0" w:space="0" w:color="auto"/>
                <w:right w:val="none" w:sz="0" w:space="0" w:color="auto"/>
              </w:divBdr>
            </w:div>
            <w:div w:id="2139909650">
              <w:marLeft w:val="0"/>
              <w:marRight w:val="0"/>
              <w:marTop w:val="0"/>
              <w:marBottom w:val="0"/>
              <w:divBdr>
                <w:top w:val="none" w:sz="0" w:space="0" w:color="auto"/>
                <w:left w:val="none" w:sz="0" w:space="0" w:color="auto"/>
                <w:bottom w:val="none" w:sz="0" w:space="0" w:color="auto"/>
                <w:right w:val="none" w:sz="0" w:space="0" w:color="auto"/>
              </w:divBdr>
            </w:div>
          </w:divsChild>
        </w:div>
        <w:div w:id="1780837">
          <w:marLeft w:val="0"/>
          <w:marRight w:val="0"/>
          <w:marTop w:val="0"/>
          <w:marBottom w:val="0"/>
          <w:divBdr>
            <w:top w:val="none" w:sz="0" w:space="0" w:color="auto"/>
            <w:left w:val="none" w:sz="0" w:space="0" w:color="auto"/>
            <w:bottom w:val="none" w:sz="0" w:space="0" w:color="auto"/>
            <w:right w:val="none" w:sz="0" w:space="0" w:color="auto"/>
          </w:divBdr>
          <w:divsChild>
            <w:div w:id="1408503298">
              <w:marLeft w:val="-75"/>
              <w:marRight w:val="0"/>
              <w:marTop w:val="30"/>
              <w:marBottom w:val="30"/>
              <w:divBdr>
                <w:top w:val="none" w:sz="0" w:space="0" w:color="auto"/>
                <w:left w:val="none" w:sz="0" w:space="0" w:color="auto"/>
                <w:bottom w:val="none" w:sz="0" w:space="0" w:color="auto"/>
                <w:right w:val="none" w:sz="0" w:space="0" w:color="auto"/>
              </w:divBdr>
              <w:divsChild>
                <w:div w:id="1731416214">
                  <w:marLeft w:val="0"/>
                  <w:marRight w:val="0"/>
                  <w:marTop w:val="0"/>
                  <w:marBottom w:val="0"/>
                  <w:divBdr>
                    <w:top w:val="none" w:sz="0" w:space="0" w:color="auto"/>
                    <w:left w:val="none" w:sz="0" w:space="0" w:color="auto"/>
                    <w:bottom w:val="none" w:sz="0" w:space="0" w:color="auto"/>
                    <w:right w:val="none" w:sz="0" w:space="0" w:color="auto"/>
                  </w:divBdr>
                  <w:divsChild>
                    <w:div w:id="1948847474">
                      <w:marLeft w:val="0"/>
                      <w:marRight w:val="0"/>
                      <w:marTop w:val="0"/>
                      <w:marBottom w:val="0"/>
                      <w:divBdr>
                        <w:top w:val="none" w:sz="0" w:space="0" w:color="auto"/>
                        <w:left w:val="none" w:sz="0" w:space="0" w:color="auto"/>
                        <w:bottom w:val="none" w:sz="0" w:space="0" w:color="auto"/>
                        <w:right w:val="none" w:sz="0" w:space="0" w:color="auto"/>
                      </w:divBdr>
                    </w:div>
                  </w:divsChild>
                </w:div>
                <w:div w:id="1598175492">
                  <w:marLeft w:val="0"/>
                  <w:marRight w:val="0"/>
                  <w:marTop w:val="0"/>
                  <w:marBottom w:val="0"/>
                  <w:divBdr>
                    <w:top w:val="none" w:sz="0" w:space="0" w:color="auto"/>
                    <w:left w:val="none" w:sz="0" w:space="0" w:color="auto"/>
                    <w:bottom w:val="none" w:sz="0" w:space="0" w:color="auto"/>
                    <w:right w:val="none" w:sz="0" w:space="0" w:color="auto"/>
                  </w:divBdr>
                  <w:divsChild>
                    <w:div w:id="456218052">
                      <w:marLeft w:val="0"/>
                      <w:marRight w:val="0"/>
                      <w:marTop w:val="0"/>
                      <w:marBottom w:val="0"/>
                      <w:divBdr>
                        <w:top w:val="none" w:sz="0" w:space="0" w:color="auto"/>
                        <w:left w:val="none" w:sz="0" w:space="0" w:color="auto"/>
                        <w:bottom w:val="none" w:sz="0" w:space="0" w:color="auto"/>
                        <w:right w:val="none" w:sz="0" w:space="0" w:color="auto"/>
                      </w:divBdr>
                    </w:div>
                  </w:divsChild>
                </w:div>
                <w:div w:id="1264680127">
                  <w:marLeft w:val="0"/>
                  <w:marRight w:val="0"/>
                  <w:marTop w:val="0"/>
                  <w:marBottom w:val="0"/>
                  <w:divBdr>
                    <w:top w:val="none" w:sz="0" w:space="0" w:color="auto"/>
                    <w:left w:val="none" w:sz="0" w:space="0" w:color="auto"/>
                    <w:bottom w:val="none" w:sz="0" w:space="0" w:color="auto"/>
                    <w:right w:val="none" w:sz="0" w:space="0" w:color="auto"/>
                  </w:divBdr>
                  <w:divsChild>
                    <w:div w:id="1926838558">
                      <w:marLeft w:val="0"/>
                      <w:marRight w:val="0"/>
                      <w:marTop w:val="0"/>
                      <w:marBottom w:val="0"/>
                      <w:divBdr>
                        <w:top w:val="none" w:sz="0" w:space="0" w:color="auto"/>
                        <w:left w:val="none" w:sz="0" w:space="0" w:color="auto"/>
                        <w:bottom w:val="none" w:sz="0" w:space="0" w:color="auto"/>
                        <w:right w:val="none" w:sz="0" w:space="0" w:color="auto"/>
                      </w:divBdr>
                    </w:div>
                  </w:divsChild>
                </w:div>
                <w:div w:id="1979260141">
                  <w:marLeft w:val="0"/>
                  <w:marRight w:val="0"/>
                  <w:marTop w:val="0"/>
                  <w:marBottom w:val="0"/>
                  <w:divBdr>
                    <w:top w:val="none" w:sz="0" w:space="0" w:color="auto"/>
                    <w:left w:val="none" w:sz="0" w:space="0" w:color="auto"/>
                    <w:bottom w:val="none" w:sz="0" w:space="0" w:color="auto"/>
                    <w:right w:val="none" w:sz="0" w:space="0" w:color="auto"/>
                  </w:divBdr>
                  <w:divsChild>
                    <w:div w:id="1520972867">
                      <w:marLeft w:val="0"/>
                      <w:marRight w:val="0"/>
                      <w:marTop w:val="0"/>
                      <w:marBottom w:val="0"/>
                      <w:divBdr>
                        <w:top w:val="none" w:sz="0" w:space="0" w:color="auto"/>
                        <w:left w:val="none" w:sz="0" w:space="0" w:color="auto"/>
                        <w:bottom w:val="none" w:sz="0" w:space="0" w:color="auto"/>
                        <w:right w:val="none" w:sz="0" w:space="0" w:color="auto"/>
                      </w:divBdr>
                    </w:div>
                  </w:divsChild>
                </w:div>
                <w:div w:id="995887436">
                  <w:marLeft w:val="0"/>
                  <w:marRight w:val="0"/>
                  <w:marTop w:val="0"/>
                  <w:marBottom w:val="0"/>
                  <w:divBdr>
                    <w:top w:val="none" w:sz="0" w:space="0" w:color="auto"/>
                    <w:left w:val="none" w:sz="0" w:space="0" w:color="auto"/>
                    <w:bottom w:val="none" w:sz="0" w:space="0" w:color="auto"/>
                    <w:right w:val="none" w:sz="0" w:space="0" w:color="auto"/>
                  </w:divBdr>
                  <w:divsChild>
                    <w:div w:id="1088425356">
                      <w:marLeft w:val="0"/>
                      <w:marRight w:val="0"/>
                      <w:marTop w:val="0"/>
                      <w:marBottom w:val="0"/>
                      <w:divBdr>
                        <w:top w:val="none" w:sz="0" w:space="0" w:color="auto"/>
                        <w:left w:val="none" w:sz="0" w:space="0" w:color="auto"/>
                        <w:bottom w:val="none" w:sz="0" w:space="0" w:color="auto"/>
                        <w:right w:val="none" w:sz="0" w:space="0" w:color="auto"/>
                      </w:divBdr>
                    </w:div>
                  </w:divsChild>
                </w:div>
                <w:div w:id="1436562324">
                  <w:marLeft w:val="0"/>
                  <w:marRight w:val="0"/>
                  <w:marTop w:val="0"/>
                  <w:marBottom w:val="0"/>
                  <w:divBdr>
                    <w:top w:val="none" w:sz="0" w:space="0" w:color="auto"/>
                    <w:left w:val="none" w:sz="0" w:space="0" w:color="auto"/>
                    <w:bottom w:val="none" w:sz="0" w:space="0" w:color="auto"/>
                    <w:right w:val="none" w:sz="0" w:space="0" w:color="auto"/>
                  </w:divBdr>
                  <w:divsChild>
                    <w:div w:id="8441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008">
          <w:marLeft w:val="0"/>
          <w:marRight w:val="0"/>
          <w:marTop w:val="0"/>
          <w:marBottom w:val="0"/>
          <w:divBdr>
            <w:top w:val="none" w:sz="0" w:space="0" w:color="auto"/>
            <w:left w:val="none" w:sz="0" w:space="0" w:color="auto"/>
            <w:bottom w:val="none" w:sz="0" w:space="0" w:color="auto"/>
            <w:right w:val="none" w:sz="0" w:space="0" w:color="auto"/>
          </w:divBdr>
          <w:divsChild>
            <w:div w:id="756754673">
              <w:marLeft w:val="0"/>
              <w:marRight w:val="0"/>
              <w:marTop w:val="0"/>
              <w:marBottom w:val="0"/>
              <w:divBdr>
                <w:top w:val="none" w:sz="0" w:space="0" w:color="auto"/>
                <w:left w:val="none" w:sz="0" w:space="0" w:color="auto"/>
                <w:bottom w:val="none" w:sz="0" w:space="0" w:color="auto"/>
                <w:right w:val="none" w:sz="0" w:space="0" w:color="auto"/>
              </w:divBdr>
            </w:div>
            <w:div w:id="316306894">
              <w:marLeft w:val="0"/>
              <w:marRight w:val="0"/>
              <w:marTop w:val="0"/>
              <w:marBottom w:val="0"/>
              <w:divBdr>
                <w:top w:val="none" w:sz="0" w:space="0" w:color="auto"/>
                <w:left w:val="none" w:sz="0" w:space="0" w:color="auto"/>
                <w:bottom w:val="none" w:sz="0" w:space="0" w:color="auto"/>
                <w:right w:val="none" w:sz="0" w:space="0" w:color="auto"/>
              </w:divBdr>
            </w:div>
            <w:div w:id="73213151">
              <w:marLeft w:val="0"/>
              <w:marRight w:val="0"/>
              <w:marTop w:val="0"/>
              <w:marBottom w:val="0"/>
              <w:divBdr>
                <w:top w:val="none" w:sz="0" w:space="0" w:color="auto"/>
                <w:left w:val="none" w:sz="0" w:space="0" w:color="auto"/>
                <w:bottom w:val="none" w:sz="0" w:space="0" w:color="auto"/>
                <w:right w:val="none" w:sz="0" w:space="0" w:color="auto"/>
              </w:divBdr>
            </w:div>
          </w:divsChild>
        </w:div>
        <w:div w:id="1098408366">
          <w:marLeft w:val="0"/>
          <w:marRight w:val="0"/>
          <w:marTop w:val="0"/>
          <w:marBottom w:val="0"/>
          <w:divBdr>
            <w:top w:val="none" w:sz="0" w:space="0" w:color="auto"/>
            <w:left w:val="none" w:sz="0" w:space="0" w:color="auto"/>
            <w:bottom w:val="none" w:sz="0" w:space="0" w:color="auto"/>
            <w:right w:val="none" w:sz="0" w:space="0" w:color="auto"/>
          </w:divBdr>
          <w:divsChild>
            <w:div w:id="223492045">
              <w:marLeft w:val="-75"/>
              <w:marRight w:val="0"/>
              <w:marTop w:val="30"/>
              <w:marBottom w:val="30"/>
              <w:divBdr>
                <w:top w:val="none" w:sz="0" w:space="0" w:color="auto"/>
                <w:left w:val="none" w:sz="0" w:space="0" w:color="auto"/>
                <w:bottom w:val="none" w:sz="0" w:space="0" w:color="auto"/>
                <w:right w:val="none" w:sz="0" w:space="0" w:color="auto"/>
              </w:divBdr>
              <w:divsChild>
                <w:div w:id="1808620220">
                  <w:marLeft w:val="0"/>
                  <w:marRight w:val="0"/>
                  <w:marTop w:val="0"/>
                  <w:marBottom w:val="0"/>
                  <w:divBdr>
                    <w:top w:val="none" w:sz="0" w:space="0" w:color="auto"/>
                    <w:left w:val="none" w:sz="0" w:space="0" w:color="auto"/>
                    <w:bottom w:val="none" w:sz="0" w:space="0" w:color="auto"/>
                    <w:right w:val="none" w:sz="0" w:space="0" w:color="auto"/>
                  </w:divBdr>
                  <w:divsChild>
                    <w:div w:id="416022764">
                      <w:marLeft w:val="0"/>
                      <w:marRight w:val="0"/>
                      <w:marTop w:val="0"/>
                      <w:marBottom w:val="0"/>
                      <w:divBdr>
                        <w:top w:val="none" w:sz="0" w:space="0" w:color="auto"/>
                        <w:left w:val="none" w:sz="0" w:space="0" w:color="auto"/>
                        <w:bottom w:val="none" w:sz="0" w:space="0" w:color="auto"/>
                        <w:right w:val="none" w:sz="0" w:space="0" w:color="auto"/>
                      </w:divBdr>
                    </w:div>
                  </w:divsChild>
                </w:div>
                <w:div w:id="911507079">
                  <w:marLeft w:val="0"/>
                  <w:marRight w:val="0"/>
                  <w:marTop w:val="0"/>
                  <w:marBottom w:val="0"/>
                  <w:divBdr>
                    <w:top w:val="none" w:sz="0" w:space="0" w:color="auto"/>
                    <w:left w:val="none" w:sz="0" w:space="0" w:color="auto"/>
                    <w:bottom w:val="none" w:sz="0" w:space="0" w:color="auto"/>
                    <w:right w:val="none" w:sz="0" w:space="0" w:color="auto"/>
                  </w:divBdr>
                  <w:divsChild>
                    <w:div w:id="2124106829">
                      <w:marLeft w:val="0"/>
                      <w:marRight w:val="0"/>
                      <w:marTop w:val="0"/>
                      <w:marBottom w:val="0"/>
                      <w:divBdr>
                        <w:top w:val="none" w:sz="0" w:space="0" w:color="auto"/>
                        <w:left w:val="none" w:sz="0" w:space="0" w:color="auto"/>
                        <w:bottom w:val="none" w:sz="0" w:space="0" w:color="auto"/>
                        <w:right w:val="none" w:sz="0" w:space="0" w:color="auto"/>
                      </w:divBdr>
                    </w:div>
                  </w:divsChild>
                </w:div>
                <w:div w:id="463743230">
                  <w:marLeft w:val="0"/>
                  <w:marRight w:val="0"/>
                  <w:marTop w:val="0"/>
                  <w:marBottom w:val="0"/>
                  <w:divBdr>
                    <w:top w:val="none" w:sz="0" w:space="0" w:color="auto"/>
                    <w:left w:val="none" w:sz="0" w:space="0" w:color="auto"/>
                    <w:bottom w:val="none" w:sz="0" w:space="0" w:color="auto"/>
                    <w:right w:val="none" w:sz="0" w:space="0" w:color="auto"/>
                  </w:divBdr>
                  <w:divsChild>
                    <w:div w:id="648440283">
                      <w:marLeft w:val="0"/>
                      <w:marRight w:val="0"/>
                      <w:marTop w:val="0"/>
                      <w:marBottom w:val="0"/>
                      <w:divBdr>
                        <w:top w:val="none" w:sz="0" w:space="0" w:color="auto"/>
                        <w:left w:val="none" w:sz="0" w:space="0" w:color="auto"/>
                        <w:bottom w:val="none" w:sz="0" w:space="0" w:color="auto"/>
                        <w:right w:val="none" w:sz="0" w:space="0" w:color="auto"/>
                      </w:divBdr>
                    </w:div>
                  </w:divsChild>
                </w:div>
                <w:div w:id="1891576826">
                  <w:marLeft w:val="0"/>
                  <w:marRight w:val="0"/>
                  <w:marTop w:val="0"/>
                  <w:marBottom w:val="0"/>
                  <w:divBdr>
                    <w:top w:val="none" w:sz="0" w:space="0" w:color="auto"/>
                    <w:left w:val="none" w:sz="0" w:space="0" w:color="auto"/>
                    <w:bottom w:val="none" w:sz="0" w:space="0" w:color="auto"/>
                    <w:right w:val="none" w:sz="0" w:space="0" w:color="auto"/>
                  </w:divBdr>
                  <w:divsChild>
                    <w:div w:id="977493702">
                      <w:marLeft w:val="0"/>
                      <w:marRight w:val="0"/>
                      <w:marTop w:val="0"/>
                      <w:marBottom w:val="0"/>
                      <w:divBdr>
                        <w:top w:val="none" w:sz="0" w:space="0" w:color="auto"/>
                        <w:left w:val="none" w:sz="0" w:space="0" w:color="auto"/>
                        <w:bottom w:val="none" w:sz="0" w:space="0" w:color="auto"/>
                        <w:right w:val="none" w:sz="0" w:space="0" w:color="auto"/>
                      </w:divBdr>
                    </w:div>
                  </w:divsChild>
                </w:div>
                <w:div w:id="840006754">
                  <w:marLeft w:val="0"/>
                  <w:marRight w:val="0"/>
                  <w:marTop w:val="0"/>
                  <w:marBottom w:val="0"/>
                  <w:divBdr>
                    <w:top w:val="none" w:sz="0" w:space="0" w:color="auto"/>
                    <w:left w:val="none" w:sz="0" w:space="0" w:color="auto"/>
                    <w:bottom w:val="none" w:sz="0" w:space="0" w:color="auto"/>
                    <w:right w:val="none" w:sz="0" w:space="0" w:color="auto"/>
                  </w:divBdr>
                  <w:divsChild>
                    <w:div w:id="935556943">
                      <w:marLeft w:val="0"/>
                      <w:marRight w:val="0"/>
                      <w:marTop w:val="0"/>
                      <w:marBottom w:val="0"/>
                      <w:divBdr>
                        <w:top w:val="none" w:sz="0" w:space="0" w:color="auto"/>
                        <w:left w:val="none" w:sz="0" w:space="0" w:color="auto"/>
                        <w:bottom w:val="none" w:sz="0" w:space="0" w:color="auto"/>
                        <w:right w:val="none" w:sz="0" w:space="0" w:color="auto"/>
                      </w:divBdr>
                    </w:div>
                  </w:divsChild>
                </w:div>
                <w:div w:id="1291206238">
                  <w:marLeft w:val="0"/>
                  <w:marRight w:val="0"/>
                  <w:marTop w:val="0"/>
                  <w:marBottom w:val="0"/>
                  <w:divBdr>
                    <w:top w:val="none" w:sz="0" w:space="0" w:color="auto"/>
                    <w:left w:val="none" w:sz="0" w:space="0" w:color="auto"/>
                    <w:bottom w:val="none" w:sz="0" w:space="0" w:color="auto"/>
                    <w:right w:val="none" w:sz="0" w:space="0" w:color="auto"/>
                  </w:divBdr>
                  <w:divsChild>
                    <w:div w:id="16737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8748">
          <w:marLeft w:val="0"/>
          <w:marRight w:val="0"/>
          <w:marTop w:val="0"/>
          <w:marBottom w:val="0"/>
          <w:divBdr>
            <w:top w:val="none" w:sz="0" w:space="0" w:color="auto"/>
            <w:left w:val="none" w:sz="0" w:space="0" w:color="auto"/>
            <w:bottom w:val="none" w:sz="0" w:space="0" w:color="auto"/>
            <w:right w:val="none" w:sz="0" w:space="0" w:color="auto"/>
          </w:divBdr>
          <w:divsChild>
            <w:div w:id="1853294444">
              <w:marLeft w:val="0"/>
              <w:marRight w:val="0"/>
              <w:marTop w:val="0"/>
              <w:marBottom w:val="0"/>
              <w:divBdr>
                <w:top w:val="none" w:sz="0" w:space="0" w:color="auto"/>
                <w:left w:val="none" w:sz="0" w:space="0" w:color="auto"/>
                <w:bottom w:val="none" w:sz="0" w:space="0" w:color="auto"/>
                <w:right w:val="none" w:sz="0" w:space="0" w:color="auto"/>
              </w:divBdr>
            </w:div>
            <w:div w:id="1225332935">
              <w:marLeft w:val="0"/>
              <w:marRight w:val="0"/>
              <w:marTop w:val="0"/>
              <w:marBottom w:val="0"/>
              <w:divBdr>
                <w:top w:val="none" w:sz="0" w:space="0" w:color="auto"/>
                <w:left w:val="none" w:sz="0" w:space="0" w:color="auto"/>
                <w:bottom w:val="none" w:sz="0" w:space="0" w:color="auto"/>
                <w:right w:val="none" w:sz="0" w:space="0" w:color="auto"/>
              </w:divBdr>
            </w:div>
            <w:div w:id="252588713">
              <w:marLeft w:val="0"/>
              <w:marRight w:val="0"/>
              <w:marTop w:val="0"/>
              <w:marBottom w:val="0"/>
              <w:divBdr>
                <w:top w:val="none" w:sz="0" w:space="0" w:color="auto"/>
                <w:left w:val="none" w:sz="0" w:space="0" w:color="auto"/>
                <w:bottom w:val="none" w:sz="0" w:space="0" w:color="auto"/>
                <w:right w:val="none" w:sz="0" w:space="0" w:color="auto"/>
              </w:divBdr>
            </w:div>
            <w:div w:id="1515727690">
              <w:marLeft w:val="0"/>
              <w:marRight w:val="0"/>
              <w:marTop w:val="0"/>
              <w:marBottom w:val="0"/>
              <w:divBdr>
                <w:top w:val="none" w:sz="0" w:space="0" w:color="auto"/>
                <w:left w:val="none" w:sz="0" w:space="0" w:color="auto"/>
                <w:bottom w:val="none" w:sz="0" w:space="0" w:color="auto"/>
                <w:right w:val="none" w:sz="0" w:space="0" w:color="auto"/>
              </w:divBdr>
            </w:div>
            <w:div w:id="1367678599">
              <w:marLeft w:val="0"/>
              <w:marRight w:val="0"/>
              <w:marTop w:val="0"/>
              <w:marBottom w:val="0"/>
              <w:divBdr>
                <w:top w:val="none" w:sz="0" w:space="0" w:color="auto"/>
                <w:left w:val="none" w:sz="0" w:space="0" w:color="auto"/>
                <w:bottom w:val="none" w:sz="0" w:space="0" w:color="auto"/>
                <w:right w:val="none" w:sz="0" w:space="0" w:color="auto"/>
              </w:divBdr>
            </w:div>
          </w:divsChild>
        </w:div>
        <w:div w:id="30617112">
          <w:marLeft w:val="0"/>
          <w:marRight w:val="0"/>
          <w:marTop w:val="0"/>
          <w:marBottom w:val="0"/>
          <w:divBdr>
            <w:top w:val="none" w:sz="0" w:space="0" w:color="auto"/>
            <w:left w:val="none" w:sz="0" w:space="0" w:color="auto"/>
            <w:bottom w:val="none" w:sz="0" w:space="0" w:color="auto"/>
            <w:right w:val="none" w:sz="0" w:space="0" w:color="auto"/>
          </w:divBdr>
          <w:divsChild>
            <w:div w:id="71588463">
              <w:marLeft w:val="-75"/>
              <w:marRight w:val="0"/>
              <w:marTop w:val="30"/>
              <w:marBottom w:val="30"/>
              <w:divBdr>
                <w:top w:val="none" w:sz="0" w:space="0" w:color="auto"/>
                <w:left w:val="none" w:sz="0" w:space="0" w:color="auto"/>
                <w:bottom w:val="none" w:sz="0" w:space="0" w:color="auto"/>
                <w:right w:val="none" w:sz="0" w:space="0" w:color="auto"/>
              </w:divBdr>
              <w:divsChild>
                <w:div w:id="1425489003">
                  <w:marLeft w:val="0"/>
                  <w:marRight w:val="0"/>
                  <w:marTop w:val="0"/>
                  <w:marBottom w:val="0"/>
                  <w:divBdr>
                    <w:top w:val="none" w:sz="0" w:space="0" w:color="auto"/>
                    <w:left w:val="none" w:sz="0" w:space="0" w:color="auto"/>
                    <w:bottom w:val="none" w:sz="0" w:space="0" w:color="auto"/>
                    <w:right w:val="none" w:sz="0" w:space="0" w:color="auto"/>
                  </w:divBdr>
                  <w:divsChild>
                    <w:div w:id="687171640">
                      <w:marLeft w:val="0"/>
                      <w:marRight w:val="0"/>
                      <w:marTop w:val="0"/>
                      <w:marBottom w:val="0"/>
                      <w:divBdr>
                        <w:top w:val="none" w:sz="0" w:space="0" w:color="auto"/>
                        <w:left w:val="none" w:sz="0" w:space="0" w:color="auto"/>
                        <w:bottom w:val="none" w:sz="0" w:space="0" w:color="auto"/>
                        <w:right w:val="none" w:sz="0" w:space="0" w:color="auto"/>
                      </w:divBdr>
                    </w:div>
                  </w:divsChild>
                </w:div>
                <w:div w:id="758912988">
                  <w:marLeft w:val="0"/>
                  <w:marRight w:val="0"/>
                  <w:marTop w:val="0"/>
                  <w:marBottom w:val="0"/>
                  <w:divBdr>
                    <w:top w:val="none" w:sz="0" w:space="0" w:color="auto"/>
                    <w:left w:val="none" w:sz="0" w:space="0" w:color="auto"/>
                    <w:bottom w:val="none" w:sz="0" w:space="0" w:color="auto"/>
                    <w:right w:val="none" w:sz="0" w:space="0" w:color="auto"/>
                  </w:divBdr>
                  <w:divsChild>
                    <w:div w:id="1621378801">
                      <w:marLeft w:val="0"/>
                      <w:marRight w:val="0"/>
                      <w:marTop w:val="0"/>
                      <w:marBottom w:val="0"/>
                      <w:divBdr>
                        <w:top w:val="none" w:sz="0" w:space="0" w:color="auto"/>
                        <w:left w:val="none" w:sz="0" w:space="0" w:color="auto"/>
                        <w:bottom w:val="none" w:sz="0" w:space="0" w:color="auto"/>
                        <w:right w:val="none" w:sz="0" w:space="0" w:color="auto"/>
                      </w:divBdr>
                    </w:div>
                  </w:divsChild>
                </w:div>
                <w:div w:id="938296736">
                  <w:marLeft w:val="0"/>
                  <w:marRight w:val="0"/>
                  <w:marTop w:val="0"/>
                  <w:marBottom w:val="0"/>
                  <w:divBdr>
                    <w:top w:val="none" w:sz="0" w:space="0" w:color="auto"/>
                    <w:left w:val="none" w:sz="0" w:space="0" w:color="auto"/>
                    <w:bottom w:val="none" w:sz="0" w:space="0" w:color="auto"/>
                    <w:right w:val="none" w:sz="0" w:space="0" w:color="auto"/>
                  </w:divBdr>
                  <w:divsChild>
                    <w:div w:id="1788740393">
                      <w:marLeft w:val="0"/>
                      <w:marRight w:val="0"/>
                      <w:marTop w:val="0"/>
                      <w:marBottom w:val="0"/>
                      <w:divBdr>
                        <w:top w:val="none" w:sz="0" w:space="0" w:color="auto"/>
                        <w:left w:val="none" w:sz="0" w:space="0" w:color="auto"/>
                        <w:bottom w:val="none" w:sz="0" w:space="0" w:color="auto"/>
                        <w:right w:val="none" w:sz="0" w:space="0" w:color="auto"/>
                      </w:divBdr>
                    </w:div>
                  </w:divsChild>
                </w:div>
                <w:div w:id="1021081005">
                  <w:marLeft w:val="0"/>
                  <w:marRight w:val="0"/>
                  <w:marTop w:val="0"/>
                  <w:marBottom w:val="0"/>
                  <w:divBdr>
                    <w:top w:val="none" w:sz="0" w:space="0" w:color="auto"/>
                    <w:left w:val="none" w:sz="0" w:space="0" w:color="auto"/>
                    <w:bottom w:val="none" w:sz="0" w:space="0" w:color="auto"/>
                    <w:right w:val="none" w:sz="0" w:space="0" w:color="auto"/>
                  </w:divBdr>
                  <w:divsChild>
                    <w:div w:id="663364038">
                      <w:marLeft w:val="0"/>
                      <w:marRight w:val="0"/>
                      <w:marTop w:val="0"/>
                      <w:marBottom w:val="0"/>
                      <w:divBdr>
                        <w:top w:val="none" w:sz="0" w:space="0" w:color="auto"/>
                        <w:left w:val="none" w:sz="0" w:space="0" w:color="auto"/>
                        <w:bottom w:val="none" w:sz="0" w:space="0" w:color="auto"/>
                        <w:right w:val="none" w:sz="0" w:space="0" w:color="auto"/>
                      </w:divBdr>
                    </w:div>
                  </w:divsChild>
                </w:div>
                <w:div w:id="657659839">
                  <w:marLeft w:val="0"/>
                  <w:marRight w:val="0"/>
                  <w:marTop w:val="0"/>
                  <w:marBottom w:val="0"/>
                  <w:divBdr>
                    <w:top w:val="none" w:sz="0" w:space="0" w:color="auto"/>
                    <w:left w:val="none" w:sz="0" w:space="0" w:color="auto"/>
                    <w:bottom w:val="none" w:sz="0" w:space="0" w:color="auto"/>
                    <w:right w:val="none" w:sz="0" w:space="0" w:color="auto"/>
                  </w:divBdr>
                  <w:divsChild>
                    <w:div w:id="442653934">
                      <w:marLeft w:val="0"/>
                      <w:marRight w:val="0"/>
                      <w:marTop w:val="0"/>
                      <w:marBottom w:val="0"/>
                      <w:divBdr>
                        <w:top w:val="none" w:sz="0" w:space="0" w:color="auto"/>
                        <w:left w:val="none" w:sz="0" w:space="0" w:color="auto"/>
                        <w:bottom w:val="none" w:sz="0" w:space="0" w:color="auto"/>
                        <w:right w:val="none" w:sz="0" w:space="0" w:color="auto"/>
                      </w:divBdr>
                    </w:div>
                  </w:divsChild>
                </w:div>
                <w:div w:id="1499232253">
                  <w:marLeft w:val="0"/>
                  <w:marRight w:val="0"/>
                  <w:marTop w:val="0"/>
                  <w:marBottom w:val="0"/>
                  <w:divBdr>
                    <w:top w:val="none" w:sz="0" w:space="0" w:color="auto"/>
                    <w:left w:val="none" w:sz="0" w:space="0" w:color="auto"/>
                    <w:bottom w:val="none" w:sz="0" w:space="0" w:color="auto"/>
                    <w:right w:val="none" w:sz="0" w:space="0" w:color="auto"/>
                  </w:divBdr>
                  <w:divsChild>
                    <w:div w:id="252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65992">
          <w:marLeft w:val="0"/>
          <w:marRight w:val="0"/>
          <w:marTop w:val="0"/>
          <w:marBottom w:val="0"/>
          <w:divBdr>
            <w:top w:val="none" w:sz="0" w:space="0" w:color="auto"/>
            <w:left w:val="none" w:sz="0" w:space="0" w:color="auto"/>
            <w:bottom w:val="none" w:sz="0" w:space="0" w:color="auto"/>
            <w:right w:val="none" w:sz="0" w:space="0" w:color="auto"/>
          </w:divBdr>
          <w:divsChild>
            <w:div w:id="1893301339">
              <w:marLeft w:val="0"/>
              <w:marRight w:val="0"/>
              <w:marTop w:val="0"/>
              <w:marBottom w:val="0"/>
              <w:divBdr>
                <w:top w:val="none" w:sz="0" w:space="0" w:color="auto"/>
                <w:left w:val="none" w:sz="0" w:space="0" w:color="auto"/>
                <w:bottom w:val="none" w:sz="0" w:space="0" w:color="auto"/>
                <w:right w:val="none" w:sz="0" w:space="0" w:color="auto"/>
              </w:divBdr>
            </w:div>
            <w:div w:id="516306938">
              <w:marLeft w:val="0"/>
              <w:marRight w:val="0"/>
              <w:marTop w:val="0"/>
              <w:marBottom w:val="0"/>
              <w:divBdr>
                <w:top w:val="none" w:sz="0" w:space="0" w:color="auto"/>
                <w:left w:val="none" w:sz="0" w:space="0" w:color="auto"/>
                <w:bottom w:val="none" w:sz="0" w:space="0" w:color="auto"/>
                <w:right w:val="none" w:sz="0" w:space="0" w:color="auto"/>
              </w:divBdr>
            </w:div>
            <w:div w:id="105515010">
              <w:marLeft w:val="0"/>
              <w:marRight w:val="0"/>
              <w:marTop w:val="0"/>
              <w:marBottom w:val="0"/>
              <w:divBdr>
                <w:top w:val="none" w:sz="0" w:space="0" w:color="auto"/>
                <w:left w:val="none" w:sz="0" w:space="0" w:color="auto"/>
                <w:bottom w:val="none" w:sz="0" w:space="0" w:color="auto"/>
                <w:right w:val="none" w:sz="0" w:space="0" w:color="auto"/>
              </w:divBdr>
            </w:div>
          </w:divsChild>
        </w:div>
        <w:div w:id="399058650">
          <w:marLeft w:val="0"/>
          <w:marRight w:val="0"/>
          <w:marTop w:val="0"/>
          <w:marBottom w:val="0"/>
          <w:divBdr>
            <w:top w:val="none" w:sz="0" w:space="0" w:color="auto"/>
            <w:left w:val="none" w:sz="0" w:space="0" w:color="auto"/>
            <w:bottom w:val="none" w:sz="0" w:space="0" w:color="auto"/>
            <w:right w:val="none" w:sz="0" w:space="0" w:color="auto"/>
          </w:divBdr>
          <w:divsChild>
            <w:div w:id="49112869">
              <w:marLeft w:val="-75"/>
              <w:marRight w:val="0"/>
              <w:marTop w:val="30"/>
              <w:marBottom w:val="30"/>
              <w:divBdr>
                <w:top w:val="none" w:sz="0" w:space="0" w:color="auto"/>
                <w:left w:val="none" w:sz="0" w:space="0" w:color="auto"/>
                <w:bottom w:val="none" w:sz="0" w:space="0" w:color="auto"/>
                <w:right w:val="none" w:sz="0" w:space="0" w:color="auto"/>
              </w:divBdr>
              <w:divsChild>
                <w:div w:id="1175027387">
                  <w:marLeft w:val="0"/>
                  <w:marRight w:val="0"/>
                  <w:marTop w:val="0"/>
                  <w:marBottom w:val="0"/>
                  <w:divBdr>
                    <w:top w:val="none" w:sz="0" w:space="0" w:color="auto"/>
                    <w:left w:val="none" w:sz="0" w:space="0" w:color="auto"/>
                    <w:bottom w:val="none" w:sz="0" w:space="0" w:color="auto"/>
                    <w:right w:val="none" w:sz="0" w:space="0" w:color="auto"/>
                  </w:divBdr>
                  <w:divsChild>
                    <w:div w:id="1738673605">
                      <w:marLeft w:val="0"/>
                      <w:marRight w:val="0"/>
                      <w:marTop w:val="0"/>
                      <w:marBottom w:val="0"/>
                      <w:divBdr>
                        <w:top w:val="none" w:sz="0" w:space="0" w:color="auto"/>
                        <w:left w:val="none" w:sz="0" w:space="0" w:color="auto"/>
                        <w:bottom w:val="none" w:sz="0" w:space="0" w:color="auto"/>
                        <w:right w:val="none" w:sz="0" w:space="0" w:color="auto"/>
                      </w:divBdr>
                    </w:div>
                  </w:divsChild>
                </w:div>
                <w:div w:id="463890700">
                  <w:marLeft w:val="0"/>
                  <w:marRight w:val="0"/>
                  <w:marTop w:val="0"/>
                  <w:marBottom w:val="0"/>
                  <w:divBdr>
                    <w:top w:val="none" w:sz="0" w:space="0" w:color="auto"/>
                    <w:left w:val="none" w:sz="0" w:space="0" w:color="auto"/>
                    <w:bottom w:val="none" w:sz="0" w:space="0" w:color="auto"/>
                    <w:right w:val="none" w:sz="0" w:space="0" w:color="auto"/>
                  </w:divBdr>
                  <w:divsChild>
                    <w:div w:id="1727219244">
                      <w:marLeft w:val="0"/>
                      <w:marRight w:val="0"/>
                      <w:marTop w:val="0"/>
                      <w:marBottom w:val="0"/>
                      <w:divBdr>
                        <w:top w:val="none" w:sz="0" w:space="0" w:color="auto"/>
                        <w:left w:val="none" w:sz="0" w:space="0" w:color="auto"/>
                        <w:bottom w:val="none" w:sz="0" w:space="0" w:color="auto"/>
                        <w:right w:val="none" w:sz="0" w:space="0" w:color="auto"/>
                      </w:divBdr>
                    </w:div>
                  </w:divsChild>
                </w:div>
                <w:div w:id="811557887">
                  <w:marLeft w:val="0"/>
                  <w:marRight w:val="0"/>
                  <w:marTop w:val="0"/>
                  <w:marBottom w:val="0"/>
                  <w:divBdr>
                    <w:top w:val="none" w:sz="0" w:space="0" w:color="auto"/>
                    <w:left w:val="none" w:sz="0" w:space="0" w:color="auto"/>
                    <w:bottom w:val="none" w:sz="0" w:space="0" w:color="auto"/>
                    <w:right w:val="none" w:sz="0" w:space="0" w:color="auto"/>
                  </w:divBdr>
                  <w:divsChild>
                    <w:div w:id="532887394">
                      <w:marLeft w:val="0"/>
                      <w:marRight w:val="0"/>
                      <w:marTop w:val="0"/>
                      <w:marBottom w:val="0"/>
                      <w:divBdr>
                        <w:top w:val="none" w:sz="0" w:space="0" w:color="auto"/>
                        <w:left w:val="none" w:sz="0" w:space="0" w:color="auto"/>
                        <w:bottom w:val="none" w:sz="0" w:space="0" w:color="auto"/>
                        <w:right w:val="none" w:sz="0" w:space="0" w:color="auto"/>
                      </w:divBdr>
                    </w:div>
                  </w:divsChild>
                </w:div>
                <w:div w:id="553545836">
                  <w:marLeft w:val="0"/>
                  <w:marRight w:val="0"/>
                  <w:marTop w:val="0"/>
                  <w:marBottom w:val="0"/>
                  <w:divBdr>
                    <w:top w:val="none" w:sz="0" w:space="0" w:color="auto"/>
                    <w:left w:val="none" w:sz="0" w:space="0" w:color="auto"/>
                    <w:bottom w:val="none" w:sz="0" w:space="0" w:color="auto"/>
                    <w:right w:val="none" w:sz="0" w:space="0" w:color="auto"/>
                  </w:divBdr>
                  <w:divsChild>
                    <w:div w:id="1335961920">
                      <w:marLeft w:val="0"/>
                      <w:marRight w:val="0"/>
                      <w:marTop w:val="0"/>
                      <w:marBottom w:val="0"/>
                      <w:divBdr>
                        <w:top w:val="none" w:sz="0" w:space="0" w:color="auto"/>
                        <w:left w:val="none" w:sz="0" w:space="0" w:color="auto"/>
                        <w:bottom w:val="none" w:sz="0" w:space="0" w:color="auto"/>
                        <w:right w:val="none" w:sz="0" w:space="0" w:color="auto"/>
                      </w:divBdr>
                    </w:div>
                  </w:divsChild>
                </w:div>
                <w:div w:id="811101523">
                  <w:marLeft w:val="0"/>
                  <w:marRight w:val="0"/>
                  <w:marTop w:val="0"/>
                  <w:marBottom w:val="0"/>
                  <w:divBdr>
                    <w:top w:val="none" w:sz="0" w:space="0" w:color="auto"/>
                    <w:left w:val="none" w:sz="0" w:space="0" w:color="auto"/>
                    <w:bottom w:val="none" w:sz="0" w:space="0" w:color="auto"/>
                    <w:right w:val="none" w:sz="0" w:space="0" w:color="auto"/>
                  </w:divBdr>
                  <w:divsChild>
                    <w:div w:id="466820816">
                      <w:marLeft w:val="0"/>
                      <w:marRight w:val="0"/>
                      <w:marTop w:val="0"/>
                      <w:marBottom w:val="0"/>
                      <w:divBdr>
                        <w:top w:val="none" w:sz="0" w:space="0" w:color="auto"/>
                        <w:left w:val="none" w:sz="0" w:space="0" w:color="auto"/>
                        <w:bottom w:val="none" w:sz="0" w:space="0" w:color="auto"/>
                        <w:right w:val="none" w:sz="0" w:space="0" w:color="auto"/>
                      </w:divBdr>
                    </w:div>
                  </w:divsChild>
                </w:div>
                <w:div w:id="491483405">
                  <w:marLeft w:val="0"/>
                  <w:marRight w:val="0"/>
                  <w:marTop w:val="0"/>
                  <w:marBottom w:val="0"/>
                  <w:divBdr>
                    <w:top w:val="none" w:sz="0" w:space="0" w:color="auto"/>
                    <w:left w:val="none" w:sz="0" w:space="0" w:color="auto"/>
                    <w:bottom w:val="none" w:sz="0" w:space="0" w:color="auto"/>
                    <w:right w:val="none" w:sz="0" w:space="0" w:color="auto"/>
                  </w:divBdr>
                  <w:divsChild>
                    <w:div w:id="10250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4387">
          <w:marLeft w:val="0"/>
          <w:marRight w:val="0"/>
          <w:marTop w:val="0"/>
          <w:marBottom w:val="0"/>
          <w:divBdr>
            <w:top w:val="none" w:sz="0" w:space="0" w:color="auto"/>
            <w:left w:val="none" w:sz="0" w:space="0" w:color="auto"/>
            <w:bottom w:val="none" w:sz="0" w:space="0" w:color="auto"/>
            <w:right w:val="none" w:sz="0" w:space="0" w:color="auto"/>
          </w:divBdr>
          <w:divsChild>
            <w:div w:id="226577612">
              <w:marLeft w:val="0"/>
              <w:marRight w:val="0"/>
              <w:marTop w:val="0"/>
              <w:marBottom w:val="0"/>
              <w:divBdr>
                <w:top w:val="none" w:sz="0" w:space="0" w:color="auto"/>
                <w:left w:val="none" w:sz="0" w:space="0" w:color="auto"/>
                <w:bottom w:val="none" w:sz="0" w:space="0" w:color="auto"/>
                <w:right w:val="none" w:sz="0" w:space="0" w:color="auto"/>
              </w:divBdr>
            </w:div>
            <w:div w:id="1511410982">
              <w:marLeft w:val="0"/>
              <w:marRight w:val="0"/>
              <w:marTop w:val="0"/>
              <w:marBottom w:val="0"/>
              <w:divBdr>
                <w:top w:val="none" w:sz="0" w:space="0" w:color="auto"/>
                <w:left w:val="none" w:sz="0" w:space="0" w:color="auto"/>
                <w:bottom w:val="none" w:sz="0" w:space="0" w:color="auto"/>
                <w:right w:val="none" w:sz="0" w:space="0" w:color="auto"/>
              </w:divBdr>
            </w:div>
            <w:div w:id="950480800">
              <w:marLeft w:val="0"/>
              <w:marRight w:val="0"/>
              <w:marTop w:val="0"/>
              <w:marBottom w:val="0"/>
              <w:divBdr>
                <w:top w:val="none" w:sz="0" w:space="0" w:color="auto"/>
                <w:left w:val="none" w:sz="0" w:space="0" w:color="auto"/>
                <w:bottom w:val="none" w:sz="0" w:space="0" w:color="auto"/>
                <w:right w:val="none" w:sz="0" w:space="0" w:color="auto"/>
              </w:divBdr>
            </w:div>
            <w:div w:id="626860633">
              <w:marLeft w:val="0"/>
              <w:marRight w:val="0"/>
              <w:marTop w:val="0"/>
              <w:marBottom w:val="0"/>
              <w:divBdr>
                <w:top w:val="none" w:sz="0" w:space="0" w:color="auto"/>
                <w:left w:val="none" w:sz="0" w:space="0" w:color="auto"/>
                <w:bottom w:val="none" w:sz="0" w:space="0" w:color="auto"/>
                <w:right w:val="none" w:sz="0" w:space="0" w:color="auto"/>
              </w:divBdr>
            </w:div>
            <w:div w:id="870149851">
              <w:marLeft w:val="0"/>
              <w:marRight w:val="0"/>
              <w:marTop w:val="0"/>
              <w:marBottom w:val="0"/>
              <w:divBdr>
                <w:top w:val="none" w:sz="0" w:space="0" w:color="auto"/>
                <w:left w:val="none" w:sz="0" w:space="0" w:color="auto"/>
                <w:bottom w:val="none" w:sz="0" w:space="0" w:color="auto"/>
                <w:right w:val="none" w:sz="0" w:space="0" w:color="auto"/>
              </w:divBdr>
            </w:div>
            <w:div w:id="2094617681">
              <w:marLeft w:val="0"/>
              <w:marRight w:val="0"/>
              <w:marTop w:val="0"/>
              <w:marBottom w:val="0"/>
              <w:divBdr>
                <w:top w:val="none" w:sz="0" w:space="0" w:color="auto"/>
                <w:left w:val="none" w:sz="0" w:space="0" w:color="auto"/>
                <w:bottom w:val="none" w:sz="0" w:space="0" w:color="auto"/>
                <w:right w:val="none" w:sz="0" w:space="0" w:color="auto"/>
              </w:divBdr>
            </w:div>
          </w:divsChild>
        </w:div>
        <w:div w:id="1842156565">
          <w:marLeft w:val="0"/>
          <w:marRight w:val="0"/>
          <w:marTop w:val="0"/>
          <w:marBottom w:val="0"/>
          <w:divBdr>
            <w:top w:val="none" w:sz="0" w:space="0" w:color="auto"/>
            <w:left w:val="none" w:sz="0" w:space="0" w:color="auto"/>
            <w:bottom w:val="none" w:sz="0" w:space="0" w:color="auto"/>
            <w:right w:val="none" w:sz="0" w:space="0" w:color="auto"/>
          </w:divBdr>
          <w:divsChild>
            <w:div w:id="755705892">
              <w:marLeft w:val="-75"/>
              <w:marRight w:val="0"/>
              <w:marTop w:val="30"/>
              <w:marBottom w:val="30"/>
              <w:divBdr>
                <w:top w:val="none" w:sz="0" w:space="0" w:color="auto"/>
                <w:left w:val="none" w:sz="0" w:space="0" w:color="auto"/>
                <w:bottom w:val="none" w:sz="0" w:space="0" w:color="auto"/>
                <w:right w:val="none" w:sz="0" w:space="0" w:color="auto"/>
              </w:divBdr>
              <w:divsChild>
                <w:div w:id="1529029244">
                  <w:marLeft w:val="0"/>
                  <w:marRight w:val="0"/>
                  <w:marTop w:val="0"/>
                  <w:marBottom w:val="0"/>
                  <w:divBdr>
                    <w:top w:val="none" w:sz="0" w:space="0" w:color="auto"/>
                    <w:left w:val="none" w:sz="0" w:space="0" w:color="auto"/>
                    <w:bottom w:val="none" w:sz="0" w:space="0" w:color="auto"/>
                    <w:right w:val="none" w:sz="0" w:space="0" w:color="auto"/>
                  </w:divBdr>
                  <w:divsChild>
                    <w:div w:id="116683263">
                      <w:marLeft w:val="0"/>
                      <w:marRight w:val="0"/>
                      <w:marTop w:val="0"/>
                      <w:marBottom w:val="0"/>
                      <w:divBdr>
                        <w:top w:val="none" w:sz="0" w:space="0" w:color="auto"/>
                        <w:left w:val="none" w:sz="0" w:space="0" w:color="auto"/>
                        <w:bottom w:val="none" w:sz="0" w:space="0" w:color="auto"/>
                        <w:right w:val="none" w:sz="0" w:space="0" w:color="auto"/>
                      </w:divBdr>
                    </w:div>
                  </w:divsChild>
                </w:div>
                <w:div w:id="262493912">
                  <w:marLeft w:val="0"/>
                  <w:marRight w:val="0"/>
                  <w:marTop w:val="0"/>
                  <w:marBottom w:val="0"/>
                  <w:divBdr>
                    <w:top w:val="none" w:sz="0" w:space="0" w:color="auto"/>
                    <w:left w:val="none" w:sz="0" w:space="0" w:color="auto"/>
                    <w:bottom w:val="none" w:sz="0" w:space="0" w:color="auto"/>
                    <w:right w:val="none" w:sz="0" w:space="0" w:color="auto"/>
                  </w:divBdr>
                  <w:divsChild>
                    <w:div w:id="134689302">
                      <w:marLeft w:val="0"/>
                      <w:marRight w:val="0"/>
                      <w:marTop w:val="0"/>
                      <w:marBottom w:val="0"/>
                      <w:divBdr>
                        <w:top w:val="none" w:sz="0" w:space="0" w:color="auto"/>
                        <w:left w:val="none" w:sz="0" w:space="0" w:color="auto"/>
                        <w:bottom w:val="none" w:sz="0" w:space="0" w:color="auto"/>
                        <w:right w:val="none" w:sz="0" w:space="0" w:color="auto"/>
                      </w:divBdr>
                    </w:div>
                  </w:divsChild>
                </w:div>
                <w:div w:id="1464226960">
                  <w:marLeft w:val="0"/>
                  <w:marRight w:val="0"/>
                  <w:marTop w:val="0"/>
                  <w:marBottom w:val="0"/>
                  <w:divBdr>
                    <w:top w:val="none" w:sz="0" w:space="0" w:color="auto"/>
                    <w:left w:val="none" w:sz="0" w:space="0" w:color="auto"/>
                    <w:bottom w:val="none" w:sz="0" w:space="0" w:color="auto"/>
                    <w:right w:val="none" w:sz="0" w:space="0" w:color="auto"/>
                  </w:divBdr>
                  <w:divsChild>
                    <w:div w:id="755130737">
                      <w:marLeft w:val="0"/>
                      <w:marRight w:val="0"/>
                      <w:marTop w:val="0"/>
                      <w:marBottom w:val="0"/>
                      <w:divBdr>
                        <w:top w:val="none" w:sz="0" w:space="0" w:color="auto"/>
                        <w:left w:val="none" w:sz="0" w:space="0" w:color="auto"/>
                        <w:bottom w:val="none" w:sz="0" w:space="0" w:color="auto"/>
                        <w:right w:val="none" w:sz="0" w:space="0" w:color="auto"/>
                      </w:divBdr>
                    </w:div>
                  </w:divsChild>
                </w:div>
                <w:div w:id="1934775630">
                  <w:marLeft w:val="0"/>
                  <w:marRight w:val="0"/>
                  <w:marTop w:val="0"/>
                  <w:marBottom w:val="0"/>
                  <w:divBdr>
                    <w:top w:val="none" w:sz="0" w:space="0" w:color="auto"/>
                    <w:left w:val="none" w:sz="0" w:space="0" w:color="auto"/>
                    <w:bottom w:val="none" w:sz="0" w:space="0" w:color="auto"/>
                    <w:right w:val="none" w:sz="0" w:space="0" w:color="auto"/>
                  </w:divBdr>
                  <w:divsChild>
                    <w:div w:id="783769296">
                      <w:marLeft w:val="0"/>
                      <w:marRight w:val="0"/>
                      <w:marTop w:val="0"/>
                      <w:marBottom w:val="0"/>
                      <w:divBdr>
                        <w:top w:val="none" w:sz="0" w:space="0" w:color="auto"/>
                        <w:left w:val="none" w:sz="0" w:space="0" w:color="auto"/>
                        <w:bottom w:val="none" w:sz="0" w:space="0" w:color="auto"/>
                        <w:right w:val="none" w:sz="0" w:space="0" w:color="auto"/>
                      </w:divBdr>
                    </w:div>
                  </w:divsChild>
                </w:div>
                <w:div w:id="1079905172">
                  <w:marLeft w:val="0"/>
                  <w:marRight w:val="0"/>
                  <w:marTop w:val="0"/>
                  <w:marBottom w:val="0"/>
                  <w:divBdr>
                    <w:top w:val="none" w:sz="0" w:space="0" w:color="auto"/>
                    <w:left w:val="none" w:sz="0" w:space="0" w:color="auto"/>
                    <w:bottom w:val="none" w:sz="0" w:space="0" w:color="auto"/>
                    <w:right w:val="none" w:sz="0" w:space="0" w:color="auto"/>
                  </w:divBdr>
                  <w:divsChild>
                    <w:div w:id="801505568">
                      <w:marLeft w:val="0"/>
                      <w:marRight w:val="0"/>
                      <w:marTop w:val="0"/>
                      <w:marBottom w:val="0"/>
                      <w:divBdr>
                        <w:top w:val="none" w:sz="0" w:space="0" w:color="auto"/>
                        <w:left w:val="none" w:sz="0" w:space="0" w:color="auto"/>
                        <w:bottom w:val="none" w:sz="0" w:space="0" w:color="auto"/>
                        <w:right w:val="none" w:sz="0" w:space="0" w:color="auto"/>
                      </w:divBdr>
                    </w:div>
                  </w:divsChild>
                </w:div>
                <w:div w:id="229585161">
                  <w:marLeft w:val="0"/>
                  <w:marRight w:val="0"/>
                  <w:marTop w:val="0"/>
                  <w:marBottom w:val="0"/>
                  <w:divBdr>
                    <w:top w:val="none" w:sz="0" w:space="0" w:color="auto"/>
                    <w:left w:val="none" w:sz="0" w:space="0" w:color="auto"/>
                    <w:bottom w:val="none" w:sz="0" w:space="0" w:color="auto"/>
                    <w:right w:val="none" w:sz="0" w:space="0" w:color="auto"/>
                  </w:divBdr>
                  <w:divsChild>
                    <w:div w:id="9436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4797">
          <w:marLeft w:val="0"/>
          <w:marRight w:val="0"/>
          <w:marTop w:val="0"/>
          <w:marBottom w:val="0"/>
          <w:divBdr>
            <w:top w:val="none" w:sz="0" w:space="0" w:color="auto"/>
            <w:left w:val="none" w:sz="0" w:space="0" w:color="auto"/>
            <w:bottom w:val="none" w:sz="0" w:space="0" w:color="auto"/>
            <w:right w:val="none" w:sz="0" w:space="0" w:color="auto"/>
          </w:divBdr>
          <w:divsChild>
            <w:div w:id="2091804680">
              <w:marLeft w:val="0"/>
              <w:marRight w:val="0"/>
              <w:marTop w:val="0"/>
              <w:marBottom w:val="0"/>
              <w:divBdr>
                <w:top w:val="none" w:sz="0" w:space="0" w:color="auto"/>
                <w:left w:val="none" w:sz="0" w:space="0" w:color="auto"/>
                <w:bottom w:val="none" w:sz="0" w:space="0" w:color="auto"/>
                <w:right w:val="none" w:sz="0" w:space="0" w:color="auto"/>
              </w:divBdr>
            </w:div>
            <w:div w:id="298920644">
              <w:marLeft w:val="0"/>
              <w:marRight w:val="0"/>
              <w:marTop w:val="0"/>
              <w:marBottom w:val="0"/>
              <w:divBdr>
                <w:top w:val="none" w:sz="0" w:space="0" w:color="auto"/>
                <w:left w:val="none" w:sz="0" w:space="0" w:color="auto"/>
                <w:bottom w:val="none" w:sz="0" w:space="0" w:color="auto"/>
                <w:right w:val="none" w:sz="0" w:space="0" w:color="auto"/>
              </w:divBdr>
            </w:div>
            <w:div w:id="249044388">
              <w:marLeft w:val="0"/>
              <w:marRight w:val="0"/>
              <w:marTop w:val="0"/>
              <w:marBottom w:val="0"/>
              <w:divBdr>
                <w:top w:val="none" w:sz="0" w:space="0" w:color="auto"/>
                <w:left w:val="none" w:sz="0" w:space="0" w:color="auto"/>
                <w:bottom w:val="none" w:sz="0" w:space="0" w:color="auto"/>
                <w:right w:val="none" w:sz="0" w:space="0" w:color="auto"/>
              </w:divBdr>
            </w:div>
            <w:div w:id="643236526">
              <w:marLeft w:val="0"/>
              <w:marRight w:val="0"/>
              <w:marTop w:val="0"/>
              <w:marBottom w:val="0"/>
              <w:divBdr>
                <w:top w:val="none" w:sz="0" w:space="0" w:color="auto"/>
                <w:left w:val="none" w:sz="0" w:space="0" w:color="auto"/>
                <w:bottom w:val="none" w:sz="0" w:space="0" w:color="auto"/>
                <w:right w:val="none" w:sz="0" w:space="0" w:color="auto"/>
              </w:divBdr>
            </w:div>
            <w:div w:id="1280839855">
              <w:marLeft w:val="0"/>
              <w:marRight w:val="0"/>
              <w:marTop w:val="0"/>
              <w:marBottom w:val="0"/>
              <w:divBdr>
                <w:top w:val="none" w:sz="0" w:space="0" w:color="auto"/>
                <w:left w:val="none" w:sz="0" w:space="0" w:color="auto"/>
                <w:bottom w:val="none" w:sz="0" w:space="0" w:color="auto"/>
                <w:right w:val="none" w:sz="0" w:space="0" w:color="auto"/>
              </w:divBdr>
            </w:div>
            <w:div w:id="165246416">
              <w:marLeft w:val="0"/>
              <w:marRight w:val="0"/>
              <w:marTop w:val="0"/>
              <w:marBottom w:val="0"/>
              <w:divBdr>
                <w:top w:val="none" w:sz="0" w:space="0" w:color="auto"/>
                <w:left w:val="none" w:sz="0" w:space="0" w:color="auto"/>
                <w:bottom w:val="none" w:sz="0" w:space="0" w:color="auto"/>
                <w:right w:val="none" w:sz="0" w:space="0" w:color="auto"/>
              </w:divBdr>
            </w:div>
            <w:div w:id="867640998">
              <w:marLeft w:val="0"/>
              <w:marRight w:val="0"/>
              <w:marTop w:val="0"/>
              <w:marBottom w:val="0"/>
              <w:divBdr>
                <w:top w:val="none" w:sz="0" w:space="0" w:color="auto"/>
                <w:left w:val="none" w:sz="0" w:space="0" w:color="auto"/>
                <w:bottom w:val="none" w:sz="0" w:space="0" w:color="auto"/>
                <w:right w:val="none" w:sz="0" w:space="0" w:color="auto"/>
              </w:divBdr>
            </w:div>
            <w:div w:id="1248030874">
              <w:marLeft w:val="0"/>
              <w:marRight w:val="0"/>
              <w:marTop w:val="0"/>
              <w:marBottom w:val="0"/>
              <w:divBdr>
                <w:top w:val="none" w:sz="0" w:space="0" w:color="auto"/>
                <w:left w:val="none" w:sz="0" w:space="0" w:color="auto"/>
                <w:bottom w:val="none" w:sz="0" w:space="0" w:color="auto"/>
                <w:right w:val="none" w:sz="0" w:space="0" w:color="auto"/>
              </w:divBdr>
            </w:div>
          </w:divsChild>
        </w:div>
        <w:div w:id="165287831">
          <w:marLeft w:val="0"/>
          <w:marRight w:val="0"/>
          <w:marTop w:val="0"/>
          <w:marBottom w:val="0"/>
          <w:divBdr>
            <w:top w:val="none" w:sz="0" w:space="0" w:color="auto"/>
            <w:left w:val="none" w:sz="0" w:space="0" w:color="auto"/>
            <w:bottom w:val="none" w:sz="0" w:space="0" w:color="auto"/>
            <w:right w:val="none" w:sz="0" w:space="0" w:color="auto"/>
          </w:divBdr>
          <w:divsChild>
            <w:div w:id="2018726764">
              <w:marLeft w:val="-75"/>
              <w:marRight w:val="0"/>
              <w:marTop w:val="30"/>
              <w:marBottom w:val="30"/>
              <w:divBdr>
                <w:top w:val="none" w:sz="0" w:space="0" w:color="auto"/>
                <w:left w:val="none" w:sz="0" w:space="0" w:color="auto"/>
                <w:bottom w:val="none" w:sz="0" w:space="0" w:color="auto"/>
                <w:right w:val="none" w:sz="0" w:space="0" w:color="auto"/>
              </w:divBdr>
              <w:divsChild>
                <w:div w:id="1771319671">
                  <w:marLeft w:val="0"/>
                  <w:marRight w:val="0"/>
                  <w:marTop w:val="0"/>
                  <w:marBottom w:val="0"/>
                  <w:divBdr>
                    <w:top w:val="none" w:sz="0" w:space="0" w:color="auto"/>
                    <w:left w:val="none" w:sz="0" w:space="0" w:color="auto"/>
                    <w:bottom w:val="none" w:sz="0" w:space="0" w:color="auto"/>
                    <w:right w:val="none" w:sz="0" w:space="0" w:color="auto"/>
                  </w:divBdr>
                  <w:divsChild>
                    <w:div w:id="811824686">
                      <w:marLeft w:val="0"/>
                      <w:marRight w:val="0"/>
                      <w:marTop w:val="0"/>
                      <w:marBottom w:val="0"/>
                      <w:divBdr>
                        <w:top w:val="none" w:sz="0" w:space="0" w:color="auto"/>
                        <w:left w:val="none" w:sz="0" w:space="0" w:color="auto"/>
                        <w:bottom w:val="none" w:sz="0" w:space="0" w:color="auto"/>
                        <w:right w:val="none" w:sz="0" w:space="0" w:color="auto"/>
                      </w:divBdr>
                    </w:div>
                  </w:divsChild>
                </w:div>
                <w:div w:id="1396784003">
                  <w:marLeft w:val="0"/>
                  <w:marRight w:val="0"/>
                  <w:marTop w:val="0"/>
                  <w:marBottom w:val="0"/>
                  <w:divBdr>
                    <w:top w:val="none" w:sz="0" w:space="0" w:color="auto"/>
                    <w:left w:val="none" w:sz="0" w:space="0" w:color="auto"/>
                    <w:bottom w:val="none" w:sz="0" w:space="0" w:color="auto"/>
                    <w:right w:val="none" w:sz="0" w:space="0" w:color="auto"/>
                  </w:divBdr>
                  <w:divsChild>
                    <w:div w:id="824591587">
                      <w:marLeft w:val="0"/>
                      <w:marRight w:val="0"/>
                      <w:marTop w:val="0"/>
                      <w:marBottom w:val="0"/>
                      <w:divBdr>
                        <w:top w:val="none" w:sz="0" w:space="0" w:color="auto"/>
                        <w:left w:val="none" w:sz="0" w:space="0" w:color="auto"/>
                        <w:bottom w:val="none" w:sz="0" w:space="0" w:color="auto"/>
                        <w:right w:val="none" w:sz="0" w:space="0" w:color="auto"/>
                      </w:divBdr>
                    </w:div>
                  </w:divsChild>
                </w:div>
                <w:div w:id="1783188774">
                  <w:marLeft w:val="0"/>
                  <w:marRight w:val="0"/>
                  <w:marTop w:val="0"/>
                  <w:marBottom w:val="0"/>
                  <w:divBdr>
                    <w:top w:val="none" w:sz="0" w:space="0" w:color="auto"/>
                    <w:left w:val="none" w:sz="0" w:space="0" w:color="auto"/>
                    <w:bottom w:val="none" w:sz="0" w:space="0" w:color="auto"/>
                    <w:right w:val="none" w:sz="0" w:space="0" w:color="auto"/>
                  </w:divBdr>
                  <w:divsChild>
                    <w:div w:id="530724187">
                      <w:marLeft w:val="0"/>
                      <w:marRight w:val="0"/>
                      <w:marTop w:val="0"/>
                      <w:marBottom w:val="0"/>
                      <w:divBdr>
                        <w:top w:val="none" w:sz="0" w:space="0" w:color="auto"/>
                        <w:left w:val="none" w:sz="0" w:space="0" w:color="auto"/>
                        <w:bottom w:val="none" w:sz="0" w:space="0" w:color="auto"/>
                        <w:right w:val="none" w:sz="0" w:space="0" w:color="auto"/>
                      </w:divBdr>
                    </w:div>
                  </w:divsChild>
                </w:div>
                <w:div w:id="729116761">
                  <w:marLeft w:val="0"/>
                  <w:marRight w:val="0"/>
                  <w:marTop w:val="0"/>
                  <w:marBottom w:val="0"/>
                  <w:divBdr>
                    <w:top w:val="none" w:sz="0" w:space="0" w:color="auto"/>
                    <w:left w:val="none" w:sz="0" w:space="0" w:color="auto"/>
                    <w:bottom w:val="none" w:sz="0" w:space="0" w:color="auto"/>
                    <w:right w:val="none" w:sz="0" w:space="0" w:color="auto"/>
                  </w:divBdr>
                  <w:divsChild>
                    <w:div w:id="952203313">
                      <w:marLeft w:val="0"/>
                      <w:marRight w:val="0"/>
                      <w:marTop w:val="0"/>
                      <w:marBottom w:val="0"/>
                      <w:divBdr>
                        <w:top w:val="none" w:sz="0" w:space="0" w:color="auto"/>
                        <w:left w:val="none" w:sz="0" w:space="0" w:color="auto"/>
                        <w:bottom w:val="none" w:sz="0" w:space="0" w:color="auto"/>
                        <w:right w:val="none" w:sz="0" w:space="0" w:color="auto"/>
                      </w:divBdr>
                    </w:div>
                  </w:divsChild>
                </w:div>
                <w:div w:id="1683042982">
                  <w:marLeft w:val="0"/>
                  <w:marRight w:val="0"/>
                  <w:marTop w:val="0"/>
                  <w:marBottom w:val="0"/>
                  <w:divBdr>
                    <w:top w:val="none" w:sz="0" w:space="0" w:color="auto"/>
                    <w:left w:val="none" w:sz="0" w:space="0" w:color="auto"/>
                    <w:bottom w:val="none" w:sz="0" w:space="0" w:color="auto"/>
                    <w:right w:val="none" w:sz="0" w:space="0" w:color="auto"/>
                  </w:divBdr>
                  <w:divsChild>
                    <w:div w:id="1071780291">
                      <w:marLeft w:val="0"/>
                      <w:marRight w:val="0"/>
                      <w:marTop w:val="0"/>
                      <w:marBottom w:val="0"/>
                      <w:divBdr>
                        <w:top w:val="none" w:sz="0" w:space="0" w:color="auto"/>
                        <w:left w:val="none" w:sz="0" w:space="0" w:color="auto"/>
                        <w:bottom w:val="none" w:sz="0" w:space="0" w:color="auto"/>
                        <w:right w:val="none" w:sz="0" w:space="0" w:color="auto"/>
                      </w:divBdr>
                    </w:div>
                  </w:divsChild>
                </w:div>
                <w:div w:id="368335462">
                  <w:marLeft w:val="0"/>
                  <w:marRight w:val="0"/>
                  <w:marTop w:val="0"/>
                  <w:marBottom w:val="0"/>
                  <w:divBdr>
                    <w:top w:val="none" w:sz="0" w:space="0" w:color="auto"/>
                    <w:left w:val="none" w:sz="0" w:space="0" w:color="auto"/>
                    <w:bottom w:val="none" w:sz="0" w:space="0" w:color="auto"/>
                    <w:right w:val="none" w:sz="0" w:space="0" w:color="auto"/>
                  </w:divBdr>
                  <w:divsChild>
                    <w:div w:id="5920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5937">
          <w:marLeft w:val="0"/>
          <w:marRight w:val="0"/>
          <w:marTop w:val="0"/>
          <w:marBottom w:val="0"/>
          <w:divBdr>
            <w:top w:val="none" w:sz="0" w:space="0" w:color="auto"/>
            <w:left w:val="none" w:sz="0" w:space="0" w:color="auto"/>
            <w:bottom w:val="none" w:sz="0" w:space="0" w:color="auto"/>
            <w:right w:val="none" w:sz="0" w:space="0" w:color="auto"/>
          </w:divBdr>
          <w:divsChild>
            <w:div w:id="2063865649">
              <w:marLeft w:val="0"/>
              <w:marRight w:val="0"/>
              <w:marTop w:val="0"/>
              <w:marBottom w:val="0"/>
              <w:divBdr>
                <w:top w:val="none" w:sz="0" w:space="0" w:color="auto"/>
                <w:left w:val="none" w:sz="0" w:space="0" w:color="auto"/>
                <w:bottom w:val="none" w:sz="0" w:space="0" w:color="auto"/>
                <w:right w:val="none" w:sz="0" w:space="0" w:color="auto"/>
              </w:divBdr>
            </w:div>
            <w:div w:id="147988942">
              <w:marLeft w:val="0"/>
              <w:marRight w:val="0"/>
              <w:marTop w:val="0"/>
              <w:marBottom w:val="0"/>
              <w:divBdr>
                <w:top w:val="none" w:sz="0" w:space="0" w:color="auto"/>
                <w:left w:val="none" w:sz="0" w:space="0" w:color="auto"/>
                <w:bottom w:val="none" w:sz="0" w:space="0" w:color="auto"/>
                <w:right w:val="none" w:sz="0" w:space="0" w:color="auto"/>
              </w:divBdr>
            </w:div>
            <w:div w:id="1727953564">
              <w:marLeft w:val="0"/>
              <w:marRight w:val="0"/>
              <w:marTop w:val="0"/>
              <w:marBottom w:val="0"/>
              <w:divBdr>
                <w:top w:val="none" w:sz="0" w:space="0" w:color="auto"/>
                <w:left w:val="none" w:sz="0" w:space="0" w:color="auto"/>
                <w:bottom w:val="none" w:sz="0" w:space="0" w:color="auto"/>
                <w:right w:val="none" w:sz="0" w:space="0" w:color="auto"/>
              </w:divBdr>
            </w:div>
          </w:divsChild>
        </w:div>
        <w:div w:id="1001466270">
          <w:marLeft w:val="0"/>
          <w:marRight w:val="0"/>
          <w:marTop w:val="0"/>
          <w:marBottom w:val="0"/>
          <w:divBdr>
            <w:top w:val="none" w:sz="0" w:space="0" w:color="auto"/>
            <w:left w:val="none" w:sz="0" w:space="0" w:color="auto"/>
            <w:bottom w:val="none" w:sz="0" w:space="0" w:color="auto"/>
            <w:right w:val="none" w:sz="0" w:space="0" w:color="auto"/>
          </w:divBdr>
          <w:divsChild>
            <w:div w:id="412049616">
              <w:marLeft w:val="-75"/>
              <w:marRight w:val="0"/>
              <w:marTop w:val="30"/>
              <w:marBottom w:val="30"/>
              <w:divBdr>
                <w:top w:val="none" w:sz="0" w:space="0" w:color="auto"/>
                <w:left w:val="none" w:sz="0" w:space="0" w:color="auto"/>
                <w:bottom w:val="none" w:sz="0" w:space="0" w:color="auto"/>
                <w:right w:val="none" w:sz="0" w:space="0" w:color="auto"/>
              </w:divBdr>
              <w:divsChild>
                <w:div w:id="418210987">
                  <w:marLeft w:val="0"/>
                  <w:marRight w:val="0"/>
                  <w:marTop w:val="0"/>
                  <w:marBottom w:val="0"/>
                  <w:divBdr>
                    <w:top w:val="none" w:sz="0" w:space="0" w:color="auto"/>
                    <w:left w:val="none" w:sz="0" w:space="0" w:color="auto"/>
                    <w:bottom w:val="none" w:sz="0" w:space="0" w:color="auto"/>
                    <w:right w:val="none" w:sz="0" w:space="0" w:color="auto"/>
                  </w:divBdr>
                  <w:divsChild>
                    <w:div w:id="784694695">
                      <w:marLeft w:val="0"/>
                      <w:marRight w:val="0"/>
                      <w:marTop w:val="0"/>
                      <w:marBottom w:val="0"/>
                      <w:divBdr>
                        <w:top w:val="none" w:sz="0" w:space="0" w:color="auto"/>
                        <w:left w:val="none" w:sz="0" w:space="0" w:color="auto"/>
                        <w:bottom w:val="none" w:sz="0" w:space="0" w:color="auto"/>
                        <w:right w:val="none" w:sz="0" w:space="0" w:color="auto"/>
                      </w:divBdr>
                    </w:div>
                  </w:divsChild>
                </w:div>
                <w:div w:id="1568146809">
                  <w:marLeft w:val="0"/>
                  <w:marRight w:val="0"/>
                  <w:marTop w:val="0"/>
                  <w:marBottom w:val="0"/>
                  <w:divBdr>
                    <w:top w:val="none" w:sz="0" w:space="0" w:color="auto"/>
                    <w:left w:val="none" w:sz="0" w:space="0" w:color="auto"/>
                    <w:bottom w:val="none" w:sz="0" w:space="0" w:color="auto"/>
                    <w:right w:val="none" w:sz="0" w:space="0" w:color="auto"/>
                  </w:divBdr>
                  <w:divsChild>
                    <w:div w:id="534201324">
                      <w:marLeft w:val="0"/>
                      <w:marRight w:val="0"/>
                      <w:marTop w:val="0"/>
                      <w:marBottom w:val="0"/>
                      <w:divBdr>
                        <w:top w:val="none" w:sz="0" w:space="0" w:color="auto"/>
                        <w:left w:val="none" w:sz="0" w:space="0" w:color="auto"/>
                        <w:bottom w:val="none" w:sz="0" w:space="0" w:color="auto"/>
                        <w:right w:val="none" w:sz="0" w:space="0" w:color="auto"/>
                      </w:divBdr>
                    </w:div>
                  </w:divsChild>
                </w:div>
                <w:div w:id="1114444032">
                  <w:marLeft w:val="0"/>
                  <w:marRight w:val="0"/>
                  <w:marTop w:val="0"/>
                  <w:marBottom w:val="0"/>
                  <w:divBdr>
                    <w:top w:val="none" w:sz="0" w:space="0" w:color="auto"/>
                    <w:left w:val="none" w:sz="0" w:space="0" w:color="auto"/>
                    <w:bottom w:val="none" w:sz="0" w:space="0" w:color="auto"/>
                    <w:right w:val="none" w:sz="0" w:space="0" w:color="auto"/>
                  </w:divBdr>
                  <w:divsChild>
                    <w:div w:id="1818954127">
                      <w:marLeft w:val="0"/>
                      <w:marRight w:val="0"/>
                      <w:marTop w:val="0"/>
                      <w:marBottom w:val="0"/>
                      <w:divBdr>
                        <w:top w:val="none" w:sz="0" w:space="0" w:color="auto"/>
                        <w:left w:val="none" w:sz="0" w:space="0" w:color="auto"/>
                        <w:bottom w:val="none" w:sz="0" w:space="0" w:color="auto"/>
                        <w:right w:val="none" w:sz="0" w:space="0" w:color="auto"/>
                      </w:divBdr>
                    </w:div>
                  </w:divsChild>
                </w:div>
                <w:div w:id="170995230">
                  <w:marLeft w:val="0"/>
                  <w:marRight w:val="0"/>
                  <w:marTop w:val="0"/>
                  <w:marBottom w:val="0"/>
                  <w:divBdr>
                    <w:top w:val="none" w:sz="0" w:space="0" w:color="auto"/>
                    <w:left w:val="none" w:sz="0" w:space="0" w:color="auto"/>
                    <w:bottom w:val="none" w:sz="0" w:space="0" w:color="auto"/>
                    <w:right w:val="none" w:sz="0" w:space="0" w:color="auto"/>
                  </w:divBdr>
                  <w:divsChild>
                    <w:div w:id="1055347998">
                      <w:marLeft w:val="0"/>
                      <w:marRight w:val="0"/>
                      <w:marTop w:val="0"/>
                      <w:marBottom w:val="0"/>
                      <w:divBdr>
                        <w:top w:val="none" w:sz="0" w:space="0" w:color="auto"/>
                        <w:left w:val="none" w:sz="0" w:space="0" w:color="auto"/>
                        <w:bottom w:val="none" w:sz="0" w:space="0" w:color="auto"/>
                        <w:right w:val="none" w:sz="0" w:space="0" w:color="auto"/>
                      </w:divBdr>
                    </w:div>
                  </w:divsChild>
                </w:div>
                <w:div w:id="731270955">
                  <w:marLeft w:val="0"/>
                  <w:marRight w:val="0"/>
                  <w:marTop w:val="0"/>
                  <w:marBottom w:val="0"/>
                  <w:divBdr>
                    <w:top w:val="none" w:sz="0" w:space="0" w:color="auto"/>
                    <w:left w:val="none" w:sz="0" w:space="0" w:color="auto"/>
                    <w:bottom w:val="none" w:sz="0" w:space="0" w:color="auto"/>
                    <w:right w:val="none" w:sz="0" w:space="0" w:color="auto"/>
                  </w:divBdr>
                  <w:divsChild>
                    <w:div w:id="1272084029">
                      <w:marLeft w:val="0"/>
                      <w:marRight w:val="0"/>
                      <w:marTop w:val="0"/>
                      <w:marBottom w:val="0"/>
                      <w:divBdr>
                        <w:top w:val="none" w:sz="0" w:space="0" w:color="auto"/>
                        <w:left w:val="none" w:sz="0" w:space="0" w:color="auto"/>
                        <w:bottom w:val="none" w:sz="0" w:space="0" w:color="auto"/>
                        <w:right w:val="none" w:sz="0" w:space="0" w:color="auto"/>
                      </w:divBdr>
                    </w:div>
                  </w:divsChild>
                </w:div>
                <w:div w:id="1055197939">
                  <w:marLeft w:val="0"/>
                  <w:marRight w:val="0"/>
                  <w:marTop w:val="0"/>
                  <w:marBottom w:val="0"/>
                  <w:divBdr>
                    <w:top w:val="none" w:sz="0" w:space="0" w:color="auto"/>
                    <w:left w:val="none" w:sz="0" w:space="0" w:color="auto"/>
                    <w:bottom w:val="none" w:sz="0" w:space="0" w:color="auto"/>
                    <w:right w:val="none" w:sz="0" w:space="0" w:color="auto"/>
                  </w:divBdr>
                  <w:divsChild>
                    <w:div w:id="13915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86150">
          <w:marLeft w:val="0"/>
          <w:marRight w:val="0"/>
          <w:marTop w:val="0"/>
          <w:marBottom w:val="0"/>
          <w:divBdr>
            <w:top w:val="none" w:sz="0" w:space="0" w:color="auto"/>
            <w:left w:val="none" w:sz="0" w:space="0" w:color="auto"/>
            <w:bottom w:val="none" w:sz="0" w:space="0" w:color="auto"/>
            <w:right w:val="none" w:sz="0" w:space="0" w:color="auto"/>
          </w:divBdr>
          <w:divsChild>
            <w:div w:id="846406492">
              <w:marLeft w:val="0"/>
              <w:marRight w:val="0"/>
              <w:marTop w:val="0"/>
              <w:marBottom w:val="0"/>
              <w:divBdr>
                <w:top w:val="none" w:sz="0" w:space="0" w:color="auto"/>
                <w:left w:val="none" w:sz="0" w:space="0" w:color="auto"/>
                <w:bottom w:val="none" w:sz="0" w:space="0" w:color="auto"/>
                <w:right w:val="none" w:sz="0" w:space="0" w:color="auto"/>
              </w:divBdr>
            </w:div>
            <w:div w:id="2000886736">
              <w:marLeft w:val="0"/>
              <w:marRight w:val="0"/>
              <w:marTop w:val="0"/>
              <w:marBottom w:val="0"/>
              <w:divBdr>
                <w:top w:val="none" w:sz="0" w:space="0" w:color="auto"/>
                <w:left w:val="none" w:sz="0" w:space="0" w:color="auto"/>
                <w:bottom w:val="none" w:sz="0" w:space="0" w:color="auto"/>
                <w:right w:val="none" w:sz="0" w:space="0" w:color="auto"/>
              </w:divBdr>
            </w:div>
            <w:div w:id="2024429065">
              <w:marLeft w:val="0"/>
              <w:marRight w:val="0"/>
              <w:marTop w:val="0"/>
              <w:marBottom w:val="0"/>
              <w:divBdr>
                <w:top w:val="none" w:sz="0" w:space="0" w:color="auto"/>
                <w:left w:val="none" w:sz="0" w:space="0" w:color="auto"/>
                <w:bottom w:val="none" w:sz="0" w:space="0" w:color="auto"/>
                <w:right w:val="none" w:sz="0" w:space="0" w:color="auto"/>
              </w:divBdr>
            </w:div>
          </w:divsChild>
        </w:div>
        <w:div w:id="1355036643">
          <w:marLeft w:val="0"/>
          <w:marRight w:val="0"/>
          <w:marTop w:val="0"/>
          <w:marBottom w:val="0"/>
          <w:divBdr>
            <w:top w:val="none" w:sz="0" w:space="0" w:color="auto"/>
            <w:left w:val="none" w:sz="0" w:space="0" w:color="auto"/>
            <w:bottom w:val="none" w:sz="0" w:space="0" w:color="auto"/>
            <w:right w:val="none" w:sz="0" w:space="0" w:color="auto"/>
          </w:divBdr>
          <w:divsChild>
            <w:div w:id="757100734">
              <w:marLeft w:val="-75"/>
              <w:marRight w:val="0"/>
              <w:marTop w:val="30"/>
              <w:marBottom w:val="30"/>
              <w:divBdr>
                <w:top w:val="none" w:sz="0" w:space="0" w:color="auto"/>
                <w:left w:val="none" w:sz="0" w:space="0" w:color="auto"/>
                <w:bottom w:val="none" w:sz="0" w:space="0" w:color="auto"/>
                <w:right w:val="none" w:sz="0" w:space="0" w:color="auto"/>
              </w:divBdr>
              <w:divsChild>
                <w:div w:id="1328363849">
                  <w:marLeft w:val="0"/>
                  <w:marRight w:val="0"/>
                  <w:marTop w:val="0"/>
                  <w:marBottom w:val="0"/>
                  <w:divBdr>
                    <w:top w:val="none" w:sz="0" w:space="0" w:color="auto"/>
                    <w:left w:val="none" w:sz="0" w:space="0" w:color="auto"/>
                    <w:bottom w:val="none" w:sz="0" w:space="0" w:color="auto"/>
                    <w:right w:val="none" w:sz="0" w:space="0" w:color="auto"/>
                  </w:divBdr>
                  <w:divsChild>
                    <w:div w:id="1534003883">
                      <w:marLeft w:val="0"/>
                      <w:marRight w:val="0"/>
                      <w:marTop w:val="0"/>
                      <w:marBottom w:val="0"/>
                      <w:divBdr>
                        <w:top w:val="none" w:sz="0" w:space="0" w:color="auto"/>
                        <w:left w:val="none" w:sz="0" w:space="0" w:color="auto"/>
                        <w:bottom w:val="none" w:sz="0" w:space="0" w:color="auto"/>
                        <w:right w:val="none" w:sz="0" w:space="0" w:color="auto"/>
                      </w:divBdr>
                    </w:div>
                  </w:divsChild>
                </w:div>
                <w:div w:id="1828595912">
                  <w:marLeft w:val="0"/>
                  <w:marRight w:val="0"/>
                  <w:marTop w:val="0"/>
                  <w:marBottom w:val="0"/>
                  <w:divBdr>
                    <w:top w:val="none" w:sz="0" w:space="0" w:color="auto"/>
                    <w:left w:val="none" w:sz="0" w:space="0" w:color="auto"/>
                    <w:bottom w:val="none" w:sz="0" w:space="0" w:color="auto"/>
                    <w:right w:val="none" w:sz="0" w:space="0" w:color="auto"/>
                  </w:divBdr>
                  <w:divsChild>
                    <w:div w:id="1298604077">
                      <w:marLeft w:val="0"/>
                      <w:marRight w:val="0"/>
                      <w:marTop w:val="0"/>
                      <w:marBottom w:val="0"/>
                      <w:divBdr>
                        <w:top w:val="none" w:sz="0" w:space="0" w:color="auto"/>
                        <w:left w:val="none" w:sz="0" w:space="0" w:color="auto"/>
                        <w:bottom w:val="none" w:sz="0" w:space="0" w:color="auto"/>
                        <w:right w:val="none" w:sz="0" w:space="0" w:color="auto"/>
                      </w:divBdr>
                    </w:div>
                  </w:divsChild>
                </w:div>
                <w:div w:id="86585899">
                  <w:marLeft w:val="0"/>
                  <w:marRight w:val="0"/>
                  <w:marTop w:val="0"/>
                  <w:marBottom w:val="0"/>
                  <w:divBdr>
                    <w:top w:val="none" w:sz="0" w:space="0" w:color="auto"/>
                    <w:left w:val="none" w:sz="0" w:space="0" w:color="auto"/>
                    <w:bottom w:val="none" w:sz="0" w:space="0" w:color="auto"/>
                    <w:right w:val="none" w:sz="0" w:space="0" w:color="auto"/>
                  </w:divBdr>
                  <w:divsChild>
                    <w:div w:id="97412740">
                      <w:marLeft w:val="0"/>
                      <w:marRight w:val="0"/>
                      <w:marTop w:val="0"/>
                      <w:marBottom w:val="0"/>
                      <w:divBdr>
                        <w:top w:val="none" w:sz="0" w:space="0" w:color="auto"/>
                        <w:left w:val="none" w:sz="0" w:space="0" w:color="auto"/>
                        <w:bottom w:val="none" w:sz="0" w:space="0" w:color="auto"/>
                        <w:right w:val="none" w:sz="0" w:space="0" w:color="auto"/>
                      </w:divBdr>
                    </w:div>
                  </w:divsChild>
                </w:div>
                <w:div w:id="1728145089">
                  <w:marLeft w:val="0"/>
                  <w:marRight w:val="0"/>
                  <w:marTop w:val="0"/>
                  <w:marBottom w:val="0"/>
                  <w:divBdr>
                    <w:top w:val="none" w:sz="0" w:space="0" w:color="auto"/>
                    <w:left w:val="none" w:sz="0" w:space="0" w:color="auto"/>
                    <w:bottom w:val="none" w:sz="0" w:space="0" w:color="auto"/>
                    <w:right w:val="none" w:sz="0" w:space="0" w:color="auto"/>
                  </w:divBdr>
                  <w:divsChild>
                    <w:div w:id="1066755388">
                      <w:marLeft w:val="0"/>
                      <w:marRight w:val="0"/>
                      <w:marTop w:val="0"/>
                      <w:marBottom w:val="0"/>
                      <w:divBdr>
                        <w:top w:val="none" w:sz="0" w:space="0" w:color="auto"/>
                        <w:left w:val="none" w:sz="0" w:space="0" w:color="auto"/>
                        <w:bottom w:val="none" w:sz="0" w:space="0" w:color="auto"/>
                        <w:right w:val="none" w:sz="0" w:space="0" w:color="auto"/>
                      </w:divBdr>
                    </w:div>
                  </w:divsChild>
                </w:div>
                <w:div w:id="439910350">
                  <w:marLeft w:val="0"/>
                  <w:marRight w:val="0"/>
                  <w:marTop w:val="0"/>
                  <w:marBottom w:val="0"/>
                  <w:divBdr>
                    <w:top w:val="none" w:sz="0" w:space="0" w:color="auto"/>
                    <w:left w:val="none" w:sz="0" w:space="0" w:color="auto"/>
                    <w:bottom w:val="none" w:sz="0" w:space="0" w:color="auto"/>
                    <w:right w:val="none" w:sz="0" w:space="0" w:color="auto"/>
                  </w:divBdr>
                  <w:divsChild>
                    <w:div w:id="296567917">
                      <w:marLeft w:val="0"/>
                      <w:marRight w:val="0"/>
                      <w:marTop w:val="0"/>
                      <w:marBottom w:val="0"/>
                      <w:divBdr>
                        <w:top w:val="none" w:sz="0" w:space="0" w:color="auto"/>
                        <w:left w:val="none" w:sz="0" w:space="0" w:color="auto"/>
                        <w:bottom w:val="none" w:sz="0" w:space="0" w:color="auto"/>
                        <w:right w:val="none" w:sz="0" w:space="0" w:color="auto"/>
                      </w:divBdr>
                    </w:div>
                  </w:divsChild>
                </w:div>
                <w:div w:id="687608797">
                  <w:marLeft w:val="0"/>
                  <w:marRight w:val="0"/>
                  <w:marTop w:val="0"/>
                  <w:marBottom w:val="0"/>
                  <w:divBdr>
                    <w:top w:val="none" w:sz="0" w:space="0" w:color="auto"/>
                    <w:left w:val="none" w:sz="0" w:space="0" w:color="auto"/>
                    <w:bottom w:val="none" w:sz="0" w:space="0" w:color="auto"/>
                    <w:right w:val="none" w:sz="0" w:space="0" w:color="auto"/>
                  </w:divBdr>
                  <w:divsChild>
                    <w:div w:id="8848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02842">
          <w:marLeft w:val="0"/>
          <w:marRight w:val="0"/>
          <w:marTop w:val="0"/>
          <w:marBottom w:val="0"/>
          <w:divBdr>
            <w:top w:val="none" w:sz="0" w:space="0" w:color="auto"/>
            <w:left w:val="none" w:sz="0" w:space="0" w:color="auto"/>
            <w:bottom w:val="none" w:sz="0" w:space="0" w:color="auto"/>
            <w:right w:val="none" w:sz="0" w:space="0" w:color="auto"/>
          </w:divBdr>
          <w:divsChild>
            <w:div w:id="638730893">
              <w:marLeft w:val="0"/>
              <w:marRight w:val="0"/>
              <w:marTop w:val="0"/>
              <w:marBottom w:val="0"/>
              <w:divBdr>
                <w:top w:val="none" w:sz="0" w:space="0" w:color="auto"/>
                <w:left w:val="none" w:sz="0" w:space="0" w:color="auto"/>
                <w:bottom w:val="none" w:sz="0" w:space="0" w:color="auto"/>
                <w:right w:val="none" w:sz="0" w:space="0" w:color="auto"/>
              </w:divBdr>
            </w:div>
            <w:div w:id="2009942617">
              <w:marLeft w:val="0"/>
              <w:marRight w:val="0"/>
              <w:marTop w:val="0"/>
              <w:marBottom w:val="0"/>
              <w:divBdr>
                <w:top w:val="none" w:sz="0" w:space="0" w:color="auto"/>
                <w:left w:val="none" w:sz="0" w:space="0" w:color="auto"/>
                <w:bottom w:val="none" w:sz="0" w:space="0" w:color="auto"/>
                <w:right w:val="none" w:sz="0" w:space="0" w:color="auto"/>
              </w:divBdr>
            </w:div>
            <w:div w:id="1371611634">
              <w:marLeft w:val="0"/>
              <w:marRight w:val="0"/>
              <w:marTop w:val="0"/>
              <w:marBottom w:val="0"/>
              <w:divBdr>
                <w:top w:val="none" w:sz="0" w:space="0" w:color="auto"/>
                <w:left w:val="none" w:sz="0" w:space="0" w:color="auto"/>
                <w:bottom w:val="none" w:sz="0" w:space="0" w:color="auto"/>
                <w:right w:val="none" w:sz="0" w:space="0" w:color="auto"/>
              </w:divBdr>
            </w:div>
            <w:div w:id="1088038054">
              <w:marLeft w:val="0"/>
              <w:marRight w:val="0"/>
              <w:marTop w:val="0"/>
              <w:marBottom w:val="0"/>
              <w:divBdr>
                <w:top w:val="none" w:sz="0" w:space="0" w:color="auto"/>
                <w:left w:val="none" w:sz="0" w:space="0" w:color="auto"/>
                <w:bottom w:val="none" w:sz="0" w:space="0" w:color="auto"/>
                <w:right w:val="none" w:sz="0" w:space="0" w:color="auto"/>
              </w:divBdr>
            </w:div>
            <w:div w:id="340352201">
              <w:marLeft w:val="0"/>
              <w:marRight w:val="0"/>
              <w:marTop w:val="0"/>
              <w:marBottom w:val="0"/>
              <w:divBdr>
                <w:top w:val="none" w:sz="0" w:space="0" w:color="auto"/>
                <w:left w:val="none" w:sz="0" w:space="0" w:color="auto"/>
                <w:bottom w:val="none" w:sz="0" w:space="0" w:color="auto"/>
                <w:right w:val="none" w:sz="0" w:space="0" w:color="auto"/>
              </w:divBdr>
            </w:div>
            <w:div w:id="1956014444">
              <w:marLeft w:val="0"/>
              <w:marRight w:val="0"/>
              <w:marTop w:val="0"/>
              <w:marBottom w:val="0"/>
              <w:divBdr>
                <w:top w:val="none" w:sz="0" w:space="0" w:color="auto"/>
                <w:left w:val="none" w:sz="0" w:space="0" w:color="auto"/>
                <w:bottom w:val="none" w:sz="0" w:space="0" w:color="auto"/>
                <w:right w:val="none" w:sz="0" w:space="0" w:color="auto"/>
              </w:divBdr>
            </w:div>
            <w:div w:id="207061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portal.ct.gov/ag/sections/privacy/the-connecticut-data-privacy-act" TargetMode="External"/><Relationship Id="rId26" Type="http://schemas.openxmlformats.org/officeDocument/2006/relationships/hyperlink" Target="https://www.cga.ct.gov/current/pub/titles.htm" TargetMode="External"/><Relationship Id="rId3" Type="http://schemas.openxmlformats.org/officeDocument/2006/relationships/customXml" Target="../customXml/item3.xml"/><Relationship Id="rId21" Type="http://schemas.openxmlformats.org/officeDocument/2006/relationships/hyperlink" Target="https://www.ecfr.gov/current/title-47/chapter-I/subchapter-B/part-54/subpart-E/section-54.400"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ortal.ct.gov/-/media/ag/press_releases/2025/updated-enforcement-report-pursuant-to-connecticut-data-privacy-act-conn-gen-stat--42515-et-seq.pdf" TargetMode="External"/><Relationship Id="rId25" Type="http://schemas.openxmlformats.org/officeDocument/2006/relationships/hyperlink" Target="https://portal.ct.gov/ag/sections/privacy/the-connecticut-data-privacy-ac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ortal.ct.gov/-/media/ag/press_releases/2024/ctdpa-final-report.pdf" TargetMode="External"/><Relationship Id="rId20" Type="http://schemas.openxmlformats.org/officeDocument/2006/relationships/hyperlink" Target="https://www.govinfo.gov/content/pkg/COMPS-936/pdf/COMPS-936.pdf" TargetMode="External"/><Relationship Id="rId29" Type="http://schemas.openxmlformats.org/officeDocument/2006/relationships/hyperlink" Target="https://www.congress.gov/114/plaws/publ185/PLAW-114publ185.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aspe.hhs.gov/reports/health-insurance-portability-accountability-act-1996" TargetMode="External"/><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portal.ct.gov/AG" TargetMode="External"/><Relationship Id="rId23" Type="http://schemas.openxmlformats.org/officeDocument/2006/relationships/hyperlink" Target="https://www.govinfo.gov/content/pkg/COMPS-1885/pdf/COMPS-1885.pdf" TargetMode="External"/><Relationship Id="rId28" Type="http://schemas.openxmlformats.org/officeDocument/2006/relationships/hyperlink" Target="https://portal.ct.gov/ag/press-releases/2025-press-releases/attorney-general-tong-announces-settlement-with-ticketnetwork" TargetMode="External"/><Relationship Id="rId10" Type="http://schemas.openxmlformats.org/officeDocument/2006/relationships/hyperlink" Target="https://www.cga.ct.gov/2025/pub/chap_743jj.htm" TargetMode="External"/><Relationship Id="rId19" Type="http://schemas.openxmlformats.org/officeDocument/2006/relationships/hyperlink" Target="The"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ga.ct.gov/2025/ACT/PA/PDF/2025PA-00113-R00SB-01295-PA.PDF" TargetMode="External"/><Relationship Id="rId14" Type="http://schemas.microsoft.com/office/2018/08/relationships/commentsExtensible" Target="commentsExtensible.xml"/><Relationship Id="rId22" Type="http://schemas.openxmlformats.org/officeDocument/2006/relationships/hyperlink" Target="https://www.ftc.gov/business-guidance/privacy-security/gramm-leach-bliley-act" TargetMode="External"/><Relationship Id="rId27" Type="http://schemas.openxmlformats.org/officeDocument/2006/relationships/hyperlink" Target="https://www.cga.ct.gov/2025/pub/chap_743jj.htm" TargetMode="External"/><Relationship Id="rId30" Type="http://schemas.openxmlformats.org/officeDocument/2006/relationships/hyperlink" Target="https://law.justia.com/codes/connecticut/title-42/chapter-735a/section-42-110b/" TargetMode="External"/><Relationship Id="rId8" Type="http://schemas.openxmlformats.org/officeDocument/2006/relationships/hyperlink" Target="https://www.cga.ct.gov/2023/pub/chap_743jj.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c8cf05ff7814fc0464a80e01aa16a74e">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3f3ba8a6baa850258ea8c5320cb6b0ce"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F701BF-3F57-4682-957B-A14346E5E988}">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5C192E93-B260-4A9F-9613-633E29FF6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71B63B-2361-4B14-BE9B-B7AA24EDC2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7549</Words>
  <Characters>42954</Characters>
  <Application>Microsoft Office Word</Application>
  <DocSecurity>0</DocSecurity>
  <Lines>1263</Lines>
  <Paragraphs>711</Paragraphs>
  <ScaleCrop>false</ScaleCrop>
  <Company/>
  <LinksUpToDate>false</LinksUpToDate>
  <CharactersWithSpaces>49792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Stuhl</dc:creator>
  <cp:keywords/>
  <dc:description/>
  <cp:lastModifiedBy>Deborah Stuhl</cp:lastModifiedBy>
  <cp:revision>67</cp:revision>
  <cp:lastPrinted>2026-02-11T14:10:00Z</cp:lastPrinted>
  <dcterms:created xsi:type="dcterms:W3CDTF">2026-02-04T14:55:00Z</dcterms:created>
  <dcterms:modified xsi:type="dcterms:W3CDTF">2026-04-15T14:49:00Z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2026-02-04T14:55:23Z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eb381a21-b2c7-4c59-a947-07fce5185669</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ies>
</file>