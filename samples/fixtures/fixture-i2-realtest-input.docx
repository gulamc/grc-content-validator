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6E991E" w14:textId="7EFB3776" w:rsidR="00A82F0D" w:rsidRPr="00A82F0D" w:rsidRDefault="00A82F0D" w:rsidP="00A82F0D">
            <w:pPr>
              <w:rPr>
                <w:ins w:id="10" w:author="Bahar Toto" w:date="2025-11-12T16:43:00Z"/>
              </w:rPr>
            </w:pPr>
            <w:ins w:id="11" w:author="Bahar Toto" w:date="2025-11-12T16:43:00Z">
              <w:r w:rsidRPr="00A82F0D">
                <w:rPr>
                  <w:rPrChange w:id="12" w:author="Bahar Toto" w:date="2025-11-12T16:43:00Z">
                    <w:rPr>
                      <w:b/>
                      <w:bCs/>
                    </w:rPr>
                  </w:rPrChange>
                </w:rPr>
                <w:t>Connecticut</w:t>
              </w:r>
              <w:r>
                <w:t>'</w:t>
              </w:r>
              <w:r w:rsidRPr="00A82F0D">
                <w:rPr>
                  <w:rPrChange w:id="13" w:author="Bahar Toto" w:date="2025-11-12T16:43:00Z">
                    <w:rPr>
                      <w:b/>
                      <w:bCs/>
                    </w:rPr>
                  </w:rPrChange>
                </w:rPr>
                <w:t xml:space="preserve">s primary privacy law is the </w:t>
              </w:r>
            </w:ins>
            <w:ins w:id="14" w:author="Bahar Toto" w:date="2025-11-13T13:06:00Z">
              <w:r w:rsidR="00D95D6E">
                <w:fldChar w:fldCharType="begin"/>
              </w:r>
              <w:r w:rsidR="00D95D6E">
                <w:instrText>HYPERLINK "https://www.cga.ct.gov/2023/pub/chap_743jj.htm"</w:instrText>
              </w:r>
              <w:r w:rsidR="00D95D6E">
                <w:fldChar w:fldCharType="separate"/>
              </w:r>
              <w:r w:rsidRPr="00D95D6E">
                <w:rPr>
                  <w:rStyle w:val="Hyperlink"/>
                  <w:rPrChange w:id="15" w:author="Bahar Toto" w:date="2025-11-12T16:43:00Z">
                    <w:rPr>
                      <w:b/>
                      <w:bCs/>
                    </w:rPr>
                  </w:rPrChange>
                </w:rPr>
                <w:t>Connecticut Data Privacy Act</w:t>
              </w:r>
              <w:r w:rsidR="00D95D6E">
                <w:fldChar w:fldCharType="end"/>
              </w:r>
            </w:ins>
            <w:ins w:id="16" w:author="Bahar Toto" w:date="2025-11-12T16:43:00Z">
              <w:r w:rsidRPr="00A82F0D">
                <w:rPr>
                  <w:rPrChange w:id="17" w:author="Bahar Toto" w:date="2025-11-12T16:43:00Z">
                    <w:rPr>
                      <w:b/>
                      <w:bCs/>
                    </w:rPr>
                  </w:rPrChange>
                </w:rPr>
                <w:t xml:space="preserve"> (CTDPA), enacted as </w:t>
              </w:r>
              <w:r w:rsidRPr="00D95D6E">
                <w:rPr>
                  <w:rPrChange w:id="18" w:author="Bahar Toto" w:date="2025-11-13T13:06:00Z">
                    <w:rPr>
                      <w:b/>
                      <w:bCs/>
                      <w:i/>
                      <w:iCs/>
                    </w:rPr>
                  </w:rPrChange>
                </w:rPr>
                <w:t>An Act Concerning Personal Data Privacy and Online Monitoring</w:t>
              </w:r>
              <w:r w:rsidRPr="00A82F0D">
                <w:rPr>
                  <w:rPrChange w:id="19" w:author="Bahar Toto" w:date="2025-11-12T16:43:00Z">
                    <w:rPr>
                      <w:b/>
                      <w:bCs/>
                    </w:rPr>
                  </w:rPrChange>
                </w:rPr>
                <w:t xml:space="preserve"> (Senate Bill 6) and codified at </w:t>
              </w:r>
            </w:ins>
            <w:ins w:id="20" w:author="Bahar Toto" w:date="2025-11-13T13:07:00Z">
              <w:r w:rsidR="00D77286">
                <w:fldChar w:fldCharType="begin"/>
              </w:r>
              <w:r w:rsidR="00D77286">
                <w:instrText>HYPERLINK "https://www.cga.ct.gov/2025/pub/chap_743jj.htm"</w:instrText>
              </w:r>
              <w:r w:rsidR="00D77286">
                <w:fldChar w:fldCharType="separate"/>
              </w:r>
              <w:r w:rsidRPr="00D77286">
                <w:rPr>
                  <w:rStyle w:val="Hyperlink"/>
                  <w:rPrChange w:id="21" w:author="Bahar Toto" w:date="2025-11-12T16:43:00Z">
                    <w:rPr>
                      <w:b/>
                      <w:bCs/>
                    </w:rPr>
                  </w:rPrChange>
                </w:rPr>
                <w:t>Conn. Gen. Stat. §§ 42</w:t>
              </w:r>
              <w:r w:rsidRPr="00D77286">
                <w:rPr>
                  <w:rStyle w:val="Hyperlink"/>
                  <w:rPrChange w:id="22" w:author="Bahar Toto" w:date="2025-11-12T16:43:00Z">
                    <w:rPr>
                      <w:b/>
                      <w:bCs/>
                    </w:rPr>
                  </w:rPrChange>
                </w:rPr>
                <w:noBreakHyphen/>
                <w:t>515 to 42</w:t>
              </w:r>
              <w:r w:rsidRPr="00D77286">
                <w:rPr>
                  <w:rStyle w:val="Hyperlink"/>
                  <w:rPrChange w:id="23" w:author="Bahar Toto" w:date="2025-11-12T16:43:00Z">
                    <w:rPr>
                      <w:b/>
                      <w:bCs/>
                    </w:rPr>
                  </w:rPrChange>
                </w:rPr>
                <w:noBreakHyphen/>
                <w:t>525</w:t>
              </w:r>
              <w:r w:rsidR="00D77286">
                <w:fldChar w:fldCharType="end"/>
              </w:r>
            </w:ins>
            <w:ins w:id="24" w:author="Bahar Toto" w:date="2025-11-12T16:43:00Z">
              <w:r w:rsidRPr="00A82F0D">
                <w:rPr>
                  <w:rPrChange w:id="25" w:author="Bahar Toto" w:date="2025-11-12T16:43:00Z">
                    <w:rPr>
                      <w:b/>
                      <w:bCs/>
                    </w:rPr>
                  </w:rPrChange>
                </w:rPr>
                <w:t xml:space="preserve">, with </w:t>
              </w:r>
            </w:ins>
            <w:ins w:id="26" w:author="Bahar Toto" w:date="2025-11-13T13:07:00Z">
              <w:r w:rsidR="003327EB">
                <w:fldChar w:fldCharType="begin"/>
              </w:r>
              <w:r w:rsidR="003327EB">
                <w:instrText>HYPERLINK "https://www.cga.ct.gov/2025/pub/chap_743jj.htm" \l "sec_42-526"</w:instrText>
              </w:r>
              <w:r w:rsidR="003327EB">
                <w:fldChar w:fldCharType="separate"/>
              </w:r>
              <w:r w:rsidRPr="003327EB">
                <w:rPr>
                  <w:rStyle w:val="Hyperlink"/>
                  <w:rPrChange w:id="27" w:author="Bahar Toto" w:date="2025-11-12T16:43:00Z">
                    <w:rPr>
                      <w:b/>
                      <w:bCs/>
                    </w:rPr>
                  </w:rPrChange>
                </w:rPr>
                <w:t>§ 42</w:t>
              </w:r>
              <w:r w:rsidRPr="003327EB">
                <w:rPr>
                  <w:rStyle w:val="Hyperlink"/>
                  <w:rPrChange w:id="28" w:author="Bahar Toto" w:date="2025-11-12T16:43:00Z">
                    <w:rPr>
                      <w:b/>
                      <w:bCs/>
                    </w:rPr>
                  </w:rPrChange>
                </w:rPr>
                <w:noBreakHyphen/>
                <w:t>526</w:t>
              </w:r>
              <w:r w:rsidR="003327EB">
                <w:fldChar w:fldCharType="end"/>
              </w:r>
            </w:ins>
            <w:ins w:id="29" w:author="Bahar Toto" w:date="2025-11-12T16:43:00Z">
              <w:r w:rsidRPr="00A82F0D">
                <w:rPr>
                  <w:rPrChange w:id="30" w:author="Bahar Toto" w:date="2025-11-12T16:43:00Z">
                    <w:rPr>
                      <w:b/>
                      <w:bCs/>
                    </w:rPr>
                  </w:rPrChange>
                </w:rPr>
                <w:t xml:space="preserve"> addressing consumer health data. The</w:t>
              </w:r>
            </w:ins>
            <w:ins w:id="31" w:author="Bahar Toto" w:date="2025-11-13T13:08:00Z">
              <w:r w:rsidR="003327EB" w:rsidRPr="003327EB">
                <w:t> </w:t>
              </w:r>
              <w:r w:rsidR="003327EB" w:rsidRPr="003327EB">
                <w:fldChar w:fldCharType="begin"/>
              </w:r>
              <w:r w:rsidR="003327EB" w:rsidRPr="003327EB">
                <w:instrText>HYPERLINK "https://portal.ct.gov/governor" \t "_blank"</w:instrText>
              </w:r>
              <w:r w:rsidR="003327EB" w:rsidRPr="003327EB">
                <w:fldChar w:fldCharType="separate"/>
              </w:r>
              <w:r w:rsidR="003327EB" w:rsidRPr="003327EB">
                <w:rPr>
                  <w:rStyle w:val="Hyperlink"/>
                </w:rPr>
                <w:t>Connecticut State Governor</w:t>
              </w:r>
              <w:r w:rsidR="003327EB" w:rsidRPr="003327EB">
                <w:fldChar w:fldCharType="end"/>
              </w:r>
              <w:r w:rsidR="003327EB">
                <w:t xml:space="preserve"> </w:t>
              </w:r>
            </w:ins>
            <w:ins w:id="32" w:author="Bahar Toto" w:date="2025-11-12T16:43:00Z">
              <w:r w:rsidRPr="00A82F0D">
                <w:rPr>
                  <w:rPrChange w:id="33" w:author="Bahar Toto" w:date="2025-11-12T16:43:00Z">
                    <w:rPr>
                      <w:b/>
                      <w:bCs/>
                    </w:rPr>
                  </w:rPrChange>
                </w:rPr>
                <w:t xml:space="preserve">signed Senate Bill 6 on May 10, 2022, and the </w:t>
              </w:r>
            </w:ins>
            <w:ins w:id="34" w:author="Bahar Toto" w:date="2025-11-13T13:08:00Z">
              <w:r w:rsidR="003327EB">
                <w:t>CTDPA</w:t>
              </w:r>
            </w:ins>
            <w:ins w:id="35" w:author="Bahar Toto" w:date="2025-11-12T16:43:00Z">
              <w:r w:rsidRPr="00A82F0D">
                <w:rPr>
                  <w:rPrChange w:id="36" w:author="Bahar Toto" w:date="2025-11-12T16:43:00Z">
                    <w:rPr>
                      <w:b/>
                      <w:bCs/>
                    </w:rPr>
                  </w:rPrChange>
                </w:rPr>
                <w:t xml:space="preserve"> entered into force on July 1, 2023.</w:t>
              </w:r>
            </w:ins>
          </w:p>
          <w:p w14:paraId="4BF4EE43" w14:textId="77777777" w:rsidR="00A82F0D" w:rsidRPr="00A82F0D" w:rsidRDefault="00A82F0D" w:rsidP="00A82F0D">
            <w:pPr>
              <w:rPr>
                <w:ins w:id="37" w:author="Bahar Toto" w:date="2025-11-12T16:43:00Z"/>
              </w:rPr>
            </w:pPr>
            <w:ins w:id="38" w:author="Bahar Toto" w:date="2025-11-12T16:43:00Z">
              <w:r w:rsidRPr="00A82F0D">
                <w:t>The CTDPA has been amended by two major laws:</w:t>
              </w:r>
            </w:ins>
          </w:p>
          <w:p w14:paraId="0E655C6E" w14:textId="609449D8" w:rsidR="00A82F0D" w:rsidRPr="00A82F0D" w:rsidRDefault="000A5018" w:rsidP="00A82F0D">
            <w:pPr>
              <w:numPr>
                <w:ilvl w:val="0"/>
                <w:numId w:val="36"/>
              </w:numPr>
              <w:rPr>
                <w:ins w:id="39" w:author="Bahar Toto" w:date="2025-11-12T16:43:00Z"/>
              </w:rPr>
            </w:pPr>
            <w:ins w:id="40" w:author="Bahar Toto" w:date="2025-11-13T13:08:00Z">
              <w:r w:rsidRPr="000A5018">
                <w:rPr>
                  <w:rPrChange w:id="41" w:author="Bahar Toto" w:date="2025-11-13T13:08:00Z">
                    <w:rPr>
                      <w:b/>
                      <w:bCs/>
                    </w:rPr>
                  </w:rPrChange>
                </w:rPr>
                <w:fldChar w:fldCharType="begin"/>
              </w:r>
              <w:r w:rsidRPr="000A5018">
                <w:rPr>
                  <w:rPrChange w:id="42" w:author="Bahar Toto" w:date="2025-11-13T13:08:00Z">
                    <w:rPr>
                      <w:b/>
                      <w:bCs/>
                    </w:rPr>
                  </w:rPrChange>
                </w:rPr>
                <w:instrText>HYPERLINK "https://www.cga.ct.gov/2023/ACT/PA/PDF/2023PA-00056-R00SB-00003-PA.PDF" \t "_blank"</w:instrText>
              </w:r>
              <w:r w:rsidRPr="000A5018">
                <w:rPr>
                  <w:rPrChange w:id="43" w:author="Bahar Toto" w:date="2025-11-13T13:08:00Z">
                    <w:rPr/>
                  </w:rPrChange>
                </w:rPr>
              </w:r>
              <w:r w:rsidRPr="000A5018">
                <w:rPr>
                  <w:rPrChange w:id="44" w:author="Bahar Toto" w:date="2025-11-13T13:08:00Z">
                    <w:rPr>
                      <w:b/>
                      <w:bCs/>
                    </w:rPr>
                  </w:rPrChange>
                </w:rPr>
                <w:fldChar w:fldCharType="separate"/>
              </w:r>
              <w:r w:rsidRPr="000A5018">
                <w:rPr>
                  <w:rStyle w:val="Hyperlink"/>
                  <w:rPrChange w:id="45" w:author="Bahar Toto" w:date="2025-11-13T13:08:00Z">
                    <w:rPr>
                      <w:rStyle w:val="Hyperlink"/>
                      <w:b/>
                      <w:bCs/>
                    </w:rPr>
                  </w:rPrChange>
                </w:rPr>
                <w:t>Act on online privacy, data, and safety protections</w:t>
              </w:r>
              <w:r w:rsidRPr="000A5018">
                <w:rPr>
                  <w:rPrChange w:id="46" w:author="Bahar Toto" w:date="2025-11-13T13:08:00Z">
                    <w:rPr>
                      <w:b/>
                      <w:bCs/>
                    </w:rPr>
                  </w:rPrChange>
                </w:rPr>
                <w:fldChar w:fldCharType="end"/>
              </w:r>
              <w:r w:rsidRPr="000A5018">
                <w:rPr>
                  <w:rPrChange w:id="47" w:author="Bahar Toto" w:date="2025-11-13T13:08:00Z">
                    <w:rPr>
                      <w:b/>
                      <w:bCs/>
                    </w:rPr>
                  </w:rPrChange>
                </w:rPr>
                <w:t> (the Online Privacy Act)</w:t>
              </w:r>
              <w:r>
                <w:rPr>
                  <w:b/>
                  <w:bCs/>
                </w:rPr>
                <w:t xml:space="preserve"> </w:t>
              </w:r>
            </w:ins>
            <w:ins w:id="48" w:author="Bahar Toto" w:date="2025-11-13T13:30:00Z">
              <w:r w:rsidR="0054437F" w:rsidRPr="0054437F">
                <w:rPr>
                  <w:rPrChange w:id="49" w:author="Bahar Toto" w:date="2025-11-13T13:30:00Z">
                    <w:rPr>
                      <w:b/>
                      <w:bCs/>
                    </w:rPr>
                  </w:rPrChange>
                </w:rPr>
                <w:t>was</w:t>
              </w:r>
              <w:r w:rsidR="0054437F">
                <w:rPr>
                  <w:b/>
                  <w:bCs/>
                </w:rPr>
                <w:t xml:space="preserve"> </w:t>
              </w:r>
            </w:ins>
            <w:ins w:id="50" w:author="Bahar Toto" w:date="2025-11-12T16:43:00Z">
              <w:r w:rsidR="00A82F0D" w:rsidRPr="00A82F0D">
                <w:t xml:space="preserve">signed on June 12, 2023, with provisions effective in 2023 and 2024. </w:t>
              </w:r>
            </w:ins>
          </w:p>
          <w:p w14:paraId="6197A480" w14:textId="7A7081E5" w:rsidR="00A82F0D" w:rsidRPr="00A82F0D" w:rsidRDefault="000A5018" w:rsidP="00A82F0D">
            <w:pPr>
              <w:numPr>
                <w:ilvl w:val="0"/>
                <w:numId w:val="36"/>
              </w:numPr>
              <w:rPr>
                <w:ins w:id="51" w:author="Bahar Toto" w:date="2025-11-12T16:43:00Z"/>
              </w:rPr>
            </w:pPr>
            <w:ins w:id="52" w:author="Bahar Toto" w:date="2025-11-13T13:08:00Z">
              <w:r w:rsidRPr="000A5018">
                <w:fldChar w:fldCharType="begin"/>
              </w:r>
              <w:r w:rsidRPr="000A5018">
                <w:instrText>HYPERLINK "https://www.cga.ct.gov/2025/act/pa/pdf/2025PA-00113-R00SB-01295-PA.pdf" \t "_blank"</w:instrText>
              </w:r>
              <w:r w:rsidRPr="000A5018">
                <w:fldChar w:fldCharType="separate"/>
              </w:r>
              <w:r w:rsidRPr="000A5018">
                <w:rPr>
                  <w:rStyle w:val="Hyperlink"/>
                </w:rPr>
                <w:t>Act No. 25-113 An Act Concerning Broadband Internet, Gaming, Social Media, Online Services and Consumer Contracts</w:t>
              </w:r>
              <w:r w:rsidRPr="000A5018">
                <w:fldChar w:fldCharType="end"/>
              </w:r>
              <w:r w:rsidRPr="000A5018">
                <w:t> (Act No. 25-113),</w:t>
              </w:r>
            </w:ins>
            <w:ins w:id="53" w:author="Bahar Toto" w:date="2025-11-13T13:09:00Z">
              <w:r>
                <w:t xml:space="preserve"> </w:t>
              </w:r>
            </w:ins>
            <w:ins w:id="54" w:author="Bahar Toto" w:date="2025-11-12T16:43:00Z">
              <w:r w:rsidR="00A82F0D" w:rsidRPr="00A82F0D">
                <w:t xml:space="preserve">signed on June 24, 2025. </w:t>
              </w:r>
            </w:ins>
            <w:ins w:id="55" w:author="Bahar Toto" w:date="2025-11-13T13:09:00Z">
              <w:r w:rsidRPr="000A5018">
                <w:t>Act No. 25-113</w:t>
              </w:r>
            </w:ins>
            <w:ins w:id="56" w:author="Bahar Toto" w:date="2025-11-12T16:43:00Z">
              <w:r w:rsidR="00A82F0D" w:rsidRPr="00A82F0D">
                <w:t>, also referred to as Senate Bill 1295, introduces significant updates, most of which take effect on July 1, 2026</w:t>
              </w:r>
            </w:ins>
            <w:ins w:id="57" w:author="Bahar Toto" w:date="2025-11-13T13:09:00Z">
              <w:r>
                <w:t>,</w:t>
              </w:r>
            </w:ins>
            <w:ins w:id="58" w:author="Bahar Toto" w:date="2025-11-12T16:43:00Z">
              <w:r w:rsidR="00A82F0D" w:rsidRPr="00A82F0D">
                <w:t xml:space="preserve"> unless otherwise specified.</w:t>
              </w:r>
            </w:ins>
          </w:p>
          <w:p w14:paraId="5728C0EE" w14:textId="2814863D" w:rsidR="2229AB24" w:rsidRDefault="00296679" w:rsidP="2229AB24">
            <w:pPr>
              <w:rPr>
                <w:rFonts w:ascii="Aptos" w:eastAsia="Aptos" w:hAnsi="Aptos" w:cs="Aptos"/>
              </w:rPr>
            </w:pPr>
            <w:del w:id="59" w:author="Bahar Toto" w:date="2025-11-12T16:43:00Z">
              <w:r w:rsidDel="00A82F0D">
                <w:delText>The primary state privacy law is the Connecticut Data Privacy Act (</w:delText>
              </w:r>
            </w:del>
            <w:del w:id="60" w:author="Bahar Toto" w:date="2025-11-12T16:32:00Z">
              <w:r w:rsidDel="000E7E09">
                <w:delText>“</w:delText>
              </w:r>
            </w:del>
            <w:del w:id="61" w:author="Bahar Toto" w:date="2025-11-12T16:43:00Z">
              <w:r w:rsidDel="00A82F0D">
                <w:delText>CTDPA</w:delText>
              </w:r>
            </w:del>
            <w:del w:id="62" w:author="Bahar Toto" w:date="2025-11-12T16:32:00Z">
              <w:r w:rsidDel="000E7E09">
                <w:delText>”</w:delText>
              </w:r>
            </w:del>
            <w:del w:id="63" w:author="Bahar Toto" w:date="2025-11-12T16:43:00Z">
              <w:r w:rsidDel="00A82F0D">
                <w:delText>), enacted as An Act Concerning Personal Data Privacy and Online Monitoring (SB 6, 2022) and codified at Conn. Gen. Stat. §§ 42-515 to 42</w:delText>
              </w:r>
              <w:r w:rsidDel="00A82F0D">
                <w:rPr>
                  <w:rFonts w:ascii="Cambria Math" w:hAnsi="Cambria Math" w:cs="Cambria Math"/>
                </w:rPr>
                <w:delText>‑</w:delText>
              </w:r>
              <w:r w:rsidDel="00A82F0D">
                <w:delText xml:space="preserve">525, plus </w:delText>
              </w:r>
              <w:r w:rsidDel="00A82F0D">
                <w:rPr>
                  <w:rFonts w:ascii="Aptos" w:hAnsi="Aptos" w:cs="Aptos"/>
                </w:rPr>
                <w:delText>§</w:delText>
              </w:r>
              <w:r w:rsidDel="00A82F0D">
                <w:delText xml:space="preserve"> 42</w:delText>
              </w:r>
              <w:r w:rsidDel="00A82F0D">
                <w:rPr>
                  <w:rFonts w:ascii="Cambria Math" w:hAnsi="Cambria Math" w:cs="Cambria Math"/>
                </w:rPr>
                <w:delText>‑</w:delText>
              </w:r>
              <w:r w:rsidDel="00A82F0D">
                <w:delText>526 (Consumer Health Data). Core provisions took effect July 1, 2023. Most amendments adopted in 2025 (SB 1295) take effect July 1, 2026 unless otherwise noted</w:delText>
              </w:r>
              <w:r w:rsidR="00AD0D07" w:rsidDel="00A82F0D">
                <w:delText>.</w:delText>
              </w:r>
            </w:del>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584C26" w14:textId="11541EE0" w:rsidR="2229AB24" w:rsidRDefault="2229AB24" w:rsidP="2229AB24">
            <w:pPr>
              <w:rPr>
                <w:rFonts w:ascii="Aptos" w:eastAsia="Aptos" w:hAnsi="Aptos" w:cs="Aptos"/>
              </w:rPr>
            </w:pPr>
            <w:del w:id="64" w:author="Bahar Toto" w:date="2025-11-13T14:33:00Z">
              <w:r w:rsidDel="00DE7403">
                <w:delText xml:space="preserve">Conn. Gen. Stat. </w:delText>
              </w:r>
            </w:del>
            <w:ins w:id="65" w:author="Bahar Toto" w:date="2025-11-13T14:53:00Z">
              <w:r w:rsidR="00F0194A">
                <w:t>Not applicable.</w:t>
              </w:r>
            </w:ins>
            <w:del w:id="66" w:author="Bahar Toto" w:date="2025-11-13T14:53:00Z">
              <w:r w:rsidDel="00F0194A">
                <w:delText>§§ 42-515</w:delText>
              </w:r>
              <w:r w:rsidDel="005D09A9">
                <w:delText>–</w:delText>
              </w:r>
              <w:r w:rsidDel="00F0194A">
                <w:delText>42‑526</w:delText>
              </w:r>
            </w:del>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036050" w14:textId="4FEDE919" w:rsidR="00DE307D" w:rsidRDefault="00DE307D" w:rsidP="00DE307D">
            <w:pPr>
              <w:rPr>
                <w:rFonts w:ascii="Aptos" w:eastAsia="Aptos" w:hAnsi="Aptos" w:cs="Aptos"/>
              </w:rPr>
            </w:pPr>
            <w:ins w:id="67" w:author="Bahar Toto" w:date="2025-11-13T13:15:00Z">
              <w:r>
                <w:t>Not applicable.</w:t>
              </w:r>
            </w:ins>
            <w:del w:id="68" w:author="Bahar Toto" w:date="2025-11-13T13:15:00Z">
              <w:r w:rsidDel="001418D2">
                <w:delText>Organizations doing business in or targeting residents in Connecticut (if certain thresholds are satisfied).</w:delText>
              </w:r>
            </w:del>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590AFF" w14:textId="7048EBD5" w:rsidR="2229AB24" w:rsidRDefault="005E4F20" w:rsidP="2229AB24">
            <w:pPr>
              <w:rPr>
                <w:rFonts w:ascii="Aptos" w:eastAsia="Aptos" w:hAnsi="Aptos" w:cs="Aptos"/>
              </w:rPr>
            </w:pPr>
            <w:r>
              <w:t xml:space="preserve">The </w:t>
            </w:r>
            <w:ins w:id="69" w:author="Bahar Toto" w:date="2025-11-13T13:18:00Z">
              <w:r w:rsidR="00383FC4">
                <w:fldChar w:fldCharType="begin"/>
              </w:r>
              <w:r w:rsidR="00383FC4">
                <w:instrText>HYPERLINK "https://portal.ct.gov/AG"</w:instrText>
              </w:r>
              <w:r w:rsidR="00383FC4">
                <w:fldChar w:fldCharType="separate"/>
              </w:r>
              <w:r w:rsidRPr="00383FC4">
                <w:rPr>
                  <w:rStyle w:val="Hyperlink"/>
                </w:rPr>
                <w:t>Connecticut Attorney General</w:t>
              </w:r>
              <w:r w:rsidR="00383FC4">
                <w:fldChar w:fldCharType="end"/>
              </w:r>
            </w:ins>
            <w:r>
              <w:t xml:space="preserve"> </w:t>
            </w:r>
            <w:ins w:id="70" w:author="Bahar Toto" w:date="2025-11-13T13:18:00Z">
              <w:r w:rsidR="00383FC4">
                <w:t xml:space="preserve">(AG) </w:t>
              </w:r>
            </w:ins>
            <w:r>
              <w:t xml:space="preserve">has exclusive enforcement authority under the CTDPA (no private right of action). </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7AB64D3" w14:textId="6A613BAB" w:rsidR="2229AB24" w:rsidRDefault="005E4F20" w:rsidP="2229AB24">
            <w:pPr>
              <w:rPr>
                <w:rFonts w:ascii="Aptos" w:eastAsia="Aptos" w:hAnsi="Aptos" w:cs="Aptos"/>
              </w:rPr>
            </w:pPr>
            <w:del w:id="71" w:author="Bahar Toto" w:date="2025-11-13T14:54:00Z">
              <w:r w:rsidDel="009144F8">
                <w:delText xml:space="preserve">Conn. Gen. Stat. </w:delText>
              </w:r>
            </w:del>
            <w:r>
              <w:t>§</w:t>
            </w:r>
            <w:del w:id="72" w:author="Bahar Toto" w:date="2025-11-13T15:18:00Z">
              <w:r w:rsidDel="0067749A">
                <w:delText xml:space="preserve"> </w:delText>
              </w:r>
            </w:del>
            <w:r>
              <w:t>42‑525</w:t>
            </w:r>
            <w:ins w:id="73" w:author="Bahar Toto" w:date="2025-11-13T14:54:00Z">
              <w:r w:rsidR="009144F8">
                <w:t xml:space="preserve"> of the CTDPA</w:t>
              </w:r>
            </w:ins>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109199" w14:textId="77777777" w:rsidR="2229AB24" w:rsidRDefault="2229AB24" w:rsidP="2229AB24">
            <w:pPr>
              <w:rPr>
                <w:rFonts w:ascii="Aptos" w:eastAsia="Aptos" w:hAnsi="Aptos" w:cs="Aptos"/>
              </w:rPr>
            </w:pPr>
            <w:r>
              <w:t>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DPD</w:t>
            </w: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A0E5DF1" w14:textId="4DC2EC80" w:rsidR="2229AB24" w:rsidRDefault="2229AB24" w:rsidP="2229AB24">
            <w:pPr>
              <w:rPr>
                <w:rFonts w:ascii="Aptos" w:eastAsia="Aptos" w:hAnsi="Aptos" w:cs="Aptos"/>
              </w:rPr>
            </w:pPr>
            <w:r>
              <w:t>Not applicable</w:t>
            </w:r>
            <w:r w:rsidR="0008156E">
              <w:t>.</w:t>
            </w:r>
            <w:r>
              <w:t xml:space="preserve"> </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15BBC80" w14:textId="77777777" w:rsidR="2229AB24" w:rsidRDefault="2229AB24" w:rsidP="2229AB24">
            <w:pPr>
              <w:rPr>
                <w:rFonts w:ascii="Aptos" w:eastAsia="Aptos" w:hAnsi="Aptos" w:cs="Aptos"/>
              </w:rPr>
            </w:pPr>
            <w:r>
              <w:t>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r>
              <w:t xml:space="preserve">Yes, the law applies to controllers and processors operating in the jurisdiction.</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2CFAED" w14:textId="5C8B2B84" w:rsidR="2229AB24" w:rsidRDefault="00B50E16" w:rsidP="2229AB24">
            <w:pPr>
              <w:rPr>
                <w:rFonts w:ascii="Aptos" w:eastAsia="Aptos" w:hAnsi="Aptos" w:cs="Aptos"/>
              </w:rPr>
            </w:pPr>
            <w:del w:id="88" w:author="Bahar Toto" w:date="2025-11-13T14:54:00Z">
              <w:r w:rsidDel="009144F8">
                <w:delText xml:space="preserve">Conn. Gen. Stat. </w:delText>
              </w:r>
            </w:del>
            <w:r w:rsidR="2229AB24">
              <w:t>§</w:t>
            </w:r>
            <w:del w:id="89" w:author="Bahar Toto" w:date="2025-11-13T15:18:00Z">
              <w:r w:rsidR="2229AB24" w:rsidDel="0067749A">
                <w:delText xml:space="preserve"> </w:delText>
              </w:r>
            </w:del>
            <w:r w:rsidR="2229AB24">
              <w:t>42‑525</w:t>
            </w:r>
            <w:ins w:id="90" w:author="Bahar Toto" w:date="2025-11-13T14:54:00Z">
              <w:r w:rsidR="009144F8">
                <w:t xml:space="preserve"> of t</w:t>
              </w:r>
            </w:ins>
            <w:ins w:id="91" w:author="Bahar Toto" w:date="2025-11-13T14:55:00Z">
              <w:r w:rsidR="009144F8">
                <w:t>he CTDPA</w:t>
              </w:r>
            </w:ins>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B5CCA8" w14:textId="77777777" w:rsidR="2229AB24" w:rsidRDefault="2229AB24" w:rsidP="2229AB24">
            <w:pPr>
              <w:rPr>
                <w:rFonts w:ascii="Aptos" w:eastAsia="Aptos" w:hAnsi="Aptos" w:cs="Aptos"/>
              </w:rPr>
            </w:pPr>
            <w:r>
              <w:t>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43448D8" w14:textId="677D345B" w:rsidR="2229AB24" w:rsidRDefault="006974C9" w:rsidP="2229AB24">
            <w:pPr>
              <w:rPr>
                <w:rFonts w:ascii="Aptos" w:eastAsia="Aptos" w:hAnsi="Aptos" w:cs="Aptos"/>
              </w:rPr>
            </w:pPr>
            <w:ins w:id="92" w:author="Bahar Toto" w:date="2025-11-13T13:20:00Z">
              <w:r w:rsidRPr="006974C9">
                <w:t>The AG published an </w:t>
              </w:r>
              <w:r w:rsidRPr="006974C9">
                <w:fldChar w:fldCharType="begin"/>
              </w:r>
              <w:r w:rsidRPr="006974C9">
                <w:instrText>HYPERLINK "https://portal.ct.gov/-/media/ag/press_releases/2025/updated-enforcement-report-pursuant-to-connecticut-data-privacy-act-conn-gen-stat--42515-et-seq.pdf"</w:instrText>
              </w:r>
              <w:r w:rsidRPr="006974C9">
                <w:fldChar w:fldCharType="separate"/>
              </w:r>
              <w:r w:rsidRPr="00485EA5">
                <w:rPr>
                  <w:rStyle w:val="Hyperlink"/>
                </w:rPr>
                <w:t>Enforcement report</w:t>
              </w:r>
              <w:r w:rsidR="00485EA5" w:rsidRPr="00485EA5">
                <w:rPr>
                  <w:rStyle w:val="Hyperlink"/>
                </w:rPr>
                <w:t xml:space="preserve"> (the AG Enforcement Report</w:t>
              </w:r>
              <w:r w:rsidR="00485EA5">
                <w:rPr>
                  <w:rStyle w:val="Hyperlink"/>
                </w:rPr>
                <w:t>)</w:t>
              </w:r>
              <w:r w:rsidRPr="00485EA5">
                <w:rPr>
                  <w:rStyle w:val="Hyperlink"/>
                </w:rPr>
                <w:t xml:space="preserve"> pursuant to the CTDPA</w:t>
              </w:r>
              <w:r w:rsidRPr="006974C9">
                <w:fldChar w:fldCharType="end"/>
              </w:r>
              <w:r w:rsidRPr="006974C9">
                <w:t> in April 2025.</w:t>
              </w:r>
            </w:ins>
            <w:del w:id="93" w:author="Bahar Toto" w:date="2025-11-13T13:20:00Z">
              <w:r w:rsidR="2229AB24" w:rsidDel="006974C9">
                <w:delText xml:space="preserve">Yes, the </w:delText>
              </w:r>
            </w:del>
            <w:del w:id="94" w:author="Bahar Toto" w:date="2025-11-13T13:19:00Z">
              <w:r w:rsidR="2229AB24" w:rsidDel="00383FC4">
                <w:delText>Connecticut Attorney General</w:delText>
              </w:r>
            </w:del>
            <w:del w:id="95" w:author="Bahar Toto" w:date="2025-11-13T13:20:00Z">
              <w:r w:rsidR="2229AB24" w:rsidDel="006974C9">
                <w:delText xml:space="preserve"> has published CTDPA enforcement reports.</w:delText>
              </w:r>
            </w:del>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59725C" w14:textId="23383B77" w:rsidR="2229AB24" w:rsidRDefault="00485EA5" w:rsidP="2229AB24">
            <w:pPr>
              <w:rPr>
                <w:rFonts w:ascii="Aptos" w:eastAsia="Aptos" w:hAnsi="Aptos" w:cs="Aptos"/>
              </w:rPr>
            </w:pPr>
            <w:ins w:id="96" w:author="Bahar Toto" w:date="2025-11-13T13:20:00Z">
              <w:r>
                <w:t xml:space="preserve">The </w:t>
              </w:r>
              <w:r w:rsidRPr="00485EA5">
                <w:t>AG Enforcement Report</w:t>
              </w:r>
            </w:ins>
            <w:del w:id="97" w:author="Bahar Toto" w:date="2025-11-13T13:20:00Z">
              <w:r w:rsidR="00AD0D07" w:rsidRPr="00AD0D07" w:rsidDel="00485EA5">
                <w:delText>https://portal.ct.gov/-/media/ag/press_releases/2025/updated-enforcement-report-pursuant-to-connecticut-data-privacy-act-conn-gen-stat--42515-et-seq.pdf</w:delText>
              </w:r>
            </w:del>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59D8A6" w14:textId="77777777" w:rsidR="2229AB24" w:rsidRDefault="2229AB24" w:rsidP="2229AB24">
            <w:pPr>
              <w:rPr>
                <w:rFonts w:ascii="Aptos" w:eastAsia="Aptos" w:hAnsi="Aptos" w:cs="Aptos"/>
              </w:rPr>
            </w:pPr>
            <w:r>
              <w:t>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FC6EEFC" w14:textId="37311ECF" w:rsidR="2229AB24" w:rsidRDefault="2229AB24" w:rsidP="2229AB24">
            <w:pPr>
              <w:rPr>
                <w:rFonts w:ascii="Aptos" w:eastAsia="Aptos" w:hAnsi="Aptos" w:cs="Aptos"/>
              </w:rPr>
            </w:pPr>
            <w:r>
              <w:t xml:space="preserve">Yes, the </w:t>
            </w:r>
            <w:del w:id="98" w:author="Bahar Toto" w:date="2025-11-13T13:21:00Z">
              <w:r w:rsidDel="002C254D">
                <w:delText>Connecticut Attorney General</w:delText>
              </w:r>
            </w:del>
            <w:ins w:id="99" w:author="Bahar Toto" w:date="2025-11-13T13:21:00Z">
              <w:r w:rsidR="002C254D">
                <w:t>AG</w:t>
              </w:r>
            </w:ins>
            <w:r>
              <w:t xml:space="preserve"> released </w:t>
            </w:r>
            <w:ins w:id="100" w:author="Bahar Toto" w:date="2025-11-13T13:21:00Z">
              <w:r w:rsidR="002507CC">
                <w:fldChar w:fldCharType="begin"/>
              </w:r>
              <w:r w:rsidR="002507CC">
                <w:instrText>HYPERLINK "https://portal.ct.gov/ag/sections/privacy/the-connecticut-data-privacy-act"</w:instrText>
              </w:r>
              <w:r w:rsidR="002507CC">
                <w:fldChar w:fldCharType="separate"/>
              </w:r>
              <w:r w:rsidRPr="002507CC">
                <w:rPr>
                  <w:rStyle w:val="Hyperlink"/>
                </w:rPr>
                <w:t>FAQs</w:t>
              </w:r>
            </w:ins>
            <w:ins w:id="101" w:author="Bahar Toto" w:date="2025-11-13T13:22:00Z">
              <w:r w:rsidR="00B91E95">
                <w:rPr>
                  <w:rStyle w:val="Hyperlink"/>
                </w:rPr>
                <w:t xml:space="preserve"> of the CTDPA</w:t>
              </w:r>
            </w:ins>
            <w:ins w:id="102" w:author="Bahar Toto" w:date="2025-11-13T13:21:00Z">
              <w:r w:rsidRPr="002507CC">
                <w:rPr>
                  <w:rStyle w:val="Hyperlink"/>
                </w:rPr>
                <w:t xml:space="preserve"> and </w:t>
              </w:r>
              <w:r w:rsidR="002C254D" w:rsidRPr="002507CC">
                <w:rPr>
                  <w:rStyle w:val="Hyperlink"/>
                </w:rPr>
                <w:t>u</w:t>
              </w:r>
              <w:del w:id="103" w:author="Bahar Toto" w:date="2025-11-13T13:21:00Z">
                <w:r w:rsidRPr="002507CC" w:rsidDel="002C254D">
                  <w:rPr>
                    <w:rStyle w:val="Hyperlink"/>
                  </w:rPr>
                  <w:delText>U</w:delText>
                </w:r>
              </w:del>
              <w:r w:rsidRPr="002507CC">
                <w:rPr>
                  <w:rStyle w:val="Hyperlink"/>
                </w:rPr>
                <w:t xml:space="preserve">niversal </w:t>
              </w:r>
              <w:r w:rsidR="002C254D" w:rsidRPr="002507CC">
                <w:rPr>
                  <w:rStyle w:val="Hyperlink"/>
                </w:rPr>
                <w:t>o</w:t>
              </w:r>
              <w:del w:id="104" w:author="Bahar Toto" w:date="2025-11-13T13:21:00Z">
                <w:r w:rsidRPr="002507CC" w:rsidDel="002C254D">
                  <w:rPr>
                    <w:rStyle w:val="Hyperlink"/>
                  </w:rPr>
                  <w:delText>O</w:delText>
                </w:r>
              </w:del>
              <w:r w:rsidRPr="002507CC">
                <w:rPr>
                  <w:rStyle w:val="Hyperlink"/>
                </w:rPr>
                <w:t>pt</w:t>
              </w:r>
              <w:r w:rsidRPr="002507CC">
                <w:rPr>
                  <w:rStyle w:val="Hyperlink"/>
                  <w:rFonts w:ascii="Cambria Math" w:hAnsi="Cambria Math" w:cs="Cambria Math"/>
                </w:rPr>
                <w:t>‑</w:t>
              </w:r>
              <w:r w:rsidR="002C254D" w:rsidRPr="002507CC">
                <w:rPr>
                  <w:rStyle w:val="Hyperlink"/>
                </w:rPr>
                <w:t>o</w:t>
              </w:r>
              <w:del w:id="105" w:author="Bahar Toto" w:date="2025-11-13T13:21:00Z">
                <w:r w:rsidRPr="002507CC" w:rsidDel="002C254D">
                  <w:rPr>
                    <w:rStyle w:val="Hyperlink"/>
                  </w:rPr>
                  <w:delText>O</w:delText>
                </w:r>
              </w:del>
              <w:r w:rsidRPr="002507CC">
                <w:rPr>
                  <w:rStyle w:val="Hyperlink"/>
                </w:rPr>
                <w:t>ut resources</w:t>
              </w:r>
              <w:r w:rsidR="002507CC">
                <w:fldChar w:fldCharType="end"/>
              </w:r>
            </w:ins>
            <w:r>
              <w:t xml:space="preserve"> (effective Jan</w:t>
            </w:r>
            <w:ins w:id="106" w:author="Bahar Toto" w:date="2025-11-13T13:21:00Z">
              <w:r w:rsidR="002C254D">
                <w:t>uary</w:t>
              </w:r>
            </w:ins>
            <w:del w:id="107" w:author="Bahar Toto" w:date="2025-11-13T13:21:00Z">
              <w:r w:rsidDel="002C254D">
                <w:delText>.</w:delText>
              </w:r>
            </w:del>
            <w:r>
              <w:t xml:space="preserve"> 1, 2025).</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E443A" w14:textId="70688AD2" w:rsidR="2229AB24" w:rsidRDefault="00B91E95" w:rsidP="2229AB24">
            <w:pPr>
              <w:rPr>
                <w:rFonts w:ascii="Aptos" w:eastAsia="Aptos" w:hAnsi="Aptos" w:cs="Aptos"/>
              </w:rPr>
            </w:pPr>
            <w:ins w:id="108" w:author="Bahar Toto" w:date="2025-11-13T13:23:00Z">
              <w:r w:rsidRPr="00B91E95">
                <w:t>FAQs on the CTDPA</w:t>
              </w:r>
              <w:r>
                <w:t xml:space="preserve"> </w:t>
              </w:r>
            </w:ins>
            <w:ins w:id="109" w:author="Bahar Toto" w:date="2025-11-13T13:22:00Z">
              <w:r w:rsidRPr="00B91E95">
                <w:t>and universal opt</w:t>
              </w:r>
              <w:r w:rsidRPr="00B91E95">
                <w:rPr>
                  <w:rFonts w:ascii="Cambria Math" w:hAnsi="Cambria Math" w:cs="Cambria Math"/>
                  <w:rPrChange w:id="110" w:author="Bahar Toto" w:date="2025-11-13T13:22:00Z">
                    <w:rPr/>
                  </w:rPrChange>
                </w:rPr>
                <w:t>‑</w:t>
              </w:r>
              <w:r w:rsidRPr="00B91E95">
                <w:t>out resources</w:t>
              </w:r>
            </w:ins>
            <w:del w:id="111" w:author="Bahar Toto" w:date="2025-11-13T13:22:00Z">
              <w:r w:rsidR="2229AB24" w:rsidDel="002507CC">
                <w:delText>https://portal.ct.gov/ag/sections/privacy/the-connecticut-data-privacy-act</w:delText>
              </w:r>
            </w:del>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07C13A" w14:textId="77777777" w:rsidR="2229AB24" w:rsidRDefault="2229AB24" w:rsidP="2229AB24">
            <w:pPr>
              <w:rPr>
                <w:rFonts w:ascii="Aptos" w:eastAsia="Aptos" w:hAnsi="Aptos" w:cs="Aptos"/>
              </w:rPr>
            </w:pPr>
            <w:r>
              <w:t>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2D101" w14:textId="64BA6B61" w:rsidR="001E5690" w:rsidRPr="001E5690" w:rsidRDefault="001E5690" w:rsidP="001E5690">
            <w:pPr>
              <w:rPr>
                <w:ins w:id="112" w:author="Bahar Toto" w:date="2025-11-13T13:28:00Z"/>
              </w:rPr>
            </w:pPr>
            <w:ins w:id="113" w:author="Bahar Toto" w:date="2025-11-13T13:29:00Z">
              <w:r>
                <w:t xml:space="preserve">The </w:t>
              </w:r>
            </w:ins>
            <w:ins w:id="114" w:author="Bahar Toto" w:date="2025-11-13T13:28:00Z">
              <w:r w:rsidRPr="001E5690">
                <w:t>CTDPA applies to any controller or processor who:</w:t>
              </w:r>
            </w:ins>
          </w:p>
          <w:p w14:paraId="7A98D9B8" w14:textId="7C85A344" w:rsidR="001E5690" w:rsidRPr="001E5690" w:rsidRDefault="001E5690" w:rsidP="001E5690">
            <w:pPr>
              <w:numPr>
                <w:ilvl w:val="0"/>
                <w:numId w:val="38"/>
              </w:numPr>
              <w:rPr>
                <w:ins w:id="115" w:author="Bahar Toto" w:date="2025-11-13T13:28:00Z"/>
              </w:rPr>
            </w:pPr>
            <w:ins w:id="116" w:author="Bahar Toto" w:date="2025-11-13T13:29:00Z">
              <w:r>
                <w:t>c</w:t>
              </w:r>
            </w:ins>
            <w:ins w:id="117" w:author="Bahar Toto" w:date="2025-11-13T13:28:00Z">
              <w:r w:rsidRPr="001E5690">
                <w:rPr>
                  <w:rPrChange w:id="118" w:author="Bahar Toto" w:date="2025-11-13T13:29:00Z">
                    <w:rPr>
                      <w:b/>
                      <w:bCs/>
                    </w:rPr>
                  </w:rPrChange>
                </w:rPr>
                <w:t>onducts business in Connecticut</w:t>
              </w:r>
              <w:r w:rsidRPr="001E5690">
                <w:t>; or</w:t>
              </w:r>
            </w:ins>
          </w:p>
          <w:p w14:paraId="54E55730" w14:textId="7F0923AD" w:rsidR="001E5690" w:rsidRPr="001E5690" w:rsidRDefault="001E5690" w:rsidP="001E5690">
            <w:pPr>
              <w:numPr>
                <w:ilvl w:val="0"/>
                <w:numId w:val="38"/>
              </w:numPr>
              <w:rPr>
                <w:ins w:id="119" w:author="Bahar Toto" w:date="2025-11-13T13:28:00Z"/>
                <w:del w:id="120" w:author="Madhura Sakharam Bhandarkar" w:date="2025-12-04T12:35:00Z"/>
              </w:rPr>
            </w:pPr>
            <w:ins w:id="121" w:author="Bahar Toto" w:date="2025-11-13T13:29:00Z">
              <w:r>
                <w:t>p</w:t>
              </w:r>
            </w:ins>
            <w:ins w:id="122" w:author="Bahar Toto" w:date="2025-11-13T13:28:00Z">
              <w:r w:rsidRPr="1E36B016">
                <w:rPr>
                  <w:rPrChange w:id="123" w:author="Bahar Toto" w:date="2025-11-13T13:29:00Z">
                    <w:rPr>
                      <w:b/>
                      <w:bCs/>
                    </w:rPr>
                  </w:rPrChange>
                </w:rPr>
                <w:t>roduces a product or service targeted to Connecticut residents</w:t>
              </w:r>
              <w:r>
                <w:t>;</w:t>
              </w:r>
            </w:ins>
            <w:ins w:id="124" w:author="Madhura Sakharam Bhandarkar" w:date="2025-12-04T12:35:00Z">
              <w:r w:rsidR="665966D9">
                <w:t xml:space="preserve"> and</w:t>
              </w:r>
            </w:ins>
          </w:p>
          <w:p w14:paraId="229ECFD3" w14:textId="2FD778CE" w:rsidR="001E5690" w:rsidRPr="001E5690" w:rsidRDefault="001E5690" w:rsidP="001E5690">
            <w:pPr>
              <w:rPr>
                <w:ins w:id="125" w:author="Madhura Sakharam Bhandarkar" w:date="2025-12-04T12:35:00Z"/>
              </w:rPr>
            </w:pPr>
            <w:ins w:id="126" w:author="Bahar Toto" w:date="2025-11-13T13:28:00Z">
              <w:del w:id="127" w:author="Madhura Sakharam Bhandarkar" w:date="2025-12-04T12:35:00Z">
                <w:r w:rsidDel="001E5690">
                  <w:delText xml:space="preserve">and </w:delText>
                </w:r>
              </w:del>
            </w:ins>
          </w:p>
          <w:p w14:paraId="7D4EA347" w14:textId="6A66E8B2" w:rsidR="001E5690" w:rsidRPr="001E5690" w:rsidRDefault="001E5690">
            <w:pPr>
              <w:pStyle w:val="ListParagraph"/>
              <w:numPr>
                <w:ilvl w:val="0"/>
                <w:numId w:val="39"/>
              </w:numPr>
              <w:rPr>
                <w:ins w:id="128" w:author="Bahar Toto" w:date="2025-11-13T13:28:00Z"/>
              </w:rPr>
              <w:pPrChange w:id="129" w:author="Madhura Sakharam Bhandarkar" w:date="2025-12-04T12:35:00Z">
                <w:pPr/>
              </w:pPrChange>
            </w:pPr>
            <w:ins w:id="130" w:author="Bahar Toto" w:date="2025-11-13T13:28:00Z">
              <w:r>
                <w:t>meets one or more of the following thresholds:</w:t>
              </w:r>
            </w:ins>
          </w:p>
          <w:p w14:paraId="4CDAC8A3" w14:textId="354CD21E" w:rsidR="001E5690" w:rsidRPr="001E5690" w:rsidRDefault="00CF6B85" w:rsidP="001E5690">
            <w:pPr>
              <w:numPr>
                <w:ilvl w:val="0"/>
                <w:numId w:val="39"/>
              </w:numPr>
              <w:rPr>
                <w:ins w:id="131" w:author="Bahar Toto" w:date="2025-11-13T13:28:00Z"/>
              </w:rPr>
            </w:pPr>
            <w:ins w:id="132" w:author="Bahar Toto" w:date="2025-11-13T13:29:00Z">
              <w:r>
                <w:t>f</w:t>
              </w:r>
            </w:ins>
            <w:ins w:id="133" w:author="Bahar Toto" w:date="2025-11-13T13:28:00Z">
              <w:r w:rsidR="001E5690" w:rsidRPr="001E5690">
                <w:rPr>
                  <w:rPrChange w:id="134" w:author="Bahar Toto" w:date="2025-11-13T13:29:00Z">
                    <w:rPr>
                      <w:b/>
                      <w:bCs/>
                    </w:rPr>
                  </w:rPrChange>
                </w:rPr>
                <w:t>rom July 1, 2023</w:t>
              </w:r>
            </w:ins>
            <w:ins w:id="135" w:author="Bahar Toto" w:date="2025-11-13T13:31:00Z">
              <w:r w:rsidR="0054437F">
                <w:t>,</w:t>
              </w:r>
            </w:ins>
            <w:ins w:id="136" w:author="Bahar Toto" w:date="2025-11-13T13:28:00Z">
              <w:r w:rsidR="001E5690" w:rsidRPr="001E5690">
                <w:rPr>
                  <w:rPrChange w:id="137" w:author="Bahar Toto" w:date="2025-11-13T13:29:00Z">
                    <w:rPr>
                      <w:b/>
                      <w:bCs/>
                    </w:rPr>
                  </w:rPrChange>
                </w:rPr>
                <w:t xml:space="preserve"> to June 30, 2026:</w:t>
              </w:r>
              <w:r w:rsidR="001E5690" w:rsidRPr="001E5690">
                <w:br/>
                <w:t xml:space="preserve">• </w:t>
              </w:r>
            </w:ins>
            <w:ins w:id="138" w:author="Bahar Toto" w:date="2025-11-13T13:29:00Z">
              <w:r>
                <w:t>p</w:t>
              </w:r>
            </w:ins>
            <w:ins w:id="139" w:author="Bahar Toto" w:date="2025-11-13T13:28:00Z">
              <w:r w:rsidR="001E5690" w:rsidRPr="001E5690">
                <w:t xml:space="preserve">rocesses the personal data of </w:t>
              </w:r>
              <w:r w:rsidR="001E5690" w:rsidRPr="001E5690">
                <w:rPr>
                  <w:rPrChange w:id="140" w:author="Bahar Toto" w:date="2025-11-13T13:29:00Z">
                    <w:rPr>
                      <w:b/>
                      <w:bCs/>
                    </w:rPr>
                  </w:rPrChange>
                </w:rPr>
                <w:t>at least 100,000 consumers</w:t>
              </w:r>
              <w:r w:rsidR="001E5690" w:rsidRPr="001E5690">
                <w:t xml:space="preserve"> in a year (excluding data processed solely for payment transactions); or</w:t>
              </w:r>
              <w:r w:rsidR="001E5690" w:rsidRPr="001E5690">
                <w:br/>
                <w:t xml:space="preserve">• </w:t>
              </w:r>
            </w:ins>
            <w:ins w:id="141" w:author="Bahar Toto" w:date="2025-11-13T13:29:00Z">
              <w:r>
                <w:t>p</w:t>
              </w:r>
            </w:ins>
            <w:ins w:id="142" w:author="Bahar Toto" w:date="2025-11-13T13:28:00Z">
              <w:r w:rsidR="001E5690" w:rsidRPr="001E5690">
                <w:t xml:space="preserve">rocesses the personal data of </w:t>
              </w:r>
              <w:r w:rsidR="001E5690" w:rsidRPr="001E5690">
                <w:rPr>
                  <w:rPrChange w:id="143" w:author="Bahar Toto" w:date="2025-11-13T13:29:00Z">
                    <w:rPr>
                      <w:b/>
                      <w:bCs/>
                    </w:rPr>
                  </w:rPrChange>
                </w:rPr>
                <w:t>at least 25,000 consumers</w:t>
              </w:r>
              <w:r w:rsidR="001E5690" w:rsidRPr="001E5690">
                <w:t xml:space="preserve"> and derives </w:t>
              </w:r>
              <w:r w:rsidR="001E5690" w:rsidRPr="001E5690">
                <w:rPr>
                  <w:rPrChange w:id="144" w:author="Bahar Toto" w:date="2025-11-13T13:29:00Z">
                    <w:rPr>
                      <w:b/>
                      <w:bCs/>
                    </w:rPr>
                  </w:rPrChange>
                </w:rPr>
                <w:t>more than 25% of gross revenue from the sale of personal data</w:t>
              </w:r>
              <w:r w:rsidR="001E5690" w:rsidRPr="001E5690">
                <w:t>.</w:t>
              </w:r>
            </w:ins>
          </w:p>
          <w:p w14:paraId="004FFA26" w14:textId="5694ACBC" w:rsidR="001E5690" w:rsidRPr="001E5690" w:rsidRDefault="00CF6B85" w:rsidP="001E5690">
            <w:pPr>
              <w:numPr>
                <w:ilvl w:val="0"/>
                <w:numId w:val="39"/>
              </w:numPr>
              <w:rPr>
                <w:ins w:id="145" w:author="Bahar Toto" w:date="2025-11-13T13:28:00Z"/>
              </w:rPr>
            </w:pPr>
            <w:ins w:id="146" w:author="Bahar Toto" w:date="2025-11-13T13:29:00Z">
              <w:r>
                <w:t>f</w:t>
              </w:r>
            </w:ins>
            <w:ins w:id="147" w:author="Bahar Toto" w:date="2025-11-13T13:28:00Z">
              <w:r w:rsidR="001E5690" w:rsidRPr="001E5690">
                <w:rPr>
                  <w:rPrChange w:id="148" w:author="Bahar Toto" w:date="2025-11-13T13:29:00Z">
                    <w:rPr>
                      <w:b/>
                      <w:bCs/>
                    </w:rPr>
                  </w:rPrChange>
                </w:rPr>
                <w:t xml:space="preserve">rom July 1, 2026 onward (as amended by </w:t>
              </w:r>
            </w:ins>
            <w:ins w:id="149" w:author="Bahar Toto" w:date="2025-11-13T13:31:00Z">
              <w:r w:rsidR="0054437F" w:rsidRPr="000A5018">
                <w:t>Act No. 25-113</w:t>
              </w:r>
            </w:ins>
            <w:ins w:id="150" w:author="Bahar Toto" w:date="2025-11-13T13:28:00Z">
              <w:r w:rsidR="001E5690" w:rsidRPr="001E5690">
                <w:rPr>
                  <w:rPrChange w:id="151" w:author="Bahar Toto" w:date="2025-11-13T13:29:00Z">
                    <w:rPr>
                      <w:b/>
                      <w:bCs/>
                    </w:rPr>
                  </w:rPrChange>
                </w:rPr>
                <w:t>):</w:t>
              </w:r>
              <w:r w:rsidR="001E5690" w:rsidRPr="001E5690">
                <w:br/>
                <w:t xml:space="preserve">• </w:t>
              </w:r>
            </w:ins>
            <w:ins w:id="152" w:author="Bahar Toto" w:date="2025-11-13T13:29:00Z">
              <w:r>
                <w:t>p</w:t>
              </w:r>
            </w:ins>
            <w:ins w:id="153" w:author="Bahar Toto" w:date="2025-11-13T13:28:00Z">
              <w:r w:rsidR="001E5690" w:rsidRPr="001E5690">
                <w:t xml:space="preserve">rocesses the personal data of </w:t>
              </w:r>
              <w:r w:rsidR="001E5690" w:rsidRPr="001E5690">
                <w:rPr>
                  <w:rPrChange w:id="154" w:author="Bahar Toto" w:date="2025-11-13T13:29:00Z">
                    <w:rPr>
                      <w:b/>
                      <w:bCs/>
                    </w:rPr>
                  </w:rPrChange>
                </w:rPr>
                <w:t>at least 35,000 consumers</w:t>
              </w:r>
              <w:r w:rsidR="001E5690" w:rsidRPr="001E5690">
                <w:t xml:space="preserve"> in a year (excluding payment-only data); or</w:t>
              </w:r>
              <w:r w:rsidR="001E5690" w:rsidRPr="001E5690">
                <w:br/>
                <w:t xml:space="preserve">• </w:t>
              </w:r>
            </w:ins>
            <w:ins w:id="155" w:author="Bahar Toto" w:date="2025-11-13T13:29:00Z">
              <w:r>
                <w:t>p</w:t>
              </w:r>
            </w:ins>
            <w:ins w:id="156" w:author="Bahar Toto" w:date="2025-11-13T13:28:00Z">
              <w:r w:rsidR="001E5690" w:rsidRPr="001E5690">
                <w:t xml:space="preserve">rocesses </w:t>
              </w:r>
              <w:r w:rsidR="001E5690" w:rsidRPr="001E5690">
                <w:rPr>
                  <w:rPrChange w:id="157" w:author="Bahar Toto" w:date="2025-11-13T13:29:00Z">
                    <w:rPr>
                      <w:b/>
                      <w:bCs/>
                    </w:rPr>
                  </w:rPrChange>
                </w:rPr>
                <w:t>sensitive data</w:t>
              </w:r>
              <w:r w:rsidR="001E5690" w:rsidRPr="001E5690">
                <w:t>, unless used solely for payment transactions; or</w:t>
              </w:r>
              <w:r w:rsidR="001E5690" w:rsidRPr="001E5690">
                <w:br/>
                <w:t xml:space="preserve">• </w:t>
              </w:r>
            </w:ins>
            <w:ins w:id="158" w:author="Bahar Toto" w:date="2025-11-13T13:30:00Z">
              <w:r>
                <w:t>o</w:t>
              </w:r>
            </w:ins>
            <w:ins w:id="159" w:author="Bahar Toto" w:date="2025-11-13T13:28:00Z">
              <w:r w:rsidR="001E5690" w:rsidRPr="001E5690">
                <w:t>ffers consumers</w:t>
              </w:r>
            </w:ins>
            <w:ins w:id="160" w:author="Bahar Toto" w:date="2025-11-13T13:30:00Z">
              <w:r w:rsidR="0054437F">
                <w:t>'</w:t>
              </w:r>
            </w:ins>
            <w:ins w:id="161" w:author="Bahar Toto" w:date="2025-11-13T13:28:00Z">
              <w:r w:rsidR="001E5690" w:rsidRPr="001E5690">
                <w:t xml:space="preserve"> personal data for sale in trade or commerce.</w:t>
              </w:r>
            </w:ins>
          </w:p>
          <w:p w14:paraId="0B48A563" w14:textId="2971B03D" w:rsidR="2229AB24" w:rsidRDefault="00AD0D07" w:rsidP="2229AB24">
            <w:pPr>
              <w:rPr>
                <w:rFonts w:ascii="Aptos" w:eastAsia="Aptos" w:hAnsi="Aptos" w:cs="Aptos"/>
              </w:rPr>
            </w:pPr>
            <w:del w:id="162" w:author="Bahar Toto" w:date="2025-11-13T13:28:00Z">
              <w:r w:rsidDel="001E5690">
                <w:delText xml:space="preserve">“Consumers” which means </w:delText>
              </w:r>
              <w:r w:rsidR="2229AB24" w:rsidDel="001E5690">
                <w:delText>Connecticut residents acting in an individual/household context (not employment/commercial).</w:delText>
              </w:r>
            </w:del>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F4AF88B" w14:textId="26E7ABF1" w:rsidR="2229AB24" w:rsidRDefault="008B0723" w:rsidP="2229AB24">
            <w:pPr>
              <w:rPr>
                <w:rFonts w:ascii="Aptos" w:eastAsia="Aptos" w:hAnsi="Aptos" w:cs="Aptos"/>
              </w:rPr>
            </w:pPr>
            <w:ins w:id="163" w:author="Bahar Toto" w:date="2025-11-13T13:31:00Z">
              <w:r w:rsidRPr="008B0723">
                <w:t>§42</w:t>
              </w:r>
              <w:r w:rsidRPr="008B0723">
                <w:noBreakHyphen/>
                <w:t>516</w:t>
              </w:r>
            </w:ins>
            <w:del w:id="164" w:author="Bahar Toto" w:date="2025-11-13T13:31:00Z">
              <w:r w:rsidR="2229AB24" w:rsidDel="008B0723">
                <w:delText>Conn. Gen. Stat. § 42‑515</w:delText>
              </w:r>
              <w:r w:rsidR="00AD0D07" w:rsidDel="008B0723">
                <w:delText>(7)</w:delText>
              </w:r>
            </w:del>
            <w:ins w:id="165" w:author="Bahar Toto" w:date="2025-11-13T14:35:00Z">
              <w:r w:rsidR="007953A4">
                <w:t xml:space="preserve"> of the CTDPA</w:t>
              </w:r>
            </w:ins>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841276" w14:textId="77777777" w:rsidR="2229AB24" w:rsidRDefault="2229AB24" w:rsidP="2229AB24">
            <w:pPr>
              <w:rPr>
                <w:rFonts w:ascii="Aptos" w:eastAsia="Aptos" w:hAnsi="Aptos" w:cs="Aptos"/>
              </w:rPr>
            </w:pPr>
            <w:r>
              <w:t>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D1C34" w14:textId="1AE40BEE" w:rsidR="2229AB24" w:rsidRDefault="008B0723" w:rsidP="2229AB24">
            <w:pPr>
              <w:rPr>
                <w:rFonts w:ascii="Aptos" w:eastAsia="Aptos" w:hAnsi="Aptos" w:cs="Aptos"/>
              </w:rPr>
            </w:pPr>
            <w:ins w:id="166" w:author="Bahar Toto" w:date="2025-11-13T13:31:00Z">
              <w:r>
                <w:t>The CTDPA p</w:t>
              </w:r>
            </w:ins>
            <w:del w:id="167" w:author="Bahar Toto" w:date="2025-11-13T13:31:00Z">
              <w:r w:rsidR="2229AB24" w:rsidDel="008B0723">
                <w:delText>P</w:delText>
              </w:r>
            </w:del>
            <w:r w:rsidR="2229AB24">
              <w:t>rimarily</w:t>
            </w:r>
            <w:ins w:id="168" w:author="Bahar Toto" w:date="2025-11-13T13:31:00Z">
              <w:r>
                <w:t xml:space="preserve"> applies to</w:t>
              </w:r>
            </w:ins>
            <w:r w:rsidR="2229AB24">
              <w:t xml:space="preserve"> </w:t>
            </w:r>
            <w:ins w:id="169" w:author="Bahar Toto" w:date="2025-11-13T13:31:00Z">
              <w:r>
                <w:t xml:space="preserve">the </w:t>
              </w:r>
            </w:ins>
            <w:r w:rsidR="2229AB24">
              <w:t>private sector</w:t>
            </w:r>
            <w:ins w:id="170" w:author="Bahar Toto" w:date="2025-11-13T13:32:00Z">
              <w:r w:rsidR="008670B7">
                <w:t xml:space="preserve"> entities</w:t>
              </w:r>
            </w:ins>
            <w:del w:id="171" w:author="Bahar Toto" w:date="2025-11-13T13:33:00Z">
              <w:r w:rsidR="2229AB24" w:rsidDel="008670B7">
                <w:delText>;</w:delText>
              </w:r>
            </w:del>
            <w:ins w:id="172" w:author="Bahar Toto" w:date="2025-11-13T13:33:00Z">
              <w:r w:rsidR="008670B7">
                <w:t>.</w:t>
              </w:r>
            </w:ins>
            <w:r w:rsidR="2229AB24">
              <w:t xml:space="preserve"> </w:t>
            </w:r>
            <w:ins w:id="173" w:author="Bahar Toto" w:date="2025-11-13T13:33:00Z">
              <w:r w:rsidR="008670B7" w:rsidRPr="008670B7">
                <w:t xml:space="preserve">However, certain organizations are exempt under the </w:t>
              </w:r>
              <w:r w:rsidR="008670B7">
                <w:t>CTDPA</w:t>
              </w:r>
              <w:r w:rsidR="008670B7" w:rsidRPr="008670B7">
                <w:t>, including state and municipal agencies, nonprofit organizations, institutions of higher education, and other specified entities.</w:t>
              </w:r>
            </w:ins>
            <w:del w:id="174" w:author="Bahar Toto" w:date="2025-11-13T13:33:00Z">
              <w:r w:rsidR="2229AB24" w:rsidDel="008670B7">
                <w:delText xml:space="preserve">state/municipal agencies, nonprofits, higher education (and other entities) are exempt per </w:delText>
              </w:r>
            </w:del>
            <w:del w:id="175" w:author="Bahar Toto" w:date="2025-11-13T13:32:00Z">
              <w:r w:rsidR="2229AB24" w:rsidDel="00631281">
                <w:delText>statute</w:delText>
              </w:r>
            </w:del>
            <w:del w:id="176" w:author="Bahar Toto" w:date="2025-11-13T13:33:00Z">
              <w:r w:rsidR="2229AB24" w:rsidDel="008670B7">
                <w:delText>.</w:delText>
              </w:r>
            </w:del>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28C7461" w14:textId="7B7C1729" w:rsidR="2229AB24" w:rsidRDefault="00807B1F" w:rsidP="2229AB24">
            <w:pPr>
              <w:rPr>
                <w:rFonts w:ascii="Aptos" w:eastAsia="Aptos" w:hAnsi="Aptos" w:cs="Aptos"/>
              </w:rPr>
            </w:pPr>
            <w:del w:id="177" w:author="Bahar Toto" w:date="2025-11-13T14:55:00Z">
              <w:r w:rsidDel="009144F8">
                <w:delText>Conn. Gen. Stat. </w:delText>
              </w:r>
            </w:del>
            <w:r>
              <w:t>§</w:t>
            </w:r>
            <w:del w:id="178" w:author="Bahar Toto" w:date="2025-11-13T15:18:00Z">
              <w:r w:rsidDel="0067749A">
                <w:delText xml:space="preserve"> </w:delText>
              </w:r>
            </w:del>
            <w:r>
              <w:t>42‑517</w:t>
            </w:r>
            <w:ins w:id="179" w:author="Bahar Toto" w:date="2025-11-13T14:55:00Z">
              <w:r w:rsidR="009144F8">
                <w:t xml:space="preserve"> of the CTDPA</w:t>
              </w:r>
            </w:ins>
            <w:del w:id="180" w:author="Bahar Toto" w:date="2025-11-13T13:33:00Z">
              <w:r w:rsidDel="008670B7">
                <w:delText xml:space="preserve"> (entity/data exemptions)</w:delText>
              </w:r>
            </w:del>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CFBF0B" w14:textId="77777777" w:rsidR="2229AB24" w:rsidRDefault="2229AB24" w:rsidP="2229AB24">
            <w:pPr>
              <w:rPr>
                <w:rFonts w:ascii="Aptos" w:eastAsia="Aptos" w:hAnsi="Aptos" w:cs="Aptos"/>
              </w:rPr>
            </w:pPr>
            <w:r>
              <w:t>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51B3C" w14:textId="72B10928" w:rsidR="2229AB24" w:rsidRDefault="008E5016" w:rsidP="2229AB24">
            <w:pPr>
              <w:rPr>
                <w:rFonts w:ascii="Aptos" w:eastAsia="Aptos" w:hAnsi="Aptos" w:cs="Aptos"/>
              </w:rPr>
            </w:pPr>
            <w:ins w:id="181" w:author="Bahar Toto" w:date="2025-11-13T13:33:00Z">
              <w:r w:rsidRPr="008E5016">
                <w:t>Consumers are afforded protection under the CTDPA. The CTDPA defines a 'consumer' as an individual who is a resident of Connecticut.</w:t>
              </w:r>
            </w:ins>
            <w:del w:id="182" w:author="Bahar Toto" w:date="2025-11-13T13:33:00Z">
              <w:r w:rsidR="2229AB24" w:rsidDel="008E5016">
                <w:delText xml:space="preserve">Natural persons who are </w:delText>
              </w:r>
              <w:r w:rsidR="2229AB24" w:rsidDel="008670B7">
                <w:delText xml:space="preserve">CT </w:delText>
              </w:r>
              <w:r w:rsidR="2229AB24" w:rsidDel="008E5016">
                <w:delText>residents (consumers).</w:delText>
              </w:r>
            </w:del>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4A1A8B" w14:textId="20CFB8A0" w:rsidR="2229AB24" w:rsidRDefault="2229AB24" w:rsidP="2229AB24">
            <w:pPr>
              <w:rPr>
                <w:rFonts w:ascii="Aptos" w:eastAsia="Aptos" w:hAnsi="Aptos" w:cs="Aptos"/>
              </w:rPr>
            </w:pPr>
            <w:del w:id="183" w:author="Bahar Toto" w:date="2025-11-13T14:55:00Z">
              <w:r w:rsidDel="009144F8">
                <w:delText xml:space="preserve">Conn. Gen. Stat. </w:delText>
              </w:r>
            </w:del>
            <w:r>
              <w:t>§</w:t>
            </w:r>
            <w:del w:id="184" w:author="Bahar Toto" w:date="2025-11-13T15:18:00Z">
              <w:r w:rsidDel="0067749A">
                <w:delText xml:space="preserve"> </w:delText>
              </w:r>
            </w:del>
            <w:r>
              <w:t>42‑515(</w:t>
            </w:r>
            <w:ins w:id="185" w:author="Bahar Toto" w:date="2025-11-13T15:11:00Z">
              <w:r w:rsidR="00A75B46">
                <w:t>8</w:t>
              </w:r>
            </w:ins>
            <w:del w:id="186" w:author="Bahar Toto" w:date="2025-11-13T15:11:00Z">
              <w:r w:rsidDel="00A75B46">
                <w:delText>7</w:delText>
              </w:r>
            </w:del>
            <w:r>
              <w:t>)</w:t>
            </w:r>
            <w:del w:id="187" w:author="Bahar Toto" w:date="2025-11-13T13:34:00Z">
              <w:r w:rsidDel="008E5016">
                <w:delText>.</w:delText>
              </w:r>
            </w:del>
            <w:ins w:id="188" w:author="Bahar Toto" w:date="2025-11-13T14:55:00Z">
              <w:r w:rsidR="009144F8">
                <w:t xml:space="preserve"> of the CTDPA</w:t>
              </w:r>
            </w:ins>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5854DB" w14:textId="77777777" w:rsidR="2229AB24" w:rsidRDefault="2229AB24" w:rsidP="2229AB24">
            <w:pPr>
              <w:rPr>
                <w:rFonts w:ascii="Aptos" w:eastAsia="Aptos" w:hAnsi="Aptos" w:cs="Aptos"/>
              </w:rPr>
            </w:pPr>
            <w:r>
              <w:t>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9B0967" w14:textId="262A3681" w:rsidR="2229AB24" w:rsidRDefault="001F7EA3" w:rsidP="2229AB24">
            <w:pPr>
              <w:rPr>
                <w:rFonts w:ascii="Aptos" w:eastAsia="Aptos" w:hAnsi="Aptos" w:cs="Aptos"/>
              </w:rPr>
            </w:pPr>
            <w:ins w:id="189" w:author="Bahar Toto" w:date="2025-11-13T13:34:00Z">
              <w:r w:rsidRPr="001F7EA3">
                <w:t xml:space="preserve">The </w:t>
              </w:r>
              <w:r>
                <w:t>CTDPA</w:t>
              </w:r>
              <w:r w:rsidRPr="001F7EA3">
                <w:t xml:space="preserve"> does not expressly cover deceased persons. The term </w:t>
              </w:r>
              <w:r>
                <w:t>'</w:t>
              </w:r>
              <w:r w:rsidRPr="001F7EA3">
                <w:t>consumer</w:t>
              </w:r>
              <w:r>
                <w:t>'</w:t>
              </w:r>
              <w:r w:rsidRPr="001F7EA3">
                <w:t xml:space="preserve"> is defined as a living individual who is a resident of the state.</w:t>
              </w:r>
            </w:ins>
            <w:del w:id="190" w:author="Bahar Toto" w:date="2025-11-13T13:34:00Z">
              <w:r w:rsidR="2229AB24" w:rsidDel="001F7EA3">
                <w:delText>No express coverage of deceased persons; “consumer” is a resident individual.</w:delText>
              </w:r>
            </w:del>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501FD6F" w14:textId="15E6D9EB" w:rsidR="2229AB24" w:rsidRDefault="00807B1F" w:rsidP="2229AB24">
            <w:pPr>
              <w:rPr>
                <w:rFonts w:ascii="Aptos" w:eastAsia="Aptos" w:hAnsi="Aptos" w:cs="Aptos"/>
              </w:rPr>
            </w:pPr>
            <w:del w:id="191" w:author="Bahar Toto" w:date="2025-11-13T14:56:00Z">
              <w:r w:rsidDel="005F7A70">
                <w:delText>Conn. Gen. Stat. </w:delText>
              </w:r>
            </w:del>
            <w:r>
              <w:t>§</w:t>
            </w:r>
            <w:del w:id="192" w:author="Bahar Toto" w:date="2025-11-13T15:18:00Z">
              <w:r w:rsidDel="0067749A">
                <w:delText xml:space="preserve"> </w:delText>
              </w:r>
            </w:del>
            <w:r>
              <w:t>42‑515(</w:t>
            </w:r>
            <w:del w:id="193" w:author="Bahar Toto" w:date="2025-11-13T15:12:00Z">
              <w:r w:rsidDel="00A75B46">
                <w:delText>7</w:delText>
              </w:r>
            </w:del>
            <w:ins w:id="194" w:author="Bahar Toto" w:date="2025-11-13T15:12:00Z">
              <w:r w:rsidR="00A75B46">
                <w:t>8</w:t>
              </w:r>
            </w:ins>
            <w:r>
              <w:t>)</w:t>
            </w:r>
            <w:ins w:id="195" w:author="Bahar Toto" w:date="2025-11-13T14:56:00Z">
              <w:r w:rsidR="005F7A70">
                <w:t xml:space="preserve"> of the CTDPA</w:t>
              </w:r>
            </w:ins>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B6B96F" w14:textId="77777777" w:rsidR="2229AB24" w:rsidRDefault="2229AB24" w:rsidP="2229AB24">
            <w:pPr>
              <w:rPr>
                <w:rFonts w:ascii="Aptos" w:eastAsia="Aptos" w:hAnsi="Aptos" w:cs="Aptos"/>
              </w:rPr>
            </w:pPr>
            <w:r>
              <w:t>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535A12" w14:textId="4E656ED2" w:rsidR="00436B9D" w:rsidRPr="00436B9D" w:rsidRDefault="2229AB24" w:rsidP="00436B9D">
            <w:pPr>
              <w:rPr>
                <w:ins w:id="196" w:author="Bahar Toto" w:date="2025-11-13T15:13:00Z"/>
              </w:rPr>
            </w:pPr>
            <w:r>
              <w:t xml:space="preserve">Yes, </w:t>
            </w:r>
            <w:ins w:id="197" w:author="Bahar Toto" w:date="2025-11-13T15:14:00Z">
              <w:r w:rsidR="00436B9D">
                <w:t>the</w:t>
              </w:r>
            </w:ins>
            <w:ins w:id="198" w:author="Bahar Toto" w:date="2025-11-13T15:13:00Z">
              <w:r w:rsidR="00436B9D" w:rsidRPr="00436B9D">
                <w:t xml:space="preserve"> CTDPA applies to any controller or processor who:</w:t>
              </w:r>
            </w:ins>
          </w:p>
          <w:p w14:paraId="6EB3517B" w14:textId="77777777" w:rsidR="00436B9D" w:rsidRPr="00436B9D" w:rsidRDefault="00436B9D" w:rsidP="00436B9D">
            <w:pPr>
              <w:numPr>
                <w:ilvl w:val="0"/>
                <w:numId w:val="40"/>
              </w:numPr>
              <w:rPr>
                <w:ins w:id="199" w:author="Bahar Toto" w:date="2025-11-13T15:13:00Z"/>
              </w:rPr>
            </w:pPr>
            <w:ins w:id="200" w:author="Bahar Toto" w:date="2025-11-13T15:13:00Z">
              <w:r w:rsidRPr="00436B9D">
                <w:t>conducts business in Connecticut; or</w:t>
              </w:r>
            </w:ins>
          </w:p>
          <w:p w14:paraId="7049DFEE" w14:textId="77777777" w:rsidR="00436B9D" w:rsidRPr="00436B9D" w:rsidRDefault="00436B9D" w:rsidP="00436B9D">
            <w:pPr>
              <w:numPr>
                <w:ilvl w:val="0"/>
                <w:numId w:val="40"/>
              </w:numPr>
              <w:rPr>
                <w:ins w:id="201" w:author="Bahar Toto" w:date="2025-11-13T15:13:00Z"/>
              </w:rPr>
            </w:pPr>
            <w:ins w:id="202" w:author="Bahar Toto" w:date="2025-11-13T15:13:00Z">
              <w:r w:rsidRPr="00436B9D">
                <w:t>produces a product or service that is targeted to consumers who are residents of Connecticut.</w:t>
              </w:r>
            </w:ins>
          </w:p>
          <w:p w14:paraId="4BD90F4A" w14:textId="5D209E3A" w:rsidR="2229AB24" w:rsidRDefault="2229AB24" w:rsidP="2229AB24">
            <w:pPr>
              <w:rPr>
                <w:rFonts w:ascii="Aptos" w:eastAsia="Aptos" w:hAnsi="Aptos" w:cs="Aptos"/>
              </w:rPr>
            </w:pPr>
            <w:del w:id="203" w:author="Bahar Toto" w:date="2025-11-13T15:13:00Z">
              <w:r w:rsidDel="00436B9D">
                <w:delText>Connecticut residents in a personal/household context.</w:delText>
              </w:r>
            </w:del>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5FB5DD8" w14:textId="72B3DF05" w:rsidR="2229AB24" w:rsidRDefault="2229AB24" w:rsidP="2229AB24">
            <w:pPr>
              <w:rPr>
                <w:rFonts w:ascii="Aptos" w:eastAsia="Aptos" w:hAnsi="Aptos" w:cs="Aptos"/>
              </w:rPr>
            </w:pPr>
            <w:del w:id="204" w:author="Bahar Toto" w:date="2025-11-13T14:56:00Z">
              <w:r w:rsidDel="005F7A70">
                <w:delText xml:space="preserve">Conn. Gen. Stat. </w:delText>
              </w:r>
            </w:del>
            <w:r>
              <w:t>§</w:t>
            </w:r>
            <w:del w:id="205" w:author="Bahar Toto" w:date="2025-11-13T15:18:00Z">
              <w:r w:rsidDel="0067749A">
                <w:delText xml:space="preserve"> </w:delText>
              </w:r>
            </w:del>
            <w:r>
              <w:t>42‑51</w:t>
            </w:r>
            <w:ins w:id="206" w:author="Bahar Toto" w:date="2025-11-13T15:14:00Z">
              <w:r w:rsidR="00436B9D">
                <w:t>6</w:t>
              </w:r>
            </w:ins>
            <w:del w:id="207" w:author="Bahar Toto" w:date="2025-11-13T15:14:00Z">
              <w:r w:rsidDel="00436B9D">
                <w:delText>5(7)</w:delText>
              </w:r>
            </w:del>
            <w:ins w:id="208" w:author="Bahar Toto" w:date="2025-11-13T14:56:00Z">
              <w:r w:rsidR="005F7A70">
                <w:t xml:space="preserve"> of the CTDPA</w:t>
              </w:r>
            </w:ins>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1FAA58" w14:textId="77777777" w:rsidR="2229AB24" w:rsidRDefault="2229AB24" w:rsidP="2229AB24">
            <w:pPr>
              <w:rPr>
                <w:rFonts w:ascii="Aptos" w:eastAsia="Aptos" w:hAnsi="Aptos" w:cs="Aptos"/>
              </w:rPr>
            </w:pPr>
            <w:r>
              <w:t>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024511" w14:textId="7DB5F790" w:rsidR="001F5262" w:rsidRPr="001F5262" w:rsidRDefault="001F5262" w:rsidP="001F5262">
            <w:pPr>
              <w:rPr>
                <w:ins w:id="209" w:author="Bahar Toto" w:date="2025-11-13T15:14:00Z"/>
              </w:rPr>
            </w:pPr>
            <w:ins w:id="210" w:author="Bahar Toto" w:date="2025-11-13T15:14:00Z">
              <w:r>
                <w:t>T</w:t>
              </w:r>
              <w:r w:rsidRPr="001F5262">
                <w:t>he CTDPA does not apply to, among others:</w:t>
              </w:r>
            </w:ins>
          </w:p>
          <w:p w14:paraId="002077EB" w14:textId="77777777" w:rsidR="001F5262" w:rsidRPr="001F5262" w:rsidRDefault="001F5262" w:rsidP="001F5262">
            <w:pPr>
              <w:numPr>
                <w:ilvl w:val="0"/>
                <w:numId w:val="41"/>
              </w:numPr>
              <w:rPr>
                <w:ins w:id="211" w:author="Bahar Toto" w:date="2025-11-13T15:14:00Z"/>
              </w:rPr>
            </w:pPr>
            <w:ins w:id="212" w:author="Bahar Toto" w:date="2025-11-13T15:14:00Z">
              <w:r w:rsidRPr="001F5262">
                <w:t>body, authority, board, bureau, commission, district, or agency of this state or of any political subdivision of the state;</w:t>
              </w:r>
            </w:ins>
          </w:p>
          <w:p w14:paraId="78A52492" w14:textId="77777777" w:rsidR="001F5262" w:rsidRPr="001F5262" w:rsidRDefault="001F5262" w:rsidP="001F5262">
            <w:pPr>
              <w:numPr>
                <w:ilvl w:val="0"/>
                <w:numId w:val="41"/>
              </w:numPr>
              <w:rPr>
                <w:ins w:id="213" w:author="Bahar Toto" w:date="2025-11-13T15:14:00Z"/>
              </w:rPr>
            </w:pPr>
            <w:ins w:id="214" w:author="Bahar Toto" w:date="2025-11-13T15:14:00Z">
              <w:r w:rsidRPr="001F5262">
                <w:t>non-profit organization;</w:t>
              </w:r>
            </w:ins>
          </w:p>
          <w:p w14:paraId="7278E9B3" w14:textId="77777777" w:rsidR="001F5262" w:rsidRPr="001F5262" w:rsidRDefault="001F5262" w:rsidP="001F5262">
            <w:pPr>
              <w:numPr>
                <w:ilvl w:val="0"/>
                <w:numId w:val="41"/>
              </w:numPr>
              <w:rPr>
                <w:ins w:id="215" w:author="Bahar Toto" w:date="2025-11-13T15:14:00Z"/>
              </w:rPr>
            </w:pPr>
            <w:ins w:id="216" w:author="Bahar Toto" w:date="2025-11-13T15:14:00Z">
              <w:r w:rsidRPr="001F5262">
                <w:t>institution of higher education;</w:t>
              </w:r>
            </w:ins>
          </w:p>
          <w:p w14:paraId="23AA7F93" w14:textId="77777777" w:rsidR="001F5262" w:rsidRPr="001F5262" w:rsidRDefault="001F5262" w:rsidP="001F5262">
            <w:pPr>
              <w:numPr>
                <w:ilvl w:val="0"/>
                <w:numId w:val="41"/>
              </w:numPr>
              <w:rPr>
                <w:ins w:id="217" w:author="Bahar Toto" w:date="2025-11-13T15:14:00Z"/>
              </w:rPr>
            </w:pPr>
            <w:ins w:id="218" w:author="Bahar Toto" w:date="2025-11-13T15:14:00Z">
              <w:r w:rsidRPr="001F5262">
                <w:t>national securities association that is registered under the </w:t>
              </w:r>
              <w:r w:rsidRPr="001F5262">
                <w:fldChar w:fldCharType="begin"/>
              </w:r>
              <w:r w:rsidRPr="001F5262">
                <w:instrText>HYPERLINK "https://www.govinfo.gov/content/pkg/COMPS-1885/pdf/COMPS-1885.pdf" \t "_blank"</w:instrText>
              </w:r>
              <w:r w:rsidRPr="001F5262">
                <w:fldChar w:fldCharType="separate"/>
              </w:r>
              <w:r w:rsidRPr="001F5262">
                <w:rPr>
                  <w:rStyle w:val="Hyperlink"/>
                </w:rPr>
                <w:t>Securities Exchange Act of 1934</w:t>
              </w:r>
              <w:r w:rsidRPr="001F5262">
                <w:fldChar w:fldCharType="end"/>
              </w:r>
              <w:r w:rsidRPr="001F5262">
                <w:t>;</w:t>
              </w:r>
            </w:ins>
          </w:p>
          <w:p w14:paraId="5EECF481" w14:textId="77777777" w:rsidR="001F5262" w:rsidRPr="001F5262" w:rsidRDefault="001F5262" w:rsidP="001F5262">
            <w:pPr>
              <w:numPr>
                <w:ilvl w:val="0"/>
                <w:numId w:val="41"/>
              </w:numPr>
              <w:rPr>
                <w:ins w:id="219" w:author="Bahar Toto" w:date="2025-11-13T15:14:00Z"/>
              </w:rPr>
            </w:pPr>
            <w:ins w:id="220" w:author="Bahar Toto" w:date="2025-11-13T15:14:00Z">
              <w:r w:rsidRPr="001F5262">
                <w:t>financial institution or data subject under the </w:t>
              </w:r>
              <w:r w:rsidRPr="001F5262">
                <w:fldChar w:fldCharType="begin"/>
              </w:r>
              <w:r w:rsidRPr="001F5262">
                <w:instrText>HYPERLINK "https://www.govinfo.gov/content/pkg/STATUTE-113/pdf/STATUTE-113-Pg1338.pdf" \t "_blank"</w:instrText>
              </w:r>
              <w:r w:rsidRPr="001F5262">
                <w:fldChar w:fldCharType="separate"/>
              </w:r>
              <w:r w:rsidRPr="001F5262">
                <w:rPr>
                  <w:rStyle w:val="Hyperlink"/>
                </w:rPr>
                <w:t>Gramm-Leach-Bliley Act of 1999</w:t>
              </w:r>
              <w:r w:rsidRPr="001F5262">
                <w:fldChar w:fldCharType="end"/>
              </w:r>
              <w:r w:rsidRPr="001F5262">
                <w:t>; or</w:t>
              </w:r>
            </w:ins>
          </w:p>
          <w:p w14:paraId="436CEB5B" w14:textId="77777777" w:rsidR="001F5262" w:rsidRPr="001F5262" w:rsidRDefault="001F5262" w:rsidP="001F5262">
            <w:pPr>
              <w:numPr>
                <w:ilvl w:val="0"/>
                <w:numId w:val="41"/>
              </w:numPr>
              <w:rPr>
                <w:ins w:id="221" w:author="Bahar Toto" w:date="2025-11-13T15:14:00Z"/>
              </w:rPr>
            </w:pPr>
            <w:ins w:id="222" w:author="Bahar Toto" w:date="2025-11-13T15:14:00Z">
              <w:r w:rsidRPr="001F5262">
                <w:t>covered entity or business associate under the </w:t>
              </w:r>
              <w:r w:rsidRPr="001F5262">
                <w:fldChar w:fldCharType="begin"/>
              </w:r>
              <w:r w:rsidRPr="001F5262">
                <w:instrText>HYPERLINK "https://www.govinfo.gov/content/pkg/PLAW-104publ191/pdf/PLAW-104publ191.pdf" \t "_blank"</w:instrText>
              </w:r>
              <w:r w:rsidRPr="001F5262">
                <w:fldChar w:fldCharType="separate"/>
              </w:r>
              <w:r w:rsidRPr="001F5262">
                <w:rPr>
                  <w:rStyle w:val="Hyperlink"/>
                </w:rPr>
                <w:t>Health Insurance Portability and Accountability Act of 1996</w:t>
              </w:r>
              <w:r w:rsidRPr="001F5262">
                <w:fldChar w:fldCharType="end"/>
              </w:r>
              <w:r w:rsidRPr="001F5262">
                <w:t> (HIPAA).</w:t>
              </w:r>
            </w:ins>
          </w:p>
          <w:p w14:paraId="5FA20119" w14:textId="7EE9AF98" w:rsidR="2229AB24" w:rsidRDefault="2229AB24" w:rsidP="2229AB24">
            <w:pPr>
              <w:rPr>
                <w:rFonts w:ascii="Aptos" w:eastAsia="Aptos" w:hAnsi="Aptos" w:cs="Aptos"/>
              </w:rPr>
            </w:pPr>
            <w:del w:id="223" w:author="Bahar Toto" w:date="2025-11-13T15:14:00Z">
              <w:r w:rsidDel="001F5262">
                <w:delText>Entity</w:delText>
              </w:r>
              <w:r w:rsidDel="001F5262">
                <w:rPr>
                  <w:rFonts w:ascii="Cambria Math" w:hAnsi="Cambria Math" w:cs="Cambria Math"/>
                </w:rPr>
                <w:delText>‑</w:delText>
              </w:r>
              <w:r w:rsidDel="001F5262">
                <w:delText>level (e.g., state/municipal bodies, nonprofits, higher ed) and data</w:delText>
              </w:r>
              <w:r w:rsidDel="001F5262">
                <w:rPr>
                  <w:rFonts w:ascii="Cambria Math" w:hAnsi="Cambria Math" w:cs="Cambria Math"/>
                </w:rPr>
                <w:delText>‑</w:delText>
              </w:r>
              <w:r w:rsidDel="001F5262">
                <w:delText>level (e.g., GLBA, HIPAA, FCRA, DPPA, etc.).</w:delText>
              </w:r>
            </w:del>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FA86B" w14:textId="28D80F0B" w:rsidR="2229AB24" w:rsidRDefault="00807B1F" w:rsidP="2229AB24">
            <w:pPr>
              <w:rPr>
                <w:rFonts w:ascii="Aptos" w:eastAsia="Aptos" w:hAnsi="Aptos" w:cs="Aptos"/>
              </w:rPr>
            </w:pPr>
            <w:del w:id="224" w:author="Bahar Toto" w:date="2025-11-13T14:57:00Z">
              <w:r w:rsidDel="005F7A70">
                <w:delText>Conn. Gen. Stat. </w:delText>
              </w:r>
            </w:del>
            <w:r>
              <w:t>§</w:t>
            </w:r>
            <w:del w:id="225" w:author="Bahar Toto" w:date="2025-11-13T15:18:00Z">
              <w:r w:rsidDel="0067749A">
                <w:delText xml:space="preserve"> </w:delText>
              </w:r>
            </w:del>
            <w:r>
              <w:t>42‑517</w:t>
            </w:r>
            <w:ins w:id="226" w:author="Bahar Toto" w:date="2025-11-13T15:14:00Z">
              <w:r w:rsidR="001F5262">
                <w:t>(b)</w:t>
              </w:r>
            </w:ins>
            <w:ins w:id="227" w:author="Bahar Toto" w:date="2025-11-13T14:57:00Z">
              <w:r w:rsidR="005F7A70">
                <w:t xml:space="preserve"> of the CTDPA</w:t>
              </w:r>
            </w:ins>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61FACE2" w14:textId="77777777" w:rsidR="2229AB24" w:rsidRDefault="2229AB24" w:rsidP="2229AB24">
            <w:pPr>
              <w:rPr>
                <w:rFonts w:ascii="Aptos" w:eastAsia="Aptos" w:hAnsi="Aptos" w:cs="Aptos"/>
              </w:rPr>
            </w:pPr>
            <w:r>
              <w:t>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FB77271" w14:textId="74FD2AE4" w:rsidR="2229AB24" w:rsidRDefault="2229AB24" w:rsidP="2229AB24">
            <w:pPr>
              <w:rPr>
                <w:rFonts w:ascii="Aptos" w:eastAsia="Aptos" w:hAnsi="Aptos" w:cs="Aptos"/>
              </w:rPr>
            </w:pPr>
            <w:r>
              <w:t xml:space="preserve">Applies to entities that conduct business in </w:t>
            </w:r>
            <w:del w:id="228" w:author="Bahar Toto" w:date="2025-11-13T15:14:00Z">
              <w:r w:rsidDel="00B61262">
                <w:delText xml:space="preserve">CT </w:delText>
              </w:r>
            </w:del>
            <w:ins w:id="229" w:author="Bahar Toto" w:date="2025-11-13T15:14:00Z">
              <w:r w:rsidR="00B61262">
                <w:t>Conne</w:t>
              </w:r>
            </w:ins>
            <w:ins w:id="230" w:author="Bahar Toto" w:date="2025-11-13T15:15:00Z">
              <w:r w:rsidR="00B61262">
                <w:t>cticut</w:t>
              </w:r>
            </w:ins>
            <w:ins w:id="231" w:author="Bahar Toto" w:date="2025-11-13T15:14:00Z">
              <w:r w:rsidR="00B61262">
                <w:t xml:space="preserve"> </w:t>
              </w:r>
            </w:ins>
            <w:r>
              <w:t xml:space="preserve">or target </w:t>
            </w:r>
            <w:del w:id="232" w:author="Bahar Toto" w:date="2025-11-13T15:15:00Z">
              <w:r w:rsidDel="00B61262">
                <w:delText xml:space="preserve">CT </w:delText>
              </w:r>
            </w:del>
            <w:ins w:id="233" w:author="Bahar Toto" w:date="2025-11-13T15:15:00Z">
              <w:r w:rsidR="00B61262">
                <w:t xml:space="preserve">Connecticut </w:t>
              </w:r>
            </w:ins>
            <w:r>
              <w:t>residents and meet §</w:t>
            </w:r>
            <w:del w:id="234" w:author="Bahar Toto" w:date="2025-11-13T15:15:00Z">
              <w:r w:rsidDel="00B61262">
                <w:delText xml:space="preserve"> </w:delText>
              </w:r>
            </w:del>
            <w:r>
              <w:t>42‑516</w:t>
            </w:r>
            <w:ins w:id="235" w:author="Bahar Toto" w:date="2025-11-13T15:15:00Z">
              <w:r w:rsidR="00B61262">
                <w:t xml:space="preserve"> of the CTDPA</w:t>
              </w:r>
            </w:ins>
            <w:r>
              <w:t xml:space="preserve"> thresholds.</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54D984" w14:textId="1AFC744B" w:rsidR="2229AB24" w:rsidRDefault="2229AB24" w:rsidP="2229AB24">
            <w:pPr>
              <w:rPr>
                <w:rFonts w:ascii="Aptos" w:eastAsia="Aptos" w:hAnsi="Aptos" w:cs="Aptos"/>
              </w:rPr>
            </w:pPr>
            <w:del w:id="236" w:author="Bahar Toto" w:date="2025-11-13T14:57:00Z">
              <w:r w:rsidDel="005F7A70">
                <w:delText xml:space="preserve">Conn. Gen. Stat. </w:delText>
              </w:r>
            </w:del>
            <w:r>
              <w:t>§</w:t>
            </w:r>
            <w:del w:id="237" w:author="Bahar Toto" w:date="2025-11-13T15:18:00Z">
              <w:r w:rsidDel="0067749A">
                <w:delText xml:space="preserve"> </w:delText>
              </w:r>
            </w:del>
            <w:r>
              <w:t>42‑516</w:t>
            </w:r>
            <w:ins w:id="238" w:author="Bahar Toto" w:date="2025-11-13T14:57:00Z">
              <w:r w:rsidR="005F7A70">
                <w:t xml:space="preserve"> of the CTDPA</w:t>
              </w:r>
            </w:ins>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74C665" w14:textId="77777777" w:rsidR="2229AB24" w:rsidRDefault="2229AB24" w:rsidP="2229AB24">
            <w:pPr>
              <w:rPr>
                <w:rFonts w:ascii="Aptos" w:eastAsia="Aptos" w:hAnsi="Aptos" w:cs="Aptos"/>
              </w:rPr>
            </w:pPr>
            <w:r>
              <w:t>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5CE225" w14:textId="1E9ED6A8" w:rsidR="2229AB24" w:rsidRDefault="00807B1F" w:rsidP="2229AB24">
            <w:pPr>
              <w:rPr>
                <w:rFonts w:ascii="Aptos" w:eastAsia="Aptos" w:hAnsi="Aptos" w:cs="Aptos"/>
              </w:rPr>
            </w:pPr>
            <w:r>
              <w:t xml:space="preserve">The CTDPA includes within its scope entities outside Connecticut that target Connecticut residents and meet the </w:t>
            </w:r>
            <w:ins w:id="239" w:author="Bahar Toto" w:date="2025-11-13T15:15:00Z">
              <w:r w:rsidR="00B61262">
                <w:t>CTDPA</w:t>
              </w:r>
            </w:ins>
            <w:del w:id="240" w:author="Bahar Toto" w:date="2025-11-13T15:15:00Z">
              <w:r w:rsidDel="00B61262">
                <w:delText>law’</w:delText>
              </w:r>
            </w:del>
            <w:r>
              <w:t>s thresholds.</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C2F15B" w14:textId="3AA737D1" w:rsidR="2229AB24" w:rsidRDefault="2229AB24" w:rsidP="2229AB24">
            <w:pPr>
              <w:rPr>
                <w:rFonts w:ascii="Aptos" w:eastAsia="Aptos" w:hAnsi="Aptos" w:cs="Aptos"/>
              </w:rPr>
            </w:pPr>
            <w:del w:id="241" w:author="Bahar Toto" w:date="2025-11-13T14:57:00Z">
              <w:r w:rsidDel="005F7A70">
                <w:delText xml:space="preserve">Conn. Gen. Stat. </w:delText>
              </w:r>
            </w:del>
            <w:r>
              <w:t>§</w:t>
            </w:r>
            <w:del w:id="242" w:author="Bahar Toto" w:date="2025-11-13T15:18:00Z">
              <w:r w:rsidDel="0067749A">
                <w:delText xml:space="preserve"> </w:delText>
              </w:r>
            </w:del>
            <w:r>
              <w:t>42‑516</w:t>
            </w:r>
            <w:ins w:id="243" w:author="Bahar Toto" w:date="2025-11-13T14:57:00Z">
              <w:r w:rsidR="005F7A70">
                <w:t xml:space="preserve"> of the CTDPA</w:t>
              </w:r>
            </w:ins>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1F6C50" w14:textId="77777777" w:rsidR="2229AB24" w:rsidRDefault="2229AB24" w:rsidP="2229AB24">
            <w:pPr>
              <w:rPr>
                <w:rFonts w:ascii="Aptos" w:eastAsia="Aptos" w:hAnsi="Aptos" w:cs="Aptos"/>
              </w:rPr>
            </w:pPr>
            <w:r>
              <w:t>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660A273" w14:textId="4F568351" w:rsidR="2229AB24" w:rsidRDefault="2229AB24" w:rsidP="2229AB24">
            <w:pPr>
              <w:rPr>
                <w:rFonts w:ascii="Aptos" w:eastAsia="Aptos" w:hAnsi="Aptos" w:cs="Aptos"/>
              </w:rPr>
            </w:pPr>
            <w:r>
              <w:t>No. The CTDPA is resident-based, not citizenship-based.</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1FC7A1" w14:textId="2A21DAF0" w:rsidR="2229AB24" w:rsidRDefault="2229AB24" w:rsidP="2229AB24">
            <w:pPr>
              <w:rPr>
                <w:rFonts w:ascii="Aptos" w:eastAsia="Aptos" w:hAnsi="Aptos" w:cs="Aptos"/>
              </w:rPr>
            </w:pPr>
            <w:del w:id="244" w:author="Bahar Toto" w:date="2025-11-13T14:57:00Z">
              <w:r w:rsidDel="005F7A70">
                <w:delText xml:space="preserve">Conn. Gen. Stat. </w:delText>
              </w:r>
            </w:del>
            <w:r>
              <w:t>§</w:t>
            </w:r>
            <w:ins w:id="245" w:author="Bahar Toto" w:date="2025-11-13T15:16:00Z">
              <w:r w:rsidR="00B61262">
                <w:t>§</w:t>
              </w:r>
            </w:ins>
            <w:del w:id="246" w:author="Bahar Toto" w:date="2025-11-13T15:18:00Z">
              <w:r w:rsidDel="0067749A">
                <w:delText xml:space="preserve"> </w:delText>
              </w:r>
            </w:del>
            <w:r>
              <w:t>42‑515(</w:t>
            </w:r>
            <w:ins w:id="247" w:author="Bahar Toto" w:date="2025-11-13T15:16:00Z">
              <w:r w:rsidR="007A05BD">
                <w:t>8</w:t>
              </w:r>
            </w:ins>
            <w:del w:id="248" w:author="Bahar Toto" w:date="2025-11-13T15:16:00Z">
              <w:r w:rsidDel="007A05BD">
                <w:delText>7</w:delText>
              </w:r>
            </w:del>
            <w:r>
              <w:t>)</w:t>
            </w:r>
            <w:ins w:id="249" w:author="Bahar Toto" w:date="2025-11-13T15:16:00Z">
              <w:r w:rsidR="00B61262">
                <w:t xml:space="preserve"> and</w:t>
              </w:r>
            </w:ins>
            <w:del w:id="250" w:author="Bahar Toto" w:date="2025-11-13T15:16:00Z">
              <w:r w:rsidDel="00B61262">
                <w:delText>; §</w:delText>
              </w:r>
            </w:del>
            <w:r>
              <w:t xml:space="preserve"> 42‑516</w:t>
            </w:r>
            <w:ins w:id="251" w:author="Bahar Toto" w:date="2025-11-13T14:57:00Z">
              <w:r w:rsidR="005F7A70">
                <w:t xml:space="preserve"> of the CTDPA</w:t>
              </w:r>
            </w:ins>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DF4A3EE" w14:textId="77777777" w:rsidR="2229AB24" w:rsidRDefault="2229AB24" w:rsidP="2229AB24">
            <w:pPr>
              <w:rPr>
                <w:rFonts w:ascii="Aptos" w:eastAsia="Aptos" w:hAnsi="Aptos" w:cs="Aptos"/>
              </w:rPr>
            </w:pPr>
            <w:r>
              <w:t>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38957" w14:textId="000BA8FE" w:rsidR="2229AB24" w:rsidRDefault="2229AB24" w:rsidP="2229AB24">
            <w:pPr>
              <w:rPr>
                <w:rFonts w:ascii="Aptos" w:eastAsia="Aptos" w:hAnsi="Aptos" w:cs="Aptos"/>
              </w:rPr>
            </w:pPr>
            <w:r>
              <w:t xml:space="preserve">None specific to </w:t>
            </w:r>
            <w:ins w:id="252" w:author="Bahar Toto" w:date="2025-11-13T15:16:00Z">
              <w:r w:rsidR="007A05BD">
                <w:t xml:space="preserve">the </w:t>
              </w:r>
            </w:ins>
            <w:r>
              <w:t xml:space="preserve">territorial scope. </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4332B4" w14:textId="5370C85A" w:rsidR="2229AB24" w:rsidRDefault="00AD0D07" w:rsidP="2229AB24">
            <w:pPr>
              <w:rPr>
                <w:rFonts w:ascii="Aptos" w:eastAsia="Aptos" w:hAnsi="Aptos" w:cs="Aptos"/>
              </w:rPr>
            </w:pPr>
            <w:r>
              <w:t>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DEA5DF" w14:textId="77777777" w:rsidR="2229AB24" w:rsidRDefault="2229AB24" w:rsidP="2229AB24">
            <w:pPr>
              <w:rPr>
                <w:rFonts w:ascii="Aptos" w:eastAsia="Aptos" w:hAnsi="Aptos" w:cs="Aptos"/>
              </w:rPr>
            </w:pPr>
            <w:r>
              <w:t>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062623" w14:textId="7E2E44ED" w:rsidR="2229AB24" w:rsidRDefault="007A05BD" w:rsidP="2229AB24">
            <w:pPr>
              <w:rPr>
                <w:rFonts w:ascii="Aptos" w:eastAsia="Aptos" w:hAnsi="Aptos" w:cs="Aptos"/>
              </w:rPr>
            </w:pPr>
            <w:ins w:id="253" w:author="Bahar Toto" w:date="2025-11-13T15:16:00Z">
              <w:r w:rsidRPr="007A05BD">
                <w:t>The CTDPA applies to the processing of personal data of individuals, which is defined as any information that is linked or reasonably linkable to an identified individual or an identifiable individual and excludes de-identified data or publicly available.</w:t>
              </w:r>
            </w:ins>
            <w:del w:id="254" w:author="Bahar Toto" w:date="2025-11-13T15:16:00Z">
              <w:r w:rsidR="2229AB24" w:rsidDel="007A05BD">
                <w:delText>Personal data linked/ linkable to an individual; includes most processing operations; publicly available and de‑identified data excluded.</w:delText>
              </w:r>
            </w:del>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A4EC0DC" w14:textId="14A0CE81" w:rsidR="2229AB24" w:rsidRDefault="00807B1F" w:rsidP="2229AB24">
            <w:pPr>
              <w:rPr>
                <w:rFonts w:ascii="Aptos" w:eastAsia="Aptos" w:hAnsi="Aptos" w:cs="Aptos"/>
              </w:rPr>
            </w:pPr>
            <w:del w:id="255" w:author="Bahar Toto" w:date="2025-11-13T14:58:00Z">
              <w:r w:rsidDel="00F66D3C">
                <w:delText xml:space="preserve">Conn. Gen. Stat. </w:delText>
              </w:r>
            </w:del>
            <w:r>
              <w:t>§</w:t>
            </w:r>
            <w:del w:id="256" w:author="Bahar Toto" w:date="2025-11-13T15:18:00Z">
              <w:r w:rsidDel="0067749A">
                <w:delText> </w:delText>
              </w:r>
            </w:del>
            <w:r>
              <w:t>42‑515</w:t>
            </w:r>
            <w:ins w:id="257" w:author="Bahar Toto" w:date="2025-11-13T15:16:00Z">
              <w:r w:rsidR="007A05BD">
                <w:t>(2</w:t>
              </w:r>
            </w:ins>
            <w:ins w:id="258" w:author="Bahar Toto" w:date="2025-12-03T20:54:00Z">
              <w:r w:rsidR="000411D6">
                <w:t>7</w:t>
              </w:r>
            </w:ins>
            <w:ins w:id="259" w:author="Bahar Toto" w:date="2025-11-13T15:16:00Z">
              <w:r w:rsidR="007A05BD">
                <w:t>)</w:t>
              </w:r>
            </w:ins>
            <w:ins w:id="260" w:author="Bahar Toto" w:date="2025-11-13T14:59:00Z">
              <w:r w:rsidR="00F66D3C">
                <w:t xml:space="preserve"> of the CTDPA</w:t>
              </w:r>
            </w:ins>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A8236B" w14:textId="77777777" w:rsidR="2229AB24" w:rsidRDefault="2229AB24" w:rsidP="2229AB24">
            <w:pPr>
              <w:rPr>
                <w:rFonts w:ascii="Aptos" w:eastAsia="Aptos" w:hAnsi="Aptos" w:cs="Aptos"/>
              </w:rPr>
            </w:pPr>
            <w:r>
              <w:t>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A2802D" w14:textId="6A20C4B2" w:rsidR="2229AB24" w:rsidRDefault="2229AB24" w:rsidP="2229AB24">
            <w:pPr>
              <w:rPr>
                <w:rFonts w:ascii="Aptos" w:eastAsia="Aptos" w:hAnsi="Aptos" w:cs="Aptos"/>
              </w:rPr>
            </w:pPr>
            <w:r>
              <w:t xml:space="preserve">CTDPA does not apply to </w:t>
            </w:r>
            <w:ins w:id="261" w:author="Bahar Toto" w:date="2025-11-13T15:16:00Z">
              <w:r w:rsidR="004C0284">
                <w:t>'</w:t>
              </w:r>
            </w:ins>
            <w:del w:id="262" w:author="Bahar Toto" w:date="2025-11-13T15:16:00Z">
              <w:r w:rsidDel="004C0284">
                <w:delText>“</w:delText>
              </w:r>
            </w:del>
            <w:r>
              <w:t>de‑identified</w:t>
            </w:r>
            <w:del w:id="263" w:author="Bahar Toto" w:date="2025-11-13T15:16:00Z">
              <w:r w:rsidDel="004C0284">
                <w:delText>”</w:delText>
              </w:r>
            </w:del>
            <w:ins w:id="264" w:author="Bahar Toto" w:date="2025-11-13T15:16:00Z">
              <w:r w:rsidR="004C0284">
                <w:t>'</w:t>
              </w:r>
            </w:ins>
            <w:r>
              <w:t xml:space="preserve"> and </w:t>
            </w:r>
            <w:del w:id="265" w:author="Bahar Toto" w:date="2025-11-13T15:16:00Z">
              <w:r w:rsidDel="004C0284">
                <w:delText>“</w:delText>
              </w:r>
            </w:del>
            <w:ins w:id="266" w:author="Bahar Toto" w:date="2025-11-13T15:16:00Z">
              <w:r w:rsidR="004C0284">
                <w:t>'</w:t>
              </w:r>
            </w:ins>
            <w:r>
              <w:t>pseudonymous</w:t>
            </w:r>
            <w:del w:id="267" w:author="Bahar Toto" w:date="2025-11-13T15:17:00Z">
              <w:r w:rsidDel="004C0284">
                <w:delText>”</w:delText>
              </w:r>
            </w:del>
            <w:ins w:id="268" w:author="Bahar Toto" w:date="2025-11-13T15:17:00Z">
              <w:r w:rsidR="004C0284">
                <w:t>'</w:t>
              </w:r>
            </w:ins>
            <w:r>
              <w:t xml:space="preserve"> data. </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80C9B7" w14:textId="4FA3D6DA" w:rsidR="2229AB24" w:rsidRDefault="2229AB24" w:rsidP="2229AB24">
            <w:pPr>
              <w:rPr>
                <w:rFonts w:ascii="Aptos" w:eastAsia="Aptos" w:hAnsi="Aptos" w:cs="Aptos"/>
              </w:rPr>
            </w:pPr>
            <w:del w:id="269" w:author="Bahar Toto" w:date="2025-11-13T14:59:00Z">
              <w:r w:rsidDel="00F66D3C">
                <w:delText xml:space="preserve">Conn. Gen. Stat. </w:delText>
              </w:r>
            </w:del>
            <w:r>
              <w:t>§</w:t>
            </w:r>
            <w:ins w:id="270" w:author="Bahar Toto" w:date="2025-11-13T15:17:00Z">
              <w:r w:rsidR="004C0284">
                <w:t>§</w:t>
              </w:r>
            </w:ins>
            <w:del w:id="271" w:author="Bahar Toto" w:date="2025-11-13T15:17:00Z">
              <w:r w:rsidDel="004C0284">
                <w:delText xml:space="preserve"> </w:delText>
              </w:r>
            </w:del>
            <w:r>
              <w:t>42‑523</w:t>
            </w:r>
            <w:del w:id="272" w:author="Bahar Toto" w:date="2025-11-13T15:17:00Z">
              <w:r w:rsidDel="004C0284">
                <w:delText>; §</w:delText>
              </w:r>
            </w:del>
            <w:ins w:id="273" w:author="Bahar Toto" w:date="2025-11-13T15:17:00Z">
              <w:r w:rsidR="004C0284">
                <w:t xml:space="preserve"> and</w:t>
              </w:r>
            </w:ins>
            <w:r>
              <w:t xml:space="preserve"> 42‑515</w:t>
            </w:r>
            <w:ins w:id="274" w:author="Bahar Toto" w:date="2025-11-13T14:59:00Z">
              <w:r w:rsidR="00F66D3C">
                <w:t xml:space="preserve"> of the CTDPA</w:t>
              </w:r>
            </w:ins>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02F0FB" w14:textId="77777777" w:rsidR="2229AB24" w:rsidRDefault="2229AB24" w:rsidP="2229AB24">
            <w:pPr>
              <w:rPr>
                <w:rFonts w:ascii="Aptos" w:eastAsia="Aptos" w:hAnsi="Aptos" w:cs="Aptos"/>
              </w:rPr>
            </w:pPr>
            <w:r>
              <w:t>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1222D0" w14:textId="427E6C45" w:rsidR="00113CF5" w:rsidRPr="00113CF5" w:rsidRDefault="2229AB24" w:rsidP="00113CF5">
            <w:pPr>
              <w:rPr>
                <w:ins w:id="275" w:author="Bahar Toto" w:date="2025-11-13T15:17:00Z"/>
              </w:rPr>
            </w:pPr>
            <w:r>
              <w:t xml:space="preserve">Yes, </w:t>
            </w:r>
            <w:ins w:id="276" w:author="Bahar Toto" w:date="2025-11-13T15:17:00Z">
              <w:r w:rsidR="00113CF5">
                <w:t>t</w:t>
              </w:r>
              <w:r w:rsidR="00113CF5" w:rsidRPr="00113CF5">
                <w:t>he CTDPA does not apply to, among other things:</w:t>
              </w:r>
            </w:ins>
          </w:p>
          <w:p w14:paraId="36CE4A0C" w14:textId="77777777" w:rsidR="00113CF5" w:rsidRPr="00113CF5" w:rsidRDefault="00113CF5" w:rsidP="00113CF5">
            <w:pPr>
              <w:numPr>
                <w:ilvl w:val="0"/>
                <w:numId w:val="42"/>
              </w:numPr>
              <w:rPr>
                <w:ins w:id="277" w:author="Bahar Toto" w:date="2025-11-13T15:17:00Z"/>
              </w:rPr>
            </w:pPr>
            <w:ins w:id="278" w:author="Bahar Toto" w:date="2025-11-13T15:17:00Z">
              <w:r w:rsidRPr="00113CF5">
                <w:t>protected health information under HIPAA;</w:t>
              </w:r>
            </w:ins>
          </w:p>
          <w:p w14:paraId="22FB88F3" w14:textId="77777777" w:rsidR="00113CF5" w:rsidRPr="00113CF5" w:rsidRDefault="00113CF5" w:rsidP="00113CF5">
            <w:pPr>
              <w:numPr>
                <w:ilvl w:val="0"/>
                <w:numId w:val="42"/>
              </w:numPr>
              <w:rPr>
                <w:ins w:id="279" w:author="Bahar Toto" w:date="2025-11-13T15:17:00Z"/>
              </w:rPr>
            </w:pPr>
            <w:ins w:id="280" w:author="Bahar Toto" w:date="2025-11-13T15:17:00Z">
              <w:r w:rsidRPr="00113CF5">
                <w:t>patient identifying information for purposes of </w:t>
              </w:r>
              <w:r w:rsidRPr="00113CF5">
                <w:fldChar w:fldCharType="begin"/>
              </w:r>
              <w:r w:rsidRPr="00113CF5">
                <w:instrText>HYPERLINK "https://www.govinfo.gov/content/pkg/USCODE-2010-title42/html/USCODE-2010-title42-chap6A-subchapIII-A-partD-sec290dd-2.htm" \l ":~:text=Records%20of%20the%20identity%2C%20diagnosis,regulated%2C%20or%20directly%20or%20indirectly" \t "_blank"</w:instrText>
              </w:r>
              <w:r w:rsidRPr="00113CF5">
                <w:fldChar w:fldCharType="separate"/>
              </w:r>
              <w:r w:rsidRPr="00113CF5">
                <w:rPr>
                  <w:rStyle w:val="Hyperlink"/>
                </w:rPr>
                <w:t>§42-290dd-2 of Article 6a of Title of the U.S Code</w:t>
              </w:r>
              <w:r w:rsidRPr="00113CF5">
                <w:fldChar w:fldCharType="end"/>
              </w:r>
              <w:r w:rsidRPr="00113CF5">
                <w:t>;</w:t>
              </w:r>
            </w:ins>
          </w:p>
          <w:p w14:paraId="26C19CE8" w14:textId="77777777" w:rsidR="00113CF5" w:rsidRPr="00113CF5" w:rsidRDefault="00113CF5" w:rsidP="00113CF5">
            <w:pPr>
              <w:numPr>
                <w:ilvl w:val="0"/>
                <w:numId w:val="42"/>
              </w:numPr>
              <w:rPr>
                <w:ins w:id="281" w:author="Bahar Toto" w:date="2025-11-13T15:17:00Z"/>
              </w:rPr>
            </w:pPr>
            <w:ins w:id="282" w:author="Bahar Toto" w:date="2025-11-13T15:17:00Z">
              <w:r w:rsidRPr="00113CF5">
                <w:t>identifiable private information for purposes of the federal policy for the protection of human subjects under the </w:t>
              </w:r>
              <w:r w:rsidRPr="00113CF5">
                <w:fldChar w:fldCharType="begin"/>
              </w:r>
              <w:r w:rsidRPr="00113CF5">
                <w:instrText>HYPERLINK "https://www.ecfr.gov/" \t "_blank"</w:instrText>
              </w:r>
              <w:r w:rsidRPr="00113CF5">
                <w:fldChar w:fldCharType="separate"/>
              </w:r>
              <w:r w:rsidRPr="00113CF5">
                <w:rPr>
                  <w:rStyle w:val="Hyperlink"/>
                </w:rPr>
                <w:t>Protection of Human Subjects of Subpart A of Part 46 of Subchapter A of Subtitle A of Title 42 of the Code of Federal Regulation</w:t>
              </w:r>
              <w:r w:rsidRPr="00113CF5">
                <w:fldChar w:fldCharType="end"/>
              </w:r>
              <w:r w:rsidRPr="00113CF5">
                <w:t>;</w:t>
              </w:r>
            </w:ins>
          </w:p>
          <w:p w14:paraId="6CAD46D2" w14:textId="77777777" w:rsidR="00113CF5" w:rsidRPr="00113CF5" w:rsidRDefault="00113CF5" w:rsidP="00113CF5">
            <w:pPr>
              <w:numPr>
                <w:ilvl w:val="0"/>
                <w:numId w:val="42"/>
              </w:numPr>
              <w:rPr>
                <w:ins w:id="283" w:author="Bahar Toto" w:date="2025-11-13T15:17:00Z"/>
              </w:rPr>
            </w:pPr>
            <w:ins w:id="284" w:author="Bahar Toto" w:date="2025-11-13T15:17:00Z">
              <w:r w:rsidRPr="00113CF5">
                <w:t>identifiable private information or personal data collected as part of human subjects research pursuant to the </w:t>
              </w:r>
              <w:r w:rsidRPr="00113CF5">
                <w:fldChar w:fldCharType="begin"/>
              </w:r>
              <w:r w:rsidRPr="00113CF5">
                <w:instrText>HYPERLINK "https://www.fda.gov/about-fda/center-drug-evaluation-and-research-cder/good-clinical-practice" \t "_blank"</w:instrText>
              </w:r>
              <w:r w:rsidRPr="00113CF5">
                <w:fldChar w:fldCharType="separate"/>
              </w:r>
              <w:r w:rsidRPr="00113CF5">
                <w:rPr>
                  <w:rStyle w:val="Hyperlink"/>
                </w:rPr>
                <w:t>Good Clinical Practice guidelines</w:t>
              </w:r>
              <w:r w:rsidRPr="00113CF5">
                <w:fldChar w:fldCharType="end"/>
              </w:r>
              <w:r w:rsidRPr="00113CF5">
                <w:t> issued by the </w:t>
              </w:r>
              <w:r w:rsidRPr="00113CF5">
                <w:fldChar w:fldCharType="begin"/>
              </w:r>
              <w:r w:rsidRPr="00113CF5">
                <w:instrText>HYPERLINK "https://www.ich.org/" \t "_blank"</w:instrText>
              </w:r>
              <w:r w:rsidRPr="00113CF5">
                <w:fldChar w:fldCharType="separate"/>
              </w:r>
              <w:r w:rsidRPr="00113CF5">
                <w:rPr>
                  <w:rStyle w:val="Hyperlink"/>
                </w:rPr>
                <w:t>International Council for Harmonization of Technical Requirements for Pharmaceuticals for Human Use</w:t>
              </w:r>
              <w:r w:rsidRPr="00113CF5">
                <w:fldChar w:fldCharType="end"/>
              </w:r>
              <w:r w:rsidRPr="00113CF5">
                <w:t>; and</w:t>
              </w:r>
            </w:ins>
          </w:p>
          <w:p w14:paraId="4E82DEA0" w14:textId="77777777" w:rsidR="00113CF5" w:rsidRPr="00113CF5" w:rsidRDefault="00113CF5" w:rsidP="00113CF5">
            <w:pPr>
              <w:numPr>
                <w:ilvl w:val="0"/>
                <w:numId w:val="42"/>
              </w:numPr>
              <w:rPr>
                <w:ins w:id="285" w:author="Bahar Toto" w:date="2025-11-13T15:17:00Z"/>
              </w:rPr>
            </w:pPr>
            <w:ins w:id="286" w:author="Bahar Toto" w:date="2025-11-13T15:17:00Z">
              <w:r w:rsidRPr="00113CF5">
                <w:t>data processed or maintained:</w:t>
              </w:r>
            </w:ins>
          </w:p>
          <w:p w14:paraId="0DA36F2E" w14:textId="77777777" w:rsidR="00113CF5" w:rsidRPr="00113CF5" w:rsidRDefault="00113CF5" w:rsidP="00113CF5">
            <w:pPr>
              <w:numPr>
                <w:ilvl w:val="1"/>
                <w:numId w:val="42"/>
              </w:numPr>
              <w:rPr>
                <w:ins w:id="287" w:author="Bahar Toto" w:date="2025-11-13T15:17:00Z"/>
              </w:rPr>
            </w:pPr>
            <w:ins w:id="288" w:author="Bahar Toto" w:date="2025-11-13T15:17:00Z">
              <w:r w:rsidRPr="00113CF5">
                <w:t>in the course of an individual applying to, employed by, or acting as an agent or independent contractor of a controller, processor, consumer health data controller, or third party, to the extent that the data is collected and used within the context of that role;</w:t>
              </w:r>
            </w:ins>
          </w:p>
          <w:p w14:paraId="51ECDD06" w14:textId="77777777" w:rsidR="00113CF5" w:rsidRPr="00113CF5" w:rsidRDefault="00113CF5" w:rsidP="00113CF5">
            <w:pPr>
              <w:numPr>
                <w:ilvl w:val="1"/>
                <w:numId w:val="42"/>
              </w:numPr>
              <w:rPr>
                <w:ins w:id="289" w:author="Bahar Toto" w:date="2025-11-13T15:17:00Z"/>
              </w:rPr>
            </w:pPr>
            <w:ins w:id="290" w:author="Bahar Toto" w:date="2025-11-13T15:17:00Z">
              <w:r w:rsidRPr="00113CF5">
                <w:t>as the emergency contact information of an individual under §1 to 11 of the CTDPA used for emergency contact purposes; or</w:t>
              </w:r>
            </w:ins>
          </w:p>
          <w:p w14:paraId="06E81A8E" w14:textId="77777777" w:rsidR="00113CF5" w:rsidRPr="00113CF5" w:rsidRDefault="00113CF5" w:rsidP="00113CF5">
            <w:pPr>
              <w:numPr>
                <w:ilvl w:val="1"/>
                <w:numId w:val="42"/>
              </w:numPr>
              <w:rPr>
                <w:ins w:id="291" w:author="Bahar Toto" w:date="2025-11-13T15:17:00Z"/>
              </w:rPr>
            </w:pPr>
            <w:ins w:id="292" w:author="Bahar Toto" w:date="2025-11-13T15:17:00Z">
              <w:r w:rsidRPr="00113CF5">
                <w:t>that is necessary to retain to administer benefits for another individual relating to the individual who is the subject of the information under §3(b)(1) of the CTDPA and used for the purposes of administering such benefit.</w:t>
              </w:r>
            </w:ins>
          </w:p>
          <w:p w14:paraId="114F783B" w14:textId="77777777" w:rsidR="00113CF5" w:rsidRPr="00113CF5" w:rsidRDefault="00113CF5" w:rsidP="00113CF5">
            <w:pPr>
              <w:rPr>
                <w:ins w:id="293" w:author="Bahar Toto" w:date="2025-11-13T15:17:00Z"/>
              </w:rPr>
            </w:pPr>
            <w:ins w:id="294" w:author="Bahar Toto" w:date="2025-11-13T15:17:00Z">
              <w:r w:rsidRPr="00113CF5">
                <w:t>In addition, the CTDPA does not apply to any person's processing of personal data in the course of such person's purely personal or household activities.</w:t>
              </w:r>
            </w:ins>
          </w:p>
          <w:p w14:paraId="7ACD4235" w14:textId="30C41D37" w:rsidR="2229AB24" w:rsidRDefault="2229AB24" w:rsidP="2229AB24">
            <w:pPr>
              <w:rPr>
                <w:rFonts w:ascii="Aptos" w:eastAsia="Aptos" w:hAnsi="Aptos" w:cs="Aptos"/>
              </w:rPr>
            </w:pPr>
            <w:del w:id="295" w:author="Bahar Toto" w:date="2025-11-13T15:17:00Z">
              <w:r w:rsidDel="00113CF5">
                <w:delText xml:space="preserve">the </w:delText>
              </w:r>
              <w:r w:rsidDel="004C0284">
                <w:delText xml:space="preserve">law </w:delText>
              </w:r>
              <w:r w:rsidDel="00113CF5">
                <w:delText xml:space="preserve">includes various data-level exemptions including for data covered by HIPAA and FERPA. </w:delText>
              </w:r>
            </w:del>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8F320F" w14:textId="6E9690BA" w:rsidR="2229AB24" w:rsidRDefault="0067749A" w:rsidP="2229AB24">
            <w:pPr>
              <w:rPr>
                <w:rFonts w:ascii="Aptos" w:eastAsia="Aptos" w:hAnsi="Aptos" w:cs="Aptos"/>
              </w:rPr>
            </w:pPr>
            <w:ins w:id="296" w:author="Bahar Toto" w:date="2025-11-13T15:18:00Z">
              <w:r w:rsidRPr="0067749A">
                <w:t>§§42-517(b) and 42-524(e) of the CTDPA</w:t>
              </w:r>
            </w:ins>
            <w:del w:id="297" w:author="Bahar Toto" w:date="2025-11-13T14:59:00Z">
              <w:r w:rsidR="2229AB24" w:rsidDel="00F66D3C">
                <w:delText xml:space="preserve">Conn. Gen. Stat. </w:delText>
              </w:r>
            </w:del>
            <w:del w:id="298" w:author="Bahar Toto" w:date="2025-11-13T15:18:00Z">
              <w:r w:rsidR="2229AB24" w:rsidDel="0067749A">
                <w:delText>§ 42‑517</w:delText>
              </w:r>
            </w:del>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3C718A" w14:textId="77777777" w:rsidR="2229AB24" w:rsidRDefault="2229AB24" w:rsidP="2229AB24">
            <w:pPr>
              <w:rPr>
                <w:rFonts w:ascii="Aptos" w:eastAsia="Aptos" w:hAnsi="Aptos" w:cs="Aptos"/>
              </w:rPr>
            </w:pPr>
            <w:r>
              <w:t>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FCF4AA" w14:textId="77777777" w:rsidR="00E130B8" w:rsidRPr="00E130B8" w:rsidRDefault="00E130B8" w:rsidP="00E130B8">
            <w:pPr>
              <w:rPr>
                <w:ins w:id="299" w:author="Bahar Toto" w:date="2025-11-13T15:19:00Z"/>
              </w:rPr>
            </w:pPr>
            <w:ins w:id="300" w:author="Bahar Toto" w:date="2025-11-13T15:19:00Z">
              <w:r w:rsidRPr="00E130B8">
                <w:t>Controller is defined as a person who, alone or jointly with others determines the purpose and means of processing personal data.</w:t>
              </w:r>
            </w:ins>
          </w:p>
          <w:p w14:paraId="2442D415" w14:textId="77777777" w:rsidR="00E130B8" w:rsidRPr="00E130B8" w:rsidRDefault="00E130B8" w:rsidP="00E130B8">
            <w:pPr>
              <w:rPr>
                <w:ins w:id="301" w:author="Bahar Toto" w:date="2025-11-13T15:19:00Z"/>
              </w:rPr>
            </w:pPr>
            <w:ins w:id="302" w:author="Bahar Toto" w:date="2025-11-13T15:19:00Z">
              <w:r w:rsidRPr="00E130B8">
                <w:t>The CTDPA also defines a 'consumer health data controller' as people or entities that determine the purposes and means of processing consumer health data.</w:t>
              </w:r>
            </w:ins>
          </w:p>
          <w:p w14:paraId="74B0F7C9" w14:textId="48984E34" w:rsidR="2229AB24" w:rsidRDefault="2229AB24" w:rsidP="2229AB24">
            <w:pPr>
              <w:rPr>
                <w:rFonts w:ascii="Aptos" w:eastAsia="Aptos" w:hAnsi="Aptos" w:cs="Aptos"/>
              </w:rPr>
            </w:pPr>
            <w:del w:id="303" w:author="Bahar Toto" w:date="2025-11-13T15:19:00Z">
              <w:r w:rsidDel="00E130B8">
                <w:delText xml:space="preserve">An entity that determines purposes/means of processing personal data. </w:delText>
              </w:r>
            </w:del>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8BC9515" w14:textId="7D47ED8F" w:rsidR="2229AB24" w:rsidRDefault="2229AB24" w:rsidP="2229AB24">
            <w:pPr>
              <w:rPr>
                <w:rFonts w:ascii="Aptos" w:eastAsia="Aptos" w:hAnsi="Aptos" w:cs="Aptos"/>
              </w:rPr>
            </w:pPr>
            <w:del w:id="304" w:author="Bahar Toto" w:date="2025-11-13T14:59:00Z">
              <w:r w:rsidDel="00F66D3C">
                <w:delText xml:space="preserve">Conn. Gen. Stat. </w:delText>
              </w:r>
            </w:del>
            <w:r>
              <w:t>§</w:t>
            </w:r>
            <w:del w:id="305" w:author="Bahar Toto" w:date="2025-11-13T15:20:00Z">
              <w:r w:rsidDel="00E130B8">
                <w:delText xml:space="preserve"> </w:delText>
              </w:r>
            </w:del>
            <w:r>
              <w:t>42‑515</w:t>
            </w:r>
            <w:ins w:id="306" w:author="Bahar Toto" w:date="2025-11-13T15:19:00Z">
              <w:r w:rsidR="00E130B8">
                <w:t>(11)</w:t>
              </w:r>
            </w:ins>
            <w:ins w:id="307" w:author="Bahar Toto" w:date="2025-11-13T14:59:00Z">
              <w:r w:rsidR="00F66D3C">
                <w:t xml:space="preserve"> of the CTDPA</w:t>
              </w:r>
            </w:ins>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2CD07" w14:textId="77777777" w:rsidR="2229AB24" w:rsidRDefault="2229AB24" w:rsidP="2229AB24">
            <w:pPr>
              <w:rPr>
                <w:rFonts w:ascii="Aptos" w:eastAsia="Aptos" w:hAnsi="Aptos" w:cs="Aptos"/>
              </w:rPr>
            </w:pPr>
            <w:r>
              <w:t>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694484" w14:textId="7BE12433" w:rsidR="2229AB24" w:rsidRDefault="2229AB24" w:rsidP="2229AB24">
            <w:pPr>
              <w:rPr>
                <w:rFonts w:ascii="Aptos" w:eastAsia="Aptos" w:hAnsi="Aptos" w:cs="Aptos"/>
              </w:rPr>
            </w:pPr>
            <w:r>
              <w:t>An entity that processes personal data on behalf of controller.</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BC3B0" w14:textId="641B729F" w:rsidR="2229AB24" w:rsidRDefault="2229AB24" w:rsidP="2229AB24">
            <w:pPr>
              <w:rPr>
                <w:rFonts w:ascii="Aptos" w:eastAsia="Aptos" w:hAnsi="Aptos" w:cs="Aptos"/>
              </w:rPr>
            </w:pPr>
            <w:del w:id="308" w:author="Bahar Toto" w:date="2025-11-13T14:59:00Z">
              <w:r w:rsidDel="00F66D3C">
                <w:delText xml:space="preserve">Conn. Gen. Stat. </w:delText>
              </w:r>
            </w:del>
            <w:r>
              <w:t>§ 42‑515</w:t>
            </w:r>
            <w:ins w:id="309" w:author="Bahar Toto" w:date="2025-11-13T15:19:00Z">
              <w:r w:rsidR="00E130B8">
                <w:t>(29)</w:t>
              </w:r>
            </w:ins>
            <w:ins w:id="310" w:author="Bahar Toto" w:date="2025-11-13T14:59:00Z">
              <w:r w:rsidR="00F66D3C">
                <w:t xml:space="preserve"> of the CTDPA</w:t>
              </w:r>
            </w:ins>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77C841" w14:textId="77777777" w:rsidR="2229AB24" w:rsidRDefault="2229AB24" w:rsidP="2229AB24">
            <w:pPr>
              <w:rPr>
                <w:rFonts w:ascii="Aptos" w:eastAsia="Aptos" w:hAnsi="Aptos" w:cs="Aptos"/>
              </w:rPr>
            </w:pPr>
            <w:r>
              <w:t>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50AFE4" w14:textId="4058979D" w:rsidR="2229AB24" w:rsidRDefault="2229AB24" w:rsidP="2229AB24">
            <w:pPr>
              <w:rPr>
                <w:rFonts w:ascii="Aptos" w:eastAsia="Aptos" w:hAnsi="Aptos" w:cs="Aptos"/>
              </w:rPr>
            </w:pPr>
            <w:r>
              <w:t xml:space="preserve">The equivalent term is </w:t>
            </w:r>
            <w:ins w:id="311" w:author="Bahar Toto" w:date="2025-11-13T15:20:00Z">
              <w:r w:rsidR="00E130B8">
                <w:t>'</w:t>
              </w:r>
            </w:ins>
            <w:del w:id="312" w:author="Bahar Toto" w:date="2025-11-13T15:20:00Z">
              <w:r w:rsidDel="00E130B8">
                <w:delText>“</w:delText>
              </w:r>
            </w:del>
            <w:r>
              <w:t>consumer</w:t>
            </w:r>
            <w:ins w:id="313" w:author="Bahar Toto" w:date="2025-11-13T15:20:00Z">
              <w:r w:rsidR="00E130B8">
                <w:t>'</w:t>
              </w:r>
            </w:ins>
            <w:del w:id="314" w:author="Bahar Toto" w:date="2025-11-13T15:20:00Z">
              <w:r w:rsidDel="00E130B8">
                <w:delText>”</w:delText>
              </w:r>
            </w:del>
            <w:r>
              <w:t xml:space="preserve"> and </w:t>
            </w:r>
            <w:ins w:id="315" w:author="Bahar Toto" w:date="2025-11-13T15:20:00Z">
              <w:r w:rsidR="0086175E" w:rsidRPr="0086175E">
                <w:t>is defined as an individual who is a resident of Connecticut. However, a consumer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ins>
            <w:del w:id="316" w:author="Bahar Toto" w:date="2025-11-13T15:20:00Z">
              <w:r w:rsidDel="0086175E">
                <w:delText>it is defined as a Connecticut resident acting in individual or household context</w:delText>
              </w:r>
              <w:r w:rsidR="0008156E" w:rsidDel="0086175E">
                <w:delText>.</w:delText>
              </w:r>
            </w:del>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C50CA29" w14:textId="1B33A1E6" w:rsidR="2229AB24" w:rsidRDefault="0086175E" w:rsidP="2229AB24">
            <w:pPr>
              <w:rPr>
                <w:rFonts w:ascii="Aptos" w:eastAsia="Aptos" w:hAnsi="Aptos" w:cs="Aptos"/>
              </w:rPr>
            </w:pPr>
            <w:ins w:id="317" w:author="Bahar Toto" w:date="2025-11-13T15:20:00Z">
              <w:r w:rsidRPr="0086175E">
                <w:t>§42-515(8) of the CTDPA</w:t>
              </w:r>
            </w:ins>
            <w:del w:id="318" w:author="Bahar Toto" w:date="2025-11-13T14:59:00Z">
              <w:r w:rsidR="2229AB24" w:rsidDel="00F66D3C">
                <w:delText xml:space="preserve">Conn. Gen. Stat. </w:delText>
              </w:r>
            </w:del>
            <w:del w:id="319" w:author="Bahar Toto" w:date="2025-11-13T15:20:00Z">
              <w:r w:rsidR="2229AB24" w:rsidDel="0086175E">
                <w:delText>§ 42‑51</w:delText>
              </w:r>
              <w:r w:rsidR="00AD0D07" w:rsidDel="0086175E">
                <w:delText>5</w:delText>
              </w:r>
            </w:del>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16250F" w14:textId="77777777" w:rsidR="2229AB24" w:rsidRDefault="2229AB24" w:rsidP="2229AB24">
            <w:pPr>
              <w:rPr>
                <w:rFonts w:ascii="Aptos" w:eastAsia="Aptos" w:hAnsi="Aptos" w:cs="Aptos"/>
              </w:rPr>
            </w:pPr>
            <w:r>
              <w:t>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FA0EED0" w14:textId="7079F683" w:rsidR="2229AB24" w:rsidRDefault="007451FB" w:rsidP="2229AB24">
            <w:pPr>
              <w:rPr>
                <w:rFonts w:ascii="Aptos" w:eastAsia="Aptos" w:hAnsi="Aptos" w:cs="Aptos"/>
              </w:rPr>
            </w:pPr>
            <w:ins w:id="320" w:author="Bahar Toto" w:date="2025-11-13T15:21:00Z">
              <w:r w:rsidRPr="007451FB">
                <w:t>Processing means any operation or set of operations performed, whether by manual or automated means, on personal data or on sets of personal data, such as the collection, use, storage, disclosure, analysis, deletion or modification of personal data</w:t>
              </w:r>
            </w:ins>
            <w:del w:id="321" w:author="Bahar Toto" w:date="2025-11-13T15:21:00Z">
              <w:r w:rsidR="2229AB24" w:rsidDel="007451FB">
                <w:delText>Any operation performed on personal data.</w:delText>
              </w:r>
            </w:del>
            <w:ins w:id="322" w:author="Bahar Toto" w:date="2025-11-13T15:21:00Z">
              <w:r>
                <w:t>.</w:t>
              </w:r>
            </w:ins>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87292A" w14:textId="002680BC" w:rsidR="2229AB24" w:rsidRDefault="2229AB24" w:rsidP="2229AB24">
            <w:pPr>
              <w:rPr>
                <w:rFonts w:ascii="Aptos" w:eastAsia="Aptos" w:hAnsi="Aptos" w:cs="Aptos"/>
              </w:rPr>
            </w:pPr>
            <w:del w:id="323" w:author="Bahar Toto" w:date="2025-11-13T14:59:00Z">
              <w:r w:rsidDel="00F66D3C">
                <w:delText xml:space="preserve">Conn. Gen. Stat. </w:delText>
              </w:r>
            </w:del>
            <w:r>
              <w:t>§ 42‑515</w:t>
            </w:r>
            <w:ins w:id="324" w:author="Bahar Toto" w:date="2025-11-13T15:21:00Z">
              <w:r w:rsidR="007451FB">
                <w:t>(28)</w:t>
              </w:r>
            </w:ins>
            <w:ins w:id="325" w:author="Bahar Toto" w:date="2025-11-13T14:59:00Z">
              <w:r w:rsidR="00F66D3C">
                <w:t xml:space="preserve"> of the CTDPA</w:t>
              </w:r>
            </w:ins>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DAFD8D" w14:textId="77777777" w:rsidR="2229AB24" w:rsidRDefault="2229AB24" w:rsidP="2229AB24">
            <w:pPr>
              <w:rPr>
                <w:rFonts w:ascii="Aptos" w:eastAsia="Aptos" w:hAnsi="Aptos" w:cs="Aptos"/>
              </w:rPr>
            </w:pPr>
            <w:r>
              <w:t>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5A8E84F" w14:textId="77777777" w:rsidR="007451FB" w:rsidRPr="007451FB" w:rsidRDefault="007451FB" w:rsidP="007451FB">
            <w:pPr>
              <w:rPr>
                <w:ins w:id="326" w:author="Bahar Toto" w:date="2025-11-13T15:21:00Z"/>
              </w:rPr>
            </w:pPr>
            <w:ins w:id="327" w:author="Bahar Toto" w:date="2025-11-13T15:21:00Z">
              <w:r w:rsidRPr="007451FB">
                <w:t>'Sale of personal data' means the exchange of personal data for monetary or other valuable consideration by the controller to a third party. 'Sale of personal data' does not include:</w:t>
              </w:r>
            </w:ins>
          </w:p>
          <w:p w14:paraId="5BE4ED26" w14:textId="77777777" w:rsidR="007451FB" w:rsidRPr="007451FB" w:rsidRDefault="007451FB" w:rsidP="007451FB">
            <w:pPr>
              <w:numPr>
                <w:ilvl w:val="0"/>
                <w:numId w:val="43"/>
              </w:numPr>
              <w:rPr>
                <w:ins w:id="328" w:author="Bahar Toto" w:date="2025-11-13T15:21:00Z"/>
              </w:rPr>
            </w:pPr>
            <w:ins w:id="329" w:author="Bahar Toto" w:date="2025-11-13T15:21:00Z">
              <w:r w:rsidRPr="007451FB">
                <w:t>the disclosure of personal data to a processor that processes the personal data on behalf of the controller;</w:t>
              </w:r>
            </w:ins>
          </w:p>
          <w:p w14:paraId="786AAB76" w14:textId="77777777" w:rsidR="007451FB" w:rsidRPr="007451FB" w:rsidRDefault="007451FB" w:rsidP="007451FB">
            <w:pPr>
              <w:numPr>
                <w:ilvl w:val="0"/>
                <w:numId w:val="43"/>
              </w:numPr>
              <w:rPr>
                <w:ins w:id="330" w:author="Bahar Toto" w:date="2025-11-13T15:21:00Z"/>
              </w:rPr>
            </w:pPr>
            <w:ins w:id="331" w:author="Bahar Toto" w:date="2025-11-13T15:21:00Z">
              <w:r w:rsidRPr="007451FB">
                <w:t>the disclosure of personal data to a third party for purposes of providing a product or service requested by the consumer;</w:t>
              </w:r>
            </w:ins>
          </w:p>
          <w:p w14:paraId="2F40B3D9" w14:textId="77777777" w:rsidR="007451FB" w:rsidRPr="007451FB" w:rsidRDefault="007451FB" w:rsidP="007451FB">
            <w:pPr>
              <w:numPr>
                <w:ilvl w:val="0"/>
                <w:numId w:val="43"/>
              </w:numPr>
              <w:rPr>
                <w:ins w:id="332" w:author="Bahar Toto" w:date="2025-11-13T15:21:00Z"/>
              </w:rPr>
            </w:pPr>
            <w:ins w:id="333" w:author="Bahar Toto" w:date="2025-11-13T15:21:00Z">
              <w:r w:rsidRPr="007451FB">
                <w:t>the disclosure or transfer of personal data to an affiliate of the controller</w:t>
              </w:r>
            </w:ins>
          </w:p>
          <w:p w14:paraId="6040478C" w14:textId="77777777" w:rsidR="007451FB" w:rsidRPr="007451FB" w:rsidRDefault="007451FB" w:rsidP="007451FB">
            <w:pPr>
              <w:numPr>
                <w:ilvl w:val="0"/>
                <w:numId w:val="43"/>
              </w:numPr>
              <w:rPr>
                <w:ins w:id="334" w:author="Bahar Toto" w:date="2025-11-13T15:21:00Z"/>
              </w:rPr>
            </w:pPr>
            <w:ins w:id="335" w:author="Bahar Toto" w:date="2025-11-13T15:21:00Z">
              <w:r w:rsidRPr="007451FB">
                <w:t>the disclosure or transfer of personal data to a third party as an asset that is part of an actual or proposed merger, acquisition, bankruptcy, or other transaction where the third party assumes control of all or part of the controller’s assets;</w:t>
              </w:r>
            </w:ins>
          </w:p>
          <w:p w14:paraId="1D05BD26" w14:textId="77777777" w:rsidR="007451FB" w:rsidRPr="007451FB" w:rsidRDefault="007451FB" w:rsidP="007451FB">
            <w:pPr>
              <w:numPr>
                <w:ilvl w:val="0"/>
                <w:numId w:val="43"/>
              </w:numPr>
              <w:rPr>
                <w:ins w:id="336" w:author="Bahar Toto" w:date="2025-11-13T15:21:00Z"/>
              </w:rPr>
            </w:pPr>
            <w:ins w:id="337" w:author="Bahar Toto" w:date="2025-11-13T15:21:00Z">
              <w:r w:rsidRPr="007451FB">
                <w:t>the disclosure of personal data where the consumer directs the controller to disclose the personal data or intentionally uses the controller to interact with a third party;</w:t>
              </w:r>
            </w:ins>
          </w:p>
          <w:p w14:paraId="003614E1" w14:textId="77777777" w:rsidR="007451FB" w:rsidRPr="007451FB" w:rsidRDefault="007451FB" w:rsidP="007451FB">
            <w:pPr>
              <w:numPr>
                <w:ilvl w:val="0"/>
                <w:numId w:val="43"/>
              </w:numPr>
              <w:rPr>
                <w:ins w:id="338" w:author="Bahar Toto" w:date="2025-11-13T15:21:00Z"/>
              </w:rPr>
            </w:pPr>
            <w:ins w:id="339" w:author="Bahar Toto" w:date="2025-11-13T15:21:00Z">
              <w:r w:rsidRPr="007451FB">
                <w:t>the disclosure of personal data that the consumer:</w:t>
              </w:r>
            </w:ins>
          </w:p>
          <w:p w14:paraId="35CBA673" w14:textId="77777777" w:rsidR="007451FB" w:rsidRPr="007451FB" w:rsidRDefault="007451FB" w:rsidP="007451FB">
            <w:pPr>
              <w:numPr>
                <w:ilvl w:val="1"/>
                <w:numId w:val="43"/>
              </w:numPr>
              <w:rPr>
                <w:ins w:id="340" w:author="Bahar Toto" w:date="2025-11-13T15:21:00Z"/>
              </w:rPr>
            </w:pPr>
            <w:ins w:id="341" w:author="Bahar Toto" w:date="2025-11-13T15:21:00Z">
              <w:r w:rsidRPr="007451FB">
                <w:t>intentionally made available to the general public via a channel of mass media; and</w:t>
              </w:r>
            </w:ins>
          </w:p>
          <w:p w14:paraId="60BD51C9" w14:textId="77777777" w:rsidR="007451FB" w:rsidRPr="007451FB" w:rsidRDefault="007451FB" w:rsidP="007451FB">
            <w:pPr>
              <w:numPr>
                <w:ilvl w:val="1"/>
                <w:numId w:val="43"/>
              </w:numPr>
              <w:rPr>
                <w:ins w:id="342" w:author="Bahar Toto" w:date="2025-11-13T15:21:00Z"/>
              </w:rPr>
            </w:pPr>
            <w:ins w:id="343" w:author="Bahar Toto" w:date="2025-11-13T15:21:00Z">
              <w:r w:rsidRPr="007451FB">
                <w:t>did not restrict to a specific audience.</w:t>
              </w:r>
            </w:ins>
          </w:p>
          <w:p w14:paraId="1F24B460" w14:textId="741A07C4" w:rsidR="2229AB24" w:rsidRDefault="2229AB24" w:rsidP="2229AB24">
            <w:pPr>
              <w:rPr>
                <w:rFonts w:ascii="Aptos" w:eastAsia="Aptos" w:hAnsi="Aptos" w:cs="Aptos"/>
              </w:rPr>
            </w:pPr>
            <w:del w:id="344" w:author="Bahar Toto" w:date="2025-11-13T15:21:00Z">
              <w:r w:rsidDel="007451FB">
                <w:delText>Exchange of personal data for monetary or other valuable consideration (with exceptions).</w:delText>
              </w:r>
            </w:del>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1AE0EC" w14:textId="1F256B43" w:rsidR="2229AB24" w:rsidRDefault="00564F74" w:rsidP="2229AB24">
            <w:pPr>
              <w:rPr>
                <w:rFonts w:ascii="Aptos" w:eastAsia="Aptos" w:hAnsi="Aptos" w:cs="Aptos"/>
              </w:rPr>
            </w:pPr>
            <w:ins w:id="345" w:author="Bahar Toto" w:date="2025-11-13T15:21:00Z">
              <w:r w:rsidRPr="00564F74">
                <w:t>§42-515(37) of the CTDPA</w:t>
              </w:r>
            </w:ins>
            <w:del w:id="346" w:author="Bahar Toto" w:date="2025-11-13T14:59:00Z">
              <w:r w:rsidR="2229AB24" w:rsidDel="00F66D3C">
                <w:delText xml:space="preserve">Conn. Gen. Stat. </w:delText>
              </w:r>
            </w:del>
            <w:del w:id="347" w:author="Bahar Toto" w:date="2025-11-13T15:21:00Z">
              <w:r w:rsidR="2229AB24" w:rsidDel="00564F74">
                <w:delText>§ 42‑515</w:delText>
              </w:r>
            </w:del>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B48033" w14:textId="77777777" w:rsidR="2229AB24" w:rsidRDefault="2229AB24" w:rsidP="2229AB24">
            <w:pPr>
              <w:rPr>
                <w:rFonts w:ascii="Aptos" w:eastAsia="Aptos" w:hAnsi="Aptos" w:cs="Aptos"/>
              </w:rPr>
            </w:pPr>
            <w:r>
              <w:t>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CA5B9F" w14:textId="50E088F3" w:rsidR="2229AB24" w:rsidRDefault="00564F74" w:rsidP="2229AB24">
            <w:pPr>
              <w:rPr>
                <w:rFonts w:ascii="Aptos" w:eastAsia="Aptos" w:hAnsi="Aptos" w:cs="Aptos"/>
              </w:rPr>
            </w:pPr>
            <w:ins w:id="348" w:author="Bahar Toto" w:date="2025-11-13T15:22:00Z">
              <w:r w:rsidRPr="00564F74">
                <w:t>'Sharing of personal data' is not explicitly defined under the CTDPA.</w:t>
              </w:r>
            </w:ins>
            <w:del w:id="349" w:author="Bahar Toto" w:date="2025-11-13T15:22:00Z">
              <w:r w:rsidR="2229AB24" w:rsidDel="00564F74">
                <w:delText>Not separately defined</w:delText>
              </w:r>
              <w:r w:rsidR="00AD0D07" w:rsidDel="00564F74">
                <w:delText>.</w:delText>
              </w:r>
            </w:del>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27B46FD" w14:textId="28614000" w:rsidR="2229AB24" w:rsidRDefault="2229AB24" w:rsidP="2229AB24">
            <w:pPr>
              <w:rPr>
                <w:rFonts w:ascii="Aptos" w:eastAsia="Aptos" w:hAnsi="Aptos" w:cs="Aptos"/>
              </w:rPr>
            </w:pPr>
            <w:r>
              <w:t>Not applicable</w:t>
            </w:r>
            <w:r w:rsidR="00AD0D07">
              <w:t>.</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2CC0D3" w14:textId="77777777" w:rsidR="2229AB24" w:rsidRDefault="2229AB24" w:rsidP="2229AB24">
            <w:pPr>
              <w:rPr>
                <w:rFonts w:ascii="Aptos" w:eastAsia="Aptos" w:hAnsi="Aptos" w:cs="Aptos"/>
              </w:rPr>
            </w:pPr>
            <w:r>
              <w:t>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1DAA17" w14:textId="35E0F952" w:rsidR="2229AB24" w:rsidRDefault="2229AB24" w:rsidP="2229AB24">
            <w:pPr>
              <w:rPr>
                <w:rFonts w:ascii="Aptos" w:eastAsia="Aptos" w:hAnsi="Aptos" w:cs="Aptos"/>
              </w:rPr>
            </w:pPr>
            <w:r>
              <w:t>Information that is linked to or is reasonably linkable to an individual; excludes de‑identified and publicly available information.</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747F07" w14:textId="2D1E68EE" w:rsidR="2229AB24" w:rsidRDefault="00B06C3B" w:rsidP="2229AB24">
            <w:pPr>
              <w:rPr>
                <w:rFonts w:ascii="Aptos" w:eastAsia="Aptos" w:hAnsi="Aptos" w:cs="Aptos"/>
              </w:rPr>
            </w:pPr>
            <w:ins w:id="350" w:author="Bahar Toto" w:date="2025-11-13T15:22:00Z">
              <w:r w:rsidRPr="00B06C3B">
                <w:t>§42-515(2</w:t>
              </w:r>
            </w:ins>
            <w:ins w:id="351" w:author="Bahar Toto" w:date="2025-12-03T21:20:00Z">
              <w:r w:rsidR="00557769">
                <w:t>7</w:t>
              </w:r>
            </w:ins>
            <w:ins w:id="352" w:author="Bahar Toto" w:date="2025-11-13T15:22:00Z">
              <w:r w:rsidRPr="00B06C3B">
                <w:t>) of the CTDPA</w:t>
              </w:r>
            </w:ins>
            <w:del w:id="353" w:author="Bahar Toto" w:date="2025-11-13T14:59:00Z">
              <w:r w:rsidR="2229AB24" w:rsidDel="00F66D3C">
                <w:delText xml:space="preserve">Conn. Gen. Stat. </w:delText>
              </w:r>
            </w:del>
            <w:del w:id="354" w:author="Bahar Toto" w:date="2025-11-13T15:22:00Z">
              <w:r w:rsidR="2229AB24" w:rsidDel="00B06C3B">
                <w:delText>§ 42‑515</w:delText>
              </w:r>
            </w:del>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5FCE37" w14:textId="77777777" w:rsidR="2229AB24" w:rsidRDefault="2229AB24" w:rsidP="2229AB24">
            <w:pPr>
              <w:rPr>
                <w:rFonts w:ascii="Aptos" w:eastAsia="Aptos" w:hAnsi="Aptos" w:cs="Aptos"/>
              </w:rPr>
            </w:pPr>
            <w:r>
              <w:t>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DD986F" w14:textId="77777777" w:rsidR="00B55BBE" w:rsidRPr="00B55BBE" w:rsidRDefault="00B55BBE" w:rsidP="00B55BBE">
            <w:pPr>
              <w:rPr>
                <w:ins w:id="355" w:author="Bahar Toto" w:date="2025-12-03T20:47:00Z"/>
              </w:rPr>
            </w:pPr>
            <w:ins w:id="356" w:author="Bahar Toto" w:date="2025-12-03T20:47:00Z">
              <w:r w:rsidRPr="00B55BBE">
                <w:t>'Sensitive personal data' means personal data that includes:</w:t>
              </w:r>
            </w:ins>
          </w:p>
          <w:p w14:paraId="532DD5A8" w14:textId="77777777" w:rsidR="00B55BBE" w:rsidRPr="00B55BBE" w:rsidRDefault="00B55BBE" w:rsidP="00B55BBE">
            <w:pPr>
              <w:numPr>
                <w:ilvl w:val="0"/>
                <w:numId w:val="62"/>
              </w:numPr>
              <w:rPr>
                <w:ins w:id="357" w:author="Bahar Toto" w:date="2025-12-03T20:47:00Z"/>
              </w:rPr>
            </w:pPr>
            <w:ins w:id="358" w:author="Bahar Toto" w:date="2025-12-03T20:47:00Z">
              <w:r w:rsidRPr="00B55BBE">
                <w:t>data revealing racial or ethnic origin, religious beliefs, mental or physical health condition or diagnosis, sex life, sexual orientation or citizenship or immigration status;</w:t>
              </w:r>
            </w:ins>
          </w:p>
          <w:p w14:paraId="206A6720" w14:textId="77777777" w:rsidR="00B55BBE" w:rsidRPr="00B55BBE" w:rsidRDefault="00B55BBE" w:rsidP="00B55BBE">
            <w:pPr>
              <w:numPr>
                <w:ilvl w:val="0"/>
                <w:numId w:val="62"/>
              </w:numPr>
              <w:rPr>
                <w:ins w:id="359" w:author="Bahar Toto" w:date="2025-12-03T20:47:00Z"/>
              </w:rPr>
            </w:pPr>
            <w:ins w:id="360" w:author="Bahar Toto" w:date="2025-12-03T20:47:00Z">
              <w:r w:rsidRPr="00B55BBE">
                <w:t>the processing of genetic or biometric data for the purpose of uniquely identifying an individual;</w:t>
              </w:r>
            </w:ins>
          </w:p>
          <w:p w14:paraId="2D02E8FA" w14:textId="77777777" w:rsidR="00B55BBE" w:rsidRPr="00B55BBE" w:rsidRDefault="00B55BBE" w:rsidP="00B55BBE">
            <w:pPr>
              <w:numPr>
                <w:ilvl w:val="0"/>
                <w:numId w:val="62"/>
              </w:numPr>
              <w:rPr>
                <w:ins w:id="361" w:author="Bahar Toto" w:date="2025-12-03T20:47:00Z"/>
              </w:rPr>
            </w:pPr>
            <w:ins w:id="362" w:author="Bahar Toto" w:date="2025-12-03T20:47:00Z">
              <w:r w:rsidRPr="00B55BBE">
                <w:t>personal data collected from a known child; or</w:t>
              </w:r>
            </w:ins>
          </w:p>
          <w:p w14:paraId="63B09B0E" w14:textId="77777777" w:rsidR="00B55BBE" w:rsidRPr="00B55BBE" w:rsidRDefault="00B55BBE" w:rsidP="00B55BBE">
            <w:pPr>
              <w:numPr>
                <w:ilvl w:val="0"/>
                <w:numId w:val="62"/>
              </w:numPr>
              <w:rPr>
                <w:ins w:id="363" w:author="Bahar Toto" w:date="2025-12-03T20:47:00Z"/>
              </w:rPr>
            </w:pPr>
            <w:ins w:id="364" w:author="Bahar Toto" w:date="2025-12-03T20:47:00Z">
              <w:r w:rsidRPr="00B55BBE">
                <w:t>precise geolocation data.</w:t>
              </w:r>
            </w:ins>
          </w:p>
          <w:p w14:paraId="44F2B305" w14:textId="449B7E52" w:rsidR="00BD5539" w:rsidRPr="00BD5539" w:rsidRDefault="00BD5539" w:rsidP="00553547">
            <w:pPr>
              <w:rPr>
                <w:ins w:id="365" w:author="Bahar Toto" w:date="2025-12-03T20:47:00Z"/>
                <w:u w:val="single"/>
                <w:rPrChange w:id="366" w:author="Bahar Toto" w:date="2025-12-03T20:47:00Z">
                  <w:rPr>
                    <w:ins w:id="367" w:author="Bahar Toto" w:date="2025-12-03T20:47:00Z"/>
                  </w:rPr>
                </w:rPrChange>
              </w:rPr>
            </w:pPr>
            <w:ins w:id="368" w:author="Bahar Toto" w:date="2025-12-03T20:47:00Z">
              <w:r w:rsidRPr="00BD5539">
                <w:rPr>
                  <w:u w:val="single"/>
                  <w:rPrChange w:id="369" w:author="Bahar Toto" w:date="2025-12-03T20:47:00Z">
                    <w:rPr/>
                  </w:rPrChange>
                </w:rPr>
                <w:t>From July 1, 2026</w:t>
              </w:r>
            </w:ins>
          </w:p>
          <w:p w14:paraId="0B079632" w14:textId="335452A1" w:rsidR="00553547" w:rsidRPr="00553547" w:rsidRDefault="00553547" w:rsidP="00553547">
            <w:pPr>
              <w:rPr>
                <w:ins w:id="370" w:author="Bahar Toto" w:date="2025-11-13T15:27:00Z"/>
              </w:rPr>
            </w:pPr>
            <w:ins w:id="371" w:author="Bahar Toto" w:date="2025-11-13T15:27:00Z">
              <w:r w:rsidRPr="00553547">
                <w:t>'Sensitive personal data' means personal data that includes:</w:t>
              </w:r>
            </w:ins>
          </w:p>
          <w:p w14:paraId="3D19A992" w14:textId="77777777" w:rsidR="00553547" w:rsidRPr="00DC1070" w:rsidRDefault="00553547" w:rsidP="00DC1070">
            <w:pPr>
              <w:numPr>
                <w:ilvl w:val="0"/>
                <w:numId w:val="44"/>
              </w:numPr>
              <w:rPr>
                <w:ins w:id="372" w:author="Bahar Toto" w:date="2025-11-13T23:52:00Z"/>
              </w:rPr>
            </w:pPr>
            <w:ins w:id="373" w:author="Bahar Toto" w:date="2025-11-13T15:27:00Z">
              <w:r w:rsidRPr="00553547">
                <w:t xml:space="preserve">data revealing racial or ethnic origin, religious beliefs, mental or physical health condition or diagnosis, sex life, sexual orientation or citizenship or </w:t>
              </w:r>
              <w:r w:rsidRPr="00DC1070">
                <w:t>immigration status;</w:t>
              </w:r>
            </w:ins>
          </w:p>
          <w:p w14:paraId="14F8300E" w14:textId="77777777" w:rsidR="00DC1070" w:rsidRPr="00DC1070" w:rsidRDefault="00DC1070" w:rsidP="00DC1070">
            <w:pPr>
              <w:numPr>
                <w:ilvl w:val="0"/>
                <w:numId w:val="44"/>
              </w:numPr>
              <w:shd w:val="clear" w:color="auto" w:fill="FFFFFF"/>
              <w:spacing w:after="120"/>
              <w:rPr>
                <w:ins w:id="374" w:author="Bahar Toto" w:date="2025-11-13T23:52:00Z"/>
                <w:rFonts w:eastAsia="Times New Roman" w:cs="Helvetica"/>
                <w:color w:val="000000"/>
                <w:kern w:val="0"/>
                <w:lang w:eastAsia="en-GB"/>
                <w14:ligatures w14:val="none"/>
                <w:rPrChange w:id="375" w:author="Bahar Toto" w:date="2025-11-13T23:53:00Z">
                  <w:rPr>
                    <w:ins w:id="376" w:author="Bahar Toto" w:date="2025-11-13T23:52:00Z"/>
                    <w:rFonts w:ascii="Helvetica" w:eastAsia="Times New Roman" w:hAnsi="Helvetica" w:cs="Helvetica"/>
                    <w:color w:val="000000"/>
                    <w:kern w:val="0"/>
                    <w:sz w:val="27"/>
                    <w:szCs w:val="27"/>
                    <w:lang w:eastAsia="en-GB"/>
                    <w14:ligatures w14:val="none"/>
                  </w:rPr>
                </w:rPrChange>
              </w:rPr>
            </w:pPr>
            <w:ins w:id="377" w:author="Bahar Toto" w:date="2025-11-13T23:52:00Z">
              <w:r w:rsidRPr="00DC1070">
                <w:rPr>
                  <w:rFonts w:eastAsia="Times New Roman" w:cs="Helvetica"/>
                  <w:color w:val="000000"/>
                  <w:kern w:val="0"/>
                  <w:lang w:eastAsia="en-GB"/>
                  <w14:ligatures w14:val="none"/>
                  <w:rPrChange w:id="378" w:author="Bahar Toto" w:date="2025-11-13T23:53:00Z">
                    <w:rPr>
                      <w:rFonts w:ascii="Helvetica" w:eastAsia="Times New Roman" w:hAnsi="Helvetica" w:cs="Helvetica"/>
                      <w:color w:val="000000"/>
                      <w:kern w:val="0"/>
                      <w:sz w:val="27"/>
                      <w:szCs w:val="27"/>
                      <w:lang w:eastAsia="en-GB"/>
                      <w14:ligatures w14:val="none"/>
                    </w:rPr>
                  </w:rPrChange>
                </w:rPr>
                <w:t>consumer health data;</w:t>
              </w:r>
            </w:ins>
          </w:p>
          <w:p w14:paraId="105846C1" w14:textId="77777777" w:rsidR="00DC1070" w:rsidRPr="00DC1070" w:rsidRDefault="00DC1070" w:rsidP="00DC1070">
            <w:pPr>
              <w:numPr>
                <w:ilvl w:val="0"/>
                <w:numId w:val="44"/>
              </w:numPr>
              <w:shd w:val="clear" w:color="auto" w:fill="FFFFFF"/>
              <w:spacing w:after="120"/>
              <w:rPr>
                <w:ins w:id="379" w:author="Bahar Toto" w:date="2025-11-13T23:52:00Z"/>
                <w:rFonts w:eastAsia="Times New Roman" w:cs="Helvetica"/>
                <w:color w:val="000000"/>
                <w:kern w:val="0"/>
                <w:lang w:eastAsia="en-GB"/>
                <w14:ligatures w14:val="none"/>
                <w:rPrChange w:id="380" w:author="Bahar Toto" w:date="2025-11-13T23:53:00Z">
                  <w:rPr>
                    <w:ins w:id="381" w:author="Bahar Toto" w:date="2025-11-13T23:52:00Z"/>
                    <w:rFonts w:ascii="Helvetica" w:eastAsia="Times New Roman" w:hAnsi="Helvetica" w:cs="Helvetica"/>
                    <w:color w:val="000000"/>
                    <w:kern w:val="0"/>
                    <w:sz w:val="27"/>
                    <w:szCs w:val="27"/>
                    <w:lang w:eastAsia="en-GB"/>
                    <w14:ligatures w14:val="none"/>
                  </w:rPr>
                </w:rPrChange>
              </w:rPr>
            </w:pPr>
            <w:ins w:id="382" w:author="Bahar Toto" w:date="2025-11-13T23:52:00Z">
              <w:r w:rsidRPr="00DC1070">
                <w:rPr>
                  <w:rFonts w:eastAsia="Times New Roman" w:cs="Helvetica"/>
                  <w:color w:val="000000"/>
                  <w:kern w:val="0"/>
                  <w:lang w:eastAsia="en-GB"/>
                  <w14:ligatures w14:val="none"/>
                  <w:rPrChange w:id="383" w:author="Bahar Toto" w:date="2025-11-13T23:53:00Z">
                    <w:rPr>
                      <w:rFonts w:ascii="Helvetica" w:eastAsia="Times New Roman" w:hAnsi="Helvetica" w:cs="Helvetica"/>
                      <w:color w:val="000000"/>
                      <w:kern w:val="0"/>
                      <w:sz w:val="27"/>
                      <w:szCs w:val="27"/>
                      <w:lang w:eastAsia="en-GB"/>
                      <w14:ligatures w14:val="none"/>
                    </w:rPr>
                  </w:rPrChange>
                </w:rPr>
                <w:t>genetic or biometric data or information derived therefrom;</w:t>
              </w:r>
            </w:ins>
          </w:p>
          <w:p w14:paraId="259F2066" w14:textId="77777777" w:rsidR="00DC1070" w:rsidRPr="00DC1070" w:rsidRDefault="00DC1070" w:rsidP="00DC1070">
            <w:pPr>
              <w:numPr>
                <w:ilvl w:val="0"/>
                <w:numId w:val="44"/>
              </w:numPr>
              <w:shd w:val="clear" w:color="auto" w:fill="FFFFFF"/>
              <w:spacing w:after="120"/>
              <w:rPr>
                <w:ins w:id="384" w:author="Bahar Toto" w:date="2025-11-13T23:52:00Z"/>
                <w:rFonts w:eastAsia="Times New Roman" w:cs="Helvetica"/>
                <w:color w:val="000000"/>
                <w:kern w:val="0"/>
                <w:lang w:eastAsia="en-GB"/>
                <w14:ligatures w14:val="none"/>
                <w:rPrChange w:id="385" w:author="Bahar Toto" w:date="2025-11-13T23:53:00Z">
                  <w:rPr>
                    <w:ins w:id="386" w:author="Bahar Toto" w:date="2025-11-13T23:52:00Z"/>
                    <w:rFonts w:ascii="Helvetica" w:eastAsia="Times New Roman" w:hAnsi="Helvetica" w:cs="Helvetica"/>
                    <w:color w:val="000000"/>
                    <w:kern w:val="0"/>
                    <w:sz w:val="27"/>
                    <w:szCs w:val="27"/>
                    <w:lang w:eastAsia="en-GB"/>
                    <w14:ligatures w14:val="none"/>
                  </w:rPr>
                </w:rPrChange>
              </w:rPr>
            </w:pPr>
            <w:ins w:id="387" w:author="Bahar Toto" w:date="2025-11-13T23:52:00Z">
              <w:r w:rsidRPr="00DC1070">
                <w:rPr>
                  <w:rFonts w:eastAsia="Times New Roman" w:cs="Helvetica"/>
                  <w:color w:val="000000"/>
                  <w:kern w:val="0"/>
                  <w:lang w:eastAsia="en-GB"/>
                  <w14:ligatures w14:val="none"/>
                  <w:rPrChange w:id="388" w:author="Bahar Toto" w:date="2025-11-13T23:53:00Z">
                    <w:rPr>
                      <w:rFonts w:ascii="Helvetica" w:eastAsia="Times New Roman" w:hAnsi="Helvetica" w:cs="Helvetica"/>
                      <w:color w:val="000000"/>
                      <w:kern w:val="0"/>
                      <w:sz w:val="27"/>
                      <w:szCs w:val="27"/>
                      <w:lang w:eastAsia="en-GB"/>
                      <w14:ligatures w14:val="none"/>
                    </w:rPr>
                  </w:rPrChange>
                </w:rPr>
                <w:t>personal data collected from an individual the controller has actual knowledge, or willfully disregards, is a child;</w:t>
              </w:r>
            </w:ins>
          </w:p>
          <w:p w14:paraId="64AAAB11" w14:textId="77777777" w:rsidR="00DC1070" w:rsidRPr="00DC1070" w:rsidRDefault="00DC1070" w:rsidP="00DC1070">
            <w:pPr>
              <w:numPr>
                <w:ilvl w:val="0"/>
                <w:numId w:val="44"/>
              </w:numPr>
              <w:shd w:val="clear" w:color="auto" w:fill="FFFFFF"/>
              <w:spacing w:after="120"/>
              <w:rPr>
                <w:ins w:id="389" w:author="Bahar Toto" w:date="2025-11-13T23:52:00Z"/>
                <w:rFonts w:eastAsia="Times New Roman" w:cs="Helvetica"/>
                <w:color w:val="000000"/>
                <w:kern w:val="0"/>
                <w:lang w:eastAsia="en-GB"/>
                <w14:ligatures w14:val="none"/>
                <w:rPrChange w:id="390" w:author="Bahar Toto" w:date="2025-11-13T23:53:00Z">
                  <w:rPr>
                    <w:ins w:id="391" w:author="Bahar Toto" w:date="2025-11-13T23:52:00Z"/>
                    <w:rFonts w:ascii="Helvetica" w:eastAsia="Times New Roman" w:hAnsi="Helvetica" w:cs="Helvetica"/>
                    <w:color w:val="000000"/>
                    <w:kern w:val="0"/>
                    <w:sz w:val="27"/>
                    <w:szCs w:val="27"/>
                    <w:lang w:eastAsia="en-GB"/>
                    <w14:ligatures w14:val="none"/>
                  </w:rPr>
                </w:rPrChange>
              </w:rPr>
            </w:pPr>
            <w:ins w:id="392" w:author="Bahar Toto" w:date="2025-11-13T23:52:00Z">
              <w:r w:rsidRPr="00DC1070">
                <w:rPr>
                  <w:rFonts w:eastAsia="Times New Roman" w:cs="Helvetica"/>
                  <w:color w:val="000000"/>
                  <w:kern w:val="0"/>
                  <w:lang w:eastAsia="en-GB"/>
                  <w14:ligatures w14:val="none"/>
                  <w:rPrChange w:id="393" w:author="Bahar Toto" w:date="2025-11-13T23:53:00Z">
                    <w:rPr>
                      <w:rFonts w:ascii="Helvetica" w:eastAsia="Times New Roman" w:hAnsi="Helvetica" w:cs="Helvetica"/>
                      <w:color w:val="000000"/>
                      <w:kern w:val="0"/>
                      <w:sz w:val="27"/>
                      <w:szCs w:val="27"/>
                      <w:lang w:eastAsia="en-GB"/>
                      <w14:ligatures w14:val="none"/>
                    </w:rPr>
                  </w:rPrChange>
                </w:rPr>
                <w:t>data concerning an individual's status as a victim of crime;</w:t>
              </w:r>
            </w:ins>
          </w:p>
          <w:p w14:paraId="027185FE" w14:textId="77777777" w:rsidR="00DC1070" w:rsidRPr="00DC1070" w:rsidRDefault="00DC1070" w:rsidP="00DC1070">
            <w:pPr>
              <w:numPr>
                <w:ilvl w:val="0"/>
                <w:numId w:val="44"/>
              </w:numPr>
              <w:shd w:val="clear" w:color="auto" w:fill="FFFFFF"/>
              <w:spacing w:after="120"/>
              <w:rPr>
                <w:ins w:id="394" w:author="Bahar Toto" w:date="2025-11-13T23:52:00Z"/>
                <w:rFonts w:eastAsia="Times New Roman" w:cs="Helvetica"/>
                <w:color w:val="000000"/>
                <w:kern w:val="0"/>
                <w:lang w:eastAsia="en-GB"/>
                <w14:ligatures w14:val="none"/>
                <w:rPrChange w:id="395" w:author="Bahar Toto" w:date="2025-11-13T23:53:00Z">
                  <w:rPr>
                    <w:ins w:id="396" w:author="Bahar Toto" w:date="2025-11-13T23:52:00Z"/>
                    <w:rFonts w:ascii="Helvetica" w:eastAsia="Times New Roman" w:hAnsi="Helvetica" w:cs="Helvetica"/>
                    <w:color w:val="000000"/>
                    <w:kern w:val="0"/>
                    <w:sz w:val="27"/>
                    <w:szCs w:val="27"/>
                    <w:lang w:eastAsia="en-GB"/>
                    <w14:ligatures w14:val="none"/>
                  </w:rPr>
                </w:rPrChange>
              </w:rPr>
            </w:pPr>
            <w:ins w:id="397" w:author="Bahar Toto" w:date="2025-11-13T23:52:00Z">
              <w:r w:rsidRPr="00DC1070">
                <w:rPr>
                  <w:rFonts w:eastAsia="Times New Roman" w:cs="Helvetica"/>
                  <w:color w:val="000000"/>
                  <w:kern w:val="0"/>
                  <w:lang w:eastAsia="en-GB"/>
                  <w14:ligatures w14:val="none"/>
                  <w:rPrChange w:id="398" w:author="Bahar Toto" w:date="2025-11-13T23:53:00Z">
                    <w:rPr>
                      <w:rFonts w:ascii="Helvetica" w:eastAsia="Times New Roman" w:hAnsi="Helvetica" w:cs="Helvetica"/>
                      <w:color w:val="000000"/>
                      <w:kern w:val="0"/>
                      <w:sz w:val="27"/>
                      <w:szCs w:val="27"/>
                      <w:lang w:eastAsia="en-GB"/>
                      <w14:ligatures w14:val="none"/>
                    </w:rPr>
                  </w:rPrChange>
                </w:rPr>
                <w:t>precise geolocation data;</w:t>
              </w:r>
            </w:ins>
          </w:p>
          <w:p w14:paraId="582E1A71" w14:textId="77777777" w:rsidR="00DC1070" w:rsidRPr="00DC1070" w:rsidRDefault="00DC1070" w:rsidP="00DC1070">
            <w:pPr>
              <w:numPr>
                <w:ilvl w:val="0"/>
                <w:numId w:val="44"/>
              </w:numPr>
              <w:shd w:val="clear" w:color="auto" w:fill="FFFFFF"/>
              <w:spacing w:after="120"/>
              <w:rPr>
                <w:ins w:id="399" w:author="Bahar Toto" w:date="2025-11-13T23:52:00Z"/>
                <w:rFonts w:eastAsia="Times New Roman" w:cs="Helvetica"/>
                <w:color w:val="000000"/>
                <w:kern w:val="0"/>
                <w:lang w:eastAsia="en-GB"/>
                <w14:ligatures w14:val="none"/>
                <w:rPrChange w:id="400" w:author="Bahar Toto" w:date="2025-11-13T23:53:00Z">
                  <w:rPr>
                    <w:ins w:id="401" w:author="Bahar Toto" w:date="2025-11-13T23:52:00Z"/>
                    <w:rFonts w:ascii="Helvetica" w:eastAsia="Times New Roman" w:hAnsi="Helvetica" w:cs="Helvetica"/>
                    <w:color w:val="000000"/>
                    <w:kern w:val="0"/>
                    <w:sz w:val="27"/>
                    <w:szCs w:val="27"/>
                    <w:lang w:eastAsia="en-GB"/>
                    <w14:ligatures w14:val="none"/>
                  </w:rPr>
                </w:rPrChange>
              </w:rPr>
            </w:pPr>
            <w:ins w:id="402" w:author="Bahar Toto" w:date="2025-11-13T23:52:00Z">
              <w:r w:rsidRPr="00DC1070">
                <w:rPr>
                  <w:rFonts w:eastAsia="Times New Roman" w:cs="Helvetica"/>
                  <w:color w:val="000000"/>
                  <w:kern w:val="0"/>
                  <w:lang w:eastAsia="en-GB"/>
                  <w14:ligatures w14:val="none"/>
                  <w:rPrChange w:id="403" w:author="Bahar Toto" w:date="2025-11-13T23:53:00Z">
                    <w:rPr>
                      <w:rFonts w:ascii="Helvetica" w:eastAsia="Times New Roman" w:hAnsi="Helvetica" w:cs="Helvetica"/>
                      <w:color w:val="000000"/>
                      <w:kern w:val="0"/>
                      <w:sz w:val="27"/>
                      <w:szCs w:val="27"/>
                      <w:lang w:eastAsia="en-GB"/>
                      <w14:ligatures w14:val="none"/>
                    </w:rPr>
                  </w:rPrChange>
                </w:rPr>
                <w:t>neural data;</w:t>
              </w:r>
            </w:ins>
          </w:p>
          <w:p w14:paraId="7BB95198" w14:textId="77777777" w:rsidR="00DC1070" w:rsidRPr="00DC1070" w:rsidRDefault="00DC1070" w:rsidP="00DC1070">
            <w:pPr>
              <w:numPr>
                <w:ilvl w:val="0"/>
                <w:numId w:val="44"/>
              </w:numPr>
              <w:shd w:val="clear" w:color="auto" w:fill="FFFFFF"/>
              <w:spacing w:after="120"/>
              <w:rPr>
                <w:ins w:id="404" w:author="Bahar Toto" w:date="2025-11-13T23:52:00Z"/>
                <w:rFonts w:eastAsia="Times New Roman" w:cs="Helvetica"/>
                <w:color w:val="000000"/>
                <w:kern w:val="0"/>
                <w:lang w:eastAsia="en-GB"/>
                <w14:ligatures w14:val="none"/>
                <w:rPrChange w:id="405" w:author="Bahar Toto" w:date="2025-11-13T23:53:00Z">
                  <w:rPr>
                    <w:ins w:id="406" w:author="Bahar Toto" w:date="2025-11-13T23:52:00Z"/>
                    <w:rFonts w:ascii="Helvetica" w:eastAsia="Times New Roman" w:hAnsi="Helvetica" w:cs="Helvetica"/>
                    <w:color w:val="000000"/>
                    <w:kern w:val="0"/>
                    <w:sz w:val="27"/>
                    <w:szCs w:val="27"/>
                    <w:lang w:eastAsia="en-GB"/>
                    <w14:ligatures w14:val="none"/>
                  </w:rPr>
                </w:rPrChange>
              </w:rPr>
            </w:pPr>
            <w:ins w:id="407" w:author="Bahar Toto" w:date="2025-11-13T23:52:00Z">
              <w:r w:rsidRPr="00DC1070">
                <w:rPr>
                  <w:rFonts w:eastAsia="Times New Roman" w:cs="Helvetica"/>
                  <w:color w:val="000000"/>
                  <w:kern w:val="0"/>
                  <w:lang w:eastAsia="en-GB"/>
                  <w14:ligatures w14:val="none"/>
                  <w:rPrChange w:id="408" w:author="Bahar Toto" w:date="2025-11-13T23:53:00Z">
                    <w:rPr>
                      <w:rFonts w:ascii="Helvetica" w:eastAsia="Times New Roman" w:hAnsi="Helvetica" w:cs="Helvetica"/>
                      <w:color w:val="000000"/>
                      <w:kern w:val="0"/>
                      <w:sz w:val="27"/>
                      <w:szCs w:val="27"/>
                      <w:lang w:eastAsia="en-GB"/>
                      <w14:ligatures w14:val="none"/>
                    </w:rPr>
                  </w:rPrChange>
                </w:rPr>
                <w:t>a consumer's financial account number, financial account log-in information, or credit card or debit card number that, in combination with any required access or security code, password, or credential, would allow access to a consumer's financial account; and</w:t>
              </w:r>
            </w:ins>
          </w:p>
          <w:p w14:paraId="7D0B5F51" w14:textId="1A655D5C" w:rsidR="00DC1070" w:rsidRPr="00DC1070" w:rsidRDefault="00DC1070">
            <w:pPr>
              <w:numPr>
                <w:ilvl w:val="0"/>
                <w:numId w:val="44"/>
              </w:numPr>
              <w:shd w:val="clear" w:color="auto" w:fill="FFFFFF"/>
              <w:spacing w:after="120"/>
              <w:rPr>
                <w:ins w:id="409" w:author="Bahar Toto" w:date="2025-11-13T15:27:00Z"/>
                <w:rFonts w:eastAsia="Times New Roman" w:cs="Helvetica"/>
                <w:color w:val="000000"/>
                <w:kern w:val="0"/>
                <w:lang w:eastAsia="en-GB"/>
                <w14:ligatures w14:val="none"/>
                <w:rPrChange w:id="410" w:author="Bahar Toto" w:date="2025-11-13T23:53:00Z">
                  <w:rPr>
                    <w:ins w:id="411" w:author="Bahar Toto" w:date="2025-11-13T15:27:00Z"/>
                  </w:rPr>
                </w:rPrChange>
              </w:rPr>
              <w:pPrChange w:id="412" w:author="Bahar Toto" w:date="2025-11-13T23:52:00Z">
                <w:pPr>
                  <w:numPr>
                    <w:numId w:val="44"/>
                  </w:numPr>
                  <w:tabs>
                    <w:tab w:val="num" w:pos="720"/>
                  </w:tabs>
                  <w:ind w:left="720" w:hanging="360"/>
                </w:pPr>
              </w:pPrChange>
            </w:pPr>
            <w:ins w:id="413" w:author="Bahar Toto" w:date="2025-11-13T23:52:00Z">
              <w:r w:rsidRPr="00DC1070">
                <w:rPr>
                  <w:rFonts w:eastAsia="Times New Roman" w:cs="Helvetica"/>
                  <w:color w:val="000000"/>
                  <w:kern w:val="0"/>
                  <w:lang w:eastAsia="en-GB"/>
                  <w14:ligatures w14:val="none"/>
                  <w:rPrChange w:id="414" w:author="Bahar Toto" w:date="2025-11-13T23:53:00Z">
                    <w:rPr>
                      <w:rFonts w:ascii="Helvetica" w:eastAsia="Times New Roman" w:hAnsi="Helvetica" w:cs="Helvetica"/>
                      <w:color w:val="000000"/>
                      <w:kern w:val="0"/>
                      <w:sz w:val="27"/>
                      <w:szCs w:val="27"/>
                      <w:lang w:eastAsia="en-GB"/>
                      <w14:ligatures w14:val="none"/>
                    </w:rPr>
                  </w:rPrChange>
                </w:rPr>
                <w:t>government-issued identification number, including, but not limited to, Social Security Number, passport number, state identification card number, or driver's license number, that applicable law does not require to be publicly displayed.</w:t>
              </w:r>
            </w:ins>
          </w:p>
          <w:p w14:paraId="166C5C34" w14:textId="31404E46" w:rsidR="2229AB24" w:rsidRPr="002F54B5" w:rsidRDefault="00AD0D07" w:rsidP="2229AB24">
            <w:pPr>
              <w:rPr>
                <w:rFonts w:ascii="Aptos" w:eastAsia="Aptos" w:hAnsi="Aptos" w:cs="Aptos"/>
              </w:rPr>
            </w:pPr>
            <w:del w:id="415" w:author="Bahar Toto" w:date="2025-11-13T15:27:00Z">
              <w:r w:rsidRPr="00DC1070" w:rsidDel="00553547">
                <w:delText>S</w:delText>
              </w:r>
              <w:r w:rsidR="2229AB24" w:rsidRPr="00DC1070" w:rsidDel="00553547">
                <w:delText>ensitive date includes information</w:delText>
              </w:r>
              <w:r w:rsidR="2229AB24" w:rsidDel="00553547">
                <w:delText xml:space="preserve"> relating to race/ethnicity, religious beliefs, health status, sexual orientation, citizenship/immigration, genetic/biometric identifiers, precise geolocation, known child’s data, and status as a victim of crime</w:delText>
              </w:r>
              <w:r w:rsidR="0008156E" w:rsidDel="00553547">
                <w:delText>.</w:delText>
              </w:r>
            </w:del>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FCD60" w14:textId="751B781B" w:rsidR="00BD5539" w:rsidRDefault="0083318A" w:rsidP="2229AB24">
            <w:pPr>
              <w:rPr>
                <w:ins w:id="416" w:author="Bahar Toto" w:date="2025-12-03T20:47:00Z"/>
              </w:rPr>
            </w:pPr>
            <w:ins w:id="417" w:author="Bahar Toto" w:date="2025-12-03T20:48:00Z">
              <w:r w:rsidRPr="0083318A">
                <w:t>§42-515(38) of the CTDPA</w:t>
              </w:r>
            </w:ins>
          </w:p>
          <w:p w14:paraId="380AFB40" w14:textId="77777777" w:rsidR="0083318A" w:rsidRPr="0083318A" w:rsidRDefault="00BD5539" w:rsidP="2229AB24">
            <w:pPr>
              <w:rPr>
                <w:ins w:id="418" w:author="Bahar Toto" w:date="2025-12-03T20:48:00Z"/>
                <w:u w:val="single"/>
                <w:rPrChange w:id="419" w:author="Bahar Toto" w:date="2025-12-03T20:48:00Z">
                  <w:rPr>
                    <w:ins w:id="420" w:author="Bahar Toto" w:date="2025-12-03T20:48:00Z"/>
                  </w:rPr>
                </w:rPrChange>
              </w:rPr>
            </w:pPr>
            <w:ins w:id="421" w:author="Bahar Toto" w:date="2025-12-03T20:47:00Z">
              <w:r w:rsidRPr="0083318A">
                <w:rPr>
                  <w:u w:val="single"/>
                  <w:rPrChange w:id="422" w:author="Bahar Toto" w:date="2025-12-03T20:48:00Z">
                    <w:rPr/>
                  </w:rPrChange>
                </w:rPr>
                <w:t xml:space="preserve">From July </w:t>
              </w:r>
            </w:ins>
            <w:ins w:id="423" w:author="Bahar Toto" w:date="2025-12-03T20:48:00Z">
              <w:r w:rsidR="0083318A" w:rsidRPr="0083318A">
                <w:rPr>
                  <w:u w:val="single"/>
                  <w:rPrChange w:id="424" w:author="Bahar Toto" w:date="2025-12-03T20:48:00Z">
                    <w:rPr/>
                  </w:rPrChange>
                </w:rPr>
                <w:t>1, 2026</w:t>
              </w:r>
            </w:ins>
          </w:p>
          <w:p w14:paraId="0B1E3203" w14:textId="6B9B1895" w:rsidR="2229AB24" w:rsidRDefault="00CE5675" w:rsidP="2229AB24">
            <w:pPr>
              <w:rPr>
                <w:rFonts w:ascii="Aptos" w:eastAsia="Aptos" w:hAnsi="Aptos" w:cs="Aptos"/>
              </w:rPr>
            </w:pPr>
            <w:ins w:id="425" w:author="Bahar Toto" w:date="2025-11-13T15:27:00Z">
              <w:r w:rsidRPr="00CE5675">
                <w:t>§42-515(38) of the CTDPA</w:t>
              </w:r>
            </w:ins>
            <w:del w:id="426" w:author="Bahar Toto" w:date="2025-11-13T15:00:00Z">
              <w:r w:rsidR="2229AB24" w:rsidDel="00F66D3C">
                <w:delText xml:space="preserve">Conn. Gen. Stat. </w:delText>
              </w:r>
            </w:del>
            <w:del w:id="427" w:author="Bahar Toto" w:date="2025-11-13T15:27:00Z">
              <w:r w:rsidR="2229AB24" w:rsidDel="00CE5675">
                <w:delText>§ 42‑515</w:delText>
              </w:r>
            </w:del>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8E753" w14:textId="77777777" w:rsidR="2229AB24" w:rsidRDefault="2229AB24" w:rsidP="2229AB24">
            <w:pPr>
              <w:rPr>
                <w:rFonts w:ascii="Aptos" w:eastAsia="Aptos" w:hAnsi="Aptos" w:cs="Aptos"/>
              </w:rPr>
            </w:pPr>
            <w:r>
              <w:t>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536C2A" w14:textId="77777777" w:rsidR="00AF13FC" w:rsidRPr="00AF13FC" w:rsidRDefault="00AF13FC" w:rsidP="00AF13FC">
            <w:pPr>
              <w:rPr>
                <w:ins w:id="428" w:author="Bahar Toto" w:date="2025-11-13T15:52:00Z"/>
              </w:rPr>
            </w:pPr>
            <w:ins w:id="429" w:author="Bahar Toto" w:date="2025-11-13T15:52:00Z">
              <w:r w:rsidRPr="00AF13FC">
                <w:t>Data that is generated by automatic measurements of an individual's unique biological characteristics, specifically, by automatic measurements of an individual's fingerprint, voiceprint, eye retinas, irises, or any other unique biological pattern or characteristic that is used to identify a specific individual.</w:t>
              </w:r>
            </w:ins>
          </w:p>
          <w:p w14:paraId="3A6944C6" w14:textId="77777777" w:rsidR="00AF13FC" w:rsidRPr="00AF13FC" w:rsidRDefault="00AF13FC" w:rsidP="00AF13FC">
            <w:pPr>
              <w:rPr>
                <w:ins w:id="430" w:author="Bahar Toto" w:date="2025-11-13T15:52:00Z"/>
              </w:rPr>
            </w:pPr>
            <w:ins w:id="431" w:author="Bahar Toto" w:date="2025-11-13T15:52:00Z">
              <w:r w:rsidRPr="00AF13FC">
                <w:t>'Biometric data' does not however include:</w:t>
              </w:r>
            </w:ins>
          </w:p>
          <w:p w14:paraId="73803EA3" w14:textId="77777777" w:rsidR="00AF13FC" w:rsidRPr="00AF13FC" w:rsidRDefault="00AF13FC" w:rsidP="00AF13FC">
            <w:pPr>
              <w:numPr>
                <w:ilvl w:val="0"/>
                <w:numId w:val="45"/>
              </w:numPr>
              <w:rPr>
                <w:ins w:id="432" w:author="Bahar Toto" w:date="2025-11-13T15:52:00Z"/>
              </w:rPr>
            </w:pPr>
            <w:ins w:id="433" w:author="Bahar Toto" w:date="2025-11-13T15:52:00Z">
              <w:r w:rsidRPr="00AF13FC">
                <w:t>a physical or digital photograph;</w:t>
              </w:r>
            </w:ins>
          </w:p>
          <w:p w14:paraId="19EFE3D6" w14:textId="77777777" w:rsidR="00AF13FC" w:rsidRPr="00AF13FC" w:rsidRDefault="00AF13FC" w:rsidP="00AF13FC">
            <w:pPr>
              <w:numPr>
                <w:ilvl w:val="0"/>
                <w:numId w:val="45"/>
              </w:numPr>
              <w:rPr>
                <w:ins w:id="434" w:author="Bahar Toto" w:date="2025-11-13T15:52:00Z"/>
              </w:rPr>
            </w:pPr>
            <w:ins w:id="435" w:author="Bahar Toto" w:date="2025-11-13T15:52:00Z">
              <w:r w:rsidRPr="00AF13FC">
                <w:t>a video or audio recording; and</w:t>
              </w:r>
            </w:ins>
          </w:p>
          <w:p w14:paraId="23043C85" w14:textId="77777777" w:rsidR="00AF13FC" w:rsidRPr="00AF13FC" w:rsidRDefault="00AF13FC" w:rsidP="00AF13FC">
            <w:pPr>
              <w:numPr>
                <w:ilvl w:val="0"/>
                <w:numId w:val="45"/>
              </w:numPr>
              <w:rPr>
                <w:ins w:id="436" w:author="Bahar Toto" w:date="2025-11-13T15:52:00Z"/>
              </w:rPr>
            </w:pPr>
            <w:ins w:id="437" w:author="Bahar Toto" w:date="2025-11-13T15:52:00Z">
              <w:r w:rsidRPr="00AF13FC">
                <w:t>data generated from a physical or digital photograph or a video or audio recording, unless such data is generated to identify a specific individual.</w:t>
              </w:r>
            </w:ins>
          </w:p>
          <w:p w14:paraId="49206D71" w14:textId="10BC8553" w:rsidR="2229AB24" w:rsidRDefault="2229AB24" w:rsidP="2229AB24">
            <w:pPr>
              <w:rPr>
                <w:rFonts w:ascii="Aptos" w:eastAsia="Aptos" w:hAnsi="Aptos" w:cs="Aptos"/>
              </w:rPr>
            </w:pPr>
            <w:del w:id="438" w:author="Bahar Toto" w:date="2025-11-13T15:52:00Z">
              <w:r w:rsidDel="00AF13FC">
                <w:delText>Data generated by automatic measurements used to identify an individual (e.g., fingerprint, voiceprint, retina/iris).</w:delText>
              </w:r>
            </w:del>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515B58" w14:textId="28090AC3" w:rsidR="2229AB24" w:rsidRDefault="00752BFA" w:rsidP="2229AB24">
            <w:pPr>
              <w:rPr>
                <w:rFonts w:ascii="Aptos" w:eastAsia="Aptos" w:hAnsi="Aptos" w:cs="Aptos"/>
              </w:rPr>
            </w:pPr>
            <w:ins w:id="439" w:author="Bahar Toto" w:date="2025-11-13T15:52:00Z">
              <w:r w:rsidRPr="00752BFA">
                <w:t>§42-515(4) of the CTDPA</w:t>
              </w:r>
            </w:ins>
            <w:del w:id="440" w:author="Bahar Toto" w:date="2025-11-13T15:00:00Z">
              <w:r w:rsidR="2229AB24" w:rsidDel="00F66D3C">
                <w:delText xml:space="preserve">Conn. Gen. Stat. </w:delText>
              </w:r>
            </w:del>
            <w:del w:id="441" w:author="Bahar Toto" w:date="2025-11-13T15:52:00Z">
              <w:r w:rsidR="2229AB24" w:rsidDel="00752BFA">
                <w:delText>§ 42‑515</w:delText>
              </w:r>
            </w:del>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445493" w14:textId="77777777" w:rsidR="2229AB24" w:rsidRDefault="2229AB24" w:rsidP="2229AB24">
            <w:pPr>
              <w:rPr>
                <w:rFonts w:ascii="Aptos" w:eastAsia="Aptos" w:hAnsi="Aptos" w:cs="Aptos"/>
              </w:rPr>
            </w:pPr>
            <w:r>
              <w:t>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D7D08" w14:textId="375F8040" w:rsidR="2229AB24" w:rsidRDefault="00933CFA" w:rsidP="2229AB24">
            <w:pPr>
              <w:rPr>
                <w:rFonts w:ascii="Aptos" w:eastAsia="Aptos" w:hAnsi="Aptos" w:cs="Aptos"/>
              </w:rPr>
            </w:pPr>
            <w:ins w:id="442" w:author="Bahar Toto" w:date="2025-11-13T15:53:00Z">
              <w:r w:rsidRPr="00933CFA">
                <w:t>The CTDPA does not expressly define 'health data', but instead refers to 'consumer health data' within the context of sensitive data, meaning any personal data that a controller uses to identify a consumer's physical or mental health condition or diagnosis, and includes, but is not limited to, gender-affirming health data and reproductive or sexual health data.</w:t>
              </w:r>
            </w:ins>
            <w:del w:id="443" w:author="Bahar Toto" w:date="2025-11-13T15:53:00Z">
              <w:r w:rsidR="2229AB24" w:rsidDel="00933CFA">
                <w:delText>“Consumer Health Data” is defined as any personal data that a controller uses to identify a consumer’s physical or mental health condition or diagnosis,” including but not limited to “gender-affirming health data and reproductive or sexual health data.</w:delText>
              </w:r>
            </w:del>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3296A0" w14:textId="561A7780" w:rsidR="2229AB24" w:rsidRDefault="00933CFA" w:rsidP="2229AB24">
            <w:pPr>
              <w:rPr>
                <w:rFonts w:ascii="Aptos" w:eastAsia="Aptos" w:hAnsi="Aptos" w:cs="Aptos"/>
              </w:rPr>
            </w:pPr>
            <w:ins w:id="444" w:author="Bahar Toto" w:date="2025-11-13T15:53:00Z">
              <w:r w:rsidRPr="00933CFA">
                <w:t>§42-515(9) of the CTDPA</w:t>
              </w:r>
            </w:ins>
            <w:del w:id="445" w:author="Bahar Toto" w:date="2025-11-13T15:00:00Z">
              <w:r w:rsidR="2229AB24" w:rsidDel="00F66D3C">
                <w:delText xml:space="preserve">Conn. Gen. Stat. </w:delText>
              </w:r>
            </w:del>
            <w:del w:id="446" w:author="Bahar Toto" w:date="2025-11-13T15:53:00Z">
              <w:r w:rsidR="2229AB24" w:rsidDel="00933CFA">
                <w:delText>§ 42‑515</w:delText>
              </w:r>
            </w:del>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EFF01E" w14:textId="77777777" w:rsidR="2229AB24" w:rsidRDefault="2229AB24" w:rsidP="2229AB24">
            <w:pPr>
              <w:rPr>
                <w:rFonts w:ascii="Aptos" w:eastAsia="Aptos" w:hAnsi="Aptos" w:cs="Aptos"/>
              </w:rPr>
            </w:pPr>
            <w:r>
              <w:t>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2F1E50" w14:textId="044C54BC" w:rsidR="2229AB24" w:rsidRDefault="00605538" w:rsidP="2229AB24">
            <w:pPr>
              <w:rPr>
                <w:rFonts w:ascii="Aptos" w:eastAsia="Aptos" w:hAnsi="Aptos" w:cs="Aptos"/>
              </w:rPr>
            </w:pPr>
            <w:ins w:id="447" w:author="Bahar Toto" w:date="2025-11-13T15:54:00Z">
              <w:r w:rsidRPr="00605538">
                <w:t>'Pseudonymous data' means 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ins>
            <w:del w:id="448" w:author="Bahar Toto" w:date="2025-11-13T15:54:00Z">
              <w:r w:rsidR="002F54B5" w:rsidDel="00605538">
                <w:delText>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delText>
              </w:r>
            </w:del>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104AEA" w14:textId="58A95BE9" w:rsidR="2229AB24" w:rsidRDefault="00605538" w:rsidP="2229AB24">
            <w:pPr>
              <w:rPr>
                <w:rFonts w:ascii="Aptos" w:eastAsia="Aptos" w:hAnsi="Aptos" w:cs="Aptos"/>
              </w:rPr>
            </w:pPr>
            <w:ins w:id="449" w:author="Bahar Toto" w:date="2025-11-13T15:54:00Z">
              <w:r w:rsidRPr="00605538">
                <w:t>§42-515(3</w:t>
              </w:r>
            </w:ins>
            <w:ins w:id="450" w:author="Bahar Toto" w:date="2025-12-03T21:20:00Z">
              <w:r w:rsidR="008C065E">
                <w:t>3</w:t>
              </w:r>
            </w:ins>
            <w:ins w:id="451" w:author="Bahar Toto" w:date="2025-11-13T15:54:00Z">
              <w:r w:rsidRPr="00605538">
                <w:t>) of the CTDPA</w:t>
              </w:r>
            </w:ins>
            <w:del w:id="452" w:author="Bahar Toto" w:date="2025-11-13T15:00:00Z">
              <w:r w:rsidR="2229AB24" w:rsidDel="00F66D3C">
                <w:delText xml:space="preserve">Conn. Gen. Stat. </w:delText>
              </w:r>
            </w:del>
            <w:del w:id="453" w:author="Bahar Toto" w:date="2025-11-13T15:54:00Z">
              <w:r w:rsidR="2229AB24" w:rsidDel="00605538">
                <w:delText>§ 42‑515</w:delText>
              </w:r>
            </w:del>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968B7D" w14:textId="77777777" w:rsidR="2229AB24" w:rsidRDefault="2229AB24" w:rsidP="2229AB24">
            <w:pPr>
              <w:rPr>
                <w:rFonts w:ascii="Aptos" w:eastAsia="Aptos" w:hAnsi="Aptos" w:cs="Aptos"/>
              </w:rPr>
            </w:pPr>
            <w:r>
              <w:t>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CDD84B" w14:textId="77777777" w:rsidR="00406207" w:rsidRPr="00406207" w:rsidRDefault="00406207" w:rsidP="00406207">
            <w:pPr>
              <w:rPr>
                <w:ins w:id="454" w:author="Bahar Toto" w:date="2025-11-13T22:25:00Z"/>
              </w:rPr>
            </w:pPr>
            <w:ins w:id="455" w:author="Bahar Toto" w:date="2025-11-13T22:25:00Z">
              <w:r w:rsidRPr="00406207">
                <w:t>The CTDPA does not explicitly refer to anonymized data, but refers to 'de-identified data' meaning data that cannot reasonably be used to infer information about, or otherwise be linked to, an identified or identifiable individual, or a device linked to such individual, if the controller that possesses such data:</w:t>
              </w:r>
            </w:ins>
          </w:p>
          <w:p w14:paraId="35EF8F16" w14:textId="77777777" w:rsidR="00406207" w:rsidRPr="00406207" w:rsidRDefault="00406207" w:rsidP="00406207">
            <w:pPr>
              <w:numPr>
                <w:ilvl w:val="0"/>
                <w:numId w:val="46"/>
              </w:numPr>
              <w:rPr>
                <w:ins w:id="456" w:author="Bahar Toto" w:date="2025-11-13T22:25:00Z"/>
              </w:rPr>
            </w:pPr>
            <w:ins w:id="457" w:author="Bahar Toto" w:date="2025-11-13T22:25:00Z">
              <w:r w:rsidRPr="00406207">
                <w:t>takes reasonable measures to ensure that such data cannot be associated with an individual;</w:t>
              </w:r>
            </w:ins>
          </w:p>
          <w:p w14:paraId="425110AA" w14:textId="77777777" w:rsidR="00406207" w:rsidRPr="00406207" w:rsidRDefault="00406207" w:rsidP="00406207">
            <w:pPr>
              <w:numPr>
                <w:ilvl w:val="0"/>
                <w:numId w:val="46"/>
              </w:numPr>
              <w:rPr>
                <w:ins w:id="458" w:author="Bahar Toto" w:date="2025-11-13T22:25:00Z"/>
              </w:rPr>
            </w:pPr>
            <w:ins w:id="459" w:author="Bahar Toto" w:date="2025-11-13T22:25:00Z">
              <w:r w:rsidRPr="00406207">
                <w:t>publicly commits to process such data only in a de-identified fashion and not attempt to re-identify such data; and</w:t>
              </w:r>
            </w:ins>
          </w:p>
          <w:p w14:paraId="3AF92326" w14:textId="77777777" w:rsidR="00406207" w:rsidRPr="00406207" w:rsidRDefault="00406207" w:rsidP="00406207">
            <w:pPr>
              <w:numPr>
                <w:ilvl w:val="0"/>
                <w:numId w:val="46"/>
              </w:numPr>
              <w:rPr>
                <w:ins w:id="460" w:author="Bahar Toto" w:date="2025-11-13T22:25:00Z"/>
              </w:rPr>
            </w:pPr>
            <w:ins w:id="461" w:author="Bahar Toto" w:date="2025-11-13T22:25:00Z">
              <w:r w:rsidRPr="00406207">
                <w:t>contractually obligates any recipients of such data to satisfy the criteria set forth above.</w:t>
              </w:r>
            </w:ins>
          </w:p>
          <w:p w14:paraId="2A45419C" w14:textId="682D3EC4" w:rsidR="2229AB24" w:rsidRDefault="2229AB24" w:rsidP="2229AB24">
            <w:pPr>
              <w:rPr>
                <w:rFonts w:ascii="Aptos" w:eastAsia="Aptos" w:hAnsi="Aptos" w:cs="Aptos"/>
              </w:rPr>
            </w:pPr>
            <w:del w:id="462" w:author="Bahar Toto" w:date="2025-11-13T22:25:00Z">
              <w:r w:rsidDel="00406207">
                <w:delText>Not separately defined</w:delText>
              </w:r>
              <w:r w:rsidR="00AD0D07" w:rsidDel="00406207">
                <w:delText>.</w:delText>
              </w:r>
            </w:del>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37B9BE" w14:textId="711D1CFB" w:rsidR="2229AB24" w:rsidRDefault="009A0966" w:rsidP="2229AB24">
            <w:pPr>
              <w:rPr>
                <w:rFonts w:ascii="Aptos" w:eastAsia="Aptos" w:hAnsi="Aptos" w:cs="Aptos"/>
              </w:rPr>
            </w:pPr>
            <w:ins w:id="463" w:author="Bahar Toto" w:date="2025-11-13T22:25:00Z">
              <w:r w:rsidRPr="009A0966">
                <w:t>§42-515(16) of the CTDPA</w:t>
              </w:r>
            </w:ins>
            <w:del w:id="464" w:author="Bahar Toto" w:date="2025-11-13T22:25:00Z">
              <w:r w:rsidR="002F54B5" w:rsidDel="009A0966">
                <w:delText>Not applicable</w:delText>
              </w:r>
              <w:r w:rsidR="0008156E" w:rsidDel="009A0966">
                <w:delText>.</w:delText>
              </w:r>
              <w:r w:rsidR="002F54B5" w:rsidDel="009A0966">
                <w:delText xml:space="preserve"> </w:delText>
              </w:r>
            </w:del>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862D4D" w14:textId="77777777" w:rsidR="2229AB24" w:rsidRDefault="2229AB24" w:rsidP="2229AB24">
            <w:pPr>
              <w:rPr>
                <w:rFonts w:ascii="Aptos" w:eastAsia="Aptos" w:hAnsi="Aptos" w:cs="Aptos"/>
              </w:rPr>
            </w:pPr>
            <w:r>
              <w:t>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CEC60A7" w14:textId="0B6229BF" w:rsidR="2229AB24" w:rsidRDefault="2229AB24" w:rsidP="2229AB24">
            <w:pPr>
              <w:rPr>
                <w:rFonts w:ascii="Aptos" w:eastAsia="Aptos" w:hAnsi="Aptos" w:cs="Aptos"/>
              </w:rPr>
            </w:pPr>
            <w:r>
              <w:t>Any form of automated processing performed on personal data to evaluate, analyze or predict personal aspects related to an identified or identifiable individual's economic situation, health, personal preferences, interests, reliability, behavior, location</w:t>
            </w:r>
            <w:ins w:id="465" w:author="Bahar Toto" w:date="2025-11-13T15:00:00Z">
              <w:r w:rsidR="00F66D3C">
                <w:t>,</w:t>
              </w:r>
            </w:ins>
            <w:r>
              <w:t xml:space="preserve"> or movements.</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9999F1C" w14:textId="3CEE62E3" w:rsidR="2229AB24" w:rsidRDefault="2229AB24" w:rsidP="2229AB24">
            <w:pPr>
              <w:rPr>
                <w:rFonts w:ascii="Aptos" w:eastAsia="Aptos" w:hAnsi="Aptos" w:cs="Aptos"/>
              </w:rPr>
            </w:pPr>
            <w:del w:id="466" w:author="Bahar Toto" w:date="2025-11-13T15:00:00Z">
              <w:r w:rsidDel="00F66D3C">
                <w:delText xml:space="preserve">Conn. Gen. Stat. </w:delText>
              </w:r>
            </w:del>
            <w:r>
              <w:t>§</w:t>
            </w:r>
            <w:del w:id="467" w:author="Bahar Toto" w:date="2025-11-13T22:25:00Z">
              <w:r w:rsidDel="009A0966">
                <w:delText xml:space="preserve"> </w:delText>
              </w:r>
            </w:del>
            <w:r>
              <w:t>42‑515</w:t>
            </w:r>
            <w:ins w:id="468" w:author="Bahar Toto" w:date="2025-11-13T22:25:00Z">
              <w:r w:rsidR="009A0966">
                <w:t>(3</w:t>
              </w:r>
            </w:ins>
            <w:ins w:id="469" w:author="Bahar Toto" w:date="2025-12-03T21:21:00Z">
              <w:r w:rsidR="008C065E">
                <w:t>1</w:t>
              </w:r>
            </w:ins>
            <w:ins w:id="470" w:author="Bahar Toto" w:date="2025-11-13T22:25:00Z">
              <w:r w:rsidR="009A0966">
                <w:t>)</w:t>
              </w:r>
            </w:ins>
            <w:ins w:id="471" w:author="Bahar Toto" w:date="2025-11-13T15:00:00Z">
              <w:r w:rsidR="00F66D3C">
                <w:t xml:space="preserve"> of the CTDPA</w:t>
              </w:r>
            </w:ins>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3A9B35" w14:textId="77777777" w:rsidR="2229AB24" w:rsidRDefault="2229AB24" w:rsidP="2229AB24">
            <w:pPr>
              <w:rPr>
                <w:rFonts w:ascii="Aptos" w:eastAsia="Aptos" w:hAnsi="Aptos" w:cs="Aptos"/>
              </w:rPr>
            </w:pPr>
            <w:r>
              <w:t>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64FA5DA6" w14:textId="1BA365A1" w:rsidR="2229AB24" w:rsidRPr="00FC6169" w:rsidRDefault="00FC6169" w:rsidP="2229AB24">
            <w:pPr>
              <w:rPr>
                <w:rFonts w:ascii="Aptos" w:eastAsia="Aptos" w:hAnsi="Aptos" w:cs="Aptos"/>
                <w:rPrChange w:id="472" w:author="Day Pitney LLP" w:date="2025-12-15T11:13:00Z">
                  <w:rPr>
                    <w:rFonts w:ascii="Aptos" w:eastAsia="Aptos" w:hAnsi="Aptos" w:cs="Aptos"/>
                    <w:b/>
                    <w:bCs/>
                  </w:rPr>
                </w:rPrChange>
              </w:rPr>
            </w:pPr>
            <w:ins w:id="473" w:author="Day Pitney LLP" w:date="2025-12-15T11:13:00Z">
              <w:r w:rsidRPr="00FC6169">
                <w:t xml:space="preserve">The CTDPA incorporates the principles of </w:t>
              </w:r>
              <w:r w:rsidRPr="00FC6169">
                <w:rPr>
                  <w:rPrChange w:id="474" w:author="Day Pitney LLP" w:date="2025-12-15T11:13:00Z">
                    <w:rPr>
                      <w:b/>
                      <w:bCs/>
                    </w:rPr>
                  </w:rPrChange>
                </w:rPr>
                <w:t>data minimization and proportionality</w:t>
              </w:r>
              <w:r w:rsidRPr="00FC6169">
                <w:t xml:space="preserve"> (i.e., limiting collection to what is </w:t>
              </w:r>
              <w:r w:rsidRPr="00FC6169">
                <w:rPr>
                  <w:rPrChange w:id="475" w:author="Day Pitney LLP" w:date="2025-12-15T11:13:00Z">
                    <w:rPr>
                      <w:b/>
                      <w:bCs/>
                    </w:rPr>
                  </w:rPrChange>
                </w:rPr>
                <w:t>reasonably necessary and proportionate</w:t>
              </w:r>
              <w:r w:rsidRPr="00FC6169">
                <w:t xml:space="preserve"> to the disclosed purposes), purpose limitation/compatibility, reasonable security, nondiscrimination, and transparency/notice. Effective July 1, 2026, the statute expressly requires collection be </w:t>
              </w:r>
            </w:ins>
            <w:ins w:id="476" w:author="Bahar Toto" w:date="2025-12-17T13:30:00Z" w16du:dateUtc="2025-12-17T13:30:00Z">
              <w:r w:rsidR="004A67D0">
                <w:t>'</w:t>
              </w:r>
            </w:ins>
            <w:ins w:id="477" w:author="Day Pitney LLP" w:date="2025-12-15T11:13:00Z">
              <w:del w:id="478" w:author="Bahar Toto" w:date="2025-12-17T13:30:00Z" w16du:dateUtc="2025-12-17T13:30:00Z">
                <w:r w:rsidRPr="00FC6169" w:rsidDel="004A67D0">
                  <w:delText>“</w:delText>
                </w:r>
              </w:del>
              <w:r w:rsidRPr="00FC6169">
                <w:t>reasonably necessary and proportionate</w:t>
              </w:r>
              <w:del w:id="479" w:author="Bahar Toto" w:date="2025-12-17T13:30:00Z" w16du:dateUtc="2025-12-17T13:30:00Z">
                <w:r w:rsidRPr="00FC6169" w:rsidDel="004A67D0">
                  <w:delText>”</w:delText>
                </w:r>
              </w:del>
            </w:ins>
            <w:ins w:id="480" w:author="Bahar Toto" w:date="2025-12-17T13:30:00Z" w16du:dateUtc="2025-12-17T13:30:00Z">
              <w:r w:rsidR="004A67D0">
                <w:t>'</w:t>
              </w:r>
            </w:ins>
            <w:ins w:id="481" w:author="Day Pitney LLP" w:date="2025-12-15T11:13:00Z">
              <w:r w:rsidRPr="00FC6169">
                <w:t xml:space="preserve"> in relation to disclosed purposes.</w:t>
              </w:r>
            </w:ins>
            <w:del w:id="482" w:author="Day Pitney LLP" w:date="2025-12-15T11:13:00Z">
              <w:r w:rsidR="2229AB24" w:rsidRPr="00FC6169" w:rsidDel="00FC6169">
                <w:delText>The CTDPA incorporates the principles of data minimization, purpose limitation/compatibility, reasonable security, nondiscrimination, and transparency/notice.</w:delText>
              </w:r>
            </w:del>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CE85B4" w14:textId="07F36A9A" w:rsidR="2229AB24" w:rsidRPr="00F66D3C" w:rsidRDefault="2229AB24" w:rsidP="2229AB24">
            <w:pPr>
              <w:rPr>
                <w:rFonts w:ascii="Aptos" w:eastAsia="Aptos" w:hAnsi="Aptos" w:cs="Aptos"/>
                <w:rPrChange w:id="483" w:author="Bahar Toto" w:date="2025-11-13T15:00:00Z">
                  <w:rPr>
                    <w:rFonts w:ascii="Aptos" w:eastAsia="Aptos" w:hAnsi="Aptos" w:cs="Aptos"/>
                    <w:lang w:val="it-IT"/>
                  </w:rPr>
                </w:rPrChange>
              </w:rPr>
            </w:pPr>
            <w:del w:id="484" w:author="Bahar Toto" w:date="2025-11-13T15:00:00Z">
              <w:r w:rsidRPr="00F66D3C" w:rsidDel="00F66D3C">
                <w:rPr>
                  <w:rPrChange w:id="485" w:author="Bahar Toto" w:date="2025-11-13T15:00:00Z">
                    <w:rPr>
                      <w:lang w:val="it-IT"/>
                    </w:rPr>
                  </w:rPrChange>
                </w:rPr>
                <w:delText xml:space="preserve">Conn. Gen. Stat. </w:delText>
              </w:r>
            </w:del>
            <w:r w:rsidRPr="00F66D3C">
              <w:rPr>
                <w:rPrChange w:id="486" w:author="Bahar Toto" w:date="2025-11-13T15:00:00Z">
                  <w:rPr>
                    <w:lang w:val="it-IT"/>
                  </w:rPr>
                </w:rPrChange>
              </w:rPr>
              <w:t>§ 42‑520(a)–(c)</w:t>
            </w:r>
            <w:ins w:id="487" w:author="Bahar Toto" w:date="2025-11-13T15:00:00Z">
              <w:r w:rsidR="00F66D3C" w:rsidRPr="00F66D3C">
                <w:rPr>
                  <w:rPrChange w:id="488" w:author="Bahar Toto" w:date="2025-11-13T15:00:00Z">
                    <w:rPr>
                      <w:lang w:val="it-IT"/>
                    </w:rPr>
                  </w:rPrChange>
                </w:rPr>
                <w:t xml:space="preserve"> </w:t>
              </w:r>
              <w:r w:rsidR="00F66D3C">
                <w:t>of the CTDPA</w:t>
              </w:r>
            </w:ins>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D55780" w14:textId="5D1FE2D7" w:rsidR="2229AB24" w:rsidRDefault="002C6BF0" w:rsidP="2229AB24">
            <w:pPr>
              <w:rPr>
                <w:rFonts w:ascii="Aptos" w:eastAsia="Aptos" w:hAnsi="Aptos" w:cs="Aptos"/>
              </w:rPr>
            </w:pPr>
            <w:r>
              <w:t>Controllers</w:t>
            </w:r>
            <w:del w:id="489" w:author="Bahar Toto" w:date="2025-11-13T22:26:00Z">
              <w:r w:rsidR="0008156E" w:rsidDel="00DC7880">
                <w:delText>.</w:delText>
              </w:r>
            </w:del>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63CEED7" w14:textId="1886F1F5" w:rsidR="2229AB24" w:rsidRDefault="2229AB24" w:rsidP="2229AB24">
            <w:pPr>
              <w:rPr>
                <w:rFonts w:ascii="Aptos" w:eastAsia="Aptos" w:hAnsi="Aptos" w:cs="Aptos"/>
              </w:rPr>
            </w:pPr>
            <w:r>
              <w:t xml:space="preserve">The CTDPA does not include explicit </w:t>
            </w:r>
            <w:ins w:id="490" w:author="Bahar Toto" w:date="2025-11-13T22:26:00Z">
              <w:r w:rsidR="00DC7880">
                <w:t>d</w:t>
              </w:r>
            </w:ins>
            <w:del w:id="491" w:author="Bahar Toto" w:date="2025-11-13T22:26:00Z">
              <w:r w:rsidDel="00DC7880">
                <w:delText>D</w:delText>
              </w:r>
            </w:del>
            <w:r>
              <w:t xml:space="preserve">ata </w:t>
            </w:r>
            <w:ins w:id="492" w:author="Bahar Toto" w:date="2025-11-13T22:26:00Z">
              <w:r w:rsidR="00DC7880">
                <w:t>p</w:t>
              </w:r>
            </w:ins>
            <w:del w:id="493" w:author="Bahar Toto" w:date="2025-11-13T22:26:00Z">
              <w:r w:rsidDel="00DC7880">
                <w:delText>P</w:delText>
              </w:r>
            </w:del>
            <w:r>
              <w:t xml:space="preserve">rotection by </w:t>
            </w:r>
            <w:ins w:id="494" w:author="Bahar Toto" w:date="2025-11-13T22:26:00Z">
              <w:r w:rsidR="00DC7880">
                <w:t>d</w:t>
              </w:r>
            </w:ins>
            <w:del w:id="495" w:author="Bahar Toto" w:date="2025-11-13T22:26:00Z">
              <w:r w:rsidDel="00DC7880">
                <w:delText>D</w:delText>
              </w:r>
            </w:del>
            <w:r>
              <w:t>esign, but does include data processing assessment, purpose limitations, and safeguards</w:t>
            </w:r>
            <w:r w:rsidR="0008156E">
              <w:t>.</w:t>
            </w:r>
            <w:r>
              <w:t xml:space="preserve"> </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2462986" w14:textId="38C79A7E" w:rsidR="2229AB24" w:rsidRDefault="00AD0D07" w:rsidP="2229AB24">
            <w:pPr>
              <w:rPr>
                <w:rFonts w:ascii="Aptos" w:eastAsia="Aptos" w:hAnsi="Aptos" w:cs="Aptos"/>
              </w:rPr>
            </w:pPr>
            <w:del w:id="496" w:author="Bahar Toto" w:date="2025-11-13T15:00:00Z">
              <w:r w:rsidDel="00F66D3C">
                <w:delText xml:space="preserve">Conn. Gen. Stat. </w:delText>
              </w:r>
            </w:del>
            <w:r w:rsidR="2229AB24">
              <w:t>§</w:t>
            </w:r>
            <w:ins w:id="497" w:author="Bahar Toto" w:date="2025-11-13T22:27:00Z">
              <w:r w:rsidR="00616016">
                <w:t>§</w:t>
              </w:r>
            </w:ins>
            <w:r w:rsidR="2229AB24">
              <w:t xml:space="preserve"> 42‑520</w:t>
            </w:r>
            <w:ins w:id="498" w:author="Bahar Toto" w:date="2025-11-13T22:27:00Z">
              <w:r w:rsidR="00616016">
                <w:t xml:space="preserve"> and</w:t>
              </w:r>
            </w:ins>
            <w:del w:id="499" w:author="Bahar Toto" w:date="2025-11-13T22:27:00Z">
              <w:r w:rsidR="2229AB24" w:rsidDel="00616016">
                <w:delText>; §</w:delText>
              </w:r>
            </w:del>
            <w:r w:rsidR="2229AB24">
              <w:t xml:space="preserve"> 42‑522</w:t>
            </w:r>
            <w:ins w:id="500" w:author="Bahar Toto" w:date="2025-11-13T15:00:00Z">
              <w:r w:rsidR="00F66D3C">
                <w:t xml:space="preserve"> of the CTDPA</w:t>
              </w:r>
            </w:ins>
            <w:del w:id="501" w:author="Bahar Toto" w:date="2025-11-13T15:00:00Z">
              <w:r w:rsidR="2229AB24" w:rsidDel="00F66D3C">
                <w:delText>.</w:delText>
              </w:r>
            </w:del>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B7F786" w14:textId="732B3F14" w:rsidR="2229AB24" w:rsidRDefault="002C6BF0" w:rsidP="2229AB24">
            <w:pPr>
              <w:rPr>
                <w:rFonts w:ascii="Aptos" w:eastAsia="Aptos" w:hAnsi="Aptos" w:cs="Aptos"/>
              </w:rPr>
            </w:pPr>
            <w:r>
              <w:t>Controllers</w:t>
            </w:r>
            <w:del w:id="502" w:author="Bahar Toto" w:date="2025-11-13T22:27:00Z">
              <w:r w:rsidR="0008156E" w:rsidDel="00616016">
                <w:delText>.</w:delText>
              </w:r>
            </w:del>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50CC029" w14:textId="2FBDF8F5" w:rsidR="2229AB24" w:rsidRDefault="2229AB24" w:rsidP="2229AB24">
            <w:pPr>
              <w:rPr>
                <w:rFonts w:ascii="Aptos" w:eastAsia="Aptos" w:hAnsi="Aptos" w:cs="Aptos"/>
              </w:rPr>
            </w:pPr>
            <w:r>
              <w:t xml:space="preserve">No, but purpose limitation requirements on controllers </w:t>
            </w:r>
            <w:del w:id="503" w:author="Bahar Toto" w:date="2025-11-13T22:27:00Z">
              <w:r w:rsidDel="009D5B23">
                <w:delText xml:space="preserve">is </w:delText>
              </w:r>
            </w:del>
            <w:ins w:id="504" w:author="Bahar Toto" w:date="2025-11-13T22:27:00Z">
              <w:r w:rsidR="009D5B23">
                <w:t xml:space="preserve">are </w:t>
              </w:r>
            </w:ins>
            <w:r>
              <w:t>relevant to the concept</w:t>
            </w:r>
            <w:r w:rsidR="0008156E">
              <w:t>.</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A356ED" w14:textId="4B3B121C" w:rsidR="2229AB24" w:rsidRDefault="2229AB24" w:rsidP="2229AB24">
            <w:pPr>
              <w:rPr>
                <w:rFonts w:ascii="Aptos" w:eastAsia="Aptos" w:hAnsi="Aptos" w:cs="Aptos"/>
              </w:rPr>
            </w:pPr>
            <w:del w:id="505" w:author="Bahar Toto" w:date="2025-11-13T15:00:00Z">
              <w:r w:rsidDel="00F66D3C">
                <w:delText xml:space="preserve">Conn. Gen. Stat. </w:delText>
              </w:r>
            </w:del>
            <w:r>
              <w:t>§</w:t>
            </w:r>
            <w:del w:id="506" w:author="Bahar Toto" w:date="2025-11-13T22:28:00Z">
              <w:r w:rsidDel="009D5B23">
                <w:delText xml:space="preserve"> </w:delText>
              </w:r>
            </w:del>
            <w:r>
              <w:t>42‑520(a)</w:t>
            </w:r>
            <w:ins w:id="507" w:author="Bahar Toto" w:date="2025-11-13T15:00:00Z">
              <w:r w:rsidR="00F66D3C">
                <w:t xml:space="preserve"> of the CTDPA</w:t>
              </w:r>
            </w:ins>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B47579" w14:textId="38D4C02E" w:rsidR="2229AB24" w:rsidRDefault="002C6BF0" w:rsidP="2229AB24">
            <w:pPr>
              <w:rPr>
                <w:rFonts w:ascii="Aptos" w:eastAsia="Aptos" w:hAnsi="Aptos" w:cs="Aptos"/>
              </w:rPr>
            </w:pPr>
            <w:r>
              <w:t>Controllers</w:t>
            </w:r>
            <w:del w:id="508" w:author="Bahar Toto" w:date="2025-11-13T22:28:00Z">
              <w:r w:rsidR="0008156E" w:rsidDel="009D5B23">
                <w:delText>.</w:delText>
              </w:r>
            </w:del>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29A47A" w14:textId="10A717D4" w:rsidR="2229AB24" w:rsidRDefault="003D5245" w:rsidP="2229AB24">
            <w:pPr>
              <w:rPr>
                <w:rFonts w:ascii="Aptos" w:eastAsia="Aptos" w:hAnsi="Aptos" w:cs="Aptos"/>
              </w:rPr>
            </w:pPr>
            <w:ins w:id="509" w:author="Bahar Toto" w:date="2025-11-13T22:37:00Z">
              <w:r w:rsidRPr="003D5245">
                <w:t>The CTDPA does not prescribe a specific retention schedule; however, it requires that the collection and use of personal data be reasonably necessary for the purposes disclosed to the consumer.</w:t>
              </w:r>
            </w:ins>
            <w:del w:id="510" w:author="Bahar Toto" w:date="2025-11-13T22:37:00Z">
              <w:r w:rsidR="2229AB24" w:rsidDel="003D5245">
                <w:delText>No prescriptive schedule; collection/use must be reasonably necessary for disclosed purposes.</w:delText>
              </w:r>
            </w:del>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134CA2D" w14:textId="0C51F810" w:rsidR="2229AB24" w:rsidRDefault="2229AB24" w:rsidP="2229AB24">
            <w:pPr>
              <w:rPr>
                <w:rFonts w:ascii="Aptos" w:eastAsia="Aptos" w:hAnsi="Aptos" w:cs="Aptos"/>
              </w:rPr>
            </w:pPr>
            <w:del w:id="511" w:author="Bahar Toto" w:date="2025-11-13T15:00:00Z">
              <w:r w:rsidDel="00107E11">
                <w:delText xml:space="preserve">Conn. Gen. Stat. </w:delText>
              </w:r>
            </w:del>
            <w:r>
              <w:t>§</w:t>
            </w:r>
            <w:del w:id="512" w:author="Bahar Toto" w:date="2025-11-13T22:30:00Z">
              <w:r w:rsidDel="00532800">
                <w:delText xml:space="preserve"> </w:delText>
              </w:r>
            </w:del>
            <w:r>
              <w:t>42‑520(a)(1)–(2)</w:t>
            </w:r>
            <w:ins w:id="513" w:author="Bahar Toto" w:date="2025-11-13T15:00:00Z">
              <w:r w:rsidR="00107E11">
                <w:t xml:space="preserve"> of the CTDPA</w:t>
              </w:r>
            </w:ins>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D22A3A" w14:textId="17B93FE4" w:rsidR="2229AB24" w:rsidRDefault="002C6BF0" w:rsidP="2229AB24">
            <w:pPr>
              <w:rPr>
                <w:rFonts w:ascii="Aptos" w:eastAsia="Aptos" w:hAnsi="Aptos" w:cs="Aptos"/>
              </w:rPr>
            </w:pPr>
            <w:r>
              <w:t>Controllers</w:t>
            </w:r>
            <w:r w:rsidR="0008156E">
              <w:t>.</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E5A927B" w14:textId="4FEA009E" w:rsidR="2229AB24" w:rsidRDefault="007D38C7" w:rsidP="2229AB24">
            <w:pPr>
              <w:rPr>
                <w:rFonts w:ascii="Aptos" w:eastAsia="Aptos" w:hAnsi="Aptos" w:cs="Aptos"/>
              </w:rPr>
            </w:pPr>
            <w:ins w:id="514" w:author="Bahar Toto" w:date="2025-11-13T22:42:00Z">
              <w:r w:rsidRPr="007D38C7">
                <w:t xml:space="preserve">The CTDPA does not adopt the GDPR concept of </w:t>
              </w:r>
              <w:r>
                <w:t>'</w:t>
              </w:r>
              <w:r w:rsidRPr="007D38C7">
                <w:t>lawful bas</w:t>
              </w:r>
              <w:r>
                <w:t>i</w:t>
              </w:r>
              <w:r w:rsidRPr="007D38C7">
                <w:t>s</w:t>
              </w:r>
              <w:r>
                <w:t>'</w:t>
              </w:r>
              <w:r w:rsidRPr="007D38C7">
                <w:t xml:space="preserve"> for processing. Instead, processing of non-special category personal data is permitted as long as controllers comply with the duties outlined in the law, respect consumer rights, and honor opt-out mechanisms.</w:t>
              </w:r>
            </w:ins>
            <w:del w:id="515" w:author="Bahar Toto" w:date="2025-11-13T22:42:00Z">
              <w:r w:rsidR="2229AB24" w:rsidDel="007D38C7">
                <w:delText>CTDPA does not use GDPR “lawful bases”; processing permitted subject to duties, rights, and opt‑outs.</w:delText>
              </w:r>
            </w:del>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84F76E2" w14:textId="29E7C038" w:rsidR="2229AB24" w:rsidRDefault="2229AB24" w:rsidP="2229AB24">
            <w:pPr>
              <w:rPr>
                <w:rFonts w:ascii="Aptos" w:eastAsia="Aptos" w:hAnsi="Aptos" w:cs="Aptos"/>
              </w:rPr>
            </w:pPr>
            <w:del w:id="516" w:author="Bahar Toto" w:date="2025-11-13T15:00:00Z">
              <w:r w:rsidDel="00107E11">
                <w:delText xml:space="preserve">Conn. Gen. Stat. </w:delText>
              </w:r>
            </w:del>
            <w:r>
              <w:t>§§</w:t>
            </w:r>
            <w:del w:id="517" w:author="Bahar Toto" w:date="2025-11-13T22:42:00Z">
              <w:r w:rsidDel="007D38C7">
                <w:delText xml:space="preserve"> </w:delText>
              </w:r>
            </w:del>
            <w:r>
              <w:t>42‑518</w:t>
            </w:r>
            <w:ins w:id="518" w:author="Bahar Toto" w:date="2025-11-13T22:42:00Z">
              <w:r w:rsidR="007D38C7">
                <w:t>-</w:t>
              </w:r>
            </w:ins>
            <w:del w:id="519" w:author="Bahar Toto" w:date="2025-11-13T22:42:00Z">
              <w:r w:rsidDel="007D38C7">
                <w:delText>–</w:delText>
              </w:r>
            </w:del>
            <w:r>
              <w:t>42‑520</w:t>
            </w:r>
            <w:ins w:id="520" w:author="Bahar Toto" w:date="2025-11-13T15:00:00Z">
              <w:r w:rsidR="00107E11">
                <w:t xml:space="preserve"> of the CTDPA</w:t>
              </w:r>
            </w:ins>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754D2" w14:textId="23087D3D" w:rsidR="2229AB24" w:rsidRDefault="002C6BF0" w:rsidP="2229AB24">
            <w:pPr>
              <w:rPr>
                <w:rFonts w:ascii="Aptos" w:eastAsia="Aptos" w:hAnsi="Aptos" w:cs="Aptos"/>
              </w:rPr>
            </w:pPr>
            <w:r>
              <w:t>Controllers</w:t>
            </w:r>
            <w:del w:id="521" w:author="Bahar Toto" w:date="2025-11-13T22:42:00Z">
              <w:r w:rsidR="0008156E" w:rsidDel="007D38C7">
                <w:delText>.</w:delText>
              </w:r>
              <w:r w:rsidDel="007D38C7">
                <w:delText xml:space="preserve"> </w:delText>
              </w:r>
            </w:del>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5B7200AD" w14:textId="1EBE4354" w:rsidR="2229AB24" w:rsidRPr="00FC6169" w:rsidRDefault="00404A83" w:rsidP="2229AB24">
            <w:pPr>
              <w:rPr>
                <w:rFonts w:ascii="Aptos" w:eastAsia="Aptos" w:hAnsi="Aptos" w:cs="Aptos"/>
              </w:rPr>
            </w:pPr>
            <w:ins w:id="522" w:author="Bahar Toto" w:date="2025-11-13T22:44:00Z">
              <w:r w:rsidRPr="00FC6169">
                <w:t xml:space="preserve">Yes. Further processing of personal data is allowed if it is </w:t>
              </w:r>
            </w:ins>
            <w:ins w:id="523" w:author="Day Pitney LLP" w:date="2025-12-15T11:13:00Z">
              <w:r w:rsidR="00FC6169" w:rsidRPr="00FC6169">
                <w:rPr>
                  <w:rPrChange w:id="524" w:author="Day Pitney LLP" w:date="2025-12-15T11:13:00Z">
                    <w:rPr>
                      <w:b/>
                      <w:bCs/>
                    </w:rPr>
                  </w:rPrChange>
                </w:rPr>
                <w:t>reasonably necessary for, or compatible with,</w:t>
              </w:r>
              <w:r w:rsidR="00FC6169" w:rsidRPr="00FC6169">
                <w:t xml:space="preserve"> the purposes disclosed to the consumer. Effective July 1, 2026, a controller may not process personal data for any </w:t>
              </w:r>
              <w:r w:rsidR="00FC6169" w:rsidRPr="00FC6169">
                <w:rPr>
                  <w:rPrChange w:id="525" w:author="Day Pitney LLP" w:date="2025-12-15T11:13:00Z">
                    <w:rPr>
                      <w:b/>
                      <w:bCs/>
                    </w:rPr>
                  </w:rPrChange>
                </w:rPr>
                <w:t>material new purpose</w:t>
              </w:r>
              <w:r w:rsidR="00FC6169" w:rsidRPr="00FC6169">
                <w:t xml:space="preserve"> that is neither reasonably necessary to, nor compatible with, the disclosed purposes </w:t>
              </w:r>
              <w:r w:rsidR="00FC6169" w:rsidRPr="00FC6169">
                <w:rPr>
                  <w:rPrChange w:id="526" w:author="Day Pitney LLP" w:date="2025-12-15T11:13:00Z">
                    <w:rPr>
                      <w:b/>
                      <w:bCs/>
                    </w:rPr>
                  </w:rPrChange>
                </w:rPr>
                <w:t>unless the controller obtains the consumer’s consent</w:t>
              </w:r>
              <w:r w:rsidR="00FC6169" w:rsidRPr="00FC6169">
                <w:t>. In assessing compatibility, the controller should consider: (i) the consumer’s reasonable expectations at the time of collection; (ii) the relationship the new purpose bears to the disclosed purposes; (iii) the impact on the consumer; (iv) the relationship between the consumer and controller and the context of collection; and (v) the existence of additional safeguards (e.g., encryption or pseudonymization).</w:t>
              </w:r>
            </w:ins>
            <w:ins w:id="527" w:author="Bahar Toto" w:date="2025-11-13T22:44:00Z">
              <w:del w:id="528" w:author="Day Pitney LLP" w:date="2025-12-15T11:13:00Z">
                <w:r w:rsidRPr="00FC6169" w:rsidDel="00FC6169">
                  <w:delText>compatible with the purposes disclosed to the consumer. If the processing is not compatible, the controller must obtain the consumer’s consent before proceeding.</w:delText>
                </w:r>
              </w:del>
            </w:ins>
            <w:del w:id="529" w:author="Day Pitney LLP" w:date="2025-12-15T11:13:00Z">
              <w:r w:rsidR="2229AB24" w:rsidRPr="00FC6169" w:rsidDel="00FC6169">
                <w:delText>Allowed if compatible with disclosed purposes; otherwise, obtain consent.</w:delText>
              </w:r>
            </w:del>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54465C" w14:textId="24374223" w:rsidR="2229AB24" w:rsidRDefault="2229AB24" w:rsidP="002C6BF0">
            <w:pPr>
              <w:tabs>
                <w:tab w:val="left" w:pos="990"/>
              </w:tabs>
              <w:rPr>
                <w:rFonts w:ascii="Aptos" w:eastAsia="Aptos" w:hAnsi="Aptos" w:cs="Aptos"/>
              </w:rPr>
            </w:pPr>
            <w:del w:id="530" w:author="Bahar Toto" w:date="2025-11-13T15:01:00Z">
              <w:r w:rsidDel="00107E11">
                <w:delText xml:space="preserve">Conn. Gen. Stat. </w:delText>
              </w:r>
            </w:del>
            <w:r>
              <w:t>§ 42‑520(a)(2)</w:t>
            </w:r>
            <w:ins w:id="531" w:author="Bahar Toto" w:date="2025-11-13T15:01:00Z">
              <w:r w:rsidR="00107E11">
                <w:t xml:space="preserve"> of the CTDPA</w:t>
              </w:r>
            </w:ins>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1A62EB" w14:textId="53DEBD14" w:rsidR="2229AB24" w:rsidRDefault="002C6BF0" w:rsidP="2229AB24">
            <w:pPr>
              <w:rPr>
                <w:rFonts w:ascii="Aptos" w:eastAsia="Aptos" w:hAnsi="Aptos" w:cs="Aptos"/>
              </w:rPr>
            </w:pPr>
            <w:r>
              <w:t>Controllers and processors</w:t>
            </w:r>
            <w:del w:id="532" w:author="Bahar Toto" w:date="2025-11-13T22:44:00Z">
              <w:r w:rsidR="0008156E" w:rsidDel="00404A83">
                <w:delText>.</w:delText>
              </w:r>
            </w:del>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3"/>
      <w:commentRangeStart w:id="534"/>
      <w:r>
        <w:t xml:space="preserve">Consent </w:t>
      </w:r>
      <w:commentRangeEnd w:id="533"/>
      <w:r w:rsidR="00FC21EF">
        <w:rPr>
          <w:rStyle w:val="CommentReference"/>
          <w:rFonts w:ascii="Aptos" w:eastAsia="Aptos" w:hAnsi="Aptos" w:cs="Aptos"/>
          <w:color w:val="000000" w:themeColor="text1"/>
          <w:sz w:val="24"/>
          <w:szCs w:val="24"/>
        </w:rPr>
        <w:commentReference w:id="533"/>
      </w:r>
      <w:commentRangeEnd w:id="534"/>
      <w:r w:rsidR="00A55C6E">
        <w:rPr>
          <w:rStyle w:val="CommentReference"/>
          <w:rFonts w:ascii="Aptos" w:eastAsia="Aptos" w:hAnsi="Aptos" w:cs="Aptos"/>
          <w:color w:val="000000" w:themeColor="text1"/>
          <w:sz w:val="24"/>
          <w:szCs w:val="24"/>
        </w:rPr>
        <w:commentReference w:id="534"/>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412A13" w14:textId="75FA7D29" w:rsidR="2229AB24" w:rsidRDefault="2229AB24" w:rsidP="2229AB24">
            <w:pPr>
              <w:rPr>
                <w:rFonts w:ascii="Aptos" w:eastAsia="Aptos" w:hAnsi="Aptos" w:cs="Aptos"/>
              </w:rPr>
            </w:pPr>
            <w:r>
              <w:t xml:space="preserve">Yes, and </w:t>
            </w:r>
            <w:ins w:id="535" w:author="Bahar Toto" w:date="2025-11-13T22:44:00Z">
              <w:r w:rsidR="00404A83">
                <w:t xml:space="preserve">it </w:t>
              </w:r>
            </w:ins>
            <w:r>
              <w:t xml:space="preserve">is required in certain instances for sensitive data and the processing of certain personal data of minors. </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55834E" w14:textId="1174D917" w:rsidR="2229AB24" w:rsidRPr="00107E11" w:rsidRDefault="2229AB24" w:rsidP="2229AB24">
            <w:pPr>
              <w:rPr>
                <w:rFonts w:ascii="Aptos" w:eastAsia="Aptos" w:hAnsi="Aptos" w:cs="Aptos"/>
                <w:rPrChange w:id="536" w:author="Bahar Toto" w:date="2025-11-13T15:01:00Z">
                  <w:rPr>
                    <w:rFonts w:ascii="Aptos" w:eastAsia="Aptos" w:hAnsi="Aptos" w:cs="Aptos"/>
                    <w:lang w:val="it-IT"/>
                  </w:rPr>
                </w:rPrChange>
              </w:rPr>
            </w:pPr>
            <w:del w:id="537" w:author="Bahar Toto" w:date="2025-11-13T15:01:00Z">
              <w:r w:rsidRPr="00107E11" w:rsidDel="00107E11">
                <w:rPr>
                  <w:rPrChange w:id="538" w:author="Bahar Toto" w:date="2025-11-13T15:01:00Z">
                    <w:rPr>
                      <w:lang w:val="it-IT"/>
                    </w:rPr>
                  </w:rPrChange>
                </w:rPr>
                <w:delText xml:space="preserve">Conn. Gen. Stat. </w:delText>
              </w:r>
            </w:del>
            <w:ins w:id="539" w:author="Bahar Toto" w:date="2025-11-13T22:45:00Z">
              <w:r w:rsidR="00404A83" w:rsidRPr="009C01DB">
                <w:t>§</w:t>
              </w:r>
            </w:ins>
            <w:r w:rsidRPr="00107E11">
              <w:rPr>
                <w:rPrChange w:id="540" w:author="Bahar Toto" w:date="2025-11-13T15:01:00Z">
                  <w:rPr>
                    <w:lang w:val="it-IT"/>
                  </w:rPr>
                </w:rPrChange>
              </w:rPr>
              <w:t>§</w:t>
            </w:r>
            <w:del w:id="541" w:author="Bahar Toto" w:date="2025-11-13T22:45:00Z">
              <w:r w:rsidRPr="00107E11" w:rsidDel="00404A83">
                <w:rPr>
                  <w:rPrChange w:id="542" w:author="Bahar Toto" w:date="2025-11-13T15:01:00Z">
                    <w:rPr>
                      <w:lang w:val="it-IT"/>
                    </w:rPr>
                  </w:rPrChange>
                </w:rPr>
                <w:delText xml:space="preserve"> </w:delText>
              </w:r>
            </w:del>
            <w:r w:rsidRPr="00107E11">
              <w:rPr>
                <w:rPrChange w:id="543" w:author="Bahar Toto" w:date="2025-11-13T15:01:00Z">
                  <w:rPr>
                    <w:lang w:val="it-IT"/>
                  </w:rPr>
                </w:rPrChange>
              </w:rPr>
              <w:t>42‑520(a)(7)</w:t>
            </w:r>
            <w:ins w:id="544" w:author="Bahar Toto" w:date="2025-11-13T22:45:00Z">
              <w:r w:rsidR="006E7466">
                <w:t xml:space="preserve"> and</w:t>
              </w:r>
            </w:ins>
            <w:del w:id="545" w:author="Bahar Toto" w:date="2025-11-13T22:45:00Z">
              <w:r w:rsidRPr="00107E11" w:rsidDel="006E7466">
                <w:rPr>
                  <w:rPrChange w:id="546" w:author="Bahar Toto" w:date="2025-11-13T15:01:00Z">
                    <w:rPr>
                      <w:lang w:val="it-IT"/>
                    </w:rPr>
                  </w:rPrChange>
                </w:rPr>
                <w:delText xml:space="preserve">, </w:delText>
              </w:r>
            </w:del>
            <w:ins w:id="547" w:author="Bahar Toto" w:date="2025-11-13T22:45:00Z">
              <w:r w:rsidR="00404A83" w:rsidRPr="009C01DB">
                <w:t>42</w:t>
              </w:r>
              <w:r w:rsidR="00404A83" w:rsidRPr="009C01DB">
                <w:rPr>
                  <w:rFonts w:ascii="Cambria Math" w:hAnsi="Cambria Math" w:cs="Cambria Math"/>
                </w:rPr>
                <w:t>‑</w:t>
              </w:r>
              <w:r w:rsidR="00404A83" w:rsidRPr="009C01DB">
                <w:t>520</w:t>
              </w:r>
            </w:ins>
            <w:r w:rsidRPr="00107E11">
              <w:rPr>
                <w:rPrChange w:id="548" w:author="Bahar Toto" w:date="2025-11-13T15:01:00Z">
                  <w:rPr>
                    <w:lang w:val="it-IT"/>
                  </w:rPr>
                </w:rPrChange>
              </w:rPr>
              <w:t>(d)</w:t>
            </w:r>
            <w:ins w:id="549" w:author="Bahar Toto" w:date="2025-11-13T15:01:00Z">
              <w:r w:rsidR="00107E11" w:rsidRPr="00107E11">
                <w:rPr>
                  <w:rPrChange w:id="550" w:author="Bahar Toto" w:date="2025-11-13T15:01:00Z">
                    <w:rPr>
                      <w:lang w:val="it-IT"/>
                    </w:rPr>
                  </w:rPrChange>
                </w:rPr>
                <w:t xml:space="preserve"> </w:t>
              </w:r>
              <w:r w:rsidR="00107E11">
                <w:t>of the CTDPA</w:t>
              </w:r>
            </w:ins>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13B847" w14:textId="32CB9899" w:rsidR="2229AB24" w:rsidRDefault="002C6BF0" w:rsidP="2229AB24">
            <w:pPr>
              <w:rPr>
                <w:rFonts w:ascii="Aptos" w:eastAsia="Aptos" w:hAnsi="Aptos" w:cs="Aptos"/>
              </w:rPr>
            </w:pPr>
            <w:r>
              <w:t>Controllers</w:t>
            </w:r>
            <w:r w:rsidR="0008156E">
              <w:t>.</w:t>
            </w:r>
            <w:del w:id="551" w:author="Bahar Toto" w:date="2025-11-13T22:44:00Z">
              <w:r w:rsidDel="00404A83">
                <w:delText xml:space="preserve"> </w:delText>
              </w:r>
            </w:del>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D034E8" w14:textId="77777777" w:rsidR="006E7466" w:rsidRDefault="002E4045" w:rsidP="2229AB24">
            <w:pPr>
              <w:rPr>
                <w:ins w:id="552" w:author="Bahar Toto" w:date="2025-11-13T22:46:00Z"/>
              </w:rPr>
            </w:pPr>
            <w:r>
              <w:t>A</w:t>
            </w:r>
            <w:r w:rsidR="2229AB24">
              <w:t xml:space="preserve"> clear affirmative act signifying a consumer's freely given, specific, informed</w:t>
            </w:r>
            <w:ins w:id="553" w:author="Bahar Toto" w:date="2025-11-13T22:45:00Z">
              <w:r w:rsidR="006E7466">
                <w:t>,</w:t>
              </w:r>
            </w:ins>
            <w:r w:rsidR="2229AB24">
              <w:t xml:space="preserve"> and unambiguous agreement to allow the processing of personal data relating to the consumer. </w:t>
            </w:r>
            <w:ins w:id="554" w:author="Bahar Toto" w:date="2025-11-13T22:45:00Z">
              <w:r w:rsidR="006E7466">
                <w:t>'</w:t>
              </w:r>
            </w:ins>
            <w:del w:id="555" w:author="Bahar Toto" w:date="2025-11-13T22:45:00Z">
              <w:r w:rsidR="2229AB24" w:rsidDel="006E7466">
                <w:delText>“</w:delText>
              </w:r>
            </w:del>
            <w:r w:rsidR="2229AB24">
              <w:t>Consent</w:t>
            </w:r>
            <w:ins w:id="556" w:author="Bahar Toto" w:date="2025-11-13T22:45:00Z">
              <w:r w:rsidR="006E7466">
                <w:t>'</w:t>
              </w:r>
            </w:ins>
            <w:del w:id="557" w:author="Bahar Toto" w:date="2025-11-13T22:45:00Z">
              <w:r w:rsidR="2229AB24" w:rsidDel="006E7466">
                <w:delText>”</w:delText>
              </w:r>
            </w:del>
            <w:r w:rsidR="2229AB24">
              <w:t xml:space="preserve"> may include a written statement, including by electronic means, or any other unambiguous affirmative action. </w:t>
            </w:r>
            <w:ins w:id="558" w:author="Bahar Toto" w:date="2025-11-13T22:45:00Z">
              <w:r w:rsidR="006E7466">
                <w:t>'</w:t>
              </w:r>
            </w:ins>
            <w:del w:id="559" w:author="Bahar Toto" w:date="2025-11-13T22:45:00Z">
              <w:r w:rsidR="2229AB24" w:rsidDel="006E7466">
                <w:delText>“</w:delText>
              </w:r>
            </w:del>
            <w:r w:rsidR="2229AB24">
              <w:t>Consent</w:t>
            </w:r>
            <w:ins w:id="560" w:author="Bahar Toto" w:date="2025-11-13T22:46:00Z">
              <w:r w:rsidR="006E7466">
                <w:t>'</w:t>
              </w:r>
            </w:ins>
            <w:del w:id="561" w:author="Bahar Toto" w:date="2025-11-13T22:46:00Z">
              <w:r w:rsidR="2229AB24" w:rsidDel="006E7466">
                <w:delText>”</w:delText>
              </w:r>
            </w:del>
            <w:r w:rsidR="2229AB24">
              <w:t xml:space="preserve"> does not include</w:t>
            </w:r>
            <w:ins w:id="562" w:author="Bahar Toto" w:date="2025-11-13T22:46:00Z">
              <w:r w:rsidR="006E7466">
                <w:t>:</w:t>
              </w:r>
            </w:ins>
            <w:del w:id="563" w:author="Bahar Toto" w:date="2025-11-13T22:46:00Z">
              <w:r w:rsidR="2229AB24" w:rsidDel="006E7466">
                <w:delText xml:space="preserve"> (A)</w:delText>
              </w:r>
            </w:del>
          </w:p>
          <w:p w14:paraId="7628C025" w14:textId="77777777" w:rsidR="006E7466" w:rsidRDefault="2229AB24">
            <w:pPr>
              <w:pStyle w:val="ListParagraph"/>
              <w:numPr>
                <w:ilvl w:val="0"/>
                <w:numId w:val="47"/>
              </w:numPr>
              <w:rPr>
                <w:ins w:id="564" w:author="Bahar Toto" w:date="2025-11-13T22:46:00Z"/>
              </w:rPr>
              <w:pPrChange w:id="565" w:author="Bahar Toto" w:date="2025-11-13T22:46:00Z">
                <w:pPr/>
              </w:pPrChange>
            </w:pPr>
            <w:del w:id="566" w:author="Bahar Toto" w:date="2025-11-13T22:46:00Z">
              <w:r w:rsidDel="006E7466">
                <w:delText xml:space="preserve"> </w:delText>
              </w:r>
            </w:del>
            <w:r>
              <w:t>acceptance of general or broad terms of use or a similar document that contains descriptions of personal data processing along with other, unrelated information</w:t>
            </w:r>
            <w:ins w:id="567" w:author="Bahar Toto" w:date="2025-11-13T22:46:00Z">
              <w:r w:rsidR="006E7466">
                <w:t>;</w:t>
              </w:r>
            </w:ins>
          </w:p>
          <w:p w14:paraId="35244970" w14:textId="77777777" w:rsidR="006E7466" w:rsidRDefault="2229AB24">
            <w:pPr>
              <w:pStyle w:val="ListParagraph"/>
              <w:numPr>
                <w:ilvl w:val="0"/>
                <w:numId w:val="47"/>
              </w:numPr>
              <w:rPr>
                <w:ins w:id="568" w:author="Bahar Toto" w:date="2025-11-13T22:46:00Z"/>
              </w:rPr>
              <w:pPrChange w:id="569" w:author="Bahar Toto" w:date="2025-11-13T22:46:00Z">
                <w:pPr/>
              </w:pPrChange>
            </w:pPr>
            <w:del w:id="570" w:author="Bahar Toto" w:date="2025-11-13T22:46:00Z">
              <w:r w:rsidDel="006E7466">
                <w:delText xml:space="preserve">, (B) </w:delText>
              </w:r>
            </w:del>
            <w:r>
              <w:t>hovering over, muting, pausing or closing a given piece of content</w:t>
            </w:r>
            <w:del w:id="571" w:author="Bahar Toto" w:date="2025-11-13T22:46:00Z">
              <w:r w:rsidDel="006E7466">
                <w:delText>,</w:delText>
              </w:r>
            </w:del>
            <w:ins w:id="572" w:author="Bahar Toto" w:date="2025-11-13T22:46:00Z">
              <w:r w:rsidR="006E7466">
                <w:t>;</w:t>
              </w:r>
            </w:ins>
            <w:r>
              <w:t xml:space="preserve"> or</w:t>
            </w:r>
            <w:del w:id="573" w:author="Bahar Toto" w:date="2025-11-13T22:46:00Z">
              <w:r w:rsidDel="006E7466">
                <w:delText xml:space="preserve"> (C) </w:delText>
              </w:r>
            </w:del>
          </w:p>
          <w:p w14:paraId="7FD9C336" w14:textId="26235944" w:rsidR="2229AB24" w:rsidRPr="006E7466" w:rsidRDefault="2229AB24">
            <w:pPr>
              <w:pStyle w:val="ListParagraph"/>
              <w:numPr>
                <w:ilvl w:val="0"/>
                <w:numId w:val="47"/>
              </w:numPr>
              <w:rPr>
                <w:rFonts w:ascii="Aptos" w:eastAsia="Aptos" w:hAnsi="Aptos" w:cs="Aptos"/>
              </w:rPr>
              <w:pPrChange w:id="574" w:author="Bahar Toto" w:date="2025-11-13T22:46:00Z">
                <w:pPr/>
              </w:pPrChange>
            </w:pPr>
            <w:r>
              <w:t>agreement obtained through the use of dark patterns.</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4A2089" w14:textId="4518FE57" w:rsidR="2229AB24" w:rsidRDefault="2229AB24" w:rsidP="2229AB24">
            <w:pPr>
              <w:rPr>
                <w:rFonts w:ascii="Aptos" w:eastAsia="Aptos" w:hAnsi="Aptos" w:cs="Aptos"/>
              </w:rPr>
            </w:pPr>
            <w:del w:id="575" w:author="Bahar Toto" w:date="2025-11-13T15:01:00Z">
              <w:r w:rsidDel="00107E11">
                <w:delText xml:space="preserve">Conn. Gen. Stat. </w:delText>
              </w:r>
            </w:del>
            <w:r>
              <w:t>§</w:t>
            </w:r>
            <w:del w:id="576" w:author="Bahar Toto" w:date="2025-11-13T22:46:00Z">
              <w:r w:rsidDel="006E7466">
                <w:delText xml:space="preserve"> </w:delText>
              </w:r>
            </w:del>
            <w:r>
              <w:t>42‑515</w:t>
            </w:r>
            <w:ins w:id="577" w:author="Bahar Toto" w:date="2025-11-13T22:46:00Z">
              <w:r w:rsidR="00DA7262">
                <w:t>(7)</w:t>
              </w:r>
            </w:ins>
            <w:ins w:id="578" w:author="Bahar Toto" w:date="2025-11-13T15:01:00Z">
              <w:r w:rsidR="00107E11">
                <w:t xml:space="preserve"> of the CTDPA</w:t>
              </w:r>
            </w:ins>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991A94" w14:textId="2F7B9338" w:rsidR="2229AB24" w:rsidRDefault="002C6BF0" w:rsidP="2229AB24">
            <w:pPr>
              <w:rPr>
                <w:rFonts w:ascii="Aptos" w:eastAsia="Aptos" w:hAnsi="Aptos" w:cs="Aptos"/>
              </w:rPr>
            </w:pPr>
            <w:r>
              <w:t>Not applicable</w:t>
            </w:r>
            <w:r w:rsidR="0008156E">
              <w:t>.</w:t>
            </w:r>
            <w:r>
              <w:t xml:space="preserve"> </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0CD30CC" w14:textId="5308B0A8" w:rsidR="2229AB24" w:rsidRDefault="2229AB24" w:rsidP="2229AB24">
            <w:pPr>
              <w:rPr>
                <w:rFonts w:ascii="Aptos" w:eastAsia="Aptos" w:hAnsi="Aptos" w:cs="Aptos"/>
              </w:rPr>
            </w:pPr>
            <w:r>
              <w:t>The CTDPA requires affirmative and unambiguous opt-in consent</w:t>
            </w:r>
            <w:r w:rsidR="002E4045">
              <w:t>.</w:t>
            </w:r>
            <w:r>
              <w:t xml:space="preserve"> </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90FC2CC" w14:textId="40DA2746" w:rsidR="2229AB24" w:rsidRDefault="2229AB24" w:rsidP="2229AB24">
            <w:pPr>
              <w:rPr>
                <w:rFonts w:ascii="Aptos" w:eastAsia="Aptos" w:hAnsi="Aptos" w:cs="Aptos"/>
              </w:rPr>
            </w:pPr>
            <w:del w:id="579" w:author="Bahar Toto" w:date="2025-11-13T15:01:00Z">
              <w:r w:rsidDel="00107E11">
                <w:delText xml:space="preserve"> Conn. Gen. Stat. </w:delText>
              </w:r>
            </w:del>
            <w:r>
              <w:t>§§ 42‑515</w:t>
            </w:r>
            <w:ins w:id="580" w:author="Bahar Toto" w:date="2025-11-13T15:01:00Z">
              <w:r w:rsidR="00107E11">
                <w:t xml:space="preserve"> of the CTDPA</w:t>
              </w:r>
            </w:ins>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3FDBAB" w14:textId="6A969FC1" w:rsidR="2229AB24" w:rsidRDefault="002C6BF0" w:rsidP="2229AB24">
            <w:pPr>
              <w:rPr>
                <w:rFonts w:ascii="Aptos" w:eastAsia="Aptos" w:hAnsi="Aptos" w:cs="Aptos"/>
              </w:rPr>
            </w:pPr>
            <w:r>
              <w:t>Not applicable</w:t>
            </w:r>
            <w:r w:rsidR="0008156E">
              <w:t>.</w:t>
            </w:r>
            <w:r>
              <w:t xml:space="preserve"> </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0F03F21" w14:textId="29ACF097" w:rsidR="2229AB24" w:rsidRDefault="2229AB24" w:rsidP="2229AB24">
            <w:pPr>
              <w:rPr>
                <w:rFonts w:ascii="Aptos" w:eastAsia="Aptos" w:hAnsi="Aptos" w:cs="Aptos"/>
              </w:rPr>
            </w:pPr>
            <w:r>
              <w:t>An opt-in with easy revocation that was not obtained through the use of dark patterns</w:t>
            </w:r>
            <w:r w:rsidR="0008156E">
              <w:t>.</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885EF3" w14:textId="2CDCDF99" w:rsidR="2229AB24" w:rsidRDefault="2229AB24" w:rsidP="002C6BF0">
            <w:pPr>
              <w:tabs>
                <w:tab w:val="left" w:pos="765"/>
              </w:tabs>
              <w:rPr>
                <w:rFonts w:ascii="Aptos" w:eastAsia="Aptos" w:hAnsi="Aptos" w:cs="Aptos"/>
              </w:rPr>
            </w:pPr>
            <w:del w:id="581" w:author="Bahar Toto" w:date="2025-11-13T15:01:00Z">
              <w:r w:rsidDel="00107E11">
                <w:delText xml:space="preserve">Conn. Gen. Stat. </w:delText>
              </w:r>
            </w:del>
            <w:r>
              <w:t>§</w:t>
            </w:r>
            <w:del w:id="582" w:author="Bahar Toto" w:date="2025-11-13T22:47:00Z">
              <w:r w:rsidDel="00DA7262">
                <w:delText xml:space="preserve"> </w:delText>
              </w:r>
            </w:del>
            <w:r>
              <w:t>42‑5</w:t>
            </w:r>
            <w:r w:rsidR="002E4045">
              <w:t>15</w:t>
            </w:r>
            <w:ins w:id="583" w:author="Bahar Toto" w:date="2025-11-13T15:01:00Z">
              <w:r w:rsidR="00107E11">
                <w:t xml:space="preserve"> of the CTDPA</w:t>
              </w:r>
            </w:ins>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723E49" w14:textId="5C89B335" w:rsidR="2229AB24" w:rsidRDefault="0083772C" w:rsidP="2229AB24">
            <w:pPr>
              <w:rPr>
                <w:rFonts w:ascii="Aptos" w:eastAsia="Aptos" w:hAnsi="Aptos" w:cs="Aptos"/>
              </w:rPr>
            </w:pPr>
            <w:r>
              <w:t>Not applicable</w:t>
            </w:r>
            <w:r w:rsidR="0008156E">
              <w:t>.</w:t>
            </w:r>
            <w:r>
              <w:t xml:space="preserve"> </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E93928" w14:textId="453CB882" w:rsidR="2229AB24" w:rsidRDefault="00434DCD" w:rsidP="2229AB24">
            <w:pPr>
              <w:rPr>
                <w:rFonts w:ascii="Aptos" w:eastAsia="Aptos" w:hAnsi="Aptos" w:cs="Aptos"/>
              </w:rPr>
            </w:pPr>
            <w:ins w:id="584" w:author="Bahar Toto" w:date="2025-11-13T22:48:00Z">
              <w:r w:rsidRPr="00434DCD">
                <w:t>There is no fixed duration for consent under the CTDPA. Consent remains valid until the consumer withdraws it or the scope of processing changes.</w:t>
              </w:r>
            </w:ins>
            <w:del w:id="585" w:author="Bahar Toto" w:date="2025-11-13T22:48:00Z">
              <w:r w:rsidR="2229AB24" w:rsidDel="00434DCD">
                <w:delText>No fixed duration; valid until withdrawn or scope changes.</w:delText>
              </w:r>
            </w:del>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62E62AF" w14:textId="2135C859" w:rsidR="2229AB24" w:rsidRDefault="002E4045" w:rsidP="2229AB24">
            <w:pPr>
              <w:rPr>
                <w:rFonts w:ascii="Aptos" w:eastAsia="Aptos" w:hAnsi="Aptos" w:cs="Aptos"/>
              </w:rPr>
            </w:pPr>
            <w:del w:id="586" w:author="Bahar Toto" w:date="2025-11-13T22:49:00Z">
              <w:r w:rsidDel="00234BDA">
                <w:delText>Not applicable.</w:delText>
              </w:r>
            </w:del>
            <w:ins w:id="587" w:author="Bahar Toto" w:date="2025-11-13T22:49:00Z">
              <w:r w:rsidR="00234BDA">
                <w:t>Authors recommendation.</w:t>
              </w:r>
            </w:ins>
            <w:r>
              <w:t xml:space="preserve"> </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FF5A20" w14:textId="5A49CEA7" w:rsidR="2229AB24" w:rsidRDefault="0083772C" w:rsidP="2229AB24">
            <w:pPr>
              <w:rPr>
                <w:rFonts w:ascii="Aptos" w:eastAsia="Aptos" w:hAnsi="Aptos" w:cs="Aptos"/>
              </w:rPr>
            </w:pPr>
            <w:r>
              <w:t>Not applicable</w:t>
            </w:r>
            <w:r w:rsidR="0008156E">
              <w:t>.</w:t>
            </w:r>
            <w:r>
              <w:t xml:space="preserve"> </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8926B1E" w14:textId="77777777" w:rsidR="00394499" w:rsidRDefault="00D45330" w:rsidP="2229AB24">
            <w:pPr>
              <w:rPr>
                <w:ins w:id="588" w:author="Bahar Toto" w:date="2025-11-13T23:08:00Z"/>
              </w:rPr>
            </w:pPr>
            <w:ins w:id="589" w:author="Bahar Toto" w:date="2025-11-13T22:50:00Z">
              <w:r w:rsidRPr="00D45330">
                <w:t xml:space="preserve">The CTDPA does not recognize </w:t>
              </w:r>
              <w:r>
                <w:t>'</w:t>
              </w:r>
              <w:r w:rsidRPr="00D45330">
                <w:t>performance of a contract</w:t>
              </w:r>
              <w:r>
                <w:t>'</w:t>
              </w:r>
              <w:r w:rsidRPr="00D45330">
                <w:t xml:space="preserve"> as a separate lawful basis for processing, unlike the GDPR.</w:t>
              </w:r>
            </w:ins>
            <w:del w:id="590" w:author="Bahar Toto" w:date="2025-11-13T22:50:00Z">
              <w:r w:rsidR="2229AB24" w:rsidDel="00D45330">
                <w:delText xml:space="preserve">Not codified as separate “bases.” </w:delText>
              </w:r>
            </w:del>
            <w:ins w:id="591" w:author="Bahar Toto" w:date="2025-11-13T22:50:00Z">
              <w:r>
                <w:t xml:space="preserve"> The </w:t>
              </w:r>
            </w:ins>
            <w:r w:rsidR="2229AB24">
              <w:t xml:space="preserve">CTDPA permits processing subject to </w:t>
            </w:r>
            <w:ins w:id="592" w:author="Bahar Toto" w:date="2025-11-13T22:51:00Z">
              <w:r>
                <w:t xml:space="preserve">the </w:t>
              </w:r>
            </w:ins>
            <w:del w:id="593" w:author="Bahar Toto" w:date="2025-11-13T22:51:00Z">
              <w:r w:rsidR="2229AB24" w:rsidDel="0048189E">
                <w:delText xml:space="preserve">controller </w:delText>
              </w:r>
            </w:del>
            <w:ins w:id="594" w:author="Bahar Toto" w:date="2025-11-13T22:51:00Z">
              <w:r w:rsidR="0048189E">
                <w:t xml:space="preserve">controller's </w:t>
              </w:r>
            </w:ins>
            <w:r w:rsidR="2229AB24">
              <w:t xml:space="preserve">duties, </w:t>
            </w:r>
            <w:ins w:id="595" w:author="Bahar Toto" w:date="2025-11-13T22:51:00Z">
              <w:r w:rsidR="0048189E">
                <w:t xml:space="preserve">including </w:t>
              </w:r>
            </w:ins>
            <w:r w:rsidR="2229AB24">
              <w:t>consumer rights, and purpose‑based exemptions</w:t>
            </w:r>
            <w:ins w:id="596" w:author="Bahar Toto" w:date="2025-11-13T22:51:00Z">
              <w:r w:rsidR="00F70133" w:rsidRPr="00F70133">
                <w:t>, such as processing necessary for compliance with law or handling security incidents.</w:t>
              </w:r>
            </w:ins>
          </w:p>
          <w:p w14:paraId="65C7D2CB" w14:textId="7850250A" w:rsidR="2229AB24" w:rsidRDefault="003E7B54" w:rsidP="2229AB24">
            <w:pPr>
              <w:rPr>
                <w:rFonts w:ascii="Aptos" w:eastAsia="Aptos" w:hAnsi="Aptos" w:cs="Aptos"/>
              </w:rPr>
            </w:pPr>
            <w:commentRangeStart w:id="597"/>
            <w:commentRangeStart w:id="598"/>
            <w:ins w:id="599" w:author="Bahar Toto" w:date="2025-11-13T23:08:00Z">
              <w:r>
                <w:t xml:space="preserve">Moreover, </w:t>
              </w:r>
              <w:r w:rsidRPr="003E7B54">
                <w:t>the CTDPA states that its requirements do not restrict a controller or processor's ability to perform under a contract to which a consumer is a party, including fulfilling the terms of a written warranty and taking steps at the request of a consumer prior to entering into a contract.</w:t>
              </w:r>
            </w:ins>
            <w:del w:id="600" w:author="Bahar Toto" w:date="2025-11-13T22:51:00Z">
              <w:r w:rsidR="2229AB24" w:rsidDel="00F70133">
                <w:delText xml:space="preserve"> (e.g., compliance with law, </w:delText>
              </w:r>
            </w:del>
            <w:commentRangeEnd w:id="597"/>
            <w:r>
              <w:rPr>
                <w:rStyle w:val="CommentReference"/>
                <w:sz w:val="24"/>
                <w:szCs w:val="24"/>
              </w:rPr>
              <w:commentReference w:id="597"/>
            </w:r>
            <w:commentRangeEnd w:id="598"/>
            <w:r w:rsidR="00A55C6E">
              <w:rPr>
                <w:rStyle w:val="CommentReference"/>
                <w:sz w:val="24"/>
                <w:szCs w:val="24"/>
              </w:rPr>
              <w:commentReference w:id="598"/>
            </w:r>
            <w:del w:id="601" w:author="Bahar Toto" w:date="2025-11-13T22:51:00Z">
              <w:r w:rsidR="2229AB24" w:rsidDel="00F70133">
                <w:delText>security incidents).</w:delText>
              </w:r>
            </w:del>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3424A6" w14:textId="50CE4FE1" w:rsidR="2229AB24" w:rsidRDefault="2229AB24" w:rsidP="2229AB24">
            <w:pPr>
              <w:rPr>
                <w:rFonts w:ascii="Aptos" w:eastAsia="Aptos" w:hAnsi="Aptos" w:cs="Aptos"/>
              </w:rPr>
            </w:pPr>
            <w:del w:id="602" w:author="Bahar Toto" w:date="2025-11-13T15:01:00Z">
              <w:r w:rsidDel="00107E11">
                <w:delText xml:space="preserve">Conn. Gen. Stat. </w:delText>
              </w:r>
            </w:del>
            <w:r>
              <w:t>§§</w:t>
            </w:r>
            <w:del w:id="603" w:author="Bahar Toto" w:date="2025-11-13T22:52:00Z">
              <w:r w:rsidDel="00F70133">
                <w:delText xml:space="preserve"> </w:delText>
              </w:r>
            </w:del>
            <w:r>
              <w:t>42‑517(c)</w:t>
            </w:r>
            <w:ins w:id="604" w:author="Bahar Toto" w:date="2025-11-13T23:08:00Z">
              <w:r w:rsidR="003E7B54">
                <w:t xml:space="preserve">, </w:t>
              </w:r>
            </w:ins>
            <w:del w:id="605" w:author="Bahar Toto" w:date="2025-11-13T22:52:00Z">
              <w:r w:rsidDel="00F70133">
                <w:delText>;</w:delText>
              </w:r>
            </w:del>
            <w:r>
              <w:t xml:space="preserve"> 42‑524</w:t>
            </w:r>
            <w:ins w:id="606" w:author="Bahar Toto" w:date="2025-11-13T23:08:00Z">
              <w:r w:rsidR="003E7B54">
                <w:t>(a)(6)</w:t>
              </w:r>
            </w:ins>
            <w:ins w:id="607" w:author="Bahar Toto" w:date="2025-11-13T15:01:00Z">
              <w:r w:rsidR="00107E11">
                <w:t xml:space="preserve"> of the CTDPA</w:t>
              </w:r>
            </w:ins>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690CCA" w14:textId="2D2407BE" w:rsidR="2229AB24" w:rsidRDefault="005E2B1A" w:rsidP="2229AB24">
            <w:pPr>
              <w:rPr>
                <w:rFonts w:ascii="Aptos" w:eastAsia="Aptos" w:hAnsi="Aptos" w:cs="Aptos"/>
              </w:rPr>
            </w:pPr>
            <w:r>
              <w:t>Controllers</w:t>
            </w:r>
            <w:del w:id="608" w:author="Bahar Toto" w:date="2025-11-13T23:11:00Z">
              <w:r w:rsidR="0008156E" w:rsidDel="00060CDD">
                <w:delText>.</w:delText>
              </w:r>
            </w:del>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D243F3" w14:textId="50D12CF9" w:rsidR="2229AB24" w:rsidRDefault="005E2B1A" w:rsidP="2229AB24">
            <w:pPr>
              <w:rPr>
                <w:rFonts w:ascii="Aptos" w:eastAsia="Aptos" w:hAnsi="Aptos" w:cs="Aptos"/>
              </w:rPr>
            </w:pPr>
            <w:r>
              <w:t>Not applicable</w:t>
            </w:r>
            <w:r w:rsidR="0008156E">
              <w:t>.</w:t>
            </w:r>
            <w:r>
              <w:t xml:space="preserve"> </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174C87" w14:textId="03B734C3" w:rsidR="2229AB24" w:rsidRDefault="005E2B1A" w:rsidP="2229AB24">
            <w:pPr>
              <w:rPr>
                <w:rFonts w:ascii="Aptos" w:eastAsia="Aptos" w:hAnsi="Aptos" w:cs="Aptos"/>
              </w:rPr>
            </w:pPr>
            <w:r>
              <w:t>Not applicable</w:t>
            </w:r>
            <w:r w:rsidR="0008156E">
              <w:t>.</w:t>
            </w:r>
            <w:r>
              <w:t xml:space="preserve"> </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7D6EBC" w14:textId="266FE154" w:rsidR="2229AB24" w:rsidRDefault="005E2B1A" w:rsidP="2229AB24">
            <w:pPr>
              <w:rPr>
                <w:rFonts w:ascii="Aptos" w:eastAsia="Aptos" w:hAnsi="Aptos" w:cs="Aptos"/>
              </w:rPr>
            </w:pPr>
            <w:r>
              <w:t>Not applicable</w:t>
            </w:r>
            <w:r w:rsidR="0008156E">
              <w:t>.</w:t>
            </w:r>
            <w:r>
              <w:t xml:space="preserve"> </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86A05B" w14:textId="3C64CC65" w:rsidR="00805710" w:rsidRDefault="00805710" w:rsidP="00805710">
            <w:pPr>
              <w:rPr>
                <w:ins w:id="609" w:author="Bahar Toto" w:date="2025-11-13T23:10:00Z"/>
              </w:rPr>
            </w:pPr>
            <w:ins w:id="610" w:author="Bahar Toto" w:date="2025-11-13T23:10:00Z">
              <w:r w:rsidRPr="00D45330">
                <w:t xml:space="preserve">The CTDPA does not recognize </w:t>
              </w:r>
            </w:ins>
            <w:ins w:id="611" w:author="Bahar Toto" w:date="2025-11-13T23:12:00Z">
              <w:r w:rsidR="007E4A88">
                <w:t>'legal obligation'</w:t>
              </w:r>
            </w:ins>
            <w:ins w:id="612" w:author="Bahar Toto" w:date="2025-11-13T23:10:00Z">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3B3A3D96" w14:textId="3C1FEDDD" w:rsidR="00805710" w:rsidRDefault="00805710" w:rsidP="00805710">
            <w:pPr>
              <w:rPr>
                <w:ins w:id="613" w:author="Bahar Toto" w:date="2025-11-13T23:10:00Z"/>
              </w:rPr>
            </w:pPr>
            <w:commentRangeStart w:id="614"/>
            <w:commentRangeStart w:id="615"/>
            <w:ins w:id="616" w:author="Bahar Toto" w:date="2025-11-13T23:10:00Z">
              <w:r>
                <w:t>Moreover</w:t>
              </w:r>
              <w:r w:rsidR="00152C1D">
                <w:t xml:space="preserve">, </w:t>
              </w:r>
              <w:r w:rsidR="00152C1D" w:rsidRPr="00152C1D">
                <w:t xml:space="preserve">the CTDPA provides that its requirements do not restrict a controller or processor's ability to comply with </w:t>
              </w:r>
            </w:ins>
            <w:ins w:id="617" w:author="Bahar Toto" w:date="2025-12-17T13:31:00Z" w16du:dateUtc="2025-12-17T13:31:00Z">
              <w:r w:rsidR="004A67D0">
                <w:t>law</w:t>
              </w:r>
            </w:ins>
            <w:ins w:id="618" w:author="Bahar Toto" w:date="2025-11-13T23:10:00Z">
              <w:r w:rsidR="00152C1D" w:rsidRPr="00152C1D">
                <w:t>.</w:t>
              </w:r>
            </w:ins>
            <w:commentRangeEnd w:id="614"/>
            <w:ins w:id="619" w:author="Bahar Toto" w:date="2025-11-13T23:11:00Z">
              <w:r w:rsidR="00152C1D">
                <w:rPr>
                  <w:rStyle w:val="CommentReference"/>
                  <w:sz w:val="24"/>
                  <w:szCs w:val="24"/>
                </w:rPr>
                <w:commentReference w:id="614"/>
              </w:r>
            </w:ins>
            <w:commentRangeEnd w:id="615"/>
            <w:r w:rsidR="00A55C6E">
              <w:rPr>
                <w:rStyle w:val="CommentReference"/>
                <w:sz w:val="24"/>
                <w:szCs w:val="24"/>
              </w:rPr>
              <w:commentReference w:id="615"/>
            </w:r>
          </w:p>
          <w:p w14:paraId="4D710182" w14:textId="7D291E91" w:rsidR="2229AB24" w:rsidRDefault="2229AB24" w:rsidP="2229AB24">
            <w:pPr>
              <w:rPr>
                <w:rFonts w:ascii="Aptos" w:eastAsia="Aptos" w:hAnsi="Aptos" w:cs="Aptos"/>
              </w:rPr>
            </w:pPr>
            <w:del w:id="620" w:author="Bahar Toto" w:date="2025-11-13T23:10:00Z">
              <w:r w:rsidDel="00805710">
                <w:delText>Not codified as separate “bases.” CTDPA permits processing subject to controller duties, consumer rights, and purpose‑based exemptions (e.g., compliance with law, security incidents).</w:delText>
              </w:r>
            </w:del>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9E4C3FA" w14:textId="2FE6C464" w:rsidR="2229AB24" w:rsidRDefault="2229AB24" w:rsidP="2229AB24">
            <w:pPr>
              <w:rPr>
                <w:rFonts w:ascii="Aptos" w:eastAsia="Aptos" w:hAnsi="Aptos" w:cs="Aptos"/>
              </w:rPr>
            </w:pPr>
            <w:del w:id="621" w:author="Bahar Toto" w:date="2025-11-13T15:01:00Z">
              <w:r w:rsidDel="00107E11">
                <w:delText xml:space="preserve">Conn. Gen. Stat. </w:delText>
              </w:r>
            </w:del>
            <w:r>
              <w:t>§§</w:t>
            </w:r>
            <w:del w:id="622" w:author="Bahar Toto" w:date="2025-11-13T23:11:00Z">
              <w:r w:rsidDel="00060CDD">
                <w:delText xml:space="preserve"> </w:delText>
              </w:r>
            </w:del>
            <w:r>
              <w:t>42‑517(c)</w:t>
            </w:r>
            <w:ins w:id="623" w:author="Bahar Toto" w:date="2025-11-13T23:11:00Z">
              <w:r w:rsidR="00060CDD">
                <w:t xml:space="preserve"> and</w:t>
              </w:r>
            </w:ins>
            <w:del w:id="624" w:author="Bahar Toto" w:date="2025-11-13T23:11:00Z">
              <w:r w:rsidDel="00060CDD">
                <w:delText>;</w:delText>
              </w:r>
            </w:del>
            <w:r>
              <w:t xml:space="preserve"> 42‑524</w:t>
            </w:r>
            <w:ins w:id="625" w:author="Bahar Toto" w:date="2025-11-13T23:11:00Z">
              <w:r w:rsidR="00060CDD">
                <w:t>(a)(1)</w:t>
              </w:r>
            </w:ins>
            <w:ins w:id="626" w:author="Bahar Toto" w:date="2025-11-13T15:01:00Z">
              <w:r w:rsidR="00107E11">
                <w:t xml:space="preserve"> of the CTDPA</w:t>
              </w:r>
            </w:ins>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2C7D2D7" w14:textId="257640D4" w:rsidR="2229AB24" w:rsidRDefault="005E2B1A" w:rsidP="2229AB24">
            <w:pPr>
              <w:rPr>
                <w:rFonts w:ascii="Aptos" w:eastAsia="Aptos" w:hAnsi="Aptos" w:cs="Aptos"/>
              </w:rPr>
            </w:pPr>
            <w:del w:id="627" w:author="Bahar Toto" w:date="2025-11-13T23:11:00Z">
              <w:r w:rsidDel="00060CDD">
                <w:delText>Not applicable</w:delText>
              </w:r>
              <w:r w:rsidR="0008156E" w:rsidDel="00060CDD">
                <w:delText>.</w:delText>
              </w:r>
            </w:del>
            <w:ins w:id="628" w:author="Bahar Toto" w:date="2025-11-13T23:11:00Z">
              <w:r w:rsidR="00060CDD">
                <w:t>Controllers</w:t>
              </w:r>
            </w:ins>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2981648" w14:textId="60CC2457" w:rsidR="2229AB24" w:rsidRDefault="2229AB24" w:rsidP="2229AB24">
            <w:pPr>
              <w:rPr>
                <w:rFonts w:ascii="Aptos" w:eastAsia="Aptos" w:hAnsi="Aptos" w:cs="Aptos"/>
              </w:rPr>
            </w:pPr>
            <w:r>
              <w:t>Not applicable</w:t>
            </w:r>
            <w:r w:rsidR="0008156E">
              <w:t>.</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5B66E8C" w14:textId="129AF606" w:rsidR="2229AB24" w:rsidRDefault="2229AB24" w:rsidP="2229AB24">
            <w:pPr>
              <w:rPr>
                <w:rFonts w:ascii="Aptos" w:eastAsia="Aptos" w:hAnsi="Aptos" w:cs="Aptos"/>
              </w:rPr>
            </w:pPr>
            <w:r>
              <w:t>Not applicable</w:t>
            </w:r>
            <w:r w:rsidR="0008156E">
              <w:t>.</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7E38B5" w14:textId="5DDD048B" w:rsidR="2229AB24" w:rsidRDefault="005E2B1A" w:rsidP="2229AB24">
            <w:pPr>
              <w:rPr>
                <w:rFonts w:ascii="Aptos" w:eastAsia="Aptos" w:hAnsi="Aptos" w:cs="Aptos"/>
              </w:rPr>
            </w:pPr>
            <w:r>
              <w:t>Not applicable</w:t>
            </w:r>
            <w:r w:rsidR="0008156E">
              <w:t>.</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917B21" w14:textId="2BB70B38" w:rsidR="007E4A88" w:rsidRDefault="007E4A88" w:rsidP="007E4A88">
            <w:pPr>
              <w:rPr>
                <w:ins w:id="629" w:author="Bahar Toto" w:date="2025-11-13T23:15:00Z"/>
              </w:rPr>
            </w:pPr>
            <w:ins w:id="630" w:author="Bahar Toto" w:date="2025-11-13T23:12:00Z">
              <w:r w:rsidRPr="00D45330">
                <w:t xml:space="preserve">The CTDPA does not recognize </w:t>
              </w:r>
            </w:ins>
            <w:ins w:id="631" w:author="Bahar Toto" w:date="2025-11-13T23:13:00Z">
              <w:r>
                <w:t>'interest of the data subject</w:t>
              </w:r>
            </w:ins>
            <w:ins w:id="632" w:author="Bahar Toto" w:date="2025-11-13T23:12: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6A381DC3" w14:textId="44C31582" w:rsidR="00E549E9" w:rsidRDefault="005A65F5" w:rsidP="007E4A88">
            <w:pPr>
              <w:rPr>
                <w:ins w:id="633" w:author="Bahar Toto" w:date="2025-11-13T23:12:00Z"/>
              </w:rPr>
            </w:pPr>
            <w:commentRangeStart w:id="634"/>
            <w:commentRangeStart w:id="635"/>
            <w:commentRangeEnd w:id="634"/>
            <w:ins w:id="636" w:author="Bahar Toto" w:date="2025-11-13T23:15:00Z">
              <w:r w:rsidRPr="004A67D0">
                <w:rPr>
                  <w:rStyle w:val="CommentReference"/>
                  <w:sz w:val="24"/>
                  <w:szCs w:val="24"/>
                </w:rPr>
                <w:commentReference w:id="634"/>
              </w:r>
            </w:ins>
            <w:commentRangeEnd w:id="635"/>
            <w:r w:rsidR="00A55C6E" w:rsidRPr="004A67D0">
              <w:rPr>
                <w:rStyle w:val="CommentReference"/>
                <w:sz w:val="24"/>
                <w:szCs w:val="24"/>
              </w:rPr>
              <w:commentReference w:id="635"/>
            </w:r>
            <w:ins w:id="637" w:author="Bahar Toto" w:date="2025-12-17T13:32:00Z">
              <w:r w:rsidR="004A67D0" w:rsidRPr="004A67D0">
                <w:t>The CTDPA provides that nothing in the Act should be construed to impose obligations on controllers or processors that would adversely affect the rights or freedoms of any person, or to apply to purely personal or household processing.</w:t>
              </w:r>
            </w:ins>
          </w:p>
          <w:p w14:paraId="3D7FA3F3" w14:textId="1C320FB6" w:rsidR="2229AB24" w:rsidRDefault="2229AB24" w:rsidP="2229AB24">
            <w:pPr>
              <w:rPr>
                <w:rFonts w:ascii="Aptos" w:eastAsia="Aptos" w:hAnsi="Aptos" w:cs="Aptos"/>
              </w:rPr>
            </w:pPr>
            <w:del w:id="638" w:author="Bahar Toto" w:date="2025-11-13T23:12:00Z">
              <w:r w:rsidDel="007E4A88">
                <w:delText>Not codified as separate “bases.” CTDPA permits processing subject to controller duties, consumer rights, and purpose‑based exemptions (e.g., compliance with law, security incidents).</w:delText>
              </w:r>
            </w:del>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9E338E" w14:textId="5A29BADB" w:rsidR="2229AB24" w:rsidRDefault="2229AB24" w:rsidP="2229AB24">
            <w:pPr>
              <w:rPr>
                <w:rFonts w:ascii="Aptos" w:eastAsia="Aptos" w:hAnsi="Aptos" w:cs="Aptos"/>
              </w:rPr>
            </w:pPr>
            <w:del w:id="639" w:author="Bahar Toto" w:date="2025-11-13T15:01:00Z">
              <w:r w:rsidDel="00107E11">
                <w:delText xml:space="preserve">Conn. Gen. Stat. </w:delText>
              </w:r>
            </w:del>
            <w:r>
              <w:t>§§</w:t>
            </w:r>
            <w:del w:id="640" w:author="Bahar Toto" w:date="2025-11-13T23:15:00Z">
              <w:r w:rsidDel="005A65F5">
                <w:delText xml:space="preserve"> </w:delText>
              </w:r>
            </w:del>
            <w:r>
              <w:t>42‑517(c)</w:t>
            </w:r>
            <w:del w:id="641" w:author="Bahar Toto" w:date="2025-11-13T23:15:00Z">
              <w:r w:rsidDel="005A65F5">
                <w:delText>;</w:delText>
              </w:r>
            </w:del>
            <w:ins w:id="642" w:author="Bahar Toto" w:date="2025-11-13T23:15:00Z">
              <w:r w:rsidR="005A65F5">
                <w:t xml:space="preserve"> and</w:t>
              </w:r>
            </w:ins>
            <w:r>
              <w:t xml:space="preserve"> 42‑524</w:t>
            </w:r>
            <w:ins w:id="643" w:author="Bahar Toto" w:date="2025-12-03T21:22:00Z">
              <w:r w:rsidR="00C96C07">
                <w:t>(e)</w:t>
              </w:r>
            </w:ins>
            <w:ins w:id="644" w:author="Bahar Toto" w:date="2025-11-13T15:01:00Z">
              <w:r w:rsidR="00107E11">
                <w:t xml:space="preserve"> of the CTDPA</w:t>
              </w:r>
            </w:ins>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30BEE9" w14:textId="4CA0CAAF" w:rsidR="2229AB24" w:rsidRDefault="001F261A" w:rsidP="2229AB24">
            <w:pPr>
              <w:rPr>
                <w:rFonts w:ascii="Aptos" w:eastAsia="Aptos" w:hAnsi="Aptos" w:cs="Aptos"/>
              </w:rPr>
            </w:pPr>
            <w:ins w:id="645" w:author="Bahar Toto" w:date="2025-11-13T23:22:00Z">
              <w:r>
                <w:rPr>
                  <w:rFonts w:ascii="Aptos" w:eastAsia="Aptos" w:hAnsi="Aptos" w:cs="Aptos"/>
                </w:rPr>
                <w:t>Controllers</w:t>
              </w:r>
            </w:ins>
            <w:del w:id="646" w:author="Bahar Toto" w:date="2025-11-13T23:22:00Z">
              <w:r w:rsidR="002E4045" w:rsidDel="001F261A">
                <w:rPr>
                  <w:rFonts w:ascii="Aptos" w:eastAsia="Aptos" w:hAnsi="Aptos" w:cs="Aptos"/>
                </w:rPr>
                <w:delText xml:space="preserve">Not applicable. </w:delText>
              </w:r>
            </w:del>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A6F497" w14:textId="51A1C8CE" w:rsidR="2229AB24" w:rsidRDefault="2229AB24" w:rsidP="2229AB24">
            <w:pPr>
              <w:rPr>
                <w:rFonts w:ascii="Aptos" w:eastAsia="Aptos" w:hAnsi="Aptos" w:cs="Aptos"/>
              </w:rPr>
            </w:pPr>
            <w:r>
              <w:t>Not applicable</w:t>
            </w:r>
            <w:r w:rsidR="0008156E">
              <w:t>.</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B2EDC8" w14:textId="46A1720F" w:rsidR="2229AB24" w:rsidRDefault="2229AB24" w:rsidP="2229AB24">
            <w:pPr>
              <w:rPr>
                <w:rFonts w:ascii="Aptos" w:eastAsia="Aptos" w:hAnsi="Aptos" w:cs="Aptos"/>
              </w:rPr>
            </w:pPr>
            <w:r>
              <w:t>Not applicable</w:t>
            </w:r>
            <w:r w:rsidR="0008156E">
              <w:t>.</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F8FB50" w14:textId="3AA18084" w:rsidR="2229AB24" w:rsidRDefault="005E2B1A" w:rsidP="2229AB24">
            <w:pPr>
              <w:rPr>
                <w:rFonts w:ascii="Aptos" w:eastAsia="Aptos" w:hAnsi="Aptos" w:cs="Aptos"/>
              </w:rPr>
            </w:pPr>
            <w:r>
              <w:t>Not applicable</w:t>
            </w:r>
            <w:r w:rsidR="0008156E">
              <w:t>.</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2646D4E" w14:textId="28A8B2F6" w:rsidR="007E4A88" w:rsidRDefault="007E4A88" w:rsidP="007E4A88">
            <w:pPr>
              <w:rPr>
                <w:ins w:id="647" w:author="Bahar Toto" w:date="2025-11-13T23:16:00Z"/>
              </w:rPr>
            </w:pPr>
            <w:ins w:id="648" w:author="Bahar Toto" w:date="2025-11-13T23:13:00Z">
              <w:r w:rsidRPr="00D45330">
                <w:t xml:space="preserve">The CTDPA does not recognize </w:t>
              </w:r>
              <w:r>
                <w:t>'public interest'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4B1CECCC" w14:textId="421B8003" w:rsidR="005F6EF1" w:rsidRDefault="005F6EF1" w:rsidP="007E4A88">
            <w:pPr>
              <w:rPr>
                <w:ins w:id="649" w:author="Bahar Toto" w:date="2025-12-17T13:33:00Z" w16du:dateUtc="2025-12-17T13:33:00Z"/>
              </w:rPr>
            </w:pPr>
            <w:commentRangeStart w:id="650"/>
            <w:commentRangeStart w:id="651"/>
            <w:commentRangeEnd w:id="650"/>
            <w:ins w:id="652" w:author="Bahar Toto" w:date="2025-11-13T23:16:00Z">
              <w:r>
                <w:rPr>
                  <w:rStyle w:val="CommentReference"/>
                  <w:sz w:val="24"/>
                  <w:szCs w:val="24"/>
                </w:rPr>
                <w:commentReference w:id="650"/>
              </w:r>
            </w:ins>
            <w:commentRangeEnd w:id="651"/>
            <w:r w:rsidR="00EC15CE">
              <w:rPr>
                <w:rStyle w:val="CommentReference"/>
                <w:sz w:val="24"/>
                <w:szCs w:val="24"/>
              </w:rPr>
              <w:commentReference w:id="651"/>
            </w:r>
          </w:p>
          <w:p w14:paraId="7C8DCDB2" w14:textId="1B986EE8" w:rsidR="004A67D0" w:rsidRDefault="004A67D0" w:rsidP="007E4A88">
            <w:pPr>
              <w:rPr>
                <w:ins w:id="653" w:author="Bahar Toto" w:date="2025-11-13T23:13:00Z"/>
              </w:rPr>
            </w:pPr>
            <w:ins w:id="654" w:author="Bahar Toto" w:date="2025-12-17T13:33:00Z">
              <w:r w:rsidRPr="004A67D0">
                <w:t xml:space="preserve">The CTDPA states that nothing in </w:t>
              </w:r>
            </w:ins>
            <w:ins w:id="655" w:author="Bahar Toto" w:date="2025-12-17T13:33:00Z" w16du:dateUtc="2025-12-17T13:33:00Z">
              <w:r>
                <w:t>§§</w:t>
              </w:r>
            </w:ins>
            <w:ins w:id="656" w:author="Bahar Toto" w:date="2025-12-17T13:33:00Z">
              <w:r w:rsidRPr="004A67D0">
                <w:t xml:space="preserve">42-515 </w:t>
              </w:r>
            </w:ins>
            <w:ins w:id="657" w:author="Bahar Toto" w:date="2025-12-17T13:34:00Z" w16du:dateUtc="2025-12-17T13:34:00Z">
              <w:r>
                <w:t>-</w:t>
              </w:r>
            </w:ins>
            <w:ins w:id="658" w:author="Bahar Toto" w:date="2025-12-17T13:33:00Z">
              <w:r w:rsidRPr="004A67D0">
                <w:t xml:space="preserve">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w:t>
              </w:r>
            </w:ins>
          </w:p>
          <w:p w14:paraId="769CDA33" w14:textId="1D00CA7A" w:rsidR="2229AB24" w:rsidRDefault="2229AB24" w:rsidP="2229AB24">
            <w:pPr>
              <w:rPr>
                <w:rFonts w:ascii="Aptos" w:eastAsia="Aptos" w:hAnsi="Aptos" w:cs="Aptos"/>
              </w:rPr>
            </w:pPr>
            <w:del w:id="659" w:author="Bahar Toto" w:date="2025-11-13T23:13:00Z">
              <w:r w:rsidDel="007E4A88">
                <w:delText>Not codified as separate “bases.” CTDPA permits processing subject to controller duties, consumer rights, and purpose</w:delText>
              </w:r>
              <w:r w:rsidDel="007E4A88">
                <w:rPr>
                  <w:rFonts w:ascii="Cambria Math" w:hAnsi="Cambria Math" w:cs="Cambria Math"/>
                </w:rPr>
                <w:delText>‑</w:delText>
              </w:r>
              <w:r w:rsidDel="007E4A88">
                <w:delText>based exemptions (e.g., compliance with law, security incidents).</w:delText>
              </w:r>
            </w:del>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CD379A" w14:textId="3F2B541A" w:rsidR="2229AB24" w:rsidRDefault="2229AB24" w:rsidP="2229AB24">
            <w:pPr>
              <w:rPr>
                <w:rFonts w:ascii="Aptos" w:eastAsia="Aptos" w:hAnsi="Aptos" w:cs="Aptos"/>
              </w:rPr>
            </w:pPr>
            <w:del w:id="660" w:author="Bahar Toto" w:date="2025-11-13T15:01:00Z">
              <w:r w:rsidDel="00107E11">
                <w:delText xml:space="preserve">Conn. Gen. Stat. </w:delText>
              </w:r>
            </w:del>
            <w:r>
              <w:t>§§</w:t>
            </w:r>
            <w:del w:id="661" w:author="Bahar Toto" w:date="2025-11-13T23:16:00Z">
              <w:r w:rsidDel="005F6EF1">
                <w:delText xml:space="preserve"> </w:delText>
              </w:r>
            </w:del>
            <w:r>
              <w:t>42‑517(c)</w:t>
            </w:r>
            <w:del w:id="662" w:author="Bahar Toto" w:date="2025-11-13T23:16:00Z">
              <w:r w:rsidDel="005F6EF1">
                <w:delText>;</w:delText>
              </w:r>
            </w:del>
            <w:ins w:id="663" w:author="Bahar Toto" w:date="2025-11-13T23:16:00Z">
              <w:r w:rsidR="005F6EF1">
                <w:t xml:space="preserve"> and</w:t>
              </w:r>
            </w:ins>
            <w:r>
              <w:t xml:space="preserve"> 42‑524</w:t>
            </w:r>
            <w:ins w:id="664" w:author="Bahar Toto" w:date="2025-11-13T23:16:00Z">
              <w:r w:rsidR="005F6EF1">
                <w:t>(a)(12)</w:t>
              </w:r>
            </w:ins>
            <w:ins w:id="665" w:author="Bahar Toto" w:date="2025-11-13T15:01:00Z">
              <w:r w:rsidR="00107E11">
                <w:t xml:space="preserve"> of the CTDPA</w:t>
              </w:r>
            </w:ins>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07596B" w14:textId="7B74F9D8" w:rsidR="2229AB24" w:rsidRDefault="005E2B1A" w:rsidP="2229AB24">
            <w:pPr>
              <w:rPr>
                <w:rFonts w:ascii="Aptos" w:eastAsia="Aptos" w:hAnsi="Aptos" w:cs="Aptos"/>
              </w:rPr>
            </w:pPr>
            <w:r>
              <w:t>Not applicable</w:t>
            </w:r>
            <w:r w:rsidR="0008156E">
              <w:t>.</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A3F8420" w14:textId="5C88AAF9" w:rsidR="2229AB24" w:rsidRDefault="2229AB24" w:rsidP="2229AB24">
            <w:pPr>
              <w:rPr>
                <w:rFonts w:ascii="Aptos" w:eastAsia="Aptos" w:hAnsi="Aptos" w:cs="Aptos"/>
              </w:rPr>
            </w:pPr>
            <w:r>
              <w:t>Not applicable</w:t>
            </w:r>
            <w:r w:rsidR="0008156E">
              <w:t>.</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0571D4" w14:textId="0213EF86" w:rsidR="2229AB24" w:rsidRDefault="2229AB24" w:rsidP="2229AB24">
            <w:pPr>
              <w:rPr>
                <w:rFonts w:ascii="Aptos" w:eastAsia="Aptos" w:hAnsi="Aptos" w:cs="Aptos"/>
              </w:rPr>
            </w:pPr>
            <w:r>
              <w:t>Not applicable</w:t>
            </w:r>
            <w:r w:rsidR="0008156E">
              <w:t>.</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48DF43" w14:textId="51D88BB8" w:rsidR="2229AB24" w:rsidRDefault="005E2B1A" w:rsidP="2229AB24">
            <w:pPr>
              <w:rPr>
                <w:rFonts w:ascii="Aptos" w:eastAsia="Aptos" w:hAnsi="Aptos" w:cs="Aptos"/>
              </w:rPr>
            </w:pPr>
            <w:r>
              <w:t>Not applicable</w:t>
            </w:r>
            <w:r w:rsidR="0008156E">
              <w:t>.</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F8B288" w14:textId="6A8450A6" w:rsidR="007E4A88" w:rsidRDefault="007E4A88" w:rsidP="007E4A88">
            <w:pPr>
              <w:rPr>
                <w:ins w:id="666" w:author="Bahar Toto" w:date="2025-11-13T23:13:00Z"/>
              </w:rPr>
            </w:pPr>
            <w:ins w:id="667" w:author="Bahar Toto" w:date="2025-11-13T23:13:00Z">
              <w:r w:rsidRPr="00D45330">
                <w:t xml:space="preserve">The CTDPA does not recognize </w:t>
              </w:r>
            </w:ins>
            <w:ins w:id="668" w:author="Bahar Toto" w:date="2025-11-13T23:14:00Z">
              <w:r>
                <w:t>'legitimate interest</w:t>
              </w:r>
            </w:ins>
            <w:ins w:id="669" w:author="Bahar Toto" w:date="2025-11-13T23:13: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11576C11" w14:textId="4A55C1CD" w:rsidR="2229AB24" w:rsidRDefault="2229AB24" w:rsidP="2229AB24">
            <w:pPr>
              <w:rPr>
                <w:rFonts w:ascii="Aptos" w:eastAsia="Aptos" w:hAnsi="Aptos" w:cs="Aptos"/>
              </w:rPr>
            </w:pPr>
            <w:del w:id="670" w:author="Bahar Toto" w:date="2025-11-13T23:13:00Z">
              <w:r w:rsidDel="007E4A88">
                <w:delText>Not codified as separate “bases.” CTDPA permits processing subject to controller duties, consumer rights, and purpose‑based exemptions (e.g., compliance with law, security incidents).</w:delText>
              </w:r>
            </w:del>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FF549E4" w14:textId="1F05A160" w:rsidR="2229AB24" w:rsidRDefault="2229AB24" w:rsidP="2229AB24">
            <w:pPr>
              <w:rPr>
                <w:rFonts w:ascii="Aptos" w:eastAsia="Aptos" w:hAnsi="Aptos" w:cs="Aptos"/>
              </w:rPr>
            </w:pPr>
            <w:del w:id="671" w:author="Bahar Toto" w:date="2025-11-13T15:02:00Z">
              <w:r w:rsidDel="00107E11">
                <w:delText xml:space="preserve">Conn. Gen. Stat. </w:delText>
              </w:r>
            </w:del>
            <w:r>
              <w:t>§§</w:t>
            </w:r>
            <w:del w:id="672" w:author="Bahar Toto" w:date="2025-11-13T23:24:00Z">
              <w:r w:rsidDel="008E76DA">
                <w:delText xml:space="preserve"> </w:delText>
              </w:r>
            </w:del>
            <w:r>
              <w:t>42‑517(c)</w:t>
            </w:r>
            <w:ins w:id="673" w:author="Bahar Toto" w:date="2025-11-13T23:24:00Z">
              <w:r w:rsidR="008E76DA">
                <w:t xml:space="preserve"> and</w:t>
              </w:r>
            </w:ins>
            <w:del w:id="674" w:author="Bahar Toto" w:date="2025-11-13T23:24:00Z">
              <w:r w:rsidDel="008E76DA">
                <w:delText>;</w:delText>
              </w:r>
            </w:del>
            <w:r>
              <w:t xml:space="preserve"> 42‑524</w:t>
            </w:r>
            <w:ins w:id="675" w:author="Bahar Toto" w:date="2025-11-13T23:24:00Z">
              <w:r w:rsidR="008E76DA">
                <w:t>(a)</w:t>
              </w:r>
            </w:ins>
            <w:ins w:id="676" w:author="Bahar Toto" w:date="2025-11-13T15:02:00Z">
              <w:r w:rsidR="00107E11">
                <w:t xml:space="preserve"> of the CTDPA</w:t>
              </w:r>
            </w:ins>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189D52" w14:textId="44D28D6F" w:rsidR="2229AB24" w:rsidRDefault="005E2B1A" w:rsidP="2229AB24">
            <w:pPr>
              <w:rPr>
                <w:rFonts w:ascii="Aptos" w:eastAsia="Aptos" w:hAnsi="Aptos" w:cs="Aptos"/>
              </w:rPr>
            </w:pPr>
            <w:r>
              <w:t>Not applicable</w:t>
            </w:r>
            <w:r w:rsidR="0008156E">
              <w:t>.</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6780CC" w14:textId="7153589E" w:rsidR="2229AB24" w:rsidRDefault="2229AB24" w:rsidP="2229AB24">
            <w:pPr>
              <w:rPr>
                <w:rFonts w:ascii="Aptos" w:eastAsia="Aptos" w:hAnsi="Aptos" w:cs="Aptos"/>
              </w:rPr>
            </w:pPr>
            <w:r>
              <w:t>Not applicable</w:t>
            </w:r>
            <w:r w:rsidR="0008156E">
              <w:t>.</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2EE588" w14:textId="257B975E" w:rsidR="2229AB24" w:rsidRDefault="2229AB24" w:rsidP="2229AB24">
            <w:pPr>
              <w:rPr>
                <w:rFonts w:ascii="Aptos" w:eastAsia="Aptos" w:hAnsi="Aptos" w:cs="Aptos"/>
              </w:rPr>
            </w:pPr>
            <w:r>
              <w:t>Not applicable</w:t>
            </w:r>
            <w:r w:rsidR="0008156E">
              <w:t>.</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D7C2" w14:textId="116AAF44" w:rsidR="2229AB24" w:rsidRDefault="005E2B1A" w:rsidP="2229AB24">
            <w:pPr>
              <w:rPr>
                <w:rFonts w:ascii="Aptos" w:eastAsia="Aptos" w:hAnsi="Aptos" w:cs="Aptos"/>
              </w:rPr>
            </w:pPr>
            <w:r>
              <w:t>Not applicable</w:t>
            </w:r>
            <w:r w:rsidR="0008156E">
              <w:t>.</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539DC8" w14:textId="1FEB5357" w:rsidR="2229AB24" w:rsidRDefault="2229AB24" w:rsidP="2229AB24">
            <w:pPr>
              <w:rPr>
                <w:rFonts w:ascii="Aptos" w:eastAsia="Aptos" w:hAnsi="Aptos" w:cs="Aptos"/>
              </w:rPr>
            </w:pPr>
            <w:r>
              <w:t>Yes, the CTDPA includes multiple exemptions for various types of research. Research itself though</w:t>
            </w:r>
            <w:ins w:id="677" w:author="Bahar Toto" w:date="2025-11-13T23:24:00Z">
              <w:r w:rsidR="008E76DA">
                <w:t>,</w:t>
              </w:r>
            </w:ins>
            <w:r>
              <w:t xml:space="preserve"> is not a lawful basis for processing. </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7FB91" w14:textId="49191C67" w:rsidR="2229AB24" w:rsidRDefault="2229AB24" w:rsidP="005E2B1A">
            <w:pPr>
              <w:tabs>
                <w:tab w:val="left" w:pos="1065"/>
              </w:tabs>
              <w:rPr>
                <w:rFonts w:ascii="Aptos" w:eastAsia="Aptos" w:hAnsi="Aptos" w:cs="Aptos"/>
              </w:rPr>
            </w:pPr>
            <w:del w:id="678" w:author="Bahar Toto" w:date="2025-11-13T15:02:00Z">
              <w:r w:rsidDel="00107E11">
                <w:delText xml:space="preserve">Conn. Gen. Stat. </w:delText>
              </w:r>
            </w:del>
            <w:r>
              <w:t>§</w:t>
            </w:r>
            <w:ins w:id="679" w:author="Bahar Toto" w:date="2025-11-13T23:25:00Z">
              <w:r w:rsidR="008E76DA">
                <w:t>§</w:t>
              </w:r>
            </w:ins>
            <w:r>
              <w:t xml:space="preserve"> 42‑517</w:t>
            </w:r>
            <w:ins w:id="680" w:author="Bahar Toto" w:date="2025-11-13T15:02:00Z">
              <w:r w:rsidR="00107E11">
                <w:t xml:space="preserve"> </w:t>
              </w:r>
            </w:ins>
            <w:ins w:id="681" w:author="Bahar Toto" w:date="2025-11-13T23:25:00Z">
              <w:r w:rsidR="008E76DA">
                <w:t>and 42</w:t>
              </w:r>
              <w:r w:rsidR="00485710">
                <w:t xml:space="preserve">-524(b) </w:t>
              </w:r>
            </w:ins>
            <w:ins w:id="682" w:author="Bahar Toto" w:date="2025-11-13T15:02:00Z">
              <w:r w:rsidR="00107E11">
                <w:t>of the CTDPA</w:t>
              </w:r>
            </w:ins>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1E89F65" w14:textId="21AFADD6" w:rsidR="2229AB24" w:rsidRDefault="005E2B1A" w:rsidP="2229AB24">
            <w:pPr>
              <w:rPr>
                <w:rFonts w:ascii="Aptos" w:eastAsia="Aptos" w:hAnsi="Aptos" w:cs="Aptos"/>
              </w:rPr>
            </w:pPr>
            <w:r>
              <w:t>Controller</w:t>
            </w:r>
            <w:ins w:id="683" w:author="Bahar Toto" w:date="2025-11-13T23:25:00Z">
              <w:r w:rsidR="00485710">
                <w:t>s</w:t>
              </w:r>
            </w:ins>
            <w:del w:id="684" w:author="Bahar Toto" w:date="2025-11-13T23:25:00Z">
              <w:r w:rsidR="0008156E" w:rsidDel="00485710">
                <w:delText>.</w:delText>
              </w:r>
              <w:r w:rsidDel="00485710">
                <w:delText xml:space="preserve"> </w:delText>
              </w:r>
            </w:del>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20453D" w14:textId="03D420E4" w:rsidR="2229AB24" w:rsidRDefault="005E2B1A" w:rsidP="2229AB24">
            <w:pPr>
              <w:rPr>
                <w:rFonts w:ascii="Aptos" w:eastAsia="Aptos" w:hAnsi="Aptos" w:cs="Aptos"/>
              </w:rPr>
            </w:pPr>
            <w:r>
              <w:t>Not applicable</w:t>
            </w:r>
            <w:r w:rsidR="0008156E">
              <w:t>.</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CC13CF" w14:textId="33C76756" w:rsidR="2229AB24" w:rsidRDefault="005E2B1A" w:rsidP="2229AB24">
            <w:pPr>
              <w:rPr>
                <w:rFonts w:ascii="Aptos" w:eastAsia="Aptos" w:hAnsi="Aptos" w:cs="Aptos"/>
              </w:rPr>
            </w:pPr>
            <w:r>
              <w:t>Not applicable</w:t>
            </w:r>
            <w:r w:rsidR="0008156E">
              <w:t>.</w:t>
            </w:r>
            <w:r>
              <w:t xml:space="preserve"> </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09F363" w14:textId="7BFE8BB6" w:rsidR="2229AB24" w:rsidRDefault="005E2B1A" w:rsidP="2229AB24">
            <w:pPr>
              <w:rPr>
                <w:rFonts w:ascii="Aptos" w:eastAsia="Aptos" w:hAnsi="Aptos" w:cs="Aptos"/>
              </w:rPr>
            </w:pPr>
            <w:r>
              <w:t>Not applicable</w:t>
            </w:r>
            <w:r w:rsidR="0008156E">
              <w:t>.</w:t>
            </w:r>
            <w:r>
              <w:t xml:space="preserve"> </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6E0D7B1" w14:textId="77777777" w:rsidR="000B56DD" w:rsidRPr="000B56DD" w:rsidRDefault="000B56DD" w:rsidP="000B56DD">
            <w:pPr>
              <w:rPr>
                <w:ins w:id="685" w:author="Bahar Toto" w:date="2025-11-13T23:26:00Z"/>
              </w:rPr>
            </w:pPr>
            <w:ins w:id="686" w:author="Bahar Toto" w:date="2025-11-13T23:26:00Z">
              <w:r w:rsidRPr="000B56DD">
                <w:t>The CTDPA does not expressly provide that personal data can be processed based on other lawful bases but does outline what circumstances should not limit the ability of controllers or processors to process personal data.</w:t>
              </w:r>
            </w:ins>
          </w:p>
          <w:p w14:paraId="4ABF609D" w14:textId="77777777" w:rsidR="000B56DD" w:rsidRPr="000B56DD" w:rsidRDefault="000B56DD" w:rsidP="000B56DD">
            <w:pPr>
              <w:rPr>
                <w:ins w:id="687" w:author="Bahar Toto" w:date="2025-11-13T23:26:00Z"/>
              </w:rPr>
            </w:pPr>
            <w:ins w:id="688" w:author="Bahar Toto" w:date="2025-11-13T23:26:00Z">
              <w:r w:rsidRPr="000B56DD">
                <w:t>The obligations imposed on controllers or processors under the CTDPA do not restrict a controller's or processor's ability to collect, use, or retain data for internal use to:</w:t>
              </w:r>
            </w:ins>
          </w:p>
          <w:p w14:paraId="2AEA5388" w14:textId="77777777" w:rsidR="000B56DD" w:rsidRPr="000B56DD" w:rsidRDefault="000B56DD" w:rsidP="000B56DD">
            <w:pPr>
              <w:numPr>
                <w:ilvl w:val="0"/>
                <w:numId w:val="48"/>
              </w:numPr>
              <w:rPr>
                <w:ins w:id="689" w:author="Bahar Toto" w:date="2025-11-13T23:26:00Z"/>
              </w:rPr>
            </w:pPr>
            <w:ins w:id="690" w:author="Bahar Toto" w:date="2025-11-13T23:26:00Z">
              <w:r w:rsidRPr="000B56DD">
                <w:t>effectuate a product recall; or</w:t>
              </w:r>
            </w:ins>
          </w:p>
          <w:p w14:paraId="7A9362D7" w14:textId="77777777" w:rsidR="000B56DD" w:rsidRPr="000B56DD" w:rsidRDefault="000B56DD" w:rsidP="000B56DD">
            <w:pPr>
              <w:numPr>
                <w:ilvl w:val="0"/>
                <w:numId w:val="48"/>
              </w:numPr>
              <w:rPr>
                <w:ins w:id="691" w:author="Bahar Toto" w:date="2025-11-13T23:26:00Z"/>
              </w:rPr>
            </w:pPr>
            <w:ins w:id="692" w:author="Bahar Toto" w:date="2025-11-13T23:26:00Z">
              <w:r w:rsidRPr="000B56DD">
                <w:t>identify and repair technical errors that impair existing or intended functionality.</w:t>
              </w:r>
            </w:ins>
          </w:p>
          <w:p w14:paraId="36AC38C4" w14:textId="277D8EED" w:rsidR="2229AB24" w:rsidRDefault="2229AB24" w:rsidP="2229AB24">
            <w:pPr>
              <w:rPr>
                <w:rFonts w:ascii="Aptos" w:eastAsia="Aptos" w:hAnsi="Aptos" w:cs="Aptos"/>
              </w:rPr>
            </w:pPr>
            <w:del w:id="693" w:author="Bahar Toto" w:date="2025-11-13T23:26:00Z">
              <w:r w:rsidDel="000B56DD">
                <w:delText>No</w:delText>
              </w:r>
              <w:r w:rsidR="0008156E" w:rsidDel="000B56DD">
                <w:delText>.</w:delText>
              </w:r>
            </w:del>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6CBD4C" w14:textId="3BB83241" w:rsidR="2229AB24" w:rsidRDefault="000B56DD" w:rsidP="2229AB24">
            <w:pPr>
              <w:rPr>
                <w:rFonts w:ascii="Aptos" w:eastAsia="Aptos" w:hAnsi="Aptos" w:cs="Aptos"/>
              </w:rPr>
            </w:pPr>
            <w:ins w:id="694" w:author="Bahar Toto" w:date="2025-11-13T23:26:00Z">
              <w:r w:rsidRPr="000B56DD">
                <w:t>§42-524(b) of the CTDPA</w:t>
              </w:r>
            </w:ins>
            <w:del w:id="695" w:author="Bahar Toto" w:date="2025-11-13T23:26:00Z">
              <w:r w:rsidR="2229AB24" w:rsidDel="000B56DD">
                <w:delText>Not applicable</w:delText>
              </w:r>
              <w:r w:rsidR="0008156E" w:rsidDel="000B56DD">
                <w:delText>.</w:delText>
              </w:r>
              <w:r w:rsidR="2229AB24" w:rsidDel="000B56DD">
                <w:delText xml:space="preserve"> </w:delText>
              </w:r>
            </w:del>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B38E1A" w14:textId="097049AF" w:rsidR="2229AB24" w:rsidRDefault="005E2B1A" w:rsidP="2229AB24">
            <w:pPr>
              <w:rPr>
                <w:rFonts w:ascii="Aptos" w:eastAsia="Aptos" w:hAnsi="Aptos" w:cs="Aptos"/>
              </w:rPr>
            </w:pPr>
            <w:r>
              <w:t>Not applicable</w:t>
            </w:r>
            <w:r w:rsidR="0008156E">
              <w:t>..</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8C048F3" w14:textId="31CABAB4" w:rsidR="2229AB24" w:rsidRDefault="2229AB24" w:rsidP="2229AB24">
            <w:pPr>
              <w:rPr>
                <w:rFonts w:ascii="Aptos" w:eastAsia="Aptos" w:hAnsi="Aptos" w:cs="Aptos"/>
              </w:rPr>
            </w:pPr>
            <w:r>
              <w:t>Yes, with proper consent</w:t>
            </w:r>
            <w:r w:rsidR="0008156E">
              <w:t>.</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C8554C" w14:textId="4F4F0CF5" w:rsidR="2229AB24" w:rsidRDefault="2229AB24" w:rsidP="2229AB24">
            <w:pPr>
              <w:rPr>
                <w:rFonts w:ascii="Aptos" w:eastAsia="Aptos" w:hAnsi="Aptos" w:cs="Aptos"/>
              </w:rPr>
            </w:pPr>
            <w:del w:id="696" w:author="Bahar Toto" w:date="2025-11-13T15:02:00Z">
              <w:r w:rsidDel="00107E11">
                <w:delText xml:space="preserve">Conn. Gen. Stat. </w:delText>
              </w:r>
            </w:del>
            <w:r>
              <w:t>§§</w:t>
            </w:r>
            <w:del w:id="697" w:author="Bahar Toto" w:date="2025-11-13T23:26:00Z">
              <w:r w:rsidDel="000B56DD">
                <w:delText xml:space="preserve"> </w:delText>
              </w:r>
            </w:del>
            <w:r>
              <w:t>42‑520(a)(</w:t>
            </w:r>
            <w:r w:rsidR="002E4045">
              <w:t>4</w:t>
            </w:r>
            <w:r>
              <w:t>)</w:t>
            </w:r>
            <w:del w:id="698" w:author="Bahar Toto" w:date="2025-11-13T23:26:00Z">
              <w:r w:rsidDel="00633927">
                <w:delText>;</w:delText>
              </w:r>
            </w:del>
            <w:ins w:id="699" w:author="Bahar Toto" w:date="2025-11-13T23:26:00Z">
              <w:r w:rsidR="00633927">
                <w:t xml:space="preserve"> and</w:t>
              </w:r>
            </w:ins>
            <w:r>
              <w:t xml:space="preserve"> 42‑515</w:t>
            </w:r>
            <w:ins w:id="700" w:author="Bahar Toto" w:date="2025-11-13T15:02:00Z">
              <w:r w:rsidR="00107E11">
                <w:t xml:space="preserve"> of the CTDPA</w:t>
              </w:r>
            </w:ins>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558980" w14:textId="57B765D7" w:rsidR="2229AB24" w:rsidRDefault="006871A2" w:rsidP="2229AB24">
            <w:pPr>
              <w:rPr>
                <w:rFonts w:ascii="Aptos" w:eastAsia="Aptos" w:hAnsi="Aptos" w:cs="Aptos"/>
              </w:rPr>
            </w:pPr>
            <w:r>
              <w:t>Controllers</w:t>
            </w:r>
            <w:del w:id="701" w:author="Bahar Toto" w:date="2025-11-13T23:26:00Z">
              <w:r w:rsidR="0008156E" w:rsidDel="00633927">
                <w:delText>.</w:delText>
              </w:r>
            </w:del>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DEE0D2" w14:textId="3809F513" w:rsidR="2229AB24" w:rsidRDefault="00FC6169" w:rsidP="2229AB24">
            <w:pPr>
              <w:rPr>
                <w:rFonts w:ascii="Aptos" w:eastAsia="Aptos" w:hAnsi="Aptos" w:cs="Aptos"/>
              </w:rPr>
            </w:pPr>
            <w:ins w:id="702" w:author="Day Pitney LLP" w:date="2025-12-15T11:14:00Z">
              <w:r w:rsidRPr="00FC6169">
                <w:t xml:space="preserve">A controller may process sensitive data </w:t>
              </w:r>
              <w:r w:rsidRPr="00FC6169">
                <w:rPr>
                  <w:rPrChange w:id="703" w:author="Day Pitney LLP" w:date="2025-12-15T11:14:00Z">
                    <w:rPr>
                      <w:b/>
                      <w:bCs/>
                    </w:rPr>
                  </w:rPrChange>
                </w:rPr>
                <w:t>only</w:t>
              </w:r>
              <w:r w:rsidRPr="00FC6169">
                <w:t xml:space="preserve"> if (i) the processing is </w:t>
              </w:r>
              <w:r w:rsidRPr="00FC6169">
                <w:rPr>
                  <w:rPrChange w:id="704" w:author="Day Pitney LLP" w:date="2025-12-15T11:14:00Z">
                    <w:rPr>
                      <w:b/>
                      <w:bCs/>
                    </w:rPr>
                  </w:rPrChange>
                </w:rPr>
                <w:t>reasonably necessary</w:t>
              </w:r>
              <w:r w:rsidRPr="00FC6169">
                <w:t xml:space="preserve"> in relation to the disclosed purposes and (ii) the controller has obtained the consumer’s </w:t>
              </w:r>
              <w:r w:rsidRPr="00FC6169">
                <w:rPr>
                  <w:rPrChange w:id="705" w:author="Day Pitney LLP" w:date="2025-12-15T11:14:00Z">
                    <w:rPr>
                      <w:b/>
                      <w:bCs/>
                    </w:rPr>
                  </w:rPrChange>
                </w:rPr>
                <w:t>affirmative opt-in consent</w:t>
              </w:r>
              <w:r w:rsidRPr="00FC6169">
                <w:t xml:space="preserve"> (or, for consumers the controller has actual knowledge</w:t>
              </w:r>
            </w:ins>
            <w:ins w:id="706" w:author="Bahar Toto" w:date="2025-12-17T13:34:00Z" w16du:dateUtc="2025-12-17T13:34:00Z">
              <w:r w:rsidR="004A67D0">
                <w:t xml:space="preserve"> - </w:t>
              </w:r>
            </w:ins>
            <w:ins w:id="707" w:author="Day Pitney LLP" w:date="2025-12-15T11:14:00Z">
              <w:del w:id="708" w:author="Bahar Toto" w:date="2025-12-17T13:34:00Z" w16du:dateUtc="2025-12-17T13:34:00Z">
                <w:r w:rsidRPr="00FC6169" w:rsidDel="004A67D0">
                  <w:delText>—</w:delText>
                </w:r>
              </w:del>
              <w:r w:rsidRPr="00FC6169">
                <w:t>or willfully disregards</w:t>
              </w:r>
              <w:del w:id="709" w:author="Bahar Toto" w:date="2025-12-17T13:34:00Z" w16du:dateUtc="2025-12-17T13:34:00Z">
                <w:r w:rsidRPr="00FC6169" w:rsidDel="004A67D0">
                  <w:delText>—</w:delText>
                </w:r>
              </w:del>
            </w:ins>
            <w:ins w:id="710" w:author="Bahar Toto" w:date="2025-12-17T13:34:00Z" w16du:dateUtc="2025-12-17T13:34:00Z">
              <w:r w:rsidR="004A67D0">
                <w:t xml:space="preserve"> - </w:t>
              </w:r>
            </w:ins>
            <w:ins w:id="711" w:author="Day Pitney LLP" w:date="2025-12-15T11:14:00Z">
              <w:r w:rsidRPr="00FC6169">
                <w:t xml:space="preserve">are children, the controller processes such data in accordance with </w:t>
              </w:r>
              <w:r w:rsidRPr="00E00994">
                <w:rPr>
                  <w:color w:val="EE0000"/>
                  <w:rPrChange w:id="712" w:author="Day Pitney LLP" w:date="2025-12-15T11:14:00Z">
                    <w:rPr>
                      <w:b/>
                      <w:bCs/>
                    </w:rPr>
                  </w:rPrChange>
                </w:rPr>
                <w:t>COPPA</w:t>
              </w:r>
              <w:r w:rsidRPr="00FC6169">
                <w:t xml:space="preserve">). Effective July 1, 2026, the definition of </w:t>
              </w:r>
            </w:ins>
            <w:ins w:id="713" w:author="Bahar Toto" w:date="2025-12-17T13:34:00Z" w16du:dateUtc="2025-12-17T13:34:00Z">
              <w:r w:rsidR="004A67D0">
                <w:t>'</w:t>
              </w:r>
            </w:ins>
            <w:ins w:id="714" w:author="Day Pitney LLP" w:date="2025-12-15T11:14:00Z">
              <w:del w:id="715" w:author="Bahar Toto" w:date="2025-12-17T13:34:00Z" w16du:dateUtc="2025-12-17T13:34:00Z">
                <w:r w:rsidRPr="00FC6169" w:rsidDel="004A67D0">
                  <w:delText>“</w:delText>
                </w:r>
              </w:del>
              <w:r w:rsidRPr="00FC6169">
                <w:t>sensitive data</w:t>
              </w:r>
              <w:del w:id="716" w:author="Bahar Toto" w:date="2025-12-17T13:34:00Z" w16du:dateUtc="2025-12-17T13:34:00Z">
                <w:r w:rsidRPr="00FC6169" w:rsidDel="004A67D0">
                  <w:delText>”</w:delText>
                </w:r>
              </w:del>
            </w:ins>
            <w:ins w:id="717" w:author="Bahar Toto" w:date="2025-12-17T13:34:00Z" w16du:dateUtc="2025-12-17T13:34:00Z">
              <w:r w:rsidR="004A67D0">
                <w:t>'</w:t>
              </w:r>
            </w:ins>
            <w:ins w:id="718" w:author="Day Pitney LLP" w:date="2025-12-15T11:14:00Z">
              <w:r w:rsidRPr="00FC6169">
                <w:t xml:space="preserve"> expands (including, among other items, </w:t>
              </w:r>
              <w:r w:rsidRPr="00FC6169">
                <w:rPr>
                  <w:rPrChange w:id="719" w:author="Day Pitney LLP" w:date="2025-12-15T11:14:00Z">
                    <w:rPr>
                      <w:b/>
                      <w:bCs/>
                    </w:rPr>
                  </w:rPrChange>
                </w:rPr>
                <w:t>consumer health data, neural data, crime-victim status data, certain financial account credentials, and certain government-issued identification numbers</w:t>
              </w:r>
              <w:r w:rsidRPr="00FC6169">
                <w:t>), so controllers should re-inventory data flows to determine whether activities newly require opt-in consent and related compliance controls.</w:t>
              </w:r>
            </w:ins>
            <w:ins w:id="720" w:author="Bahar Toto" w:date="2025-12-03T22:18:00Z">
              <w:del w:id="721" w:author="Day Pitney LLP" w:date="2025-12-15T11:14:00Z">
                <w:r w:rsidR="00B941C3" w:rsidDel="00FC6169">
                  <w:delText>A contro</w:delText>
                </w:r>
              </w:del>
            </w:ins>
            <w:ins w:id="722" w:author="Bahar Toto" w:date="2025-12-03T22:19:00Z">
              <w:del w:id="723" w:author="Day Pitney LLP" w:date="2025-12-15T11:14:00Z">
                <w:r w:rsidR="00B941C3" w:rsidDel="00FC6169">
                  <w:delText xml:space="preserve">ller must not </w:delText>
                </w:r>
                <w:r w:rsidR="00B941C3" w:rsidRPr="00B941C3" w:rsidDel="00FC6169">
                  <w:delText>process sensitive data concerning a consumer unless such processing is reasonably necessary in relation to the purposes for which such sensitive data are processed and without obtaining the consumer's consent, or, in the case of the processing of sensitive data concerning a [known] consumer who the controller has actual knowledge, or wilfully disregards, is a child, without processing such data in accordance with COPPA</w:delText>
                </w:r>
              </w:del>
            </w:ins>
            <w:ins w:id="724" w:author="Bahar Toto" w:date="2025-11-13T23:27:00Z">
              <w:del w:id="725" w:author="Day Pitney LLP" w:date="2025-12-15T11:14:00Z">
                <w:r w:rsidR="0024602F" w:rsidRPr="0024602F" w:rsidDel="00FC6169">
                  <w:delText>.</w:delText>
                </w:r>
              </w:del>
            </w:ins>
            <w:del w:id="726" w:author="Day Pitney LLP" w:date="2025-12-15T11:14:00Z">
              <w:r w:rsidR="2229AB24" w:rsidDel="00FC6169">
                <w:delText>Consent, with purpose limitations where applicable</w:delText>
              </w:r>
              <w:r w:rsidR="0008156E" w:rsidDel="00FC6169">
                <w:delText>.</w:delText>
              </w:r>
              <w:r w:rsidR="2229AB24" w:rsidDel="00FC6169">
                <w:delText xml:space="preserve"> </w:delText>
              </w:r>
            </w:del>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423B54" w14:textId="1C2D916F" w:rsidR="2229AB24" w:rsidRDefault="2229AB24" w:rsidP="2229AB24">
            <w:pPr>
              <w:rPr>
                <w:rFonts w:ascii="Aptos" w:eastAsia="Aptos" w:hAnsi="Aptos" w:cs="Aptos"/>
              </w:rPr>
            </w:pPr>
            <w:del w:id="727" w:author="Bahar Toto" w:date="2025-11-13T15:02:00Z">
              <w:r w:rsidDel="00107E11">
                <w:delText xml:space="preserve">Conn. Gen. Stat. </w:delText>
              </w:r>
            </w:del>
            <w:r>
              <w:t>§§</w:t>
            </w:r>
            <w:del w:id="728" w:author="Bahar Toto" w:date="2025-11-13T23:27:00Z">
              <w:r w:rsidDel="00633927">
                <w:delText xml:space="preserve"> </w:delText>
              </w:r>
            </w:del>
            <w:r>
              <w:t>42‑520(a)</w:t>
            </w:r>
            <w:ins w:id="729" w:author="Bahar Toto" w:date="2025-12-03T22:18:00Z">
              <w:r w:rsidR="00ED23D1">
                <w:t>(1)</w:t>
              </w:r>
            </w:ins>
            <w:r>
              <w:t>(</w:t>
            </w:r>
            <w:ins w:id="730" w:author="Bahar Toto" w:date="2025-12-03T22:17:00Z">
              <w:r w:rsidR="001C133D">
                <w:t>D</w:t>
              </w:r>
            </w:ins>
            <w:del w:id="731" w:author="Bahar Toto" w:date="2025-12-03T22:17:00Z">
              <w:r w:rsidR="002E4045" w:rsidDel="001C133D">
                <w:delText>4</w:delText>
              </w:r>
            </w:del>
            <w:r w:rsidR="002E4045">
              <w:t>)</w:t>
            </w:r>
            <w:ins w:id="732" w:author="Bahar Toto" w:date="2025-11-13T15:02:00Z">
              <w:r w:rsidR="00107E11">
                <w:t xml:space="preserve"> of the CTDPA</w:t>
              </w:r>
            </w:ins>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1102" w14:textId="57D21E87" w:rsidR="2229AB24" w:rsidRDefault="006871A2" w:rsidP="2229AB24">
            <w:pPr>
              <w:rPr>
                <w:rFonts w:ascii="Aptos" w:eastAsia="Aptos" w:hAnsi="Aptos" w:cs="Aptos"/>
              </w:rPr>
            </w:pPr>
            <w:r>
              <w:t>Controllers</w:t>
            </w:r>
            <w:del w:id="733" w:author="Bahar Toto" w:date="2025-11-13T23:27:00Z">
              <w:r w:rsidR="0008156E" w:rsidDel="0024602F">
                <w:delText>.</w:delText>
              </w:r>
            </w:del>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C361472" w14:textId="77777777" w:rsidR="00962A28" w:rsidRDefault="2229AB24" w:rsidP="2229AB24">
            <w:pPr>
              <w:rPr>
                <w:ins w:id="734" w:author="Bahar Toto" w:date="2025-11-13T23:28:00Z"/>
              </w:rPr>
            </w:pPr>
            <w:r>
              <w:t>A clear affirmative act signifying a consumer's freely given, specific, informed</w:t>
            </w:r>
            <w:ins w:id="735" w:author="Bahar Toto" w:date="2025-11-13T23:27:00Z">
              <w:r w:rsidR="00962A28">
                <w:t>,</w:t>
              </w:r>
            </w:ins>
            <w:r>
              <w:t xml:space="preserve"> and unambiguous agreement to allow the processing of personal data relating to the consumer. </w:t>
            </w:r>
            <w:ins w:id="736" w:author="Bahar Toto" w:date="2025-11-13T23:27:00Z">
              <w:r w:rsidR="00962A28">
                <w:t>'</w:t>
              </w:r>
            </w:ins>
            <w:del w:id="737" w:author="Bahar Toto" w:date="2025-11-13T23:27:00Z">
              <w:r w:rsidDel="00962A28">
                <w:delText>“</w:delText>
              </w:r>
            </w:del>
            <w:r>
              <w:t>Consent</w:t>
            </w:r>
            <w:del w:id="738" w:author="Bahar Toto" w:date="2025-11-13T23:28:00Z">
              <w:r w:rsidDel="00962A28">
                <w:delText>”</w:delText>
              </w:r>
            </w:del>
            <w:ins w:id="739" w:author="Bahar Toto" w:date="2025-11-13T23:28:00Z">
              <w:r w:rsidR="00962A28">
                <w:t>'</w:t>
              </w:r>
            </w:ins>
            <w:r>
              <w:t xml:space="preserve"> may include a written statement, including by electronic means, or any other unambiguous affirmative action. </w:t>
            </w:r>
            <w:ins w:id="740" w:author="Bahar Toto" w:date="2025-11-13T23:28:00Z">
              <w:r w:rsidR="00962A28">
                <w:t>'</w:t>
              </w:r>
            </w:ins>
            <w:del w:id="741" w:author="Bahar Toto" w:date="2025-11-13T23:28:00Z">
              <w:r w:rsidDel="00962A28">
                <w:delText>“</w:delText>
              </w:r>
            </w:del>
            <w:r>
              <w:t>Consent</w:t>
            </w:r>
            <w:del w:id="742" w:author="Bahar Toto" w:date="2025-11-13T23:28:00Z">
              <w:r w:rsidDel="00962A28">
                <w:delText>”</w:delText>
              </w:r>
            </w:del>
            <w:ins w:id="743" w:author="Bahar Toto" w:date="2025-11-13T23:28:00Z">
              <w:r w:rsidR="00962A28">
                <w:t>'</w:t>
              </w:r>
            </w:ins>
            <w:r>
              <w:t xml:space="preserve"> does not include</w:t>
            </w:r>
            <w:ins w:id="744" w:author="Bahar Toto" w:date="2025-11-13T23:28:00Z">
              <w:r w:rsidR="00962A28">
                <w:t>:</w:t>
              </w:r>
            </w:ins>
            <w:del w:id="745" w:author="Bahar Toto" w:date="2025-11-13T23:28:00Z">
              <w:r w:rsidDel="00962A28">
                <w:delText xml:space="preserve"> (A) </w:delText>
              </w:r>
            </w:del>
          </w:p>
          <w:p w14:paraId="3DEB6C59" w14:textId="77777777" w:rsidR="00962A28" w:rsidRDefault="2229AB24">
            <w:pPr>
              <w:pStyle w:val="ListParagraph"/>
              <w:numPr>
                <w:ilvl w:val="0"/>
                <w:numId w:val="49"/>
              </w:numPr>
              <w:rPr>
                <w:ins w:id="746" w:author="Bahar Toto" w:date="2025-11-13T23:28:00Z"/>
              </w:rPr>
              <w:pPrChange w:id="747" w:author="Bahar Toto" w:date="2025-11-13T23:28:00Z">
                <w:pPr/>
              </w:pPrChange>
            </w:pPr>
            <w:r>
              <w:t>acceptance of general or broad terms of use or a similar document that contains descriptions of personal data processing along with other, unrelated information</w:t>
            </w:r>
            <w:ins w:id="748" w:author="Bahar Toto" w:date="2025-11-13T23:28:00Z">
              <w:r w:rsidR="00962A28">
                <w:t>;</w:t>
              </w:r>
            </w:ins>
            <w:del w:id="749" w:author="Bahar Toto" w:date="2025-11-13T23:28:00Z">
              <w:r w:rsidDel="00962A28">
                <w:delText xml:space="preserve">, (B) </w:delText>
              </w:r>
            </w:del>
          </w:p>
          <w:p w14:paraId="51862BF1" w14:textId="77777777" w:rsidR="00962A28" w:rsidRDefault="2229AB24">
            <w:pPr>
              <w:pStyle w:val="ListParagraph"/>
              <w:numPr>
                <w:ilvl w:val="0"/>
                <w:numId w:val="49"/>
              </w:numPr>
              <w:rPr>
                <w:ins w:id="750" w:author="Bahar Toto" w:date="2025-11-13T23:28:00Z"/>
              </w:rPr>
              <w:pPrChange w:id="751" w:author="Bahar Toto" w:date="2025-11-13T23:28:00Z">
                <w:pPr/>
              </w:pPrChange>
            </w:pPr>
            <w:r>
              <w:t>hovering over, muting, pausing or closing a given piece of content</w:t>
            </w:r>
            <w:del w:id="752" w:author="Bahar Toto" w:date="2025-11-13T23:28:00Z">
              <w:r w:rsidDel="00962A28">
                <w:delText>,</w:delText>
              </w:r>
            </w:del>
            <w:ins w:id="753" w:author="Bahar Toto" w:date="2025-11-13T23:28:00Z">
              <w:r w:rsidR="00962A28">
                <w:t>;</w:t>
              </w:r>
            </w:ins>
            <w:r>
              <w:t xml:space="preserve"> or</w:t>
            </w:r>
            <w:del w:id="754" w:author="Bahar Toto" w:date="2025-11-13T23:28:00Z">
              <w:r w:rsidDel="00962A28">
                <w:delText xml:space="preserve"> (C) </w:delText>
              </w:r>
            </w:del>
          </w:p>
          <w:p w14:paraId="2A6472BE" w14:textId="77777777" w:rsidR="2229AB24" w:rsidRPr="00F7119B" w:rsidRDefault="2229AB24" w:rsidP="00962A28">
            <w:pPr>
              <w:pStyle w:val="ListParagraph"/>
              <w:numPr>
                <w:ilvl w:val="0"/>
                <w:numId w:val="49"/>
              </w:numPr>
              <w:rPr>
                <w:ins w:id="755" w:author="Bahar Toto" w:date="2025-11-13T23:29:00Z"/>
                <w:rFonts w:ascii="Aptos" w:eastAsia="Aptos" w:hAnsi="Aptos" w:cs="Aptos"/>
                <w:rPrChange w:id="756" w:author="Bahar Toto" w:date="2025-11-13T23:29:00Z">
                  <w:rPr>
                    <w:ins w:id="757" w:author="Bahar Toto" w:date="2025-11-13T23:29:00Z"/>
                  </w:rPr>
                </w:rPrChange>
              </w:rPr>
            </w:pPr>
            <w:r>
              <w:t>agreement obtained through the use of dark patterns.</w:t>
            </w:r>
          </w:p>
          <w:p w14:paraId="26A6E8B4" w14:textId="77777777" w:rsidR="00F7119B" w:rsidRPr="00F7119B" w:rsidRDefault="00F7119B" w:rsidP="00F7119B">
            <w:pPr>
              <w:rPr>
                <w:ins w:id="758" w:author="Bahar Toto" w:date="2025-11-13T23:29:00Z"/>
                <w:rFonts w:ascii="Aptos" w:eastAsia="Aptos" w:hAnsi="Aptos" w:cs="Aptos"/>
              </w:rPr>
            </w:pPr>
            <w:ins w:id="759" w:author="Bahar Toto" w:date="2025-11-13T23:29:00Z">
              <w:r w:rsidRPr="00F7119B">
                <w:rPr>
                  <w:rFonts w:ascii="Aptos" w:eastAsia="Aptos" w:hAnsi="Aptos" w:cs="Aptos"/>
                </w:rPr>
                <w:t>Controllers must provide an effective mechanism for a consumer to revoke their consent that is at least as easy as the mechanism by which the consumer provided the consumer's consent and, upon revocation of such consent, cease to process the data as soon as practicable, but not later than 15 days after the receipt of such request.</w:t>
              </w:r>
            </w:ins>
          </w:p>
          <w:p w14:paraId="1385DA40" w14:textId="3C463544" w:rsidR="00F7119B" w:rsidRPr="00F7119B" w:rsidRDefault="00F7119B" w:rsidP="00F7119B">
            <w:pPr>
              <w:rPr>
                <w:rFonts w:ascii="Aptos" w:eastAsia="Aptos" w:hAnsi="Aptos" w:cs="Aptos"/>
                <w:rPrChange w:id="760" w:author="Bahar Toto" w:date="2025-11-13T23:29:00Z">
                  <w:rPr/>
                </w:rPrChange>
              </w:rPr>
            </w:pPr>
            <w:ins w:id="761" w:author="Bahar Toto" w:date="2025-11-13T23:29:00Z">
              <w:r w:rsidRPr="00F7119B">
                <w:rPr>
                  <w:rFonts w:ascii="Aptos" w:eastAsia="Aptos" w:hAnsi="Aptos" w:cs="Aptos"/>
                </w:rPr>
                <w:t xml:space="preserve">The CTDPA also notes that controllers </w:t>
              </w:r>
            </w:ins>
            <w:ins w:id="762" w:author="Bahar Toto" w:date="2025-12-03T22:25:00Z">
              <w:r w:rsidR="00181A64">
                <w:rPr>
                  <w:rFonts w:ascii="Aptos" w:eastAsia="Aptos" w:hAnsi="Aptos" w:cs="Aptos"/>
                </w:rPr>
                <w:t xml:space="preserve">must </w:t>
              </w:r>
              <w:r w:rsidR="005C2576" w:rsidRPr="005C2576">
                <w:rPr>
                  <w:rFonts w:ascii="Aptos" w:eastAsia="Aptos" w:hAnsi="Aptos" w:cs="Aptos"/>
                </w:rPr>
                <w:t>not process sensitive data concerning a consumer unless such processing is reasonably necessary in relation to the purposes for which such sensitive data are processed and without obtaining the consumer's consent, or, in the case of the processing of sensitive data concerning a consumer who the controller has actual knowledge, or wilfully disregards, is a child, without processing such data in accordance with COPP</w:t>
              </w:r>
              <w:r w:rsidR="005C2576">
                <w:rPr>
                  <w:rFonts w:ascii="Aptos" w:eastAsia="Aptos" w:hAnsi="Aptos" w:cs="Aptos"/>
                </w:rPr>
                <w:t>A.</w:t>
              </w:r>
            </w:ins>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156BB68" w14:textId="2A89B82B" w:rsidR="2229AB24" w:rsidRDefault="006871A2" w:rsidP="2229AB24">
            <w:pPr>
              <w:rPr>
                <w:rFonts w:ascii="Aptos" w:eastAsia="Aptos" w:hAnsi="Aptos" w:cs="Aptos"/>
              </w:rPr>
            </w:pPr>
            <w:del w:id="763" w:author="Bahar Toto" w:date="2025-11-13T15:02:00Z">
              <w:r w:rsidDel="00107E11">
                <w:delText>Conn. Gen. Stat</w:delText>
              </w:r>
            </w:del>
            <w:ins w:id="764" w:author="Bahar Toto" w:date="2025-11-13T23:29:00Z">
              <w:r w:rsidR="00F7119B" w:rsidRPr="00F7119B">
                <w:t>§§42-515(7), 42-517(c), 42-520(</w:t>
              </w:r>
            </w:ins>
            <w:ins w:id="765" w:author="Bahar Toto" w:date="2025-12-03T22:21:00Z">
              <w:r w:rsidR="00756004">
                <w:t>a</w:t>
              </w:r>
            </w:ins>
            <w:ins w:id="766" w:author="Bahar Toto" w:date="2025-11-13T23:29:00Z">
              <w:r w:rsidR="00F7119B" w:rsidRPr="00F7119B">
                <w:t>)</w:t>
              </w:r>
            </w:ins>
            <w:ins w:id="767" w:author="Bahar Toto" w:date="2025-12-03T22:21:00Z">
              <w:r w:rsidR="00756004">
                <w:t>(1)(</w:t>
              </w:r>
            </w:ins>
            <w:ins w:id="768" w:author="Bahar Toto" w:date="2025-12-03T22:24:00Z">
              <w:r w:rsidR="00912F32">
                <w:t>G</w:t>
              </w:r>
            </w:ins>
            <w:ins w:id="769" w:author="Bahar Toto" w:date="2025-12-03T22:21:00Z">
              <w:r w:rsidR="00756004">
                <w:t>)</w:t>
              </w:r>
            </w:ins>
            <w:ins w:id="770" w:author="Bahar Toto" w:date="2025-12-03T22:24:00Z">
              <w:r w:rsidR="00912F32">
                <w:t xml:space="preserve">, and </w:t>
              </w:r>
              <w:r w:rsidR="00912F32" w:rsidRPr="00F7119B">
                <w:t>42-520(</w:t>
              </w:r>
              <w:r w:rsidR="00912F32">
                <w:t>a</w:t>
              </w:r>
              <w:r w:rsidR="00912F32" w:rsidRPr="00F7119B">
                <w:t>)</w:t>
              </w:r>
              <w:r w:rsidR="00912F32">
                <w:t>(1)(G)</w:t>
              </w:r>
            </w:ins>
            <w:ins w:id="771" w:author="Bahar Toto" w:date="2025-11-13T23:29:00Z">
              <w:r w:rsidR="00F7119B" w:rsidRPr="00F7119B">
                <w:t xml:space="preserve"> of the CTDPA</w:t>
              </w:r>
            </w:ins>
            <w:del w:id="772" w:author="Bahar Toto" w:date="2025-11-13T15:02:00Z">
              <w:r w:rsidDel="00107E11">
                <w:delText>. </w:delText>
              </w:r>
            </w:del>
            <w:del w:id="773" w:author="Bahar Toto" w:date="2025-11-13T23:29:00Z">
              <w:r w:rsidDel="00F7119B">
                <w:delText>§</w:delText>
              </w:r>
            </w:del>
            <w:del w:id="774" w:author="Bahar Toto" w:date="2025-11-13T23:28:00Z">
              <w:r w:rsidDel="00962A28">
                <w:delText xml:space="preserve"> </w:delText>
              </w:r>
            </w:del>
            <w:del w:id="775" w:author="Bahar Toto" w:date="2025-11-13T23:29:00Z">
              <w:r w:rsidDel="00F7119B">
                <w:delText>42‑515</w:delText>
              </w:r>
            </w:del>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603617" w14:textId="08058BD5" w:rsidR="2229AB24" w:rsidRDefault="006871A2" w:rsidP="2229AB24">
            <w:pPr>
              <w:rPr>
                <w:rFonts w:ascii="Aptos" w:eastAsia="Aptos" w:hAnsi="Aptos" w:cs="Aptos"/>
              </w:rPr>
            </w:pPr>
            <w:r>
              <w:t>Controllers</w:t>
            </w:r>
            <w:del w:id="776" w:author="Bahar Toto" w:date="2025-11-13T23:29:00Z">
              <w:r w:rsidR="0008156E" w:rsidDel="00F7119B">
                <w:delText>.</w:delText>
              </w:r>
            </w:del>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E0D5DD" w14:textId="77777777" w:rsidR="00D355D1" w:rsidRDefault="2229AB24" w:rsidP="2229AB24">
            <w:pPr>
              <w:rPr>
                <w:ins w:id="777" w:author="Bahar Toto" w:date="2025-11-13T23:31:00Z"/>
              </w:rPr>
            </w:pPr>
            <w:r>
              <w:t xml:space="preserve">The definition varies by context: </w:t>
            </w:r>
            <w:del w:id="778" w:author="Bahar Toto" w:date="2025-11-13T23:31:00Z">
              <w:r w:rsidDel="00D355D1">
                <w:delText xml:space="preserve">(1) </w:delText>
              </w:r>
            </w:del>
          </w:p>
          <w:p w14:paraId="1966E99C" w14:textId="77777777" w:rsidR="00D355D1" w:rsidRDefault="2229AB24">
            <w:pPr>
              <w:pStyle w:val="ListParagraph"/>
              <w:numPr>
                <w:ilvl w:val="0"/>
                <w:numId w:val="50"/>
              </w:numPr>
              <w:rPr>
                <w:ins w:id="779" w:author="Bahar Toto" w:date="2025-11-13T23:31:00Z"/>
              </w:rPr>
              <w:pPrChange w:id="780" w:author="Bahar Toto" w:date="2025-11-13T23:31:00Z">
                <w:pPr/>
              </w:pPrChange>
            </w:pPr>
            <w:r>
              <w:t xml:space="preserve">a child is defined as younger than 13 to </w:t>
            </w:r>
            <w:del w:id="781" w:author="Bahar Toto" w:date="2025-11-13T23:31:00Z">
              <w:r w:rsidDel="00D355D1">
                <w:delText xml:space="preserve">aligned </w:delText>
              </w:r>
            </w:del>
            <w:ins w:id="782" w:author="Bahar Toto" w:date="2025-11-13T23:31:00Z">
              <w:r w:rsidR="00D355D1">
                <w:t xml:space="preserve">align </w:t>
              </w:r>
            </w:ins>
            <w:r>
              <w:t>with COPPA;</w:t>
            </w:r>
            <w:del w:id="783" w:author="Bahar Toto" w:date="2025-11-13T23:31:00Z">
              <w:r w:rsidDel="00D355D1">
                <w:delText xml:space="preserve"> (2) </w:delText>
              </w:r>
            </w:del>
          </w:p>
          <w:p w14:paraId="42D66B88" w14:textId="77777777" w:rsidR="00D355D1" w:rsidRDefault="2229AB24">
            <w:pPr>
              <w:pStyle w:val="ListParagraph"/>
              <w:numPr>
                <w:ilvl w:val="0"/>
                <w:numId w:val="50"/>
              </w:numPr>
              <w:rPr>
                <w:ins w:id="784" w:author="Bahar Toto" w:date="2025-11-13T23:31:00Z"/>
              </w:rPr>
              <w:pPrChange w:id="785" w:author="Bahar Toto" w:date="2025-11-13T23:31:00Z">
                <w:pPr/>
              </w:pPrChange>
            </w:pPr>
            <w:r>
              <w:t xml:space="preserve">certain consent rules apply to minors 13 to 15 years of age; and </w:t>
            </w:r>
            <w:del w:id="786" w:author="Bahar Toto" w:date="2025-11-13T23:31:00Z">
              <w:r w:rsidDel="00D355D1">
                <w:delText xml:space="preserve">(3) </w:delText>
              </w:r>
            </w:del>
          </w:p>
          <w:p w14:paraId="1915BC1D" w14:textId="2D918635" w:rsidR="2229AB24" w:rsidRPr="00D355D1" w:rsidRDefault="2229AB24">
            <w:pPr>
              <w:pStyle w:val="ListParagraph"/>
              <w:numPr>
                <w:ilvl w:val="0"/>
                <w:numId w:val="50"/>
              </w:numPr>
              <w:rPr>
                <w:rFonts w:ascii="Aptos" w:eastAsia="Aptos" w:hAnsi="Aptos" w:cs="Aptos"/>
              </w:rPr>
              <w:pPrChange w:id="787" w:author="Bahar Toto" w:date="2025-11-13T23:31:00Z">
                <w:pPr/>
              </w:pPrChange>
            </w:pPr>
            <w:r>
              <w:t>separate minors protections apply to minors younger than 18 for online offerings.</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AEF1AD4" w14:textId="299E0A54" w:rsidR="2229AB24" w:rsidRDefault="2229AB24" w:rsidP="2229AB24">
            <w:pPr>
              <w:rPr>
                <w:rFonts w:ascii="Aptos" w:eastAsia="Aptos" w:hAnsi="Aptos" w:cs="Aptos"/>
              </w:rPr>
            </w:pPr>
            <w:del w:id="788" w:author="Bahar Toto" w:date="2025-11-13T15:02:00Z">
              <w:r w:rsidDel="00107E11">
                <w:delText xml:space="preserve">Conn. Gen. Stat. </w:delText>
              </w:r>
            </w:del>
            <w:r>
              <w:t>§</w:t>
            </w:r>
            <w:ins w:id="789" w:author="Bahar Toto" w:date="2025-11-13T23:31:00Z">
              <w:r w:rsidR="00D355D1">
                <w:t>§</w:t>
              </w:r>
            </w:ins>
            <w:del w:id="790" w:author="Bahar Toto" w:date="2025-11-13T23:31:00Z">
              <w:r w:rsidDel="00D355D1">
                <w:delText xml:space="preserve"> </w:delText>
              </w:r>
            </w:del>
            <w:r>
              <w:t>42‑520(d)</w:t>
            </w:r>
            <w:ins w:id="791" w:author="Bahar Toto" w:date="2025-11-13T23:31:00Z">
              <w:r w:rsidR="00D355D1">
                <w:t>,</w:t>
              </w:r>
            </w:ins>
            <w:del w:id="792" w:author="Bahar Toto" w:date="2025-11-13T23:31:00Z">
              <w:r w:rsidDel="00D355D1">
                <w:delText>; §§</w:delText>
              </w:r>
            </w:del>
            <w:r>
              <w:t xml:space="preserve"> 42‑528,</w:t>
            </w:r>
            <w:ins w:id="793" w:author="Bahar Toto" w:date="2025-11-13T23:31:00Z">
              <w:r w:rsidR="00D355D1">
                <w:t xml:space="preserve"> and</w:t>
              </w:r>
            </w:ins>
            <w:r>
              <w:t xml:space="preserve"> 42‑529</w:t>
            </w:r>
            <w:del w:id="794" w:author="Bahar Toto" w:date="2025-11-13T23:31:00Z">
              <w:r w:rsidDel="00D355D1">
                <w:delText xml:space="preserve"> to </w:delText>
              </w:r>
            </w:del>
            <w:ins w:id="795" w:author="Bahar Toto" w:date="2025-11-13T23:31:00Z">
              <w:r w:rsidR="00D355D1">
                <w:t>-</w:t>
              </w:r>
            </w:ins>
            <w:r>
              <w:t>42‑529e</w:t>
            </w:r>
            <w:ins w:id="796" w:author="Bahar Toto" w:date="2025-11-13T15:02:00Z">
              <w:r w:rsidR="00107E11">
                <w:t xml:space="preserve"> of the CTDPA</w:t>
              </w:r>
            </w:ins>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688A80" w14:textId="77777777" w:rsidR="2229AB24" w:rsidRDefault="2229AB24" w:rsidP="2229AB24">
            <w:pPr>
              <w:rPr>
                <w:rFonts w:ascii="Aptos" w:eastAsia="Aptos" w:hAnsi="Aptos" w:cs="Aptos"/>
              </w:rPr>
            </w:pPr>
            <w:r>
              <w:t>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A6D691F" w14:textId="77777777" w:rsidR="005D2B42" w:rsidRPr="005D2B42" w:rsidRDefault="005D2B42" w:rsidP="005D2B42">
            <w:pPr>
              <w:rPr>
                <w:ins w:id="797" w:author="Bahar Toto" w:date="2025-11-13T23:41:00Z"/>
              </w:rPr>
            </w:pPr>
            <w:commentRangeStart w:id="798"/>
            <w:commentRangeStart w:id="799"/>
            <w:ins w:id="800" w:author="Bahar Toto" w:date="2025-11-13T23:41:00Z">
              <w:r w:rsidRPr="005D2B42">
                <w:t>Under the CTDPA, the age of consent depends on the context:</w:t>
              </w:r>
            </w:ins>
          </w:p>
          <w:p w14:paraId="5266C884" w14:textId="4FC8FAE0" w:rsidR="005D2B42" w:rsidRPr="005D2B42" w:rsidRDefault="005D2B42" w:rsidP="005D2B42">
            <w:pPr>
              <w:numPr>
                <w:ilvl w:val="0"/>
                <w:numId w:val="51"/>
              </w:numPr>
              <w:rPr>
                <w:ins w:id="801" w:author="Bahar Toto" w:date="2025-11-13T23:41:00Z"/>
              </w:rPr>
            </w:pPr>
            <w:ins w:id="802" w:author="Bahar Toto" w:date="2025-11-13T23:41:00Z">
              <w:r>
                <w:t>f</w:t>
              </w:r>
              <w:r w:rsidRPr="005D2B42">
                <w:t>or teens aged 13 to 1</w:t>
              </w:r>
            </w:ins>
            <w:ins w:id="803" w:author="Bahar Toto" w:date="2025-12-04T00:32:00Z">
              <w:r w:rsidR="00B90112">
                <w:t>8</w:t>
              </w:r>
            </w:ins>
            <w:ins w:id="804" w:author="Bahar Toto" w:date="2025-11-13T23:41:00Z">
              <w:r w:rsidRPr="005D2B42">
                <w:t>, consent is required for the sale of personal data and for targeted advertising</w:t>
              </w:r>
            </w:ins>
            <w:ins w:id="805" w:author="Bahar Toto" w:date="2025-11-13T23:42:00Z">
              <w:r>
                <w:t>; and</w:t>
              </w:r>
            </w:ins>
          </w:p>
          <w:p w14:paraId="4C274C57" w14:textId="124C7F44" w:rsidR="005D2B42" w:rsidRPr="005D2B42" w:rsidRDefault="005D2B42" w:rsidP="005D2B42">
            <w:pPr>
              <w:numPr>
                <w:ilvl w:val="0"/>
                <w:numId w:val="51"/>
              </w:numPr>
              <w:rPr>
                <w:ins w:id="806" w:author="Bahar Toto" w:date="2025-11-13T23:41:00Z"/>
              </w:rPr>
            </w:pPr>
            <w:ins w:id="807" w:author="Bahar Toto" w:date="2025-11-13T23:42:00Z">
              <w:r>
                <w:t>f</w:t>
              </w:r>
            </w:ins>
            <w:ins w:id="808" w:author="Bahar Toto" w:date="2025-11-13T23:41:00Z">
              <w:r w:rsidRPr="005D2B42">
                <w:t>or children under 13, parental consent is required, consistent with COPPA requirements</w:t>
              </w:r>
            </w:ins>
            <w:ins w:id="809" w:author="Bahar Toto" w:date="2025-11-13T23:42:00Z">
              <w:r>
                <w:t>.</w:t>
              </w:r>
              <w:commentRangeEnd w:id="798"/>
              <w:r w:rsidR="009F1B2C" w:rsidRPr="005D2B42">
                <w:rPr>
                  <w:rStyle w:val="CommentReference"/>
                  <w:sz w:val="24"/>
                  <w:szCs w:val="24"/>
                </w:rPr>
                <w:commentReference w:id="798"/>
              </w:r>
            </w:ins>
            <w:commentRangeEnd w:id="799"/>
            <w:r w:rsidR="00C416C9" w:rsidRPr="005D2B42">
              <w:rPr>
                <w:rStyle w:val="CommentReference"/>
                <w:sz w:val="24"/>
                <w:szCs w:val="24"/>
              </w:rPr>
              <w:commentReference w:id="799"/>
            </w:r>
          </w:p>
          <w:p w14:paraId="3DEB1F7C" w14:textId="00042864" w:rsidR="00C301EA" w:rsidDel="005D2B42" w:rsidRDefault="2229AB24" w:rsidP="2229AB24">
            <w:pPr>
              <w:rPr>
                <w:del w:id="810" w:author="Bahar Toto" w:date="2025-11-13T23:41:00Z"/>
                <w:rFonts w:ascii="Aptos" w:eastAsia="Aptos" w:hAnsi="Aptos" w:cs="Aptos"/>
                <w:lang w:val="en-US"/>
              </w:rPr>
            </w:pPr>
            <w:del w:id="811" w:author="Bahar Toto" w:date="2025-11-13T23:41:00Z">
              <w:r w:rsidDel="005D2B42">
                <w:delText>13–15: teen’s opt</w:delText>
              </w:r>
              <w:r w:rsidDel="005D2B42">
                <w:rPr>
                  <w:rFonts w:ascii="Cambria Math" w:hAnsi="Cambria Math" w:cs="Cambria Math"/>
                </w:rPr>
                <w:delText>‑</w:delText>
              </w:r>
              <w:r w:rsidDel="005D2B42">
                <w:delText>in consent for sale/targeted ads</w:delText>
              </w:r>
              <w:r w:rsidR="0008156E" w:rsidDel="005D2B42">
                <w:delText>.</w:delText>
              </w:r>
            </w:del>
          </w:p>
          <w:p w14:paraId="0023B39D" w14:textId="3A8E26A5" w:rsidR="2229AB24" w:rsidRDefault="00C301EA" w:rsidP="2229AB24">
            <w:pPr>
              <w:rPr>
                <w:rFonts w:ascii="Aptos" w:eastAsia="Aptos" w:hAnsi="Aptos" w:cs="Aptos"/>
              </w:rPr>
            </w:pPr>
            <w:del w:id="812" w:author="Bahar Toto" w:date="2025-11-13T23:41:00Z">
              <w:r w:rsidDel="005D2B42">
                <w:delText>Under 13: parental consent (COPPA).</w:delText>
              </w:r>
            </w:del>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CD5015" w14:textId="50AC7A10" w:rsidR="2229AB24" w:rsidRDefault="2229AB24" w:rsidP="2229AB24">
            <w:pPr>
              <w:rPr>
                <w:rFonts w:ascii="Aptos" w:eastAsia="Aptos" w:hAnsi="Aptos" w:cs="Aptos"/>
              </w:rPr>
            </w:pPr>
            <w:del w:id="813" w:author="Bahar Toto" w:date="2025-11-13T15:02:00Z">
              <w:r w:rsidDel="00107E11">
                <w:delText xml:space="preserve">Conn. Gen. Stat. </w:delText>
              </w:r>
            </w:del>
            <w:r>
              <w:t>§</w:t>
            </w:r>
            <w:del w:id="814" w:author="Bahar Toto" w:date="2025-11-13T23:42:00Z">
              <w:r w:rsidDel="009F1B2C">
                <w:delText xml:space="preserve"> </w:delText>
              </w:r>
            </w:del>
            <w:r>
              <w:t>42‑520(</w:t>
            </w:r>
            <w:ins w:id="815" w:author="Bahar Toto" w:date="2025-12-04T00:32:00Z">
              <w:r w:rsidR="009756D3">
                <w:t>a</w:t>
              </w:r>
            </w:ins>
            <w:del w:id="816" w:author="Bahar Toto" w:date="2025-12-04T00:32:00Z">
              <w:r w:rsidDel="009756D3">
                <w:delText>d</w:delText>
              </w:r>
            </w:del>
            <w:r>
              <w:t>)</w:t>
            </w:r>
            <w:ins w:id="817" w:author="Bahar Toto" w:date="2025-12-04T00:32:00Z">
              <w:r w:rsidR="009756D3">
                <w:t>(1)</w:t>
              </w:r>
            </w:ins>
            <w:ins w:id="818" w:author="Bahar Toto" w:date="2025-12-04T00:33:00Z">
              <w:r w:rsidR="009756D3">
                <w:t>(I)</w:t>
              </w:r>
            </w:ins>
            <w:ins w:id="819" w:author="Bahar Toto" w:date="2025-11-13T15:02:00Z">
              <w:r w:rsidR="00107E11">
                <w:t xml:space="preserve"> of the CTDPA</w:t>
              </w:r>
            </w:ins>
            <w:del w:id="820" w:author="Bahar Toto" w:date="2025-11-13T15:02:00Z">
              <w:r w:rsidDel="00107E11">
                <w:delText>.</w:delText>
              </w:r>
            </w:del>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E041E7" w14:textId="77777777" w:rsidR="2229AB24" w:rsidRDefault="2229AB24" w:rsidP="2229AB24">
            <w:pPr>
              <w:rPr>
                <w:rFonts w:ascii="Aptos" w:eastAsia="Aptos" w:hAnsi="Aptos" w:cs="Aptos"/>
              </w:rPr>
            </w:pPr>
            <w:r>
              <w:t>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8CEE55" w14:textId="2A820203" w:rsidR="00C83E8A" w:rsidRPr="00C83E8A" w:rsidRDefault="002256E1" w:rsidP="00C83E8A">
            <w:pPr>
              <w:rPr>
                <w:ins w:id="821" w:author="Bahar Toto" w:date="2025-11-13T23:44:00Z"/>
              </w:rPr>
            </w:pPr>
            <w:ins w:id="822" w:author="Bahar Toto" w:date="2025-11-13T23:44:00Z">
              <w:r>
                <w:t xml:space="preserve">Yes. </w:t>
              </w:r>
            </w:ins>
            <w:del w:id="823" w:author="Bahar Toto" w:date="2025-11-13T23:44:00Z">
              <w:r w:rsidR="2229AB24" w:rsidDel="002256E1">
                <w:delText xml:space="preserve">Yes, </w:delText>
              </w:r>
            </w:del>
            <w:commentRangeStart w:id="824"/>
            <w:commentRangeStart w:id="825"/>
            <w:ins w:id="826" w:author="Bahar Toto" w:date="2025-11-13T23:44:00Z">
              <w:r>
                <w:t>However,</w:t>
              </w:r>
            </w:ins>
            <w:ins w:id="827" w:author="Bahar Toto" w:date="2025-11-13T23:45:00Z">
              <w:r>
                <w:t xml:space="preserve"> c</w:t>
              </w:r>
            </w:ins>
            <w:ins w:id="828" w:author="Bahar Toto" w:date="2025-11-13T23:44:00Z">
              <w:r w:rsidR="00C83E8A" w:rsidRPr="00C83E8A">
                <w:t>ontrollers must not process the personal data of a consumer for purposes of targeted advertising or sell the consumer's personal data without the consumer's consent, under circumstances where a controller has actual knowledge, and willfully disregards, that the consumer is at least 13 years of age but younger than 1</w:t>
              </w:r>
            </w:ins>
            <w:ins w:id="829" w:author="Bahar Toto" w:date="2025-12-04T00:33:00Z">
              <w:r w:rsidR="007B658E">
                <w:t>8</w:t>
              </w:r>
            </w:ins>
            <w:ins w:id="830" w:author="Bahar Toto" w:date="2025-11-13T23:44:00Z">
              <w:r w:rsidR="00C83E8A" w:rsidRPr="00C83E8A">
                <w:t xml:space="preserve"> years of age. In the case of processing personal data concerning a </w:t>
              </w:r>
            </w:ins>
            <w:ins w:id="831" w:author="Bahar Toto" w:date="2025-12-04T00:35:00Z">
              <w:r w:rsidR="0089461C" w:rsidRPr="0089461C">
                <w:t xml:space="preserve">consumer who the controller has actual knowledge, or wilfully disregards, is a </w:t>
              </w:r>
            </w:ins>
            <w:ins w:id="832" w:author="Bahar Toto" w:date="2025-11-13T23:44:00Z">
              <w:r w:rsidR="00C83E8A" w:rsidRPr="00C83E8A">
                <w:t>child, the parent or legal guardian of the known child will have the authority to exercise a right on the child's behalf. In the case of processing personal data concerning a consumer subject to a guardianship, conservatorship, or other protective arrangement, the guardian or the conservator of the consumer may exercise such rights on the consumer's behalf.</w:t>
              </w:r>
            </w:ins>
          </w:p>
          <w:p w14:paraId="739FE89A" w14:textId="77777777" w:rsidR="00C83E8A" w:rsidRPr="00C83E8A" w:rsidRDefault="00C83E8A" w:rsidP="00C83E8A">
            <w:pPr>
              <w:rPr>
                <w:ins w:id="833" w:author="Bahar Toto" w:date="2025-11-13T23:44:00Z"/>
              </w:rPr>
            </w:pPr>
            <w:ins w:id="834" w:author="Bahar Toto" w:date="2025-11-13T23:44:00Z">
              <w:r w:rsidRPr="00C83E8A">
                <w:t>Furthermore, the CTDPA establishes requirements regarding the collection of precise geo-location data, and notes that no controller must engage in the activities described in §42-529a(b) of the CTDPA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8AB3EDA" w14:textId="77777777" w:rsidR="00C83E8A" w:rsidRPr="00C83E8A" w:rsidRDefault="00C83E8A" w:rsidP="00C83E8A">
            <w:pPr>
              <w:rPr>
                <w:ins w:id="835" w:author="Bahar Toto" w:date="2025-11-13T23:44:00Z"/>
              </w:rPr>
            </w:pPr>
            <w:ins w:id="836" w:author="Bahar Toto" w:date="2025-11-13T23:44:00Z">
              <w:r w:rsidRPr="00C83E8A">
                <w:t>On consent, the CTDPA clarifies that no controller that offers any online service, product, or feature to consumers whom such controller has actual knowledge, or willfully disregards, are minors shall:</w:t>
              </w:r>
            </w:ins>
          </w:p>
          <w:p w14:paraId="3C97191F" w14:textId="77777777" w:rsidR="00C83E8A" w:rsidRPr="00C83E8A" w:rsidRDefault="00C83E8A" w:rsidP="00C83E8A">
            <w:pPr>
              <w:numPr>
                <w:ilvl w:val="0"/>
                <w:numId w:val="52"/>
              </w:numPr>
              <w:rPr>
                <w:ins w:id="837" w:author="Bahar Toto" w:date="2025-11-13T23:44:00Z"/>
              </w:rPr>
            </w:pPr>
            <w:ins w:id="838" w:author="Bahar Toto" w:date="2025-11-13T23:44:00Z">
              <w:r w:rsidRPr="00C83E8A">
                <w:t>provide any consent mechanism that is designed to substantially subvert or impair, or is manipulated with the effect of substantially subverting or impairing, user autonomy, decision-making, or choice; or</w:t>
              </w:r>
            </w:ins>
          </w:p>
          <w:p w14:paraId="0BAB91A2" w14:textId="77777777" w:rsidR="00C83E8A" w:rsidRPr="00C83E8A" w:rsidRDefault="00C83E8A" w:rsidP="00C83E8A">
            <w:pPr>
              <w:numPr>
                <w:ilvl w:val="0"/>
                <w:numId w:val="52"/>
              </w:numPr>
              <w:rPr>
                <w:ins w:id="839" w:author="Bahar Toto" w:date="2025-11-13T23:44:00Z"/>
              </w:rPr>
            </w:pPr>
            <w:ins w:id="840" w:author="Bahar Toto" w:date="2025-11-13T23:44:00Z">
              <w:r w:rsidRPr="00C83E8A">
                <w:t>offer any direct messaging apparatus for use by minors without providing readily accessible and easy-to-use safeguards to limit the ability of adults to send unsolicited communications to minors with whom they are not connected.</w:t>
              </w:r>
            </w:ins>
          </w:p>
          <w:p w14:paraId="4FFE9F62" w14:textId="77777777" w:rsidR="00C83E8A" w:rsidRPr="00C83E8A" w:rsidRDefault="00C83E8A" w:rsidP="00C83E8A">
            <w:pPr>
              <w:rPr>
                <w:ins w:id="841" w:author="Bahar Toto" w:date="2025-11-13T23:44:00Z"/>
              </w:rPr>
            </w:pPr>
            <w:ins w:id="842" w:author="Bahar Toto" w:date="2025-11-13T23:44:00Z">
              <w:r w:rsidRPr="00C83E8A">
                <w:t>The CTDPA provides an exception to point two in which the predominant or exclusive function is: electronic mail; or direct messaging consisting of text, photos, or videos that are sent between devices by electronic means, where messages are shared between the sender and the recipient, only visible to the sender and the recipient, and not publicly posted.</w:t>
              </w:r>
            </w:ins>
          </w:p>
          <w:p w14:paraId="763560E5" w14:textId="77777777" w:rsidR="00C83E8A" w:rsidRPr="00C83E8A" w:rsidRDefault="00C83E8A" w:rsidP="00C83E8A">
            <w:pPr>
              <w:rPr>
                <w:ins w:id="843" w:author="Bahar Toto" w:date="2025-11-13T23:44:00Z"/>
              </w:rPr>
            </w:pPr>
            <w:ins w:id="844" w:author="Bahar Toto" w:date="2025-11-13T23:44:00Z">
              <w:r w:rsidRPr="00C83E8A">
                <w:rPr>
                  <w:b/>
                  <w:bCs/>
                </w:rPr>
                <w:t>Geolocation data</w:t>
              </w:r>
            </w:ins>
          </w:p>
          <w:p w14:paraId="78D3196A" w14:textId="77777777" w:rsidR="00C83E8A" w:rsidRPr="00C83E8A" w:rsidRDefault="00C83E8A" w:rsidP="00C83E8A">
            <w:pPr>
              <w:rPr>
                <w:ins w:id="845" w:author="Bahar Toto" w:date="2025-11-13T23:44:00Z"/>
              </w:rPr>
            </w:pPr>
            <w:ins w:id="846" w:author="Bahar Toto" w:date="2025-11-13T23:44:00Z">
              <w:r w:rsidRPr="00C83E8A">
                <w:t>The CTDPA also establishes requirements regarding the collection of precise geo-location data, and notes that no controller must engage in the activities described in §42-529a(b)(2)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582EAD2" w14:textId="77777777" w:rsidR="00C83E8A" w:rsidRPr="00C83E8A" w:rsidRDefault="00C83E8A" w:rsidP="00C83E8A">
            <w:pPr>
              <w:rPr>
                <w:ins w:id="847" w:author="Bahar Toto" w:date="2025-11-13T23:44:00Z"/>
              </w:rPr>
            </w:pPr>
            <w:ins w:id="848" w:author="Bahar Toto" w:date="2025-11-13T23:44:00Z">
              <w:r w:rsidRPr="00C83E8A">
                <w:t>In addition, controllers may not collect a minor's geolocation data unless:</w:t>
              </w:r>
            </w:ins>
          </w:p>
          <w:p w14:paraId="1A77691C" w14:textId="77777777" w:rsidR="00C83E8A" w:rsidRPr="00C83E8A" w:rsidRDefault="00C83E8A" w:rsidP="00C83E8A">
            <w:pPr>
              <w:numPr>
                <w:ilvl w:val="0"/>
                <w:numId w:val="53"/>
              </w:numPr>
              <w:rPr>
                <w:ins w:id="849" w:author="Bahar Toto" w:date="2025-11-13T23:44:00Z"/>
              </w:rPr>
            </w:pPr>
            <w:ins w:id="850" w:author="Bahar Toto" w:date="2025-11-13T23:44:00Z">
              <w:r w:rsidRPr="00C83E8A">
                <w:t>geolocation data is reasonably necessary for the provision of such online product, service, or feature; and</w:t>
              </w:r>
            </w:ins>
          </w:p>
          <w:p w14:paraId="72082372" w14:textId="77777777" w:rsidR="00C83E8A" w:rsidRPr="00C83E8A" w:rsidRDefault="00C83E8A" w:rsidP="00C83E8A">
            <w:pPr>
              <w:numPr>
                <w:ilvl w:val="0"/>
                <w:numId w:val="53"/>
              </w:numPr>
              <w:rPr>
                <w:ins w:id="851" w:author="Bahar Toto" w:date="2025-11-13T23:44:00Z"/>
              </w:rPr>
            </w:pPr>
            <w:ins w:id="852" w:author="Bahar Toto" w:date="2025-11-13T23:44:00Z">
              <w:r w:rsidRPr="00C83E8A">
                <w:t>the controller provides the minor a signal indicating that the controller is collecting such precise geolocation data.</w:t>
              </w:r>
            </w:ins>
          </w:p>
          <w:p w14:paraId="3D44C92C" w14:textId="77777777" w:rsidR="00C83E8A" w:rsidRPr="00C83E8A" w:rsidRDefault="00C83E8A" w:rsidP="00C83E8A">
            <w:pPr>
              <w:rPr>
                <w:ins w:id="853" w:author="Bahar Toto" w:date="2025-11-13T23:44:00Z"/>
              </w:rPr>
            </w:pPr>
            <w:ins w:id="854" w:author="Bahar Toto" w:date="2025-11-13T23:44:00Z">
              <w:r w:rsidRPr="00C83E8A">
                <w:rPr>
                  <w:b/>
                  <w:bCs/>
                </w:rPr>
                <w:t>Social media</w:t>
              </w:r>
            </w:ins>
          </w:p>
          <w:p w14:paraId="12E66119" w14:textId="77777777" w:rsidR="00C83E8A" w:rsidRPr="00C83E8A" w:rsidRDefault="00C83E8A" w:rsidP="00C83E8A">
            <w:pPr>
              <w:rPr>
                <w:ins w:id="855" w:author="Bahar Toto" w:date="2025-11-13T23:44:00Z"/>
              </w:rPr>
            </w:pPr>
            <w:ins w:id="856" w:author="Bahar Toto" w:date="2025-11-13T23:44:00Z">
              <w:r w:rsidRPr="00C83E8A">
                <w:t>In relation to social media, not later than 15 business days after a social media platform receives a request from a minor or, if the minor is younger than 16 years of age, from such minor's parent or legal guardian to unpublish such minor's social media platform account, the social media platform shall unpublish such minor's social media platform account age.</w:t>
              </w:r>
            </w:ins>
          </w:p>
          <w:p w14:paraId="2B27B3D5" w14:textId="77777777" w:rsidR="00C83E8A" w:rsidRPr="00C83E8A" w:rsidRDefault="00C83E8A" w:rsidP="00C83E8A">
            <w:pPr>
              <w:rPr>
                <w:ins w:id="857" w:author="Bahar Toto" w:date="2025-11-13T23:44:00Z"/>
              </w:rPr>
            </w:pPr>
            <w:ins w:id="858" w:author="Bahar Toto" w:date="2025-11-13T23:44:00Z">
              <w:r w:rsidRPr="00C83E8A">
                <w:t>Please note the above on social media platforms entered into effect on July 1, 2024.</w:t>
              </w:r>
            </w:ins>
          </w:p>
          <w:p w14:paraId="2D2AAB40" w14:textId="77777777" w:rsidR="00C83E8A" w:rsidRPr="00C83E8A" w:rsidRDefault="00C83E8A" w:rsidP="00C83E8A">
            <w:pPr>
              <w:rPr>
                <w:ins w:id="859" w:author="Bahar Toto" w:date="2025-11-13T23:44:00Z"/>
              </w:rPr>
            </w:pPr>
            <w:ins w:id="860" w:author="Bahar Toto" w:date="2025-11-13T23:44:00Z">
              <w:r w:rsidRPr="00C83E8A">
                <w:rPr>
                  <w:b/>
                  <w:bCs/>
                </w:rPr>
                <w:t>Enforcement</w:t>
              </w:r>
            </w:ins>
          </w:p>
          <w:p w14:paraId="58F88AEB" w14:textId="77777777" w:rsidR="00C83E8A" w:rsidRPr="00C83E8A" w:rsidRDefault="00C83E8A" w:rsidP="00C83E8A">
            <w:pPr>
              <w:rPr>
                <w:ins w:id="861" w:author="Bahar Toto" w:date="2025-11-13T23:44:00Z"/>
              </w:rPr>
            </w:pPr>
            <w:ins w:id="862" w:author="Bahar Toto" w:date="2025-11-13T23:44:00Z">
              <w:r w:rsidRPr="00C83E8A">
                <w:t>In addition, each controller that offers any online service, product, or feature to consumers and has actual knowledge, or willfully disregards, that the consumer is a minor must use reasonable care to avoid any heightened risk of harm to minors caused by such online service, product, or feature. In any enforcement action brought by the AG pursuant to §42-529a(a) of the CTDPA there will be a rebuttable presumption that the controller used reasonable care as required if the controller complied with the provisions of the CTDPA concerning DPAs.</w:t>
              </w:r>
            </w:ins>
            <w:commentRangeEnd w:id="824"/>
            <w:ins w:id="863" w:author="Bahar Toto" w:date="2025-12-04T00:39:00Z">
              <w:r w:rsidR="002326C8" w:rsidRPr="00C83E8A">
                <w:rPr>
                  <w:rStyle w:val="CommentReference"/>
                  <w:sz w:val="24"/>
                  <w:szCs w:val="24"/>
                </w:rPr>
                <w:commentReference w:id="824"/>
              </w:r>
            </w:ins>
            <w:commentRangeEnd w:id="825"/>
            <w:r w:rsidR="00C416C9" w:rsidRPr="00C83E8A">
              <w:rPr>
                <w:rStyle w:val="CommentReference"/>
                <w:sz w:val="24"/>
                <w:szCs w:val="24"/>
              </w:rPr>
              <w:commentReference w:id="825"/>
            </w:r>
          </w:p>
          <w:p w14:paraId="721061BE" w14:textId="51F63CF3" w:rsidR="2229AB24" w:rsidRDefault="2229AB24" w:rsidP="2229AB24">
            <w:pPr>
              <w:rPr>
                <w:rFonts w:ascii="Aptos" w:eastAsia="Aptos" w:hAnsi="Aptos" w:cs="Aptos"/>
              </w:rPr>
            </w:pPr>
            <w:del w:id="864" w:author="Bahar Toto" w:date="2025-11-13T23:44:00Z">
              <w:r w:rsidDel="00C83E8A">
                <w:delText>but subject to above consents and heightened online minors’ duties (e.g., DPAs, design limits, geolocation limits).</w:delText>
              </w:r>
            </w:del>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305D262" w14:textId="2A1DFA6B" w:rsidR="2229AB24" w:rsidRPr="00107E11" w:rsidRDefault="2229AB24" w:rsidP="2229AB24">
            <w:pPr>
              <w:rPr>
                <w:rFonts w:ascii="Aptos" w:eastAsia="Aptos" w:hAnsi="Aptos" w:cs="Aptos"/>
                <w:rPrChange w:id="865" w:author="Bahar Toto" w:date="2025-11-13T15:02:00Z">
                  <w:rPr>
                    <w:rFonts w:ascii="Aptos" w:eastAsia="Aptos" w:hAnsi="Aptos" w:cs="Aptos"/>
                    <w:lang w:val="it-IT"/>
                  </w:rPr>
                </w:rPrChange>
              </w:rPr>
            </w:pPr>
            <w:del w:id="866" w:author="Bahar Toto" w:date="2025-11-13T15:02:00Z">
              <w:r w:rsidRPr="00107E11" w:rsidDel="00107E11">
                <w:rPr>
                  <w:rPrChange w:id="867" w:author="Bahar Toto" w:date="2025-11-13T15:02:00Z">
                    <w:rPr>
                      <w:lang w:val="it-IT"/>
                    </w:rPr>
                  </w:rPrChange>
                </w:rPr>
                <w:delText xml:space="preserve">Conn. Gen. Stat. </w:delText>
              </w:r>
            </w:del>
            <w:r w:rsidRPr="00107E11">
              <w:rPr>
                <w:rPrChange w:id="868" w:author="Bahar Toto" w:date="2025-11-13T15:02:00Z">
                  <w:rPr>
                    <w:lang w:val="it-IT"/>
                  </w:rPr>
                </w:rPrChange>
              </w:rPr>
              <w:t>§§</w:t>
            </w:r>
            <w:del w:id="869" w:author="Bahar Toto" w:date="2025-11-13T23:45:00Z">
              <w:r w:rsidRPr="00107E11" w:rsidDel="002256E1">
                <w:rPr>
                  <w:rPrChange w:id="870" w:author="Bahar Toto" w:date="2025-11-13T15:02:00Z">
                    <w:rPr>
                      <w:lang w:val="it-IT"/>
                    </w:rPr>
                  </w:rPrChange>
                </w:rPr>
                <w:delText xml:space="preserve"> </w:delText>
              </w:r>
            </w:del>
            <w:ins w:id="871" w:author="Bahar Toto" w:date="2025-12-04T00:35:00Z">
              <w:r w:rsidR="00617FC8">
                <w:t xml:space="preserve">42-518(b), </w:t>
              </w:r>
            </w:ins>
            <w:r w:rsidRPr="00107E11">
              <w:rPr>
                <w:rPrChange w:id="872" w:author="Bahar Toto" w:date="2025-11-13T15:02:00Z">
                  <w:rPr>
                    <w:lang w:val="it-IT"/>
                  </w:rPr>
                </w:rPrChange>
              </w:rPr>
              <w:t>42‑520(d)</w:t>
            </w:r>
            <w:del w:id="873" w:author="Bahar Toto" w:date="2025-11-13T23:45:00Z">
              <w:r w:rsidRPr="00107E11" w:rsidDel="002256E1">
                <w:rPr>
                  <w:rPrChange w:id="874" w:author="Bahar Toto" w:date="2025-11-13T15:02:00Z">
                    <w:rPr>
                      <w:lang w:val="it-IT"/>
                    </w:rPr>
                  </w:rPrChange>
                </w:rPr>
                <w:delText>,</w:delText>
              </w:r>
            </w:del>
            <w:ins w:id="875" w:author="Bahar Toto" w:date="2025-11-13T23:45:00Z">
              <w:r w:rsidR="002256E1">
                <w:t xml:space="preserve"> and</w:t>
              </w:r>
            </w:ins>
            <w:r w:rsidRPr="00107E11">
              <w:rPr>
                <w:rPrChange w:id="876" w:author="Bahar Toto" w:date="2025-11-13T15:02:00Z">
                  <w:rPr>
                    <w:lang w:val="it-IT"/>
                  </w:rPr>
                </w:rPrChange>
              </w:rPr>
              <w:t xml:space="preserve"> 42‑529a–42‑529c</w:t>
            </w:r>
            <w:ins w:id="877" w:author="Bahar Toto" w:date="2025-11-13T15:02:00Z">
              <w:r w:rsidR="00107E11" w:rsidRPr="00107E11">
                <w:rPr>
                  <w:rPrChange w:id="878" w:author="Bahar Toto" w:date="2025-11-13T15:02:00Z">
                    <w:rPr>
                      <w:lang w:val="it-IT"/>
                    </w:rPr>
                  </w:rPrChange>
                </w:rPr>
                <w:t xml:space="preserve"> </w:t>
              </w:r>
              <w:r w:rsidR="00107E11">
                <w:t>of the CTDPA</w:t>
              </w:r>
            </w:ins>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99A890" w14:textId="29742B8E" w:rsidR="2229AB24" w:rsidRDefault="00C301EA" w:rsidP="2229AB24">
            <w:pPr>
              <w:rPr>
                <w:rFonts w:ascii="Aptos" w:eastAsia="Aptos" w:hAnsi="Aptos" w:cs="Aptos"/>
              </w:rPr>
            </w:pPr>
            <w:r>
              <w:t>Controllers</w:t>
            </w:r>
            <w:del w:id="879" w:author="Bahar Toto" w:date="2025-11-13T23:45:00Z">
              <w:r w:rsidR="0008156E" w:rsidDel="001070DA">
                <w:delText>.</w:delText>
              </w:r>
            </w:del>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B08C51" w14:textId="77777777" w:rsidR="2229AB24" w:rsidRDefault="00C301EA" w:rsidP="2229AB24">
            <w:pPr>
              <w:rPr>
                <w:rFonts w:ascii="Aptos" w:eastAsia="Aptos" w:hAnsi="Aptos" w:cs="Aptos"/>
              </w:rPr>
            </w:pPr>
            <w:r>
              <w:t xml:space="preserve">The processing of minor data is based upon consent in accordance with the above requirements. </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155BF3" w14:textId="32B74CA9" w:rsidR="2229AB24" w:rsidRPr="001070DA" w:rsidRDefault="2229AB24" w:rsidP="2229AB24">
            <w:pPr>
              <w:rPr>
                <w:rFonts w:ascii="Aptos" w:eastAsia="Aptos" w:hAnsi="Aptos" w:cs="Aptos"/>
                <w:rPrChange w:id="880" w:author="Bahar Toto" w:date="2025-11-13T23:46:00Z">
                  <w:rPr>
                    <w:rFonts w:ascii="Aptos" w:eastAsia="Aptos" w:hAnsi="Aptos" w:cs="Aptos"/>
                    <w:lang w:val="it-IT"/>
                  </w:rPr>
                </w:rPrChange>
              </w:rPr>
            </w:pPr>
            <w:del w:id="881" w:author="Bahar Toto" w:date="2025-11-13T15:02:00Z">
              <w:r w:rsidRPr="001070DA" w:rsidDel="00107E11">
                <w:rPr>
                  <w:rPrChange w:id="882" w:author="Bahar Toto" w:date="2025-11-13T23:46:00Z">
                    <w:rPr>
                      <w:lang w:val="it-IT"/>
                    </w:rPr>
                  </w:rPrChange>
                </w:rPr>
                <w:delText xml:space="preserve">Conn. Gen. Stat. </w:delText>
              </w:r>
            </w:del>
            <w:r w:rsidRPr="001070DA">
              <w:rPr>
                <w:rPrChange w:id="883" w:author="Bahar Toto" w:date="2025-11-13T23:46:00Z">
                  <w:rPr>
                    <w:lang w:val="it-IT"/>
                  </w:rPr>
                </w:rPrChange>
              </w:rPr>
              <w:t>§</w:t>
            </w:r>
            <w:ins w:id="884" w:author="Bahar Toto" w:date="2025-11-13T23:46:00Z">
              <w:r w:rsidR="001070DA" w:rsidRPr="001070DA">
                <w:rPr>
                  <w:rPrChange w:id="885" w:author="Bahar Toto" w:date="2025-11-13T23:46:00Z">
                    <w:rPr>
                      <w:lang w:val="it-IT"/>
                    </w:rPr>
                  </w:rPrChange>
                </w:rPr>
                <w:t>§</w:t>
              </w:r>
            </w:ins>
            <w:del w:id="886" w:author="Bahar Toto" w:date="2025-11-30T23:45:00Z">
              <w:r w:rsidRPr="001070DA" w:rsidDel="00B30BFB">
                <w:rPr>
                  <w:rPrChange w:id="887" w:author="Bahar Toto" w:date="2025-11-13T23:46:00Z">
                    <w:rPr>
                      <w:lang w:val="it-IT"/>
                    </w:rPr>
                  </w:rPrChange>
                </w:rPr>
                <w:delText xml:space="preserve"> </w:delText>
              </w:r>
            </w:del>
            <w:r w:rsidRPr="001070DA">
              <w:rPr>
                <w:rPrChange w:id="888" w:author="Bahar Toto" w:date="2025-11-13T23:46:00Z">
                  <w:rPr>
                    <w:lang w:val="it-IT"/>
                  </w:rPr>
                </w:rPrChange>
              </w:rPr>
              <w:t>42‑520(d)</w:t>
            </w:r>
            <w:del w:id="889" w:author="Bahar Toto" w:date="2025-11-13T23:46:00Z">
              <w:r w:rsidRPr="001070DA" w:rsidDel="001070DA">
                <w:rPr>
                  <w:rPrChange w:id="890" w:author="Bahar Toto" w:date="2025-11-13T23:46:00Z">
                    <w:rPr>
                      <w:lang w:val="it-IT"/>
                    </w:rPr>
                  </w:rPrChange>
                </w:rPr>
                <w:delText>; §</w:delText>
              </w:r>
            </w:del>
            <w:ins w:id="891" w:author="Bahar Toto" w:date="2025-11-13T23:46:00Z">
              <w:r w:rsidR="001070DA" w:rsidRPr="001070DA">
                <w:rPr>
                  <w:rPrChange w:id="892" w:author="Bahar Toto" w:date="2025-11-13T23:46:00Z">
                    <w:rPr>
                      <w:lang w:val="it-IT"/>
                    </w:rPr>
                  </w:rPrChange>
                </w:rPr>
                <w:t xml:space="preserve"> and</w:t>
              </w:r>
            </w:ins>
            <w:r w:rsidRPr="001070DA">
              <w:rPr>
                <w:rPrChange w:id="893" w:author="Bahar Toto" w:date="2025-11-13T23:46:00Z">
                  <w:rPr>
                    <w:lang w:val="it-IT"/>
                  </w:rPr>
                </w:rPrChange>
              </w:rPr>
              <w:t xml:space="preserve"> 42‑529</w:t>
            </w:r>
            <w:ins w:id="894" w:author="Bahar Toto" w:date="2025-11-13T23:46:00Z">
              <w:r w:rsidR="001070DA">
                <w:t>a</w:t>
              </w:r>
            </w:ins>
            <w:del w:id="895" w:author="Bahar Toto" w:date="2025-11-13T15:02:00Z">
              <w:r w:rsidRPr="001070DA" w:rsidDel="00107E11">
                <w:rPr>
                  <w:rPrChange w:id="896" w:author="Bahar Toto" w:date="2025-11-13T23:46:00Z">
                    <w:rPr>
                      <w:lang w:val="it-IT"/>
                    </w:rPr>
                  </w:rPrChange>
                </w:rPr>
                <w:delText>a</w:delText>
              </w:r>
            </w:del>
            <w:ins w:id="897" w:author="Bahar Toto" w:date="2025-11-13T15:02:00Z">
              <w:r w:rsidR="00107E11" w:rsidRPr="001070DA">
                <w:rPr>
                  <w:rPrChange w:id="898" w:author="Bahar Toto" w:date="2025-11-13T23:46:00Z">
                    <w:rPr>
                      <w:lang w:val="it-IT"/>
                    </w:rPr>
                  </w:rPrChange>
                </w:rPr>
                <w:t xml:space="preserve"> </w:t>
              </w:r>
              <w:r w:rsidR="00107E11">
                <w:t>of the CTDPA</w:t>
              </w:r>
            </w:ins>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5BB7CF" w14:textId="2B1D989B" w:rsidR="2229AB24" w:rsidRDefault="00C301EA" w:rsidP="2229AB24">
            <w:pPr>
              <w:rPr>
                <w:rFonts w:ascii="Aptos" w:eastAsia="Aptos" w:hAnsi="Aptos" w:cs="Aptos"/>
              </w:rPr>
            </w:pPr>
            <w:r>
              <w:t>Controllers</w:t>
            </w:r>
            <w:del w:id="899" w:author="Bahar Toto" w:date="2025-11-13T23:46:00Z">
              <w:r w:rsidR="0008156E" w:rsidDel="001070DA">
                <w:delText>.</w:delText>
              </w:r>
            </w:del>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4E4FF0B" w14:textId="036A537B" w:rsidR="2229AB24" w:rsidRDefault="2229AB24" w:rsidP="2229AB24">
            <w:pPr>
              <w:rPr>
                <w:rFonts w:ascii="Aptos" w:eastAsia="Aptos" w:hAnsi="Aptos" w:cs="Aptos"/>
              </w:rPr>
            </w:pPr>
            <w:r>
              <w:t>No</w:t>
            </w:r>
            <w:r w:rsidR="0008156E">
              <w:t>.</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BCA1869" w14:textId="211145A4" w:rsidR="2229AB24" w:rsidRDefault="00D75CF3" w:rsidP="2229AB24">
            <w:pPr>
              <w:rPr>
                <w:rFonts w:ascii="Aptos" w:eastAsia="Aptos" w:hAnsi="Aptos" w:cs="Aptos"/>
              </w:rPr>
            </w:pPr>
            <w:r>
              <w:t>Not applicable</w:t>
            </w:r>
            <w:r w:rsidR="0008156E">
              <w:t>.</w:t>
            </w:r>
            <w:r>
              <w:t xml:space="preserve"> </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CE58B7" w14:textId="6DF8FDD3" w:rsidR="2229AB24" w:rsidRDefault="00D75CF3" w:rsidP="2229AB24">
            <w:pPr>
              <w:rPr>
                <w:rFonts w:ascii="Aptos" w:eastAsia="Aptos" w:hAnsi="Aptos" w:cs="Aptos"/>
              </w:rPr>
            </w:pPr>
            <w:r>
              <w:t>Not applicable</w:t>
            </w:r>
            <w:r w:rsidR="0008156E">
              <w:t>.</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9C253C" w14:textId="042E835D" w:rsidR="2229AB24" w:rsidRDefault="2229AB24" w:rsidP="2229AB24">
            <w:pPr>
              <w:rPr>
                <w:rFonts w:ascii="Aptos" w:eastAsia="Aptos" w:hAnsi="Aptos" w:cs="Aptos"/>
              </w:rPr>
            </w:pPr>
            <w:r>
              <w:t>Not applicable</w:t>
            </w:r>
            <w:r w:rsidR="0008156E">
              <w:t>.</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0F9DF4" w14:textId="07723612" w:rsidR="2229AB24" w:rsidRDefault="2229AB24" w:rsidP="2229AB24">
            <w:pPr>
              <w:rPr>
                <w:rFonts w:ascii="Aptos" w:eastAsia="Aptos" w:hAnsi="Aptos" w:cs="Aptos"/>
              </w:rPr>
            </w:pPr>
            <w:r>
              <w:t>Not applicable</w:t>
            </w:r>
            <w:r w:rsidR="0008156E">
              <w:t>.</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760BD19" w14:textId="4390F541" w:rsidR="2229AB24" w:rsidRDefault="00D75CF3" w:rsidP="2229AB24">
            <w:pPr>
              <w:rPr>
                <w:rFonts w:ascii="Aptos" w:eastAsia="Aptos" w:hAnsi="Aptos" w:cs="Aptos"/>
              </w:rPr>
            </w:pPr>
            <w:r>
              <w:t>Not applicable</w:t>
            </w:r>
            <w:r w:rsidR="0008156E">
              <w:t>.</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D2886A" w14:textId="58E279DF" w:rsidR="2229AB24" w:rsidRDefault="2229AB24" w:rsidP="2229AB24">
            <w:pPr>
              <w:rPr>
                <w:rFonts w:ascii="Aptos" w:eastAsia="Aptos" w:hAnsi="Aptos" w:cs="Aptos"/>
              </w:rPr>
            </w:pPr>
            <w:r>
              <w:t>Not applicable</w:t>
            </w:r>
            <w:r w:rsidR="0008156E">
              <w:t>.</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3962621" w14:textId="40EFCC7C" w:rsidR="2229AB24" w:rsidRDefault="2229AB24" w:rsidP="2229AB24">
            <w:pPr>
              <w:rPr>
                <w:rFonts w:ascii="Aptos" w:eastAsia="Aptos" w:hAnsi="Aptos" w:cs="Aptos"/>
              </w:rPr>
            </w:pPr>
            <w:r>
              <w:t>Not applicable</w:t>
            </w:r>
            <w:r w:rsidR="0008156E">
              <w:t>.</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FE9056" w14:textId="4A8484AB" w:rsidR="2229AB24" w:rsidRDefault="00D75CF3" w:rsidP="2229AB24">
            <w:pPr>
              <w:rPr>
                <w:rFonts w:ascii="Aptos" w:eastAsia="Aptos" w:hAnsi="Aptos" w:cs="Aptos"/>
              </w:rPr>
            </w:pPr>
            <w:r>
              <w:t>Not applicable</w:t>
            </w:r>
            <w:r w:rsidR="0008156E">
              <w:t>.</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50C80" w14:textId="1CC889D6" w:rsidR="2229AB24" w:rsidRDefault="2229AB24" w:rsidP="2229AB24">
            <w:pPr>
              <w:rPr>
                <w:rFonts w:ascii="Aptos" w:eastAsia="Aptos" w:hAnsi="Aptos" w:cs="Aptos"/>
              </w:rPr>
            </w:pPr>
            <w:r>
              <w:t>Not applicable</w:t>
            </w:r>
            <w:r w:rsidR="0008156E">
              <w:t>.</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2D477A6" w14:textId="545CA9FD" w:rsidR="2229AB24" w:rsidRDefault="2229AB24" w:rsidP="2229AB24">
            <w:pPr>
              <w:rPr>
                <w:rFonts w:ascii="Aptos" w:eastAsia="Aptos" w:hAnsi="Aptos" w:cs="Aptos"/>
              </w:rPr>
            </w:pPr>
            <w:r>
              <w:t>Not applicable</w:t>
            </w:r>
            <w:r w:rsidR="0008156E">
              <w:t>.</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776827" w14:textId="01F2212F" w:rsidR="2229AB24" w:rsidRDefault="00D75CF3" w:rsidP="2229AB24">
            <w:pPr>
              <w:rPr>
                <w:rFonts w:ascii="Aptos" w:eastAsia="Aptos" w:hAnsi="Aptos" w:cs="Aptos"/>
              </w:rPr>
            </w:pPr>
            <w:r>
              <w:t>Not applicable</w:t>
            </w:r>
            <w:r w:rsidR="0008156E">
              <w:t>.</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1421E4" w14:textId="10846E7D" w:rsidR="2229AB24" w:rsidRDefault="2229AB24" w:rsidP="2229AB24">
            <w:pPr>
              <w:rPr>
                <w:rFonts w:ascii="Aptos" w:eastAsia="Aptos" w:hAnsi="Aptos" w:cs="Aptos"/>
              </w:rPr>
            </w:pPr>
            <w:r>
              <w:t>No</w:t>
            </w:r>
            <w:r w:rsidR="0008156E">
              <w:t>.</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844D35" w14:textId="438F5E38" w:rsidR="2229AB24" w:rsidRDefault="00D75CF3" w:rsidP="2229AB24">
            <w:pPr>
              <w:rPr>
                <w:rFonts w:ascii="Aptos" w:eastAsia="Aptos" w:hAnsi="Aptos" w:cs="Aptos"/>
              </w:rPr>
            </w:pPr>
            <w:r>
              <w:t>Not applicable</w:t>
            </w:r>
            <w:r w:rsidR="0008156E">
              <w:t>.</w:t>
            </w:r>
            <w:r>
              <w:t xml:space="preserve"> </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9A912" w14:textId="6E1E55A5" w:rsidR="2229AB24" w:rsidRDefault="00D75CF3" w:rsidP="2229AB24">
            <w:pPr>
              <w:rPr>
                <w:rFonts w:ascii="Aptos" w:eastAsia="Aptos" w:hAnsi="Aptos" w:cs="Aptos"/>
              </w:rPr>
            </w:pPr>
            <w:r>
              <w:t>Not applicable</w:t>
            </w:r>
            <w:r w:rsidR="0008156E">
              <w:t>.</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9C4A094" w14:textId="51417E87" w:rsidR="2229AB24" w:rsidRDefault="00D75CF3" w:rsidP="2229AB24">
            <w:pPr>
              <w:rPr>
                <w:rFonts w:ascii="Aptos" w:eastAsia="Aptos" w:hAnsi="Aptos" w:cs="Aptos"/>
              </w:rPr>
            </w:pPr>
            <w:r>
              <w:t>Not applicable</w:t>
            </w:r>
            <w:r w:rsidR="0008156E">
              <w:t>.</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14023D0" w14:textId="589FEB37" w:rsidR="2229AB24" w:rsidRDefault="2229AB24" w:rsidP="2229AB24">
            <w:pPr>
              <w:rPr>
                <w:rFonts w:ascii="Aptos" w:eastAsia="Aptos" w:hAnsi="Aptos" w:cs="Aptos"/>
              </w:rPr>
            </w:pPr>
            <w:r>
              <w:t>Not applicable</w:t>
            </w:r>
            <w:r w:rsidR="0008156E">
              <w:t>.</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C92549" w14:textId="0A0F8595" w:rsidR="2229AB24" w:rsidRDefault="00D75CF3" w:rsidP="2229AB24">
            <w:pPr>
              <w:rPr>
                <w:rFonts w:ascii="Aptos" w:eastAsia="Aptos" w:hAnsi="Aptos" w:cs="Aptos"/>
              </w:rPr>
            </w:pPr>
            <w:r>
              <w:t>Not applicable</w:t>
            </w:r>
            <w:r w:rsidR="0008156E">
              <w:t>.</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650B79A" w14:textId="744C32D7" w:rsidR="2229AB24" w:rsidRDefault="2229AB24" w:rsidP="2229AB24">
            <w:pPr>
              <w:rPr>
                <w:rFonts w:ascii="Aptos" w:eastAsia="Aptos" w:hAnsi="Aptos" w:cs="Aptos"/>
              </w:rPr>
            </w:pPr>
            <w:r>
              <w:t>No</w:t>
            </w:r>
            <w:r w:rsidR="0008156E">
              <w:t>.</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BAB1DC" w14:textId="2A474935" w:rsidR="2229AB24" w:rsidRDefault="2229AB24" w:rsidP="2229AB24">
            <w:pPr>
              <w:rPr>
                <w:rFonts w:ascii="Aptos" w:eastAsia="Aptos" w:hAnsi="Aptos" w:cs="Aptos"/>
              </w:rPr>
            </w:pPr>
            <w:r>
              <w:t>Not applicable</w:t>
            </w:r>
            <w:r w:rsidR="0008156E">
              <w:t>.</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6C98B0" w14:textId="0BD04DB3" w:rsidR="2229AB24" w:rsidRDefault="00D75CF3" w:rsidP="2229AB24">
            <w:pPr>
              <w:rPr>
                <w:rFonts w:ascii="Aptos" w:eastAsia="Aptos" w:hAnsi="Aptos" w:cs="Aptos"/>
              </w:rPr>
            </w:pPr>
            <w:r>
              <w:t>Not applicable</w:t>
            </w:r>
            <w:r w:rsidR="0008156E">
              <w:t>.</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CD643E" w14:textId="131892A6" w:rsidR="2229AB24" w:rsidRDefault="2229AB24" w:rsidP="2229AB24">
            <w:pPr>
              <w:rPr>
                <w:rFonts w:ascii="Aptos" w:eastAsia="Aptos" w:hAnsi="Aptos" w:cs="Aptos"/>
              </w:rPr>
            </w:pPr>
            <w:r>
              <w:t>Not applicable</w:t>
            </w:r>
            <w:r w:rsidR="0008156E">
              <w:t>.</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EEAFEC" w14:textId="30BE9B16" w:rsidR="2229AB24" w:rsidRDefault="2229AB24" w:rsidP="2229AB24">
            <w:pPr>
              <w:rPr>
                <w:rFonts w:ascii="Aptos" w:eastAsia="Aptos" w:hAnsi="Aptos" w:cs="Aptos"/>
              </w:rPr>
            </w:pPr>
            <w:r>
              <w:t>Not applicable</w:t>
            </w:r>
            <w:r w:rsidR="0008156E">
              <w:t>.</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B4A967" w14:textId="1B5057FD" w:rsidR="2229AB24" w:rsidRDefault="00D75CF3" w:rsidP="2229AB24">
            <w:pPr>
              <w:rPr>
                <w:rFonts w:ascii="Aptos" w:eastAsia="Aptos" w:hAnsi="Aptos" w:cs="Aptos"/>
              </w:rPr>
            </w:pPr>
            <w:r>
              <w:t>Not applicable</w:t>
            </w:r>
            <w:r w:rsidR="0008156E">
              <w:t>.</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EBB39A3" w14:textId="77777777" w:rsidR="00D63CE7" w:rsidRPr="00D63CE7" w:rsidRDefault="00D63CE7" w:rsidP="00D63CE7">
            <w:pPr>
              <w:rPr>
                <w:ins w:id="900" w:author="Bahar Toto" w:date="2025-11-13T23:47:00Z"/>
              </w:rPr>
            </w:pPr>
            <w:ins w:id="901" w:author="Bahar Toto" w:date="2025-11-13T23:47:00Z">
              <w:r w:rsidRPr="00D63CE7">
                <w:t>The CTDPA does not expressly provide for record-keeping requirements.</w:t>
              </w:r>
            </w:ins>
          </w:p>
          <w:p w14:paraId="5FFD9A2F" w14:textId="6777D075" w:rsidR="2229AB24" w:rsidRDefault="00D63CE7" w:rsidP="00D63CE7">
            <w:pPr>
              <w:rPr>
                <w:rFonts w:ascii="Aptos" w:eastAsia="Aptos" w:hAnsi="Aptos" w:cs="Aptos"/>
              </w:rPr>
            </w:pPr>
            <w:ins w:id="902" w:author="Bahar Toto" w:date="2025-11-13T23:47:00Z">
              <w:r w:rsidRPr="00D63CE7">
                <w:t>However, Data Protection Assessments (DPAs)</w:t>
              </w:r>
              <w:r>
                <w:t xml:space="preserve"> and processor contracts </w:t>
              </w:r>
            </w:ins>
            <w:del w:id="903" w:author="Bahar Toto" w:date="2025-11-13T23:47:00Z">
              <w:r w:rsidR="2229AB24" w:rsidDel="00D63CE7">
                <w:delText xml:space="preserve">No explicit ROPA mandate; Data Protection Assessments (DPAs) and processor contracts </w:delText>
              </w:r>
            </w:del>
            <w:r w:rsidR="2229AB24">
              <w:t>must be maintained and provided to AG on request.</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E76E5A" w14:textId="634AAFE7" w:rsidR="2229AB24" w:rsidRDefault="00D75CF3" w:rsidP="2229AB24">
            <w:pPr>
              <w:rPr>
                <w:rFonts w:ascii="Aptos" w:eastAsia="Aptos" w:hAnsi="Aptos" w:cs="Aptos"/>
              </w:rPr>
            </w:pPr>
            <w:del w:id="904" w:author="Bahar Toto" w:date="2025-11-13T15:02:00Z">
              <w:r w:rsidDel="00107E11">
                <w:delText>Conn. Gen. Stat. </w:delText>
              </w:r>
            </w:del>
            <w:r>
              <w:t>§</w:t>
            </w:r>
            <w:ins w:id="905" w:author="Bahar Toto" w:date="2025-11-13T23:48:00Z">
              <w:r w:rsidR="00D63CE7">
                <w:t>§</w:t>
              </w:r>
            </w:ins>
            <w:r>
              <w:t xml:space="preserve"> 42‑52</w:t>
            </w:r>
            <w:r w:rsidR="00392189">
              <w:t>1</w:t>
            </w:r>
            <w:del w:id="906" w:author="Bahar Toto" w:date="2025-11-13T23:48:00Z">
              <w:r w:rsidDel="00D63CE7">
                <w:delText>; §</w:delText>
              </w:r>
            </w:del>
            <w:ins w:id="907" w:author="Bahar Toto" w:date="2025-11-13T23:48:00Z">
              <w:r w:rsidR="00D63CE7">
                <w:t xml:space="preserve"> and</w:t>
              </w:r>
            </w:ins>
            <w:r>
              <w:t xml:space="preserve"> 42‑52</w:t>
            </w:r>
            <w:r w:rsidR="00392189">
              <w:t>2</w:t>
            </w:r>
            <w:ins w:id="908" w:author="Bahar Toto" w:date="2025-11-13T15:02:00Z">
              <w:r w:rsidR="00107E11">
                <w:t xml:space="preserve"> of the CTDPA</w:t>
              </w:r>
            </w:ins>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6E9535" w14:textId="7971856D" w:rsidR="2229AB24" w:rsidRDefault="00D75CF3" w:rsidP="2229AB24">
            <w:pPr>
              <w:rPr>
                <w:rFonts w:ascii="Aptos" w:eastAsia="Aptos" w:hAnsi="Aptos" w:cs="Aptos"/>
              </w:rPr>
            </w:pPr>
            <w:r>
              <w:t>Controllers</w:t>
            </w:r>
            <w:r w:rsidR="0008156E">
              <w:t>.</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49FFAFD" w14:textId="12CFDE54" w:rsidR="2229AB24" w:rsidRDefault="2229AB24" w:rsidP="2229AB24">
            <w:pPr>
              <w:rPr>
                <w:rFonts w:ascii="Aptos" w:eastAsia="Aptos" w:hAnsi="Aptos" w:cs="Aptos"/>
              </w:rPr>
            </w:pPr>
            <w:r>
              <w:t>Not applicable</w:t>
            </w:r>
            <w:r w:rsidR="0008156E">
              <w:t>.</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E93EEA" w14:textId="4B90ED5E" w:rsidR="2229AB24" w:rsidRDefault="2229AB24" w:rsidP="2229AB24">
            <w:pPr>
              <w:rPr>
                <w:rFonts w:ascii="Aptos" w:eastAsia="Aptos" w:hAnsi="Aptos" w:cs="Aptos"/>
              </w:rPr>
            </w:pPr>
            <w:r>
              <w:t>Not applicable</w:t>
            </w:r>
            <w:r w:rsidR="0008156E">
              <w:t>.</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D6A6B2" w14:textId="11EF197A" w:rsidR="2229AB24" w:rsidRDefault="00D75CF3" w:rsidP="2229AB24">
            <w:pPr>
              <w:rPr>
                <w:rFonts w:ascii="Aptos" w:eastAsia="Aptos" w:hAnsi="Aptos" w:cs="Aptos"/>
              </w:rPr>
            </w:pPr>
            <w:r>
              <w:t>Not applicable</w:t>
            </w:r>
            <w:r w:rsidR="0008156E">
              <w:t>.</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7823D4" w14:textId="1CB10722" w:rsidR="2229AB24" w:rsidRDefault="2229AB24" w:rsidP="2229AB24">
            <w:pPr>
              <w:rPr>
                <w:rFonts w:ascii="Aptos" w:eastAsia="Aptos" w:hAnsi="Aptos" w:cs="Aptos"/>
              </w:rPr>
            </w:pPr>
            <w:r>
              <w:t>Not applicable</w:t>
            </w:r>
            <w:r w:rsidR="0008156E">
              <w:t>.</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8D110F" w14:textId="4E6B6477" w:rsidR="2229AB24" w:rsidRDefault="2229AB24" w:rsidP="2229AB24">
            <w:pPr>
              <w:rPr>
                <w:rFonts w:ascii="Aptos" w:eastAsia="Aptos" w:hAnsi="Aptos" w:cs="Aptos"/>
              </w:rPr>
            </w:pPr>
            <w:r>
              <w:t>Not applicable</w:t>
            </w:r>
            <w:r w:rsidR="0008156E">
              <w:t>.</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945F16" w14:textId="08F9FD27" w:rsidR="2229AB24" w:rsidRDefault="00D75CF3" w:rsidP="2229AB24">
            <w:pPr>
              <w:rPr>
                <w:rFonts w:ascii="Aptos" w:eastAsia="Aptos" w:hAnsi="Aptos" w:cs="Aptos"/>
              </w:rPr>
            </w:pPr>
            <w:r>
              <w:t>Not applicable</w:t>
            </w:r>
            <w:r w:rsidR="0008156E">
              <w:t>.</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3D5F630" w14:textId="044CE18D" w:rsidR="2229AB24" w:rsidRDefault="2229AB24" w:rsidP="2229AB24">
            <w:pPr>
              <w:rPr>
                <w:rFonts w:ascii="Aptos" w:eastAsia="Aptos" w:hAnsi="Aptos" w:cs="Aptos"/>
              </w:rPr>
            </w:pPr>
            <w:r>
              <w:t xml:space="preserve">Yes, </w:t>
            </w:r>
            <w:del w:id="909" w:author="Bahar Toto" w:date="2025-11-13T23:48:00Z">
              <w:r w:rsidDel="00D63CE7">
                <w:delText>Data Protection Assessment (</w:delText>
              </w:r>
            </w:del>
            <w:r>
              <w:t>DPA</w:t>
            </w:r>
            <w:del w:id="910" w:author="Bahar Toto" w:date="2025-11-13T23:48:00Z">
              <w:r w:rsidDel="00D63CE7">
                <w:delText>)</w:delText>
              </w:r>
            </w:del>
            <w:r w:rsidR="00392189">
              <w:t xml:space="preserve"> is</w:t>
            </w:r>
            <w:r>
              <w:t xml:space="preserve"> required for heightened risk processing.</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0AB8715" w14:textId="02BDB25A" w:rsidR="2229AB24" w:rsidRDefault="00517F30" w:rsidP="2229AB24">
            <w:pPr>
              <w:rPr>
                <w:rFonts w:ascii="Aptos" w:eastAsia="Aptos" w:hAnsi="Aptos" w:cs="Aptos"/>
              </w:rPr>
            </w:pPr>
            <w:del w:id="911" w:author="Bahar Toto" w:date="2025-11-13T15:03:00Z">
              <w:r w:rsidDel="00107E11">
                <w:delText xml:space="preserve">Conn. Gen. Stat. </w:delText>
              </w:r>
            </w:del>
            <w:r>
              <w:t>§</w:t>
            </w:r>
            <w:del w:id="912" w:author="Bahar Toto" w:date="2025-11-13T23:48:00Z">
              <w:r w:rsidDel="00D63CE7">
                <w:delText xml:space="preserve"> </w:delText>
              </w:r>
            </w:del>
            <w:r>
              <w:t>42‑522(a)</w:t>
            </w:r>
            <w:ins w:id="913" w:author="Bahar Toto" w:date="2025-11-13T15:03:00Z">
              <w:r w:rsidR="00107E11">
                <w:t xml:space="preserve"> of the CTDPA</w:t>
              </w:r>
            </w:ins>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E5061" w14:textId="479DFBC0" w:rsidR="2229AB24" w:rsidRDefault="00517F30" w:rsidP="2229AB24">
            <w:pPr>
              <w:rPr>
                <w:rFonts w:ascii="Aptos" w:eastAsia="Aptos" w:hAnsi="Aptos" w:cs="Aptos"/>
              </w:rPr>
            </w:pPr>
            <w:r>
              <w:t>Controllers</w:t>
            </w:r>
            <w:r w:rsidR="0008156E">
              <w:t>.</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AFD847" w14:textId="77777777" w:rsidR="00167F9E" w:rsidRDefault="00167F9E" w:rsidP="2229AB24">
            <w:pPr>
              <w:rPr>
                <w:ins w:id="914" w:author="Bahar Toto" w:date="2025-11-30T23:50:00Z"/>
              </w:rPr>
            </w:pPr>
            <w:commentRangeStart w:id="915"/>
            <w:commentRangeStart w:id="916"/>
            <w:ins w:id="917" w:author="Bahar Toto" w:date="2025-11-30T23:49:00Z">
              <w:r w:rsidRPr="00167F9E">
                <w:t xml:space="preserve">For the purposes of </w:t>
              </w:r>
            </w:ins>
            <w:ins w:id="918" w:author="Bahar Toto" w:date="2025-11-30T23:50:00Z">
              <w:r>
                <w:t>§42</w:t>
              </w:r>
              <w:r>
                <w:rPr>
                  <w:rFonts w:ascii="Cambria Math" w:hAnsi="Cambria Math" w:cs="Cambria Math"/>
                </w:rPr>
                <w:t>‑</w:t>
              </w:r>
              <w:r>
                <w:t>522 of the CTDPA</w:t>
              </w:r>
            </w:ins>
            <w:ins w:id="919" w:author="Bahar Toto" w:date="2025-11-30T23:49:00Z">
              <w:r w:rsidRPr="00167F9E">
                <w:t xml:space="preserve">, processing that presents a heightened risk of harm to a consumer includes: </w:t>
              </w:r>
            </w:ins>
          </w:p>
          <w:p w14:paraId="16A70DD0" w14:textId="77777777" w:rsidR="00167F9E" w:rsidRDefault="00167F9E" w:rsidP="2229AB24">
            <w:pPr>
              <w:rPr>
                <w:ins w:id="920" w:author="Bahar Toto" w:date="2025-11-30T23:50:00Z"/>
              </w:rPr>
            </w:pPr>
            <w:ins w:id="921" w:author="Bahar Toto" w:date="2025-11-30T23:49:00Z">
              <w:r w:rsidRPr="00167F9E">
                <w:t xml:space="preserve">(1) The processing of personal data for the purposes of targeted advertising; </w:t>
              </w:r>
            </w:ins>
          </w:p>
          <w:p w14:paraId="2C22FF15" w14:textId="77777777" w:rsidR="00167F9E" w:rsidRDefault="00167F9E" w:rsidP="2229AB24">
            <w:pPr>
              <w:rPr>
                <w:ins w:id="922" w:author="Bahar Toto" w:date="2025-11-30T23:50:00Z"/>
              </w:rPr>
            </w:pPr>
            <w:ins w:id="923" w:author="Bahar Toto" w:date="2025-11-30T23:49:00Z">
              <w:r w:rsidRPr="00167F9E">
                <w:t xml:space="preserve">(2) the sale of personal data; </w:t>
              </w:r>
            </w:ins>
          </w:p>
          <w:p w14:paraId="751815B1" w14:textId="77777777" w:rsidR="00167F9E" w:rsidRDefault="00167F9E" w:rsidP="2229AB24">
            <w:pPr>
              <w:rPr>
                <w:ins w:id="924" w:author="Bahar Toto" w:date="2025-11-30T23:50:00Z"/>
              </w:rPr>
            </w:pPr>
            <w:ins w:id="925" w:author="Bahar Toto" w:date="2025-11-30T23:49:00Z">
              <w:r w:rsidRPr="00167F9E">
                <w:t xml:space="preserve">(3) the processing of personal data for the purposes </w:t>
              </w:r>
            </w:ins>
            <w:ins w:id="926" w:author="Bahar Toto" w:date="2025-11-30T23:50:00Z">
              <w:r>
                <w:t xml:space="preserve">of </w:t>
              </w:r>
            </w:ins>
            <w:ins w:id="927" w:author="Bahar Toto" w:date="2025-11-30T23:49:00Z">
              <w:r w:rsidRPr="00167F9E">
                <w:t xml:space="preserve"> profiling, where such profiling presents a reasonably foreseeable risk of </w:t>
              </w:r>
            </w:ins>
          </w:p>
          <w:p w14:paraId="7E61C259" w14:textId="77777777" w:rsidR="00167F9E" w:rsidRDefault="00167F9E" w:rsidP="2229AB24">
            <w:pPr>
              <w:rPr>
                <w:ins w:id="928" w:author="Bahar Toto" w:date="2025-11-30T23:50:00Z"/>
              </w:rPr>
            </w:pPr>
            <w:ins w:id="929" w:author="Bahar Toto" w:date="2025-11-30T23:49:00Z">
              <w:r w:rsidRPr="00167F9E">
                <w:t xml:space="preserve">(A) unfair or deceptive treatment of, or unlawful disparate impact on, consumers, </w:t>
              </w:r>
            </w:ins>
          </w:p>
          <w:p w14:paraId="1424ACB9" w14:textId="77777777" w:rsidR="00167F9E" w:rsidRDefault="00167F9E" w:rsidP="2229AB24">
            <w:pPr>
              <w:rPr>
                <w:ins w:id="930" w:author="Bahar Toto" w:date="2025-11-30T23:50:00Z"/>
              </w:rPr>
            </w:pPr>
            <w:ins w:id="931" w:author="Bahar Toto" w:date="2025-11-30T23:49:00Z">
              <w:r w:rsidRPr="00167F9E">
                <w:t xml:space="preserve">(B) financial, physical or reputational injury to consumers, </w:t>
              </w:r>
            </w:ins>
          </w:p>
          <w:p w14:paraId="111B6E93" w14:textId="77777777" w:rsidR="00167F9E" w:rsidRDefault="00167F9E" w:rsidP="2229AB24">
            <w:pPr>
              <w:rPr>
                <w:ins w:id="932" w:author="Bahar Toto" w:date="2025-11-30T23:50:00Z"/>
              </w:rPr>
            </w:pPr>
            <w:ins w:id="933" w:author="Bahar Toto" w:date="2025-11-30T23:49:00Z">
              <w:r w:rsidRPr="00167F9E">
                <w:t xml:space="preserve">(C) a physical or other intrusion upon the solitude or seclusion, or the private affairs or concerns, of consumers, where such intrusion would be offensive to a reasonable person, or </w:t>
              </w:r>
            </w:ins>
          </w:p>
          <w:p w14:paraId="220A32A4" w14:textId="77777777" w:rsidR="00167F9E" w:rsidRDefault="00167F9E" w:rsidP="2229AB24">
            <w:pPr>
              <w:rPr>
                <w:ins w:id="934" w:author="Bahar Toto" w:date="2025-11-30T23:50:00Z"/>
              </w:rPr>
            </w:pPr>
            <w:ins w:id="935" w:author="Bahar Toto" w:date="2025-11-30T23:49:00Z">
              <w:r w:rsidRPr="00167F9E">
                <w:t xml:space="preserve">(D) other substantial injury to consumers; and </w:t>
              </w:r>
            </w:ins>
          </w:p>
          <w:p w14:paraId="608A80D5" w14:textId="20882543" w:rsidR="2229AB24" w:rsidRPr="00167F9E" w:rsidRDefault="00167F9E" w:rsidP="2229AB24">
            <w:pPr>
              <w:rPr>
                <w:rPrChange w:id="936" w:author="Bahar Toto" w:date="2025-11-30T23:50:00Z">
                  <w:rPr>
                    <w:rFonts w:ascii="Aptos" w:eastAsia="Aptos" w:hAnsi="Aptos" w:cs="Aptos"/>
                  </w:rPr>
                </w:rPrChange>
              </w:rPr>
            </w:pPr>
            <w:ins w:id="937" w:author="Bahar Toto" w:date="2025-11-30T23:49:00Z">
              <w:r w:rsidRPr="00167F9E">
                <w:t>(4) the processing of sensitive data.</w:t>
              </w:r>
            </w:ins>
            <w:del w:id="938" w:author="Bahar Toto" w:date="2025-11-30T23:49:00Z">
              <w:r w:rsidR="2229AB24" w:rsidDel="00167F9E">
                <w:delText xml:space="preserve">Targeted advertising, </w:delText>
              </w:r>
            </w:del>
            <w:commentRangeEnd w:id="915"/>
            <w:r w:rsidR="00565582">
              <w:rPr>
                <w:rStyle w:val="CommentReference"/>
                <w:sz w:val="24"/>
                <w:szCs w:val="24"/>
              </w:rPr>
              <w:commentReference w:id="915"/>
            </w:r>
            <w:commentRangeEnd w:id="916"/>
            <w:r w:rsidR="00C416C9">
              <w:rPr>
                <w:rStyle w:val="CommentReference"/>
                <w:sz w:val="24"/>
                <w:szCs w:val="24"/>
              </w:rPr>
              <w:commentReference w:id="916"/>
            </w:r>
            <w:del w:id="939" w:author="Bahar Toto" w:date="2025-11-30T23:49:00Z">
              <w:r w:rsidR="2229AB24" w:rsidDel="00167F9E">
                <w:delText>sale, profiling with legal/similarly significant effects, and sensitive data processing</w:delText>
              </w:r>
              <w:r w:rsidR="0008156E" w:rsidDel="00167F9E">
                <w:delText>.</w:delText>
              </w:r>
            </w:del>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3B2D82" w14:textId="4D5501BB" w:rsidR="2229AB24" w:rsidRDefault="2229AB24" w:rsidP="2229AB24">
            <w:pPr>
              <w:rPr>
                <w:rFonts w:ascii="Aptos" w:eastAsia="Aptos" w:hAnsi="Aptos" w:cs="Aptos"/>
              </w:rPr>
            </w:pPr>
            <w:del w:id="940" w:author="Bahar Toto" w:date="2025-11-13T15:03:00Z">
              <w:r w:rsidDel="00107E11">
                <w:delText xml:space="preserve">Conn. Gen. Stat. </w:delText>
              </w:r>
            </w:del>
            <w:r>
              <w:t>§</w:t>
            </w:r>
            <w:del w:id="941" w:author="Bahar Toto" w:date="2025-11-30T23:52:00Z">
              <w:r w:rsidDel="00565582">
                <w:delText xml:space="preserve"> </w:delText>
              </w:r>
            </w:del>
            <w:r>
              <w:t>42‑522(a)</w:t>
            </w:r>
            <w:ins w:id="942" w:author="Bahar Toto" w:date="2025-11-13T15:03:00Z">
              <w:r w:rsidR="00107E11">
                <w:t xml:space="preserve"> of the CTDPA</w:t>
              </w:r>
            </w:ins>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86C686" w14:textId="231C9975" w:rsidR="2229AB24" w:rsidRDefault="00517F30" w:rsidP="2229AB24">
            <w:pPr>
              <w:rPr>
                <w:rFonts w:ascii="Aptos" w:eastAsia="Aptos" w:hAnsi="Aptos" w:cs="Aptos"/>
              </w:rPr>
            </w:pPr>
            <w:r>
              <w:t>Controllers</w:t>
            </w:r>
            <w:del w:id="943" w:author="Bahar Toto" w:date="2025-11-30T23:50:00Z">
              <w:r w:rsidR="0008156E" w:rsidDel="00167F9E">
                <w:delText>.</w:delText>
              </w:r>
            </w:del>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8AD6D4" w14:textId="77777777" w:rsidR="00565582" w:rsidRDefault="00565582" w:rsidP="2229AB24">
            <w:pPr>
              <w:rPr>
                <w:ins w:id="944" w:author="Bahar Toto" w:date="2025-11-30T23:53:00Z"/>
              </w:rPr>
            </w:pPr>
            <w:ins w:id="945" w:author="Bahar Toto" w:date="2025-11-30T23:51:00Z">
              <w:r w:rsidRPr="00565582">
                <w:t xml:space="preserve">Each </w:t>
              </w:r>
            </w:ins>
            <w:ins w:id="946" w:author="Bahar Toto" w:date="2025-11-30T23:52:00Z">
              <w:r>
                <w:t>DPA</w:t>
              </w:r>
            </w:ins>
            <w:ins w:id="947" w:author="Bahar Toto" w:date="2025-11-30T23:51:00Z">
              <w:r w:rsidRPr="00565582">
                <w:t xml:space="preserve"> conducted pursuant to </w:t>
              </w:r>
            </w:ins>
            <w:ins w:id="948" w:author="Bahar Toto" w:date="2025-11-30T23:52:00Z">
              <w:r>
                <w:t>§42</w:t>
              </w:r>
              <w:r>
                <w:rPr>
                  <w:rFonts w:ascii="Cambria Math" w:hAnsi="Cambria Math" w:cs="Cambria Math"/>
                </w:rPr>
                <w:t>‑</w:t>
              </w:r>
              <w:r>
                <w:t>522 of the CTDPA</w:t>
              </w:r>
            </w:ins>
            <w:ins w:id="949" w:author="Bahar Toto" w:date="2025-11-30T23:51:00Z">
              <w:r w:rsidRPr="00565582">
                <w:t xml:space="preserve">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each such </w:t>
              </w:r>
            </w:ins>
            <w:ins w:id="950" w:author="Bahar Toto" w:date="2025-11-30T23:53:00Z">
              <w:r>
                <w:t>DPA</w:t>
              </w:r>
            </w:ins>
            <w:ins w:id="951" w:author="Bahar Toto" w:date="2025-11-30T23:51:00Z">
              <w:r w:rsidRPr="00565582">
                <w:t xml:space="preserve"> the use of de-identified data and the reasonable expectations of consumers, as well as the context of the processing and the relationship between the controller and the consumer whose personal data will be processed. </w:t>
              </w:r>
            </w:ins>
          </w:p>
          <w:p w14:paraId="20250299" w14:textId="77777777" w:rsidR="00565582" w:rsidRDefault="00565582" w:rsidP="2229AB24">
            <w:pPr>
              <w:rPr>
                <w:ins w:id="952" w:author="Bahar Toto" w:date="2025-11-30T23:53:00Z"/>
              </w:rPr>
            </w:pPr>
            <w:ins w:id="953" w:author="Bahar Toto" w:date="2025-11-30T23:53:00Z">
              <w:r>
                <w:t>Moreover, e</w:t>
              </w:r>
            </w:ins>
            <w:ins w:id="954" w:author="Bahar Toto" w:date="2025-11-30T23:51:00Z">
              <w:r w:rsidRPr="00565582">
                <w:t xml:space="preserve">ach controller that engages in any profiling for the purposes of making a decision that produces any legal or similarly significant effect concerning a consumer shall conduct an impact assessment for such profiling. Such impact assessment shall include, to the extent reasonably known by or available to the controller, as applicable: </w:t>
              </w:r>
            </w:ins>
          </w:p>
          <w:p w14:paraId="6B4A09A9" w14:textId="77777777" w:rsidR="00565582" w:rsidRDefault="00565582" w:rsidP="2229AB24">
            <w:pPr>
              <w:rPr>
                <w:ins w:id="955" w:author="Bahar Toto" w:date="2025-11-30T23:53:00Z"/>
              </w:rPr>
            </w:pPr>
            <w:ins w:id="956" w:author="Bahar Toto" w:date="2025-11-30T23:51:00Z">
              <w:r w:rsidRPr="00565582">
                <w:t xml:space="preserve">(1) A statement by the controller disclosing the purpose, intended use cases and deployment context of, and benefits afforded by, such profiling; </w:t>
              </w:r>
            </w:ins>
          </w:p>
          <w:p w14:paraId="7AA7EC98" w14:textId="77777777" w:rsidR="00565582" w:rsidRDefault="00565582" w:rsidP="2229AB24">
            <w:pPr>
              <w:rPr>
                <w:ins w:id="957" w:author="Bahar Toto" w:date="2025-11-30T23:53:00Z"/>
              </w:rPr>
            </w:pPr>
            <w:ins w:id="958" w:author="Bahar Toto" w:date="2025-11-30T23:51:00Z">
              <w:r w:rsidRPr="00565582">
                <w:t xml:space="preserve">(2) an analysis of whether such profiling poses any known or reasonably foreseeable heightened risk of harm to a consumer, and, if so, </w:t>
              </w:r>
            </w:ins>
          </w:p>
          <w:p w14:paraId="1D738E19" w14:textId="77777777" w:rsidR="00565582" w:rsidRDefault="00565582" w:rsidP="2229AB24">
            <w:pPr>
              <w:rPr>
                <w:ins w:id="959" w:author="Bahar Toto" w:date="2025-11-30T23:53:00Z"/>
              </w:rPr>
            </w:pPr>
            <w:ins w:id="960" w:author="Bahar Toto" w:date="2025-11-30T23:51:00Z">
              <w:r w:rsidRPr="00565582">
                <w:t xml:space="preserve">(A) the nature of such heightened risk of harm to a consumer, and </w:t>
              </w:r>
            </w:ins>
          </w:p>
          <w:p w14:paraId="013C537E" w14:textId="77777777" w:rsidR="00565582" w:rsidRDefault="00565582" w:rsidP="2229AB24">
            <w:pPr>
              <w:rPr>
                <w:ins w:id="961" w:author="Bahar Toto" w:date="2025-11-30T23:54:00Z"/>
              </w:rPr>
            </w:pPr>
            <w:ins w:id="962" w:author="Bahar Toto" w:date="2025-11-30T23:51:00Z">
              <w:r w:rsidRPr="00565582">
                <w:t xml:space="preserve">(B) the steps that have been taken to mitigate such heightened risk of harm to a consumer; </w:t>
              </w:r>
            </w:ins>
          </w:p>
          <w:p w14:paraId="22A053C7" w14:textId="77777777" w:rsidR="00565582" w:rsidRDefault="00565582" w:rsidP="2229AB24">
            <w:pPr>
              <w:rPr>
                <w:ins w:id="963" w:author="Bahar Toto" w:date="2025-11-30T23:54:00Z"/>
              </w:rPr>
            </w:pPr>
            <w:ins w:id="964" w:author="Bahar Toto" w:date="2025-11-30T23:51:00Z">
              <w:r w:rsidRPr="00565582">
                <w:t xml:space="preserve">(3) a description of </w:t>
              </w:r>
            </w:ins>
          </w:p>
          <w:p w14:paraId="1276B3DB" w14:textId="77777777" w:rsidR="00565582" w:rsidRDefault="00565582" w:rsidP="2229AB24">
            <w:pPr>
              <w:rPr>
                <w:ins w:id="965" w:author="Bahar Toto" w:date="2025-11-30T23:54:00Z"/>
              </w:rPr>
            </w:pPr>
            <w:ins w:id="966" w:author="Bahar Toto" w:date="2025-11-30T23:51:00Z">
              <w:r w:rsidRPr="00565582">
                <w:t xml:space="preserve">(A) the main categories of personal data processed as inputs for the purposes of such profiling, and </w:t>
              </w:r>
            </w:ins>
          </w:p>
          <w:p w14:paraId="5FBEA3FD" w14:textId="77777777" w:rsidR="00565582" w:rsidRDefault="00565582" w:rsidP="2229AB24">
            <w:pPr>
              <w:rPr>
                <w:ins w:id="967" w:author="Bahar Toto" w:date="2025-11-30T23:54:00Z"/>
              </w:rPr>
            </w:pPr>
            <w:ins w:id="968" w:author="Bahar Toto" w:date="2025-11-30T23:51:00Z">
              <w:r w:rsidRPr="00565582">
                <w:t>(B) the outputs such profiling produces;</w:t>
              </w:r>
            </w:ins>
          </w:p>
          <w:p w14:paraId="0EBA9D35" w14:textId="77777777" w:rsidR="00565582" w:rsidRDefault="00565582" w:rsidP="2229AB24">
            <w:pPr>
              <w:rPr>
                <w:ins w:id="969" w:author="Bahar Toto" w:date="2025-11-30T23:54:00Z"/>
              </w:rPr>
            </w:pPr>
            <w:ins w:id="970" w:author="Bahar Toto" w:date="2025-11-30T23:51:00Z">
              <w:r w:rsidRPr="00565582">
                <w:t xml:space="preserve">(4) an overview of the main categories of personal data the controller used to customize such profiling, if the controller used data to customize such profiling; </w:t>
              </w:r>
            </w:ins>
          </w:p>
          <w:p w14:paraId="007D6E5E" w14:textId="77777777" w:rsidR="00565582" w:rsidRDefault="00565582" w:rsidP="2229AB24">
            <w:pPr>
              <w:rPr>
                <w:ins w:id="971" w:author="Bahar Toto" w:date="2025-11-30T23:54:00Z"/>
              </w:rPr>
            </w:pPr>
            <w:ins w:id="972" w:author="Bahar Toto" w:date="2025-11-30T23:51:00Z">
              <w:r w:rsidRPr="00565582">
                <w:t xml:space="preserve">(5) any metrics used to evaluate the performance and known limitations of such profiling; </w:t>
              </w:r>
            </w:ins>
          </w:p>
          <w:p w14:paraId="4A726241" w14:textId="77777777" w:rsidR="00565582" w:rsidRDefault="00565582" w:rsidP="2229AB24">
            <w:pPr>
              <w:rPr>
                <w:ins w:id="973" w:author="Bahar Toto" w:date="2025-11-30T23:54:00Z"/>
              </w:rPr>
            </w:pPr>
            <w:ins w:id="974" w:author="Bahar Toto" w:date="2025-11-30T23:51:00Z">
              <w:r w:rsidRPr="00565582">
                <w:t>(6) a description of any transparency measures taken concerning such profiling, including, but not limited to, any measures taken to disclose to consumers that such controller is engaged in such profiling while such controller is engaged in such profiling; and</w:t>
              </w:r>
            </w:ins>
          </w:p>
          <w:p w14:paraId="1A65D19D" w14:textId="151DA00B" w:rsidR="2229AB24" w:rsidRPr="00565582" w:rsidRDefault="00565582" w:rsidP="2229AB24">
            <w:pPr>
              <w:rPr>
                <w:rPrChange w:id="975" w:author="Bahar Toto" w:date="2025-11-30T23:53:00Z">
                  <w:rPr>
                    <w:rFonts w:ascii="Aptos" w:eastAsia="Aptos" w:hAnsi="Aptos" w:cs="Aptos"/>
                  </w:rPr>
                </w:rPrChange>
              </w:rPr>
            </w:pPr>
            <w:ins w:id="976" w:author="Bahar Toto" w:date="2025-11-30T23:51:00Z">
              <w:r w:rsidRPr="00565582">
                <w:t>(7) a description of the post-deployment monitoring and user safeguards provided concerning such profiling, including, but not limited to, the oversight, use and learning processes established by the controller to address issues arising from such profiling.</w:t>
              </w:r>
            </w:ins>
            <w:del w:id="977" w:author="Bahar Toto" w:date="2025-11-30T23:51:00Z">
              <w:r w:rsidR="2229AB24" w:rsidDel="00565582">
                <w:delText>Assessment of benefits vs. risks to consumers, considering safeguards, de‑identification, expectations, context, and less intrusive means.</w:delText>
              </w:r>
            </w:del>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310D2C" w14:textId="5C56DAEF" w:rsidR="00517F30" w:rsidRDefault="00517F30" w:rsidP="00517F30">
            <w:pPr>
              <w:rPr>
                <w:rFonts w:ascii="Aptos" w:eastAsia="Aptos" w:hAnsi="Aptos" w:cs="Aptos"/>
              </w:rPr>
            </w:pPr>
            <w:del w:id="978" w:author="Bahar Toto" w:date="2025-11-13T15:03:00Z">
              <w:r w:rsidDel="00107E11">
                <w:delText xml:space="preserve">Conn. Gen. Stat. </w:delText>
              </w:r>
            </w:del>
            <w:r>
              <w:t>§ 42‑522(b)</w:t>
            </w:r>
            <w:ins w:id="979" w:author="Bahar Toto" w:date="2025-11-13T15:03:00Z">
              <w:r w:rsidR="00107E11">
                <w:t xml:space="preserve"> of the CTDPA</w:t>
              </w:r>
            </w:ins>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EC2DFB2" w14:textId="64441669" w:rsidR="00517F30" w:rsidRDefault="00517F30" w:rsidP="00517F30">
            <w:pPr>
              <w:rPr>
                <w:rFonts w:ascii="Aptos" w:eastAsia="Aptos" w:hAnsi="Aptos" w:cs="Aptos"/>
              </w:rPr>
            </w:pPr>
            <w:r>
              <w:t>Controllers</w:t>
            </w:r>
            <w:del w:id="980" w:author="Bahar Toto" w:date="2025-11-30T23:54:00Z">
              <w:r w:rsidR="0008156E" w:rsidDel="00565582">
                <w:delText>.</w:delText>
              </w:r>
            </w:del>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7E7477" w14:textId="700CFB91" w:rsidR="2229AB24" w:rsidRDefault="2229AB24" w:rsidP="2229AB24">
            <w:pPr>
              <w:rPr>
                <w:rFonts w:ascii="Aptos" w:eastAsia="Aptos" w:hAnsi="Aptos" w:cs="Aptos"/>
              </w:rPr>
            </w:pPr>
            <w:del w:id="981" w:author="Bahar Toto" w:date="2025-11-30T23:57:00Z">
              <w:r w:rsidDel="00F439FA">
                <w:delText>No</w:delText>
              </w:r>
              <w:r w:rsidR="0008156E" w:rsidDel="00F439FA">
                <w:delText>.</w:delText>
              </w:r>
            </w:del>
            <w:ins w:id="982" w:author="Bahar Toto" w:date="2025-11-30T23:57:00Z">
              <w:r w:rsidR="00F439FA">
                <w:t xml:space="preserve">Prior consultation </w:t>
              </w:r>
              <w:r w:rsidR="002610BF">
                <w:t>with the AG is not required. However, a</w:t>
              </w:r>
              <w:r w:rsidR="002610BF" w:rsidRPr="002610BF">
                <w:t xml:space="preserve"> controller shall make the </w:t>
              </w:r>
              <w:r w:rsidR="002610BF">
                <w:t>DPA or impact assessment</w:t>
              </w:r>
              <w:r w:rsidR="002610BF" w:rsidRPr="002610BF">
                <w:t xml:space="preserve"> available to the AG upon request. The AG may evaluate the assessment for compliance with the duties contained in the CTDPA.</w:t>
              </w:r>
            </w:ins>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B89276" w14:textId="166103C5" w:rsidR="2229AB24" w:rsidRDefault="00147248" w:rsidP="2229AB24">
            <w:pPr>
              <w:rPr>
                <w:rFonts w:ascii="Aptos" w:eastAsia="Aptos" w:hAnsi="Aptos" w:cs="Aptos"/>
              </w:rPr>
            </w:pPr>
            <w:ins w:id="983" w:author="Bahar Toto" w:date="2025-11-30T23:57:00Z">
              <w:r w:rsidRPr="00147248">
                <w:t>§42-522(</w:t>
              </w:r>
              <w:r>
                <w:t>d</w:t>
              </w:r>
              <w:r w:rsidRPr="00147248">
                <w:t>) of the CTDPA</w:t>
              </w:r>
            </w:ins>
            <w:del w:id="984" w:author="Bahar Toto" w:date="2025-11-30T23:57:00Z">
              <w:r w:rsidR="2229AB24" w:rsidDel="00147248">
                <w:delText>Not applicable</w:delText>
              </w:r>
              <w:r w:rsidR="0008156E" w:rsidDel="00147248">
                <w:delText>.</w:delText>
              </w:r>
            </w:del>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3C6D56" w14:textId="6B60C22F" w:rsidR="2229AB24" w:rsidRDefault="00147248" w:rsidP="2229AB24">
            <w:pPr>
              <w:rPr>
                <w:rFonts w:ascii="Aptos" w:eastAsia="Aptos" w:hAnsi="Aptos" w:cs="Aptos"/>
              </w:rPr>
            </w:pPr>
            <w:ins w:id="985" w:author="Bahar Toto" w:date="2025-11-30T23:58:00Z">
              <w:r>
                <w:t>Controllers</w:t>
              </w:r>
            </w:ins>
            <w:del w:id="986" w:author="Bahar Toto" w:date="2025-11-30T23:58:00Z">
              <w:r w:rsidR="00CE2ED5" w:rsidDel="00147248">
                <w:delText>Not applicable</w:delText>
              </w:r>
              <w:r w:rsidR="0008156E" w:rsidDel="00147248">
                <w:delText>.</w:delText>
              </w:r>
              <w:r w:rsidR="00CE2ED5" w:rsidDel="00147248">
                <w:delText xml:space="preserve"> </w:delText>
              </w:r>
            </w:del>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2ADE17" w14:textId="74105171" w:rsidR="2229AB24" w:rsidRDefault="2229AB24" w:rsidP="2229AB24">
            <w:pPr>
              <w:rPr>
                <w:rFonts w:ascii="Aptos" w:eastAsia="Aptos" w:hAnsi="Aptos" w:cs="Aptos"/>
              </w:rPr>
            </w:pPr>
            <w:r>
              <w:t>Not applicable</w:t>
            </w:r>
            <w:r w:rsidR="0008156E">
              <w:t>.</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0646A7" w14:textId="31114A92" w:rsidR="2229AB24" w:rsidRDefault="2229AB24" w:rsidP="2229AB24">
            <w:pPr>
              <w:rPr>
                <w:rFonts w:ascii="Aptos" w:eastAsia="Aptos" w:hAnsi="Aptos" w:cs="Aptos"/>
              </w:rPr>
            </w:pPr>
            <w:r>
              <w:t>Not applicable</w:t>
            </w:r>
            <w:r w:rsidR="0008156E">
              <w:t>.</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8C5611" w14:textId="7F6699E1" w:rsidR="2229AB24" w:rsidRDefault="00CE2ED5" w:rsidP="2229AB24">
            <w:pPr>
              <w:rPr>
                <w:rFonts w:ascii="Aptos" w:eastAsia="Aptos" w:hAnsi="Aptos" w:cs="Aptos"/>
              </w:rPr>
            </w:pPr>
            <w:r>
              <w:t>Not applicable</w:t>
            </w:r>
            <w:r w:rsidR="0008156E">
              <w:t>.</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FDD0E0" w14:textId="5CD592A2" w:rsidR="2229AB24" w:rsidRDefault="2229AB24" w:rsidP="2229AB24">
            <w:pPr>
              <w:rPr>
                <w:rFonts w:ascii="Aptos" w:eastAsia="Aptos" w:hAnsi="Aptos" w:cs="Aptos"/>
              </w:rPr>
            </w:pPr>
            <w:r>
              <w:t>Not applicable</w:t>
            </w:r>
            <w:r w:rsidR="0008156E">
              <w:t>.</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4A91EC" w14:textId="08673123" w:rsidR="2229AB24" w:rsidRDefault="2229AB24" w:rsidP="2229AB24">
            <w:pPr>
              <w:rPr>
                <w:rFonts w:ascii="Aptos" w:eastAsia="Aptos" w:hAnsi="Aptos" w:cs="Aptos"/>
              </w:rPr>
            </w:pPr>
            <w:r>
              <w:t>Not applicable</w:t>
            </w:r>
            <w:r w:rsidR="0008156E">
              <w:t>.</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7CB2D4" w14:textId="79D4CED9" w:rsidR="2229AB24" w:rsidRDefault="00CE2ED5" w:rsidP="2229AB24">
            <w:pPr>
              <w:rPr>
                <w:rFonts w:ascii="Aptos" w:eastAsia="Aptos" w:hAnsi="Aptos" w:cs="Aptos"/>
              </w:rPr>
            </w:pPr>
            <w:r>
              <w:t>Not applicable</w:t>
            </w:r>
            <w:r w:rsidR="0008156E">
              <w:t>.</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695410" w14:textId="40FD9F50" w:rsidR="2229AB24" w:rsidRDefault="2229AB24" w:rsidP="2229AB24">
            <w:pPr>
              <w:rPr>
                <w:rFonts w:ascii="Aptos" w:eastAsia="Aptos" w:hAnsi="Aptos" w:cs="Aptos"/>
              </w:rPr>
            </w:pPr>
            <w:r>
              <w:t>Yes, data sharing is generally subject to notice, opt‑outs (sale/targeted ads/profiling), and processor contract controls (including restrictions on subprocessors)</w:t>
            </w:r>
            <w:r w:rsidR="0008156E">
              <w:t>.</w:t>
            </w:r>
            <w:r>
              <w:t xml:space="preserve"> </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A4E0215" w14:textId="3FE93033" w:rsidR="2229AB24" w:rsidRDefault="2229AB24" w:rsidP="2229AB24">
            <w:pPr>
              <w:rPr>
                <w:rFonts w:ascii="Aptos" w:eastAsia="Aptos" w:hAnsi="Aptos" w:cs="Aptos"/>
              </w:rPr>
            </w:pPr>
            <w:del w:id="987" w:author="Bahar Toto" w:date="2025-11-13T15:03:00Z">
              <w:r w:rsidDel="00107E11">
                <w:delText xml:space="preserve">Conn. Gen. Stat. </w:delText>
              </w:r>
            </w:del>
            <w:r>
              <w:t>§§</w:t>
            </w:r>
            <w:del w:id="988" w:author="Bahar Toto" w:date="2025-11-30T23:58:00Z">
              <w:r w:rsidDel="000575D1">
                <w:delText xml:space="preserve"> </w:delText>
              </w:r>
            </w:del>
            <w:r>
              <w:t xml:space="preserve">42‑518, </w:t>
            </w:r>
            <w:ins w:id="989" w:author="Bahar Toto" w:date="2025-11-30T23:58:00Z">
              <w:r w:rsidR="000575D1">
                <w:t xml:space="preserve">and </w:t>
              </w:r>
            </w:ins>
            <w:r>
              <w:t xml:space="preserve">42‑520–42‑521 </w:t>
            </w:r>
            <w:ins w:id="990" w:author="Bahar Toto" w:date="2025-11-13T15:03:00Z">
              <w:r w:rsidR="00107E11">
                <w:t>of the CTDPA</w:t>
              </w:r>
            </w:ins>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C369B91" w14:textId="1A36BD01" w:rsidR="2229AB24" w:rsidRDefault="00674E8E" w:rsidP="2229AB24">
            <w:pPr>
              <w:rPr>
                <w:rFonts w:ascii="Aptos" w:eastAsia="Aptos" w:hAnsi="Aptos" w:cs="Aptos"/>
              </w:rPr>
            </w:pPr>
            <w:r>
              <w:t>Controllers and processors</w:t>
            </w:r>
            <w:del w:id="991" w:author="Bahar Toto" w:date="2025-12-01T00:04:00Z">
              <w:r w:rsidR="0008156E" w:rsidDel="00B22624">
                <w:delText>.</w:delText>
              </w:r>
              <w:r w:rsidDel="00B22624">
                <w:delText xml:space="preserve"> </w:delText>
              </w:r>
            </w:del>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3F3F77" w14:textId="3695ABA2" w:rsidR="2229AB24" w:rsidRDefault="2229AB24" w:rsidP="2229AB24">
            <w:pPr>
              <w:rPr>
                <w:rFonts w:ascii="Aptos" w:eastAsia="Aptos" w:hAnsi="Aptos" w:cs="Aptos"/>
              </w:rPr>
            </w:pPr>
            <w:r>
              <w:t>When consistent with disclosed purposes, opt‑out rights, and contractual requirements for processors/third parties.</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D16553" w14:textId="7E062CF0" w:rsidR="00674E8E" w:rsidRDefault="00674E8E" w:rsidP="00674E8E">
            <w:pPr>
              <w:rPr>
                <w:rFonts w:ascii="Aptos" w:eastAsia="Aptos" w:hAnsi="Aptos" w:cs="Aptos"/>
              </w:rPr>
            </w:pPr>
            <w:del w:id="992" w:author="Bahar Toto" w:date="2025-11-13T15:03:00Z">
              <w:r w:rsidDel="00107E11">
                <w:delText xml:space="preserve">Conn. Gen. Stat. </w:delText>
              </w:r>
            </w:del>
            <w:r>
              <w:t>§§</w:t>
            </w:r>
            <w:del w:id="993" w:author="Bahar Toto" w:date="2025-12-01T00:04:00Z">
              <w:r w:rsidDel="00B22624">
                <w:delText xml:space="preserve"> </w:delText>
              </w:r>
            </w:del>
            <w:r>
              <w:t>42‑520–42‑521</w:t>
            </w:r>
            <w:ins w:id="994" w:author="Bahar Toto" w:date="2025-11-13T15:03:00Z">
              <w:r w:rsidR="00107E11">
                <w:t xml:space="preserve"> of the CTDPA</w:t>
              </w:r>
            </w:ins>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78B6E6" w14:textId="795703B9" w:rsidR="00674E8E" w:rsidRDefault="00674E8E" w:rsidP="00674E8E">
            <w:pPr>
              <w:rPr>
                <w:rFonts w:ascii="Aptos" w:eastAsia="Aptos" w:hAnsi="Aptos" w:cs="Aptos"/>
              </w:rPr>
            </w:pPr>
            <w:r>
              <w:t>Controllers and processors</w:t>
            </w:r>
            <w:del w:id="995" w:author="Bahar Toto" w:date="2025-12-01T00:04:00Z">
              <w:r w:rsidR="0008156E" w:rsidDel="00B22624">
                <w:delText>.</w:delText>
              </w:r>
              <w:r w:rsidDel="00B22624">
                <w:delText xml:space="preserve"> </w:delText>
              </w:r>
            </w:del>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F4853F" w14:textId="77777777" w:rsidR="2229AB24" w:rsidRDefault="2229AB24" w:rsidP="2229AB24">
            <w:pPr>
              <w:rPr>
                <w:ins w:id="996" w:author="Bahar Toto" w:date="2025-12-01T00:08:00Z"/>
              </w:rPr>
            </w:pPr>
            <w:r>
              <w:t>Yes. Restrictions on the sale vary by type of data and the data subject, including consumer opt‑out</w:t>
            </w:r>
            <w:del w:id="997" w:author="Bahar Toto" w:date="2025-12-01T00:07:00Z">
              <w:r w:rsidDel="004B2E0A">
                <w:delText>;</w:delText>
              </w:r>
            </w:del>
            <w:ins w:id="998" w:author="Bahar Toto" w:date="2025-12-01T00:07:00Z">
              <w:r w:rsidR="004B2E0A">
                <w:t>,</w:t>
              </w:r>
            </w:ins>
            <w:r>
              <w:t xml:space="preserve"> opt‑in required for certain minors</w:t>
            </w:r>
            <w:ins w:id="999" w:author="Bahar Toto" w:date="2025-12-01T00:07:00Z">
              <w:r w:rsidR="004B2E0A">
                <w:t>,</w:t>
              </w:r>
            </w:ins>
            <w:del w:id="1000" w:author="Bahar Toto" w:date="2025-12-01T00:07:00Z">
              <w:r w:rsidDel="004B2E0A">
                <w:delText>;</w:delText>
              </w:r>
            </w:del>
            <w:r>
              <w:t xml:space="preserve"> and consent for the sale of consumer health data</w:t>
            </w:r>
            <w:r w:rsidR="0008156E">
              <w:t>.</w:t>
            </w:r>
            <w:r>
              <w:t xml:space="preserve"> </w:t>
            </w:r>
          </w:p>
          <w:p w14:paraId="6C55FE90" w14:textId="77777777" w:rsidR="002E2082" w:rsidRPr="002E2082" w:rsidRDefault="002E2082" w:rsidP="002E2082">
            <w:pPr>
              <w:rPr>
                <w:ins w:id="1001" w:author="Bahar Toto" w:date="2025-12-01T00:08:00Z"/>
                <w:rFonts w:ascii="Aptos" w:eastAsia="Aptos" w:hAnsi="Aptos" w:cs="Aptos"/>
              </w:rPr>
            </w:pPr>
            <w:ins w:id="1002" w:author="Bahar Toto" w:date="2025-12-01T00:08:00Z">
              <w:r w:rsidRPr="002E2082">
                <w:rPr>
                  <w:rFonts w:ascii="Aptos" w:eastAsia="Aptos" w:hAnsi="Aptos" w:cs="Aptos"/>
                </w:rPr>
                <w:t>The sale of personal data means the exchange of personal data for monetary or other valuable consideration by the controller to a third party. Importantly, the CTDPA confirms that the sale of personal data does not include:</w:t>
              </w:r>
            </w:ins>
          </w:p>
          <w:p w14:paraId="3A13D9C4" w14:textId="77777777" w:rsidR="002E2082" w:rsidRPr="002E2082" w:rsidRDefault="002E2082" w:rsidP="002E2082">
            <w:pPr>
              <w:numPr>
                <w:ilvl w:val="0"/>
                <w:numId w:val="55"/>
              </w:numPr>
              <w:rPr>
                <w:ins w:id="1003" w:author="Bahar Toto" w:date="2025-12-01T00:08:00Z"/>
                <w:rFonts w:ascii="Aptos" w:eastAsia="Aptos" w:hAnsi="Aptos" w:cs="Aptos"/>
              </w:rPr>
            </w:pPr>
            <w:ins w:id="1004" w:author="Bahar Toto" w:date="2025-12-01T00:08:00Z">
              <w:r w:rsidRPr="002E2082">
                <w:rPr>
                  <w:rFonts w:ascii="Aptos" w:eastAsia="Aptos" w:hAnsi="Aptos" w:cs="Aptos"/>
                </w:rPr>
                <w:t>the disclosure of personal data to a processor that processes the personal data on behalf of the controller;</w:t>
              </w:r>
            </w:ins>
          </w:p>
          <w:p w14:paraId="26960CFF" w14:textId="77777777" w:rsidR="002E2082" w:rsidRPr="002E2082" w:rsidRDefault="002E2082" w:rsidP="002E2082">
            <w:pPr>
              <w:numPr>
                <w:ilvl w:val="0"/>
                <w:numId w:val="55"/>
              </w:numPr>
              <w:rPr>
                <w:ins w:id="1005" w:author="Bahar Toto" w:date="2025-12-01T00:08:00Z"/>
                <w:rFonts w:ascii="Aptos" w:eastAsia="Aptos" w:hAnsi="Aptos" w:cs="Aptos"/>
              </w:rPr>
            </w:pPr>
            <w:ins w:id="1006" w:author="Bahar Toto" w:date="2025-12-01T00:08:00Z">
              <w:r w:rsidRPr="002E2082">
                <w:rPr>
                  <w:rFonts w:ascii="Aptos" w:eastAsia="Aptos" w:hAnsi="Aptos" w:cs="Aptos"/>
                </w:rPr>
                <w:t>the disclosure of personal data to a third party for purposes of providing a product or service requested by the consumer;</w:t>
              </w:r>
            </w:ins>
          </w:p>
          <w:p w14:paraId="657D4F7A" w14:textId="77777777" w:rsidR="002E2082" w:rsidRPr="002E2082" w:rsidRDefault="002E2082" w:rsidP="002E2082">
            <w:pPr>
              <w:numPr>
                <w:ilvl w:val="0"/>
                <w:numId w:val="55"/>
              </w:numPr>
              <w:rPr>
                <w:ins w:id="1007" w:author="Bahar Toto" w:date="2025-12-01T00:08:00Z"/>
                <w:rFonts w:ascii="Aptos" w:eastAsia="Aptos" w:hAnsi="Aptos" w:cs="Aptos"/>
              </w:rPr>
            </w:pPr>
            <w:ins w:id="1008" w:author="Bahar Toto" w:date="2025-12-01T00:08:00Z">
              <w:r w:rsidRPr="002E2082">
                <w:rPr>
                  <w:rFonts w:ascii="Aptos" w:eastAsia="Aptos" w:hAnsi="Aptos" w:cs="Aptos"/>
                </w:rPr>
                <w:t>the disclosure or transfer of personal data to an affiliate of the controller; and</w:t>
              </w:r>
            </w:ins>
          </w:p>
          <w:p w14:paraId="135EE80B" w14:textId="77777777" w:rsidR="002E2082" w:rsidRPr="002E2082" w:rsidRDefault="002E2082" w:rsidP="002E2082">
            <w:pPr>
              <w:numPr>
                <w:ilvl w:val="0"/>
                <w:numId w:val="55"/>
              </w:numPr>
              <w:rPr>
                <w:ins w:id="1009" w:author="Bahar Toto" w:date="2025-12-01T00:08:00Z"/>
                <w:rFonts w:ascii="Aptos" w:eastAsia="Aptos" w:hAnsi="Aptos" w:cs="Aptos"/>
              </w:rPr>
            </w:pPr>
            <w:ins w:id="1010" w:author="Bahar Toto" w:date="2025-12-01T00:08:00Z">
              <w:r w:rsidRPr="002E2082">
                <w:rPr>
                  <w:rFonts w:ascii="Aptos" w:eastAsia="Aptos" w:hAnsi="Aptos" w:cs="Aptos"/>
                </w:rPr>
                <w:t>the disclosure of personal data where the consumer directs the controller to disclose the personal data or intentionally uses the controller to interact with a third party;</w:t>
              </w:r>
            </w:ins>
          </w:p>
          <w:p w14:paraId="3AF8B6FA" w14:textId="77777777" w:rsidR="002E2082" w:rsidRPr="002E2082" w:rsidRDefault="002E2082" w:rsidP="002E2082">
            <w:pPr>
              <w:numPr>
                <w:ilvl w:val="0"/>
                <w:numId w:val="55"/>
              </w:numPr>
              <w:rPr>
                <w:ins w:id="1011" w:author="Bahar Toto" w:date="2025-12-01T00:08:00Z"/>
                <w:rFonts w:ascii="Aptos" w:eastAsia="Aptos" w:hAnsi="Aptos" w:cs="Aptos"/>
              </w:rPr>
            </w:pPr>
            <w:ins w:id="1012" w:author="Bahar Toto" w:date="2025-12-01T00:08:00Z">
              <w:r w:rsidRPr="002E2082">
                <w:rPr>
                  <w:rFonts w:ascii="Aptos" w:eastAsia="Aptos" w:hAnsi="Aptos" w:cs="Aptos"/>
                </w:rPr>
                <w:t>the disclosure of personal data that the consumer:</w:t>
              </w:r>
            </w:ins>
          </w:p>
          <w:p w14:paraId="72906B82" w14:textId="77777777" w:rsidR="002E2082" w:rsidRPr="002E2082" w:rsidRDefault="002E2082" w:rsidP="002E2082">
            <w:pPr>
              <w:numPr>
                <w:ilvl w:val="1"/>
                <w:numId w:val="55"/>
              </w:numPr>
              <w:rPr>
                <w:ins w:id="1013" w:author="Bahar Toto" w:date="2025-12-01T00:08:00Z"/>
                <w:rFonts w:ascii="Aptos" w:eastAsia="Aptos" w:hAnsi="Aptos" w:cs="Aptos"/>
              </w:rPr>
            </w:pPr>
            <w:ins w:id="1014" w:author="Bahar Toto" w:date="2025-12-01T00:08:00Z">
              <w:r w:rsidRPr="002E2082">
                <w:rPr>
                  <w:rFonts w:ascii="Aptos" w:eastAsia="Aptos" w:hAnsi="Aptos" w:cs="Aptos"/>
                </w:rPr>
                <w:t>intentionally made available to the general public via a channel of mass media and did not restrict to a specific audience; or</w:t>
              </w:r>
            </w:ins>
          </w:p>
          <w:p w14:paraId="29796080" w14:textId="77777777" w:rsidR="002E2082" w:rsidRPr="002E2082" w:rsidRDefault="002E2082" w:rsidP="002E2082">
            <w:pPr>
              <w:numPr>
                <w:ilvl w:val="1"/>
                <w:numId w:val="55"/>
              </w:numPr>
              <w:rPr>
                <w:ins w:id="1015" w:author="Bahar Toto" w:date="2025-12-01T00:08:00Z"/>
                <w:rFonts w:ascii="Aptos" w:eastAsia="Aptos" w:hAnsi="Aptos" w:cs="Aptos"/>
              </w:rPr>
            </w:pPr>
            <w:ins w:id="1016" w:author="Bahar Toto" w:date="2025-12-01T00:08:00Z">
              <w:r w:rsidRPr="002E2082">
                <w:rPr>
                  <w:rFonts w:ascii="Aptos" w:eastAsia="Aptos" w:hAnsi="Aptos" w:cs="Aptos"/>
                </w:rPr>
                <w:t>the disclosure or transfer of personal data to a third party as an asset that is part of a merger, acquisition, bankruptcy, or other transaction, or a proposed merger, acquisition, bankruptcy, or other transaction, in which the third party assumes control of all or part of the controller's assets.</w:t>
              </w:r>
            </w:ins>
          </w:p>
          <w:p w14:paraId="3077D529" w14:textId="77777777" w:rsidR="002E2082" w:rsidRPr="002E2082" w:rsidRDefault="002E2082" w:rsidP="002E2082">
            <w:pPr>
              <w:rPr>
                <w:ins w:id="1017" w:author="Bahar Toto" w:date="2025-12-01T00:08:00Z"/>
                <w:rFonts w:ascii="Aptos" w:eastAsia="Aptos" w:hAnsi="Aptos" w:cs="Aptos"/>
              </w:rPr>
            </w:pPr>
            <w:ins w:id="1018" w:author="Bahar Toto" w:date="2025-12-01T00:08:00Z">
              <w:r w:rsidRPr="002E2082">
                <w:rPr>
                  <w:rFonts w:ascii="Aptos" w:eastAsia="Aptos" w:hAnsi="Aptos" w:cs="Aptos"/>
                </w:rPr>
                <w:t>The CTDPA provides that consumers have the right to opt out of the processing of personal data for purposes of the sale of personal data except as provided in §6 of the CTDPA. The CTDPA outlines controllers must provide a clear and conspicuous link on the controller's Internet website to an Internet web page that enables a consumer, or an agent of the consumer, to opt out of the sale of the consumer's personal data and not later than January 1, 2025, allowing a consumer to opt out of any processing of the consumer's personal data for the sale of such personal data, through an opt-out preference signal sent, with such consumer's consent, by a platform, technology or mechanism to the controller indicating such consumer's intent to opt out of any such processing or sale.</w:t>
              </w:r>
            </w:ins>
          </w:p>
          <w:p w14:paraId="00394464" w14:textId="77777777" w:rsidR="002E2082" w:rsidRPr="002E2082" w:rsidRDefault="002E2082" w:rsidP="002E2082">
            <w:pPr>
              <w:rPr>
                <w:ins w:id="1019" w:author="Bahar Toto" w:date="2025-12-01T00:08:00Z"/>
                <w:rFonts w:ascii="Aptos" w:eastAsia="Aptos" w:hAnsi="Aptos" w:cs="Aptos"/>
              </w:rPr>
            </w:pPr>
            <w:ins w:id="1020" w:author="Bahar Toto" w:date="2025-12-01T00:08:00Z">
              <w:r w:rsidRPr="002E2082">
                <w:rPr>
                  <w:rFonts w:ascii="Aptos" w:eastAsia="Aptos" w:hAnsi="Aptos" w:cs="Aptos"/>
                </w:rPr>
                <w:t>The platform, technology, or mechanism for opting out of the sale of personal data must:</w:t>
              </w:r>
            </w:ins>
          </w:p>
          <w:p w14:paraId="3001502D" w14:textId="77777777" w:rsidR="002E2082" w:rsidRPr="002E2082" w:rsidRDefault="002E2082" w:rsidP="002E2082">
            <w:pPr>
              <w:numPr>
                <w:ilvl w:val="0"/>
                <w:numId w:val="56"/>
              </w:numPr>
              <w:rPr>
                <w:ins w:id="1021" w:author="Bahar Toto" w:date="2025-12-01T00:08:00Z"/>
                <w:rFonts w:ascii="Aptos" w:eastAsia="Aptos" w:hAnsi="Aptos" w:cs="Aptos"/>
              </w:rPr>
            </w:pPr>
            <w:ins w:id="1022" w:author="Bahar Toto" w:date="2025-12-01T00:08:00Z">
              <w:r w:rsidRPr="002E2082">
                <w:rPr>
                  <w:rFonts w:ascii="Aptos" w:eastAsia="Aptos" w:hAnsi="Aptos" w:cs="Aptos"/>
                </w:rPr>
                <w:t>not unfairly disadvantage another controller;</w:t>
              </w:r>
            </w:ins>
          </w:p>
          <w:p w14:paraId="3D6D8965" w14:textId="77777777" w:rsidR="002E2082" w:rsidRPr="002E2082" w:rsidRDefault="002E2082" w:rsidP="002E2082">
            <w:pPr>
              <w:numPr>
                <w:ilvl w:val="0"/>
                <w:numId w:val="56"/>
              </w:numPr>
              <w:rPr>
                <w:ins w:id="1023" w:author="Bahar Toto" w:date="2025-12-01T00:08:00Z"/>
                <w:rFonts w:ascii="Aptos" w:eastAsia="Aptos" w:hAnsi="Aptos" w:cs="Aptos"/>
              </w:rPr>
            </w:pPr>
            <w:ins w:id="1024" w:author="Bahar Toto" w:date="2025-12-01T00:08:00Z">
              <w:r w:rsidRPr="002E2082">
                <w:rPr>
                  <w:rFonts w:ascii="Aptos" w:eastAsia="Aptos" w:hAnsi="Aptos" w:cs="Aptos"/>
                </w:rPr>
                <w:t>not make use of a default setting, but, rather, require the consumer to make an affirmative, freely given, and unambiguous choice to opt out of any processing of such consumer's personal data;</w:t>
              </w:r>
            </w:ins>
          </w:p>
          <w:p w14:paraId="2E3CAEA6" w14:textId="77777777" w:rsidR="002E2082" w:rsidRPr="002E2082" w:rsidRDefault="002E2082" w:rsidP="002E2082">
            <w:pPr>
              <w:numPr>
                <w:ilvl w:val="0"/>
                <w:numId w:val="56"/>
              </w:numPr>
              <w:rPr>
                <w:ins w:id="1025" w:author="Bahar Toto" w:date="2025-12-01T00:08:00Z"/>
                <w:rFonts w:ascii="Aptos" w:eastAsia="Aptos" w:hAnsi="Aptos" w:cs="Aptos"/>
              </w:rPr>
            </w:pPr>
            <w:ins w:id="1026" w:author="Bahar Toto" w:date="2025-12-01T00:08:00Z">
              <w:r w:rsidRPr="002E2082">
                <w:rPr>
                  <w:rFonts w:ascii="Aptos" w:eastAsia="Aptos" w:hAnsi="Aptos" w:cs="Aptos"/>
                </w:rPr>
                <w:t>be consumer-friendly and easy to use by the average consumer;</w:t>
              </w:r>
            </w:ins>
          </w:p>
          <w:p w14:paraId="6904F0AB" w14:textId="77777777" w:rsidR="002E2082" w:rsidRPr="002E2082" w:rsidRDefault="002E2082" w:rsidP="002E2082">
            <w:pPr>
              <w:numPr>
                <w:ilvl w:val="0"/>
                <w:numId w:val="56"/>
              </w:numPr>
              <w:rPr>
                <w:ins w:id="1027" w:author="Bahar Toto" w:date="2025-12-01T00:08:00Z"/>
                <w:rFonts w:ascii="Aptos" w:eastAsia="Aptos" w:hAnsi="Aptos" w:cs="Aptos"/>
              </w:rPr>
            </w:pPr>
            <w:ins w:id="1028" w:author="Bahar Toto" w:date="2025-12-01T00:08:00Z">
              <w:r w:rsidRPr="002E2082">
                <w:rPr>
                  <w:rFonts w:ascii="Aptos" w:eastAsia="Aptos" w:hAnsi="Aptos" w:cs="Aptos"/>
                </w:rPr>
                <w:t>be as consistent as possible with any other similar platform, technology, or mechanism required by any federal or state law or regulation; and</w:t>
              </w:r>
            </w:ins>
          </w:p>
          <w:p w14:paraId="7D91AC34" w14:textId="77777777" w:rsidR="002E2082" w:rsidRPr="002E2082" w:rsidRDefault="002E2082" w:rsidP="002E2082">
            <w:pPr>
              <w:numPr>
                <w:ilvl w:val="0"/>
                <w:numId w:val="56"/>
              </w:numPr>
              <w:rPr>
                <w:ins w:id="1029" w:author="Bahar Toto" w:date="2025-12-01T00:08:00Z"/>
                <w:rFonts w:ascii="Aptos" w:eastAsia="Aptos" w:hAnsi="Aptos" w:cs="Aptos"/>
              </w:rPr>
            </w:pPr>
            <w:ins w:id="1030" w:author="Bahar Toto" w:date="2025-12-01T00:08:00Z">
              <w:r w:rsidRPr="002E2082">
                <w:rPr>
                  <w:rFonts w:ascii="Aptos" w:eastAsia="Aptos" w:hAnsi="Aptos" w:cs="Aptos"/>
                </w:rPr>
                <w:t>enable the controller to accurately determine whether the consumer is a resident of this state and whether the consumer has made a legitimate request to opt out of any sale of such consumer's personal data or targeted advertising.</w:t>
              </w:r>
            </w:ins>
          </w:p>
          <w:p w14:paraId="7F0C1B6B" w14:textId="51342211" w:rsidR="002E2082" w:rsidRDefault="002E2082" w:rsidP="2229AB24">
            <w:pPr>
              <w:rPr>
                <w:rFonts w:ascii="Aptos" w:eastAsia="Aptos" w:hAnsi="Aptos" w:cs="Aptos"/>
              </w:rPr>
            </w:pP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5D7DF" w14:textId="7AF15ACE" w:rsidR="2229AB24" w:rsidRPr="00107E11" w:rsidRDefault="00392189" w:rsidP="2229AB24">
            <w:pPr>
              <w:rPr>
                <w:rFonts w:ascii="Aptos" w:eastAsia="Aptos" w:hAnsi="Aptos" w:cs="Aptos"/>
                <w:rPrChange w:id="1031" w:author="Bahar Toto" w:date="2025-11-13T15:03:00Z">
                  <w:rPr>
                    <w:rFonts w:ascii="Aptos" w:eastAsia="Aptos" w:hAnsi="Aptos" w:cs="Aptos"/>
                    <w:lang w:val="it-IT"/>
                  </w:rPr>
                </w:rPrChange>
              </w:rPr>
            </w:pPr>
            <w:del w:id="1032" w:author="Bahar Toto" w:date="2025-11-13T15:03:00Z">
              <w:r w:rsidRPr="00107E11" w:rsidDel="00107E11">
                <w:rPr>
                  <w:rPrChange w:id="1033" w:author="Bahar Toto" w:date="2025-11-13T15:03:00Z">
                    <w:rPr>
                      <w:lang w:val="it-IT"/>
                    </w:rPr>
                  </w:rPrChange>
                </w:rPr>
                <w:delText xml:space="preserve">Conn. Gen. Stat. </w:delText>
              </w:r>
            </w:del>
            <w:r w:rsidR="2229AB24" w:rsidRPr="00107E11">
              <w:rPr>
                <w:rPrChange w:id="1034" w:author="Bahar Toto" w:date="2025-11-13T15:03:00Z">
                  <w:rPr>
                    <w:lang w:val="it-IT"/>
                  </w:rPr>
                </w:rPrChange>
              </w:rPr>
              <w:t>§</w:t>
            </w:r>
            <w:ins w:id="1035" w:author="Bahar Toto" w:date="2025-12-01T00:08:00Z">
              <w:r w:rsidR="003A7B28" w:rsidRPr="00D23590">
                <w:t>§</w:t>
              </w:r>
            </w:ins>
            <w:ins w:id="1036" w:author="Bahar Toto" w:date="2025-12-01T00:09:00Z">
              <w:r w:rsidR="001E5667" w:rsidRPr="001E5667">
                <w:t>42-515(37</w:t>
              </w:r>
              <w:r w:rsidR="001E5667">
                <w:t xml:space="preserve">), </w:t>
              </w:r>
            </w:ins>
            <w:del w:id="1037" w:author="Bahar Toto" w:date="2025-12-01T00:09:00Z">
              <w:r w:rsidR="2229AB24" w:rsidRPr="00107E11" w:rsidDel="001E5667">
                <w:rPr>
                  <w:rPrChange w:id="1038" w:author="Bahar Toto" w:date="2025-11-13T15:03:00Z">
                    <w:rPr>
                      <w:lang w:val="it-IT"/>
                    </w:rPr>
                  </w:rPrChange>
                </w:rPr>
                <w:delText xml:space="preserve"> </w:delText>
              </w:r>
            </w:del>
            <w:r w:rsidR="2229AB24" w:rsidRPr="00107E11">
              <w:rPr>
                <w:rPrChange w:id="1039" w:author="Bahar Toto" w:date="2025-11-13T15:03:00Z">
                  <w:rPr>
                    <w:lang w:val="it-IT"/>
                  </w:rPr>
                </w:rPrChange>
              </w:rPr>
              <w:t>42‑518(a)(5)</w:t>
            </w:r>
            <w:ins w:id="1040" w:author="Bahar Toto" w:date="2025-12-01T00:09:00Z">
              <w:r w:rsidR="001E5667">
                <w:t xml:space="preserve">, </w:t>
              </w:r>
              <w:r w:rsidR="001E5667" w:rsidRPr="001E5667">
                <w:t>42-520(a)</w:t>
              </w:r>
            </w:ins>
            <w:del w:id="1041" w:author="Bahar Toto" w:date="2025-12-01T00:09:00Z">
              <w:r w:rsidR="2229AB24" w:rsidRPr="00107E11" w:rsidDel="001E5667">
                <w:rPr>
                  <w:rPrChange w:id="1042" w:author="Bahar Toto" w:date="2025-11-13T15:03:00Z">
                    <w:rPr>
                      <w:lang w:val="it-IT"/>
                    </w:rPr>
                  </w:rPrChange>
                </w:rPr>
                <w:delText>; §</w:delText>
              </w:r>
            </w:del>
            <w:ins w:id="1043" w:author="Bahar Toto" w:date="2025-12-01T00:09:00Z">
              <w:r w:rsidR="001E5667">
                <w:t xml:space="preserve">, </w:t>
              </w:r>
              <w:r w:rsidR="001E5667" w:rsidRPr="001E5667">
                <w:t>42-520(e)(1)</w:t>
              </w:r>
              <w:r w:rsidR="001E5667">
                <w:t>,</w:t>
              </w:r>
            </w:ins>
            <w:r w:rsidR="2229AB24" w:rsidRPr="00107E11">
              <w:rPr>
                <w:rPrChange w:id="1044" w:author="Bahar Toto" w:date="2025-11-13T15:03:00Z">
                  <w:rPr>
                    <w:lang w:val="it-IT"/>
                  </w:rPr>
                </w:rPrChange>
              </w:rPr>
              <w:t xml:space="preserve"> 42‑520(d)</w:t>
            </w:r>
            <w:del w:id="1045" w:author="Bahar Toto" w:date="2025-12-01T00:09:00Z">
              <w:r w:rsidR="2229AB24" w:rsidRPr="00107E11" w:rsidDel="001E5667">
                <w:rPr>
                  <w:rPrChange w:id="1046" w:author="Bahar Toto" w:date="2025-11-13T15:03:00Z">
                    <w:rPr>
                      <w:lang w:val="it-IT"/>
                    </w:rPr>
                  </w:rPrChange>
                </w:rPr>
                <w:delText>; §</w:delText>
              </w:r>
            </w:del>
            <w:ins w:id="1047" w:author="Bahar Toto" w:date="2025-12-01T00:09:00Z">
              <w:r w:rsidR="001E5667">
                <w:t>, and</w:t>
              </w:r>
            </w:ins>
            <w:r w:rsidR="2229AB24" w:rsidRPr="00107E11">
              <w:rPr>
                <w:rPrChange w:id="1048" w:author="Bahar Toto" w:date="2025-11-13T15:03:00Z">
                  <w:rPr>
                    <w:lang w:val="it-IT"/>
                  </w:rPr>
                </w:rPrChange>
              </w:rPr>
              <w:t xml:space="preserve"> 42‑526</w:t>
            </w:r>
            <w:ins w:id="1049" w:author="Bahar Toto" w:date="2025-11-13T15:03:00Z">
              <w:r w:rsidR="00107E11" w:rsidRPr="00107E11">
                <w:rPr>
                  <w:rPrChange w:id="1050" w:author="Bahar Toto" w:date="2025-11-13T15:03:00Z">
                    <w:rPr>
                      <w:lang w:val="it-IT"/>
                    </w:rPr>
                  </w:rPrChange>
                </w:rPr>
                <w:t xml:space="preserve"> </w:t>
              </w:r>
              <w:r w:rsidR="00107E11">
                <w:t>of the CTDPA</w:t>
              </w:r>
            </w:ins>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E9B562" w14:textId="2DEDAD02" w:rsidR="2229AB24" w:rsidRDefault="00674E8E" w:rsidP="2229AB24">
            <w:pPr>
              <w:rPr>
                <w:rFonts w:ascii="Aptos" w:eastAsia="Aptos" w:hAnsi="Aptos" w:cs="Aptos"/>
              </w:rPr>
            </w:pPr>
            <w:r>
              <w:t>Controllers</w:t>
            </w:r>
            <w:del w:id="1051" w:author="Bahar Toto" w:date="2025-12-01T00:09:00Z">
              <w:r w:rsidR="0008156E" w:rsidDel="001E5667">
                <w:delText>.</w:delText>
              </w:r>
            </w:del>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7A5E8B" w14:textId="77777777" w:rsidR="005D5BC9" w:rsidRPr="005D5BC9" w:rsidRDefault="005D5BC9" w:rsidP="005D5BC9">
            <w:pPr>
              <w:rPr>
                <w:ins w:id="1052" w:author="Bahar Toto" w:date="2025-12-01T00:10:00Z"/>
              </w:rPr>
            </w:pPr>
            <w:ins w:id="1053" w:author="Bahar Toto" w:date="2025-12-01T00:10:00Z">
              <w:r w:rsidRPr="005D5BC9">
                <w:t>The CTDPA provides that consumers have the right to opt out of the processing of personal data for purposes of the sale of personal data except as provided in §42-520 of the CTDPA.</w:t>
              </w:r>
            </w:ins>
          </w:p>
          <w:p w14:paraId="5989B863" w14:textId="77777777" w:rsidR="005D5BC9" w:rsidRPr="005D5BC9" w:rsidRDefault="005D5BC9" w:rsidP="005D5BC9">
            <w:pPr>
              <w:rPr>
                <w:ins w:id="1054" w:author="Bahar Toto" w:date="2025-12-01T00:10:00Z"/>
              </w:rPr>
            </w:pPr>
            <w:ins w:id="1055" w:author="Bahar Toto" w:date="2025-12-01T00:10:00Z">
              <w:r w:rsidRPr="005D5BC9">
                <w:t>The CTDPA provides that no controller that offers any online service, product, or feature to consumers whom such controller has actual knowledge, or willfully disregards, are minors shall process any minor's personal data for the sale of personal data without the valid consent of the minor or parent/legal guardian.</w:t>
              </w:r>
            </w:ins>
          </w:p>
          <w:p w14:paraId="13738928" w14:textId="77777777" w:rsidR="005D5BC9" w:rsidRPr="005D5BC9" w:rsidRDefault="005D5BC9" w:rsidP="005D5BC9">
            <w:pPr>
              <w:rPr>
                <w:ins w:id="1056" w:author="Bahar Toto" w:date="2025-12-01T00:10:00Z"/>
              </w:rPr>
            </w:pPr>
            <w:ins w:id="1057" w:author="Bahar Toto" w:date="2025-12-01T00:10:00Z">
              <w:r w:rsidRPr="005D5BC9">
                <w:t>The CTDPA also prohibits anyone from selling, or offering to sell, consumer health data without first getting the consumer's consent.</w:t>
              </w:r>
            </w:ins>
          </w:p>
          <w:p w14:paraId="11C51549" w14:textId="5506FF3B" w:rsidR="2229AB24" w:rsidRDefault="2229AB24" w:rsidP="2229AB24">
            <w:pPr>
              <w:rPr>
                <w:rFonts w:ascii="Aptos" w:eastAsia="Aptos" w:hAnsi="Aptos" w:cs="Aptos"/>
              </w:rPr>
            </w:pPr>
            <w:del w:id="1058" w:author="Bahar Toto" w:date="2025-12-01T00:10:00Z">
              <w:r w:rsidDel="005D5BC9">
                <w:delText>Absent opt</w:delText>
              </w:r>
              <w:r w:rsidDel="005D5BC9">
                <w:rPr>
                  <w:rFonts w:ascii="Cambria Math" w:hAnsi="Cambria Math" w:cs="Cambria Math"/>
                </w:rPr>
                <w:delText>‑</w:delText>
              </w:r>
              <w:r w:rsidDel="005D5BC9">
                <w:delText>out (or where opt</w:delText>
              </w:r>
              <w:r w:rsidDel="005D5BC9">
                <w:rPr>
                  <w:rFonts w:ascii="Cambria Math" w:hAnsi="Cambria Math" w:cs="Cambria Math"/>
                </w:rPr>
                <w:delText>‑</w:delText>
              </w:r>
              <w:r w:rsidDel="005D5BC9">
                <w:delText>in obtained for certain minors or consent for consumer health data), and consistent with notice and contract duties.</w:delText>
              </w:r>
            </w:del>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51DDDE" w14:textId="3ACD30DD" w:rsidR="2229AB24" w:rsidRDefault="2229AB24" w:rsidP="2229AB24">
            <w:pPr>
              <w:rPr>
                <w:rFonts w:ascii="Aptos" w:eastAsia="Aptos" w:hAnsi="Aptos" w:cs="Aptos"/>
              </w:rPr>
            </w:pPr>
            <w:del w:id="1059" w:author="Bahar Toto" w:date="2025-11-13T15:03:00Z">
              <w:r w:rsidDel="00107E11">
                <w:delText xml:space="preserve">Conn. Gen. Stat. </w:delText>
              </w:r>
            </w:del>
            <w:r>
              <w:t>§§</w:t>
            </w:r>
            <w:del w:id="1060" w:author="Bahar Toto" w:date="2025-12-01T00:10:00Z">
              <w:r w:rsidDel="005D5BC9">
                <w:delText xml:space="preserve"> </w:delText>
              </w:r>
            </w:del>
            <w:r>
              <w:t xml:space="preserve">42‑518, </w:t>
            </w:r>
            <w:ins w:id="1061" w:author="Bahar Toto" w:date="2025-12-01T00:10:00Z">
              <w:r w:rsidR="005D5BC9" w:rsidRPr="005D5BC9">
                <w:t>42-520(a), 42-526(a)(D),</w:t>
              </w:r>
              <w:r w:rsidR="005D5BC9">
                <w:t xml:space="preserve"> and</w:t>
              </w:r>
              <w:r w:rsidR="005D5BC9" w:rsidRPr="005D5BC9">
                <w:t xml:space="preserve"> 42-529a(a)</w:t>
              </w:r>
            </w:ins>
            <w:del w:id="1062" w:author="Bahar Toto" w:date="2025-12-01T00:10:00Z">
              <w:r w:rsidDel="005D5BC9">
                <w:delText>42520, 42526</w:delText>
              </w:r>
            </w:del>
            <w:ins w:id="1063" w:author="Bahar Toto" w:date="2025-12-01T00:10:00Z">
              <w:r w:rsidR="005D5BC9">
                <w:t xml:space="preserve"> </w:t>
              </w:r>
            </w:ins>
            <w:ins w:id="1064" w:author="Bahar Toto" w:date="2025-11-13T15:03:00Z">
              <w:r w:rsidR="00107E11">
                <w:t>of the CTDPA</w:t>
              </w:r>
            </w:ins>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FA2ADE" w14:textId="08C2A2D6" w:rsidR="2229AB24" w:rsidRDefault="00674E8E" w:rsidP="2229AB24">
            <w:pPr>
              <w:rPr>
                <w:rFonts w:ascii="Aptos" w:eastAsia="Aptos" w:hAnsi="Aptos" w:cs="Aptos"/>
              </w:rPr>
            </w:pPr>
            <w:r>
              <w:t>Controllers</w:t>
            </w:r>
            <w:del w:id="1065" w:author="Bahar Toto" w:date="2025-12-01T00:10:00Z">
              <w:r w:rsidR="0008156E" w:rsidDel="005D5BC9">
                <w:delText>.</w:delText>
              </w:r>
              <w:r w:rsidDel="005D5BC9">
                <w:delText xml:space="preserve"> </w:delText>
              </w:r>
            </w:del>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7157D3" w14:textId="4CAF9F3C" w:rsidR="2229AB24" w:rsidRDefault="2229AB24" w:rsidP="2229AB24">
            <w:pPr>
              <w:rPr>
                <w:rFonts w:ascii="Aptos" w:eastAsia="Aptos" w:hAnsi="Aptos" w:cs="Aptos"/>
              </w:rPr>
            </w:pPr>
            <w:r>
              <w:t>No</w:t>
            </w:r>
            <w:r w:rsidR="0008156E">
              <w:t>.</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AE71097" w14:textId="087C9060" w:rsidR="2229AB24" w:rsidRDefault="0067346E" w:rsidP="2229AB24">
            <w:pPr>
              <w:rPr>
                <w:rFonts w:ascii="Aptos" w:eastAsia="Aptos" w:hAnsi="Aptos" w:cs="Aptos"/>
              </w:rPr>
            </w:pPr>
            <w:r>
              <w:t>Not applicable</w:t>
            </w:r>
            <w:r w:rsidR="0008156E">
              <w:t>.</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FAC690" w14:textId="2DBB629B" w:rsidR="2229AB24" w:rsidRDefault="0067346E" w:rsidP="2229AB24">
            <w:pPr>
              <w:rPr>
                <w:rFonts w:ascii="Aptos" w:eastAsia="Aptos" w:hAnsi="Aptos" w:cs="Aptos"/>
              </w:rPr>
            </w:pPr>
            <w:r>
              <w:t>Not applicable</w:t>
            </w:r>
            <w:r w:rsidR="0008156E">
              <w:t>.</w:t>
            </w:r>
            <w:r>
              <w:t xml:space="preserve"> </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D92B786" w14:textId="695DC085" w:rsidR="2229AB24" w:rsidRDefault="2229AB24" w:rsidP="2229AB24">
            <w:pPr>
              <w:rPr>
                <w:rFonts w:ascii="Aptos" w:eastAsia="Aptos" w:hAnsi="Aptos" w:cs="Aptos"/>
              </w:rPr>
            </w:pPr>
            <w:r>
              <w:t>No</w:t>
            </w:r>
            <w:r w:rsidR="0008156E">
              <w:t>.</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A45E6CE" w14:textId="77777777" w:rsidR="2229AB24" w:rsidRDefault="0067346E" w:rsidP="2229AB24">
            <w:pPr>
              <w:rPr>
                <w:rFonts w:ascii="Aptos" w:eastAsia="Aptos" w:hAnsi="Aptos" w:cs="Aptos"/>
              </w:rPr>
            </w:pPr>
            <w:r>
              <w:t xml:space="preserve">Not applicable </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5FCE15" w14:textId="77777777" w:rsidR="2229AB24" w:rsidRDefault="0067346E" w:rsidP="2229AB24">
            <w:pPr>
              <w:rPr>
                <w:rFonts w:ascii="Aptos" w:eastAsia="Aptos" w:hAnsi="Aptos" w:cs="Aptos"/>
              </w:rPr>
            </w:pPr>
            <w:r>
              <w:t xml:space="preserve">Not applicable </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FC588F" w14:textId="7278EF32" w:rsidR="2229AB24" w:rsidRDefault="2229AB24" w:rsidP="2229AB24">
            <w:pPr>
              <w:rPr>
                <w:rFonts w:ascii="Aptos" w:eastAsia="Aptos" w:hAnsi="Aptos" w:cs="Aptos"/>
              </w:rPr>
            </w:pPr>
            <w:r>
              <w:t>Not applicable</w:t>
            </w:r>
            <w:r w:rsidR="0008156E">
              <w:t>.</w:t>
            </w:r>
            <w:r>
              <w:t xml:space="preserve"> </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FC8EF2" w14:textId="247D42E8" w:rsidR="2229AB24" w:rsidRDefault="0067346E" w:rsidP="2229AB24">
            <w:pPr>
              <w:rPr>
                <w:rFonts w:ascii="Aptos" w:eastAsia="Aptos" w:hAnsi="Aptos" w:cs="Aptos"/>
              </w:rPr>
            </w:pPr>
            <w:r>
              <w:t>Not applicable</w:t>
            </w:r>
            <w:r w:rsidR="0008156E">
              <w:t>.</w:t>
            </w:r>
            <w:r>
              <w:t xml:space="preserve"> </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03C7" w14:textId="747C8DED" w:rsidR="2229AB24" w:rsidRDefault="0067346E" w:rsidP="2229AB24">
            <w:pPr>
              <w:rPr>
                <w:rFonts w:ascii="Aptos" w:eastAsia="Aptos" w:hAnsi="Aptos" w:cs="Aptos"/>
              </w:rPr>
            </w:pPr>
            <w:r>
              <w:t>Not applicable</w:t>
            </w:r>
            <w:r w:rsidR="0008156E">
              <w:t>.</w:t>
            </w:r>
            <w:r>
              <w:t xml:space="preserve"> </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D665F0C" w14:textId="3E525119" w:rsidR="2229AB24" w:rsidRDefault="2229AB24" w:rsidP="2229AB24">
            <w:pPr>
              <w:rPr>
                <w:rFonts w:ascii="Aptos" w:eastAsia="Aptos" w:hAnsi="Aptos" w:cs="Aptos"/>
              </w:rPr>
            </w:pPr>
            <w:r>
              <w:t>Not applicable</w:t>
            </w:r>
            <w:r w:rsidR="0008156E">
              <w:t>.</w:t>
            </w:r>
            <w:r>
              <w:t xml:space="preserve"> </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1D83B4" w14:textId="76FDFDAD" w:rsidR="2229AB24" w:rsidRDefault="0067346E" w:rsidP="2229AB24">
            <w:pPr>
              <w:rPr>
                <w:rFonts w:ascii="Aptos" w:eastAsia="Aptos" w:hAnsi="Aptos" w:cs="Aptos"/>
              </w:rPr>
            </w:pPr>
            <w:r>
              <w:t>Not applicable</w:t>
            </w:r>
            <w:r w:rsidR="0008156E">
              <w:t>.</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017CFFE" w14:textId="08F9CEA3" w:rsidR="2229AB24" w:rsidRDefault="0067346E" w:rsidP="2229AB24">
            <w:pPr>
              <w:rPr>
                <w:rFonts w:ascii="Aptos" w:eastAsia="Aptos" w:hAnsi="Aptos" w:cs="Aptos"/>
              </w:rPr>
            </w:pPr>
            <w:r>
              <w:t>Not applicable</w:t>
            </w:r>
            <w:r w:rsidR="0008156E">
              <w:t>.</w:t>
            </w:r>
            <w:r>
              <w:t xml:space="preserve"> </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EFEC49A" w14:textId="278F42AE" w:rsidR="2229AB24" w:rsidRDefault="2229AB24" w:rsidP="2229AB24">
            <w:pPr>
              <w:rPr>
                <w:rFonts w:ascii="Aptos" w:eastAsia="Aptos" w:hAnsi="Aptos" w:cs="Aptos"/>
              </w:rPr>
            </w:pPr>
            <w:r>
              <w:t>No</w:t>
            </w:r>
            <w:r w:rsidR="0008156E">
              <w:t>.</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B8AFFBE" w14:textId="3DFDC81B" w:rsidR="2229AB24" w:rsidRDefault="0067346E" w:rsidP="2229AB24">
            <w:pPr>
              <w:rPr>
                <w:rFonts w:ascii="Aptos" w:eastAsia="Aptos" w:hAnsi="Aptos" w:cs="Aptos"/>
              </w:rPr>
            </w:pPr>
            <w:r>
              <w:t>Not applicable</w:t>
            </w:r>
            <w:r w:rsidR="0008156E">
              <w:t>.</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D2088B" w14:textId="31DDBA3D" w:rsidR="2229AB24" w:rsidRDefault="0067346E" w:rsidP="2229AB24">
            <w:pPr>
              <w:rPr>
                <w:rFonts w:ascii="Aptos" w:eastAsia="Aptos" w:hAnsi="Aptos" w:cs="Aptos"/>
              </w:rPr>
            </w:pPr>
            <w:r>
              <w:t>Not applicable</w:t>
            </w:r>
            <w:r w:rsidR="0008156E">
              <w:t>.</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856ED5" w14:textId="4BF284CE" w:rsidR="2229AB24" w:rsidRDefault="2229AB24" w:rsidP="2229AB24">
            <w:pPr>
              <w:rPr>
                <w:rFonts w:ascii="Aptos" w:eastAsia="Aptos" w:hAnsi="Aptos" w:cs="Aptos"/>
              </w:rPr>
            </w:pPr>
            <w:r>
              <w:t>Not applicable</w:t>
            </w:r>
            <w:r w:rsidR="0008156E">
              <w:t>.</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D0ABB16" w14:textId="5AA028B9" w:rsidR="2229AB24" w:rsidRDefault="0067346E" w:rsidP="2229AB24">
            <w:pPr>
              <w:rPr>
                <w:rFonts w:ascii="Aptos" w:eastAsia="Aptos" w:hAnsi="Aptos" w:cs="Aptos"/>
              </w:rPr>
            </w:pPr>
            <w:r>
              <w:t>Not applicable</w:t>
            </w:r>
            <w:r w:rsidR="0008156E">
              <w:t>.</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08B037" w14:textId="4D472B3B" w:rsidR="2229AB24" w:rsidRDefault="0067346E" w:rsidP="2229AB24">
            <w:pPr>
              <w:rPr>
                <w:rFonts w:ascii="Aptos" w:eastAsia="Aptos" w:hAnsi="Aptos" w:cs="Aptos"/>
              </w:rPr>
            </w:pPr>
            <w:r>
              <w:t>Not applicable</w:t>
            </w:r>
            <w:r w:rsidR="0008156E">
              <w:t>.</w:t>
            </w:r>
            <w:r>
              <w:t xml:space="preserve"> </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FECCFE" w14:textId="77777777" w:rsidR="00604082" w:rsidRPr="00604082" w:rsidRDefault="00604082" w:rsidP="00604082">
            <w:pPr>
              <w:rPr>
                <w:ins w:id="1066" w:author="Bahar Toto" w:date="2025-12-01T00:11:00Z"/>
              </w:rPr>
            </w:pPr>
            <w:ins w:id="1067" w:author="Bahar Toto" w:date="2025-12-01T00:11:00Z">
              <w:r w:rsidRPr="00604082">
                <w:t>Controllers must establish, implement, and maintain reasonable administrative, technical, and physical data security practices to protect the confidentiality, integrity, and accessibility of personal data appropriate to the volume and nature of the personal data at issue.</w:t>
              </w:r>
            </w:ins>
          </w:p>
          <w:p w14:paraId="3A0AF0E9" w14:textId="77777777" w:rsidR="00604082" w:rsidRPr="00604082" w:rsidRDefault="00604082" w:rsidP="00604082">
            <w:pPr>
              <w:rPr>
                <w:ins w:id="1068" w:author="Bahar Toto" w:date="2025-12-01T00:11:00Z"/>
              </w:rPr>
            </w:pPr>
            <w:ins w:id="1069" w:author="Bahar Toto" w:date="2025-12-01T00:11:00Z">
              <w:r w:rsidRPr="00604082">
                <w:t>The CTDPA generally prohibits anyone from giving any employee or contractor access to consumer health data unless the employee or contractor is subject to a contractual or statutory duty of confidentiality.</w:t>
              </w:r>
            </w:ins>
          </w:p>
          <w:p w14:paraId="0ACF474D" w14:textId="533B9CE5" w:rsidR="2229AB24" w:rsidRDefault="2229AB24" w:rsidP="2229AB24">
            <w:pPr>
              <w:rPr>
                <w:rFonts w:ascii="Aptos" w:eastAsia="Aptos" w:hAnsi="Aptos" w:cs="Aptos"/>
              </w:rPr>
            </w:pPr>
            <w:del w:id="1070" w:author="Bahar Toto" w:date="2025-12-01T00:11:00Z">
              <w:r w:rsidDel="00604082">
                <w:delText>Controllers must implement reasonable administrative, technical, and physical safeguards appropriate to data volume/nature.</w:delText>
              </w:r>
            </w:del>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0E8A7C" w14:textId="5F03155F" w:rsidR="2229AB24" w:rsidRPr="0067346E" w:rsidRDefault="2229AB24" w:rsidP="0067346E">
            <w:pPr>
              <w:rPr>
                <w:rFonts w:ascii="Aptos" w:eastAsia="Aptos" w:hAnsi="Aptos" w:cs="Aptos"/>
                <w:lang w:val="en-US"/>
              </w:rPr>
            </w:pPr>
            <w:del w:id="1071" w:author="Bahar Toto" w:date="2025-11-13T15:03:00Z">
              <w:r w:rsidDel="00107E11">
                <w:delText xml:space="preserve">Conn. Gen. Stat. </w:delText>
              </w:r>
            </w:del>
            <w:r>
              <w:t>§</w:t>
            </w:r>
            <w:ins w:id="1072" w:author="Bahar Toto" w:date="2025-12-01T00:11:00Z">
              <w:r w:rsidR="00604082">
                <w:t>§</w:t>
              </w:r>
            </w:ins>
            <w:del w:id="1073" w:author="Bahar Toto" w:date="2025-12-01T00:11:00Z">
              <w:r w:rsidDel="00604082">
                <w:delText xml:space="preserve"> </w:delText>
              </w:r>
            </w:del>
            <w:r>
              <w:t>42‑520(a)(3)</w:t>
            </w:r>
            <w:ins w:id="1074" w:author="Bahar Toto" w:date="2025-12-01T00:11:00Z">
              <w:r w:rsidR="003A05C6" w:rsidRPr="003A05C6">
                <w:t> and 42-525(a)(1)</w:t>
              </w:r>
              <w:r w:rsidR="003A05C6">
                <w:t xml:space="preserve"> </w:t>
              </w:r>
            </w:ins>
            <w:ins w:id="1075" w:author="Bahar Toto" w:date="2025-11-13T15:03:00Z">
              <w:r w:rsidR="00107E11">
                <w:t>of the CTDPA</w:t>
              </w:r>
            </w:ins>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EC46A0" w14:textId="370DCD71" w:rsidR="2229AB24" w:rsidRDefault="0067346E" w:rsidP="2229AB24">
            <w:pPr>
              <w:rPr>
                <w:rFonts w:ascii="Aptos" w:eastAsia="Aptos" w:hAnsi="Aptos" w:cs="Aptos"/>
              </w:rPr>
            </w:pPr>
            <w:r>
              <w:t>Controllers</w:t>
            </w:r>
            <w:del w:id="1076" w:author="Bahar Toto" w:date="2025-12-01T00:11:00Z">
              <w:r w:rsidR="0008156E" w:rsidDel="003A05C6">
                <w:delText>.</w:delText>
              </w:r>
              <w:r w:rsidDel="003A05C6">
                <w:delText xml:space="preserve"> </w:delText>
              </w:r>
            </w:del>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2CDB9A6" w14:textId="481CB7F6" w:rsidR="2229AB24" w:rsidRDefault="2229AB24" w:rsidP="2229AB24">
            <w:pPr>
              <w:rPr>
                <w:rFonts w:ascii="Aptos" w:eastAsia="Aptos" w:hAnsi="Aptos" w:cs="Aptos"/>
              </w:rPr>
            </w:pPr>
            <w:r>
              <w:t>Always when processing personal data.</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BB7FD08" w14:textId="0E3F7C92" w:rsidR="0067346E" w:rsidRDefault="0067346E" w:rsidP="0067346E">
            <w:pPr>
              <w:rPr>
                <w:rFonts w:ascii="Aptos" w:eastAsia="Aptos" w:hAnsi="Aptos" w:cs="Aptos"/>
              </w:rPr>
            </w:pPr>
            <w:del w:id="1077" w:author="Bahar Toto" w:date="2025-11-13T15:03:00Z">
              <w:r w:rsidDel="00107E11">
                <w:delText xml:space="preserve">Conn. Gen. Stat. </w:delText>
              </w:r>
            </w:del>
            <w:r>
              <w:t>§ 42‑520(a)(3)</w:t>
            </w:r>
            <w:ins w:id="1078" w:author="Bahar Toto" w:date="2025-11-13T15:03:00Z">
              <w:r w:rsidR="00107E11">
                <w:t xml:space="preserve"> of the CTDPA</w:t>
              </w:r>
            </w:ins>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52EDE7" w14:textId="11A30BF1" w:rsidR="0067346E" w:rsidRDefault="0067346E" w:rsidP="0067346E">
            <w:pPr>
              <w:rPr>
                <w:rFonts w:ascii="Aptos" w:eastAsia="Aptos" w:hAnsi="Aptos" w:cs="Aptos"/>
              </w:rPr>
            </w:pPr>
            <w:r>
              <w:t>Controllers</w:t>
            </w:r>
            <w:del w:id="1079" w:author="Bahar Toto" w:date="2025-12-01T00:11:00Z">
              <w:r w:rsidR="0008156E" w:rsidDel="003A05C6">
                <w:delText>.</w:delText>
              </w:r>
              <w:r w:rsidDel="003A05C6">
                <w:delText xml:space="preserve"> </w:delText>
              </w:r>
            </w:del>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DE5366" w14:textId="07CFE4E8" w:rsidR="2229AB24" w:rsidRDefault="00111840" w:rsidP="2229AB24">
            <w:pPr>
              <w:rPr>
                <w:ins w:id="1080" w:author="Bahar Toto" w:date="2025-12-01T00:13:00Z"/>
              </w:rPr>
            </w:pPr>
            <w:ins w:id="1081" w:author="Bahar Toto" w:date="2025-12-01T00:13:00Z">
              <w:r>
                <w:t>There is n</w:t>
              </w:r>
            </w:ins>
            <w:del w:id="1082" w:author="Bahar Toto" w:date="2025-12-01T00:13:00Z">
              <w:r w:rsidR="2229AB24" w:rsidDel="00111840">
                <w:delText>N</w:delText>
              </w:r>
            </w:del>
            <w:r w:rsidR="2229AB24">
              <w:t>o enumerated selection criteria</w:t>
            </w:r>
            <w:ins w:id="1083" w:author="Bahar Toto" w:date="2025-12-01T00:14:00Z">
              <w:r>
                <w:t xml:space="preserve"> under the CTDPA</w:t>
              </w:r>
            </w:ins>
            <w:del w:id="1084" w:author="Bahar Toto" w:date="2025-12-01T00:13:00Z">
              <w:r w:rsidR="2229AB24" w:rsidDel="00111840">
                <w:delText>; controllers must ensure processors can meet statutory/contractual duties.</w:delText>
              </w:r>
            </w:del>
            <w:ins w:id="1085" w:author="Bahar Toto" w:date="2025-12-01T00:13:00Z">
              <w:r>
                <w:t>.</w:t>
              </w:r>
            </w:ins>
          </w:p>
          <w:p w14:paraId="607EA6F5" w14:textId="77777777" w:rsidR="00111840" w:rsidRPr="00111840" w:rsidRDefault="00111840" w:rsidP="00111840">
            <w:pPr>
              <w:rPr>
                <w:ins w:id="1086" w:author="Bahar Toto" w:date="2025-12-01T00:13:00Z"/>
                <w:rFonts w:ascii="Aptos" w:eastAsia="Aptos" w:hAnsi="Aptos" w:cs="Aptos"/>
              </w:rPr>
            </w:pPr>
            <w:ins w:id="1087" w:author="Bahar Toto" w:date="2025-12-01T00:13:00Z">
              <w:r w:rsidRPr="00111840">
                <w:rPr>
                  <w:rFonts w:ascii="Aptos" w:eastAsia="Aptos" w:hAnsi="Aptos" w:cs="Aptos"/>
                </w:rPr>
                <w:t>A processor must adhere to the instructions of a controller and assist the controller in meeting the controller's obligations under the CTDPA. Such assistance must include:</w:t>
              </w:r>
            </w:ins>
          </w:p>
          <w:p w14:paraId="75D7F10C" w14:textId="77777777" w:rsidR="00111840" w:rsidRPr="00111840" w:rsidRDefault="00111840" w:rsidP="00111840">
            <w:pPr>
              <w:numPr>
                <w:ilvl w:val="0"/>
                <w:numId w:val="57"/>
              </w:numPr>
              <w:rPr>
                <w:ins w:id="1088" w:author="Bahar Toto" w:date="2025-12-01T00:13:00Z"/>
                <w:rFonts w:ascii="Aptos" w:eastAsia="Aptos" w:hAnsi="Aptos" w:cs="Aptos"/>
              </w:rPr>
            </w:pPr>
            <w:ins w:id="1089" w:author="Bahar Toto" w:date="2025-12-01T00:13:00Z">
              <w:r w:rsidRPr="00111840">
                <w:rPr>
                  <w:rFonts w:ascii="Aptos" w:eastAsia="Aptos" w:hAnsi="Aptos" w:cs="Aptos"/>
                </w:rPr>
                <w:t>taking into account the nature of processing and the information available to the processor, by appropriate technical and organizational measures, insofar as is reasonably practicable, to fulfill the controller's obligation to respond to consumer rights requests;</w:t>
              </w:r>
            </w:ins>
          </w:p>
          <w:p w14:paraId="784756B6" w14:textId="77777777" w:rsidR="00111840" w:rsidRPr="00111840" w:rsidRDefault="00111840" w:rsidP="00111840">
            <w:pPr>
              <w:numPr>
                <w:ilvl w:val="0"/>
                <w:numId w:val="57"/>
              </w:numPr>
              <w:rPr>
                <w:ins w:id="1090" w:author="Bahar Toto" w:date="2025-12-01T00:13:00Z"/>
                <w:rFonts w:ascii="Aptos" w:eastAsia="Aptos" w:hAnsi="Aptos" w:cs="Aptos"/>
              </w:rPr>
            </w:pPr>
            <w:ins w:id="1091" w:author="Bahar Toto" w:date="2025-12-01T00:13:00Z">
              <w:r w:rsidRPr="00111840">
                <w:rPr>
                  <w:rFonts w:ascii="Aptos" w:eastAsia="Aptos" w:hAnsi="Aptos" w:cs="Aptos"/>
                </w:rPr>
                <w:t>taking into account the nature of processing and the information available to the processor, by assisting the controller in meeting the controller's obligations in relation to the security of processing the personal data and in relation to the notification of a breach of security, of the system of the processor, in order to meet the controller's obligations; and</w:t>
              </w:r>
            </w:ins>
          </w:p>
          <w:p w14:paraId="63D67FF9" w14:textId="09DE036C" w:rsidR="00111840" w:rsidRPr="00111840" w:rsidRDefault="00111840" w:rsidP="00111840">
            <w:pPr>
              <w:numPr>
                <w:ilvl w:val="0"/>
                <w:numId w:val="57"/>
              </w:numPr>
              <w:rPr>
                <w:ins w:id="1092" w:author="Bahar Toto" w:date="2025-12-01T00:13:00Z"/>
                <w:rFonts w:ascii="Aptos" w:eastAsia="Aptos" w:hAnsi="Aptos" w:cs="Aptos"/>
              </w:rPr>
            </w:pPr>
            <w:ins w:id="1093" w:author="Bahar Toto" w:date="2025-12-01T00:13:00Z">
              <w:r w:rsidRPr="00111840">
                <w:rPr>
                  <w:rFonts w:ascii="Aptos" w:eastAsia="Aptos" w:hAnsi="Aptos" w:cs="Aptos"/>
                </w:rPr>
                <w:t>providing necessary information to enable the controller to conduct and document</w:t>
              </w:r>
            </w:ins>
            <w:ins w:id="1094" w:author="Bahar Toto" w:date="2025-12-01T00:14:00Z">
              <w:r w:rsidR="00B6258C">
                <w:rPr>
                  <w:rFonts w:ascii="Aptos" w:eastAsia="Aptos" w:hAnsi="Aptos" w:cs="Aptos"/>
                </w:rPr>
                <w:t xml:space="preserve"> DPAs</w:t>
              </w:r>
            </w:ins>
            <w:ins w:id="1095" w:author="Bahar Toto" w:date="2025-12-01T00:13:00Z">
              <w:r w:rsidRPr="00111840">
                <w:rPr>
                  <w:rFonts w:ascii="Aptos" w:eastAsia="Aptos" w:hAnsi="Aptos" w:cs="Aptos"/>
                </w:rPr>
                <w:t>.</w:t>
              </w:r>
            </w:ins>
          </w:p>
          <w:p w14:paraId="36F8570A" w14:textId="2AF8C137" w:rsidR="00111840" w:rsidRPr="00111840" w:rsidRDefault="00111840" w:rsidP="00111840">
            <w:pPr>
              <w:rPr>
                <w:ins w:id="1096" w:author="Bahar Toto" w:date="2025-12-01T00:13:00Z"/>
                <w:rFonts w:ascii="Aptos" w:eastAsia="Aptos" w:hAnsi="Aptos" w:cs="Aptos"/>
              </w:rPr>
            </w:pPr>
            <w:ins w:id="1097" w:author="Bahar Toto" w:date="2025-12-01T00:13:00Z">
              <w:r w:rsidRPr="00111840">
                <w:rPr>
                  <w:rFonts w:ascii="Aptos" w:eastAsia="Aptos" w:hAnsi="Aptos" w:cs="Aptos"/>
                </w:rPr>
                <w:t xml:space="preserve">Nothing above should be construed to relieve a controller or processor from the liabilities imposed on the controller or processor by virtue of such controller's or processor's role in the processing relationship </w:t>
              </w:r>
            </w:ins>
            <w:ins w:id="1098" w:author="Bahar Toto" w:date="2025-12-01T00:14:00Z">
              <w:r w:rsidR="00B6258C">
                <w:rPr>
                  <w:rFonts w:ascii="Aptos" w:eastAsia="Aptos" w:hAnsi="Aptos" w:cs="Aptos"/>
                </w:rPr>
                <w:t xml:space="preserve">under the </w:t>
              </w:r>
            </w:ins>
            <w:ins w:id="1099" w:author="Bahar Toto" w:date="2025-12-01T00:13:00Z">
              <w:r w:rsidRPr="00111840">
                <w:rPr>
                  <w:rFonts w:ascii="Aptos" w:eastAsia="Aptos" w:hAnsi="Aptos" w:cs="Aptos"/>
                </w:rPr>
                <w:t>CTDPA.</w:t>
              </w:r>
            </w:ins>
          </w:p>
          <w:p w14:paraId="702FDD77" w14:textId="0AC1AC02" w:rsidR="00111840" w:rsidRPr="00111840" w:rsidRDefault="00111840" w:rsidP="00111840">
            <w:pPr>
              <w:rPr>
                <w:ins w:id="1100" w:author="Bahar Toto" w:date="2025-12-01T00:13:00Z"/>
                <w:rFonts w:ascii="Aptos" w:eastAsia="Aptos" w:hAnsi="Aptos" w:cs="Aptos"/>
              </w:rPr>
            </w:pPr>
            <w:ins w:id="1101" w:author="Bahar Toto" w:date="2025-12-01T00:13:00Z">
              <w:r w:rsidRPr="00111840">
                <w:rPr>
                  <w:rFonts w:ascii="Aptos" w:eastAsia="Aptos" w:hAnsi="Aptos" w:cs="Aptos"/>
                </w:rPr>
                <w:t xml:space="preserve">The CTDPA generally prohibits anyone from giving a processor access to consumer health data unless the person and </w:t>
              </w:r>
            </w:ins>
            <w:ins w:id="1102" w:author="Bahar Toto" w:date="2025-12-01T00:14:00Z">
              <w:r w:rsidR="00B6258C">
                <w:rPr>
                  <w:rFonts w:ascii="Aptos" w:eastAsia="Aptos" w:hAnsi="Aptos" w:cs="Aptos"/>
                </w:rPr>
                <w:t xml:space="preserve">the </w:t>
              </w:r>
            </w:ins>
            <w:ins w:id="1103" w:author="Bahar Toto" w:date="2025-12-01T00:13:00Z">
              <w:r w:rsidRPr="00111840">
                <w:rPr>
                  <w:rFonts w:ascii="Aptos" w:eastAsia="Aptos" w:hAnsi="Aptos" w:cs="Aptos"/>
                </w:rPr>
                <w:t>processor comply with specified existing requirements</w:t>
              </w:r>
            </w:ins>
            <w:ins w:id="1104" w:author="Bahar Toto" w:date="2025-12-01T00:14:00Z">
              <w:r w:rsidR="00B6258C">
                <w:rPr>
                  <w:rFonts w:ascii="Aptos" w:eastAsia="Aptos" w:hAnsi="Aptos" w:cs="Aptos"/>
                </w:rPr>
                <w:t>,</w:t>
              </w:r>
            </w:ins>
            <w:ins w:id="1105" w:author="Bahar Toto" w:date="2025-12-01T00:13:00Z">
              <w:r w:rsidRPr="00111840">
                <w:rPr>
                  <w:rFonts w:ascii="Aptos" w:eastAsia="Aptos" w:hAnsi="Aptos" w:cs="Aptos"/>
                </w:rPr>
                <w:t xml:space="preserve"> such as:</w:t>
              </w:r>
            </w:ins>
          </w:p>
          <w:p w14:paraId="77501F54" w14:textId="1D9548B6" w:rsidR="00111840" w:rsidRPr="00111840" w:rsidRDefault="00111840" w:rsidP="00111840">
            <w:pPr>
              <w:numPr>
                <w:ilvl w:val="0"/>
                <w:numId w:val="58"/>
              </w:numPr>
              <w:rPr>
                <w:ins w:id="1106" w:author="Bahar Toto" w:date="2025-12-01T00:13:00Z"/>
                <w:rFonts w:ascii="Aptos" w:eastAsia="Aptos" w:hAnsi="Aptos" w:cs="Aptos"/>
              </w:rPr>
            </w:pPr>
            <w:ins w:id="1107" w:author="Bahar Toto" w:date="2025-12-01T00:13:00Z">
              <w:r w:rsidRPr="00111840">
                <w:rPr>
                  <w:rFonts w:ascii="Aptos" w:eastAsia="Aptos" w:hAnsi="Aptos" w:cs="Aptos"/>
                </w:rPr>
                <w:t>the processor adheres to the controller</w:t>
              </w:r>
            </w:ins>
            <w:ins w:id="1108" w:author="Bahar Toto" w:date="2025-12-01T00:14:00Z">
              <w:r w:rsidR="00B6258C">
                <w:rPr>
                  <w:rFonts w:ascii="Aptos" w:eastAsia="Aptos" w:hAnsi="Aptos" w:cs="Aptos"/>
                </w:rPr>
                <w:t>'</w:t>
              </w:r>
            </w:ins>
            <w:ins w:id="1109" w:author="Bahar Toto" w:date="2025-12-01T00:13:00Z">
              <w:r w:rsidRPr="00111840">
                <w:rPr>
                  <w:rFonts w:ascii="Aptos" w:eastAsia="Aptos" w:hAnsi="Aptos" w:cs="Aptos"/>
                </w:rPr>
                <w:t>s instructions; and</w:t>
              </w:r>
            </w:ins>
          </w:p>
          <w:p w14:paraId="2D29DB82" w14:textId="3C52EB21" w:rsidR="00111840" w:rsidRPr="00B6258C" w:rsidRDefault="00111840">
            <w:pPr>
              <w:numPr>
                <w:ilvl w:val="0"/>
                <w:numId w:val="58"/>
              </w:numPr>
              <w:rPr>
                <w:rFonts w:ascii="Aptos" w:eastAsia="Aptos" w:hAnsi="Aptos" w:cs="Aptos"/>
              </w:rPr>
              <w:pPrChange w:id="1110" w:author="Bahar Toto" w:date="2025-12-01T00:14:00Z">
                <w:pPr/>
              </w:pPrChange>
            </w:pPr>
            <w:ins w:id="1111" w:author="Bahar Toto" w:date="2025-12-01T00:13:00Z">
              <w:r w:rsidRPr="00111840">
                <w:rPr>
                  <w:rFonts w:ascii="Aptos" w:eastAsia="Aptos" w:hAnsi="Aptos" w:cs="Aptos"/>
                </w:rPr>
                <w:t>a contract between the controller and processor governs the processor</w:t>
              </w:r>
            </w:ins>
            <w:ins w:id="1112" w:author="Bahar Toto" w:date="2025-12-01T00:14:00Z">
              <w:r w:rsidR="00B6258C">
                <w:rPr>
                  <w:rFonts w:ascii="Aptos" w:eastAsia="Aptos" w:hAnsi="Aptos" w:cs="Aptos"/>
                </w:rPr>
                <w:t>'</w:t>
              </w:r>
            </w:ins>
            <w:ins w:id="1113" w:author="Bahar Toto" w:date="2025-12-01T00:13:00Z">
              <w:r w:rsidRPr="00111840">
                <w:rPr>
                  <w:rFonts w:ascii="Aptos" w:eastAsia="Aptos" w:hAnsi="Aptos" w:cs="Aptos"/>
                </w:rPr>
                <w:t>s data processing procedures performed on the controller</w:t>
              </w:r>
            </w:ins>
            <w:ins w:id="1114" w:author="Bahar Toto" w:date="2025-12-01T00:14:00Z">
              <w:r w:rsidR="00B6258C">
                <w:rPr>
                  <w:rFonts w:ascii="Aptos" w:eastAsia="Aptos" w:hAnsi="Aptos" w:cs="Aptos"/>
                </w:rPr>
                <w:t>'</w:t>
              </w:r>
            </w:ins>
            <w:ins w:id="1115" w:author="Bahar Toto" w:date="2025-12-01T00:13:00Z">
              <w:r w:rsidRPr="00111840">
                <w:rPr>
                  <w:rFonts w:ascii="Aptos" w:eastAsia="Aptos" w:hAnsi="Aptos" w:cs="Aptos"/>
                </w:rPr>
                <w:t>s behalf.</w:t>
              </w:r>
            </w:ins>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033DD9" w14:textId="77ED855D" w:rsidR="2229AB24" w:rsidRPr="00107E11" w:rsidRDefault="008678A0" w:rsidP="2229AB24">
            <w:pPr>
              <w:rPr>
                <w:rFonts w:ascii="Aptos" w:eastAsia="Aptos" w:hAnsi="Aptos" w:cs="Aptos"/>
                <w:rPrChange w:id="1116" w:author="Bahar Toto" w:date="2025-11-13T15:03:00Z">
                  <w:rPr>
                    <w:rFonts w:ascii="Aptos" w:eastAsia="Aptos" w:hAnsi="Aptos" w:cs="Aptos"/>
                    <w:lang w:val="it-IT"/>
                  </w:rPr>
                </w:rPrChange>
              </w:rPr>
            </w:pPr>
            <w:del w:id="1117" w:author="Bahar Toto" w:date="2025-11-13T15:03:00Z">
              <w:r w:rsidRPr="00107E11" w:rsidDel="00107E11">
                <w:rPr>
                  <w:rPrChange w:id="1118" w:author="Bahar Toto" w:date="2025-11-13T15:03:00Z">
                    <w:rPr>
                      <w:lang w:val="it-IT"/>
                    </w:rPr>
                  </w:rPrChange>
                </w:rPr>
                <w:delText>Conn. Gen. Stat.  </w:delText>
              </w:r>
            </w:del>
            <w:ins w:id="1119" w:author="Bahar Toto" w:date="2025-12-01T00:14:00Z">
              <w:r w:rsidR="00B6258C" w:rsidRPr="00B6258C">
                <w:t>§§42-521(a)</w:t>
              </w:r>
            </w:ins>
            <w:ins w:id="1120" w:author="Bahar Toto" w:date="2025-12-01T00:15:00Z">
              <w:r w:rsidR="00B6258C">
                <w:t>-(b)</w:t>
              </w:r>
            </w:ins>
            <w:ins w:id="1121" w:author="Bahar Toto" w:date="2025-12-01T00:14:00Z">
              <w:r w:rsidR="00B6258C" w:rsidRPr="00B6258C">
                <w:t xml:space="preserve"> and 42-526(a)(1)</w:t>
              </w:r>
            </w:ins>
            <w:del w:id="1122" w:author="Bahar Toto" w:date="2025-12-01T00:14:00Z">
              <w:r w:rsidRPr="00107E11" w:rsidDel="00B6258C">
                <w:rPr>
                  <w:rPrChange w:id="1123" w:author="Bahar Toto" w:date="2025-11-13T15:03:00Z">
                    <w:rPr>
                      <w:lang w:val="it-IT"/>
                    </w:rPr>
                  </w:rPrChange>
                </w:rPr>
                <w:delText>§ 42‑521(a)–(b)</w:delText>
              </w:r>
            </w:del>
            <w:ins w:id="1124" w:author="Bahar Toto" w:date="2025-12-01T00:15:00Z">
              <w:r w:rsidR="00B6258C">
                <w:t xml:space="preserve"> </w:t>
              </w:r>
            </w:ins>
            <w:ins w:id="1125" w:author="Bahar Toto" w:date="2025-11-13T15:03:00Z">
              <w:r w:rsidR="00107E11">
                <w:t>of the CTDPA</w:t>
              </w:r>
            </w:ins>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C14EFD" w14:textId="05AB247A" w:rsidR="2229AB24" w:rsidRDefault="008678A0" w:rsidP="2229AB24">
            <w:pPr>
              <w:rPr>
                <w:rFonts w:ascii="Aptos" w:eastAsia="Aptos" w:hAnsi="Aptos" w:cs="Aptos"/>
              </w:rPr>
            </w:pPr>
            <w:r>
              <w:t>Controllers</w:t>
            </w:r>
            <w:del w:id="1126" w:author="Bahar Toto" w:date="2025-12-01T00:15:00Z">
              <w:r w:rsidR="0008156E" w:rsidDel="00B6258C">
                <w:delText>.</w:delText>
              </w:r>
              <w:r w:rsidDel="00B6258C">
                <w:delText xml:space="preserve"> </w:delText>
              </w:r>
            </w:del>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3C258F5" w14:textId="7F01847E" w:rsidR="2229AB24" w:rsidRDefault="2229AB24" w:rsidP="2229AB24">
            <w:pPr>
              <w:rPr>
                <w:rFonts w:ascii="Aptos" w:eastAsia="Aptos" w:hAnsi="Aptos" w:cs="Aptos"/>
              </w:rPr>
            </w:pPr>
            <w:r>
              <w:t>Yes, a written contract is required.</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C67DC4" w14:textId="5957C6BB" w:rsidR="2229AB24" w:rsidRDefault="2229AB24" w:rsidP="2229AB24">
            <w:pPr>
              <w:rPr>
                <w:rFonts w:ascii="Aptos" w:eastAsia="Aptos" w:hAnsi="Aptos" w:cs="Aptos"/>
              </w:rPr>
            </w:pPr>
            <w:del w:id="1127" w:author="Bahar Toto" w:date="2025-11-13T15:04:00Z">
              <w:r w:rsidDel="00107E11">
                <w:delText xml:space="preserve">Conn. Gen. Stat. </w:delText>
              </w:r>
            </w:del>
            <w:r>
              <w:t>§</w:t>
            </w:r>
            <w:del w:id="1128" w:author="Bahar Toto" w:date="2025-12-03T12:42:00Z">
              <w:r w:rsidDel="00F70ADD">
                <w:delText xml:space="preserve"> </w:delText>
              </w:r>
            </w:del>
            <w:r>
              <w:t>42‑521(b)</w:t>
            </w:r>
            <w:ins w:id="1129" w:author="Bahar Toto" w:date="2025-11-13T15:04:00Z">
              <w:r w:rsidR="00107E11">
                <w:t xml:space="preserve"> of the CTDPA</w:t>
              </w:r>
            </w:ins>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46E2F2" w14:textId="1E92ED6D" w:rsidR="2229AB24" w:rsidRDefault="008678A0" w:rsidP="2229AB24">
            <w:pPr>
              <w:rPr>
                <w:rFonts w:ascii="Aptos" w:eastAsia="Aptos" w:hAnsi="Aptos" w:cs="Aptos"/>
              </w:rPr>
            </w:pPr>
            <w:r>
              <w:t>Controllers and Processors</w:t>
            </w:r>
            <w:del w:id="1130" w:author="Bahar Toto" w:date="2025-12-03T12:40:00Z">
              <w:r w:rsidR="0008156E" w:rsidDel="00FD7737">
                <w:delText>.</w:delText>
              </w:r>
              <w:r w:rsidDel="00FD7737">
                <w:delText xml:space="preserve"> </w:delText>
              </w:r>
            </w:del>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30274E" w14:textId="77777777" w:rsidR="2229AB24" w:rsidRDefault="2229AB24" w:rsidP="2229AB24">
            <w:pPr>
              <w:rPr>
                <w:ins w:id="1131" w:author="Bahar Toto" w:date="2025-12-03T12:56:00Z"/>
              </w:rPr>
            </w:pPr>
            <w:r>
              <w:t>The contract shall be binding and clearly set forth instructions for processing data, the nature and purpose of processing, the type of data subject to processing, the duration of processing</w:t>
            </w:r>
            <w:ins w:id="1132" w:author="Bahar Toto" w:date="2025-12-03T12:56:00Z">
              <w:r w:rsidR="00E96E48">
                <w:t>,</w:t>
              </w:r>
            </w:ins>
            <w:r>
              <w:t xml:space="preserve"> and the rights and obligations of both parties.</w:t>
            </w:r>
          </w:p>
          <w:p w14:paraId="4CBDA958" w14:textId="77777777" w:rsidR="00C57B20" w:rsidRPr="00C57B20" w:rsidRDefault="00C57B20" w:rsidP="00C57B20">
            <w:pPr>
              <w:rPr>
                <w:ins w:id="1133" w:author="Bahar Toto" w:date="2025-12-03T12:56:00Z"/>
                <w:rFonts w:ascii="Aptos" w:eastAsia="Aptos" w:hAnsi="Aptos" w:cs="Aptos"/>
              </w:rPr>
            </w:pPr>
            <w:ins w:id="1134" w:author="Bahar Toto" w:date="2025-12-03T12:56:00Z">
              <w:r w:rsidRPr="00C57B20">
                <w:rPr>
                  <w:rFonts w:ascii="Aptos" w:eastAsia="Aptos" w:hAnsi="Aptos" w:cs="Aptos"/>
                </w:rPr>
                <w:t>Moreover, the contract shall:</w:t>
              </w:r>
            </w:ins>
          </w:p>
          <w:p w14:paraId="231664FF" w14:textId="77777777" w:rsidR="00C57B20" w:rsidRPr="00C57B20" w:rsidRDefault="00C57B20" w:rsidP="00C57B20">
            <w:pPr>
              <w:numPr>
                <w:ilvl w:val="0"/>
                <w:numId w:val="59"/>
              </w:numPr>
              <w:rPr>
                <w:ins w:id="1135" w:author="Bahar Toto" w:date="2025-12-03T12:56:00Z"/>
                <w:rFonts w:ascii="Aptos" w:eastAsia="Aptos" w:hAnsi="Aptos" w:cs="Aptos"/>
              </w:rPr>
            </w:pPr>
            <w:ins w:id="1136" w:author="Bahar Toto" w:date="2025-12-03T12:56:00Z">
              <w:r w:rsidRPr="00C57B20">
                <w:rPr>
                  <w:rFonts w:ascii="Aptos" w:eastAsia="Aptos" w:hAnsi="Aptos" w:cs="Aptos"/>
                </w:rPr>
                <w:t>require the processor to ensure each person processing personal data is subject to a duty of confidentiality with respect to the personal data;</w:t>
              </w:r>
            </w:ins>
          </w:p>
          <w:p w14:paraId="2D2D3DD0" w14:textId="77777777" w:rsidR="00C57B20" w:rsidRPr="00C57B20" w:rsidRDefault="00C57B20" w:rsidP="00C57B20">
            <w:pPr>
              <w:numPr>
                <w:ilvl w:val="0"/>
                <w:numId w:val="59"/>
              </w:numPr>
              <w:rPr>
                <w:ins w:id="1137" w:author="Bahar Toto" w:date="2025-12-03T12:56:00Z"/>
                <w:rFonts w:ascii="Aptos" w:eastAsia="Aptos" w:hAnsi="Aptos" w:cs="Aptos"/>
              </w:rPr>
            </w:pPr>
            <w:ins w:id="1138" w:author="Bahar Toto" w:date="2025-12-03T12:56:00Z">
              <w:r w:rsidRPr="00C57B20">
                <w:rPr>
                  <w:rFonts w:ascii="Aptos" w:eastAsia="Aptos" w:hAnsi="Aptos" w:cs="Aptos"/>
                </w:rPr>
                <w:t>at the controller's direction, require the processor to delete or return all personal data to the controller as requested at the end of the provision of services, unless retention of the personal data is required by law;</w:t>
              </w:r>
            </w:ins>
          </w:p>
          <w:p w14:paraId="3BA930BA" w14:textId="77777777" w:rsidR="00C57B20" w:rsidRPr="00C57B20" w:rsidRDefault="00C57B20" w:rsidP="00C57B20">
            <w:pPr>
              <w:numPr>
                <w:ilvl w:val="0"/>
                <w:numId w:val="59"/>
              </w:numPr>
              <w:rPr>
                <w:ins w:id="1139" w:author="Bahar Toto" w:date="2025-12-03T12:56:00Z"/>
                <w:rFonts w:ascii="Aptos" w:eastAsia="Aptos" w:hAnsi="Aptos" w:cs="Aptos"/>
              </w:rPr>
            </w:pPr>
            <w:ins w:id="1140" w:author="Bahar Toto" w:date="2025-12-03T12:56:00Z">
              <w:r w:rsidRPr="00C57B20">
                <w:rPr>
                  <w:rFonts w:ascii="Aptos" w:eastAsia="Aptos" w:hAnsi="Aptos" w:cs="Aptos"/>
                </w:rPr>
                <w:t>provide that, upon the reasonable request of the controller, the processor must make available to the controller all information in its possession necessary to demonstrate the processor's compliance with the obligations of the CTDPA;</w:t>
              </w:r>
            </w:ins>
          </w:p>
          <w:p w14:paraId="64BF1314" w14:textId="77777777" w:rsidR="00C57B20" w:rsidRPr="00C57B20" w:rsidRDefault="00C57B20" w:rsidP="00C57B20">
            <w:pPr>
              <w:numPr>
                <w:ilvl w:val="0"/>
                <w:numId w:val="59"/>
              </w:numPr>
              <w:rPr>
                <w:ins w:id="1141" w:author="Bahar Toto" w:date="2025-12-03T12:56:00Z"/>
                <w:rFonts w:ascii="Aptos" w:eastAsia="Aptos" w:hAnsi="Aptos" w:cs="Aptos"/>
              </w:rPr>
            </w:pPr>
            <w:ins w:id="1142" w:author="Bahar Toto" w:date="2025-12-03T12:56:00Z">
              <w:r w:rsidRPr="00C57B20">
                <w:rPr>
                  <w:rFonts w:ascii="Aptos" w:eastAsia="Aptos" w:hAnsi="Aptos" w:cs="Aptos"/>
                </w:rPr>
                <w:t>establish that, after providing the controller an opportunity to object, the processor may engage any subcontractor pursuant to a written contract that requires the subcontractor to meet the obligations of the processor with respect to the personal data; and</w:t>
              </w:r>
            </w:ins>
          </w:p>
          <w:p w14:paraId="63178946" w14:textId="67E2DF84" w:rsidR="00C57B20" w:rsidRPr="00C57B20" w:rsidRDefault="00C57B20">
            <w:pPr>
              <w:numPr>
                <w:ilvl w:val="0"/>
                <w:numId w:val="59"/>
              </w:numPr>
              <w:rPr>
                <w:rFonts w:ascii="Aptos" w:eastAsia="Aptos" w:hAnsi="Aptos" w:cs="Aptos"/>
              </w:rPr>
              <w:pPrChange w:id="1143" w:author="Bahar Toto" w:date="2025-12-03T12:57:00Z">
                <w:pPr/>
              </w:pPrChange>
            </w:pPr>
            <w:ins w:id="1144" w:author="Bahar Toto" w:date="2025-12-03T12:56:00Z">
              <w:r w:rsidRPr="00C57B20">
                <w:rPr>
                  <w:rFonts w:ascii="Aptos" w:eastAsia="Aptos" w:hAnsi="Aptos" w:cs="Aptos"/>
                </w:rPr>
                <w:t>provide for the processor to allow, and cooperate with, reasonable assessments by the controller or the controller's designated assessor, or provide that the processor may arrange for a qualified and independent assessor to conduct an assessment of the processor's policies and technical and organizational measures in support of the obligations under the CTDPA, inclusive of using an appropriate and accepted control standard or framework and assessment procedure for such assessments. The processor shall provide a report of such assessment to the controller upon request.</w:t>
              </w:r>
            </w:ins>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552A457" w14:textId="6E5014D6" w:rsidR="008678A0" w:rsidRDefault="008678A0" w:rsidP="008678A0">
            <w:pPr>
              <w:rPr>
                <w:rFonts w:ascii="Aptos" w:eastAsia="Aptos" w:hAnsi="Aptos" w:cs="Aptos"/>
              </w:rPr>
            </w:pPr>
            <w:del w:id="1145" w:author="Bahar Toto" w:date="2025-11-13T15:04:00Z">
              <w:r w:rsidDel="00107E11">
                <w:delText xml:space="preserve"> Conn. Gen. Stat. </w:delText>
              </w:r>
            </w:del>
            <w:r>
              <w:t>§</w:t>
            </w:r>
            <w:del w:id="1146" w:author="Bahar Toto" w:date="2025-12-03T12:42:00Z">
              <w:r w:rsidDel="00F70ADD">
                <w:delText xml:space="preserve"> </w:delText>
              </w:r>
            </w:del>
            <w:r>
              <w:t>42‑521(b)</w:t>
            </w:r>
            <w:ins w:id="1147" w:author="Bahar Toto" w:date="2025-11-13T15:04:00Z">
              <w:r w:rsidR="00107E11">
                <w:t xml:space="preserve"> of the CTDPA</w:t>
              </w:r>
            </w:ins>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6E5791" w14:textId="0147123A" w:rsidR="008678A0" w:rsidRDefault="008678A0" w:rsidP="008678A0">
            <w:pPr>
              <w:rPr>
                <w:rFonts w:ascii="Aptos" w:eastAsia="Aptos" w:hAnsi="Aptos" w:cs="Aptos"/>
              </w:rPr>
            </w:pPr>
            <w:r>
              <w:t>Controllers and Processors</w:t>
            </w:r>
            <w:del w:id="1148" w:author="Bahar Toto" w:date="2025-12-03T12:42:00Z">
              <w:r w:rsidR="0008156E" w:rsidDel="00F70ADD">
                <w:delText>.</w:delText>
              </w:r>
              <w:r w:rsidDel="00F70ADD">
                <w:delText xml:space="preserve"> </w:delText>
              </w:r>
            </w:del>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9"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50">
          <w:tblGrid>
            <w:gridCol w:w="4500"/>
            <w:gridCol w:w="4500"/>
          </w:tblGrid>
        </w:tblGridChange>
      </w:tblGrid>
      <w:tr w:rsidR="2229AB24" w14:paraId="0735E7DF" w14:textId="77777777" w:rsidTr="00107E11">
        <w:trPr>
          <w:trHeight w:val="901"/>
          <w:trPrChange w:id="1151"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3"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738C04B" w14:textId="77777777" w:rsidR="2229AB24" w:rsidRDefault="008678A0" w:rsidP="2229AB24">
            <w:pPr>
              <w:rPr>
                <w:rFonts w:ascii="Aptos" w:eastAsia="Aptos" w:hAnsi="Aptos" w:cs="Aptos"/>
              </w:rPr>
            </w:pPr>
            <w:r>
              <w:t>Yes, allowed only after controller has an opportunity to object and must include flow‑down contractual terms.</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EC52A8" w14:textId="6D2F706F" w:rsidR="008678A0" w:rsidRDefault="008678A0" w:rsidP="008678A0">
            <w:pPr>
              <w:rPr>
                <w:rFonts w:ascii="Aptos" w:eastAsia="Aptos" w:hAnsi="Aptos" w:cs="Aptos"/>
              </w:rPr>
            </w:pPr>
            <w:del w:id="1154" w:author="Bahar Toto" w:date="2025-11-13T15:04:00Z">
              <w:r w:rsidDel="00107E11">
                <w:delText xml:space="preserve">Conn. Gen. Stat. </w:delText>
              </w:r>
            </w:del>
            <w:r>
              <w:t>§</w:t>
            </w:r>
            <w:del w:id="1155" w:author="Bahar Toto" w:date="2025-12-03T12:57:00Z">
              <w:r w:rsidDel="00C57B20">
                <w:delText xml:space="preserve"> </w:delText>
              </w:r>
            </w:del>
            <w:r>
              <w:t>42‑521(b)(4)</w:t>
            </w:r>
            <w:ins w:id="1156" w:author="Bahar Toto" w:date="2025-11-13T15:04:00Z">
              <w:r w:rsidR="00107E11">
                <w:t xml:space="preserve"> of the CTDPA</w:t>
              </w:r>
            </w:ins>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96C76A" w14:textId="55ED078A" w:rsidR="008678A0" w:rsidRDefault="008678A0" w:rsidP="008678A0">
            <w:pPr>
              <w:rPr>
                <w:rFonts w:ascii="Aptos" w:eastAsia="Aptos" w:hAnsi="Aptos" w:cs="Aptos"/>
              </w:rPr>
            </w:pPr>
            <w:r>
              <w:t>Controllers and Processors</w:t>
            </w:r>
            <w:del w:id="1157" w:author="Bahar Toto" w:date="2025-12-03T12:57:00Z">
              <w:r w:rsidR="0008156E" w:rsidDel="00C57B20">
                <w:delText>.</w:delText>
              </w:r>
              <w:r w:rsidDel="00C57B20">
                <w:delText xml:space="preserve"> </w:delText>
              </w:r>
            </w:del>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BA2AFA" w14:textId="38AE2DFC" w:rsidR="2229AB24" w:rsidRDefault="2229AB24" w:rsidP="2229AB24">
            <w:pPr>
              <w:rPr>
                <w:rFonts w:ascii="Aptos" w:eastAsia="Aptos" w:hAnsi="Aptos" w:cs="Aptos"/>
              </w:rPr>
            </w:pPr>
            <w:r>
              <w:t>The CTDPA does not include a data breach reporting requirement</w:t>
            </w:r>
            <w:ins w:id="1158" w:author="Bahar Toto" w:date="2025-12-03T12:58:00Z">
              <w:r w:rsidR="00185607">
                <w:t>. However, p</w:t>
              </w:r>
              <w:r w:rsidR="00185607" w:rsidRPr="00185607">
                <w:t>rocessors are required to assist the controller in meeting their obligations, including obligations related to the security of processing personal data and notification of a breach of security system under </w:t>
              </w:r>
              <w:r w:rsidR="00185607" w:rsidRPr="00185607">
                <w:fldChar w:fldCharType="begin"/>
              </w:r>
              <w:r w:rsidR="00185607" w:rsidRPr="00185607">
                <w:instrText>HYPERLINK "https://www.dataguidance.com/legal-research/conn-gen-stat-%C2%A7-36a-701b-breach-security-re" \t "_blank"</w:instrText>
              </w:r>
              <w:r w:rsidR="00185607" w:rsidRPr="00185607">
                <w:fldChar w:fldCharType="separate"/>
              </w:r>
              <w:r w:rsidR="00185607" w:rsidRPr="00185607">
                <w:rPr>
                  <w:rStyle w:val="Hyperlink"/>
                </w:rPr>
                <w:t>§36a-701b of Chapter 669 of Title 36a of the Connecticut General Statutes</w:t>
              </w:r>
              <w:r w:rsidR="00185607" w:rsidRPr="00185607">
                <w:fldChar w:fldCharType="end"/>
              </w:r>
            </w:ins>
            <w:ins w:id="1159" w:author="Bahar Toto" w:date="2025-12-03T12:59:00Z">
              <w:r w:rsidR="00C14432">
                <w:t xml:space="preserve"> (Conn. Gen. Stat.)</w:t>
              </w:r>
            </w:ins>
            <w:ins w:id="1160" w:author="Bahar Toto" w:date="2025-12-03T12:58:00Z">
              <w:r w:rsidR="00185607" w:rsidRPr="00185607">
                <w:t>.</w:t>
              </w:r>
            </w:ins>
            <w:del w:id="1161" w:author="Bahar Toto" w:date="2025-12-03T12:58:00Z">
              <w:r w:rsidDel="00185607">
                <w:delText xml:space="preserve"> but Connecticut</w:delText>
              </w:r>
            </w:del>
            <w:del w:id="1162" w:author="Bahar Toto" w:date="2025-12-03T12:57:00Z">
              <w:r w:rsidDel="00370F33">
                <w:delText>’</w:delText>
              </w:r>
            </w:del>
            <w:del w:id="1163" w:author="Bahar Toto" w:date="2025-12-03T12:58:00Z">
              <w:r w:rsidDel="00185607">
                <w:delText>s data breach law does require vendors to notify controllers</w:delText>
              </w:r>
              <w:r w:rsidR="0008156E" w:rsidDel="00185607">
                <w:delText>.</w:delText>
              </w:r>
            </w:del>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F2C0D4" w14:textId="2D855720" w:rsidR="2229AB24" w:rsidRDefault="2229AB24" w:rsidP="2229AB24">
            <w:pPr>
              <w:rPr>
                <w:rFonts w:ascii="Aptos" w:eastAsia="Aptos" w:hAnsi="Aptos" w:cs="Aptos"/>
              </w:rPr>
            </w:pPr>
            <w:r>
              <w:t>Conn. Gen. Stat. § 36a‑701b(b)</w:t>
            </w:r>
            <w:ins w:id="1164" w:author="Bahar Toto" w:date="2025-11-13T15:04:00Z">
              <w:r w:rsidR="00107E11">
                <w:t xml:space="preserve"> of </w:t>
              </w:r>
            </w:ins>
            <w:ins w:id="1165" w:author="Bahar Toto" w:date="2025-12-03T13:00:00Z">
              <w:r w:rsidR="00C14432">
                <w:t xml:space="preserve">Conn. Gen. Stat. </w:t>
              </w:r>
            </w:ins>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67EA30" w14:textId="6F01CF8D" w:rsidR="2229AB24" w:rsidRDefault="00D20778" w:rsidP="2229AB24">
            <w:pPr>
              <w:rPr>
                <w:rFonts w:ascii="Aptos" w:eastAsia="Aptos" w:hAnsi="Aptos" w:cs="Aptos"/>
              </w:rPr>
            </w:pPr>
            <w:commentRangeStart w:id="1166"/>
            <w:commentRangeStart w:id="1167"/>
            <w:del w:id="1168" w:author="Bahar Toto" w:date="2025-12-17T13:37:00Z" w16du:dateUtc="2025-12-17T13:37:00Z">
              <w:r w:rsidDel="004A67D0">
                <w:delText xml:space="preserve">Vendors and </w:delText>
              </w:r>
              <w:commentRangeEnd w:id="1166"/>
              <w:r w:rsidR="00C679F6" w:rsidDel="004A67D0">
                <w:rPr>
                  <w:rStyle w:val="CommentReference"/>
                  <w:sz w:val="24"/>
                  <w:szCs w:val="24"/>
                </w:rPr>
                <w:commentReference w:id="1166"/>
              </w:r>
              <w:commentRangeEnd w:id="1167"/>
              <w:r w:rsidR="00EA4692" w:rsidDel="004A67D0">
                <w:rPr>
                  <w:rStyle w:val="CommentReference"/>
                  <w:sz w:val="24"/>
                  <w:szCs w:val="24"/>
                </w:rPr>
                <w:commentReference w:id="1167"/>
              </w:r>
              <w:r w:rsidDel="004A67D0">
                <w:delText>p</w:delText>
              </w:r>
            </w:del>
            <w:ins w:id="1169" w:author="Bahar Toto" w:date="2025-12-17T13:37:00Z" w16du:dateUtc="2025-12-17T13:37:00Z">
              <w:r w:rsidR="004A67D0">
                <w:t>P</w:t>
              </w:r>
            </w:ins>
            <w:r>
              <w:t>rocessors</w:t>
            </w:r>
            <w:del w:id="1170" w:author="Bahar Toto" w:date="2025-12-03T13:00:00Z">
              <w:r w:rsidR="0008156E" w:rsidDel="00C14432">
                <w:delText>.</w:delText>
              </w:r>
              <w:r w:rsidDel="00C14432">
                <w:delText xml:space="preserve"> </w:delText>
              </w:r>
            </w:del>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3FAB1F" w14:textId="06E14557" w:rsidR="2229AB24" w:rsidRDefault="2229AB24" w:rsidP="2229AB24">
            <w:pPr>
              <w:rPr>
                <w:rFonts w:ascii="Aptos" w:eastAsia="Aptos" w:hAnsi="Aptos" w:cs="Aptos"/>
              </w:rPr>
            </w:pPr>
            <w:r>
              <w:t xml:space="preserve">Notice is required </w:t>
            </w:r>
            <w:ins w:id="1171" w:author="Bahar Toto" w:date="2025-12-03T13:03:00Z">
              <w:r w:rsidR="00F818A4">
                <w:t>'</w:t>
              </w:r>
            </w:ins>
            <w:del w:id="1172" w:author="Bahar Toto" w:date="2025-12-03T13:03:00Z">
              <w:r w:rsidDel="00F818A4">
                <w:delText>“</w:delText>
              </w:r>
            </w:del>
            <w:r>
              <w:t>immediately following its discovery</w:t>
            </w:r>
            <w:ins w:id="1173" w:author="Bahar Toto" w:date="2025-12-03T13:03:00Z">
              <w:r w:rsidR="00F818A4">
                <w:t>.'</w:t>
              </w:r>
            </w:ins>
            <w:del w:id="1174" w:author="Bahar Toto" w:date="2025-12-03T13:03:00Z">
              <w:r w:rsidDel="00F818A4">
                <w:delText>”</w:delText>
              </w:r>
              <w:r w:rsidR="0008156E" w:rsidDel="00F818A4">
                <w:delText>.</w:delText>
              </w:r>
            </w:del>
            <w:r>
              <w:t xml:space="preserve"> </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B57DA2" w14:textId="6392D8E5" w:rsidR="2229AB24" w:rsidRPr="00107E11" w:rsidRDefault="2229AB24" w:rsidP="2229AB24">
            <w:pPr>
              <w:rPr>
                <w:rFonts w:ascii="Aptos" w:eastAsia="Aptos" w:hAnsi="Aptos" w:cs="Aptos"/>
                <w:rPrChange w:id="1175" w:author="Bahar Toto" w:date="2025-11-13T15:04:00Z">
                  <w:rPr>
                    <w:rFonts w:ascii="Aptos" w:eastAsia="Aptos" w:hAnsi="Aptos" w:cs="Aptos"/>
                    <w:lang w:val="it-IT"/>
                  </w:rPr>
                </w:rPrChange>
              </w:rPr>
            </w:pPr>
            <w:del w:id="1176" w:author="Bahar Toto" w:date="2025-11-13T15:04:00Z">
              <w:r w:rsidRPr="00107E11" w:rsidDel="00107E11">
                <w:rPr>
                  <w:rPrChange w:id="1177" w:author="Bahar Toto" w:date="2025-11-13T15:04:00Z">
                    <w:rPr>
                      <w:lang w:val="it-IT"/>
                    </w:rPr>
                  </w:rPrChange>
                </w:rPr>
                <w:delText xml:space="preserve">Conn. Gen. Stat. </w:delText>
              </w:r>
            </w:del>
            <w:r w:rsidRPr="00107E11">
              <w:rPr>
                <w:rPrChange w:id="1178" w:author="Bahar Toto" w:date="2025-11-13T15:04:00Z">
                  <w:rPr>
                    <w:lang w:val="it-IT"/>
                  </w:rPr>
                </w:rPrChange>
              </w:rPr>
              <w:t>§</w:t>
            </w:r>
            <w:del w:id="1179" w:author="Bahar Toto" w:date="2025-12-03T13:03:00Z">
              <w:r w:rsidRPr="00107E11" w:rsidDel="00F818A4">
                <w:rPr>
                  <w:rPrChange w:id="1180" w:author="Bahar Toto" w:date="2025-11-13T15:04:00Z">
                    <w:rPr>
                      <w:lang w:val="it-IT"/>
                    </w:rPr>
                  </w:rPrChange>
                </w:rPr>
                <w:delText xml:space="preserve"> </w:delText>
              </w:r>
            </w:del>
            <w:r w:rsidRPr="00107E11">
              <w:rPr>
                <w:rPrChange w:id="1181" w:author="Bahar Toto" w:date="2025-11-13T15:04:00Z">
                  <w:rPr>
                    <w:lang w:val="it-IT"/>
                  </w:rPr>
                </w:rPrChange>
              </w:rPr>
              <w:t>36a‑701b(c)</w:t>
            </w:r>
            <w:ins w:id="1182" w:author="Bahar Toto" w:date="2025-11-13T15:04:00Z">
              <w:r w:rsidR="00107E11" w:rsidRPr="00107E11">
                <w:rPr>
                  <w:rPrChange w:id="1183" w:author="Bahar Toto" w:date="2025-11-13T15:04:00Z">
                    <w:rPr>
                      <w:lang w:val="it-IT"/>
                    </w:rPr>
                  </w:rPrChange>
                </w:rPr>
                <w:t xml:space="preserve"> </w:t>
              </w:r>
            </w:ins>
            <w:ins w:id="1184" w:author="Bahar Toto" w:date="2025-12-03T13:03:00Z">
              <w:r w:rsidR="00F818A4">
                <w:t xml:space="preserve">of Conn. Gen. Stat. </w:t>
              </w:r>
            </w:ins>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35F4F" w14:textId="5BC55A2D" w:rsidR="2229AB24" w:rsidRDefault="00D20778" w:rsidP="2229AB24">
            <w:pPr>
              <w:rPr>
                <w:rFonts w:ascii="Aptos" w:eastAsia="Aptos" w:hAnsi="Aptos" w:cs="Aptos"/>
              </w:rPr>
            </w:pPr>
            <w:r>
              <w:t>Vendors and processors</w:t>
            </w:r>
            <w:del w:id="1185" w:author="Bahar Toto" w:date="2025-12-03T13:03:00Z">
              <w:r w:rsidR="0008156E" w:rsidDel="00F818A4">
                <w:delText>.</w:delText>
              </w:r>
              <w:r w:rsidDel="00F818A4">
                <w:delText xml:space="preserve"> </w:delText>
              </w:r>
            </w:del>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BD785F" w14:textId="2C2A8ABB" w:rsidR="2229AB24" w:rsidRDefault="2229AB24" w:rsidP="2229AB24">
            <w:pPr>
              <w:rPr>
                <w:rFonts w:ascii="Aptos" w:eastAsia="Aptos" w:hAnsi="Aptos" w:cs="Aptos"/>
              </w:rPr>
            </w:pPr>
            <w:r>
              <w:t>The CTDPA does not include a data breach reporting requirement</w:t>
            </w:r>
            <w:ins w:id="1186" w:author="Bahar Toto" w:date="2025-12-03T13:03:00Z">
              <w:r w:rsidR="00F818A4">
                <w:t>,</w:t>
              </w:r>
            </w:ins>
            <w:r>
              <w:t xml:space="preserve"> but </w:t>
            </w:r>
            <w:ins w:id="1187" w:author="Bahar Toto" w:date="2025-12-03T13:07:00Z">
              <w:r w:rsidR="00067907">
                <w:t>§36a</w:t>
              </w:r>
              <w:r w:rsidR="00067907">
                <w:rPr>
                  <w:rFonts w:ascii="Cambria Math" w:hAnsi="Cambria Math" w:cs="Cambria Math"/>
                </w:rPr>
                <w:t>‑</w:t>
              </w:r>
              <w:r w:rsidR="00067907">
                <w:t xml:space="preserve">701b(b) </w:t>
              </w:r>
            </w:ins>
            <w:ins w:id="1188" w:author="Bahar Toto" w:date="2025-12-03T13:08:00Z">
              <w:r w:rsidR="00AB51CD">
                <w:t xml:space="preserve">of Conn. Gen. Stat. </w:t>
              </w:r>
            </w:ins>
            <w:del w:id="1189" w:author="Bahar Toto" w:date="2025-12-03T13:07:00Z">
              <w:r w:rsidDel="00067907">
                <w:delText xml:space="preserve">Connecticut’s data breach law does </w:delText>
              </w:r>
            </w:del>
            <w:ins w:id="1190" w:author="Bahar Toto" w:date="2025-12-03T13:07:00Z">
              <w:r w:rsidR="00067907">
                <w:t xml:space="preserve"> </w:t>
              </w:r>
            </w:ins>
            <w:r>
              <w:t>require</w:t>
            </w:r>
            <w:ins w:id="1191" w:author="Bahar Toto" w:date="2025-12-03T13:07:00Z">
              <w:r w:rsidR="00067907">
                <w:t>s</w:t>
              </w:r>
            </w:ins>
            <w:r>
              <w:t xml:space="preserve"> notice to the </w:t>
            </w:r>
            <w:del w:id="1192" w:author="Bahar Toto" w:date="2025-12-03T13:07:00Z">
              <w:r w:rsidDel="00067907">
                <w:delText>Connecticut Attorney General</w:delText>
              </w:r>
            </w:del>
            <w:ins w:id="1193" w:author="Bahar Toto" w:date="2025-12-03T13:07:00Z">
              <w:r w:rsidR="00067907">
                <w:t>AG</w:t>
              </w:r>
            </w:ins>
            <w:r>
              <w:t xml:space="preserve">. </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697DEE8" w14:textId="4C6F63F6" w:rsidR="2229AB24" w:rsidRDefault="2229AB24" w:rsidP="2229AB24">
            <w:pPr>
              <w:rPr>
                <w:rFonts w:ascii="Aptos" w:eastAsia="Aptos" w:hAnsi="Aptos" w:cs="Aptos"/>
              </w:rPr>
            </w:pPr>
            <w:del w:id="1194" w:author="Bahar Toto" w:date="2025-11-13T15:04:00Z">
              <w:r w:rsidDel="00107E11">
                <w:delText xml:space="preserve">Conn. Gen. Stat. </w:delText>
              </w:r>
            </w:del>
            <w:r>
              <w:t>§</w:t>
            </w:r>
            <w:del w:id="1195" w:author="Bahar Toto" w:date="2025-12-03T13:06:00Z">
              <w:r w:rsidDel="00067907">
                <w:delText xml:space="preserve"> </w:delText>
              </w:r>
            </w:del>
            <w:r>
              <w:t>36a‑701b(b)</w:t>
            </w:r>
            <w:ins w:id="1196" w:author="Bahar Toto" w:date="2025-11-13T15:04:00Z">
              <w:r w:rsidR="00107E11">
                <w:t xml:space="preserve"> </w:t>
              </w:r>
            </w:ins>
            <w:ins w:id="1197" w:author="Bahar Toto" w:date="2025-12-03T13:08:00Z">
              <w:r w:rsidR="00AB51CD">
                <w:t xml:space="preserve">of Conn. Gen. Stat. </w:t>
              </w:r>
            </w:ins>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C491D2" w14:textId="1D2CD3C8" w:rsidR="2229AB24" w:rsidRDefault="00D20778" w:rsidP="2229AB24">
            <w:pPr>
              <w:rPr>
                <w:rFonts w:ascii="Aptos" w:eastAsia="Aptos" w:hAnsi="Aptos" w:cs="Aptos"/>
              </w:rPr>
            </w:pPr>
            <w:r>
              <w:t>Any person with a reportable breach</w:t>
            </w:r>
            <w:del w:id="1198" w:author="Bahar Toto" w:date="2025-12-03T13:09:00Z">
              <w:r w:rsidR="0008156E" w:rsidDel="00A0613C">
                <w:delText>.</w:delText>
              </w:r>
            </w:del>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16A862" w14:textId="01907032" w:rsidR="2229AB24" w:rsidRDefault="2229AB24" w:rsidP="2229AB24">
            <w:pPr>
              <w:rPr>
                <w:rFonts w:ascii="Aptos" w:eastAsia="Aptos" w:hAnsi="Aptos" w:cs="Aptos"/>
              </w:rPr>
            </w:pPr>
            <w:r>
              <w:t>No later than notice to the affected resident, which must be provided without unreasonable delay but in no case later than 60 days from the date of discovery</w:t>
            </w:r>
            <w:r w:rsidR="0008156E">
              <w:t>.</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3F9D219" w14:textId="4B025D55" w:rsidR="2229AB24" w:rsidRPr="00107E11" w:rsidRDefault="2229AB24" w:rsidP="2229AB24">
            <w:pPr>
              <w:rPr>
                <w:rFonts w:ascii="Aptos" w:eastAsia="Aptos" w:hAnsi="Aptos" w:cs="Aptos"/>
                <w:rPrChange w:id="1199" w:author="Bahar Toto" w:date="2025-11-13T15:04:00Z">
                  <w:rPr>
                    <w:rFonts w:ascii="Aptos" w:eastAsia="Aptos" w:hAnsi="Aptos" w:cs="Aptos"/>
                    <w:lang w:val="it-IT"/>
                  </w:rPr>
                </w:rPrChange>
              </w:rPr>
            </w:pPr>
            <w:del w:id="1200" w:author="Bahar Toto" w:date="2025-11-13T15:04:00Z">
              <w:r w:rsidRPr="00107E11" w:rsidDel="00107E11">
                <w:rPr>
                  <w:rPrChange w:id="1201" w:author="Bahar Toto" w:date="2025-11-13T15:04:00Z">
                    <w:rPr>
                      <w:lang w:val="it-IT"/>
                    </w:rPr>
                  </w:rPrChange>
                </w:rPr>
                <w:delText xml:space="preserve">Conn. Gen. Stat. </w:delText>
              </w:r>
            </w:del>
            <w:r w:rsidRPr="00107E11">
              <w:rPr>
                <w:rPrChange w:id="1202" w:author="Bahar Toto" w:date="2025-11-13T15:04:00Z">
                  <w:rPr>
                    <w:lang w:val="it-IT"/>
                  </w:rPr>
                </w:rPrChange>
              </w:rPr>
              <w:t>§</w:t>
            </w:r>
            <w:del w:id="1203" w:author="Bahar Toto" w:date="2025-12-03T13:08:00Z">
              <w:r w:rsidRPr="00107E11" w:rsidDel="00AB51CD">
                <w:rPr>
                  <w:rPrChange w:id="1204" w:author="Bahar Toto" w:date="2025-11-13T15:04:00Z">
                    <w:rPr>
                      <w:lang w:val="it-IT"/>
                    </w:rPr>
                  </w:rPrChange>
                </w:rPr>
                <w:delText xml:space="preserve"> </w:delText>
              </w:r>
            </w:del>
            <w:r w:rsidRPr="00107E11">
              <w:rPr>
                <w:rPrChange w:id="1205" w:author="Bahar Toto" w:date="2025-11-13T15:04:00Z">
                  <w:rPr>
                    <w:lang w:val="it-IT"/>
                  </w:rPr>
                </w:rPrChange>
              </w:rPr>
              <w:t>36a‑701b</w:t>
            </w:r>
            <w:ins w:id="1206" w:author="Bahar Toto" w:date="2025-11-13T15:04:00Z">
              <w:r w:rsidR="00107E11" w:rsidRPr="00107E11">
                <w:rPr>
                  <w:rPrChange w:id="1207" w:author="Bahar Toto" w:date="2025-11-13T15:04:00Z">
                    <w:rPr>
                      <w:lang w:val="it-IT"/>
                    </w:rPr>
                  </w:rPrChange>
                </w:rPr>
                <w:t xml:space="preserve"> </w:t>
              </w:r>
            </w:ins>
            <w:ins w:id="1208" w:author="Bahar Toto" w:date="2025-12-03T13:08:00Z">
              <w:r w:rsidR="00AB51CD">
                <w:t xml:space="preserve">of Conn. Gen. Stat. </w:t>
              </w:r>
            </w:ins>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937B3" w14:textId="17610F30" w:rsidR="2229AB24" w:rsidRDefault="00D20778" w:rsidP="2229AB24">
            <w:pPr>
              <w:rPr>
                <w:rFonts w:ascii="Aptos" w:eastAsia="Aptos" w:hAnsi="Aptos" w:cs="Aptos"/>
              </w:rPr>
            </w:pPr>
            <w:r>
              <w:t>Any person with a reportable breach</w:t>
            </w:r>
            <w:del w:id="1209" w:author="Bahar Toto" w:date="2025-12-03T13:09:00Z">
              <w:r w:rsidR="0008156E" w:rsidDel="00A0613C">
                <w:delText>.</w:delText>
              </w:r>
            </w:del>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31490C" w14:textId="77777777" w:rsidR="00990A75" w:rsidRDefault="2229AB24" w:rsidP="2229AB24">
            <w:pPr>
              <w:rPr>
                <w:ins w:id="1210" w:author="Bahar Toto" w:date="2025-12-03T13:11:00Z"/>
              </w:rPr>
            </w:pPr>
            <w:r>
              <w:t xml:space="preserve">Information must be provided as requested on the </w:t>
            </w:r>
            <w:del w:id="1211" w:author="Bahar Toto" w:date="2025-12-03T13:09:00Z">
              <w:r w:rsidDel="00A0613C">
                <w:delText>Connecticut Attorney General</w:delText>
              </w:r>
            </w:del>
            <w:ins w:id="1212" w:author="Bahar Toto" w:date="2025-12-03T13:09:00Z">
              <w:r w:rsidR="00A0613C">
                <w:t xml:space="preserve">AG's </w:t>
              </w:r>
            </w:ins>
            <w:r>
              <w:t xml:space="preserve"> </w:t>
            </w:r>
            <w:ins w:id="1213" w:author="Bahar Toto" w:date="2025-12-03T13:10:00Z">
              <w:r w:rsidR="00E54BE4">
                <w:fldChar w:fldCharType="begin"/>
              </w:r>
              <w:r w:rsidR="00E54BE4">
                <w:instrText>HYPERLINK "https://portal.ct.gov/ag/sections/privacy/reporting-a-data-breach"</w:instrText>
              </w:r>
              <w:r w:rsidR="00E54BE4">
                <w:fldChar w:fldCharType="separate"/>
              </w:r>
              <w:r w:rsidRPr="00E54BE4">
                <w:rPr>
                  <w:rStyle w:val="Hyperlink"/>
                </w:rPr>
                <w:t>data breach reporting portal</w:t>
              </w:r>
              <w:r w:rsidR="00E54BE4">
                <w:fldChar w:fldCharType="end"/>
              </w:r>
              <w:r w:rsidR="00990A75">
                <w:t xml:space="preserve"> (the Guidance)</w:t>
              </w:r>
            </w:ins>
            <w:ins w:id="1214" w:author="Bahar Toto" w:date="2025-12-03T13:11:00Z">
              <w:r w:rsidR="00990A75">
                <w:t>, including:</w:t>
              </w:r>
            </w:ins>
          </w:p>
          <w:p w14:paraId="4A027858" w14:textId="77777777" w:rsidR="008B7EDC" w:rsidRPr="008B7EDC" w:rsidRDefault="008B7EDC" w:rsidP="008B7EDC">
            <w:pPr>
              <w:numPr>
                <w:ilvl w:val="0"/>
                <w:numId w:val="60"/>
              </w:numPr>
              <w:rPr>
                <w:ins w:id="1215" w:author="Bahar Toto" w:date="2025-12-03T13:11:00Z"/>
              </w:rPr>
            </w:pPr>
            <w:ins w:id="1216" w:author="Bahar Toto" w:date="2025-12-03T13:11:00Z">
              <w:r w:rsidRPr="008B7EDC">
                <w:t>name and contact information of the person reporting the breach;</w:t>
              </w:r>
            </w:ins>
          </w:p>
          <w:p w14:paraId="5BCFAE18" w14:textId="77777777" w:rsidR="008B7EDC" w:rsidRPr="008B7EDC" w:rsidRDefault="008B7EDC" w:rsidP="008B7EDC">
            <w:pPr>
              <w:numPr>
                <w:ilvl w:val="0"/>
                <w:numId w:val="60"/>
              </w:numPr>
              <w:rPr>
                <w:ins w:id="1217" w:author="Bahar Toto" w:date="2025-12-03T13:11:00Z"/>
              </w:rPr>
            </w:pPr>
            <w:ins w:id="1218" w:author="Bahar Toto" w:date="2025-12-03T13:11:00Z">
              <w:r w:rsidRPr="008B7EDC">
                <w:t>name and address of the business that experienced the breach, and the type of business;</w:t>
              </w:r>
            </w:ins>
          </w:p>
          <w:p w14:paraId="4956BEA9" w14:textId="77777777" w:rsidR="008B7EDC" w:rsidRPr="008B7EDC" w:rsidRDefault="008B7EDC" w:rsidP="008B7EDC">
            <w:pPr>
              <w:numPr>
                <w:ilvl w:val="0"/>
                <w:numId w:val="60"/>
              </w:numPr>
              <w:rPr>
                <w:ins w:id="1219" w:author="Bahar Toto" w:date="2025-12-03T13:11:00Z"/>
              </w:rPr>
            </w:pPr>
            <w:ins w:id="1220" w:author="Bahar Toto" w:date="2025-12-03T13:11:00Z">
              <w:r w:rsidRPr="008B7EDC">
                <w:t>a general description of the breach, including the date(s) of the breach, when and how the breach was discovered, and any remedial steps taken in response to the breach;</w:t>
              </w:r>
            </w:ins>
          </w:p>
          <w:p w14:paraId="1FDD4179" w14:textId="77777777" w:rsidR="008B7EDC" w:rsidRPr="008B7EDC" w:rsidRDefault="008B7EDC" w:rsidP="008B7EDC">
            <w:pPr>
              <w:numPr>
                <w:ilvl w:val="0"/>
                <w:numId w:val="60"/>
              </w:numPr>
              <w:rPr>
                <w:ins w:id="1221" w:author="Bahar Toto" w:date="2025-12-03T13:11:00Z"/>
              </w:rPr>
            </w:pPr>
            <w:ins w:id="1222" w:author="Bahar Toto" w:date="2025-12-03T13:11:00Z">
              <w:r w:rsidRPr="008B7EDC">
                <w:t>the number of State residents affected by the breach;</w:t>
              </w:r>
            </w:ins>
          </w:p>
          <w:p w14:paraId="06257DE7" w14:textId="77777777" w:rsidR="008B7EDC" w:rsidRPr="008B7EDC" w:rsidRDefault="008B7EDC" w:rsidP="008B7EDC">
            <w:pPr>
              <w:numPr>
                <w:ilvl w:val="0"/>
                <w:numId w:val="60"/>
              </w:numPr>
              <w:rPr>
                <w:ins w:id="1223" w:author="Bahar Toto" w:date="2025-12-03T13:11:00Z"/>
              </w:rPr>
            </w:pPr>
            <w:ins w:id="1224" w:author="Bahar Toto" w:date="2025-12-03T13:11:00Z">
              <w:r w:rsidRPr="008B7EDC">
                <w:t>a detailed list of categories of personal information subject of the breach;</w:t>
              </w:r>
            </w:ins>
          </w:p>
          <w:p w14:paraId="675BAA35" w14:textId="77777777" w:rsidR="008B7EDC" w:rsidRPr="008B7EDC" w:rsidRDefault="008B7EDC" w:rsidP="008B7EDC">
            <w:pPr>
              <w:numPr>
                <w:ilvl w:val="0"/>
                <w:numId w:val="60"/>
              </w:numPr>
              <w:rPr>
                <w:ins w:id="1225" w:author="Bahar Toto" w:date="2025-12-03T13:11:00Z"/>
              </w:rPr>
            </w:pPr>
            <w:ins w:id="1226" w:author="Bahar Toto" w:date="2025-12-03T13:11:00Z">
              <w:r w:rsidRPr="008B7EDC">
                <w:t>the date(s) that notification was/will be sent to the affected State residents;</w:t>
              </w:r>
            </w:ins>
          </w:p>
          <w:p w14:paraId="429DA24C" w14:textId="77777777" w:rsidR="008B7EDC" w:rsidRPr="008B7EDC" w:rsidRDefault="008B7EDC" w:rsidP="008B7EDC">
            <w:pPr>
              <w:numPr>
                <w:ilvl w:val="0"/>
                <w:numId w:val="60"/>
              </w:numPr>
              <w:rPr>
                <w:ins w:id="1227" w:author="Bahar Toto" w:date="2025-12-03T13:11:00Z"/>
              </w:rPr>
            </w:pPr>
            <w:ins w:id="1228" w:author="Bahar Toto" w:date="2025-12-03T13:11:00Z">
              <w:r w:rsidRPr="008B7EDC">
                <w:t>a template copy of the notification sent to the affected State residents;</w:t>
              </w:r>
            </w:ins>
          </w:p>
          <w:p w14:paraId="34681ECB" w14:textId="77777777" w:rsidR="008B7EDC" w:rsidRPr="008B7EDC" w:rsidRDefault="008B7EDC" w:rsidP="008B7EDC">
            <w:pPr>
              <w:numPr>
                <w:ilvl w:val="0"/>
                <w:numId w:val="60"/>
              </w:numPr>
              <w:rPr>
                <w:ins w:id="1229" w:author="Bahar Toto" w:date="2025-12-03T13:11:00Z"/>
              </w:rPr>
            </w:pPr>
            <w:ins w:id="1230" w:author="Bahar Toto" w:date="2025-12-03T13:11:00Z">
              <w:r w:rsidRPr="008B7EDC">
                <w:t>whether credit monitoring or identity theft protection services have been or will be offered to affected State residents, as well as a description and length of such services; and</w:t>
              </w:r>
            </w:ins>
          </w:p>
          <w:p w14:paraId="4AB2238E" w14:textId="77FA365C" w:rsidR="008B7EDC" w:rsidRPr="00990A75" w:rsidRDefault="008B7EDC">
            <w:pPr>
              <w:numPr>
                <w:ilvl w:val="0"/>
                <w:numId w:val="60"/>
              </w:numPr>
              <w:rPr>
                <w:rPrChange w:id="1231" w:author="Bahar Toto" w:date="2025-12-03T13:11:00Z">
                  <w:rPr>
                    <w:rFonts w:ascii="Aptos" w:eastAsia="Aptos" w:hAnsi="Aptos" w:cs="Aptos"/>
                  </w:rPr>
                </w:rPrChange>
              </w:rPr>
              <w:pPrChange w:id="1232" w:author="Bahar Toto" w:date="2025-12-03T13:11:00Z">
                <w:pPr/>
              </w:pPrChange>
            </w:pPr>
            <w:ins w:id="1233" w:author="Bahar Toto" w:date="2025-12-03T13:11:00Z">
              <w:r w:rsidRPr="008B7EDC">
                <w:t>whether the notification was delayed due to a law enforcement investigation (if applicable).</w:t>
              </w:r>
            </w:ins>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006C869" w14:textId="56A013E7" w:rsidR="2229AB24" w:rsidRDefault="2229AB24" w:rsidP="2229AB24">
            <w:pPr>
              <w:rPr>
                <w:rFonts w:ascii="Aptos" w:eastAsia="Aptos" w:hAnsi="Aptos" w:cs="Aptos"/>
              </w:rPr>
            </w:pPr>
            <w:del w:id="1234" w:author="Bahar Toto" w:date="2025-12-03T13:10:00Z">
              <w:r w:rsidDel="00990A75">
                <w:delText>https://portal.ct.gov/ag/sections/privacy/reporting-a-data-breach</w:delText>
              </w:r>
            </w:del>
            <w:ins w:id="1235" w:author="Bahar Toto" w:date="2025-12-03T13:10:00Z">
              <w:r w:rsidR="00990A75">
                <w:t>The Guidance</w:t>
              </w:r>
            </w:ins>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A34F72" w14:textId="6FC2987E" w:rsidR="2229AB24" w:rsidRDefault="00D20778" w:rsidP="2229AB24">
            <w:pPr>
              <w:rPr>
                <w:rFonts w:ascii="Aptos" w:eastAsia="Aptos" w:hAnsi="Aptos" w:cs="Aptos"/>
              </w:rPr>
            </w:pPr>
            <w:r>
              <w:t>Any person with a reportable breach</w:t>
            </w:r>
            <w:del w:id="1236" w:author="Bahar Toto" w:date="2025-12-03T13:10:00Z">
              <w:r w:rsidR="0008156E" w:rsidDel="00990A75">
                <w:delText>.</w:delText>
              </w:r>
            </w:del>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261EC3" w14:textId="6C1EAC3D" w:rsidR="2229AB24" w:rsidRDefault="2229AB24" w:rsidP="2229AB24">
            <w:pPr>
              <w:rPr>
                <w:rFonts w:ascii="Aptos" w:eastAsia="Aptos" w:hAnsi="Aptos" w:cs="Aptos"/>
              </w:rPr>
            </w:pPr>
            <w:r>
              <w:t xml:space="preserve">Yes. </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6073C6A" w14:textId="529C4948" w:rsidR="2229AB24" w:rsidRPr="00107E11" w:rsidRDefault="2229AB24" w:rsidP="2229AB24">
            <w:pPr>
              <w:rPr>
                <w:rFonts w:ascii="Aptos" w:eastAsia="Aptos" w:hAnsi="Aptos" w:cs="Aptos"/>
                <w:rPrChange w:id="1237" w:author="Bahar Toto" w:date="2025-11-13T15:04:00Z">
                  <w:rPr>
                    <w:rFonts w:ascii="Aptos" w:eastAsia="Aptos" w:hAnsi="Aptos" w:cs="Aptos"/>
                    <w:lang w:val="it-IT"/>
                  </w:rPr>
                </w:rPrChange>
              </w:rPr>
            </w:pPr>
            <w:del w:id="1238" w:author="Bahar Toto" w:date="2025-11-13T15:04:00Z">
              <w:r w:rsidRPr="00107E11" w:rsidDel="00107E11">
                <w:rPr>
                  <w:rPrChange w:id="1239" w:author="Bahar Toto" w:date="2025-11-13T15:04:00Z">
                    <w:rPr>
                      <w:lang w:val="it-IT"/>
                    </w:rPr>
                  </w:rPrChange>
                </w:rPr>
                <w:delText xml:space="preserve">Conn. Gen. Stat. </w:delText>
              </w:r>
            </w:del>
            <w:r w:rsidRPr="00107E11">
              <w:rPr>
                <w:rPrChange w:id="1240" w:author="Bahar Toto" w:date="2025-11-13T15:04:00Z">
                  <w:rPr>
                    <w:lang w:val="it-IT"/>
                  </w:rPr>
                </w:rPrChange>
              </w:rPr>
              <w:t>§</w:t>
            </w:r>
            <w:del w:id="1241" w:author="Bahar Toto" w:date="2025-12-03T13:12:00Z">
              <w:r w:rsidRPr="00107E11" w:rsidDel="004754F4">
                <w:rPr>
                  <w:rPrChange w:id="1242" w:author="Bahar Toto" w:date="2025-11-13T15:04:00Z">
                    <w:rPr>
                      <w:lang w:val="it-IT"/>
                    </w:rPr>
                  </w:rPrChange>
                </w:rPr>
                <w:delText xml:space="preserve"> </w:delText>
              </w:r>
            </w:del>
            <w:r w:rsidRPr="00107E11">
              <w:rPr>
                <w:rPrChange w:id="1243" w:author="Bahar Toto" w:date="2025-11-13T15:04:00Z">
                  <w:rPr>
                    <w:lang w:val="it-IT"/>
                  </w:rPr>
                </w:rPrChange>
              </w:rPr>
              <w:t>36a‑701b</w:t>
            </w:r>
            <w:ins w:id="1244" w:author="Bahar Toto" w:date="2025-11-13T15:04:00Z">
              <w:r w:rsidR="00107E11" w:rsidRPr="00107E11">
                <w:rPr>
                  <w:rPrChange w:id="1245" w:author="Bahar Toto" w:date="2025-11-13T15:04:00Z">
                    <w:rPr>
                      <w:lang w:val="it-IT"/>
                    </w:rPr>
                  </w:rPrChange>
                </w:rPr>
                <w:t xml:space="preserve"> </w:t>
              </w:r>
            </w:ins>
            <w:ins w:id="1246" w:author="Bahar Toto" w:date="2025-12-03T13:10:00Z">
              <w:r w:rsidR="00990A75">
                <w:t xml:space="preserve">of Conn. Gen. Stat. </w:t>
              </w:r>
            </w:ins>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C6EF3A" w14:textId="56E00B4F" w:rsidR="2229AB24" w:rsidRDefault="00D20778" w:rsidP="2229AB24">
            <w:pPr>
              <w:rPr>
                <w:rFonts w:ascii="Aptos" w:eastAsia="Aptos" w:hAnsi="Aptos" w:cs="Aptos"/>
              </w:rPr>
            </w:pPr>
            <w:r>
              <w:t>Any person with a reportable breach</w:t>
            </w:r>
            <w:del w:id="1247" w:author="Bahar Toto" w:date="2025-12-03T13:10:00Z">
              <w:r w:rsidR="0008156E" w:rsidDel="00990A75">
                <w:delText>.</w:delText>
              </w:r>
            </w:del>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0947593" w14:textId="39309BE9" w:rsidR="2229AB24" w:rsidRDefault="009F3DF4" w:rsidP="2229AB24">
            <w:pPr>
              <w:rPr>
                <w:rFonts w:ascii="Aptos" w:eastAsia="Aptos" w:hAnsi="Aptos" w:cs="Aptos"/>
              </w:rPr>
            </w:pPr>
            <w:ins w:id="1248" w:author="Bahar Toto" w:date="2025-12-03T13:13:00Z">
              <w:r w:rsidRPr="009F3DF4">
                <w:t>Notice to Connecticut residents must be made without unreasonable delay but not later than 60 days after the discovery of such breach unless a shorter time is required under federal law. If the person identifies additional residents of Connecticut whose personal information was breached or reasonably believed to have been breached 60 days after the discovery of such breach, the person shall proceed in good faith to notify such additional residents as expediently as possible. Notably, such notification shall not be required if, after an appropriate investigation, the person reasonably determines that the breach will not likely result in harm to the individuals whose personal information has been acquired or accessed.</w:t>
              </w:r>
            </w:ins>
            <w:del w:id="1249" w:author="Bahar Toto" w:date="2025-12-03T13:13:00Z">
              <w:r w:rsidR="2229AB24" w:rsidDel="009F3DF4">
                <w:delText>Without unreasonable delay but in no case later than 60 days from the date of discovery</w:delText>
              </w:r>
              <w:r w:rsidR="0008156E" w:rsidDel="009F3DF4">
                <w:delText>.</w:delText>
              </w:r>
            </w:del>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F8B603B" w14:textId="4B422D6D" w:rsidR="2229AB24" w:rsidRPr="00107E11" w:rsidRDefault="2229AB24" w:rsidP="2229AB24">
            <w:pPr>
              <w:rPr>
                <w:rFonts w:ascii="Aptos" w:eastAsia="Aptos" w:hAnsi="Aptos" w:cs="Aptos"/>
                <w:rPrChange w:id="1250" w:author="Bahar Toto" w:date="2025-11-13T15:04:00Z">
                  <w:rPr>
                    <w:rFonts w:ascii="Aptos" w:eastAsia="Aptos" w:hAnsi="Aptos" w:cs="Aptos"/>
                    <w:lang w:val="it-IT"/>
                  </w:rPr>
                </w:rPrChange>
              </w:rPr>
            </w:pPr>
            <w:del w:id="1251" w:author="Bahar Toto" w:date="2025-11-13T15:04:00Z">
              <w:r w:rsidRPr="00107E11" w:rsidDel="00107E11">
                <w:rPr>
                  <w:rPrChange w:id="1252" w:author="Bahar Toto" w:date="2025-11-13T15:04:00Z">
                    <w:rPr>
                      <w:lang w:val="it-IT"/>
                    </w:rPr>
                  </w:rPrChange>
                </w:rPr>
                <w:delText xml:space="preserve">Conn. Gen. Stat. </w:delText>
              </w:r>
            </w:del>
            <w:r w:rsidRPr="00107E11">
              <w:rPr>
                <w:rPrChange w:id="1253" w:author="Bahar Toto" w:date="2025-11-13T15:04:00Z">
                  <w:rPr>
                    <w:lang w:val="it-IT"/>
                  </w:rPr>
                </w:rPrChange>
              </w:rPr>
              <w:t>§</w:t>
            </w:r>
            <w:del w:id="1254" w:author="Bahar Toto" w:date="2025-12-03T13:12:00Z">
              <w:r w:rsidRPr="00107E11" w:rsidDel="004754F4">
                <w:rPr>
                  <w:rPrChange w:id="1255" w:author="Bahar Toto" w:date="2025-11-13T15:04:00Z">
                    <w:rPr>
                      <w:lang w:val="it-IT"/>
                    </w:rPr>
                  </w:rPrChange>
                </w:rPr>
                <w:delText xml:space="preserve"> </w:delText>
              </w:r>
            </w:del>
            <w:r w:rsidRPr="00107E11">
              <w:rPr>
                <w:rPrChange w:id="1256" w:author="Bahar Toto" w:date="2025-11-13T15:04:00Z">
                  <w:rPr>
                    <w:lang w:val="it-IT"/>
                  </w:rPr>
                </w:rPrChange>
              </w:rPr>
              <w:t>36a‑701b</w:t>
            </w:r>
            <w:ins w:id="1257" w:author="Bahar Toto" w:date="2025-11-13T15:04:00Z">
              <w:r w:rsidR="00107E11" w:rsidRPr="00107E11">
                <w:rPr>
                  <w:rPrChange w:id="1258" w:author="Bahar Toto" w:date="2025-11-13T15:04:00Z">
                    <w:rPr>
                      <w:lang w:val="it-IT"/>
                    </w:rPr>
                  </w:rPrChange>
                </w:rPr>
                <w:t xml:space="preserve"> </w:t>
              </w:r>
            </w:ins>
            <w:ins w:id="1259" w:author="Bahar Toto" w:date="2025-12-03T13:14:00Z">
              <w:r w:rsidR="009F3DF4">
                <w:t xml:space="preserve">of Conn. Gen. Stat. </w:t>
              </w:r>
            </w:ins>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20E01A" w14:textId="4A6D6CBB" w:rsidR="2229AB24" w:rsidRDefault="00D20778" w:rsidP="2229AB24">
            <w:pPr>
              <w:rPr>
                <w:rFonts w:ascii="Aptos" w:eastAsia="Aptos" w:hAnsi="Aptos" w:cs="Aptos"/>
              </w:rPr>
            </w:pPr>
            <w:r>
              <w:t>Any person with a reportable breach</w:t>
            </w:r>
            <w:del w:id="1260" w:author="Bahar Toto" w:date="2025-12-03T13:13:00Z">
              <w:r w:rsidR="0008156E" w:rsidDel="009F3DF4">
                <w:delText>.</w:delText>
              </w:r>
            </w:del>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5370216" w14:textId="569D3E5F" w:rsidR="2229AB24" w:rsidRDefault="2229AB24" w:rsidP="2229AB24">
            <w:pPr>
              <w:rPr>
                <w:rFonts w:ascii="Aptos" w:eastAsia="Aptos" w:hAnsi="Aptos" w:cs="Aptos"/>
              </w:rPr>
            </w:pPr>
            <w:r>
              <w:t xml:space="preserve">No specific content requirements; if </w:t>
            </w:r>
            <w:ins w:id="1261" w:author="Bahar Toto" w:date="2025-12-03T13:14:00Z">
              <w:r w:rsidR="009F3DF4">
                <w:t xml:space="preserve">a </w:t>
              </w:r>
            </w:ins>
            <w:r>
              <w:t xml:space="preserve">Social Security number </w:t>
            </w:r>
            <w:ins w:id="1262" w:author="Bahar Toto" w:date="2025-12-03T13:14:00Z">
              <w:r w:rsidR="009F3DF4">
                <w:t xml:space="preserve">is </w:t>
              </w:r>
            </w:ins>
            <w:r>
              <w:t>involved then credit monitoring must be offered in the notification letter</w:t>
            </w:r>
            <w:r w:rsidR="0008156E">
              <w:t>.</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0A8FBC" w14:textId="6B9A08F0" w:rsidR="2229AB24" w:rsidRPr="00107E11" w:rsidRDefault="2229AB24" w:rsidP="2229AB24">
            <w:pPr>
              <w:rPr>
                <w:rFonts w:ascii="Aptos" w:eastAsia="Aptos" w:hAnsi="Aptos" w:cs="Aptos"/>
                <w:rPrChange w:id="1263" w:author="Bahar Toto" w:date="2025-11-13T15:04:00Z">
                  <w:rPr>
                    <w:rFonts w:ascii="Aptos" w:eastAsia="Aptos" w:hAnsi="Aptos" w:cs="Aptos"/>
                    <w:lang w:val="it-IT"/>
                  </w:rPr>
                </w:rPrChange>
              </w:rPr>
            </w:pPr>
            <w:del w:id="1264" w:author="Bahar Toto" w:date="2025-11-13T15:04:00Z">
              <w:r w:rsidRPr="00107E11" w:rsidDel="00107E11">
                <w:rPr>
                  <w:rPrChange w:id="1265" w:author="Bahar Toto" w:date="2025-11-13T15:04:00Z">
                    <w:rPr>
                      <w:lang w:val="it-IT"/>
                    </w:rPr>
                  </w:rPrChange>
                </w:rPr>
                <w:delText xml:space="preserve">Conn. Gen. Stat. </w:delText>
              </w:r>
            </w:del>
            <w:r w:rsidRPr="00107E11">
              <w:rPr>
                <w:rPrChange w:id="1266" w:author="Bahar Toto" w:date="2025-11-13T15:04:00Z">
                  <w:rPr>
                    <w:lang w:val="it-IT"/>
                  </w:rPr>
                </w:rPrChange>
              </w:rPr>
              <w:t>§ 36a‑701b</w:t>
            </w:r>
            <w:ins w:id="1267" w:author="Bahar Toto" w:date="2025-11-13T15:04:00Z">
              <w:r w:rsidR="00107E11" w:rsidRPr="00107E11">
                <w:rPr>
                  <w:rPrChange w:id="1268" w:author="Bahar Toto" w:date="2025-11-13T15:04:00Z">
                    <w:rPr>
                      <w:lang w:val="it-IT"/>
                    </w:rPr>
                  </w:rPrChange>
                </w:rPr>
                <w:t xml:space="preserve"> </w:t>
              </w:r>
            </w:ins>
            <w:ins w:id="1269" w:author="Bahar Toto" w:date="2025-12-03T13:14:00Z">
              <w:r w:rsidR="009F3DF4">
                <w:t xml:space="preserve">of Conn. Gen. Stat. </w:t>
              </w:r>
            </w:ins>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B55E0" w14:textId="3C07DFB8" w:rsidR="2229AB24" w:rsidRDefault="00D20778" w:rsidP="2229AB24">
            <w:pPr>
              <w:rPr>
                <w:rFonts w:ascii="Aptos" w:eastAsia="Aptos" w:hAnsi="Aptos" w:cs="Aptos"/>
              </w:rPr>
            </w:pPr>
            <w:r>
              <w:t>Any person with a reportable breach</w:t>
            </w:r>
            <w:del w:id="1270" w:author="Bahar Toto" w:date="2025-12-03T13:14:00Z">
              <w:r w:rsidR="0008156E" w:rsidDel="009F3DF4">
                <w:delText>.</w:delText>
              </w:r>
            </w:del>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2B5E5B2" w14:textId="094A0AF5" w:rsidR="2229AB24" w:rsidRDefault="2229AB24" w:rsidP="2229AB24">
            <w:pPr>
              <w:rPr>
                <w:rFonts w:ascii="Aptos" w:eastAsia="Aptos" w:hAnsi="Aptos" w:cs="Aptos"/>
              </w:rPr>
            </w:pPr>
            <w:r>
              <w:t>Yes, via a privacy notice</w:t>
            </w:r>
            <w:r w:rsidR="0008156E">
              <w:t>.</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E4093C5" w14:textId="72F0E77D" w:rsidR="2229AB24" w:rsidRDefault="2229AB24" w:rsidP="2229AB24">
            <w:pPr>
              <w:rPr>
                <w:rFonts w:ascii="Aptos" w:eastAsia="Aptos" w:hAnsi="Aptos" w:cs="Aptos"/>
              </w:rPr>
            </w:pPr>
            <w:del w:id="1271" w:author="Bahar Toto" w:date="2025-11-13T15:05:00Z">
              <w:r w:rsidDel="00107E11">
                <w:delText xml:space="preserve">Conn. Gen. Stat. </w:delText>
              </w:r>
            </w:del>
            <w:r>
              <w:t>§</w:t>
            </w:r>
            <w:del w:id="1272" w:author="Bahar Toto" w:date="2025-12-03T13:14:00Z">
              <w:r w:rsidDel="009F3DF4">
                <w:delText xml:space="preserve"> </w:delText>
              </w:r>
            </w:del>
            <w:r>
              <w:t>42‑520(c)</w:t>
            </w:r>
            <w:ins w:id="1273" w:author="Bahar Toto" w:date="2025-11-13T15:05:00Z">
              <w:r w:rsidR="00107E11">
                <w:t xml:space="preserve"> of the CTDPA</w:t>
              </w:r>
            </w:ins>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D1ABB1" w14:textId="78930A87" w:rsidR="2229AB24" w:rsidRDefault="00134928" w:rsidP="2229AB24">
            <w:pPr>
              <w:rPr>
                <w:rFonts w:ascii="Aptos" w:eastAsia="Aptos" w:hAnsi="Aptos" w:cs="Aptos"/>
              </w:rPr>
            </w:pPr>
            <w:r>
              <w:t>Controllers</w:t>
            </w:r>
            <w:del w:id="1274" w:author="Bahar Toto" w:date="2025-12-03T13:14:00Z">
              <w:r w:rsidR="0008156E" w:rsidDel="009F3DF4">
                <w:delText>.</w:delText>
              </w:r>
            </w:del>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D779AC" w14:textId="2D97987C" w:rsidR="00E85D30" w:rsidRDefault="00E85D30" w:rsidP="2229AB24">
            <w:pPr>
              <w:rPr>
                <w:ins w:id="1275" w:author="Bahar Toto" w:date="2025-12-03T13:14:00Z"/>
              </w:rPr>
            </w:pPr>
            <w:ins w:id="1276" w:author="Bahar Toto" w:date="2025-12-03T13:14:00Z">
              <w:r w:rsidRPr="00E85D30">
                <w:t>The privacy notice must include:</w:t>
              </w:r>
            </w:ins>
          </w:p>
          <w:p w14:paraId="537B3C93" w14:textId="31CD85ED" w:rsidR="00E85D30" w:rsidRDefault="2229AB24">
            <w:pPr>
              <w:pStyle w:val="ListParagraph"/>
              <w:numPr>
                <w:ilvl w:val="0"/>
                <w:numId w:val="61"/>
              </w:numPr>
              <w:rPr>
                <w:ins w:id="1277" w:author="Bahar Toto" w:date="2025-12-03T13:15:00Z"/>
              </w:rPr>
              <w:pPrChange w:id="1278" w:author="Bahar Toto" w:date="2025-12-03T13:15:00Z">
                <w:pPr/>
              </w:pPrChange>
            </w:pPr>
            <w:del w:id="1279" w:author="Bahar Toto" w:date="2025-12-03T13:15:00Z">
              <w:r w:rsidDel="00E85D30">
                <w:delText>(1) T</w:delText>
              </w:r>
            </w:del>
            <w:ins w:id="1280" w:author="Bahar Toto" w:date="2025-12-03T13:15:00Z">
              <w:r w:rsidR="00E85D30">
                <w:t>t</w:t>
              </w:r>
            </w:ins>
            <w:r>
              <w:t xml:space="preserve">he categories of personal data processed by the controller; </w:t>
            </w:r>
          </w:p>
          <w:p w14:paraId="0E7165E6" w14:textId="7ACD7FA5" w:rsidR="00E85D30" w:rsidRDefault="2229AB24">
            <w:pPr>
              <w:pStyle w:val="ListParagraph"/>
              <w:numPr>
                <w:ilvl w:val="0"/>
                <w:numId w:val="61"/>
              </w:numPr>
              <w:rPr>
                <w:ins w:id="1281" w:author="Bahar Toto" w:date="2025-12-03T13:15:00Z"/>
              </w:rPr>
              <w:pPrChange w:id="1282" w:author="Bahar Toto" w:date="2025-12-03T13:15:00Z">
                <w:pPr/>
              </w:pPrChange>
            </w:pPr>
            <w:del w:id="1283" w:author="Bahar Toto" w:date="2025-12-03T13:15:00Z">
              <w:r w:rsidDel="00E85D30">
                <w:delText xml:space="preserve">(2) </w:delText>
              </w:r>
            </w:del>
            <w:r>
              <w:t xml:space="preserve">the purpose for processing personal data; </w:t>
            </w:r>
          </w:p>
          <w:p w14:paraId="58621ECE" w14:textId="2C262DFA" w:rsidR="00E85D30" w:rsidRDefault="2229AB24">
            <w:pPr>
              <w:pStyle w:val="ListParagraph"/>
              <w:numPr>
                <w:ilvl w:val="0"/>
                <w:numId w:val="61"/>
              </w:numPr>
              <w:rPr>
                <w:ins w:id="1284" w:author="Bahar Toto" w:date="2025-12-03T13:15:00Z"/>
              </w:rPr>
              <w:pPrChange w:id="1285" w:author="Bahar Toto" w:date="2025-12-03T13:15:00Z">
                <w:pPr/>
              </w:pPrChange>
            </w:pPr>
            <w:del w:id="1286" w:author="Bahar Toto" w:date="2025-12-03T13:15:00Z">
              <w:r w:rsidDel="00E85D30">
                <w:delText xml:space="preserve">(3) </w:delText>
              </w:r>
            </w:del>
            <w:r>
              <w:t xml:space="preserve">how consumers may exercise their consumer rights, including how a consumer may appeal a controller's decision with regard to the consumer's request; </w:t>
            </w:r>
          </w:p>
          <w:p w14:paraId="5BBF0950" w14:textId="2A13A141" w:rsidR="00E85D30" w:rsidRDefault="2229AB24">
            <w:pPr>
              <w:pStyle w:val="ListParagraph"/>
              <w:numPr>
                <w:ilvl w:val="0"/>
                <w:numId w:val="61"/>
              </w:numPr>
              <w:rPr>
                <w:ins w:id="1287" w:author="Bahar Toto" w:date="2025-12-03T13:15:00Z"/>
              </w:rPr>
              <w:pPrChange w:id="1288" w:author="Bahar Toto" w:date="2025-12-03T13:15:00Z">
                <w:pPr/>
              </w:pPrChange>
            </w:pPr>
            <w:del w:id="1289" w:author="Bahar Toto" w:date="2025-12-03T13:15:00Z">
              <w:r w:rsidDel="00E85D30">
                <w:delText xml:space="preserve">(4) </w:delText>
              </w:r>
            </w:del>
            <w:r>
              <w:t xml:space="preserve">the categories of personal data that the controller shares with third parties, if any; </w:t>
            </w:r>
          </w:p>
          <w:p w14:paraId="42DC4D77" w14:textId="2AC58CD0" w:rsidR="00E85D30" w:rsidRDefault="2229AB24">
            <w:pPr>
              <w:pStyle w:val="ListParagraph"/>
              <w:numPr>
                <w:ilvl w:val="0"/>
                <w:numId w:val="61"/>
              </w:numPr>
              <w:rPr>
                <w:ins w:id="1290" w:author="Bahar Toto" w:date="2025-12-03T13:15:00Z"/>
              </w:rPr>
              <w:pPrChange w:id="1291" w:author="Bahar Toto" w:date="2025-12-03T13:15:00Z">
                <w:pPr/>
              </w:pPrChange>
            </w:pPr>
            <w:del w:id="1292" w:author="Bahar Toto" w:date="2025-12-03T13:15:00Z">
              <w:r w:rsidDel="00E85D30">
                <w:delText xml:space="preserve">(5) </w:delText>
              </w:r>
            </w:del>
            <w:r>
              <w:t xml:space="preserve">the categories of third parties, if any, with which the controller shares personal data; and </w:t>
            </w:r>
          </w:p>
          <w:p w14:paraId="67045702" w14:textId="11BA6D42" w:rsidR="2229AB24" w:rsidRPr="00E85D30" w:rsidRDefault="2229AB24">
            <w:pPr>
              <w:pStyle w:val="ListParagraph"/>
              <w:numPr>
                <w:ilvl w:val="0"/>
                <w:numId w:val="61"/>
              </w:numPr>
              <w:rPr>
                <w:rFonts w:ascii="Aptos" w:eastAsia="Aptos" w:hAnsi="Aptos" w:cs="Aptos"/>
              </w:rPr>
              <w:pPrChange w:id="1293" w:author="Bahar Toto" w:date="2025-12-03T13:15:00Z">
                <w:pPr/>
              </w:pPrChange>
            </w:pPr>
            <w:del w:id="1294" w:author="Bahar Toto" w:date="2025-12-03T13:15:00Z">
              <w:r w:rsidDel="00E85D30">
                <w:delText xml:space="preserve">(6) </w:delText>
              </w:r>
            </w:del>
            <w:r>
              <w:t>an active electronic mail address or other online mechanism that the consumer may use to contact the controller.</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526B8BF" w14:textId="1179F92C" w:rsidR="2229AB24" w:rsidRDefault="2229AB24" w:rsidP="2229AB24">
            <w:pPr>
              <w:rPr>
                <w:rFonts w:ascii="Aptos" w:eastAsia="Aptos" w:hAnsi="Aptos" w:cs="Aptos"/>
              </w:rPr>
            </w:pPr>
            <w:del w:id="1295" w:author="Bahar Toto" w:date="2025-11-13T15:05:00Z">
              <w:r w:rsidDel="00107E11">
                <w:delText xml:space="preserve">Conn. Gen. Stat. </w:delText>
              </w:r>
            </w:del>
            <w:r>
              <w:t>§</w:t>
            </w:r>
            <w:del w:id="1296" w:author="Bahar Toto" w:date="2025-12-03T13:15:00Z">
              <w:r w:rsidDel="00E85D30">
                <w:delText xml:space="preserve"> </w:delText>
              </w:r>
            </w:del>
            <w:r>
              <w:t>42‑520(c)</w:t>
            </w:r>
            <w:ins w:id="1297" w:author="Bahar Toto" w:date="2025-11-13T15:05:00Z">
              <w:r w:rsidR="00107E11">
                <w:t xml:space="preserve"> of the CTDPA</w:t>
              </w:r>
            </w:ins>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D02C70" w14:textId="6DBAC53A" w:rsidR="2229AB24" w:rsidRDefault="00134928" w:rsidP="2229AB24">
            <w:pPr>
              <w:rPr>
                <w:rFonts w:ascii="Aptos" w:eastAsia="Aptos" w:hAnsi="Aptos" w:cs="Aptos"/>
              </w:rPr>
            </w:pPr>
            <w:r>
              <w:t>Controllers</w:t>
            </w:r>
            <w:del w:id="1298" w:author="Bahar Toto" w:date="2025-12-03T13:15:00Z">
              <w:r w:rsidR="0008156E" w:rsidDel="00E85D30">
                <w:delText>.</w:delText>
              </w:r>
            </w:del>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0D5542" w14:textId="312D2128" w:rsidR="2229AB24" w:rsidRDefault="2229AB24" w:rsidP="2229AB24">
            <w:pPr>
              <w:rPr>
                <w:rFonts w:ascii="Aptos" w:eastAsia="Aptos" w:hAnsi="Aptos" w:cs="Aptos"/>
              </w:rPr>
            </w:pPr>
            <w:r>
              <w:t>No</w:t>
            </w:r>
            <w:r w:rsidR="0008156E">
              <w:t>.</w:t>
            </w:r>
            <w:r>
              <w:t xml:space="preserve"> </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0B648B" w14:textId="2B5DC257" w:rsidR="2229AB24" w:rsidRDefault="00134928" w:rsidP="2229AB24">
            <w:pPr>
              <w:rPr>
                <w:rFonts w:ascii="Aptos" w:eastAsia="Aptos" w:hAnsi="Aptos" w:cs="Aptos"/>
              </w:rPr>
            </w:pPr>
            <w:r>
              <w:t>Not applicable</w:t>
            </w:r>
            <w:r w:rsidR="0008156E">
              <w:t>.</w:t>
            </w:r>
            <w:r>
              <w:t xml:space="preserve"> </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DAE67" w14:textId="3CF05959" w:rsidR="006B6B41" w:rsidRDefault="006B6B41" w:rsidP="006B6B41">
            <w:pPr>
              <w:rPr>
                <w:rFonts w:ascii="Aptos" w:eastAsia="Aptos" w:hAnsi="Aptos" w:cs="Aptos"/>
              </w:rPr>
            </w:pPr>
            <w:ins w:id="1299" w:author="Bahar Toto" w:date="2025-12-03T13:16:00Z">
              <w:r>
                <w:t xml:space="preserve">Not applicable. </w:t>
              </w:r>
            </w:ins>
            <w:del w:id="1300" w:author="Bahar Toto" w:date="2025-12-03T13:16:00Z">
              <w:r w:rsidDel="00784E62">
                <w:delText>Controllers.</w:delText>
              </w:r>
            </w:del>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AE182" w14:textId="2666EF75" w:rsidR="2229AB24" w:rsidRDefault="2229AB24" w:rsidP="2229AB24">
            <w:pPr>
              <w:rPr>
                <w:rFonts w:ascii="Aptos" w:eastAsia="Aptos" w:hAnsi="Aptos" w:cs="Aptos"/>
              </w:rPr>
            </w:pPr>
            <w:r>
              <w:t>Yes</w:t>
            </w:r>
            <w:r w:rsidR="0008156E">
              <w:t>.</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C6E53E" w14:textId="20ADF4A1" w:rsidR="00134928" w:rsidRDefault="00134928" w:rsidP="00134928">
            <w:pPr>
              <w:rPr>
                <w:rFonts w:ascii="Aptos" w:eastAsia="Aptos" w:hAnsi="Aptos" w:cs="Aptos"/>
              </w:rPr>
            </w:pPr>
            <w:del w:id="1301" w:author="Bahar Toto" w:date="2025-11-13T15:05:00Z">
              <w:r w:rsidDel="00107E11">
                <w:delText xml:space="preserve">Conn. Gen. Stat. </w:delText>
              </w:r>
            </w:del>
            <w:r>
              <w:t>§</w:t>
            </w:r>
            <w:del w:id="1302" w:author="Bahar Toto" w:date="2025-12-03T13:17:00Z">
              <w:r w:rsidDel="006B6B41">
                <w:delText xml:space="preserve"> </w:delText>
              </w:r>
            </w:del>
            <w:r>
              <w:t>42‑518(a)(</w:t>
            </w:r>
            <w:r w:rsidR="00C544CD">
              <w:t>1</w:t>
            </w:r>
            <w:r>
              <w:t>)</w:t>
            </w:r>
            <w:ins w:id="1303" w:author="Bahar Toto" w:date="2025-11-13T15:05:00Z">
              <w:r w:rsidR="00107E11">
                <w:t xml:space="preserve"> of the CTDPA</w:t>
              </w:r>
            </w:ins>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DBD82FB" w14:textId="55FD33D8" w:rsidR="00134928" w:rsidRDefault="00134928" w:rsidP="00134928">
            <w:pPr>
              <w:rPr>
                <w:rFonts w:ascii="Aptos" w:eastAsia="Aptos" w:hAnsi="Aptos" w:cs="Aptos"/>
              </w:rPr>
            </w:pPr>
            <w:r>
              <w:t>Controllers</w:t>
            </w:r>
            <w:del w:id="1304" w:author="Bahar Toto" w:date="2025-12-03T13:17:00Z">
              <w:r w:rsidR="0008156E" w:rsidDel="006B6B41">
                <w:delText>.</w:delText>
              </w:r>
            </w:del>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C597ED" w14:textId="20623C7A" w:rsidR="2229AB24" w:rsidRDefault="2229AB24" w:rsidP="2229AB24">
            <w:pPr>
              <w:rPr>
                <w:rFonts w:ascii="Aptos" w:eastAsia="Aptos" w:hAnsi="Aptos" w:cs="Aptos"/>
              </w:rPr>
            </w:pPr>
            <w:r>
              <w:t>Yes, if the request cannot be verified or confirmation or access would require the controller to reveal a trade secret.</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E8EE5A1" w14:textId="2E36E52D" w:rsidR="00134928" w:rsidRDefault="00134928" w:rsidP="00134928">
            <w:pPr>
              <w:rPr>
                <w:rFonts w:ascii="Aptos" w:eastAsia="Aptos" w:hAnsi="Aptos" w:cs="Aptos"/>
              </w:rPr>
            </w:pPr>
            <w:del w:id="1305" w:author="Bahar Toto" w:date="2025-11-13T15:05:00Z">
              <w:r w:rsidDel="00107E11">
                <w:delText xml:space="preserve">Conn. Gen. Stat. </w:delText>
              </w:r>
            </w:del>
            <w:r>
              <w:t>§</w:t>
            </w:r>
            <w:del w:id="1306" w:author="Bahar Toto" w:date="2025-12-04T00:51:00Z">
              <w:r w:rsidDel="00C12CBE">
                <w:delText xml:space="preserve"> </w:delText>
              </w:r>
            </w:del>
            <w:r>
              <w:t>42‑518(c)(4)</w:t>
            </w:r>
            <w:ins w:id="1307" w:author="Bahar Toto" w:date="2025-11-13T15:05:00Z">
              <w:r w:rsidR="00107E11">
                <w:t xml:space="preserve"> of the CTDPA</w:t>
              </w:r>
            </w:ins>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421F65B" w14:textId="7228E85B" w:rsidR="00134928" w:rsidRDefault="00134928" w:rsidP="00134928">
            <w:pPr>
              <w:rPr>
                <w:rFonts w:ascii="Aptos" w:eastAsia="Aptos" w:hAnsi="Aptos" w:cs="Aptos"/>
              </w:rPr>
            </w:pPr>
            <w:r>
              <w:t>Controller</w:t>
            </w:r>
            <w:r w:rsidR="0008156E">
              <w:t>s</w:t>
            </w:r>
            <w:del w:id="1308" w:author="Bahar Toto" w:date="2025-12-04T00:51:00Z">
              <w:r w:rsidR="0008156E" w:rsidDel="00C12CBE">
                <w:delText>.</w:delText>
              </w:r>
            </w:del>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8120428" w14:textId="37191641" w:rsidR="2229AB24" w:rsidRDefault="2229AB24" w:rsidP="2229AB24">
            <w:pPr>
              <w:rPr>
                <w:rFonts w:ascii="Aptos" w:eastAsia="Aptos" w:hAnsi="Aptos" w:cs="Aptos"/>
              </w:rPr>
            </w:pPr>
            <w:r>
              <w:t>Yes</w:t>
            </w:r>
            <w:r w:rsidR="0008156E">
              <w:t>.</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939ED8F" w14:textId="24FE6DE7" w:rsidR="003962DE" w:rsidRDefault="003962DE" w:rsidP="003962DE">
            <w:pPr>
              <w:rPr>
                <w:rFonts w:ascii="Aptos" w:eastAsia="Aptos" w:hAnsi="Aptos" w:cs="Aptos"/>
              </w:rPr>
            </w:pPr>
            <w:del w:id="1309" w:author="Bahar Toto" w:date="2025-11-13T15:05:00Z">
              <w:r w:rsidDel="00107E11">
                <w:delText xml:space="preserve">Conn. Gen. Stat. </w:delText>
              </w:r>
            </w:del>
            <w:r>
              <w:t>§</w:t>
            </w:r>
            <w:del w:id="1310" w:author="Bahar Toto" w:date="2025-12-04T00:51:00Z">
              <w:r w:rsidDel="00C12CBE">
                <w:delText xml:space="preserve"> </w:delText>
              </w:r>
            </w:del>
            <w:r>
              <w:t>42‑518(a)(</w:t>
            </w:r>
            <w:r w:rsidR="00C544CD">
              <w:t>4</w:t>
            </w:r>
            <w:r>
              <w:t>)</w:t>
            </w:r>
            <w:ins w:id="1311" w:author="Bahar Toto" w:date="2025-11-13T15:05:00Z">
              <w:r w:rsidR="00107E11">
                <w:t xml:space="preserve"> of the CTDPA</w:t>
              </w:r>
            </w:ins>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D13F7" w14:textId="58779899" w:rsidR="003962DE" w:rsidRDefault="003962DE" w:rsidP="003962DE">
            <w:pPr>
              <w:rPr>
                <w:rFonts w:ascii="Aptos" w:eastAsia="Aptos" w:hAnsi="Aptos" w:cs="Aptos"/>
              </w:rPr>
            </w:pPr>
            <w:r>
              <w:t>Controllers</w:t>
            </w:r>
            <w:del w:id="1312" w:author="Bahar Toto" w:date="2025-12-04T00:51:00Z">
              <w:r w:rsidR="0008156E" w:rsidDel="00C12CBE">
                <w:delText>.</w:delText>
              </w:r>
            </w:del>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37EE6A" w14:textId="5C9E7F23" w:rsidR="2229AB24" w:rsidRDefault="2229AB24" w:rsidP="2229AB24">
            <w:pPr>
              <w:rPr>
                <w:rFonts w:ascii="Aptos" w:eastAsia="Aptos" w:hAnsi="Aptos" w:cs="Aptos"/>
              </w:rPr>
            </w:pPr>
            <w:r>
              <w:t>The consumer's personal data processed by the controller</w:t>
            </w:r>
            <w:r w:rsidR="0008156E">
              <w:t>.</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6AE4AE" w14:textId="6ADA5D30" w:rsidR="00134928" w:rsidRDefault="00134928" w:rsidP="00134928">
            <w:pPr>
              <w:rPr>
                <w:rFonts w:ascii="Aptos" w:eastAsia="Aptos" w:hAnsi="Aptos" w:cs="Aptos"/>
              </w:rPr>
            </w:pPr>
            <w:del w:id="1313" w:author="Bahar Toto" w:date="2025-11-13T15:05:00Z">
              <w:r w:rsidDel="00107E11">
                <w:delText xml:space="preserve">Conn. Gen. Stat. </w:delText>
              </w:r>
            </w:del>
            <w:r>
              <w:t>§</w:t>
            </w:r>
            <w:del w:id="1314" w:author="Bahar Toto" w:date="2025-12-04T00:51:00Z">
              <w:r w:rsidDel="00C12CBE">
                <w:delText xml:space="preserve"> </w:delText>
              </w:r>
            </w:del>
            <w:r>
              <w:t>42‑518(a)(</w:t>
            </w:r>
            <w:r w:rsidR="00C544CD">
              <w:t>4</w:t>
            </w:r>
            <w:r>
              <w:t>)</w:t>
            </w:r>
            <w:ins w:id="1315" w:author="Bahar Toto" w:date="2025-11-13T15:05:00Z">
              <w:r w:rsidR="00107E11">
                <w:t xml:space="preserve"> of the CTDPA</w:t>
              </w:r>
            </w:ins>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E36703" w14:textId="478036D5" w:rsidR="00134928" w:rsidRDefault="00134928" w:rsidP="00134928">
            <w:pPr>
              <w:rPr>
                <w:rFonts w:ascii="Aptos" w:eastAsia="Aptos" w:hAnsi="Aptos" w:cs="Aptos"/>
              </w:rPr>
            </w:pPr>
            <w:r>
              <w:t>Controllers</w:t>
            </w:r>
            <w:del w:id="1316" w:author="Bahar Toto" w:date="2025-12-04T00:51:00Z">
              <w:r w:rsidR="0008156E" w:rsidDel="00C12CBE">
                <w:delText>.</w:delText>
              </w:r>
            </w:del>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BAB733" w14:textId="396B18AD" w:rsidR="00134928" w:rsidRDefault="00134928" w:rsidP="00134928">
            <w:pPr>
              <w:rPr>
                <w:rFonts w:ascii="Aptos" w:eastAsia="Aptos" w:hAnsi="Aptos" w:cs="Aptos"/>
              </w:rPr>
            </w:pPr>
            <w:r>
              <w:t xml:space="preserve"> Yes, if the request cannot be verified</w:t>
            </w:r>
            <w:r w:rsidR="0008156E">
              <w:t>.</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AC485CF" w14:textId="5C466552" w:rsidR="00134928" w:rsidRDefault="00134928" w:rsidP="00134928">
            <w:pPr>
              <w:rPr>
                <w:rFonts w:ascii="Aptos" w:eastAsia="Aptos" w:hAnsi="Aptos" w:cs="Aptos"/>
              </w:rPr>
            </w:pPr>
            <w:del w:id="1317" w:author="Bahar Toto" w:date="2025-11-13T15:05:00Z">
              <w:r w:rsidDel="00107E11">
                <w:delText xml:space="preserve"> Conn. Gen. Stat. </w:delText>
              </w:r>
            </w:del>
            <w:r>
              <w:t>§</w:t>
            </w:r>
            <w:del w:id="1318" w:author="Bahar Toto" w:date="2025-12-04T00:51:00Z">
              <w:r w:rsidDel="00C12CBE">
                <w:delText xml:space="preserve"> </w:delText>
              </w:r>
            </w:del>
            <w:r>
              <w:t>42‑518(c)(4)</w:t>
            </w:r>
            <w:ins w:id="1319" w:author="Bahar Toto" w:date="2025-11-13T15:05:00Z">
              <w:r w:rsidR="00107E11">
                <w:t xml:space="preserve"> of the CTDPA</w:t>
              </w:r>
            </w:ins>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B4AA4B" w14:textId="545E1C28" w:rsidR="00134928" w:rsidRDefault="00134928" w:rsidP="00134928">
            <w:pPr>
              <w:rPr>
                <w:rFonts w:ascii="Aptos" w:eastAsia="Aptos" w:hAnsi="Aptos" w:cs="Aptos"/>
              </w:rPr>
            </w:pPr>
            <w:r>
              <w:t>Controller</w:t>
            </w:r>
            <w:r w:rsidR="0008156E">
              <w:t>s</w:t>
            </w:r>
            <w:del w:id="1320" w:author="Bahar Toto" w:date="2025-12-04T00:51:00Z">
              <w:r w:rsidR="0008156E" w:rsidDel="00C12CBE">
                <w:delText>.</w:delText>
              </w:r>
            </w:del>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578445" w14:textId="2C8DF57B" w:rsidR="2229AB24" w:rsidRDefault="2229AB24" w:rsidP="2229AB24">
            <w:pPr>
              <w:rPr>
                <w:rFonts w:ascii="Aptos" w:eastAsia="Aptos" w:hAnsi="Aptos" w:cs="Aptos"/>
              </w:rPr>
            </w:pPr>
            <w:r>
              <w:t xml:space="preserve">Yes. To the extent technically feasible, in </w:t>
            </w:r>
            <w:ins w:id="1321" w:author="Bahar Toto" w:date="2025-12-04T00:51:00Z">
              <w:r w:rsidR="00C12CBE">
                <w:t xml:space="preserve">a </w:t>
              </w:r>
            </w:ins>
            <w:r>
              <w:t>readily usable format that allows the consumer to transmit the data to another controller without hindrance, where the processing is carried out by automated means, provided such controller shall not be required to reveal any trade secret.</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B8C007" w14:textId="29446C3F" w:rsidR="2229AB24" w:rsidRDefault="2229AB24" w:rsidP="2229AB24">
            <w:pPr>
              <w:rPr>
                <w:rFonts w:ascii="Aptos" w:eastAsia="Aptos" w:hAnsi="Aptos" w:cs="Aptos"/>
              </w:rPr>
            </w:pPr>
            <w:del w:id="1322" w:author="Bahar Toto" w:date="2025-11-13T15:05:00Z">
              <w:r w:rsidDel="00107E11">
                <w:delText xml:space="preserve">Conn. Gen. Stat. </w:delText>
              </w:r>
            </w:del>
            <w:r>
              <w:t>§</w:t>
            </w:r>
            <w:del w:id="1323" w:author="Bahar Toto" w:date="2025-12-04T00:51:00Z">
              <w:r w:rsidDel="00C12CBE">
                <w:delText xml:space="preserve"> </w:delText>
              </w:r>
            </w:del>
            <w:r>
              <w:t>42‑518(a)(</w:t>
            </w:r>
            <w:r w:rsidR="00C544CD">
              <w:t>4</w:t>
            </w:r>
            <w:r>
              <w:t>)</w:t>
            </w:r>
            <w:ins w:id="1324" w:author="Bahar Toto" w:date="2025-11-13T15:05:00Z">
              <w:r w:rsidR="00107E11">
                <w:t xml:space="preserve"> of the CTDPA</w:t>
              </w:r>
            </w:ins>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4D09D9" w14:textId="73C09DEA" w:rsidR="2229AB24" w:rsidRDefault="003962DE" w:rsidP="2229AB24">
            <w:pPr>
              <w:rPr>
                <w:rFonts w:ascii="Aptos" w:eastAsia="Aptos" w:hAnsi="Aptos" w:cs="Aptos"/>
              </w:rPr>
            </w:pPr>
            <w:r>
              <w:t>Controllers</w:t>
            </w:r>
            <w:del w:id="1325" w:author="Bahar Toto" w:date="2025-12-04T00:51:00Z">
              <w:r w:rsidR="0008156E" w:rsidDel="00C12CBE">
                <w:delText>.</w:delText>
              </w:r>
            </w:del>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885A4C" w14:textId="22757D37" w:rsidR="003962DE" w:rsidRDefault="003962DE" w:rsidP="003962DE">
            <w:pPr>
              <w:rPr>
                <w:rFonts w:ascii="Aptos" w:eastAsia="Aptos" w:hAnsi="Aptos" w:cs="Aptos"/>
              </w:rPr>
            </w:pPr>
            <w:r>
              <w:t xml:space="preserve">Yes, if the request cannot be verified or portability is not technically feasible. </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72FE82" w14:textId="31F2A3FB" w:rsidR="003962DE" w:rsidRDefault="003962DE" w:rsidP="003962DE">
            <w:pPr>
              <w:rPr>
                <w:rFonts w:ascii="Aptos" w:eastAsia="Aptos" w:hAnsi="Aptos" w:cs="Aptos"/>
              </w:rPr>
            </w:pPr>
            <w:del w:id="1326" w:author="Bahar Toto" w:date="2025-11-13T15:05:00Z">
              <w:r w:rsidDel="00107E11">
                <w:delText xml:space="preserve"> Conn. Gen. Stat. </w:delText>
              </w:r>
            </w:del>
            <w:r>
              <w:t>§</w:t>
            </w:r>
            <w:del w:id="1327" w:author="Bahar Toto" w:date="2025-12-04T00:51:00Z">
              <w:r w:rsidDel="00C12CBE">
                <w:delText xml:space="preserve"> </w:delText>
              </w:r>
            </w:del>
            <w:r>
              <w:t>42‑518(c)(4)</w:t>
            </w:r>
            <w:ins w:id="1328" w:author="Bahar Toto" w:date="2025-11-13T15:05:00Z">
              <w:r w:rsidR="00107E11">
                <w:t xml:space="preserve"> of the CTDPA</w:t>
              </w:r>
            </w:ins>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C33F5" w14:textId="1E4C64B8" w:rsidR="003962DE" w:rsidRDefault="003962DE" w:rsidP="003962DE">
            <w:pPr>
              <w:rPr>
                <w:rFonts w:ascii="Aptos" w:eastAsia="Aptos" w:hAnsi="Aptos" w:cs="Aptos"/>
              </w:rPr>
            </w:pPr>
            <w:r>
              <w:t>Controller</w:t>
            </w:r>
            <w:r w:rsidR="0008156E">
              <w:t>s</w:t>
            </w:r>
            <w:del w:id="1329" w:author="Bahar Toto" w:date="2025-12-04T00:51:00Z">
              <w:r w:rsidR="0008156E" w:rsidDel="00C12CBE">
                <w:delText>.</w:delText>
              </w:r>
            </w:del>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5F5EC1" w14:textId="7DAE4AB8" w:rsidR="2229AB24" w:rsidRDefault="2229AB24" w:rsidP="2229AB24">
            <w:pPr>
              <w:rPr>
                <w:rFonts w:ascii="Aptos" w:eastAsia="Aptos" w:hAnsi="Aptos" w:cs="Aptos"/>
              </w:rPr>
            </w:pPr>
            <w:r>
              <w:t>Yes</w:t>
            </w:r>
            <w:r w:rsidR="0008156E">
              <w:t>.</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17FF7D" w14:textId="563AB66E" w:rsidR="2229AB24" w:rsidRDefault="2229AB24" w:rsidP="2229AB24">
            <w:pPr>
              <w:rPr>
                <w:rFonts w:ascii="Aptos" w:eastAsia="Aptos" w:hAnsi="Aptos" w:cs="Aptos"/>
              </w:rPr>
            </w:pPr>
            <w:del w:id="1330" w:author="Bahar Toto" w:date="2025-11-13T15:05:00Z">
              <w:r w:rsidDel="00107E11">
                <w:delText xml:space="preserve">Conn. Gen. Stat. </w:delText>
              </w:r>
            </w:del>
            <w:r>
              <w:t>§ 42‑518(a)(</w:t>
            </w:r>
            <w:r w:rsidR="00C544CD">
              <w:t>2</w:t>
            </w:r>
            <w:r>
              <w:t>)</w:t>
            </w:r>
            <w:ins w:id="1331" w:author="Bahar Toto" w:date="2025-11-13T15:05:00Z">
              <w:r w:rsidR="00107E11">
                <w:t xml:space="preserve"> of the CTDPA</w:t>
              </w:r>
            </w:ins>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AA566DF" w14:textId="314D4DCC" w:rsidR="2229AB24" w:rsidRDefault="003962DE" w:rsidP="2229AB24">
            <w:pPr>
              <w:rPr>
                <w:rFonts w:ascii="Aptos" w:eastAsia="Aptos" w:hAnsi="Aptos" w:cs="Aptos"/>
              </w:rPr>
            </w:pPr>
            <w:r>
              <w:t>Controllers</w:t>
            </w:r>
            <w:r w:rsidR="0008156E">
              <w:t>.</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9F3E1C9" w14:textId="2EA2A980" w:rsidR="2229AB24" w:rsidRDefault="2229AB24" w:rsidP="2229AB24">
            <w:pPr>
              <w:rPr>
                <w:rFonts w:ascii="Aptos" w:eastAsia="Aptos" w:hAnsi="Aptos" w:cs="Aptos"/>
              </w:rPr>
            </w:pPr>
            <w:r>
              <w:t>Yes, if the request cannot be verified</w:t>
            </w:r>
            <w:r w:rsidR="0008156E">
              <w:t>.</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9EF6EB" w14:textId="047B7EDA" w:rsidR="2229AB24" w:rsidRDefault="2229AB24" w:rsidP="2229AB24">
            <w:pPr>
              <w:rPr>
                <w:rFonts w:ascii="Aptos" w:eastAsia="Aptos" w:hAnsi="Aptos" w:cs="Aptos"/>
              </w:rPr>
            </w:pPr>
            <w:del w:id="1332" w:author="Bahar Toto" w:date="2025-11-13T15:05:00Z">
              <w:r w:rsidDel="00107E11">
                <w:delText xml:space="preserve">Conn. Gen. Stat. </w:delText>
              </w:r>
            </w:del>
            <w:r>
              <w:t>§ 42‑518(c)(4)</w:t>
            </w:r>
            <w:ins w:id="1333" w:author="Bahar Toto" w:date="2025-11-13T15:05:00Z">
              <w:r w:rsidR="00107E11">
                <w:t xml:space="preserve"> of the CTDPA</w:t>
              </w:r>
            </w:ins>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EE4CB0" w14:textId="060FFE7D" w:rsidR="2229AB24" w:rsidRDefault="003962DE" w:rsidP="2229AB24">
            <w:pPr>
              <w:rPr>
                <w:rFonts w:ascii="Aptos" w:eastAsia="Aptos" w:hAnsi="Aptos" w:cs="Aptos"/>
              </w:rPr>
            </w:pPr>
            <w:r>
              <w:t>Controller</w:t>
            </w:r>
            <w:r w:rsidR="0008156E">
              <w:t>.</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91D9D0F" w14:textId="3662998B" w:rsidR="2229AB24" w:rsidRDefault="2229AB24" w:rsidP="2229AB24">
            <w:pPr>
              <w:rPr>
                <w:rFonts w:ascii="Aptos" w:eastAsia="Aptos" w:hAnsi="Aptos" w:cs="Aptos"/>
              </w:rPr>
            </w:pPr>
            <w:r>
              <w:t>Yes, including data obtained from third parties.</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9C8743" w14:textId="21DB6257" w:rsidR="2229AB24" w:rsidRDefault="2229AB24" w:rsidP="2229AB24">
            <w:pPr>
              <w:rPr>
                <w:rFonts w:ascii="Aptos" w:eastAsia="Aptos" w:hAnsi="Aptos" w:cs="Aptos"/>
              </w:rPr>
            </w:pPr>
            <w:del w:id="1334" w:author="Bahar Toto" w:date="2025-11-13T15:05:00Z">
              <w:r w:rsidDel="00107E11">
                <w:delText xml:space="preserve">Conn. Gen. Stat. </w:delText>
              </w:r>
            </w:del>
            <w:r>
              <w:t>§ 42‑518(a)(3)</w:t>
            </w:r>
            <w:ins w:id="1335" w:author="Bahar Toto" w:date="2025-11-13T15:06:00Z">
              <w:r w:rsidR="00107E11">
                <w:t xml:space="preserve"> of the CTDPA</w:t>
              </w:r>
            </w:ins>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02A694" w14:textId="6C9E0AC4" w:rsidR="2229AB24" w:rsidRDefault="003962DE" w:rsidP="2229AB24">
            <w:pPr>
              <w:rPr>
                <w:rFonts w:ascii="Aptos" w:eastAsia="Aptos" w:hAnsi="Aptos" w:cs="Aptos"/>
              </w:rPr>
            </w:pPr>
            <w:r>
              <w:t>Controllers</w:t>
            </w:r>
            <w:r w:rsidR="0008156E">
              <w:t>.</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43C957" w14:textId="5EA9B6D0" w:rsidR="2229AB24" w:rsidRDefault="00C544CD" w:rsidP="2229AB24">
            <w:pPr>
              <w:rPr>
                <w:rFonts w:ascii="Aptos" w:eastAsia="Aptos" w:hAnsi="Aptos" w:cs="Aptos"/>
              </w:rPr>
            </w:pPr>
            <w:r>
              <w:t>Y</w:t>
            </w:r>
            <w:r w:rsidR="2229AB24">
              <w:t>es, if the request for deletion cannot be verified</w:t>
            </w:r>
            <w:r w:rsidR="0008156E">
              <w:t>.</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66EDFA" w14:textId="5E54FAD0" w:rsidR="2229AB24" w:rsidRDefault="2229AB24" w:rsidP="2229AB24">
            <w:pPr>
              <w:rPr>
                <w:rFonts w:ascii="Aptos" w:eastAsia="Aptos" w:hAnsi="Aptos" w:cs="Aptos"/>
              </w:rPr>
            </w:pPr>
            <w:del w:id="1336" w:author="Bahar Toto" w:date="2025-11-13T15:06:00Z">
              <w:r w:rsidDel="00107E11">
                <w:delText xml:space="preserve">Conn. Gen. Stat. </w:delText>
              </w:r>
            </w:del>
            <w:r>
              <w:t>§ 42‑518(c)(4)</w:t>
            </w:r>
            <w:ins w:id="1337" w:author="Bahar Toto" w:date="2025-11-13T15:06:00Z">
              <w:r w:rsidR="00107E11">
                <w:t xml:space="preserve"> of the CTDPA</w:t>
              </w:r>
            </w:ins>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39ED521" w14:textId="0DC9F297" w:rsidR="2229AB24" w:rsidRDefault="003962DE" w:rsidP="2229AB24">
            <w:pPr>
              <w:rPr>
                <w:rFonts w:ascii="Aptos" w:eastAsia="Aptos" w:hAnsi="Aptos" w:cs="Aptos"/>
              </w:rPr>
            </w:pPr>
            <w:r>
              <w:t>Controller</w:t>
            </w:r>
            <w:ins w:id="1338" w:author="Bahar Toto" w:date="2025-12-04T00:52:00Z">
              <w:r w:rsidR="00364C88">
                <w:t>s</w:t>
              </w:r>
            </w:ins>
            <w:del w:id="1339" w:author="Bahar Toto" w:date="2025-12-04T00:52:00Z">
              <w:r w:rsidR="0008156E" w:rsidDel="00364C88">
                <w:delText>.</w:delText>
              </w:r>
            </w:del>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0FFB06" w14:textId="2ECF9A8F" w:rsidR="2229AB24" w:rsidRDefault="2229AB24">
            <w:pPr>
              <w:tabs>
                <w:tab w:val="left" w:pos="3466"/>
              </w:tabs>
              <w:rPr>
                <w:rFonts w:ascii="Aptos" w:eastAsia="Aptos" w:hAnsi="Aptos" w:cs="Aptos"/>
              </w:rPr>
              <w:pPrChange w:id="1340" w:author="Bahar Toto" w:date="2025-12-04T00:53:00Z">
                <w:pPr/>
              </w:pPrChange>
            </w:pPr>
            <w:r>
              <w:t>No, but</w:t>
            </w:r>
            <w:ins w:id="1341" w:author="Bahar Toto" w:date="2025-12-04T00:53:00Z">
              <w:r w:rsidR="00A6760C">
                <w:t xml:space="preserve"> please</w:t>
              </w:r>
            </w:ins>
            <w:r>
              <w:t xml:space="preserve"> see </w:t>
            </w:r>
            <w:ins w:id="1342" w:author="Bahar Toto" w:date="2025-12-04T00:52:00Z">
              <w:r w:rsidR="00364C88">
                <w:t xml:space="preserve">section </w:t>
              </w:r>
            </w:ins>
            <w:r>
              <w:t>16.8</w:t>
            </w:r>
            <w:r w:rsidR="0008156E">
              <w:t>.</w:t>
            </w:r>
            <w:ins w:id="1343" w:author="Bahar Toto" w:date="2025-12-04T00:53:00Z">
              <w:r w:rsidR="00A6760C">
                <w:t xml:space="preserve"> below.</w:t>
              </w:r>
            </w:ins>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1D09874" w14:textId="5805D622" w:rsidR="2229AB24" w:rsidRDefault="00134928" w:rsidP="2229AB24">
            <w:pPr>
              <w:rPr>
                <w:rFonts w:ascii="Aptos" w:eastAsia="Aptos" w:hAnsi="Aptos" w:cs="Aptos"/>
              </w:rPr>
            </w:pPr>
            <w:r>
              <w:t>Not applicable</w:t>
            </w:r>
            <w:r w:rsidR="0008156E">
              <w:t>.</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D1CFDE" w14:textId="72F4B2A9" w:rsidR="2229AB24" w:rsidRDefault="00134928" w:rsidP="2229AB24">
            <w:pPr>
              <w:rPr>
                <w:rFonts w:ascii="Aptos" w:eastAsia="Aptos" w:hAnsi="Aptos" w:cs="Aptos"/>
              </w:rPr>
            </w:pPr>
            <w:r>
              <w:t>Not applicable</w:t>
            </w:r>
            <w:r w:rsidR="0008156E">
              <w:t>.</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47768D" w14:textId="23DE425B" w:rsidR="2229AB24" w:rsidRDefault="2229AB24" w:rsidP="2229AB24">
            <w:pPr>
              <w:rPr>
                <w:rFonts w:ascii="Aptos" w:eastAsia="Aptos" w:hAnsi="Aptos" w:cs="Aptos"/>
              </w:rPr>
            </w:pPr>
            <w:r>
              <w:t>Not applicable</w:t>
            </w:r>
            <w:r w:rsidR="0008156E">
              <w:t>.</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392D3CD" w14:textId="20A45B07" w:rsidR="2229AB24" w:rsidRDefault="00134928" w:rsidP="2229AB24">
            <w:pPr>
              <w:rPr>
                <w:rFonts w:ascii="Aptos" w:eastAsia="Aptos" w:hAnsi="Aptos" w:cs="Aptos"/>
              </w:rPr>
            </w:pPr>
            <w:r>
              <w:t>Not applicable</w:t>
            </w:r>
            <w:r w:rsidR="0008156E">
              <w:t>.</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3F0699" w14:textId="5C44D756" w:rsidR="2229AB24" w:rsidRDefault="00134928" w:rsidP="2229AB24">
            <w:pPr>
              <w:rPr>
                <w:rFonts w:ascii="Aptos" w:eastAsia="Aptos" w:hAnsi="Aptos" w:cs="Aptos"/>
              </w:rPr>
            </w:pPr>
            <w:r>
              <w:t>Not applicable</w:t>
            </w:r>
            <w:r w:rsidR="0008156E">
              <w:t>.</w:t>
            </w:r>
            <w:r>
              <w:t xml:space="preserve"> </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54B82" w14:textId="225345BC" w:rsidR="2229AB24" w:rsidRDefault="2229AB24" w:rsidP="2229AB24">
            <w:pPr>
              <w:rPr>
                <w:rFonts w:ascii="Aptos" w:eastAsia="Aptos" w:hAnsi="Aptos" w:cs="Aptos"/>
              </w:rPr>
            </w:pPr>
            <w:del w:id="1344" w:author="Bahar Toto" w:date="2025-12-04T00:53:00Z">
              <w:r w:rsidDel="00A6760C">
                <w:delText> </w:delText>
              </w:r>
            </w:del>
            <w:r>
              <w:t xml:space="preserve">Yes, consumers may opt out of the processing of the personal data for purposes of (A) targeted advertising, (B) the sale of personal data, or (C) profiling in furtherance of </w:t>
            </w:r>
            <w:del w:id="1345" w:author="Bahar Toto" w:date="2025-12-04T00:59:00Z">
              <w:r w:rsidDel="001419F8">
                <w:delText xml:space="preserve">solely </w:delText>
              </w:r>
            </w:del>
            <w:ins w:id="1346" w:author="Bahar Toto" w:date="2025-12-04T00:59:00Z">
              <w:r w:rsidR="001419F8">
                <w:t xml:space="preserve">any </w:t>
              </w:r>
            </w:ins>
            <w:r>
              <w:t xml:space="preserve">automated </w:t>
            </w:r>
            <w:ins w:id="1347" w:author="Bahar Toto" w:date="2025-12-04T01:00:00Z">
              <w:r w:rsidR="003A2EEC" w:rsidRPr="003A2EEC">
                <w:t>decision that produces any legal or similarly significant effect concerning the consumer</w:t>
              </w:r>
              <w:r w:rsidR="003A2EEC">
                <w:t>.</w:t>
              </w:r>
            </w:ins>
            <w:del w:id="1348" w:author="Bahar Toto" w:date="2025-12-04T01:00:00Z">
              <w:r w:rsidDel="003A2EEC">
                <w:delText>decisions that produce legal or similarly significant effects concerning the consumer.</w:delText>
              </w:r>
            </w:del>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2458FD" w14:textId="6169F834" w:rsidR="00134928" w:rsidRDefault="00134928" w:rsidP="00134928">
            <w:pPr>
              <w:rPr>
                <w:rFonts w:ascii="Aptos" w:eastAsia="Aptos" w:hAnsi="Aptos" w:cs="Aptos"/>
              </w:rPr>
            </w:pPr>
            <w:del w:id="1349" w:author="Bahar Toto" w:date="2025-11-13T15:06:00Z">
              <w:r w:rsidDel="00107E11">
                <w:delText xml:space="preserve">Conn. Gen. Stat. </w:delText>
              </w:r>
            </w:del>
            <w:r>
              <w:t>§</w:t>
            </w:r>
            <w:del w:id="1350" w:author="Bahar Toto" w:date="2025-12-04T01:00:00Z">
              <w:r w:rsidDel="003A2EEC">
                <w:delText xml:space="preserve"> </w:delText>
              </w:r>
            </w:del>
            <w:r>
              <w:t>42‑518(a)(5)</w:t>
            </w:r>
            <w:ins w:id="1351" w:author="Bahar Toto" w:date="2025-11-13T15:06:00Z">
              <w:r w:rsidR="00107E11">
                <w:t xml:space="preserve"> of the CTDPA</w:t>
              </w:r>
            </w:ins>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3DAE7B" w14:textId="3F9074D1" w:rsidR="00134928" w:rsidRDefault="00134928" w:rsidP="00134928">
            <w:pPr>
              <w:rPr>
                <w:rFonts w:ascii="Aptos" w:eastAsia="Aptos" w:hAnsi="Aptos" w:cs="Aptos"/>
              </w:rPr>
            </w:pPr>
            <w:r>
              <w:t>Controllers</w:t>
            </w:r>
            <w:del w:id="1352" w:author="Bahar Toto" w:date="2025-12-04T00:53:00Z">
              <w:r w:rsidR="0008156E" w:rsidDel="00941835">
                <w:delText>.</w:delText>
              </w:r>
            </w:del>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6E340C4" w14:textId="34FF41EA" w:rsidR="2229AB24" w:rsidRDefault="2229AB24" w:rsidP="2229AB24">
            <w:pPr>
              <w:rPr>
                <w:rFonts w:ascii="Aptos" w:eastAsia="Aptos" w:hAnsi="Aptos" w:cs="Aptos"/>
              </w:rPr>
            </w:pPr>
            <w:r>
              <w:t>Yes. The right to opt-out of sale is subject to the following exemption: The right to opt-out shall not be construed to require a controller to provide a product or service that requires the personal data of a consumer which the controller does not collect or maintain, or prohibit a controller from offering a different price, rate, level, quality or selection of goods or services to a consumer, including offering goods or services for no fee, if the offering is in connection with a consumer's voluntary participation in a bona fide loyalty, rewards, premium features, discounts or club card program. Further, the right of opt-out may be denied if the controller has a good faith, reasonable and documented belief that such request is fraudulent</w:t>
            </w:r>
            <w:r w:rsidR="0008156E">
              <w:t>.</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7CC271" w14:textId="1767A8F9" w:rsidR="00CD5C2F" w:rsidRDefault="00CD5C2F" w:rsidP="00CD5C2F">
            <w:pPr>
              <w:rPr>
                <w:rFonts w:ascii="Aptos" w:eastAsia="Aptos" w:hAnsi="Aptos" w:cs="Aptos"/>
              </w:rPr>
            </w:pPr>
            <w:del w:id="1353" w:author="Bahar Toto" w:date="2025-11-13T15:06:00Z">
              <w:r w:rsidDel="00107E11">
                <w:delText xml:space="preserve">Conn. Gen. Stat. </w:delText>
              </w:r>
            </w:del>
            <w:r>
              <w:t>§</w:t>
            </w:r>
            <w:del w:id="1354" w:author="Bahar Toto" w:date="2025-12-04T01:03:00Z">
              <w:r w:rsidDel="00BA2B50">
                <w:delText xml:space="preserve"> </w:delText>
              </w:r>
            </w:del>
            <w:r>
              <w:t>42‑520(b) and 518(c)(4)</w:t>
            </w:r>
            <w:ins w:id="1355" w:author="Bahar Toto" w:date="2025-11-13T15:06:00Z">
              <w:r w:rsidR="00107E11">
                <w:t xml:space="preserve"> of the CTDPA</w:t>
              </w:r>
            </w:ins>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B3399E" w14:textId="4BB68AFF" w:rsidR="00CD5C2F" w:rsidRDefault="00CD5C2F" w:rsidP="00CD5C2F">
            <w:pPr>
              <w:rPr>
                <w:rFonts w:ascii="Aptos" w:eastAsia="Aptos" w:hAnsi="Aptos" w:cs="Aptos"/>
              </w:rPr>
            </w:pPr>
            <w:r>
              <w:t>Controllers</w:t>
            </w:r>
            <w:del w:id="1356" w:author="Bahar Toto" w:date="2025-12-04T00:54:00Z">
              <w:r w:rsidR="0008156E" w:rsidDel="007A1A6B">
                <w:delText>.</w:delText>
              </w:r>
            </w:del>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8EB98A0" w14:textId="01198957" w:rsidR="2229AB24" w:rsidRDefault="2229AB24" w:rsidP="2229AB24">
            <w:pPr>
              <w:rPr>
                <w:rFonts w:ascii="Aptos" w:eastAsia="Aptos" w:hAnsi="Aptos" w:cs="Aptos"/>
              </w:rPr>
            </w:pPr>
            <w:r>
              <w:t>Yes; revocation must be as easy as consent</w:t>
            </w:r>
            <w:r w:rsidR="0008156E">
              <w:t>.</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E4C112" w14:textId="22BF5DD4" w:rsidR="2229AB24" w:rsidRDefault="2229AB24" w:rsidP="2229AB24">
            <w:pPr>
              <w:rPr>
                <w:rFonts w:ascii="Aptos" w:eastAsia="Aptos" w:hAnsi="Aptos" w:cs="Aptos"/>
              </w:rPr>
            </w:pPr>
            <w:del w:id="1357" w:author="Bahar Toto" w:date="2025-11-13T15:06:00Z">
              <w:r w:rsidDel="00107E11">
                <w:delText xml:space="preserve">Conn. Gen. Stat. </w:delText>
              </w:r>
            </w:del>
            <w:r>
              <w:t>§</w:t>
            </w:r>
            <w:del w:id="1358" w:author="Bahar Toto" w:date="2025-12-04T01:03:00Z">
              <w:r w:rsidDel="00BA2B50">
                <w:delText xml:space="preserve"> </w:delText>
              </w:r>
            </w:del>
            <w:r>
              <w:t>42‑520(a)(6)</w:t>
            </w:r>
            <w:ins w:id="1359" w:author="Bahar Toto" w:date="2025-11-13T15:06:00Z">
              <w:r w:rsidR="00107E11">
                <w:t xml:space="preserve"> of the CTDPA</w:t>
              </w:r>
            </w:ins>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549F740" w14:textId="5A9E2C62" w:rsidR="2229AB24" w:rsidRDefault="00CD5C2F" w:rsidP="2229AB24">
            <w:pPr>
              <w:rPr>
                <w:rFonts w:ascii="Aptos" w:eastAsia="Aptos" w:hAnsi="Aptos" w:cs="Aptos"/>
              </w:rPr>
            </w:pPr>
            <w:r>
              <w:t>Controllers</w:t>
            </w:r>
            <w:r w:rsidR="0008156E">
              <w:t>.</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6881F5" w14:textId="0D579FCA" w:rsidR="2229AB24" w:rsidRDefault="2229AB24" w:rsidP="2229AB24">
            <w:pPr>
              <w:rPr>
                <w:rFonts w:ascii="Aptos" w:eastAsia="Aptos" w:hAnsi="Aptos" w:cs="Aptos"/>
              </w:rPr>
            </w:pPr>
            <w:r>
              <w:t>No</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5CD869" w14:textId="1C0B9F0D" w:rsidR="2229AB24" w:rsidRDefault="00CD5C2F" w:rsidP="2229AB24">
            <w:pPr>
              <w:rPr>
                <w:rFonts w:ascii="Aptos" w:eastAsia="Aptos" w:hAnsi="Aptos" w:cs="Aptos"/>
              </w:rPr>
            </w:pPr>
            <w:r>
              <w:t>Not applicable</w:t>
            </w:r>
            <w:r w:rsidR="0008156E">
              <w:t>.</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1293CA" w14:textId="04E18454" w:rsidR="2229AB24" w:rsidRDefault="00CD5C2F" w:rsidP="2229AB24">
            <w:pPr>
              <w:rPr>
                <w:rFonts w:ascii="Aptos" w:eastAsia="Aptos" w:hAnsi="Aptos" w:cs="Aptos"/>
              </w:rPr>
            </w:pPr>
            <w:r>
              <w:t>Not applicable</w:t>
            </w:r>
            <w:r w:rsidR="0008156E">
              <w:t>.</w:t>
            </w:r>
            <w:r>
              <w:t xml:space="preserve"> </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A570CA" w14:textId="7599C1A0" w:rsidR="2229AB24" w:rsidRDefault="2229AB24" w:rsidP="2229AB24">
            <w:pPr>
              <w:rPr>
                <w:rFonts w:ascii="Aptos" w:eastAsia="Aptos" w:hAnsi="Aptos" w:cs="Aptos"/>
              </w:rPr>
            </w:pPr>
            <w:r>
              <w:t>Yes, consumers have a right to opt‑out of profiling in furtherance of solely automated decisions producing legal/similarly significant effects.</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BA8FE6" w14:textId="5F18E0D3" w:rsidR="2229AB24" w:rsidRPr="00107E11" w:rsidRDefault="2229AB24" w:rsidP="2229AB24">
            <w:pPr>
              <w:rPr>
                <w:rFonts w:ascii="Aptos" w:eastAsia="Aptos" w:hAnsi="Aptos" w:cs="Aptos"/>
                <w:rPrChange w:id="1360" w:author="Bahar Toto" w:date="2025-11-13T15:06:00Z">
                  <w:rPr>
                    <w:rFonts w:ascii="Aptos" w:eastAsia="Aptos" w:hAnsi="Aptos" w:cs="Aptos"/>
                    <w:lang w:val="it-IT"/>
                  </w:rPr>
                </w:rPrChange>
              </w:rPr>
            </w:pPr>
            <w:del w:id="1361" w:author="Bahar Toto" w:date="2025-11-13T15:06:00Z">
              <w:r w:rsidRPr="00107E11" w:rsidDel="00107E11">
                <w:rPr>
                  <w:rPrChange w:id="1362" w:author="Bahar Toto" w:date="2025-11-13T15:06:00Z">
                    <w:rPr>
                      <w:lang w:val="it-IT"/>
                    </w:rPr>
                  </w:rPrChange>
                </w:rPr>
                <w:delText xml:space="preserve">Conn. Gen. Stat. </w:delText>
              </w:r>
            </w:del>
            <w:r w:rsidRPr="00107E11">
              <w:rPr>
                <w:rPrChange w:id="1363" w:author="Bahar Toto" w:date="2025-11-13T15:06:00Z">
                  <w:rPr>
                    <w:lang w:val="it-IT"/>
                  </w:rPr>
                </w:rPrChange>
              </w:rPr>
              <w:t>§ 42‑518(a)(5)(C)</w:t>
            </w:r>
            <w:ins w:id="1364" w:author="Bahar Toto" w:date="2025-11-13T15:06:00Z">
              <w:r w:rsidR="00107E11" w:rsidRPr="00107E11">
                <w:rPr>
                  <w:rPrChange w:id="1365" w:author="Bahar Toto" w:date="2025-11-13T15:06:00Z">
                    <w:rPr>
                      <w:lang w:val="it-IT"/>
                    </w:rPr>
                  </w:rPrChange>
                </w:rPr>
                <w:t xml:space="preserve"> </w:t>
              </w:r>
              <w:r w:rsidR="00107E11">
                <w:t>of the CTDPA</w:t>
              </w:r>
            </w:ins>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4C2F86" w14:textId="18D0C469" w:rsidR="2229AB24" w:rsidRDefault="00CD5C2F" w:rsidP="2229AB24">
            <w:pPr>
              <w:rPr>
                <w:rFonts w:ascii="Aptos" w:eastAsia="Aptos" w:hAnsi="Aptos" w:cs="Aptos"/>
              </w:rPr>
            </w:pPr>
            <w:r>
              <w:t>Controller</w:t>
            </w:r>
            <w:r w:rsidR="0008156E">
              <w:t>.</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1AFC48D" w14:textId="7CC590B1" w:rsidR="2229AB24" w:rsidRDefault="2229AB24" w:rsidP="2229AB24">
            <w:pPr>
              <w:rPr>
                <w:rFonts w:ascii="Aptos" w:eastAsia="Aptos" w:hAnsi="Aptos" w:cs="Aptos"/>
              </w:rPr>
            </w:pPr>
            <w:r>
              <w:t>Yes, the right of opt-out may be denied if the controller has a good faith, reasonable and documented belief that such request is fraudulent</w:t>
            </w:r>
            <w:r w:rsidR="0008156E">
              <w:t>.</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F885E0" w14:textId="2446918A" w:rsidR="00DB3CC7" w:rsidRDefault="00DB3CC7" w:rsidP="00DB3CC7">
            <w:pPr>
              <w:rPr>
                <w:rFonts w:ascii="Aptos" w:eastAsia="Aptos" w:hAnsi="Aptos" w:cs="Aptos"/>
              </w:rPr>
            </w:pPr>
            <w:del w:id="1366" w:author="Bahar Toto" w:date="2025-11-13T15:06:00Z">
              <w:r w:rsidDel="00107E11">
                <w:delText xml:space="preserve">Conn. Gen. Stat. </w:delText>
              </w:r>
            </w:del>
            <w:r>
              <w:t>§ 42‑518(c)(4)</w:t>
            </w:r>
            <w:ins w:id="1367" w:author="Bahar Toto" w:date="2025-11-13T15:06:00Z">
              <w:r w:rsidR="00107E11">
                <w:t xml:space="preserve"> of the CTDPA</w:t>
              </w:r>
            </w:ins>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1458F" w14:textId="424CD694" w:rsidR="00DB3CC7" w:rsidRDefault="00DB3CC7" w:rsidP="00DB3CC7">
            <w:pPr>
              <w:rPr>
                <w:rFonts w:ascii="Aptos" w:eastAsia="Aptos" w:hAnsi="Aptos" w:cs="Aptos"/>
              </w:rPr>
            </w:pPr>
            <w:r>
              <w:t>Controllers</w:t>
            </w:r>
            <w:r w:rsidR="0008156E">
              <w:t>.</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61BBE2" w14:textId="7393629C" w:rsidR="2229AB24" w:rsidRDefault="2229AB24" w:rsidP="2229AB24">
            <w:pPr>
              <w:rPr>
                <w:rFonts w:ascii="Aptos" w:eastAsia="Aptos" w:hAnsi="Aptos" w:cs="Aptos"/>
              </w:rPr>
            </w:pPr>
            <w:r>
              <w:t>Yes. A controller shall not discriminate against a consumer for exercising any of the consumer rights, including denying goods or services, charging different prices or rates for goods or services or providing a different level of quality of goods or services to the consumer.</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4E1DE83" w14:textId="2A15B16C" w:rsidR="00DB3CC7" w:rsidRDefault="00DB3CC7" w:rsidP="00DB3CC7">
            <w:pPr>
              <w:rPr>
                <w:rFonts w:ascii="Aptos" w:eastAsia="Aptos" w:hAnsi="Aptos" w:cs="Aptos"/>
              </w:rPr>
            </w:pPr>
            <w:del w:id="1368" w:author="Bahar Toto" w:date="2025-11-13T15:06:00Z">
              <w:r w:rsidDel="00107E11">
                <w:delText xml:space="preserve">Conn. Gen. Stat. </w:delText>
              </w:r>
            </w:del>
            <w:r>
              <w:t>§ 42‑520(a)</w:t>
            </w:r>
            <w:ins w:id="1369" w:author="Bahar Toto" w:date="2025-11-13T15:06:00Z">
              <w:r w:rsidR="00107E11">
                <w:t xml:space="preserve"> of the CTDPA</w:t>
              </w:r>
            </w:ins>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1B6A78" w14:textId="4F229546" w:rsidR="00DB3CC7" w:rsidRDefault="00DB3CC7" w:rsidP="00DB3CC7">
            <w:pPr>
              <w:rPr>
                <w:rFonts w:ascii="Aptos" w:eastAsia="Aptos" w:hAnsi="Aptos" w:cs="Aptos"/>
              </w:rPr>
            </w:pPr>
            <w:r>
              <w:t>Controllers</w:t>
            </w:r>
            <w:r w:rsidR="0008156E">
              <w:t>.</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CF712B" w14:textId="05A3C3FF" w:rsidR="2229AB24" w:rsidRDefault="2229AB24" w:rsidP="2229AB24">
            <w:pPr>
              <w:rPr>
                <w:rFonts w:ascii="Aptos" w:eastAsia="Aptos" w:hAnsi="Aptos" w:cs="Aptos"/>
              </w:rPr>
            </w:pPr>
            <w:r>
              <w:t xml:space="preserve">Yes, in the form of loyalty and similar programs. </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D52D061" w14:textId="21F6804E" w:rsidR="00DB3CC7" w:rsidRDefault="00DB3CC7" w:rsidP="00DB3CC7">
            <w:pPr>
              <w:rPr>
                <w:rFonts w:ascii="Aptos" w:eastAsia="Aptos" w:hAnsi="Aptos" w:cs="Aptos"/>
              </w:rPr>
            </w:pPr>
            <w:del w:id="1370" w:author="Bahar Toto" w:date="2025-11-13T15:06:00Z">
              <w:r w:rsidDel="00107E11">
                <w:delText xml:space="preserve">Conn. Gen. Stat. </w:delText>
              </w:r>
            </w:del>
            <w:r>
              <w:t>§ 42‑520(b)</w:t>
            </w:r>
            <w:ins w:id="1371" w:author="Bahar Toto" w:date="2025-11-13T15:06:00Z">
              <w:r w:rsidR="00107E11">
                <w:t xml:space="preserve"> of the CTDPA</w:t>
              </w:r>
            </w:ins>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37CC85" w14:textId="74D0FF40" w:rsidR="00DB3CC7" w:rsidRDefault="00DB3CC7" w:rsidP="00DB3CC7">
            <w:pPr>
              <w:rPr>
                <w:rFonts w:ascii="Aptos" w:eastAsia="Aptos" w:hAnsi="Aptos" w:cs="Aptos"/>
              </w:rPr>
            </w:pPr>
            <w:r>
              <w:t>Controllers</w:t>
            </w:r>
            <w:r w:rsidR="00C544CD">
              <w:t>.</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DEE497" w14:textId="7DC686CB" w:rsidR="2229AB24" w:rsidRDefault="2229AB24" w:rsidP="2229AB24">
            <w:pPr>
              <w:rPr>
                <w:rFonts w:ascii="Aptos" w:eastAsia="Aptos" w:hAnsi="Aptos" w:cs="Aptos"/>
              </w:rPr>
            </w:pPr>
            <w:r>
              <w:t xml:space="preserve">Yes, data subjects have a broad and general right to file a complaint with the </w:t>
            </w:r>
            <w:del w:id="1372" w:author="Bahar Toto" w:date="2025-12-04T00:54:00Z">
              <w:r w:rsidDel="000845E6">
                <w:delText>Connecticut Attorney General</w:delText>
              </w:r>
            </w:del>
            <w:ins w:id="1373" w:author="Bahar Toto" w:date="2025-12-04T00:54:00Z">
              <w:r w:rsidR="000845E6">
                <w:t>A</w:t>
              </w:r>
            </w:ins>
            <w:ins w:id="1374" w:author="Bahar Toto" w:date="2025-12-04T00:55:00Z">
              <w:r w:rsidR="000845E6">
                <w:t>G</w:t>
              </w:r>
            </w:ins>
            <w:r>
              <w:t xml:space="preserve">, including to appeal a denial of an individual rights </w:t>
            </w:r>
            <w:del w:id="1375" w:author="Bahar Toto" w:date="2025-12-04T00:55:00Z">
              <w:r w:rsidDel="000845E6">
                <w:delText>requests</w:delText>
              </w:r>
            </w:del>
            <w:ins w:id="1376" w:author="Bahar Toto" w:date="2025-12-04T00:55:00Z">
              <w:r w:rsidR="000845E6">
                <w:t>request.</w:t>
              </w:r>
            </w:ins>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28F82B" w14:textId="08F45C55" w:rsidR="2229AB24" w:rsidRDefault="2229AB24" w:rsidP="2229AB24">
            <w:pPr>
              <w:rPr>
                <w:rFonts w:ascii="Aptos" w:eastAsia="Aptos" w:hAnsi="Aptos" w:cs="Aptos"/>
              </w:rPr>
            </w:pPr>
            <w:del w:id="1377" w:author="Bahar Toto" w:date="2025-11-13T15:06:00Z">
              <w:r w:rsidDel="00107E11">
                <w:delText xml:space="preserve">Conn. Gen. Stat. </w:delText>
              </w:r>
            </w:del>
            <w:r>
              <w:t>§ 42‑518(d)</w:t>
            </w:r>
            <w:ins w:id="1378" w:author="Bahar Toto" w:date="2025-11-13T15:06:00Z">
              <w:r w:rsidR="00107E11">
                <w:t xml:space="preserve"> </w:t>
              </w:r>
            </w:ins>
            <w:ins w:id="1379" w:author="Bahar Toto" w:date="2025-11-13T15:07:00Z">
              <w:r w:rsidR="00107E11">
                <w:t>of the CTDPA</w:t>
              </w:r>
            </w:ins>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ADD526" w14:textId="19222971" w:rsidR="2229AB24" w:rsidRDefault="007357D5" w:rsidP="2229AB24">
            <w:pPr>
              <w:rPr>
                <w:rFonts w:ascii="Aptos" w:eastAsia="Aptos" w:hAnsi="Aptos" w:cs="Aptos"/>
              </w:rPr>
            </w:pPr>
            <w:del w:id="1380" w:author="Bahar Toto" w:date="2025-12-04T00:55:00Z">
              <w:r w:rsidDel="000845E6">
                <w:delText>Data subjects</w:delText>
              </w:r>
              <w:r w:rsidR="00C544CD" w:rsidDel="000845E6">
                <w:delText>.</w:delText>
              </w:r>
            </w:del>
            <w:ins w:id="1381" w:author="Bahar Toto" w:date="2025-12-04T00:55:00Z">
              <w:r w:rsidR="000845E6">
                <w:t>Controllers</w:t>
              </w:r>
            </w:ins>
            <w:del w:id="1382" w:author="Bahar Toto" w:date="2025-12-04T00:55:00Z">
              <w:r w:rsidDel="000845E6">
                <w:delText xml:space="preserve"> </w:delText>
              </w:r>
            </w:del>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C6A567D" w14:textId="38404B93" w:rsidR="2229AB24" w:rsidRDefault="2229AB24" w:rsidP="2229AB24">
            <w:pPr>
              <w:rPr>
                <w:rFonts w:ascii="Aptos" w:eastAsia="Aptos" w:hAnsi="Aptos" w:cs="Aptos"/>
              </w:rPr>
            </w:pPr>
            <w:r>
              <w:t>No</w:t>
            </w:r>
            <w:ins w:id="1383" w:author="Bahar Toto" w:date="2025-12-04T00:55:00Z">
              <w:r w:rsidR="000845E6">
                <w:t>.</w:t>
              </w:r>
            </w:ins>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E3F239" w14:textId="25D62E86" w:rsidR="2229AB24" w:rsidRDefault="00DB3CC7" w:rsidP="2229AB24">
            <w:pPr>
              <w:rPr>
                <w:rFonts w:ascii="Aptos" w:eastAsia="Aptos" w:hAnsi="Aptos" w:cs="Aptos"/>
              </w:rPr>
            </w:pPr>
            <w:r>
              <w:t>Not applicable</w:t>
            </w:r>
            <w:r w:rsidR="00C544CD">
              <w:t>.</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AA183A" w14:textId="3F72AA67" w:rsidR="2229AB24" w:rsidRDefault="00DB3CC7" w:rsidP="2229AB24">
            <w:pPr>
              <w:rPr>
                <w:rFonts w:ascii="Aptos" w:eastAsia="Aptos" w:hAnsi="Aptos" w:cs="Aptos"/>
              </w:rPr>
            </w:pPr>
            <w:r>
              <w:t>Not applicable</w:t>
            </w:r>
            <w:r w:rsidR="00C544CD">
              <w:t>.</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40932A8" w14:textId="77777777" w:rsidR="00885433" w:rsidRDefault="2229AB24" w:rsidP="2229AB24">
            <w:pPr>
              <w:rPr>
                <w:ins w:id="1384" w:author="Bahar Toto" w:date="2025-12-04T01:02:00Z"/>
              </w:rPr>
            </w:pPr>
            <w:del w:id="1385" w:author="Bahar Toto" w:date="2025-12-04T01:01:00Z">
              <w:r w:rsidDel="00866BAD">
                <w:delText>No</w:delText>
              </w:r>
            </w:del>
            <w:ins w:id="1386" w:author="Bahar Toto" w:date="2025-12-04T01:01:00Z">
              <w:r w:rsidR="001274F7">
                <w:t>A consumer has the right to</w:t>
              </w:r>
            </w:ins>
            <w:ins w:id="1387" w:author="Bahar Toto" w:date="2025-12-04T01:02:00Z">
              <w:r w:rsidR="001274F7">
                <w:t>,</w:t>
              </w:r>
            </w:ins>
            <w:ins w:id="1388" w:author="Bahar Toto" w:date="2025-12-04T01:01:00Z">
              <w:r w:rsidR="001274F7">
                <w:t xml:space="preserve"> </w:t>
              </w:r>
              <w:r w:rsidR="001274F7" w:rsidRPr="001274F7">
                <w:t>if the consumer's personal data were processed for the purposes of profiling in furtherance of any automated decision that produced any legal or similarly significant effect concerning the consumer, and if feasible</w:t>
              </w:r>
            </w:ins>
            <w:ins w:id="1389" w:author="Bahar Toto" w:date="2025-12-04T01:02:00Z">
              <w:r w:rsidR="00885433">
                <w:t>:</w:t>
              </w:r>
            </w:ins>
          </w:p>
          <w:p w14:paraId="2D1FA0A4" w14:textId="77777777" w:rsidR="00885433" w:rsidRDefault="001274F7" w:rsidP="2229AB24">
            <w:pPr>
              <w:rPr>
                <w:ins w:id="1390" w:author="Bahar Toto" w:date="2025-12-04T01:02:00Z"/>
              </w:rPr>
            </w:pPr>
            <w:ins w:id="1391" w:author="Bahar Toto" w:date="2025-12-04T01:01:00Z">
              <w:r w:rsidRPr="001274F7">
                <w:t>(A) question the result of such profiling</w:t>
              </w:r>
            </w:ins>
            <w:ins w:id="1392" w:author="Bahar Toto" w:date="2025-12-04T01:02:00Z">
              <w:r w:rsidR="00885433">
                <w:t>;</w:t>
              </w:r>
            </w:ins>
          </w:p>
          <w:p w14:paraId="45762A8C" w14:textId="77777777" w:rsidR="00885433" w:rsidRDefault="001274F7" w:rsidP="2229AB24">
            <w:pPr>
              <w:rPr>
                <w:ins w:id="1393" w:author="Bahar Toto" w:date="2025-12-04T01:02:00Z"/>
              </w:rPr>
            </w:pPr>
            <w:ins w:id="1394" w:author="Bahar Toto" w:date="2025-12-04T01:01:00Z">
              <w:r w:rsidRPr="001274F7">
                <w:t>(B) be informed of the reason that such profiling resulted in such decision</w:t>
              </w:r>
            </w:ins>
            <w:ins w:id="1395" w:author="Bahar Toto" w:date="2025-12-04T01:02:00Z">
              <w:r w:rsidR="00885433">
                <w:t>;</w:t>
              </w:r>
            </w:ins>
          </w:p>
          <w:p w14:paraId="113BCA93" w14:textId="77777777" w:rsidR="00885433" w:rsidRDefault="001274F7" w:rsidP="2229AB24">
            <w:pPr>
              <w:rPr>
                <w:ins w:id="1396" w:author="Bahar Toto" w:date="2025-12-04T01:02:00Z"/>
              </w:rPr>
            </w:pPr>
            <w:ins w:id="1397" w:author="Bahar Toto" w:date="2025-12-04T01:01:00Z">
              <w:r w:rsidRPr="001274F7">
                <w:t>(C) review the consumer's personal data that were processed for the purposes of such profiling</w:t>
              </w:r>
            </w:ins>
            <w:ins w:id="1398" w:author="Bahar Toto" w:date="2025-12-04T01:02:00Z">
              <w:r w:rsidR="00885433">
                <w:t>;</w:t>
              </w:r>
            </w:ins>
            <w:ins w:id="1399" w:author="Bahar Toto" w:date="2025-12-04T01:01:00Z">
              <w:r w:rsidRPr="001274F7">
                <w:t xml:space="preserve"> and</w:t>
              </w:r>
            </w:ins>
          </w:p>
          <w:p w14:paraId="1426E692" w14:textId="72D71D74" w:rsidR="00885433" w:rsidRDefault="001274F7" w:rsidP="2229AB24">
            <w:pPr>
              <w:rPr>
                <w:ins w:id="1400" w:author="Bahar Toto" w:date="2025-12-04T01:02:00Z"/>
              </w:rPr>
            </w:pPr>
            <w:ins w:id="1401" w:author="Bahar Toto" w:date="2025-12-04T01:01:00Z">
              <w:r w:rsidRPr="001274F7">
                <w:t>(D) if the profiling decision concerned housing, taking into account the nature of the personal data and the purposes for which such personal data were processed, allow the consumer to correct any incorrect personal data that were processed for the purposes of such profiling and have the profiling decision reevaluated based on the corrected personal data</w:t>
              </w:r>
            </w:ins>
            <w:ins w:id="1402" w:author="Bahar Toto" w:date="2025-12-04T01:02:00Z">
              <w:r w:rsidR="00885433">
                <w:t>.</w:t>
              </w:r>
            </w:ins>
          </w:p>
          <w:p w14:paraId="4F2AC1AE" w14:textId="53FF498B" w:rsidR="2229AB24" w:rsidRDefault="00885433" w:rsidP="2229AB24">
            <w:pPr>
              <w:rPr>
                <w:rFonts w:ascii="Aptos" w:eastAsia="Aptos" w:hAnsi="Aptos" w:cs="Aptos"/>
              </w:rPr>
            </w:pPr>
            <w:ins w:id="1403" w:author="Bahar Toto" w:date="2025-12-04T01:02:00Z">
              <w:r>
                <w:t xml:space="preserve">Moreover, a consumer </w:t>
              </w:r>
            </w:ins>
            <w:ins w:id="1404" w:author="Bahar Toto" w:date="2025-12-04T01:03:00Z">
              <w:r w:rsidR="00BA2B50">
                <w:t xml:space="preserve">has the right to </w:t>
              </w:r>
            </w:ins>
            <w:ins w:id="1405" w:author="Bahar Toto" w:date="2025-12-04T01:01:00Z">
              <w:r w:rsidR="001274F7" w:rsidRPr="001274F7">
                <w:t>obtain from the controller a list of the third parties to which such controller has sold the consumer's personal data or, if such controller does not maintain a list of the third parties to which such controller has sold the consumer's personal data, a list of all third parties to which such controller has sold personal data, provided the controller shall not be required to reveal any trade secret.</w:t>
              </w:r>
            </w:ins>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2A7A973" w14:textId="2C8E215D" w:rsidR="2229AB24" w:rsidRDefault="00BA2B50" w:rsidP="2229AB24">
            <w:pPr>
              <w:rPr>
                <w:rFonts w:ascii="Aptos" w:eastAsia="Aptos" w:hAnsi="Aptos" w:cs="Aptos"/>
              </w:rPr>
            </w:pPr>
            <w:ins w:id="1406" w:author="Bahar Toto" w:date="2025-12-04T01:03:00Z">
              <w:r>
                <w:t>§</w:t>
              </w:r>
            </w:ins>
            <w:ins w:id="1407" w:author="Bahar Toto" w:date="2025-12-04T01:04:00Z">
              <w:r w:rsidR="00854677">
                <w:t>§</w:t>
              </w:r>
            </w:ins>
            <w:ins w:id="1408" w:author="Bahar Toto" w:date="2025-12-04T01:03:00Z">
              <w:r>
                <w:t>42</w:t>
              </w:r>
              <w:r>
                <w:rPr>
                  <w:rFonts w:ascii="Cambria Math" w:hAnsi="Cambria Math" w:cs="Cambria Math"/>
                </w:rPr>
                <w:t>‑</w:t>
              </w:r>
              <w:r>
                <w:t>5</w:t>
              </w:r>
            </w:ins>
            <w:ins w:id="1409" w:author="Bahar Toto" w:date="2025-12-04T01:04:00Z">
              <w:r w:rsidR="00854677">
                <w:t>18(</w:t>
              </w:r>
            </w:ins>
            <w:ins w:id="1410" w:author="Bahar Toto" w:date="2025-12-04T01:03:00Z">
              <w:r>
                <w:t>a)(6)</w:t>
              </w:r>
            </w:ins>
            <w:ins w:id="1411" w:author="Bahar Toto" w:date="2025-12-04T01:04:00Z">
              <w:r w:rsidR="00854677">
                <w:t xml:space="preserve"> and 42</w:t>
              </w:r>
              <w:r w:rsidR="00854677">
                <w:rPr>
                  <w:rFonts w:ascii="Cambria Math" w:hAnsi="Cambria Math" w:cs="Cambria Math"/>
                </w:rPr>
                <w:t>‑</w:t>
              </w:r>
              <w:r w:rsidR="00854677">
                <w:t>518(a)(7)</w:t>
              </w:r>
            </w:ins>
            <w:ins w:id="1412" w:author="Bahar Toto" w:date="2025-12-04T01:03:00Z">
              <w:r>
                <w:t xml:space="preserve"> of the CTDPA</w:t>
              </w:r>
            </w:ins>
            <w:del w:id="1413" w:author="Bahar Toto" w:date="2025-12-04T01:03:00Z">
              <w:r w:rsidR="00DB3CC7" w:rsidDel="00BA2B50">
                <w:delText>Not applicable</w:delText>
              </w:r>
              <w:r w:rsidR="00C544CD" w:rsidDel="00BA2B50">
                <w:delText>.</w:delText>
              </w:r>
            </w:del>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FDE8AC" w14:textId="679DA52A" w:rsidR="2229AB24" w:rsidRDefault="00DB3CC7" w:rsidP="2229AB24">
            <w:pPr>
              <w:rPr>
                <w:rFonts w:ascii="Aptos" w:eastAsia="Aptos" w:hAnsi="Aptos" w:cs="Aptos"/>
              </w:rPr>
            </w:pPr>
            <w:r>
              <w:t>Not applicable</w:t>
            </w:r>
            <w:r w:rsidR="00C544CD">
              <w:t>.</w:t>
            </w:r>
            <w:r>
              <w:t xml:space="preserve"> </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3F2BDE" w14:textId="1B017E22" w:rsidR="2229AB24" w:rsidRDefault="2229AB24" w:rsidP="2229AB24">
            <w:pPr>
              <w:rPr>
                <w:rFonts w:ascii="Aptos" w:eastAsia="Aptos" w:hAnsi="Aptos" w:cs="Aptos"/>
              </w:rPr>
            </w:pPr>
            <w:r>
              <w:t>Yes, and remedies include civil penalties and injunctive relief</w:t>
            </w:r>
            <w:r w:rsidR="00C544CD">
              <w:t>.</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5DE336" w14:textId="5FE5C948" w:rsidR="2229AB24" w:rsidRDefault="2229AB24" w:rsidP="2229AB24">
            <w:pPr>
              <w:rPr>
                <w:rFonts w:ascii="Aptos" w:eastAsia="Aptos" w:hAnsi="Aptos" w:cs="Aptos"/>
              </w:rPr>
            </w:pPr>
            <w:del w:id="1414" w:author="Bahar Toto" w:date="2025-11-13T15:07:00Z">
              <w:r w:rsidDel="00F67B8D">
                <w:delText xml:space="preserve">Conn. Gen. Stat. </w:delText>
              </w:r>
            </w:del>
            <w:r>
              <w:t>§ 42‑525</w:t>
            </w:r>
            <w:ins w:id="1415" w:author="Bahar Toto" w:date="2025-11-13T15:07:00Z">
              <w:r w:rsidR="00F67B8D">
                <w:t xml:space="preserve"> of the CTDPA</w:t>
              </w:r>
            </w:ins>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2C8448" w14:textId="77777777" w:rsidR="2229AB24" w:rsidRDefault="2229AB24" w:rsidP="2229AB24">
            <w:pPr>
              <w:rPr>
                <w:rFonts w:ascii="Aptos" w:eastAsia="Aptos" w:hAnsi="Aptos" w:cs="Aptos"/>
              </w:rPr>
            </w:pPr>
            <w:r>
              <w:t>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3EB187F" w14:textId="009FF576" w:rsidR="2229AB24" w:rsidRDefault="2229AB24" w:rsidP="2229AB24">
            <w:pPr>
              <w:rPr>
                <w:rFonts w:ascii="Aptos" w:eastAsia="Aptos" w:hAnsi="Aptos" w:cs="Aptos"/>
              </w:rPr>
            </w:pPr>
            <w:r>
              <w:t>No</w:t>
            </w:r>
            <w:ins w:id="1416" w:author="Bahar Toto" w:date="2025-12-04T01:04:00Z">
              <w:r w:rsidR="00854677">
                <w:t>.</w:t>
              </w:r>
            </w:ins>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52E27C" w14:textId="6D84CEE1" w:rsidR="2229AB24" w:rsidRDefault="00FD0896" w:rsidP="2229AB24">
            <w:pPr>
              <w:rPr>
                <w:rFonts w:ascii="Aptos" w:eastAsia="Aptos" w:hAnsi="Aptos" w:cs="Aptos"/>
              </w:rPr>
            </w:pPr>
            <w:r>
              <w:t>Not applicable</w:t>
            </w:r>
            <w:r w:rsidR="00C544CD">
              <w:t>.</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3BF68AF" w14:textId="77777777" w:rsidR="2229AB24" w:rsidRDefault="2229AB24" w:rsidP="2229AB24">
            <w:pPr>
              <w:rPr>
                <w:rFonts w:ascii="Aptos" w:eastAsia="Aptos" w:hAnsi="Aptos" w:cs="Aptos"/>
              </w:rPr>
            </w:pPr>
            <w:r>
              <w:t>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25BFD4F" w14:textId="1396E242" w:rsidR="2229AB24" w:rsidRDefault="2229AB24" w:rsidP="2229AB24">
            <w:pPr>
              <w:rPr>
                <w:rFonts w:ascii="Aptos" w:eastAsia="Aptos" w:hAnsi="Aptos" w:cs="Aptos"/>
              </w:rPr>
            </w:pPr>
            <w:r>
              <w:t>No</w:t>
            </w:r>
            <w:ins w:id="1417" w:author="Bahar Toto" w:date="2025-12-04T01:04:00Z">
              <w:r w:rsidR="00854677">
                <w:t>.</w:t>
              </w:r>
            </w:ins>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257BDC4" w14:textId="684D034F" w:rsidR="2229AB24" w:rsidRDefault="00FD0896" w:rsidP="2229AB24">
            <w:pPr>
              <w:rPr>
                <w:rFonts w:ascii="Aptos" w:eastAsia="Aptos" w:hAnsi="Aptos" w:cs="Aptos"/>
              </w:rPr>
            </w:pPr>
            <w:r>
              <w:t>Not applicable</w:t>
            </w:r>
            <w:r w:rsidR="00C544CD">
              <w:t>.</w:t>
            </w:r>
            <w:r>
              <w:t xml:space="preserve"> </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A4359C1" w14:textId="77777777" w:rsidR="2229AB24" w:rsidRDefault="2229AB24" w:rsidP="2229AB24">
            <w:pPr>
              <w:rPr>
                <w:rFonts w:ascii="Aptos" w:eastAsia="Aptos" w:hAnsi="Aptos" w:cs="Aptos"/>
              </w:rPr>
            </w:pPr>
            <w:r>
              <w:t>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2247BD5" w14:textId="786C2825" w:rsidR="2229AB24" w:rsidRDefault="2229AB24" w:rsidP="2229AB24">
            <w:pPr>
              <w:rPr>
                <w:rFonts w:ascii="Aptos" w:eastAsia="Aptos" w:hAnsi="Aptos" w:cs="Aptos"/>
              </w:rPr>
            </w:pPr>
            <w:r>
              <w:t>None specified; remedies are civil penalties and injunctive relief</w:t>
            </w:r>
            <w:r w:rsidR="00C544CD">
              <w:t>.</w:t>
            </w:r>
            <w:r>
              <w:t xml:space="preserve"> </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439DE5" w14:textId="1A638EDB" w:rsidR="2229AB24" w:rsidRDefault="2229AB24" w:rsidP="2229AB24">
            <w:pPr>
              <w:rPr>
                <w:rFonts w:ascii="Aptos" w:eastAsia="Aptos" w:hAnsi="Aptos" w:cs="Aptos"/>
              </w:rPr>
            </w:pPr>
            <w:r>
              <w:t>Not applicable</w:t>
            </w:r>
            <w:r w:rsidR="00C544CD">
              <w:t>.</w:t>
            </w:r>
            <w:r>
              <w:t xml:space="preserve"> </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E2E771" w14:textId="77777777" w:rsidR="2229AB24" w:rsidRDefault="2229AB24" w:rsidP="2229AB24">
            <w:pPr>
              <w:rPr>
                <w:rFonts w:ascii="Aptos" w:eastAsia="Aptos" w:hAnsi="Aptos" w:cs="Aptos"/>
              </w:rPr>
            </w:pPr>
            <w:r>
              <w:t>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EB3FC3" w14:textId="3AEFFF88" w:rsidR="2229AB24" w:rsidRDefault="2229AB24" w:rsidP="2229AB24">
            <w:pPr>
              <w:rPr>
                <w:rFonts w:ascii="Aptos" w:eastAsia="Aptos" w:hAnsi="Aptos" w:cs="Aptos"/>
              </w:rPr>
            </w:pPr>
            <w:r>
              <w:t xml:space="preserve">Determined under </w:t>
            </w:r>
            <w:ins w:id="1418" w:author="Bahar Toto" w:date="2025-12-04T01:06:00Z">
              <w:r w:rsidR="00745B65" w:rsidRPr="00745B65">
                <w:fldChar w:fldCharType="begin"/>
              </w:r>
              <w:r w:rsidR="00745B65" w:rsidRPr="00745B65">
                <w:instrText>HYPERLINK "https://www.cga.ct.gov/current/PUB/chap_735a.htm"</w:instrText>
              </w:r>
              <w:r w:rsidR="00745B65" w:rsidRPr="00745B65">
                <w:fldChar w:fldCharType="separate"/>
              </w:r>
              <w:r w:rsidR="00745B65" w:rsidRPr="00745B65">
                <w:rPr>
                  <w:rStyle w:val="Hyperlink"/>
                </w:rPr>
                <w:t xml:space="preserve">Connecticut Unfair Trade Practices </w:t>
              </w:r>
              <w:r w:rsidR="00745B65">
                <w:rPr>
                  <w:rStyle w:val="Hyperlink"/>
                </w:rPr>
                <w:t>A</w:t>
              </w:r>
              <w:r w:rsidR="00745B65" w:rsidRPr="00745B65">
                <w:rPr>
                  <w:rStyle w:val="Hyperlink"/>
                </w:rPr>
                <w:t>ct</w:t>
              </w:r>
              <w:r w:rsidR="00745B65" w:rsidRPr="00745B65">
                <w:fldChar w:fldCharType="end"/>
              </w:r>
              <w:r w:rsidR="00745B65" w:rsidRPr="00745B65">
                <w:t> (CUTPA) </w:t>
              </w:r>
            </w:ins>
            <w:del w:id="1419" w:author="Bahar Toto" w:date="2025-12-04T01:06:00Z">
              <w:r w:rsidDel="00745B65">
                <w:delText xml:space="preserve">Connecticut’s unfair trade practices act </w:delText>
              </w:r>
            </w:del>
            <w:r>
              <w:t>and attorney general enforcement discretion; cure period discretionary</w:t>
            </w:r>
            <w:r w:rsidR="00C544CD">
              <w:t>.</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7363C9" w14:textId="5C94BBD0" w:rsidR="2229AB24" w:rsidRDefault="2229AB24" w:rsidP="2229AB24">
            <w:pPr>
              <w:rPr>
                <w:rFonts w:ascii="Aptos" w:eastAsia="Aptos" w:hAnsi="Aptos" w:cs="Aptos"/>
              </w:rPr>
            </w:pPr>
            <w:del w:id="1420" w:author="Bahar Toto" w:date="2025-11-13T15:07:00Z">
              <w:r w:rsidDel="00F67B8D">
                <w:delText xml:space="preserve">Conn. Gen. Stat. </w:delText>
              </w:r>
            </w:del>
            <w:r>
              <w:t>§</w:t>
            </w:r>
            <w:del w:id="1421" w:author="Bahar Toto" w:date="2025-12-04T01:06:00Z">
              <w:r w:rsidDel="0076044F">
                <w:delText xml:space="preserve"> </w:delText>
              </w:r>
            </w:del>
            <w:r>
              <w:t>42‑525(d)–(e)</w:t>
            </w:r>
            <w:ins w:id="1422" w:author="Bahar Toto" w:date="2025-11-13T15:07:00Z">
              <w:r w:rsidR="00F67B8D">
                <w:t xml:space="preserve"> of the CTDPA</w:t>
              </w:r>
            </w:ins>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BBB3FF1" w14:textId="77777777" w:rsidR="2229AB24" w:rsidRDefault="2229AB24" w:rsidP="2229AB24">
            <w:pPr>
              <w:rPr>
                <w:rFonts w:ascii="Aptos" w:eastAsia="Aptos" w:hAnsi="Aptos" w:cs="Aptos"/>
              </w:rPr>
            </w:pPr>
            <w:r>
              <w:t>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B20BD3" w14:textId="70CEDFB5" w:rsidR="2229AB24" w:rsidRDefault="2229AB24" w:rsidP="2229AB24">
            <w:pPr>
              <w:rPr>
                <w:rFonts w:ascii="Aptos" w:eastAsia="Aptos" w:hAnsi="Aptos" w:cs="Aptos"/>
              </w:rPr>
            </w:pPr>
            <w:r>
              <w:t>No. Liability is civil only</w:t>
            </w:r>
            <w:r w:rsidR="00C544CD">
              <w:t>.</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08CD85" w14:textId="7429C708" w:rsidR="2229AB24" w:rsidRDefault="00FD0896" w:rsidP="2229AB24">
            <w:pPr>
              <w:rPr>
                <w:rFonts w:ascii="Aptos" w:eastAsia="Aptos" w:hAnsi="Aptos" w:cs="Aptos"/>
              </w:rPr>
            </w:pPr>
            <w:del w:id="1423" w:author="Bahar Toto" w:date="2025-11-13T15:07:00Z">
              <w:r w:rsidDel="00F67B8D">
                <w:delText xml:space="preserve">Conn. Gen. Stat. </w:delText>
              </w:r>
            </w:del>
            <w:r>
              <w:t>§ 42‑525</w:t>
            </w:r>
            <w:ins w:id="1424" w:author="Bahar Toto" w:date="2025-11-13T15:07:00Z">
              <w:r w:rsidR="00F67B8D">
                <w:t xml:space="preserve"> of the CTDPA</w:t>
              </w:r>
            </w:ins>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3D5DE4" w14:textId="77777777" w:rsidR="2229AB24" w:rsidRDefault="2229AB24" w:rsidP="2229AB24">
            <w:pPr>
              <w:rPr>
                <w:rFonts w:ascii="Aptos" w:eastAsia="Aptos" w:hAnsi="Aptos" w:cs="Aptos"/>
              </w:rPr>
            </w:pPr>
            <w:r>
              <w:t>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E60AC41" w14:textId="6008F6E6" w:rsidR="2229AB24" w:rsidRDefault="2229AB24" w:rsidP="2229AB24">
            <w:pPr>
              <w:rPr>
                <w:rFonts w:ascii="Aptos" w:eastAsia="Aptos" w:hAnsi="Aptos" w:cs="Aptos"/>
              </w:rPr>
            </w:pPr>
            <w:r>
              <w:t xml:space="preserve">Controllers and processors may be subject to sanctions by the </w:t>
            </w:r>
            <w:del w:id="1425" w:author="Bahar Toto" w:date="2025-12-04T01:07:00Z">
              <w:r w:rsidDel="00745B65">
                <w:delText>Connecticut Attorney General</w:delText>
              </w:r>
            </w:del>
            <w:ins w:id="1426" w:author="Bahar Toto" w:date="2025-12-04T01:07:00Z">
              <w:r w:rsidR="00745B65">
                <w:t>AG</w:t>
              </w:r>
            </w:ins>
            <w:r w:rsidR="00C544CD">
              <w:t>.</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48D2A1D" w14:textId="7FCBC86C" w:rsidR="2229AB24" w:rsidRDefault="00634A2F" w:rsidP="2229AB24">
            <w:pPr>
              <w:rPr>
                <w:rFonts w:ascii="Aptos" w:eastAsia="Aptos" w:hAnsi="Aptos" w:cs="Aptos"/>
              </w:rPr>
            </w:pPr>
            <w:del w:id="1427" w:author="Bahar Toto" w:date="2025-11-13T15:08:00Z">
              <w:r w:rsidDel="00F67B8D">
                <w:delText xml:space="preserve">Conn. Gen. Stat. </w:delText>
              </w:r>
            </w:del>
            <w:r>
              <w:t>§ 42‑525</w:t>
            </w:r>
            <w:ins w:id="1428" w:author="Bahar Toto" w:date="2025-11-13T15:08:00Z">
              <w:r w:rsidR="00F67B8D">
                <w:t xml:space="preserve"> of the CTDPA</w:t>
              </w:r>
            </w:ins>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A0C66FE" w14:textId="77777777" w:rsidR="2229AB24" w:rsidRDefault="2229AB24" w:rsidP="2229AB24">
            <w:pPr>
              <w:rPr>
                <w:rFonts w:ascii="Aptos" w:eastAsia="Aptos" w:hAnsi="Aptos" w:cs="Aptos"/>
              </w:rPr>
            </w:pPr>
            <w:r>
              <w:t>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EFA69FA" w14:textId="06B8D074" w:rsidR="2229AB24" w:rsidRDefault="2229AB24" w:rsidP="2229AB24">
            <w:pPr>
              <w:rPr>
                <w:rFonts w:ascii="Aptos" w:eastAsia="Aptos" w:hAnsi="Aptos" w:cs="Aptos"/>
              </w:rPr>
            </w:pPr>
            <w:r>
              <w:t>No allocation of liability among multiple parties</w:t>
            </w:r>
            <w:r w:rsidR="00C544CD">
              <w:t xml:space="preserve"> </w:t>
            </w:r>
            <w:ins w:id="1429" w:author="Bahar Toto" w:date="2025-12-04T01:07:00Z">
              <w:r w:rsidR="00745B65">
                <w:t xml:space="preserve">is </w:t>
              </w:r>
            </w:ins>
            <w:r w:rsidR="00C544CD">
              <w:t>addressed in the statute.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B573CE7" w14:textId="4F395E42" w:rsidR="2229AB24" w:rsidRDefault="00FD0896" w:rsidP="2229AB24">
            <w:pPr>
              <w:rPr>
                <w:rFonts w:ascii="Aptos" w:eastAsia="Aptos" w:hAnsi="Aptos" w:cs="Aptos"/>
              </w:rPr>
            </w:pPr>
            <w:r>
              <w:t>Not applicable</w:t>
            </w:r>
            <w:r w:rsidR="00C544CD">
              <w:t>.</w:t>
            </w:r>
            <w:r>
              <w:t xml:space="preserve"> </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2131BE0" w14:textId="77777777" w:rsidR="2229AB24" w:rsidRDefault="2229AB24" w:rsidP="2229AB24">
            <w:pPr>
              <w:rPr>
                <w:rFonts w:ascii="Aptos" w:eastAsia="Aptos" w:hAnsi="Aptos" w:cs="Aptos"/>
              </w:rPr>
            </w:pPr>
            <w:r>
              <w:t>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E45E98F" w14:textId="686F2600" w:rsidR="2229AB24" w:rsidRDefault="2229AB24" w:rsidP="2229AB24">
            <w:pPr>
              <w:rPr>
                <w:rFonts w:ascii="Aptos" w:eastAsia="Aptos" w:hAnsi="Aptos" w:cs="Aptos"/>
              </w:rPr>
            </w:pPr>
            <w:r>
              <w:t>The CTDPA does not include its own statute of limitations</w:t>
            </w:r>
            <w:ins w:id="1430" w:author="Bahar Toto" w:date="2025-12-04T01:07:00Z">
              <w:r w:rsidR="0090545A">
                <w:t>,</w:t>
              </w:r>
            </w:ins>
            <w:r>
              <w:t xml:space="preserve"> and a </w:t>
            </w:r>
            <w:del w:id="1431" w:author="Bahar Toto" w:date="2025-12-04T01:07:00Z">
              <w:r w:rsidDel="0090545A">
                <w:delText>three year</w:delText>
              </w:r>
            </w:del>
            <w:ins w:id="1432" w:author="Bahar Toto" w:date="2025-12-04T01:07:00Z">
              <w:r w:rsidR="0090545A">
                <w:t>three-year</w:t>
              </w:r>
            </w:ins>
            <w:r>
              <w:t xml:space="preserve"> statute of </w:t>
            </w:r>
            <w:del w:id="1433" w:author="Bahar Toto" w:date="2025-12-04T01:08:00Z">
              <w:r w:rsidDel="0090545A">
                <w:delText xml:space="preserve">limitation </w:delText>
              </w:r>
            </w:del>
            <w:ins w:id="1434" w:author="Bahar Toto" w:date="2025-12-04T01:08:00Z">
              <w:r w:rsidR="0090545A">
                <w:t xml:space="preserve">limitations </w:t>
              </w:r>
            </w:ins>
            <w:r>
              <w:t>is used based upon existing consumer protection law</w:t>
            </w:r>
            <w:r w:rsidR="00C544CD">
              <w:t>.</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8E404DD" w14:textId="49F0A4E7" w:rsidR="2229AB24" w:rsidRDefault="00FD0896" w:rsidP="2229AB24">
            <w:pPr>
              <w:rPr>
                <w:rFonts w:ascii="Aptos" w:eastAsia="Aptos" w:hAnsi="Aptos" w:cs="Aptos"/>
              </w:rPr>
            </w:pPr>
            <w:commentRangeStart w:id="1435"/>
            <w:commentRangeStart w:id="1436"/>
            <w:del w:id="1437" w:author="Bahar Toto" w:date="2025-12-17T13:37:00Z" w16du:dateUtc="2025-12-17T13:37:00Z">
              <w:r w:rsidDel="004A67D0">
                <w:delText>Not applicable</w:delText>
              </w:r>
              <w:r w:rsidR="00C544CD" w:rsidDel="004A67D0">
                <w:delText>.</w:delText>
              </w:r>
              <w:commentRangeEnd w:id="1435"/>
              <w:r w:rsidR="00B96631" w:rsidDel="004A67D0">
                <w:rPr>
                  <w:rStyle w:val="CommentReference"/>
                  <w:sz w:val="24"/>
                  <w:szCs w:val="24"/>
                </w:rPr>
                <w:commentReference w:id="1435"/>
              </w:r>
              <w:commentRangeEnd w:id="1436"/>
              <w:r w:rsidR="00EA4692" w:rsidDel="004A67D0">
                <w:rPr>
                  <w:rStyle w:val="CommentReference"/>
                  <w:sz w:val="24"/>
                  <w:szCs w:val="24"/>
                </w:rPr>
                <w:commentReference w:id="1436"/>
              </w:r>
            </w:del>
            <w:ins w:id="1439" w:author="Bahar Toto" w:date="2025-12-17T13:37:00Z" w16du:dateUtc="2025-12-17T13:37:00Z">
              <w:r w:rsidR="004A67D0">
                <w:t>Authors recommendation</w:t>
              </w:r>
            </w:ins>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9ECE79" w14:textId="77777777" w:rsidR="2229AB24" w:rsidRDefault="2229AB24" w:rsidP="2229AB24">
            <w:pPr>
              <w:rPr>
                <w:rFonts w:ascii="Aptos" w:eastAsia="Aptos" w:hAnsi="Aptos" w:cs="Aptos"/>
              </w:rPr>
            </w:pPr>
            <w:r>
              <w:t>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AB1F27" w14:textId="38D585A0" w:rsidR="2229AB24" w:rsidRDefault="2229AB24" w:rsidP="2229AB24">
            <w:pPr>
              <w:rPr>
                <w:rFonts w:ascii="Aptos" w:eastAsia="Aptos" w:hAnsi="Aptos" w:cs="Aptos"/>
              </w:rPr>
            </w:pPr>
            <w:r>
              <w:t>Yes, the CTDPA includes no limit on extraterritorial reach</w:t>
            </w:r>
            <w:r w:rsidR="00C544CD">
              <w:t>.</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E2D522" w14:textId="7DC39989" w:rsidR="2229AB24" w:rsidRDefault="00CA4987" w:rsidP="2229AB24">
            <w:pPr>
              <w:rPr>
                <w:rFonts w:ascii="Aptos" w:eastAsia="Aptos" w:hAnsi="Aptos" w:cs="Aptos"/>
              </w:rPr>
            </w:pPr>
            <w:del w:id="1440" w:author="Bahar Toto" w:date="2025-11-13T15:08:00Z">
              <w:r w:rsidDel="00F67B8D">
                <w:delText>Conn. Gen. Stat. </w:delText>
              </w:r>
            </w:del>
            <w:r>
              <w:t>§ 42‑516</w:t>
            </w:r>
            <w:ins w:id="1441" w:author="Bahar Toto" w:date="2025-11-13T15:08:00Z">
              <w:r w:rsidR="00F67B8D">
                <w:t xml:space="preserve"> of the CTDPA</w:t>
              </w:r>
            </w:ins>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021CC0" w14:textId="77777777" w:rsidR="2229AB24" w:rsidRDefault="2229AB24" w:rsidP="2229AB24">
            <w:pPr>
              <w:rPr>
                <w:rFonts w:ascii="Aptos" w:eastAsia="Aptos" w:hAnsi="Aptos" w:cs="Aptos"/>
              </w:rPr>
            </w:pPr>
            <w:r>
              <w:t>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97BAD7" w14:textId="5459FFE7" w:rsidR="2229AB24" w:rsidRDefault="2229AB24" w:rsidP="2229AB24">
            <w:pPr>
              <w:rPr>
                <w:rFonts w:ascii="Aptos" w:eastAsia="Aptos" w:hAnsi="Aptos" w:cs="Aptos"/>
              </w:rPr>
            </w:pPr>
            <w:r>
              <w:t>CTDPA provides no specialized appeal process for AG decision; appeals would pursued in court.</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2D5E67" w14:textId="64421723" w:rsidR="2229AB24" w:rsidRDefault="2229AB24" w:rsidP="2229AB24">
            <w:pPr>
              <w:rPr>
                <w:rFonts w:ascii="Aptos" w:eastAsia="Aptos" w:hAnsi="Aptos" w:cs="Aptos"/>
              </w:rPr>
            </w:pPr>
            <w:del w:id="1442" w:author="Bahar Toto" w:date="2025-11-13T15:08:00Z">
              <w:r w:rsidDel="00F67B8D">
                <w:delText xml:space="preserve">Conn. Gen. Stat. </w:delText>
              </w:r>
            </w:del>
            <w:r>
              <w:t>§</w:t>
            </w:r>
            <w:del w:id="1443" w:author="Bahar Toto" w:date="2025-12-04T01:09:00Z">
              <w:r w:rsidDel="00B96631">
                <w:delText xml:space="preserve"> </w:delText>
              </w:r>
            </w:del>
            <w:r>
              <w:t>42‑525</w:t>
            </w:r>
            <w:ins w:id="1444" w:author="Bahar Toto" w:date="2025-11-13T15:08:00Z">
              <w:r w:rsidR="00F67B8D">
                <w:t xml:space="preserve"> of the CTDPA</w:t>
              </w:r>
            </w:ins>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A1E537" w14:textId="77777777" w:rsidR="2229AB24" w:rsidRDefault="2229AB24" w:rsidP="2229AB24">
            <w:pPr>
              <w:rPr>
                <w:rFonts w:ascii="Aptos" w:eastAsia="Aptos" w:hAnsi="Aptos" w:cs="Aptos"/>
              </w:rPr>
            </w:pPr>
            <w:r>
              <w:t>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399E3D9" w14:textId="5FB1C06B" w:rsidR="2229AB24" w:rsidRDefault="00C544CD" w:rsidP="2229AB24">
            <w:pPr>
              <w:rPr>
                <w:rFonts w:ascii="Aptos" w:eastAsia="Aptos" w:hAnsi="Aptos" w:cs="Aptos"/>
              </w:rPr>
            </w:pPr>
            <w:r>
              <w:t>C</w:t>
            </w:r>
            <w:r w:rsidR="2229AB24">
              <w:t xml:space="preserve">TDPA provides no specialized appeal process for AG decision; appeals would </w:t>
            </w:r>
            <w:ins w:id="1445" w:author="Bahar Toto" w:date="2025-12-04T01:09:00Z">
              <w:r w:rsidR="00B96631">
                <w:t xml:space="preserve">be </w:t>
              </w:r>
            </w:ins>
            <w:r w:rsidR="2229AB24">
              <w:t xml:space="preserve">pursued in court. </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BECBC7" w14:textId="52E8C40A" w:rsidR="2229AB24" w:rsidRDefault="2229AB24" w:rsidP="2229AB24">
            <w:pPr>
              <w:rPr>
                <w:rFonts w:ascii="Aptos" w:eastAsia="Aptos" w:hAnsi="Aptos" w:cs="Aptos"/>
              </w:rPr>
            </w:pPr>
            <w:del w:id="1446" w:author="Bahar Toto" w:date="2025-11-13T15:08:00Z">
              <w:r w:rsidDel="00F67B8D">
                <w:delText xml:space="preserve">Conn. Gen. Stat. </w:delText>
              </w:r>
            </w:del>
            <w:r>
              <w:t>§</w:t>
            </w:r>
            <w:del w:id="1447" w:author="Bahar Toto" w:date="2025-12-04T01:09:00Z">
              <w:r w:rsidDel="00B96631">
                <w:delText xml:space="preserve"> </w:delText>
              </w:r>
            </w:del>
            <w:r>
              <w:t>42‑525</w:t>
            </w:r>
            <w:ins w:id="1448" w:author="Bahar Toto" w:date="2025-11-13T15:08:00Z">
              <w:r w:rsidR="00F67B8D">
                <w:t xml:space="preserve"> of the CTDPA</w:t>
              </w:r>
            </w:ins>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57E640" w14:textId="77777777" w:rsidR="2229AB24" w:rsidRDefault="2229AB24" w:rsidP="2229AB24">
            <w:pPr>
              <w:rPr>
                <w:rFonts w:ascii="Aptos" w:eastAsia="Aptos" w:hAnsi="Aptos" w:cs="Aptos"/>
              </w:rPr>
            </w:pPr>
            <w:r>
              <w:t>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B57DA7" w14:textId="6CA09F3C" w:rsidR="2229AB24" w:rsidRDefault="2229AB24" w:rsidP="2229AB24">
            <w:pPr>
              <w:rPr>
                <w:rFonts w:ascii="Aptos" w:eastAsia="Aptos" w:hAnsi="Aptos" w:cs="Aptos"/>
              </w:rPr>
            </w:pPr>
            <w:r>
              <w:t xml:space="preserve">Yes, the </w:t>
            </w:r>
            <w:del w:id="1449" w:author="Bahar Toto" w:date="2025-12-04T01:09:00Z">
              <w:r w:rsidDel="00B96631">
                <w:delText>Connecticut Attorney General</w:delText>
              </w:r>
            </w:del>
            <w:ins w:id="1450" w:author="Bahar Toto" w:date="2025-12-04T01:09:00Z">
              <w:r w:rsidR="00B96631">
                <w:t>AG</w:t>
              </w:r>
            </w:ins>
            <w:r>
              <w:t xml:space="preserve"> has issued dozens of cure notices; published </w:t>
            </w:r>
            <w:ins w:id="1451" w:author="Bahar Toto" w:date="2025-12-04T01:10:00Z">
              <w:r w:rsidR="0043123C">
                <w:t xml:space="preserve">the </w:t>
              </w:r>
              <w:r w:rsidR="0043123C" w:rsidRPr="00485EA5">
                <w:t>AG Enforcement</w:t>
              </w:r>
              <w:r w:rsidR="0043123C">
                <w:t>.</w:t>
              </w:r>
            </w:ins>
            <w:del w:id="1452" w:author="Bahar Toto" w:date="2025-12-04T01:10:00Z">
              <w:r w:rsidDel="0043123C">
                <w:delText>Updated Enforcement Report (2025); Updated Enforcement Report (2025).</w:delText>
              </w:r>
            </w:del>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A2203" w14:textId="0F002AA3" w:rsidR="2229AB24" w:rsidRDefault="0043123C" w:rsidP="2229AB24">
            <w:pPr>
              <w:rPr>
                <w:rFonts w:ascii="Aptos" w:eastAsia="Aptos" w:hAnsi="Aptos" w:cs="Aptos"/>
              </w:rPr>
            </w:pPr>
            <w:ins w:id="1453" w:author="Bahar Toto" w:date="2025-12-04T01:10:00Z">
              <w:r>
                <w:t xml:space="preserve">The </w:t>
              </w:r>
              <w:r w:rsidRPr="00485EA5">
                <w:t xml:space="preserve">AG Enforcement </w:t>
              </w:r>
            </w:ins>
            <w:del w:id="1454" w:author="Bahar Toto" w:date="2025-12-04T01:10:00Z">
              <w:r w:rsidR="2229AB24" w:rsidDel="0043123C">
                <w:delText>https://portal.ct.gov/-/media/ag/press_releases/2025/updated-enforcement-report-pursuant-to-connecticut-data-privacy-act-conn-gen-stat--42515-et-seq.pdf</w:delText>
              </w:r>
            </w:del>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994CE1" w14:textId="77777777" w:rsidR="2229AB24" w:rsidRDefault="2229AB24" w:rsidP="2229AB24">
            <w:pPr>
              <w:rPr>
                <w:rFonts w:ascii="Aptos" w:eastAsia="Aptos" w:hAnsi="Aptos" w:cs="Aptos"/>
              </w:rPr>
            </w:pPr>
            <w:r>
              <w:t>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16C91C" w14:textId="04233C69" w:rsidR="2229AB24" w:rsidRDefault="2229AB24" w:rsidP="2229AB24">
            <w:pPr>
              <w:rPr>
                <w:rFonts w:ascii="Aptos" w:eastAsia="Aptos" w:hAnsi="Aptos" w:cs="Aptos"/>
              </w:rPr>
            </w:pPr>
            <w:r>
              <w:t xml:space="preserve">Since the CTDPA only recently became active legislation, there are no cases interpreting the law. </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20BA0B" w14:textId="0F93EC1B" w:rsidR="2229AB24" w:rsidRDefault="00C544CD" w:rsidP="2229AB24">
            <w:pPr>
              <w:rPr>
                <w:rFonts w:ascii="Aptos" w:eastAsia="Aptos" w:hAnsi="Aptos" w:cs="Aptos"/>
              </w:rPr>
            </w:pPr>
            <w:r>
              <w:t xml:space="preserve">Not applicable. </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FB2459" w14:textId="77777777" w:rsidR="2229AB24" w:rsidRDefault="2229AB24" w:rsidP="2229AB24">
            <w:pPr>
              <w:rPr>
                <w:rFonts w:ascii="Aptos" w:eastAsia="Aptos" w:hAnsi="Aptos" w:cs="Aptos"/>
              </w:rPr>
            </w:pPr>
            <w:r>
              <w:t>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3"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4"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7"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8"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4"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5"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4"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5"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50"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1"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8"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9"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4"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5"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5"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6"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6"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7"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5"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8" w:name="SWStart"/>
      <w:bookmarkEnd w:id="1438"/>
    </w:p>
  </w:comment>
  <w:comment w:id="1436"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8C558B9" w16cid:durableId="18C558B9"/>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81EA" w14:textId="77777777" w:rsidR="00537DB1" w:rsidRDefault="00537DB1" w:rsidP="00052384">
      <w:r>
        <w:separator/>
      </w:r>
    </w:p>
  </w:endnote>
  <w:endnote w:type="continuationSeparator" w:id="0">
    <w:p w14:paraId="05021495" w14:textId="77777777" w:rsidR="00537DB1" w:rsidRDefault="00537DB1"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EBD7" w14:textId="77777777" w:rsidR="00537DB1" w:rsidRDefault="00537DB1" w:rsidP="00052384">
      <w:r>
        <w:separator/>
      </w:r>
    </w:p>
  </w:footnote>
  <w:footnote w:type="continuationSeparator" w:id="0">
    <w:p w14:paraId="321598FC" w14:textId="77777777" w:rsidR="00537DB1" w:rsidRDefault="00537DB1"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5BC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37DB1"/>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75A7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00994"/>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customXml/itemProps2.xml><?xml version="1.0" encoding="utf-8"?>
<ds:datastoreItem xmlns:ds="http://schemas.openxmlformats.org/officeDocument/2006/customXml" ds:itemID="{65D0A1AA-9AA3-4FE6-966A-9DE8FD7501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E2575381-D090-4BB3-AC0D-2BB45FA7D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12498</Words>
  <Characters>71995</Characters>
  <Application>Microsoft Office Word</Application>
  <DocSecurity>0</DocSecurity>
  <Lines>3428</Lines>
  <Paragraphs>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Gulam Chagani</cp:lastModifiedBy>
  <cp:revision>5</cp:revision>
  <dcterms:created xsi:type="dcterms:W3CDTF">2025-12-17T13:41:00Z</dcterms:created>
  <dcterms:modified xsi:type="dcterms:W3CDTF">2026-05-10T16:31:00Z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