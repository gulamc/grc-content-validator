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61" w14:textId="77777777" w:rsidR="41A66100" w:rsidRDefault="41A66100" w:rsidP="2229AB24">
      <w:pPr>
        <w:rPr>
          <w:rFonts w:ascii="Aptos" w:eastAsia="Aptos" w:hAnsi="Aptos" w:cs="Aptos"/>
          <w:color w:val="000000" w:themeColor="text1"/>
        </w:rPr>
      </w:pPr>
      <w:r>
        <w:t>Data Protection Overview - Template</w:t>
      </w:r>
    </w:p>
    <w:p w14:paraId="7BA07F54" w14:textId="77777777" w:rsidR="2229AB24" w:rsidRDefault="2229AB24" w:rsidP="2229AB24">
      <w:pPr>
        <w:rPr>
          <w:rFonts w:ascii="Aptos" w:eastAsia="Aptos" w:hAnsi="Aptos" w:cs="Aptos"/>
          <w:color w:val="000000" w:themeColor="text1"/>
        </w:rPr>
      </w:pPr>
    </w:p>
    <w:p w14:paraId="7237671F" w14:textId="79FA6274" w:rsidR="00611E23" w:rsidRPr="00611E23" w:rsidRDefault="00611E23" w:rsidP="00611E23">
      <w:pPr>
        <w:rPr>
          <w:ins w:id="0" w:author="Bahar Toto" w:date="2025-12-03T21:04:00Z"/>
        </w:rPr>
      </w:pPr>
      <w:ins w:id="1" w:author="Bahar Toto" w:date="2025-12-03T21:04:00Z">
        <w:r w:rsidRPr="00611E23">
          <w:t xml:space="preserve">This Guidance Note reflects amendments to the CTDPA under </w:t>
        </w:r>
      </w:ins>
      <w:ins w:id="2" w:author="Bahar Toto" w:date="2025-12-03T21:05:00Z">
        <w:r w:rsidR="000128BD" w:rsidRPr="000A5018">
          <w:t>Act No. 25-113</w:t>
        </w:r>
      </w:ins>
      <w:ins w:id="3" w:author="Bahar Toto" w:date="2025-12-03T21:04:00Z">
        <w:r w:rsidRPr="00611E23">
          <w:t>, which take</w:t>
        </w:r>
      </w:ins>
      <w:ins w:id="4" w:author="Bahar Toto" w:date="2025-12-03T21:05:00Z">
        <w:r w:rsidR="000128BD">
          <w:t>s</w:t>
        </w:r>
      </w:ins>
      <w:ins w:id="5" w:author="Bahar Toto" w:date="2025-12-03T21:04:00Z">
        <w:r w:rsidRPr="00611E23">
          <w:t xml:space="preserve"> effect</w:t>
        </w:r>
      </w:ins>
      <w:ins w:id="6" w:author="Bahar Toto" w:date="2025-12-03T21:05:00Z">
        <w:r w:rsidR="000128BD">
          <w:t xml:space="preserve"> on</w:t>
        </w:r>
      </w:ins>
      <w:ins w:id="7" w:author="Bahar Toto" w:date="2025-12-03T21:04:00Z">
        <w:r w:rsidRPr="00611E23">
          <w:t xml:space="preserve"> July 1, 2026.</w:t>
        </w:r>
      </w:ins>
    </w:p>
    <w:p w14:paraId="5741A93C" w14:textId="2CF5F150" w:rsidR="41A66100" w:rsidDel="000411D6" w:rsidRDefault="41A66100" w:rsidP="2229AB24">
      <w:pPr>
        <w:rPr>
          <w:del w:id="8" w:author="Bahar Toto" w:date="2025-12-03T20:55:00Z"/>
          <w:rFonts w:ascii="Aptos" w:eastAsia="Aptos" w:hAnsi="Aptos" w:cs="Aptos"/>
          <w:color w:val="000000" w:themeColor="text1"/>
        </w:rPr>
      </w:pPr>
      <w:del w:id="9" w:author="Bahar Toto" w:date="2025-12-03T20:55:00Z">
        <w:r w:rsidDel="000411D6">
          <w:delText xml:space="preserve">For EU jurisdictions, where there are no national variations from the GDPR rather than including the specific requirements from the GDPR, please state 'There are no national variations from the GDPR.' </w:delText>
        </w:r>
      </w:del>
    </w:p>
    <w:p w14:paraId="0D06360C" w14:textId="77777777" w:rsidR="41A66100" w:rsidRDefault="41A66100" w:rsidP="2229AB24">
      <w:pPr>
        <w:rPr>
          <w:rFonts w:ascii="Aptos" w:eastAsia="Aptos" w:hAnsi="Aptos" w:cs="Aptos"/>
          <w:color w:val="000000" w:themeColor="text1"/>
        </w:rPr>
      </w:pPr>
      <w:r>
        <w:t>   </w:t>
      </w:r>
    </w:p>
    <w:p w14:paraId="42541644" w14:textId="77777777" w:rsidR="41A66100" w:rsidRDefault="41A66100" w:rsidP="2229AB24">
      <w:pPr>
        <w:pStyle w:val="ListParagraph"/>
        <w:numPr>
          <w:ilvl w:val="0"/>
          <w:numId w:val="2"/>
        </w:numPr>
        <w:rPr>
          <w:rFonts w:ascii="Aptos" w:eastAsia="Aptos" w:hAnsi="Aptos" w:cs="Aptos"/>
          <w:color w:val="000000" w:themeColor="text1"/>
        </w:rPr>
      </w:pPr>
      <w:r>
        <w:t>Laws</w:t>
      </w:r>
    </w:p>
    <w:p w14:paraId="2EE7197A" w14:textId="77777777" w:rsidR="41A66100" w:rsidRDefault="41A66100" w:rsidP="2229AB24">
      <w:pPr>
        <w:rPr>
          <w:rFonts w:ascii="Aptos" w:eastAsia="Aptos" w:hAnsi="Aptos" w:cs="Aptos"/>
          <w:color w:val="000000" w:themeColor="text1"/>
        </w:rPr>
      </w:pPr>
      <w:r>
        <w:t> </w:t>
      </w:r>
    </w:p>
    <w:p w14:paraId="72C930F0" w14:textId="77777777" w:rsidR="41A66100" w:rsidRDefault="41A66100" w:rsidP="2229AB24">
      <w:pPr>
        <w:rPr>
          <w:rFonts w:ascii="Aptos" w:eastAsia="Aptos" w:hAnsi="Aptos" w:cs="Aptos"/>
          <w:color w:val="000000" w:themeColor="text1"/>
        </w:rPr>
      </w:pPr>
      <w:r>
        <w:t>1.1. Laws and regulations </w:t>
      </w:r>
    </w:p>
    <w:p w14:paraId="2B675C4D" w14:textId="77777777" w:rsidR="41A66100" w:rsidRDefault="41A66100" w:rsidP="2229AB24">
      <w:pPr>
        <w:rPr>
          <w:rFonts w:ascii="Aptos" w:eastAsia="Aptos" w:hAnsi="Aptos" w:cs="Aptos"/>
          <w:color w:val="000000" w:themeColor="text1"/>
        </w:rPr>
      </w:pPr>
      <w:r>
        <w:t> </w:t>
      </w:r>
    </w:p>
    <w:p w14:paraId="374CCC37" w14:textId="77777777" w:rsidR="41A66100" w:rsidRDefault="41A66100" w:rsidP="2229AB24">
      <w:pPr>
        <w:rPr>
          <w:rFonts w:ascii="Aptos" w:eastAsia="Aptos" w:hAnsi="Aptos" w:cs="Aptos"/>
          <w:color w:val="000000" w:themeColor="text1"/>
        </w:rPr>
      </w:pPr>
      <w:r>
        <w:t xml:space="preserve">1.1.1. What laws and/or regulations apply to personal data protection? (please exclude any sectoral legislation) </w:t>
      </w:r>
    </w:p>
    <w:p w14:paraId="18433672" w14:textId="77777777" w:rsidR="41A66100" w:rsidRDefault="41A66100" w:rsidP="2229AB24">
      <w:pPr>
        <w:rPr>
          <w:rFonts w:ascii="Aptos" w:eastAsia="Aptos" w:hAnsi="Aptos" w:cs="Aptos"/>
          <w:color w:val="000000" w:themeColor="text1"/>
        </w:rPr>
      </w:pPr>
      <w: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7E45C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8C6C6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C6DFD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488D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E307D" w14:paraId="3192970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98BFCF" w14:textId="77777777" w:rsidR="00DE307D" w:rsidRDefault="00DE307D" w:rsidP="00DE307D">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FB9E48D" w14:textId="77777777" w:rsidR="41A66100" w:rsidRDefault="41A66100" w:rsidP="2229AB24">
      <w:pPr>
        <w:rPr>
          <w:rFonts w:ascii="Aptos" w:eastAsia="Aptos" w:hAnsi="Aptos" w:cs="Aptos"/>
          <w:color w:val="000000" w:themeColor="text1"/>
        </w:rPr>
      </w:pPr>
      <w:r>
        <w:t> </w:t>
      </w:r>
    </w:p>
    <w:p w14:paraId="7981E7B6" w14:textId="77777777" w:rsidR="2229AB24" w:rsidRDefault="2229AB24" w:rsidP="2229AB24">
      <w:pPr>
        <w:rPr>
          <w:rFonts w:ascii="Aptos" w:eastAsia="Aptos" w:hAnsi="Aptos" w:cs="Aptos"/>
          <w:color w:val="000000" w:themeColor="text1"/>
        </w:rPr>
      </w:pPr>
    </w:p>
    <w:p w14:paraId="07A31FF1" w14:textId="77777777" w:rsidR="41A66100" w:rsidRDefault="41A66100" w:rsidP="2229AB24">
      <w:pPr>
        <w:rPr>
          <w:rFonts w:ascii="Aptos" w:eastAsia="Aptos" w:hAnsi="Aptos" w:cs="Aptos"/>
          <w:color w:val="000000" w:themeColor="text1"/>
        </w:rPr>
      </w:pPr>
      <w:r>
        <w:t>1.2. Supervisory authority  </w:t>
      </w:r>
    </w:p>
    <w:p w14:paraId="180D068B" w14:textId="77777777" w:rsidR="41A66100" w:rsidRDefault="41A66100" w:rsidP="2229AB24">
      <w:pPr>
        <w:rPr>
          <w:rFonts w:ascii="Aptos" w:eastAsia="Aptos" w:hAnsi="Aptos" w:cs="Aptos"/>
          <w:color w:val="000000" w:themeColor="text1"/>
        </w:rPr>
      </w:pPr>
      <w:r>
        <w:t> </w:t>
      </w:r>
    </w:p>
    <w:p w14:paraId="46C0B97E" w14:textId="77777777" w:rsidR="41A66100" w:rsidRDefault="41A66100" w:rsidP="2229AB24">
      <w:pPr>
        <w:rPr>
          <w:rFonts w:ascii="Aptos" w:eastAsia="Aptos" w:hAnsi="Aptos" w:cs="Aptos"/>
          <w:color w:val="000000" w:themeColor="text1"/>
        </w:rPr>
      </w:pPr>
      <w:r>
        <w:t>1.2.1. Who is responsible for enforcing the law(s) and issuing guidelines? </w:t>
      </w:r>
    </w:p>
    <w:p w14:paraId="6A98FD0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80798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30B3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547B1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6B912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BAEA04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667E8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46B940" w14:textId="77777777" w:rsidR="41A66100" w:rsidRDefault="41A66100" w:rsidP="2229AB24">
      <w:pPr>
        <w:rPr>
          <w:rFonts w:ascii="Aptos" w:eastAsia="Aptos" w:hAnsi="Aptos" w:cs="Aptos"/>
          <w:color w:val="000000" w:themeColor="text1"/>
        </w:rPr>
      </w:pPr>
      <w:r>
        <w:t> </w:t>
      </w:r>
    </w:p>
    <w:p w14:paraId="453DABB5" w14:textId="77777777" w:rsidR="41A66100" w:rsidRDefault="41A66100" w:rsidP="2229AB24">
      <w:pPr>
        <w:rPr>
          <w:rFonts w:ascii="Aptos" w:eastAsia="Aptos" w:hAnsi="Aptos" w:cs="Aptos"/>
          <w:color w:val="000000" w:themeColor="text1"/>
        </w:rPr>
      </w:pPr>
      <w:r>
        <w:t>1.2.2. How can the supervisory authority be contacted?</w:t>
      </w:r>
    </w:p>
    <w:p w14:paraId="69F128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24752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A4F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The FRIA must be completed annually.</w:t>
            </w:r>
          </w:p>
        </w:tc>
      </w:tr>
      <w:tr w:rsidR="2229AB24" w14:paraId="1436EB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3DAC7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75B5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F183D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DED259" w14:textId="77777777" w:rsidR="2229AB24" w:rsidRDefault="2229AB24" w:rsidP="2229AB24">
      <w:pPr>
        <w:rPr>
          <w:rFonts w:ascii="Aptos" w:eastAsia="Aptos" w:hAnsi="Aptos" w:cs="Aptos"/>
          <w:color w:val="000000" w:themeColor="text1"/>
        </w:rPr>
      </w:pPr>
    </w:p>
    <w:p w14:paraId="4D385D40" w14:textId="77777777" w:rsidR="41A66100" w:rsidRDefault="41A66100" w:rsidP="2229AB24">
      <w:pPr>
        <w:rPr>
          <w:rFonts w:ascii="Aptos" w:eastAsia="Aptos" w:hAnsi="Aptos" w:cs="Aptos"/>
          <w:color w:val="000000" w:themeColor="text1"/>
        </w:rPr>
      </w:pPr>
      <w:r>
        <w:t>1.2.3. What are the powers of the supervisory authority? (e.g., investigatory, correct, advisory)</w:t>
      </w:r>
    </w:p>
    <w:p w14:paraId="065E2D9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9304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074B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The competent authority is the National Institute for the Defense of Free Competition and the Protection of Intellectual Property ("INDECOPI"). INDECOPI is responsible for enforcement.</w:t>
            </w:r>
          </w:p>
        </w:tc>
      </w:tr>
      <w:tr w:rsidR="2229AB24" w14:paraId="11A30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47DD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778F6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DE3C2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695E33F" w14:textId="77777777" w:rsidR="2229AB24" w:rsidRDefault="2229AB24" w:rsidP="2229AB24">
      <w:pPr>
        <w:rPr>
          <w:rFonts w:ascii="Aptos" w:eastAsia="Aptos" w:hAnsi="Aptos" w:cs="Aptos"/>
          <w:color w:val="000000" w:themeColor="text1"/>
        </w:rPr>
      </w:pPr>
    </w:p>
    <w:p w14:paraId="7F3BB1B0" w14:textId="77777777" w:rsidR="41A66100" w:rsidRDefault="41A66100" w:rsidP="2229AB24">
      <w:pPr>
        <w:rPr>
          <w:rFonts w:ascii="Aptos" w:eastAsia="Aptos" w:hAnsi="Aptos" w:cs="Aptos"/>
          <w:color w:val="000000" w:themeColor="text1"/>
        </w:rPr>
      </w:pPr>
      <w:r>
        <w:t>1.2.4. Has the supervisory authority released an annual report? (If yes, please highlight where they can be accessed)</w:t>
      </w:r>
    </w:p>
    <w:p w14:paraId="301CA9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4DB44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6AF754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284E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E2F83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D937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951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205EB5" w14:textId="77777777" w:rsidR="2229AB24" w:rsidRDefault="2229AB24" w:rsidP="2229AB24">
      <w:pPr>
        <w:rPr>
          <w:rFonts w:ascii="Aptos" w:eastAsia="Aptos" w:hAnsi="Aptos" w:cs="Aptos"/>
          <w:color w:val="000000" w:themeColor="text1"/>
        </w:rPr>
      </w:pPr>
    </w:p>
    <w:p w14:paraId="33DE1FE5" w14:textId="77777777" w:rsidR="2229AB24" w:rsidRDefault="2229AB24" w:rsidP="2229AB24">
      <w:pPr>
        <w:rPr>
          <w:rFonts w:ascii="Aptos" w:eastAsia="Aptos" w:hAnsi="Aptos" w:cs="Aptos"/>
          <w:color w:val="000000" w:themeColor="text1"/>
        </w:rPr>
      </w:pPr>
    </w:p>
    <w:p w14:paraId="6B7A5B5F" w14:textId="77777777" w:rsidR="41A66100" w:rsidRDefault="41A66100" w:rsidP="2229AB24">
      <w:pPr>
        <w:rPr>
          <w:rFonts w:ascii="Aptos" w:eastAsia="Aptos" w:hAnsi="Aptos" w:cs="Aptos"/>
          <w:color w:val="000000" w:themeColor="text1"/>
        </w:rPr>
      </w:pPr>
      <w:r>
        <w:t>1.3. Guidelines </w:t>
      </w:r>
    </w:p>
    <w:p w14:paraId="50103AC8" w14:textId="77777777" w:rsidR="41A66100" w:rsidRDefault="41A66100" w:rsidP="2229AB24">
      <w:pPr>
        <w:rPr>
          <w:rFonts w:ascii="Aptos" w:eastAsia="Aptos" w:hAnsi="Aptos" w:cs="Aptos"/>
          <w:color w:val="000000" w:themeColor="text1"/>
        </w:rPr>
      </w:pPr>
      <w:r>
        <w:t> </w:t>
      </w:r>
    </w:p>
    <w:p w14:paraId="19ABDA75" w14:textId="77777777" w:rsidR="41A66100" w:rsidRDefault="41A66100" w:rsidP="2229AB24">
      <w:pPr>
        <w:rPr>
          <w:rFonts w:ascii="Aptos" w:eastAsia="Aptos" w:hAnsi="Aptos" w:cs="Aptos"/>
          <w:color w:val="000000" w:themeColor="text1"/>
        </w:rPr>
      </w:pPr>
      <w:r>
        <w:t>1.3.1. Have any guidelines been issued on personal data protection? (please exclude any sectoral legislation)</w:t>
      </w:r>
    </w:p>
    <w:p w14:paraId="70E87F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DCB17C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624A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7C50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D270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8CCD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26E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B84643" w14:textId="77777777" w:rsidR="41A66100" w:rsidRDefault="41A66100" w:rsidP="2229AB24">
      <w:pPr>
        <w:rPr>
          <w:rFonts w:ascii="Aptos" w:eastAsia="Aptos" w:hAnsi="Aptos" w:cs="Aptos"/>
          <w:color w:val="000000" w:themeColor="text1"/>
        </w:rPr>
      </w:pPr>
      <w:r>
        <w:t> </w:t>
      </w:r>
    </w:p>
    <w:p w14:paraId="7E6C76D1" w14:textId="77777777" w:rsidR="2229AB24" w:rsidRDefault="2229AB24" w:rsidP="2229AB24">
      <w:pPr>
        <w:rPr>
          <w:rFonts w:ascii="Aptos" w:eastAsia="Aptos" w:hAnsi="Aptos" w:cs="Aptos"/>
          <w:color w:val="000000" w:themeColor="text1"/>
        </w:rPr>
      </w:pPr>
    </w:p>
    <w:p w14:paraId="22172125" w14:textId="77777777" w:rsidR="41A66100" w:rsidRDefault="41A66100" w:rsidP="2229AB24">
      <w:pPr>
        <w:pStyle w:val="ListParagraph"/>
        <w:numPr>
          <w:ilvl w:val="0"/>
          <w:numId w:val="1"/>
        </w:numPr>
        <w:rPr>
          <w:rFonts w:ascii="Aptos" w:eastAsia="Aptos" w:hAnsi="Aptos" w:cs="Aptos"/>
          <w:color w:val="000000" w:themeColor="text1"/>
        </w:rPr>
      </w:pPr>
      <w:r>
        <w:t>Scope and applicability </w:t>
      </w:r>
    </w:p>
    <w:p w14:paraId="6C5F4D99" w14:textId="77777777" w:rsidR="2229AB24" w:rsidRDefault="2229AB24" w:rsidP="2229AB24">
      <w:pPr>
        <w:rPr>
          <w:rFonts w:ascii="Aptos" w:eastAsia="Aptos" w:hAnsi="Aptos" w:cs="Aptos"/>
          <w:color w:val="000000" w:themeColor="text1"/>
        </w:rPr>
      </w:pPr>
    </w:p>
    <w:p w14:paraId="1F30D986" w14:textId="77777777" w:rsidR="41A66100" w:rsidRDefault="41A66100" w:rsidP="2229AB24">
      <w:pPr>
        <w:rPr>
          <w:rFonts w:ascii="Aptos" w:eastAsia="Aptos" w:hAnsi="Aptos" w:cs="Aptos"/>
          <w:color w:val="000000" w:themeColor="text1"/>
        </w:rPr>
      </w:pPr>
      <w:r>
        <w:t>2.1. Personal scope</w:t>
      </w:r>
    </w:p>
    <w:p w14:paraId="3015B5BC" w14:textId="77777777" w:rsidR="2229AB24" w:rsidRDefault="2229AB24" w:rsidP="2229AB24">
      <w:pPr>
        <w:rPr>
          <w:rFonts w:ascii="Aptos" w:eastAsia="Aptos" w:hAnsi="Aptos" w:cs="Aptos"/>
          <w:color w:val="000000" w:themeColor="text1"/>
        </w:rPr>
      </w:pPr>
    </w:p>
    <w:p w14:paraId="4BE9AEC9" w14:textId="77777777" w:rsidR="41A66100" w:rsidRDefault="41A66100" w:rsidP="2229AB24">
      <w:pPr>
        <w:rPr>
          <w:rFonts w:ascii="Aptos" w:eastAsia="Aptos" w:hAnsi="Aptos" w:cs="Aptos"/>
          <w:color w:val="000000" w:themeColor="text1"/>
        </w:rPr>
      </w:pPr>
      <w:r>
        <w:t xml:space="preserve">2.1.1. Who does the law(s) apply to? </w:t>
      </w:r>
    </w:p>
    <w:p w14:paraId="5EE3256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FD8C58"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4B1F4F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A2DA824"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25FE13D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C50990"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6498370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0CCB35" w14:textId="77777777" w:rsidR="2229AB24" w:rsidRDefault="2229AB24" w:rsidP="2229AB24">
      <w:pPr>
        <w:rPr>
          <w:rFonts w:ascii="Aptos" w:eastAsia="Aptos" w:hAnsi="Aptos" w:cs="Aptos"/>
          <w:color w:val="000000" w:themeColor="text1"/>
        </w:rPr>
      </w:pPr>
    </w:p>
    <w:p w14:paraId="62DC6753" w14:textId="77777777" w:rsidR="41A66100" w:rsidRDefault="41A66100" w:rsidP="2229AB24">
      <w:pPr>
        <w:rPr>
          <w:rFonts w:ascii="Aptos" w:eastAsia="Aptos" w:hAnsi="Aptos" w:cs="Aptos"/>
          <w:color w:val="000000" w:themeColor="text1"/>
        </w:rPr>
      </w:pPr>
      <w:r>
        <w:t xml:space="preserve">2.1.2. What sector(s) does the law(s) apply to? (e.g., public or private) </w:t>
      </w:r>
    </w:p>
    <w:p w14:paraId="3C74C8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57FA25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38CFE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5979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8417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8E0BAE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A032F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6EEDD9" w14:textId="77777777" w:rsidR="2229AB24" w:rsidRDefault="2229AB24" w:rsidP="2229AB24">
      <w:pPr>
        <w:rPr>
          <w:rFonts w:ascii="Aptos" w:eastAsia="Aptos" w:hAnsi="Aptos" w:cs="Aptos"/>
          <w:color w:val="000000" w:themeColor="text1"/>
        </w:rPr>
      </w:pPr>
    </w:p>
    <w:p w14:paraId="0AA7695D" w14:textId="77777777" w:rsidR="41A66100" w:rsidRDefault="41A66100" w:rsidP="2229AB24">
      <w:pPr>
        <w:rPr>
          <w:rFonts w:ascii="Aptos" w:eastAsia="Aptos" w:hAnsi="Aptos" w:cs="Aptos"/>
          <w:color w:val="000000" w:themeColor="text1"/>
        </w:rPr>
      </w:pPr>
      <w:r>
        <w:t>2.1.3. Who is afforded protections under the law(s)? (e.g., natural or legal persons)</w:t>
      </w:r>
    </w:p>
    <w:p w14:paraId="5381CB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B28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767DC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E90E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E4241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4BC3C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D2B43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5EB79C" w14:textId="77777777" w:rsidR="2229AB24" w:rsidRDefault="2229AB24" w:rsidP="2229AB24">
      <w:pPr>
        <w:rPr>
          <w:rFonts w:ascii="Aptos" w:eastAsia="Aptos" w:hAnsi="Aptos" w:cs="Aptos"/>
          <w:color w:val="000000" w:themeColor="text1"/>
        </w:rPr>
      </w:pPr>
    </w:p>
    <w:p w14:paraId="70B6CD56" w14:textId="77777777" w:rsidR="41A66100" w:rsidRDefault="41A66100" w:rsidP="2229AB24">
      <w:pPr>
        <w:rPr>
          <w:rFonts w:ascii="Aptos" w:eastAsia="Aptos" w:hAnsi="Aptos" w:cs="Aptos"/>
          <w:color w:val="000000" w:themeColor="text1"/>
        </w:rPr>
      </w:pPr>
      <w:r>
        <w:t>2.1.4. Does the law(s) apply to deceased persons?</w:t>
      </w:r>
    </w:p>
    <w:p w14:paraId="2FF04B3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FC47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8230E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8644E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CC771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1F4A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31347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206F7E7" w14:textId="77777777" w:rsidR="2229AB24" w:rsidRDefault="2229AB24" w:rsidP="2229AB24">
      <w:pPr>
        <w:rPr>
          <w:rFonts w:ascii="Aptos" w:eastAsia="Aptos" w:hAnsi="Aptos" w:cs="Aptos"/>
          <w:color w:val="000000" w:themeColor="text1"/>
        </w:rPr>
      </w:pPr>
    </w:p>
    <w:p w14:paraId="6060FCA8" w14:textId="77777777" w:rsidR="41A66100" w:rsidRDefault="41A66100" w:rsidP="2229AB24">
      <w:pPr>
        <w:rPr>
          <w:rFonts w:ascii="Aptos" w:eastAsia="Aptos" w:hAnsi="Aptos" w:cs="Aptos"/>
          <w:color w:val="000000" w:themeColor="text1"/>
        </w:rPr>
      </w:pPr>
      <w:r>
        <w:t xml:space="preserve">2.1.5. Does the law(s) apply to residents? </w:t>
      </w:r>
    </w:p>
    <w:p w14:paraId="03C9AB8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2C61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C61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74C0F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98C6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D6E0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76D0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665291" w14:textId="77777777" w:rsidR="2229AB24" w:rsidRDefault="2229AB24" w:rsidP="2229AB24">
      <w:pPr>
        <w:rPr>
          <w:rFonts w:ascii="Aptos" w:eastAsia="Aptos" w:hAnsi="Aptos" w:cs="Aptos"/>
          <w:color w:val="000000" w:themeColor="text1"/>
        </w:rPr>
      </w:pPr>
    </w:p>
    <w:p w14:paraId="1D7A518E" w14:textId="77777777" w:rsidR="41A66100" w:rsidRDefault="41A66100" w:rsidP="2229AB24">
      <w:pPr>
        <w:rPr>
          <w:rFonts w:ascii="Aptos" w:eastAsia="Aptos" w:hAnsi="Aptos" w:cs="Aptos"/>
          <w:color w:val="000000" w:themeColor="text1"/>
        </w:rPr>
      </w:pPr>
      <w:r>
        <w:t>2.1.6. Are there any exemptions?</w:t>
      </w:r>
    </w:p>
    <w:p w14:paraId="789775F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51109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596A7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348CC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9AB2E6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83834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8DC4A6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3F52D48B" w14:textId="77777777" w:rsidR="2229AB24" w:rsidRDefault="2229AB24" w:rsidP="2229AB24">
      <w:pPr>
        <w:rPr>
          <w:rFonts w:ascii="Aptos" w:eastAsia="Aptos" w:hAnsi="Aptos" w:cs="Aptos"/>
          <w:color w:val="000000" w:themeColor="text1"/>
        </w:rPr>
      </w:pPr>
    </w:p>
    <w:p w14:paraId="67B0A2AC" w14:textId="77777777" w:rsidR="2229AB24" w:rsidRDefault="2229AB24" w:rsidP="2229AB24">
      <w:pPr>
        <w:rPr>
          <w:rFonts w:ascii="Aptos" w:eastAsia="Aptos" w:hAnsi="Aptos" w:cs="Aptos"/>
          <w:color w:val="000000" w:themeColor="text1"/>
        </w:rPr>
      </w:pPr>
    </w:p>
    <w:p w14:paraId="7E5D99F1" w14:textId="77777777" w:rsidR="41A66100" w:rsidRDefault="41A66100" w:rsidP="2229AB24">
      <w:pPr>
        <w:rPr>
          <w:rFonts w:ascii="Aptos" w:eastAsia="Aptos" w:hAnsi="Aptos" w:cs="Aptos"/>
          <w:color w:val="000000" w:themeColor="text1"/>
        </w:rPr>
      </w:pPr>
      <w:r>
        <w:t>2.2. Territorial scope</w:t>
      </w:r>
    </w:p>
    <w:p w14:paraId="67E79D3F" w14:textId="77777777" w:rsidR="2229AB24" w:rsidRDefault="2229AB24" w:rsidP="2229AB24">
      <w:pPr>
        <w:rPr>
          <w:rFonts w:ascii="Aptos" w:eastAsia="Aptos" w:hAnsi="Aptos" w:cs="Aptos"/>
          <w:color w:val="000000" w:themeColor="text1"/>
        </w:rPr>
      </w:pPr>
    </w:p>
    <w:p w14:paraId="3B886CE7" w14:textId="77777777" w:rsidR="41A66100" w:rsidRDefault="41A66100" w:rsidP="2229AB24">
      <w:pPr>
        <w:rPr>
          <w:rFonts w:ascii="Aptos" w:eastAsia="Aptos" w:hAnsi="Aptos" w:cs="Aptos"/>
          <w:color w:val="000000" w:themeColor="text1"/>
        </w:rPr>
      </w:pPr>
      <w:r>
        <w:t xml:space="preserve">2.2.1. What is the territorial scope of the law(s)? </w:t>
      </w:r>
    </w:p>
    <w:p w14:paraId="7BC6ACC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AE0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DF972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0293F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F84AA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EBB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6A3B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3D1A2CF" w14:textId="77777777" w:rsidR="2229AB24" w:rsidRDefault="2229AB24" w:rsidP="2229AB24">
      <w:pPr>
        <w:rPr>
          <w:rFonts w:ascii="Aptos" w:eastAsia="Aptos" w:hAnsi="Aptos" w:cs="Aptos"/>
          <w:color w:val="000000" w:themeColor="text1"/>
        </w:rPr>
      </w:pPr>
    </w:p>
    <w:p w14:paraId="1C5F815E" w14:textId="77777777" w:rsidR="41A66100" w:rsidRDefault="41A66100" w:rsidP="2229AB24">
      <w:pPr>
        <w:rPr>
          <w:rFonts w:ascii="Aptos" w:eastAsia="Aptos" w:hAnsi="Aptos" w:cs="Aptos"/>
          <w:color w:val="000000" w:themeColor="text1"/>
        </w:rPr>
      </w:pPr>
      <w:r>
        <w:t xml:space="preserve">2.2.2. What is the extraterritorial scope of the law(s)? </w:t>
      </w:r>
    </w:p>
    <w:p w14:paraId="16F2C6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75C52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B1E2F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B1DF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E04BA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8AFA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A77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FB503E2" w14:textId="77777777" w:rsidR="2229AB24" w:rsidRDefault="2229AB24" w:rsidP="2229AB24">
      <w:pPr>
        <w:rPr>
          <w:rFonts w:ascii="Aptos" w:eastAsia="Aptos" w:hAnsi="Aptos" w:cs="Aptos"/>
          <w:color w:val="000000" w:themeColor="text1"/>
        </w:rPr>
      </w:pPr>
    </w:p>
    <w:p w14:paraId="2E62AD00" w14:textId="77777777" w:rsidR="41A66100" w:rsidRDefault="41A66100" w:rsidP="2229AB24">
      <w:pPr>
        <w:rPr>
          <w:rFonts w:ascii="Aptos" w:eastAsia="Aptos" w:hAnsi="Aptos" w:cs="Aptos"/>
          <w:color w:val="000000" w:themeColor="text1"/>
        </w:rPr>
      </w:pPr>
      <w:r>
        <w:t xml:space="preserve">2.2.3. Does the law(s) apply to citizens living abroad? </w:t>
      </w:r>
    </w:p>
    <w:p w14:paraId="1A939FC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451E4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6694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13A3B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A821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41CC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0FA9D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03F2DAD" w14:textId="77777777" w:rsidR="2229AB24" w:rsidRDefault="2229AB24" w:rsidP="2229AB24">
      <w:pPr>
        <w:rPr>
          <w:rFonts w:ascii="Aptos" w:eastAsia="Aptos" w:hAnsi="Aptos" w:cs="Aptos"/>
          <w:color w:val="000000" w:themeColor="text1"/>
        </w:rPr>
      </w:pPr>
    </w:p>
    <w:p w14:paraId="02C81CD8" w14:textId="77777777" w:rsidR="41A66100" w:rsidRDefault="41A66100" w:rsidP="2229AB24">
      <w:pPr>
        <w:rPr>
          <w:rFonts w:ascii="Aptos" w:eastAsia="Aptos" w:hAnsi="Aptos" w:cs="Aptos"/>
          <w:color w:val="000000" w:themeColor="text1"/>
        </w:rPr>
      </w:pPr>
      <w:r>
        <w:t>2.2.4. Are there any exemptions?</w:t>
      </w:r>
    </w:p>
    <w:p w14:paraId="5207398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0087D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6A6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FD024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CC78C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48E43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4C297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0BA2697" w14:textId="77777777" w:rsidR="2229AB24" w:rsidRDefault="2229AB24" w:rsidP="2229AB24">
      <w:pPr>
        <w:rPr>
          <w:rFonts w:ascii="Aptos" w:eastAsia="Aptos" w:hAnsi="Aptos" w:cs="Aptos"/>
          <w:color w:val="000000" w:themeColor="text1"/>
        </w:rPr>
      </w:pPr>
    </w:p>
    <w:p w14:paraId="20673B5C" w14:textId="77777777" w:rsidR="2229AB24" w:rsidRDefault="2229AB24" w:rsidP="2229AB24">
      <w:pPr>
        <w:rPr>
          <w:rFonts w:ascii="Aptos" w:eastAsia="Aptos" w:hAnsi="Aptos" w:cs="Aptos"/>
          <w:color w:val="000000" w:themeColor="text1"/>
        </w:rPr>
      </w:pPr>
    </w:p>
    <w:p w14:paraId="335CFD5B" w14:textId="77777777" w:rsidR="41A66100" w:rsidRDefault="41A66100" w:rsidP="2229AB24">
      <w:pPr>
        <w:rPr>
          <w:rFonts w:ascii="Aptos" w:eastAsia="Aptos" w:hAnsi="Aptos" w:cs="Aptos"/>
          <w:color w:val="000000" w:themeColor="text1"/>
        </w:rPr>
      </w:pPr>
      <w:r>
        <w:t xml:space="preserve">2.3. Material scope </w:t>
      </w:r>
    </w:p>
    <w:p w14:paraId="11706A19" w14:textId="77777777" w:rsidR="2229AB24" w:rsidRDefault="2229AB24" w:rsidP="2229AB24">
      <w:pPr>
        <w:rPr>
          <w:rFonts w:ascii="Aptos" w:eastAsia="Aptos" w:hAnsi="Aptos" w:cs="Aptos"/>
          <w:color w:val="000000" w:themeColor="text1"/>
        </w:rPr>
      </w:pPr>
    </w:p>
    <w:p w14:paraId="20A2F2FD" w14:textId="77777777" w:rsidR="41A66100" w:rsidRDefault="41A66100" w:rsidP="2229AB24">
      <w:pPr>
        <w:rPr>
          <w:rFonts w:ascii="Aptos" w:eastAsia="Aptos" w:hAnsi="Aptos" w:cs="Aptos"/>
          <w:color w:val="000000" w:themeColor="text1"/>
        </w:rPr>
      </w:pPr>
      <w:r>
        <w:t xml:space="preserve">2.3.1. What is the material scope of the law(s)? </w:t>
      </w:r>
    </w:p>
    <w:p w14:paraId="265086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F1D5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E747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A497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A2C43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3C9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09837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2369A5A" w14:textId="77777777" w:rsidR="2229AB24" w:rsidRDefault="2229AB24" w:rsidP="2229AB24">
      <w:pPr>
        <w:rPr>
          <w:rFonts w:ascii="Aptos" w:eastAsia="Aptos" w:hAnsi="Aptos" w:cs="Aptos"/>
          <w:color w:val="000000" w:themeColor="text1"/>
        </w:rPr>
      </w:pPr>
    </w:p>
    <w:p w14:paraId="13CC60E4" w14:textId="77777777" w:rsidR="41A66100" w:rsidRDefault="41A66100" w:rsidP="2229AB24">
      <w:pPr>
        <w:rPr>
          <w:rFonts w:ascii="Aptos" w:eastAsia="Aptos" w:hAnsi="Aptos" w:cs="Aptos"/>
          <w:color w:val="000000" w:themeColor="text1"/>
        </w:rPr>
      </w:pPr>
      <w:r>
        <w:t xml:space="preserve">2.3.2. Does the law(s) apply to anonymized data? </w:t>
      </w:r>
    </w:p>
    <w:p w14:paraId="22ADB76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1C108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6213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7C73F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B388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3E3D52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E98E4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762A30" w14:textId="77777777" w:rsidR="2229AB24" w:rsidRDefault="2229AB24" w:rsidP="2229AB24">
      <w:pPr>
        <w:rPr>
          <w:rFonts w:ascii="Aptos" w:eastAsia="Aptos" w:hAnsi="Aptos" w:cs="Aptos"/>
          <w:color w:val="000000" w:themeColor="text1"/>
        </w:rPr>
      </w:pPr>
    </w:p>
    <w:p w14:paraId="2E3D6388" w14:textId="77777777" w:rsidR="41A66100" w:rsidRDefault="41A66100" w:rsidP="2229AB24">
      <w:pPr>
        <w:rPr>
          <w:rFonts w:ascii="Aptos" w:eastAsia="Aptos" w:hAnsi="Aptos" w:cs="Aptos"/>
          <w:color w:val="000000" w:themeColor="text1"/>
        </w:rPr>
      </w:pPr>
      <w:r>
        <w:t>2.3.3. Are there any exemptions?</w:t>
      </w:r>
    </w:p>
    <w:p w14:paraId="0420280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71D3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AD7E2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7800B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C242F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DCA4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1E00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8AD4AB7" w14:textId="77777777" w:rsidR="2229AB24" w:rsidRDefault="2229AB24" w:rsidP="2229AB24">
      <w:pPr>
        <w:rPr>
          <w:rFonts w:ascii="Aptos" w:eastAsia="Aptos" w:hAnsi="Aptos" w:cs="Aptos"/>
          <w:color w:val="000000" w:themeColor="text1"/>
        </w:rPr>
      </w:pPr>
    </w:p>
    <w:p w14:paraId="1B180A33" w14:textId="77777777" w:rsidR="2229AB24" w:rsidRDefault="2229AB24" w:rsidP="2229AB24">
      <w:pPr>
        <w:rPr>
          <w:rFonts w:ascii="Aptos" w:eastAsia="Aptos" w:hAnsi="Aptos" w:cs="Aptos"/>
          <w:color w:val="000000" w:themeColor="text1"/>
        </w:rPr>
      </w:pPr>
    </w:p>
    <w:p w14:paraId="044C1774" w14:textId="77777777" w:rsidR="41A66100" w:rsidRDefault="41A66100" w:rsidP="2229AB24">
      <w:pPr>
        <w:pStyle w:val="ListParagraph"/>
        <w:numPr>
          <w:ilvl w:val="0"/>
          <w:numId w:val="1"/>
        </w:numPr>
        <w:rPr>
          <w:rFonts w:ascii="Aptos" w:eastAsia="Aptos" w:hAnsi="Aptos" w:cs="Aptos"/>
          <w:color w:val="000000" w:themeColor="text1"/>
        </w:rPr>
      </w:pPr>
      <w:r>
        <w:t xml:space="preserve">Definitions </w:t>
      </w:r>
    </w:p>
    <w:p w14:paraId="762C7735" w14:textId="77777777" w:rsidR="2229AB24" w:rsidRDefault="2229AB24" w:rsidP="2229AB24">
      <w:pPr>
        <w:rPr>
          <w:rFonts w:ascii="Aptos" w:eastAsia="Aptos" w:hAnsi="Aptos" w:cs="Aptos"/>
          <w:color w:val="000000" w:themeColor="text1"/>
        </w:rPr>
      </w:pPr>
    </w:p>
    <w:p w14:paraId="22E623B1" w14:textId="77777777" w:rsidR="41A66100" w:rsidRDefault="41A66100" w:rsidP="2229AB24">
      <w:pPr>
        <w:rPr>
          <w:rFonts w:ascii="Aptos" w:eastAsia="Aptos" w:hAnsi="Aptos" w:cs="Aptos"/>
          <w:color w:val="000000" w:themeColor="text1"/>
        </w:rPr>
      </w:pPr>
      <w:r>
        <w:t xml:space="preserve">3.1. Key terms </w:t>
      </w:r>
    </w:p>
    <w:p w14:paraId="71F40574" w14:textId="77777777" w:rsidR="2229AB24" w:rsidRDefault="2229AB24" w:rsidP="2229AB24">
      <w:pPr>
        <w:rPr>
          <w:rFonts w:ascii="Aptos" w:eastAsia="Aptos" w:hAnsi="Aptos" w:cs="Aptos"/>
          <w:color w:val="000000" w:themeColor="text1"/>
        </w:rPr>
      </w:pPr>
    </w:p>
    <w:p w14:paraId="39823046" w14:textId="77777777" w:rsidR="41A66100" w:rsidRDefault="41A66100" w:rsidP="2229AB24">
      <w:pPr>
        <w:rPr>
          <w:rFonts w:ascii="Aptos" w:eastAsia="Aptos" w:hAnsi="Aptos" w:cs="Aptos"/>
          <w:color w:val="000000" w:themeColor="text1"/>
        </w:rPr>
      </w:pPr>
      <w:r>
        <w:t xml:space="preserve">3.1.1. How is data controller (or equivalent) defined? </w:t>
      </w:r>
    </w:p>
    <w:p w14:paraId="5282AE1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41EC3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5D9F3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B014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4DF4F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003C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03027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E252027" w14:textId="77777777" w:rsidR="2229AB24" w:rsidRDefault="2229AB24" w:rsidP="2229AB24">
      <w:pPr>
        <w:rPr>
          <w:rFonts w:ascii="Aptos" w:eastAsia="Aptos" w:hAnsi="Aptos" w:cs="Aptos"/>
          <w:color w:val="000000" w:themeColor="text1"/>
        </w:rPr>
      </w:pPr>
    </w:p>
    <w:p w14:paraId="014F4772" w14:textId="77777777" w:rsidR="41A66100" w:rsidRDefault="41A66100" w:rsidP="2229AB24">
      <w:pPr>
        <w:rPr>
          <w:rFonts w:ascii="Aptos" w:eastAsia="Aptos" w:hAnsi="Aptos" w:cs="Aptos"/>
          <w:color w:val="000000" w:themeColor="text1"/>
        </w:rPr>
      </w:pPr>
      <w:r>
        <w:t xml:space="preserve">3.1.2. How is data processor (or equivalent) defined? </w:t>
      </w:r>
    </w:p>
    <w:p w14:paraId="59749AA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8763D8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D17D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13EFE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22C85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4A27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C472E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8C800F9" w14:textId="77777777" w:rsidR="2229AB24" w:rsidRDefault="2229AB24" w:rsidP="2229AB24">
      <w:pPr>
        <w:rPr>
          <w:rFonts w:ascii="Aptos" w:eastAsia="Aptos" w:hAnsi="Aptos" w:cs="Aptos"/>
          <w:color w:val="000000" w:themeColor="text1"/>
        </w:rPr>
      </w:pPr>
    </w:p>
    <w:p w14:paraId="0BDA2A99" w14:textId="77777777" w:rsidR="41A66100" w:rsidRDefault="41A66100" w:rsidP="2229AB24">
      <w:pPr>
        <w:rPr>
          <w:rFonts w:ascii="Aptos" w:eastAsia="Aptos" w:hAnsi="Aptos" w:cs="Aptos"/>
          <w:color w:val="000000" w:themeColor="text1"/>
        </w:rPr>
      </w:pPr>
      <w:r>
        <w:t xml:space="preserve">3.1.3. How is data subject (or equivalent) defined? </w:t>
      </w:r>
    </w:p>
    <w:p w14:paraId="4BA0F6C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78C8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27861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26837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A5F91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986EF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B659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3E4D9C2" w14:textId="77777777" w:rsidR="2229AB24" w:rsidRDefault="2229AB24" w:rsidP="2229AB24">
      <w:pPr>
        <w:rPr>
          <w:rFonts w:ascii="Aptos" w:eastAsia="Aptos" w:hAnsi="Aptos" w:cs="Aptos"/>
          <w:color w:val="000000" w:themeColor="text1"/>
        </w:rPr>
      </w:pPr>
    </w:p>
    <w:p w14:paraId="5D82C8E2" w14:textId="77777777" w:rsidR="41A66100" w:rsidRDefault="41A66100" w:rsidP="2229AB24">
      <w:pPr>
        <w:rPr>
          <w:rFonts w:ascii="Aptos" w:eastAsia="Aptos" w:hAnsi="Aptos" w:cs="Aptos"/>
          <w:color w:val="000000" w:themeColor="text1"/>
        </w:rPr>
      </w:pPr>
      <w:r>
        <w:t xml:space="preserve">3.1.4. How is processing (or equivalent) defined? </w:t>
      </w:r>
    </w:p>
    <w:p w14:paraId="7D61650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F670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6DE9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B42F00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3A25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13DEF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FEDFC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1AD7B3" w14:textId="77777777" w:rsidR="2229AB24" w:rsidRDefault="2229AB24" w:rsidP="2229AB24">
      <w:pPr>
        <w:rPr>
          <w:rFonts w:ascii="Aptos" w:eastAsia="Aptos" w:hAnsi="Aptos" w:cs="Aptos"/>
          <w:color w:val="000000" w:themeColor="text1"/>
        </w:rPr>
      </w:pPr>
    </w:p>
    <w:p w14:paraId="70D1B6B5" w14:textId="77777777" w:rsidR="41A66100" w:rsidRDefault="41A66100" w:rsidP="2229AB24">
      <w:pPr>
        <w:rPr>
          <w:rFonts w:ascii="Aptos" w:eastAsia="Aptos" w:hAnsi="Aptos" w:cs="Aptos"/>
          <w:color w:val="000000" w:themeColor="text1"/>
        </w:rPr>
      </w:pPr>
      <w:r>
        <w:t xml:space="preserve">3.1.5. How is the sale of personal data defined? </w:t>
      </w:r>
    </w:p>
    <w:p w14:paraId="385B1E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E288F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BEA74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33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0F7C2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8A7263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C5F77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F726918" w14:textId="77777777" w:rsidR="2229AB24" w:rsidRDefault="2229AB24" w:rsidP="2229AB24">
      <w:pPr>
        <w:rPr>
          <w:rFonts w:ascii="Aptos" w:eastAsia="Aptos" w:hAnsi="Aptos" w:cs="Aptos"/>
          <w:color w:val="000000" w:themeColor="text1"/>
        </w:rPr>
      </w:pPr>
    </w:p>
    <w:p w14:paraId="53369862" w14:textId="77777777" w:rsidR="41A66100" w:rsidRDefault="41A66100" w:rsidP="2229AB24">
      <w:pPr>
        <w:rPr>
          <w:rFonts w:ascii="Aptos" w:eastAsia="Aptos" w:hAnsi="Aptos" w:cs="Aptos"/>
          <w:color w:val="000000" w:themeColor="text1"/>
        </w:rPr>
      </w:pPr>
      <w:r>
        <w:t xml:space="preserve">3.1.6. How is the sharing of personal data defined? </w:t>
      </w:r>
    </w:p>
    <w:p w14:paraId="7080B93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29D4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4DABF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5F0B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CA285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EEE2C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3EE6E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21FC0C9" w14:textId="77777777" w:rsidR="2229AB24" w:rsidRDefault="2229AB24" w:rsidP="2229AB24">
      <w:pPr>
        <w:rPr>
          <w:rFonts w:ascii="Aptos" w:eastAsia="Aptos" w:hAnsi="Aptos" w:cs="Aptos"/>
          <w:color w:val="000000" w:themeColor="text1"/>
        </w:rPr>
      </w:pPr>
    </w:p>
    <w:p w14:paraId="2733ADD9" w14:textId="77777777" w:rsidR="41A66100" w:rsidRDefault="41A66100" w:rsidP="2229AB24">
      <w:pPr>
        <w:rPr>
          <w:rFonts w:ascii="Aptos" w:eastAsia="Aptos" w:hAnsi="Aptos" w:cs="Aptos"/>
          <w:color w:val="000000" w:themeColor="text1"/>
        </w:rPr>
      </w:pPr>
      <w:r>
        <w:t xml:space="preserve">3.1.7. How is personal data defined? </w:t>
      </w:r>
    </w:p>
    <w:p w14:paraId="04A1149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1313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A04FA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739EF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3D6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76D5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4AFB2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DCAD83" w14:textId="77777777" w:rsidR="2229AB24" w:rsidRDefault="2229AB24" w:rsidP="2229AB24">
      <w:pPr>
        <w:rPr>
          <w:rFonts w:ascii="Aptos" w:eastAsia="Aptos" w:hAnsi="Aptos" w:cs="Aptos"/>
          <w:color w:val="000000" w:themeColor="text1"/>
        </w:rPr>
      </w:pPr>
    </w:p>
    <w:p w14:paraId="06F93ABB" w14:textId="77777777" w:rsidR="41A66100" w:rsidRDefault="41A66100" w:rsidP="2229AB24">
      <w:pPr>
        <w:rPr>
          <w:rFonts w:ascii="Aptos" w:eastAsia="Aptos" w:hAnsi="Aptos" w:cs="Aptos"/>
          <w:color w:val="000000" w:themeColor="text1"/>
        </w:rPr>
      </w:pPr>
      <w:r>
        <w:t xml:space="preserve">3.1.8. How is sensitive data defined? </w:t>
      </w:r>
    </w:p>
    <w:p w14:paraId="224EDDF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19EE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A72C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715B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041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8F14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DBC8F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91F9D6E" w14:textId="77777777" w:rsidR="2229AB24" w:rsidRDefault="2229AB24" w:rsidP="2229AB24">
      <w:pPr>
        <w:rPr>
          <w:rFonts w:ascii="Aptos" w:eastAsia="Aptos" w:hAnsi="Aptos" w:cs="Aptos"/>
          <w:color w:val="000000" w:themeColor="text1"/>
        </w:rPr>
      </w:pPr>
    </w:p>
    <w:p w14:paraId="1CE73B36" w14:textId="77777777" w:rsidR="41A66100" w:rsidRDefault="41A66100" w:rsidP="2229AB24">
      <w:pPr>
        <w:rPr>
          <w:rFonts w:ascii="Aptos" w:eastAsia="Aptos" w:hAnsi="Aptos" w:cs="Aptos"/>
          <w:color w:val="000000" w:themeColor="text1"/>
        </w:rPr>
      </w:pPr>
      <w:r>
        <w:t xml:space="preserve">3.1.9. How is biometric data defined? </w:t>
      </w:r>
    </w:p>
    <w:p w14:paraId="6DD74D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1352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C7DAC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2A1B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54D3E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6D66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6B2A5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90B4A9C" w14:textId="77777777" w:rsidR="2229AB24" w:rsidRDefault="2229AB24" w:rsidP="2229AB24">
      <w:pPr>
        <w:rPr>
          <w:rFonts w:ascii="Aptos" w:eastAsia="Aptos" w:hAnsi="Aptos" w:cs="Aptos"/>
          <w:color w:val="000000" w:themeColor="text1"/>
        </w:rPr>
      </w:pPr>
    </w:p>
    <w:p w14:paraId="013A165F" w14:textId="77777777" w:rsidR="41A66100" w:rsidRDefault="41A66100" w:rsidP="2229AB24">
      <w:pPr>
        <w:rPr>
          <w:rFonts w:ascii="Aptos" w:eastAsia="Aptos" w:hAnsi="Aptos" w:cs="Aptos"/>
          <w:color w:val="000000" w:themeColor="text1"/>
        </w:rPr>
      </w:pPr>
      <w:r>
        <w:t xml:space="preserve">3.1.10. How is health data defined? </w:t>
      </w:r>
    </w:p>
    <w:p w14:paraId="2C78E9D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E528A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0BBB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BC968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982E3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DB7A0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B5BBB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FE625AF" w14:textId="77777777" w:rsidR="2229AB24" w:rsidRDefault="2229AB24" w:rsidP="2229AB24">
      <w:pPr>
        <w:rPr>
          <w:rFonts w:ascii="Aptos" w:eastAsia="Aptos" w:hAnsi="Aptos" w:cs="Aptos"/>
          <w:color w:val="000000" w:themeColor="text1"/>
        </w:rPr>
      </w:pPr>
    </w:p>
    <w:p w14:paraId="5B405FB2" w14:textId="77777777" w:rsidR="41A66100" w:rsidRDefault="41A66100" w:rsidP="2229AB24">
      <w:pPr>
        <w:rPr>
          <w:rFonts w:ascii="Aptos" w:eastAsia="Aptos" w:hAnsi="Aptos" w:cs="Aptos"/>
          <w:color w:val="000000" w:themeColor="text1"/>
        </w:rPr>
      </w:pPr>
      <w:r>
        <w:t xml:space="preserve">3.1.11. How is pseudonymized/de-identified data defined? </w:t>
      </w:r>
    </w:p>
    <w:p w14:paraId="4FA4278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AAD4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8E17A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216C3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A452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71DB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61A2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F70F35" w14:textId="77777777" w:rsidR="2229AB24" w:rsidRDefault="2229AB24" w:rsidP="2229AB24">
      <w:pPr>
        <w:rPr>
          <w:rFonts w:ascii="Aptos" w:eastAsia="Aptos" w:hAnsi="Aptos" w:cs="Aptos"/>
          <w:color w:val="000000" w:themeColor="text1"/>
        </w:rPr>
      </w:pPr>
    </w:p>
    <w:p w14:paraId="670F6D39" w14:textId="77777777" w:rsidR="41A66100" w:rsidRDefault="41A66100" w:rsidP="2229AB24">
      <w:pPr>
        <w:rPr>
          <w:rFonts w:ascii="Aptos" w:eastAsia="Aptos" w:hAnsi="Aptos" w:cs="Aptos"/>
          <w:color w:val="000000" w:themeColor="text1"/>
        </w:rPr>
      </w:pPr>
      <w:r>
        <w:t xml:space="preserve">3.1.12. How is anonymized data defined? </w:t>
      </w:r>
    </w:p>
    <w:p w14:paraId="55DDFF0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F2D36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8E32F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DD8E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A475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84A5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9DB0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CB7195" w14:textId="77777777" w:rsidR="2229AB24" w:rsidRDefault="2229AB24" w:rsidP="2229AB24">
      <w:pPr>
        <w:rPr>
          <w:rFonts w:ascii="Aptos" w:eastAsia="Aptos" w:hAnsi="Aptos" w:cs="Aptos"/>
          <w:color w:val="000000" w:themeColor="text1"/>
        </w:rPr>
      </w:pPr>
    </w:p>
    <w:p w14:paraId="5DD14E4C" w14:textId="77777777" w:rsidR="41A66100" w:rsidRDefault="41A66100" w:rsidP="2229AB24">
      <w:pPr>
        <w:rPr>
          <w:rFonts w:ascii="Aptos" w:eastAsia="Aptos" w:hAnsi="Aptos" w:cs="Aptos"/>
          <w:color w:val="000000" w:themeColor="text1"/>
        </w:rPr>
      </w:pPr>
      <w:r>
        <w:t>3.1.13. How is profiling defined?</w:t>
      </w:r>
    </w:p>
    <w:p w14:paraId="41B5AC7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4498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A6894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79E2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A0D1B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E6102A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EA36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AAF24DF" w14:textId="77777777" w:rsidR="41A66100" w:rsidRDefault="41A66100" w:rsidP="2229AB24">
      <w:pPr>
        <w:rPr>
          <w:rFonts w:ascii="Aptos" w:eastAsia="Aptos" w:hAnsi="Aptos" w:cs="Aptos"/>
          <w:color w:val="000000" w:themeColor="text1"/>
        </w:rPr>
      </w:pPr>
      <w:r>
        <w:t> </w:t>
      </w:r>
    </w:p>
    <w:p w14:paraId="3C2649F1" w14:textId="77777777" w:rsidR="2229AB24" w:rsidRDefault="2229AB24" w:rsidP="2229AB24">
      <w:pPr>
        <w:rPr>
          <w:rFonts w:ascii="Aptos" w:eastAsia="Aptos" w:hAnsi="Aptos" w:cs="Aptos"/>
          <w:color w:val="000000" w:themeColor="text1"/>
        </w:rPr>
      </w:pPr>
    </w:p>
    <w:p w14:paraId="23EF6E9B"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principles </w:t>
      </w:r>
    </w:p>
    <w:p w14:paraId="3372F1CC" w14:textId="77777777" w:rsidR="2229AB24" w:rsidRDefault="2229AB24" w:rsidP="2229AB24">
      <w:pPr>
        <w:rPr>
          <w:rFonts w:ascii="Aptos" w:eastAsia="Aptos" w:hAnsi="Aptos" w:cs="Aptos"/>
          <w:color w:val="000000" w:themeColor="text1"/>
        </w:rPr>
      </w:pPr>
    </w:p>
    <w:p w14:paraId="5BB2EF82" w14:textId="77777777" w:rsidR="41A66100" w:rsidRDefault="41A66100" w:rsidP="2229AB24">
      <w:pPr>
        <w:rPr>
          <w:rFonts w:ascii="Aptos" w:eastAsia="Aptos" w:hAnsi="Aptos" w:cs="Aptos"/>
          <w:color w:val="000000" w:themeColor="text1"/>
        </w:rPr>
      </w:pPr>
      <w:r>
        <w:t xml:space="preserve">4.1. Principles </w:t>
      </w:r>
    </w:p>
    <w:p w14:paraId="7A9B243E" w14:textId="77777777" w:rsidR="2229AB24" w:rsidRDefault="2229AB24" w:rsidP="2229AB24">
      <w:pPr>
        <w:rPr>
          <w:rFonts w:ascii="Aptos" w:eastAsia="Aptos" w:hAnsi="Aptos" w:cs="Aptos"/>
          <w:color w:val="000000" w:themeColor="text1"/>
        </w:rPr>
      </w:pPr>
    </w:p>
    <w:p w14:paraId="2CCA4C72" w14:textId="77777777" w:rsidR="41A66100" w:rsidRDefault="41A66100" w:rsidP="2229AB24">
      <w:pPr>
        <w:spacing w:line="259" w:lineRule="auto"/>
        <w:rPr>
          <w:rFonts w:ascii="Aptos" w:eastAsia="Aptos" w:hAnsi="Aptos" w:cs="Aptos"/>
          <w:color w:val="000000" w:themeColor="text1"/>
        </w:rPr>
      </w:pPr>
      <w:r>
        <w:t>4.1.1. Does the law(s) provide data processing principles? If yes, please list them.</w:t>
      </w:r>
    </w:p>
    <w:p w14:paraId="67E376D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3E784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543177"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F66D3C" w14:paraId="10EC277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DB51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8A817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EB2578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D95CCBC" w14:textId="77777777" w:rsidR="2229AB24" w:rsidRDefault="2229AB24" w:rsidP="2229AB24">
      <w:pPr>
        <w:rPr>
          <w:rFonts w:ascii="Aptos" w:eastAsia="Aptos" w:hAnsi="Aptos" w:cs="Aptos"/>
          <w:color w:val="000000" w:themeColor="text1"/>
        </w:rPr>
      </w:pPr>
    </w:p>
    <w:p w14:paraId="36DC109B" w14:textId="77777777" w:rsidR="41A66100" w:rsidRDefault="41A66100" w:rsidP="2229AB24">
      <w:pPr>
        <w:rPr>
          <w:rFonts w:ascii="Aptos" w:eastAsia="Aptos" w:hAnsi="Aptos" w:cs="Aptos"/>
          <w:color w:val="000000" w:themeColor="text1"/>
        </w:rPr>
      </w:pPr>
      <w:r>
        <w:t>4.1.2. Does the law(s) require the implementation of Data Protection by Design?</w:t>
      </w:r>
    </w:p>
    <w:p w14:paraId="3375C8A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A365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9F66F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8B3B7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8A1B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99FA1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8AB7C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BF25F12" w14:textId="77777777" w:rsidR="2229AB24" w:rsidRDefault="2229AB24" w:rsidP="2229AB24">
      <w:pPr>
        <w:rPr>
          <w:rFonts w:ascii="Aptos" w:eastAsia="Aptos" w:hAnsi="Aptos" w:cs="Aptos"/>
          <w:color w:val="000000" w:themeColor="text1"/>
        </w:rPr>
      </w:pPr>
    </w:p>
    <w:p w14:paraId="6C35E5DE" w14:textId="77777777" w:rsidR="41A66100" w:rsidRDefault="41A66100" w:rsidP="2229AB24">
      <w:pPr>
        <w:rPr>
          <w:rFonts w:ascii="Aptos" w:eastAsia="Aptos" w:hAnsi="Aptos" w:cs="Aptos"/>
          <w:color w:val="000000" w:themeColor="text1"/>
        </w:rPr>
      </w:pPr>
      <w:r>
        <w:t>4.1.3. Does the law(s) require the implementation of Data Protection by Default?</w:t>
      </w:r>
    </w:p>
    <w:p w14:paraId="6AC055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534D1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F159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94AC8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5A636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90B8F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F5AB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8E0F73" w14:textId="77777777" w:rsidR="2229AB24" w:rsidRDefault="2229AB24" w:rsidP="2229AB24">
      <w:pPr>
        <w:rPr>
          <w:rFonts w:ascii="Aptos" w:eastAsia="Aptos" w:hAnsi="Aptos" w:cs="Aptos"/>
          <w:color w:val="000000" w:themeColor="text1"/>
        </w:rPr>
      </w:pPr>
    </w:p>
    <w:p w14:paraId="53F38DB6" w14:textId="77777777" w:rsidR="41A66100" w:rsidRDefault="41A66100" w:rsidP="2229AB24">
      <w:pPr>
        <w:rPr>
          <w:rFonts w:ascii="Aptos" w:eastAsia="Aptos" w:hAnsi="Aptos" w:cs="Aptos"/>
          <w:color w:val="000000" w:themeColor="text1"/>
        </w:rPr>
      </w:pPr>
      <w:r>
        <w:t>4.1.4. Does the law(s) require the implementation of requirements regarding the retention of data? (e.g., the development of retention schedules)</w:t>
      </w:r>
    </w:p>
    <w:p w14:paraId="41905E4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979E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7D977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13D13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B33CE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FAAD1E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140A0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7446FA8" w14:textId="77777777" w:rsidR="2229AB24" w:rsidRDefault="2229AB24" w:rsidP="2229AB24">
      <w:pPr>
        <w:rPr>
          <w:rFonts w:ascii="Aptos" w:eastAsia="Aptos" w:hAnsi="Aptos" w:cs="Aptos"/>
          <w:color w:val="000000" w:themeColor="text1"/>
        </w:rPr>
      </w:pPr>
    </w:p>
    <w:p w14:paraId="677C2B90" w14:textId="77777777" w:rsidR="2229AB24" w:rsidRDefault="2229AB24" w:rsidP="2229AB24">
      <w:pPr>
        <w:rPr>
          <w:rFonts w:ascii="Aptos" w:eastAsia="Aptos" w:hAnsi="Aptos" w:cs="Aptos"/>
          <w:color w:val="000000" w:themeColor="text1"/>
        </w:rPr>
      </w:pPr>
    </w:p>
    <w:p w14:paraId="21A0219C" w14:textId="77777777" w:rsidR="41A66100" w:rsidRDefault="41A66100" w:rsidP="2229AB24">
      <w:pPr>
        <w:pStyle w:val="ListParagraph"/>
        <w:numPr>
          <w:ilvl w:val="0"/>
          <w:numId w:val="1"/>
        </w:numPr>
        <w:rPr>
          <w:rFonts w:ascii="Aptos" w:eastAsia="Aptos" w:hAnsi="Aptos" w:cs="Aptos"/>
          <w:color w:val="000000" w:themeColor="text1"/>
        </w:rPr>
      </w:pPr>
      <w:r>
        <w:t>Lawful bases: Non-special category personal data</w:t>
      </w:r>
    </w:p>
    <w:p w14:paraId="17361F89" w14:textId="77777777" w:rsidR="2229AB24" w:rsidRDefault="2229AB24" w:rsidP="2229AB24">
      <w:pPr>
        <w:rPr>
          <w:rFonts w:ascii="Aptos" w:eastAsia="Aptos" w:hAnsi="Aptos" w:cs="Aptos"/>
          <w:color w:val="000000" w:themeColor="text1"/>
        </w:rPr>
      </w:pPr>
    </w:p>
    <w:p w14:paraId="126497A6" w14:textId="77777777" w:rsidR="41A66100" w:rsidRDefault="41A66100" w:rsidP="2229AB24">
      <w:pPr>
        <w:rPr>
          <w:rFonts w:ascii="Aptos" w:eastAsia="Aptos" w:hAnsi="Aptos" w:cs="Aptos"/>
          <w:color w:val="000000" w:themeColor="text1"/>
        </w:rPr>
      </w:pPr>
      <w:r>
        <w:t xml:space="preserve">5.1. Lawful processing </w:t>
      </w:r>
    </w:p>
    <w:p w14:paraId="381A7CB8" w14:textId="77777777" w:rsidR="2229AB24" w:rsidRDefault="2229AB24" w:rsidP="2229AB24">
      <w:pPr>
        <w:rPr>
          <w:rFonts w:ascii="Aptos" w:eastAsia="Aptos" w:hAnsi="Aptos" w:cs="Aptos"/>
          <w:color w:val="000000" w:themeColor="text1"/>
        </w:rPr>
      </w:pPr>
    </w:p>
    <w:p w14:paraId="6B2F6845" w14:textId="77777777" w:rsidR="41A66100" w:rsidRDefault="41A66100" w:rsidP="2229AB24">
      <w:pPr>
        <w:rPr>
          <w:rFonts w:ascii="Aptos" w:eastAsia="Aptos" w:hAnsi="Aptos" w:cs="Aptos"/>
          <w:color w:val="000000" w:themeColor="text1"/>
        </w:rPr>
      </w:pPr>
      <w:r>
        <w:t xml:space="preserve">5.1.1. Is a lawful basis required for the processing of non-special category personal data? (If no, please confirm the approach to data processing within the applicable jurisdiction e.g., appropriate notice, appropriate purposes) </w:t>
      </w:r>
    </w:p>
    <w:p w14:paraId="14C01F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3B26A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87EB4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9069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B246B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4DF9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2F5C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860A501" w14:textId="77777777" w:rsidR="2229AB24" w:rsidRDefault="2229AB24" w:rsidP="2229AB24">
      <w:pPr>
        <w:rPr>
          <w:rFonts w:ascii="Aptos" w:eastAsia="Aptos" w:hAnsi="Aptos" w:cs="Aptos"/>
          <w:color w:val="000000" w:themeColor="text1"/>
        </w:rPr>
      </w:pPr>
    </w:p>
    <w:p w14:paraId="5EA70881" w14:textId="77777777" w:rsidR="41A66100" w:rsidRDefault="41A66100" w:rsidP="2229AB24">
      <w:pPr>
        <w:rPr>
          <w:rFonts w:ascii="Aptos" w:eastAsia="Aptos" w:hAnsi="Aptos" w:cs="Aptos"/>
          <w:color w:val="000000" w:themeColor="text1"/>
        </w:rPr>
      </w:pPr>
      <w:r>
        <w:t>5.1.2. Is further processing of personal data allowed? (If yes, please outline the applicable instance e.g., compatible purposes)</w:t>
      </w:r>
    </w:p>
    <w:p w14:paraId="48FE215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0C9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1F6B2"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1C15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9EBA0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851B61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7B814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1C2D589" w14:textId="77777777" w:rsidR="2229AB24" w:rsidRDefault="2229AB24" w:rsidP="2229AB24">
      <w:pPr>
        <w:rPr>
          <w:rFonts w:ascii="Aptos" w:eastAsia="Aptos" w:hAnsi="Aptos" w:cs="Aptos"/>
          <w:color w:val="000000" w:themeColor="text1"/>
        </w:rPr>
      </w:pPr>
    </w:p>
    <w:p w14:paraId="0A86D26C" w14:textId="77777777" w:rsidR="2229AB24" w:rsidRDefault="2229AB24" w:rsidP="2229AB24">
      <w:pPr>
        <w:rPr>
          <w:rFonts w:ascii="Aptos" w:eastAsia="Aptos" w:hAnsi="Aptos" w:cs="Aptos"/>
          <w:color w:val="000000" w:themeColor="text1"/>
        </w:rPr>
      </w:pPr>
    </w:p>
    <w:p w14:paraId="7143310E" w14:textId="77777777" w:rsidR="41A66100" w:rsidRDefault="41A66100" w:rsidP="2229AB24">
      <w:pPr>
        <w:rPr>
          <w:rFonts w:ascii="Aptos" w:eastAsia="Aptos" w:hAnsi="Aptos" w:cs="Aptos"/>
          <w:color w:val="000000" w:themeColor="text1"/>
        </w:rPr>
      </w:pPr>
      <w:r>
        <w:t xml:space="preserve">5.2. </w:t>
      </w:r>
      <w:commentRangeStart w:id="533"/>
      <w:commentRangeStart w:id="534"/>
      <w:r>
        <w:t xml:space="preserve">Consent </w:t>
      </w:r>
      <w:commentRangeEnd w:id="533"/>
      <w:r w:rsidR="00FC21EF">
        <w:rPr>
          <w:rStyle w:val="CommentReference"/>
          <w:rFonts w:ascii="Aptos" w:eastAsia="Aptos" w:hAnsi="Aptos" w:cs="Aptos"/>
          <w:color w:val="000000" w:themeColor="text1"/>
          <w:sz w:val="24"/>
          <w:szCs w:val="24"/>
        </w:rPr>
        <w:commentReference w:id="533"/>
      </w:r>
      <w:commentRangeEnd w:id="534"/>
      <w:r w:rsidR="00A55C6E">
        <w:rPr>
          <w:rStyle w:val="CommentReference"/>
          <w:rFonts w:ascii="Aptos" w:eastAsia="Aptos" w:hAnsi="Aptos" w:cs="Aptos"/>
          <w:color w:val="000000" w:themeColor="text1"/>
          <w:sz w:val="24"/>
          <w:szCs w:val="24"/>
        </w:rPr>
        <w:commentReference w:id="534"/>
      </w:r>
    </w:p>
    <w:p w14:paraId="39BDCC4A" w14:textId="77777777" w:rsidR="2229AB24" w:rsidRDefault="2229AB24" w:rsidP="2229AB24">
      <w:pPr>
        <w:rPr>
          <w:rFonts w:ascii="Aptos" w:eastAsia="Aptos" w:hAnsi="Aptos" w:cs="Aptos"/>
          <w:color w:val="000000" w:themeColor="text1"/>
        </w:rPr>
      </w:pPr>
    </w:p>
    <w:p w14:paraId="4153036E" w14:textId="77777777" w:rsidR="41A66100" w:rsidRDefault="41A66100" w:rsidP="2229AB24">
      <w:pPr>
        <w:rPr>
          <w:rFonts w:ascii="Aptos" w:eastAsia="Aptos" w:hAnsi="Aptos" w:cs="Aptos"/>
          <w:color w:val="000000" w:themeColor="text1"/>
        </w:rPr>
      </w:pPr>
      <w:r>
        <w:t xml:space="preserve">5.2.1. Can personal data be processed on the basis of consent? </w:t>
      </w:r>
    </w:p>
    <w:p w14:paraId="28B776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F7CEF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59D4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89B4C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CC2FE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9163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E061C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29FE1BB" w14:textId="77777777" w:rsidR="2229AB24" w:rsidRDefault="2229AB24" w:rsidP="2229AB24">
      <w:pPr>
        <w:rPr>
          <w:rFonts w:ascii="Aptos" w:eastAsia="Aptos" w:hAnsi="Aptos" w:cs="Aptos"/>
          <w:color w:val="000000" w:themeColor="text1"/>
        </w:rPr>
      </w:pPr>
    </w:p>
    <w:p w14:paraId="4AA37EF3" w14:textId="77777777" w:rsidR="41A66100" w:rsidRDefault="41A66100" w:rsidP="2229AB24">
      <w:pPr>
        <w:rPr>
          <w:rFonts w:ascii="Aptos" w:eastAsia="Aptos" w:hAnsi="Aptos" w:cs="Aptos"/>
          <w:color w:val="000000" w:themeColor="text1"/>
        </w:rPr>
      </w:pPr>
      <w:r>
        <w:t xml:space="preserve">5.2.2. How is 'consent' defined? </w:t>
      </w:r>
    </w:p>
    <w:p w14:paraId="7D4A1D1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22D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4A48D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CF0B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E7DB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9D9D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E7BF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0A463B3" w14:textId="77777777" w:rsidR="2229AB24" w:rsidRDefault="2229AB24" w:rsidP="2229AB24">
      <w:pPr>
        <w:rPr>
          <w:rFonts w:ascii="Aptos" w:eastAsia="Aptos" w:hAnsi="Aptos" w:cs="Aptos"/>
          <w:color w:val="000000" w:themeColor="text1"/>
        </w:rPr>
      </w:pPr>
    </w:p>
    <w:p w14:paraId="1D91B062" w14:textId="77777777" w:rsidR="41A66100" w:rsidRDefault="41A66100" w:rsidP="2229AB24">
      <w:pPr>
        <w:rPr>
          <w:rFonts w:ascii="Aptos" w:eastAsia="Aptos" w:hAnsi="Aptos" w:cs="Aptos"/>
          <w:color w:val="000000" w:themeColor="text1"/>
        </w:rPr>
      </w:pPr>
      <w:r>
        <w:t>5.2.3. What types of consent are accepted? (express, deemed, implicit, explicit)</w:t>
      </w:r>
    </w:p>
    <w:p w14:paraId="792857B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AD5E7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A2FE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B0CE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2156E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DB22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F475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BF2B54" w14:textId="77777777" w:rsidR="41A66100" w:rsidRDefault="41A66100" w:rsidP="2229AB24">
      <w:pPr>
        <w:rPr>
          <w:rFonts w:ascii="Aptos" w:eastAsia="Aptos" w:hAnsi="Aptos" w:cs="Aptos"/>
          <w:color w:val="000000" w:themeColor="text1"/>
        </w:rPr>
      </w:pPr>
      <w:r>
        <w:t xml:space="preserve"> </w:t>
      </w:r>
    </w:p>
    <w:p w14:paraId="2FEE0311" w14:textId="77777777" w:rsidR="41A66100" w:rsidRDefault="41A66100" w:rsidP="2229AB24">
      <w:pPr>
        <w:rPr>
          <w:rFonts w:ascii="Aptos" w:eastAsia="Aptos" w:hAnsi="Aptos" w:cs="Aptos"/>
          <w:color w:val="000000" w:themeColor="text1"/>
        </w:rPr>
      </w:pPr>
      <w:r>
        <w:t>5.2.4. What constitutes valid consent? (opt in, opt out, double opt in)</w:t>
      </w:r>
    </w:p>
    <w:p w14:paraId="58F87C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B27C7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DDF44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9AF7D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5E239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CC7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3D1B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CB2AC4" w14:textId="77777777" w:rsidR="2229AB24" w:rsidRDefault="2229AB24" w:rsidP="2229AB24">
      <w:pPr>
        <w:rPr>
          <w:rFonts w:ascii="Aptos" w:eastAsia="Aptos" w:hAnsi="Aptos" w:cs="Aptos"/>
          <w:color w:val="000000" w:themeColor="text1"/>
        </w:rPr>
      </w:pPr>
    </w:p>
    <w:p w14:paraId="70346E9A" w14:textId="77777777" w:rsidR="41A66100" w:rsidRDefault="41A66100" w:rsidP="2229AB24">
      <w:pPr>
        <w:rPr>
          <w:rFonts w:ascii="Aptos" w:eastAsia="Aptos" w:hAnsi="Aptos" w:cs="Aptos"/>
          <w:color w:val="000000" w:themeColor="text1"/>
        </w:rPr>
      </w:pPr>
      <w:r>
        <w:t>5.2.5. How long is consent valid for?</w:t>
      </w:r>
    </w:p>
    <w:p w14:paraId="2683FC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B42886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6C9DA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C8C8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788FB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3317C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36BE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C7B8247" w14:textId="77777777" w:rsidR="2229AB24" w:rsidRDefault="2229AB24" w:rsidP="2229AB24">
      <w:pPr>
        <w:rPr>
          <w:rFonts w:ascii="Aptos" w:eastAsia="Aptos" w:hAnsi="Aptos" w:cs="Aptos"/>
          <w:color w:val="000000" w:themeColor="text1"/>
        </w:rPr>
      </w:pPr>
    </w:p>
    <w:p w14:paraId="79419683" w14:textId="77777777" w:rsidR="2229AB24" w:rsidRDefault="2229AB24" w:rsidP="2229AB24">
      <w:pPr>
        <w:rPr>
          <w:rFonts w:ascii="Aptos" w:eastAsia="Aptos" w:hAnsi="Aptos" w:cs="Aptos"/>
          <w:color w:val="000000" w:themeColor="text1"/>
        </w:rPr>
      </w:pPr>
    </w:p>
    <w:p w14:paraId="64380CAF" w14:textId="77777777" w:rsidR="41A66100" w:rsidRDefault="41A66100" w:rsidP="2229AB24">
      <w:pPr>
        <w:rPr>
          <w:rFonts w:ascii="Aptos" w:eastAsia="Aptos" w:hAnsi="Aptos" w:cs="Aptos"/>
          <w:color w:val="000000" w:themeColor="text1"/>
        </w:rPr>
      </w:pPr>
      <w:r>
        <w:t>5.3. Performance of a contract with the data subject</w:t>
      </w:r>
    </w:p>
    <w:p w14:paraId="554B8165" w14:textId="77777777" w:rsidR="2229AB24" w:rsidRDefault="2229AB24" w:rsidP="2229AB24">
      <w:pPr>
        <w:rPr>
          <w:rFonts w:ascii="Aptos" w:eastAsia="Aptos" w:hAnsi="Aptos" w:cs="Aptos"/>
          <w:color w:val="000000" w:themeColor="text1"/>
        </w:rPr>
      </w:pPr>
    </w:p>
    <w:p w14:paraId="4CAFE824" w14:textId="77777777" w:rsidR="41A66100" w:rsidRDefault="41A66100" w:rsidP="2229AB24">
      <w:pPr>
        <w:rPr>
          <w:rFonts w:ascii="Aptos" w:eastAsia="Aptos" w:hAnsi="Aptos" w:cs="Aptos"/>
          <w:color w:val="000000" w:themeColor="text1"/>
        </w:rPr>
      </w:pPr>
      <w:r>
        <w:t xml:space="preserve">5.3.1. Can personal data be processed on the basis of performance of a contract with the data subject? </w:t>
      </w:r>
    </w:p>
    <w:p w14:paraId="13698ED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EEAB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9A69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6EB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3D2E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1C67D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385D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1C78CE0" w14:textId="77777777" w:rsidR="2229AB24" w:rsidRDefault="2229AB24" w:rsidP="2229AB24">
      <w:pPr>
        <w:rPr>
          <w:rFonts w:ascii="Aptos" w:eastAsia="Aptos" w:hAnsi="Aptos" w:cs="Aptos"/>
          <w:color w:val="000000" w:themeColor="text1"/>
        </w:rPr>
      </w:pPr>
    </w:p>
    <w:p w14:paraId="6F744005" w14:textId="77777777" w:rsidR="41A66100" w:rsidRDefault="41A66100" w:rsidP="2229AB24">
      <w:pPr>
        <w:rPr>
          <w:rFonts w:ascii="Aptos" w:eastAsia="Aptos" w:hAnsi="Aptos" w:cs="Aptos"/>
          <w:color w:val="000000" w:themeColor="text1"/>
        </w:rPr>
      </w:pPr>
      <w:r>
        <w:t>5.3.2. Which specific conditions must be fulfilled to rely on this lawful basis?</w:t>
      </w:r>
    </w:p>
    <w:p w14:paraId="59C8E71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85A3F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555CB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5DFAB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FD05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A0E20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449B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AFDDDDE" w14:textId="77777777" w:rsidR="2229AB24" w:rsidRDefault="2229AB24" w:rsidP="2229AB24">
      <w:pPr>
        <w:rPr>
          <w:rFonts w:ascii="Aptos" w:eastAsia="Aptos" w:hAnsi="Aptos" w:cs="Aptos"/>
          <w:color w:val="000000" w:themeColor="text1"/>
        </w:rPr>
      </w:pPr>
    </w:p>
    <w:p w14:paraId="58356E4E" w14:textId="77777777" w:rsidR="2229AB24" w:rsidRDefault="2229AB24" w:rsidP="2229AB24">
      <w:pPr>
        <w:rPr>
          <w:rFonts w:ascii="Aptos" w:eastAsia="Aptos" w:hAnsi="Aptos" w:cs="Aptos"/>
          <w:color w:val="000000" w:themeColor="text1"/>
        </w:rPr>
      </w:pPr>
    </w:p>
    <w:p w14:paraId="14D58C51" w14:textId="77777777" w:rsidR="41A66100" w:rsidRDefault="41A66100" w:rsidP="2229AB24">
      <w:pPr>
        <w:rPr>
          <w:rFonts w:ascii="Aptos" w:eastAsia="Aptos" w:hAnsi="Aptos" w:cs="Aptos"/>
          <w:color w:val="000000" w:themeColor="text1"/>
        </w:rPr>
      </w:pPr>
      <w:r>
        <w:t xml:space="preserve">5.4. Legal obligations </w:t>
      </w:r>
    </w:p>
    <w:p w14:paraId="5F74BB11" w14:textId="77777777" w:rsidR="2229AB24" w:rsidRDefault="2229AB24" w:rsidP="2229AB24">
      <w:pPr>
        <w:rPr>
          <w:rFonts w:ascii="Aptos" w:eastAsia="Aptos" w:hAnsi="Aptos" w:cs="Aptos"/>
          <w:color w:val="000000" w:themeColor="text1"/>
        </w:rPr>
      </w:pPr>
    </w:p>
    <w:p w14:paraId="1C396B7F" w14:textId="77777777" w:rsidR="41A66100" w:rsidRDefault="41A66100" w:rsidP="2229AB24">
      <w:pPr>
        <w:rPr>
          <w:rFonts w:ascii="Aptos" w:eastAsia="Aptos" w:hAnsi="Aptos" w:cs="Aptos"/>
          <w:color w:val="000000" w:themeColor="text1"/>
        </w:rPr>
      </w:pPr>
      <w:r>
        <w:t>5.4.1. Can personal data be processed on the basis of a legal obligation?</w:t>
      </w:r>
    </w:p>
    <w:p w14:paraId="61DDA5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53B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1C58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3F1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6D01A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F031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885F9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7A08E2D" w14:textId="77777777" w:rsidR="2229AB24" w:rsidRDefault="2229AB24" w:rsidP="2229AB24">
      <w:pPr>
        <w:rPr>
          <w:rFonts w:ascii="Aptos" w:eastAsia="Aptos" w:hAnsi="Aptos" w:cs="Aptos"/>
          <w:color w:val="000000" w:themeColor="text1"/>
        </w:rPr>
      </w:pPr>
    </w:p>
    <w:p w14:paraId="057B0C19" w14:textId="77777777" w:rsidR="41A66100" w:rsidRDefault="41A66100" w:rsidP="2229AB24">
      <w:pPr>
        <w:rPr>
          <w:rFonts w:ascii="Aptos" w:eastAsia="Aptos" w:hAnsi="Aptos" w:cs="Aptos"/>
          <w:color w:val="000000" w:themeColor="text1"/>
        </w:rPr>
      </w:pPr>
      <w:r>
        <w:t>5.4.2. Which specific conditions must be fulfilled to rely on this lawful basis? (e.g., derived from national law only)</w:t>
      </w:r>
    </w:p>
    <w:p w14:paraId="5C8BD3F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B8B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4F0C4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BBBF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2E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4525A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AFB9F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67575DB" w14:textId="77777777" w:rsidR="2229AB24" w:rsidRDefault="2229AB24" w:rsidP="2229AB24">
      <w:pPr>
        <w:rPr>
          <w:rFonts w:ascii="Aptos" w:eastAsia="Aptos" w:hAnsi="Aptos" w:cs="Aptos"/>
          <w:color w:val="000000" w:themeColor="text1"/>
        </w:rPr>
      </w:pPr>
    </w:p>
    <w:p w14:paraId="53371FA9" w14:textId="77777777" w:rsidR="2229AB24" w:rsidRDefault="2229AB24" w:rsidP="2229AB24">
      <w:pPr>
        <w:rPr>
          <w:rFonts w:ascii="Aptos" w:eastAsia="Aptos" w:hAnsi="Aptos" w:cs="Aptos"/>
          <w:color w:val="000000" w:themeColor="text1"/>
        </w:rPr>
      </w:pPr>
    </w:p>
    <w:p w14:paraId="04C66CB7" w14:textId="77777777" w:rsidR="41A66100" w:rsidRDefault="41A66100" w:rsidP="2229AB24">
      <w:pPr>
        <w:rPr>
          <w:rFonts w:ascii="Aptos" w:eastAsia="Aptos" w:hAnsi="Aptos" w:cs="Aptos"/>
          <w:color w:val="000000" w:themeColor="text1"/>
        </w:rPr>
      </w:pPr>
      <w:r>
        <w:t xml:space="preserve">5.5. Interest of the data subject </w:t>
      </w:r>
    </w:p>
    <w:p w14:paraId="4B45658C" w14:textId="77777777" w:rsidR="2229AB24" w:rsidRDefault="2229AB24" w:rsidP="2229AB24">
      <w:pPr>
        <w:rPr>
          <w:rFonts w:ascii="Aptos" w:eastAsia="Aptos" w:hAnsi="Aptos" w:cs="Aptos"/>
          <w:color w:val="000000" w:themeColor="text1"/>
        </w:rPr>
      </w:pPr>
    </w:p>
    <w:p w14:paraId="4055871F" w14:textId="77777777" w:rsidR="41A66100" w:rsidRDefault="41A66100" w:rsidP="2229AB24">
      <w:pPr>
        <w:rPr>
          <w:rFonts w:ascii="Aptos" w:eastAsia="Aptos" w:hAnsi="Aptos" w:cs="Aptos"/>
          <w:color w:val="000000" w:themeColor="text1"/>
        </w:rPr>
      </w:pPr>
      <w:r>
        <w:t>5.5.1. Can personal data be processed on the basis of the interest of the data subject?</w:t>
      </w:r>
    </w:p>
    <w:p w14:paraId="2C2D933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176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76895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2C8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FC06C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18B5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6A76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008C8B" w14:textId="77777777" w:rsidR="2229AB24" w:rsidRDefault="2229AB24" w:rsidP="2229AB24">
      <w:pPr>
        <w:rPr>
          <w:rFonts w:ascii="Aptos" w:eastAsia="Aptos" w:hAnsi="Aptos" w:cs="Aptos"/>
          <w:color w:val="000000" w:themeColor="text1"/>
        </w:rPr>
      </w:pPr>
    </w:p>
    <w:p w14:paraId="6F1C8084" w14:textId="77777777" w:rsidR="41A66100" w:rsidRDefault="41A66100" w:rsidP="2229AB24">
      <w:pPr>
        <w:rPr>
          <w:rFonts w:ascii="Aptos" w:eastAsia="Aptos" w:hAnsi="Aptos" w:cs="Aptos"/>
          <w:color w:val="000000" w:themeColor="text1"/>
        </w:rPr>
      </w:pPr>
      <w:r>
        <w:t>5.5.2. Which specific conditions must be fulfilled to rely on this lawful basis? (e.g., the data subject is unable to consent)</w:t>
      </w:r>
    </w:p>
    <w:p w14:paraId="337B47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020D7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8078C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58D6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CB421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CE04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277D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8043B1" w14:textId="77777777" w:rsidR="2229AB24" w:rsidRDefault="2229AB24" w:rsidP="2229AB24">
      <w:pPr>
        <w:rPr>
          <w:rFonts w:ascii="Aptos" w:eastAsia="Aptos" w:hAnsi="Aptos" w:cs="Aptos"/>
          <w:color w:val="000000" w:themeColor="text1"/>
        </w:rPr>
      </w:pPr>
    </w:p>
    <w:p w14:paraId="31B1CCDF" w14:textId="77777777" w:rsidR="2229AB24" w:rsidRDefault="2229AB24" w:rsidP="2229AB24">
      <w:pPr>
        <w:rPr>
          <w:rFonts w:ascii="Aptos" w:eastAsia="Aptos" w:hAnsi="Aptos" w:cs="Aptos"/>
          <w:color w:val="000000" w:themeColor="text1"/>
        </w:rPr>
      </w:pPr>
    </w:p>
    <w:p w14:paraId="0D0D4C53" w14:textId="77777777" w:rsidR="41A66100" w:rsidRDefault="41A66100" w:rsidP="2229AB24">
      <w:pPr>
        <w:rPr>
          <w:rFonts w:ascii="Aptos" w:eastAsia="Aptos" w:hAnsi="Aptos" w:cs="Aptos"/>
          <w:color w:val="000000" w:themeColor="text1"/>
        </w:rPr>
      </w:pPr>
      <w:r>
        <w:t xml:space="preserve">5.6. Public interest </w:t>
      </w:r>
    </w:p>
    <w:p w14:paraId="5235C04D" w14:textId="77777777" w:rsidR="2229AB24" w:rsidRDefault="2229AB24" w:rsidP="2229AB24">
      <w:pPr>
        <w:rPr>
          <w:rFonts w:ascii="Aptos" w:eastAsia="Aptos" w:hAnsi="Aptos" w:cs="Aptos"/>
          <w:color w:val="000000" w:themeColor="text1"/>
        </w:rPr>
      </w:pPr>
    </w:p>
    <w:p w14:paraId="731F33FE" w14:textId="77777777" w:rsidR="41A66100" w:rsidRDefault="41A66100" w:rsidP="2229AB24">
      <w:pPr>
        <w:rPr>
          <w:rFonts w:ascii="Aptos" w:eastAsia="Aptos" w:hAnsi="Aptos" w:cs="Aptos"/>
          <w:color w:val="000000" w:themeColor="text1"/>
        </w:rPr>
      </w:pPr>
      <w:r>
        <w:t>5.6.1. Can personal data be processed on the basis of public interest?</w:t>
      </w:r>
    </w:p>
    <w:p w14:paraId="0F1A984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A6BC6F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5193B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3DB04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BDF0D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9FE4A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45E8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B7212FF" w14:textId="77777777" w:rsidR="2229AB24" w:rsidRDefault="2229AB24" w:rsidP="2229AB24">
      <w:pPr>
        <w:rPr>
          <w:rFonts w:ascii="Aptos" w:eastAsia="Aptos" w:hAnsi="Aptos" w:cs="Aptos"/>
          <w:color w:val="000000" w:themeColor="text1"/>
        </w:rPr>
      </w:pPr>
    </w:p>
    <w:p w14:paraId="024F9383" w14:textId="77777777" w:rsidR="41A66100" w:rsidRDefault="41A66100" w:rsidP="2229AB24">
      <w:pPr>
        <w:rPr>
          <w:rFonts w:ascii="Aptos" w:eastAsia="Aptos" w:hAnsi="Aptos" w:cs="Aptos"/>
          <w:color w:val="000000" w:themeColor="text1"/>
        </w:rPr>
      </w:pPr>
      <w:r>
        <w:t>5.6.2. Which specific conditions must be fulfilled to rely on this lawful basis? (e.g., must be based on legal provision)</w:t>
      </w:r>
    </w:p>
    <w:p w14:paraId="41DAB80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1BCBD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D270D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EC94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BFD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A9FF0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004A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9A8B842" w14:textId="77777777" w:rsidR="2229AB24" w:rsidRDefault="2229AB24" w:rsidP="2229AB24">
      <w:pPr>
        <w:rPr>
          <w:rFonts w:ascii="Aptos" w:eastAsia="Aptos" w:hAnsi="Aptos" w:cs="Aptos"/>
          <w:color w:val="000000" w:themeColor="text1"/>
        </w:rPr>
      </w:pPr>
    </w:p>
    <w:p w14:paraId="38B18F39" w14:textId="77777777" w:rsidR="2229AB24" w:rsidRDefault="2229AB24" w:rsidP="2229AB24">
      <w:pPr>
        <w:rPr>
          <w:rFonts w:ascii="Aptos" w:eastAsia="Aptos" w:hAnsi="Aptos" w:cs="Aptos"/>
          <w:color w:val="000000" w:themeColor="text1"/>
        </w:rPr>
      </w:pPr>
    </w:p>
    <w:p w14:paraId="0ED04FFB" w14:textId="77777777" w:rsidR="41A66100" w:rsidRDefault="41A66100" w:rsidP="2229AB24">
      <w:pPr>
        <w:rPr>
          <w:rFonts w:ascii="Aptos" w:eastAsia="Aptos" w:hAnsi="Aptos" w:cs="Aptos"/>
          <w:color w:val="000000" w:themeColor="text1"/>
        </w:rPr>
      </w:pPr>
      <w:r>
        <w:t>5.7. Legitimate interest</w:t>
      </w:r>
    </w:p>
    <w:p w14:paraId="68991497" w14:textId="77777777" w:rsidR="2229AB24" w:rsidRDefault="2229AB24" w:rsidP="2229AB24">
      <w:pPr>
        <w:rPr>
          <w:rFonts w:ascii="Aptos" w:eastAsia="Aptos" w:hAnsi="Aptos" w:cs="Aptos"/>
          <w:color w:val="000000" w:themeColor="text1"/>
        </w:rPr>
      </w:pPr>
    </w:p>
    <w:p w14:paraId="53B7DED6" w14:textId="77777777" w:rsidR="41A66100" w:rsidRDefault="41A66100" w:rsidP="2229AB24">
      <w:pPr>
        <w:rPr>
          <w:rFonts w:ascii="Aptos" w:eastAsia="Aptos" w:hAnsi="Aptos" w:cs="Aptos"/>
          <w:color w:val="000000" w:themeColor="text1"/>
        </w:rPr>
      </w:pPr>
      <w:r>
        <w:t>5.7.1. Can personal data be processed on the basis of legitimate interest?</w:t>
      </w:r>
    </w:p>
    <w:p w14:paraId="4FECAC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D9855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023B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0208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DC56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C583FE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14B9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097ACEC" w14:textId="77777777" w:rsidR="2229AB24" w:rsidRDefault="2229AB24" w:rsidP="2229AB24">
      <w:pPr>
        <w:rPr>
          <w:rFonts w:ascii="Aptos" w:eastAsia="Aptos" w:hAnsi="Aptos" w:cs="Aptos"/>
          <w:color w:val="000000" w:themeColor="text1"/>
        </w:rPr>
      </w:pPr>
    </w:p>
    <w:p w14:paraId="05D1C230" w14:textId="77777777" w:rsidR="41A66100" w:rsidRDefault="41A66100" w:rsidP="2229AB24">
      <w:pPr>
        <w:rPr>
          <w:rFonts w:ascii="Aptos" w:eastAsia="Aptos" w:hAnsi="Aptos" w:cs="Aptos"/>
          <w:color w:val="000000" w:themeColor="text1"/>
        </w:rPr>
      </w:pPr>
      <w:r>
        <w:t>5.7.2. Which specific conditions must be fulfilled to rely on this lawful basis? (e.g., Legitimate Interest Assessment)</w:t>
      </w:r>
    </w:p>
    <w:p w14:paraId="5B13670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C4B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637AB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287D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6FCD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36F7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6E20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8B95BC6" w14:textId="77777777" w:rsidR="2229AB24" w:rsidRDefault="2229AB24" w:rsidP="2229AB24">
      <w:pPr>
        <w:rPr>
          <w:rFonts w:ascii="Aptos" w:eastAsia="Aptos" w:hAnsi="Aptos" w:cs="Aptos"/>
          <w:color w:val="000000" w:themeColor="text1"/>
        </w:rPr>
      </w:pPr>
    </w:p>
    <w:p w14:paraId="0A0293E0" w14:textId="77777777" w:rsidR="2229AB24" w:rsidRDefault="2229AB24" w:rsidP="2229AB24">
      <w:pPr>
        <w:rPr>
          <w:rFonts w:ascii="Aptos" w:eastAsia="Aptos" w:hAnsi="Aptos" w:cs="Aptos"/>
          <w:color w:val="000000" w:themeColor="text1"/>
        </w:rPr>
      </w:pPr>
    </w:p>
    <w:p w14:paraId="1FEF9CCB" w14:textId="77777777" w:rsidR="41A66100" w:rsidRDefault="41A66100" w:rsidP="2229AB24">
      <w:pPr>
        <w:rPr>
          <w:rFonts w:ascii="Aptos" w:eastAsia="Aptos" w:hAnsi="Aptos" w:cs="Aptos"/>
          <w:color w:val="000000" w:themeColor="text1"/>
        </w:rPr>
      </w:pPr>
      <w:r>
        <w:t xml:space="preserve">5.8. Research </w:t>
      </w:r>
    </w:p>
    <w:p w14:paraId="465ED5DD" w14:textId="77777777" w:rsidR="2229AB24" w:rsidRDefault="2229AB24" w:rsidP="2229AB24">
      <w:pPr>
        <w:rPr>
          <w:rFonts w:ascii="Aptos" w:eastAsia="Aptos" w:hAnsi="Aptos" w:cs="Aptos"/>
          <w:color w:val="000000" w:themeColor="text1"/>
        </w:rPr>
      </w:pPr>
    </w:p>
    <w:p w14:paraId="3F3F4904" w14:textId="77777777" w:rsidR="41A66100" w:rsidRDefault="41A66100" w:rsidP="2229AB24">
      <w:pPr>
        <w:rPr>
          <w:rFonts w:ascii="Aptos" w:eastAsia="Aptos" w:hAnsi="Aptos" w:cs="Aptos"/>
          <w:color w:val="000000" w:themeColor="text1"/>
        </w:rPr>
      </w:pPr>
      <w:r>
        <w:t>5.8.1. Can personal data be processed for research purposes?</w:t>
      </w:r>
    </w:p>
    <w:p w14:paraId="79E0EE1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D8D1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1B388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9BAD1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DF9A8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37D27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58D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C92D55C" w14:textId="77777777" w:rsidR="2229AB24" w:rsidRDefault="2229AB24" w:rsidP="2229AB24">
      <w:pPr>
        <w:rPr>
          <w:rFonts w:ascii="Aptos" w:eastAsia="Aptos" w:hAnsi="Aptos" w:cs="Aptos"/>
          <w:color w:val="000000" w:themeColor="text1"/>
        </w:rPr>
      </w:pPr>
    </w:p>
    <w:p w14:paraId="380FFCFE" w14:textId="77777777" w:rsidR="41A66100" w:rsidRDefault="41A66100" w:rsidP="2229AB24">
      <w:pPr>
        <w:rPr>
          <w:rFonts w:ascii="Aptos" w:eastAsia="Aptos" w:hAnsi="Aptos" w:cs="Aptos"/>
          <w:color w:val="000000" w:themeColor="text1"/>
        </w:rPr>
      </w:pPr>
      <w:r>
        <w:t>5.8.2. Which specific conditions must be fulfilled to rely on this lawful basis?</w:t>
      </w:r>
    </w:p>
    <w:p w14:paraId="58697C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60D23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DC3D1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020AE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1BC11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CAF8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CDF3A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990C70" w14:textId="77777777" w:rsidR="2229AB24" w:rsidRDefault="2229AB24" w:rsidP="2229AB24">
      <w:pPr>
        <w:rPr>
          <w:rFonts w:ascii="Aptos" w:eastAsia="Aptos" w:hAnsi="Aptos" w:cs="Aptos"/>
          <w:color w:val="000000" w:themeColor="text1"/>
        </w:rPr>
      </w:pPr>
    </w:p>
    <w:p w14:paraId="1B7F08DF" w14:textId="77777777" w:rsidR="2229AB24" w:rsidRDefault="2229AB24" w:rsidP="2229AB24">
      <w:pPr>
        <w:rPr>
          <w:rFonts w:ascii="Aptos" w:eastAsia="Aptos" w:hAnsi="Aptos" w:cs="Aptos"/>
          <w:color w:val="000000" w:themeColor="text1"/>
        </w:rPr>
      </w:pPr>
    </w:p>
    <w:p w14:paraId="738400DD" w14:textId="77777777" w:rsidR="41A66100" w:rsidRDefault="41A66100" w:rsidP="2229AB24">
      <w:pPr>
        <w:rPr>
          <w:rFonts w:ascii="Aptos" w:eastAsia="Aptos" w:hAnsi="Aptos" w:cs="Aptos"/>
          <w:color w:val="000000" w:themeColor="text1"/>
        </w:rPr>
      </w:pPr>
      <w:r>
        <w:t>5.9. Other lawful bases</w:t>
      </w:r>
    </w:p>
    <w:p w14:paraId="2A2224C8" w14:textId="77777777" w:rsidR="2229AB24" w:rsidRDefault="2229AB24" w:rsidP="2229AB24">
      <w:pPr>
        <w:rPr>
          <w:rFonts w:ascii="Aptos" w:eastAsia="Aptos" w:hAnsi="Aptos" w:cs="Aptos"/>
          <w:color w:val="000000" w:themeColor="text1"/>
        </w:rPr>
      </w:pPr>
    </w:p>
    <w:p w14:paraId="7AE9E84A" w14:textId="77777777" w:rsidR="41A66100" w:rsidRDefault="41A66100" w:rsidP="2229AB24">
      <w:pPr>
        <w:rPr>
          <w:rFonts w:ascii="Aptos" w:eastAsia="Aptos" w:hAnsi="Aptos" w:cs="Aptos"/>
          <w:color w:val="000000" w:themeColor="text1"/>
        </w:rPr>
      </w:pPr>
      <w:r>
        <w:t xml:space="preserve">5.9.1. Are there any additional lawful bases available for data processing? </w:t>
      </w:r>
    </w:p>
    <w:p w14:paraId="7A8164B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80A79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01371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4A6DA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F2EC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5F329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0C30A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24BF11" w14:textId="77777777" w:rsidR="2229AB24" w:rsidRDefault="2229AB24" w:rsidP="2229AB24">
      <w:pPr>
        <w:rPr>
          <w:rFonts w:ascii="Aptos" w:eastAsia="Aptos" w:hAnsi="Aptos" w:cs="Aptos"/>
          <w:color w:val="000000" w:themeColor="text1"/>
        </w:rPr>
      </w:pPr>
    </w:p>
    <w:p w14:paraId="40C2E4D0" w14:textId="77777777" w:rsidR="2229AB24" w:rsidRDefault="2229AB24" w:rsidP="2229AB24">
      <w:pPr>
        <w:rPr>
          <w:rFonts w:ascii="Aptos" w:eastAsia="Aptos" w:hAnsi="Aptos" w:cs="Aptos"/>
          <w:color w:val="000000" w:themeColor="text1"/>
        </w:rPr>
      </w:pPr>
    </w:p>
    <w:p w14:paraId="0FD0E04C" w14:textId="77777777" w:rsidR="41A66100" w:rsidRDefault="41A66100" w:rsidP="2229AB24">
      <w:pPr>
        <w:pStyle w:val="ListParagraph"/>
        <w:numPr>
          <w:ilvl w:val="0"/>
          <w:numId w:val="1"/>
        </w:numPr>
        <w:spacing w:line="259" w:lineRule="auto"/>
        <w:rPr>
          <w:rFonts w:ascii="Aptos" w:eastAsia="Aptos" w:hAnsi="Aptos" w:cs="Aptos"/>
          <w:color w:val="000000" w:themeColor="text1"/>
        </w:rPr>
      </w:pPr>
      <w:r>
        <w:t>Lawful bases: sensitive data</w:t>
      </w:r>
    </w:p>
    <w:p w14:paraId="5B398A31" w14:textId="77777777" w:rsidR="2229AB24" w:rsidRDefault="2229AB24" w:rsidP="2229AB24">
      <w:pPr>
        <w:rPr>
          <w:rFonts w:ascii="Aptos" w:eastAsia="Aptos" w:hAnsi="Aptos" w:cs="Aptos"/>
          <w:color w:val="000000" w:themeColor="text1"/>
        </w:rPr>
      </w:pPr>
    </w:p>
    <w:p w14:paraId="497757B0" w14:textId="77777777" w:rsidR="41A66100" w:rsidRDefault="41A66100" w:rsidP="2229AB24">
      <w:pPr>
        <w:rPr>
          <w:rFonts w:ascii="Aptos" w:eastAsia="Aptos" w:hAnsi="Aptos" w:cs="Aptos"/>
          <w:color w:val="000000" w:themeColor="text1"/>
        </w:rPr>
      </w:pPr>
      <w:r>
        <w:t>6.1. Sensitive data</w:t>
      </w:r>
    </w:p>
    <w:p w14:paraId="026BC545" w14:textId="77777777" w:rsidR="2229AB24" w:rsidRDefault="2229AB24" w:rsidP="2229AB24">
      <w:pPr>
        <w:rPr>
          <w:rFonts w:ascii="Aptos" w:eastAsia="Aptos" w:hAnsi="Aptos" w:cs="Aptos"/>
          <w:color w:val="000000" w:themeColor="text1"/>
        </w:rPr>
      </w:pPr>
    </w:p>
    <w:p w14:paraId="7B7BA2BB" w14:textId="77777777" w:rsidR="41A66100" w:rsidRDefault="41A66100" w:rsidP="2229AB24">
      <w:pPr>
        <w:rPr>
          <w:rFonts w:ascii="Aptos" w:eastAsia="Aptos" w:hAnsi="Aptos" w:cs="Aptos"/>
          <w:color w:val="000000" w:themeColor="text1"/>
        </w:rPr>
      </w:pPr>
      <w:r>
        <w:t xml:space="preserve">6.1.1. Is it permissible to process sensitive data? </w:t>
      </w:r>
    </w:p>
    <w:p w14:paraId="511EE8C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BB61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D4189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97D2C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A89E2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188E2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253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598754" w14:textId="77777777" w:rsidR="2229AB24" w:rsidRDefault="2229AB24" w:rsidP="2229AB24">
      <w:pPr>
        <w:rPr>
          <w:rFonts w:ascii="Aptos" w:eastAsia="Aptos" w:hAnsi="Aptos" w:cs="Aptos"/>
          <w:color w:val="000000" w:themeColor="text1"/>
        </w:rPr>
      </w:pPr>
    </w:p>
    <w:p w14:paraId="44A97715" w14:textId="77777777" w:rsidR="41A66100" w:rsidRDefault="41A66100" w:rsidP="2229AB24">
      <w:pPr>
        <w:rPr>
          <w:rFonts w:ascii="Aptos" w:eastAsia="Aptos" w:hAnsi="Aptos" w:cs="Aptos"/>
          <w:color w:val="000000" w:themeColor="text1"/>
        </w:rPr>
      </w:pPr>
      <w:r>
        <w:t>6.1.2. Which lawful bases can be relied on for the processing of sensitive data? (If none is required, please confirm the approach to data processing within the applicable jurisdiction e.g., appropriate notice, appropriate purposes)</w:t>
      </w:r>
    </w:p>
    <w:p w14:paraId="344A4B1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63ACF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30028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EAE0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EF16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6D772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A9F62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25C5D6B" w14:textId="77777777" w:rsidR="2229AB24" w:rsidRDefault="2229AB24" w:rsidP="2229AB24">
      <w:pPr>
        <w:rPr>
          <w:rFonts w:ascii="Aptos" w:eastAsia="Aptos" w:hAnsi="Aptos" w:cs="Aptos"/>
          <w:color w:val="000000" w:themeColor="text1"/>
        </w:rPr>
      </w:pPr>
    </w:p>
    <w:p w14:paraId="6C78B333" w14:textId="77777777" w:rsidR="41A66100" w:rsidRDefault="41A66100" w:rsidP="2229AB24">
      <w:pPr>
        <w:ind w:left="40"/>
        <w:rPr>
          <w:rFonts w:ascii="Aptos" w:eastAsia="Aptos" w:hAnsi="Aptos" w:cs="Aptos"/>
          <w:color w:val="000000" w:themeColor="text1"/>
        </w:rPr>
      </w:pPr>
      <w:r>
        <w:t>6.1.3. What constitutes valid consent for the processing of sensitive data? (e.g., explicit consent)</w:t>
      </w:r>
    </w:p>
    <w:p w14:paraId="6D7FA9DB" w14:textId="77777777" w:rsidR="2229AB24" w:rsidRDefault="2229AB24" w:rsidP="2229AB24">
      <w:pPr>
        <w:ind w:firstLine="40"/>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128C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A419F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6056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1C1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F07B7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EFD8E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1EE901" w14:textId="77777777" w:rsidR="2229AB24" w:rsidRDefault="2229AB24" w:rsidP="2229AB24">
      <w:pPr>
        <w:ind w:firstLine="40"/>
        <w:rPr>
          <w:rFonts w:ascii="Aptos" w:eastAsia="Aptos" w:hAnsi="Aptos" w:cs="Aptos"/>
          <w:color w:val="000000" w:themeColor="text1"/>
        </w:rPr>
      </w:pPr>
    </w:p>
    <w:p w14:paraId="0ADD8DD4" w14:textId="77777777" w:rsidR="2229AB24" w:rsidRDefault="2229AB24" w:rsidP="2229AB24">
      <w:pPr>
        <w:ind w:firstLine="40"/>
        <w:rPr>
          <w:rFonts w:ascii="Aptos" w:eastAsia="Aptos" w:hAnsi="Aptos" w:cs="Aptos"/>
          <w:color w:val="000000" w:themeColor="text1"/>
        </w:rPr>
      </w:pPr>
    </w:p>
    <w:p w14:paraId="7096B5E9" w14:textId="77777777" w:rsidR="41A66100" w:rsidRDefault="41A66100" w:rsidP="2229AB24">
      <w:pPr>
        <w:pStyle w:val="ListParagraph"/>
        <w:numPr>
          <w:ilvl w:val="0"/>
          <w:numId w:val="1"/>
        </w:numPr>
        <w:rPr>
          <w:rFonts w:ascii="Aptos" w:eastAsia="Aptos" w:hAnsi="Aptos" w:cs="Aptos"/>
          <w:color w:val="000000" w:themeColor="text1"/>
        </w:rPr>
      </w:pPr>
      <w:r>
        <w:t xml:space="preserve">Minors </w:t>
      </w:r>
    </w:p>
    <w:p w14:paraId="60CD98D0" w14:textId="77777777" w:rsidR="2229AB24" w:rsidRDefault="2229AB24" w:rsidP="2229AB24">
      <w:pPr>
        <w:rPr>
          <w:rFonts w:ascii="Aptos" w:eastAsia="Aptos" w:hAnsi="Aptos" w:cs="Aptos"/>
          <w:color w:val="000000" w:themeColor="text1"/>
        </w:rPr>
      </w:pPr>
    </w:p>
    <w:p w14:paraId="4A6C566D" w14:textId="77777777" w:rsidR="41A66100" w:rsidRDefault="41A66100" w:rsidP="2229AB24">
      <w:pPr>
        <w:rPr>
          <w:rFonts w:ascii="Aptos" w:eastAsia="Aptos" w:hAnsi="Aptos" w:cs="Aptos"/>
          <w:color w:val="000000" w:themeColor="text1"/>
        </w:rPr>
      </w:pPr>
      <w:r>
        <w:t>7.1. Minors' data protection</w:t>
      </w:r>
    </w:p>
    <w:p w14:paraId="393C7EE5" w14:textId="77777777" w:rsidR="2229AB24" w:rsidRDefault="2229AB24" w:rsidP="2229AB24">
      <w:pPr>
        <w:rPr>
          <w:rFonts w:ascii="Aptos" w:eastAsia="Aptos" w:hAnsi="Aptos" w:cs="Aptos"/>
          <w:color w:val="000000" w:themeColor="text1"/>
        </w:rPr>
      </w:pPr>
    </w:p>
    <w:p w14:paraId="60DCF53A" w14:textId="77777777" w:rsidR="41A66100" w:rsidRDefault="41A66100" w:rsidP="2229AB24">
      <w:pPr>
        <w:rPr>
          <w:rFonts w:ascii="Aptos" w:eastAsia="Aptos" w:hAnsi="Aptos" w:cs="Aptos"/>
          <w:color w:val="000000" w:themeColor="text1"/>
        </w:rPr>
      </w:pPr>
      <w:r>
        <w:t xml:space="preserve">7.1.1. How is 'minor' defined? </w:t>
      </w:r>
    </w:p>
    <w:p w14:paraId="17B88A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DE6A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9FDE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1E4FE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B79C2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963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0712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B1E875" w14:textId="77777777" w:rsidR="2229AB24" w:rsidRDefault="2229AB24" w:rsidP="2229AB24">
      <w:pPr>
        <w:rPr>
          <w:rFonts w:ascii="Aptos" w:eastAsia="Aptos" w:hAnsi="Aptos" w:cs="Aptos"/>
          <w:color w:val="000000" w:themeColor="text1"/>
        </w:rPr>
      </w:pPr>
    </w:p>
    <w:p w14:paraId="552F9E94" w14:textId="77777777" w:rsidR="41A66100" w:rsidRDefault="41A66100" w:rsidP="2229AB24">
      <w:pPr>
        <w:rPr>
          <w:rFonts w:ascii="Aptos" w:eastAsia="Aptos" w:hAnsi="Aptos" w:cs="Aptos"/>
          <w:color w:val="000000" w:themeColor="text1"/>
        </w:rPr>
      </w:pPr>
      <w:r>
        <w:t xml:space="preserve">7.1.2. What is the legal age of consent? </w:t>
      </w:r>
    </w:p>
    <w:p w14:paraId="1EE377F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AE40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7D5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A861EA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E0529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4CE2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53C60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8AFF92" w14:textId="77777777" w:rsidR="2229AB24" w:rsidRDefault="2229AB24" w:rsidP="2229AB24">
      <w:pPr>
        <w:rPr>
          <w:rFonts w:ascii="Aptos" w:eastAsia="Aptos" w:hAnsi="Aptos" w:cs="Aptos"/>
          <w:color w:val="000000" w:themeColor="text1"/>
        </w:rPr>
      </w:pPr>
    </w:p>
    <w:p w14:paraId="137B751C" w14:textId="77777777" w:rsidR="41A66100" w:rsidRDefault="41A66100" w:rsidP="2229AB24">
      <w:pPr>
        <w:rPr>
          <w:rFonts w:ascii="Aptos" w:eastAsia="Aptos" w:hAnsi="Aptos" w:cs="Aptos"/>
          <w:color w:val="000000" w:themeColor="text1"/>
        </w:rPr>
      </w:pPr>
      <w:r>
        <w:t>7.1.3. Is it permissible to process the personal data of a minor?</w:t>
      </w:r>
    </w:p>
    <w:p w14:paraId="02486A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982AD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26798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4164EE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596F0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E47D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12998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A3BBB0" w14:textId="77777777" w:rsidR="2229AB24" w:rsidRDefault="2229AB24" w:rsidP="2229AB24">
      <w:pPr>
        <w:rPr>
          <w:rFonts w:ascii="Aptos" w:eastAsia="Aptos" w:hAnsi="Aptos" w:cs="Aptos"/>
          <w:color w:val="000000" w:themeColor="text1"/>
        </w:rPr>
      </w:pPr>
    </w:p>
    <w:p w14:paraId="5163FE37" w14:textId="77777777" w:rsidR="41A66100" w:rsidRDefault="41A66100" w:rsidP="2229AB24">
      <w:pPr>
        <w:rPr>
          <w:rFonts w:ascii="Aptos" w:eastAsia="Aptos" w:hAnsi="Aptos" w:cs="Aptos"/>
          <w:color w:val="000000" w:themeColor="text1"/>
        </w:rPr>
      </w:pPr>
      <w:r>
        <w:t>7.1.4. Which lawful bases can be relied on for the processing of minors' data? (If none is required, please confirm the approach within the applicable jurisdiction e.g., appropriate notice, appropriate purposes)</w:t>
      </w:r>
    </w:p>
    <w:p w14:paraId="041C756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03D0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D18A3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0DA" w14:paraId="277542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656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EA76D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81746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832A0FC" w14:textId="77777777" w:rsidR="2229AB24" w:rsidRDefault="2229AB24" w:rsidP="2229AB24">
      <w:pPr>
        <w:rPr>
          <w:rFonts w:ascii="Aptos" w:eastAsia="Aptos" w:hAnsi="Aptos" w:cs="Aptos"/>
          <w:color w:val="000000" w:themeColor="text1"/>
        </w:rPr>
      </w:pPr>
    </w:p>
    <w:p w14:paraId="19568784" w14:textId="77777777" w:rsidR="2229AB24" w:rsidRDefault="2229AB24" w:rsidP="2229AB24">
      <w:pPr>
        <w:rPr>
          <w:rFonts w:ascii="Aptos" w:eastAsia="Aptos" w:hAnsi="Aptos" w:cs="Aptos"/>
          <w:color w:val="000000" w:themeColor="text1"/>
        </w:rPr>
      </w:pPr>
    </w:p>
    <w:p w14:paraId="27998DA0"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notification </w:t>
      </w:r>
    </w:p>
    <w:p w14:paraId="48DAEF38" w14:textId="77777777" w:rsidR="2229AB24" w:rsidRDefault="2229AB24" w:rsidP="2229AB24">
      <w:pPr>
        <w:rPr>
          <w:rFonts w:ascii="Aptos" w:eastAsia="Aptos" w:hAnsi="Aptos" w:cs="Aptos"/>
          <w:color w:val="000000" w:themeColor="text1"/>
        </w:rPr>
      </w:pPr>
    </w:p>
    <w:p w14:paraId="121804BF" w14:textId="77777777" w:rsidR="41A66100" w:rsidRDefault="41A66100" w:rsidP="2229AB24">
      <w:pPr>
        <w:rPr>
          <w:rFonts w:ascii="Aptos" w:eastAsia="Aptos" w:hAnsi="Aptos" w:cs="Aptos"/>
          <w:color w:val="000000" w:themeColor="text1"/>
        </w:rPr>
      </w:pPr>
      <w:r>
        <w:t>8.1. Notification, registration, and authorization</w:t>
      </w:r>
    </w:p>
    <w:p w14:paraId="3E7ADF37" w14:textId="77777777" w:rsidR="2229AB24" w:rsidRDefault="2229AB24" w:rsidP="2229AB24">
      <w:pPr>
        <w:rPr>
          <w:rFonts w:ascii="Aptos" w:eastAsia="Aptos" w:hAnsi="Aptos" w:cs="Aptos"/>
          <w:color w:val="000000" w:themeColor="text1"/>
        </w:rPr>
      </w:pPr>
    </w:p>
    <w:p w14:paraId="0AD213EE" w14:textId="77777777" w:rsidR="41A66100" w:rsidRDefault="41A66100" w:rsidP="2229AB24">
      <w:pPr>
        <w:rPr>
          <w:rFonts w:ascii="Aptos" w:eastAsia="Aptos" w:hAnsi="Aptos" w:cs="Aptos"/>
          <w:color w:val="000000" w:themeColor="text1"/>
        </w:rPr>
      </w:pPr>
      <w:r>
        <w:t xml:space="preserve">8.1.1. Is there a requirement to notify, register, and/or seek authorization for processing activities? (If yes, please provide a link to where registration can be made) </w:t>
      </w:r>
    </w:p>
    <w:p w14:paraId="385347D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0194C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F897D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31773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8CF61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2E51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BA8D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EE00DE" w14:textId="77777777" w:rsidR="2229AB24" w:rsidRDefault="2229AB24" w:rsidP="2229AB24">
      <w:pPr>
        <w:rPr>
          <w:rFonts w:ascii="Aptos" w:eastAsia="Aptos" w:hAnsi="Aptos" w:cs="Aptos"/>
          <w:color w:val="000000" w:themeColor="text1"/>
        </w:rPr>
      </w:pPr>
    </w:p>
    <w:p w14:paraId="23A441B5" w14:textId="77777777" w:rsidR="41A66100" w:rsidRDefault="41A66100" w:rsidP="2229AB24">
      <w:pPr>
        <w:rPr>
          <w:rFonts w:ascii="Aptos" w:eastAsia="Aptos" w:hAnsi="Aptos" w:cs="Aptos"/>
          <w:color w:val="000000" w:themeColor="text1"/>
        </w:rPr>
      </w:pPr>
      <w:r>
        <w:t>8.1.2. When is notification, registration, and/or authorization required?</w:t>
      </w:r>
    </w:p>
    <w:p w14:paraId="6F79765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4D356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BF0E8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2B7A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05A82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4368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0DFAF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01AA79" w14:textId="77777777" w:rsidR="2229AB24" w:rsidRDefault="2229AB24" w:rsidP="2229AB24">
      <w:pPr>
        <w:rPr>
          <w:rFonts w:ascii="Aptos" w:eastAsia="Aptos" w:hAnsi="Aptos" w:cs="Aptos"/>
          <w:color w:val="000000" w:themeColor="text1"/>
        </w:rPr>
      </w:pPr>
    </w:p>
    <w:p w14:paraId="58F5A90A" w14:textId="77777777" w:rsidR="41A66100" w:rsidRDefault="41A66100" w:rsidP="2229AB24">
      <w:pPr>
        <w:rPr>
          <w:rFonts w:ascii="Aptos" w:eastAsia="Aptos" w:hAnsi="Aptos" w:cs="Aptos"/>
          <w:color w:val="000000" w:themeColor="text1"/>
        </w:rPr>
      </w:pPr>
      <w:r>
        <w:t>8.1.3. What information must be included in the application?</w:t>
      </w:r>
    </w:p>
    <w:p w14:paraId="6362D09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C84D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E99A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416B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4015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7F3FE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BB3C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7BE942" w14:textId="77777777" w:rsidR="2229AB24" w:rsidRDefault="2229AB24" w:rsidP="2229AB24">
      <w:pPr>
        <w:rPr>
          <w:rFonts w:ascii="Aptos" w:eastAsia="Aptos" w:hAnsi="Aptos" w:cs="Aptos"/>
          <w:color w:val="000000" w:themeColor="text1"/>
        </w:rPr>
      </w:pPr>
    </w:p>
    <w:p w14:paraId="0AB07E78" w14:textId="77777777" w:rsidR="41A66100" w:rsidRDefault="41A66100" w:rsidP="2229AB24">
      <w:pPr>
        <w:rPr>
          <w:rFonts w:ascii="Aptos" w:eastAsia="Aptos" w:hAnsi="Aptos" w:cs="Aptos"/>
          <w:color w:val="000000" w:themeColor="text1"/>
        </w:rPr>
      </w:pPr>
      <w:r>
        <w:t>8.1.4. Is the notification, registration, and authorization subject to the payment of a fee? (If yes, please list the applicable fee)</w:t>
      </w:r>
    </w:p>
    <w:p w14:paraId="2FF06DE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A8D81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411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FF08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AD5CF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E380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E97D4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2D204A1" w14:textId="77777777" w:rsidR="2229AB24" w:rsidRDefault="2229AB24" w:rsidP="2229AB24">
      <w:pPr>
        <w:rPr>
          <w:rFonts w:ascii="Aptos" w:eastAsia="Aptos" w:hAnsi="Aptos" w:cs="Aptos"/>
          <w:color w:val="000000" w:themeColor="text1"/>
        </w:rPr>
      </w:pPr>
    </w:p>
    <w:p w14:paraId="7E08767E" w14:textId="77777777" w:rsidR="2229AB24" w:rsidRDefault="2229AB24" w:rsidP="2229AB24">
      <w:pPr>
        <w:rPr>
          <w:rFonts w:ascii="Aptos" w:eastAsia="Aptos" w:hAnsi="Aptos" w:cs="Aptos"/>
          <w:color w:val="000000" w:themeColor="text1"/>
        </w:rPr>
      </w:pPr>
    </w:p>
    <w:p w14:paraId="25B6B018" w14:textId="77777777" w:rsidR="41A66100" w:rsidRDefault="41A66100" w:rsidP="2229AB24">
      <w:pPr>
        <w:pStyle w:val="ListParagraph"/>
        <w:numPr>
          <w:ilvl w:val="0"/>
          <w:numId w:val="1"/>
        </w:numPr>
        <w:rPr>
          <w:rFonts w:ascii="Aptos" w:eastAsia="Aptos" w:hAnsi="Aptos" w:cs="Aptos"/>
          <w:color w:val="000000" w:themeColor="text1"/>
        </w:rPr>
      </w:pPr>
      <w:r>
        <w:t>Data protection officer and locat representatives</w:t>
      </w:r>
    </w:p>
    <w:p w14:paraId="6C8E46FB" w14:textId="77777777" w:rsidR="2229AB24" w:rsidRDefault="2229AB24" w:rsidP="2229AB24">
      <w:pPr>
        <w:rPr>
          <w:rFonts w:ascii="Aptos" w:eastAsia="Aptos" w:hAnsi="Aptos" w:cs="Aptos"/>
          <w:color w:val="000000" w:themeColor="text1"/>
        </w:rPr>
      </w:pPr>
    </w:p>
    <w:p w14:paraId="29460937" w14:textId="77777777" w:rsidR="41A66100" w:rsidRDefault="41A66100" w:rsidP="2229AB24">
      <w:pPr>
        <w:rPr>
          <w:rFonts w:ascii="Aptos" w:eastAsia="Aptos" w:hAnsi="Aptos" w:cs="Aptos"/>
          <w:color w:val="000000" w:themeColor="text1"/>
        </w:rPr>
      </w:pPr>
      <w:r>
        <w:t xml:space="preserve">9.1. Data protection officer </w:t>
      </w:r>
    </w:p>
    <w:p w14:paraId="7EDC4A89" w14:textId="77777777" w:rsidR="2229AB24" w:rsidRDefault="2229AB24" w:rsidP="2229AB24">
      <w:pPr>
        <w:rPr>
          <w:rFonts w:ascii="Aptos" w:eastAsia="Aptos" w:hAnsi="Aptos" w:cs="Aptos"/>
          <w:color w:val="000000" w:themeColor="text1"/>
        </w:rPr>
      </w:pPr>
    </w:p>
    <w:p w14:paraId="64245584" w14:textId="77777777" w:rsidR="41A66100" w:rsidRDefault="41A66100" w:rsidP="2229AB24">
      <w:pPr>
        <w:rPr>
          <w:rFonts w:ascii="Aptos" w:eastAsia="Aptos" w:hAnsi="Aptos" w:cs="Aptos"/>
          <w:color w:val="000000" w:themeColor="text1"/>
        </w:rPr>
      </w:pPr>
      <w:r>
        <w:t>9.1.1. Is there a requirement to appoint a data protection officer? (Please also note if it is a recommendation)</w:t>
      </w:r>
    </w:p>
    <w:p w14:paraId="60F18A9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64F6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D5E69F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92C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741C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F7CB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ACD1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3CC9BD" w14:textId="77777777" w:rsidR="2229AB24" w:rsidRDefault="2229AB24" w:rsidP="2229AB24">
      <w:pPr>
        <w:rPr>
          <w:rFonts w:ascii="Aptos" w:eastAsia="Aptos" w:hAnsi="Aptos" w:cs="Aptos"/>
          <w:color w:val="000000" w:themeColor="text1"/>
        </w:rPr>
      </w:pPr>
    </w:p>
    <w:p w14:paraId="641424AF" w14:textId="77777777" w:rsidR="41A66100" w:rsidRDefault="41A66100" w:rsidP="2229AB24">
      <w:pPr>
        <w:rPr>
          <w:rFonts w:ascii="Aptos" w:eastAsia="Aptos" w:hAnsi="Aptos" w:cs="Aptos"/>
          <w:color w:val="000000" w:themeColor="text1"/>
        </w:rPr>
      </w:pPr>
      <w:r>
        <w:t>9.1.2. Under which circumstances must a data protection officer be appointed?</w:t>
      </w:r>
    </w:p>
    <w:p w14:paraId="73D0434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7511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B22F1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4AAC9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A5EB4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8A825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A361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5BB4F79" w14:textId="77777777" w:rsidR="2229AB24" w:rsidRDefault="2229AB24" w:rsidP="2229AB24">
      <w:pPr>
        <w:rPr>
          <w:rFonts w:ascii="Aptos" w:eastAsia="Aptos" w:hAnsi="Aptos" w:cs="Aptos"/>
          <w:color w:val="000000" w:themeColor="text1"/>
        </w:rPr>
      </w:pPr>
    </w:p>
    <w:p w14:paraId="4DE489B5" w14:textId="77777777" w:rsidR="2229AB24" w:rsidRDefault="2229AB24" w:rsidP="2229AB24">
      <w:pPr>
        <w:rPr>
          <w:rFonts w:ascii="Aptos" w:eastAsia="Aptos" w:hAnsi="Aptos" w:cs="Aptos"/>
          <w:color w:val="000000" w:themeColor="text1"/>
        </w:rPr>
      </w:pPr>
    </w:p>
    <w:p w14:paraId="5383B9CC" w14:textId="77777777" w:rsidR="41A66100" w:rsidRDefault="41A66100" w:rsidP="2229AB24">
      <w:pPr>
        <w:rPr>
          <w:rFonts w:ascii="Aptos" w:eastAsia="Aptos" w:hAnsi="Aptos" w:cs="Aptos"/>
          <w:color w:val="000000" w:themeColor="text1"/>
        </w:rPr>
      </w:pPr>
      <w:r>
        <w:t>9.2. Local representatives</w:t>
      </w:r>
    </w:p>
    <w:p w14:paraId="7F7BA72A" w14:textId="77777777" w:rsidR="2229AB24" w:rsidRDefault="2229AB24" w:rsidP="2229AB24">
      <w:pPr>
        <w:rPr>
          <w:rFonts w:ascii="Aptos" w:eastAsia="Aptos" w:hAnsi="Aptos" w:cs="Aptos"/>
          <w:color w:val="000000" w:themeColor="text1"/>
        </w:rPr>
      </w:pPr>
    </w:p>
    <w:p w14:paraId="45C8F137" w14:textId="77777777" w:rsidR="41A66100" w:rsidRDefault="41A66100" w:rsidP="2229AB24">
      <w:pPr>
        <w:rPr>
          <w:rFonts w:ascii="Aptos" w:eastAsia="Aptos" w:hAnsi="Aptos" w:cs="Aptos"/>
          <w:color w:val="000000" w:themeColor="text1"/>
        </w:rPr>
      </w:pPr>
      <w:r>
        <w:t xml:space="preserve">9.2.1. Is there a requirement to appoint a local representative? </w:t>
      </w:r>
    </w:p>
    <w:p w14:paraId="48DAA7A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A06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5F19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D4646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45542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2A43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102BC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658126" w14:textId="77777777" w:rsidR="2229AB24" w:rsidRDefault="2229AB24" w:rsidP="2229AB24">
      <w:pPr>
        <w:rPr>
          <w:rFonts w:ascii="Aptos" w:eastAsia="Aptos" w:hAnsi="Aptos" w:cs="Aptos"/>
          <w:color w:val="000000" w:themeColor="text1"/>
        </w:rPr>
      </w:pPr>
    </w:p>
    <w:p w14:paraId="091858EA" w14:textId="77777777" w:rsidR="41A66100" w:rsidRDefault="41A66100" w:rsidP="2229AB24">
      <w:pPr>
        <w:rPr>
          <w:rFonts w:ascii="Aptos" w:eastAsia="Aptos" w:hAnsi="Aptos" w:cs="Aptos"/>
          <w:color w:val="000000" w:themeColor="text1"/>
        </w:rPr>
      </w:pPr>
      <w:r>
        <w:t>9.2.2. Under which circumstances must a local representative be appointed?</w:t>
      </w:r>
    </w:p>
    <w:p w14:paraId="0617AEC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8B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98AA6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DDFD4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111F6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D3D2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D84A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C34AD92" w14:textId="77777777" w:rsidR="2229AB24" w:rsidRDefault="2229AB24" w:rsidP="2229AB24">
      <w:pPr>
        <w:rPr>
          <w:rFonts w:ascii="Aptos" w:eastAsia="Aptos" w:hAnsi="Aptos" w:cs="Aptos"/>
          <w:color w:val="000000" w:themeColor="text1"/>
        </w:rPr>
      </w:pPr>
    </w:p>
    <w:p w14:paraId="3BF3A437" w14:textId="77777777" w:rsidR="2229AB24" w:rsidRDefault="2229AB24" w:rsidP="2229AB24">
      <w:pPr>
        <w:rPr>
          <w:rFonts w:ascii="Aptos" w:eastAsia="Aptos" w:hAnsi="Aptos" w:cs="Aptos"/>
          <w:color w:val="000000" w:themeColor="text1"/>
        </w:rPr>
      </w:pPr>
    </w:p>
    <w:p w14:paraId="0CEF944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Activity records</w:t>
      </w:r>
    </w:p>
    <w:p w14:paraId="5E18D191" w14:textId="77777777" w:rsidR="2229AB24" w:rsidRDefault="2229AB24" w:rsidP="2229AB24">
      <w:pPr>
        <w:tabs>
          <w:tab w:val="left" w:pos="1794"/>
        </w:tabs>
        <w:rPr>
          <w:rFonts w:ascii="Aptos" w:eastAsia="Aptos" w:hAnsi="Aptos" w:cs="Aptos"/>
          <w:color w:val="000000" w:themeColor="text1"/>
        </w:rPr>
      </w:pPr>
    </w:p>
    <w:p w14:paraId="792C9D16" w14:textId="77777777" w:rsidR="41A66100" w:rsidRDefault="41A66100" w:rsidP="2229AB24">
      <w:pPr>
        <w:tabs>
          <w:tab w:val="left" w:pos="1794"/>
        </w:tabs>
        <w:rPr>
          <w:rFonts w:ascii="Aptos" w:eastAsia="Aptos" w:hAnsi="Aptos" w:cs="Aptos"/>
          <w:color w:val="000000" w:themeColor="text1"/>
        </w:rPr>
      </w:pPr>
      <w:r>
        <w:t>10.1. Records of processing activities</w:t>
      </w:r>
    </w:p>
    <w:p w14:paraId="3F934709" w14:textId="77777777" w:rsidR="2229AB24" w:rsidRDefault="2229AB24" w:rsidP="2229AB24">
      <w:pPr>
        <w:tabs>
          <w:tab w:val="left" w:pos="1794"/>
        </w:tabs>
        <w:rPr>
          <w:rFonts w:ascii="Aptos" w:eastAsia="Aptos" w:hAnsi="Aptos" w:cs="Aptos"/>
          <w:color w:val="000000" w:themeColor="text1"/>
        </w:rPr>
      </w:pPr>
    </w:p>
    <w:p w14:paraId="1018E96E" w14:textId="77777777" w:rsidR="41A66100" w:rsidRDefault="41A66100" w:rsidP="2229AB24">
      <w:pPr>
        <w:tabs>
          <w:tab w:val="left" w:pos="1794"/>
        </w:tabs>
        <w:rPr>
          <w:rFonts w:ascii="Aptos" w:eastAsia="Aptos" w:hAnsi="Aptos" w:cs="Aptos"/>
          <w:color w:val="000000" w:themeColor="text1"/>
        </w:rPr>
      </w:pPr>
      <w:r>
        <w:t xml:space="preserve">10.1.1. Does the law(s) require the maintenance of records of processing activities? (Please also outline where there is a recommendation to maintain such records) </w:t>
      </w:r>
    </w:p>
    <w:p w14:paraId="26BFED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F10D5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0893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813A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E3A2B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5F02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E73D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4EF9FDF" w14:textId="77777777" w:rsidR="2229AB24" w:rsidRDefault="2229AB24" w:rsidP="2229AB24">
      <w:pPr>
        <w:tabs>
          <w:tab w:val="left" w:pos="1794"/>
        </w:tabs>
        <w:rPr>
          <w:rFonts w:ascii="Aptos" w:eastAsia="Aptos" w:hAnsi="Aptos" w:cs="Aptos"/>
          <w:color w:val="000000" w:themeColor="text1"/>
        </w:rPr>
      </w:pPr>
    </w:p>
    <w:p w14:paraId="37D510C5" w14:textId="77777777" w:rsidR="41A66100" w:rsidRDefault="41A66100" w:rsidP="2229AB24">
      <w:pPr>
        <w:tabs>
          <w:tab w:val="left" w:pos="1794"/>
        </w:tabs>
        <w:rPr>
          <w:rFonts w:ascii="Aptos" w:eastAsia="Aptos" w:hAnsi="Aptos" w:cs="Aptos"/>
          <w:color w:val="000000" w:themeColor="text1"/>
        </w:rPr>
      </w:pPr>
      <w:r>
        <w:t>10.1.2. In which circumstances must records of processing be maintained?</w:t>
      </w:r>
    </w:p>
    <w:p w14:paraId="03F118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86C8A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44E20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1F7A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D6BB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1C5D0F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9D767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CEF109E" w14:textId="77777777" w:rsidR="2229AB24" w:rsidRDefault="2229AB24" w:rsidP="2229AB24">
      <w:pPr>
        <w:tabs>
          <w:tab w:val="left" w:pos="1794"/>
        </w:tabs>
        <w:rPr>
          <w:rFonts w:ascii="Aptos" w:eastAsia="Aptos" w:hAnsi="Aptos" w:cs="Aptos"/>
          <w:color w:val="000000" w:themeColor="text1"/>
        </w:rPr>
      </w:pPr>
    </w:p>
    <w:p w14:paraId="4A5D324C" w14:textId="77777777" w:rsidR="41A66100" w:rsidRDefault="41A66100" w:rsidP="2229AB24">
      <w:pPr>
        <w:tabs>
          <w:tab w:val="left" w:pos="1794"/>
        </w:tabs>
        <w:rPr>
          <w:rFonts w:ascii="Aptos" w:eastAsia="Aptos" w:hAnsi="Aptos" w:cs="Aptos"/>
          <w:color w:val="000000" w:themeColor="text1"/>
        </w:rPr>
      </w:pPr>
      <w:r>
        <w:t>10.1.3. What information must be included in records of processing activities?</w:t>
      </w:r>
    </w:p>
    <w:p w14:paraId="745F709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0351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F28A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7D4255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5DAB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1091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A88F7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B74CC0" w14:textId="77777777" w:rsidR="2229AB24" w:rsidRDefault="2229AB24" w:rsidP="2229AB24">
      <w:pPr>
        <w:tabs>
          <w:tab w:val="left" w:pos="1794"/>
        </w:tabs>
        <w:rPr>
          <w:rFonts w:ascii="Aptos" w:eastAsia="Aptos" w:hAnsi="Aptos" w:cs="Aptos"/>
          <w:color w:val="000000" w:themeColor="text1"/>
        </w:rPr>
      </w:pPr>
    </w:p>
    <w:p w14:paraId="710860AD" w14:textId="77777777" w:rsidR="2229AB24" w:rsidRDefault="2229AB24" w:rsidP="2229AB24">
      <w:pPr>
        <w:tabs>
          <w:tab w:val="left" w:pos="1794"/>
        </w:tabs>
        <w:rPr>
          <w:rFonts w:ascii="Aptos" w:eastAsia="Aptos" w:hAnsi="Aptos" w:cs="Aptos"/>
          <w:color w:val="000000" w:themeColor="text1"/>
        </w:rPr>
      </w:pPr>
    </w:p>
    <w:p w14:paraId="6971C1A9"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Privacy Impact Assessment</w:t>
      </w:r>
    </w:p>
    <w:p w14:paraId="4C1F5120" w14:textId="77777777" w:rsidR="2229AB24" w:rsidRDefault="2229AB24" w:rsidP="2229AB24">
      <w:pPr>
        <w:tabs>
          <w:tab w:val="left" w:pos="1794"/>
        </w:tabs>
        <w:rPr>
          <w:rFonts w:ascii="Aptos" w:eastAsia="Aptos" w:hAnsi="Aptos" w:cs="Aptos"/>
          <w:color w:val="000000" w:themeColor="text1"/>
        </w:rPr>
      </w:pPr>
    </w:p>
    <w:p w14:paraId="68782592" w14:textId="77777777" w:rsidR="41A66100" w:rsidRDefault="41A66100" w:rsidP="2229AB24">
      <w:pPr>
        <w:tabs>
          <w:tab w:val="left" w:pos="1794"/>
        </w:tabs>
        <w:rPr>
          <w:rFonts w:ascii="Aptos" w:eastAsia="Aptos" w:hAnsi="Aptos" w:cs="Aptos"/>
          <w:color w:val="000000" w:themeColor="text1"/>
        </w:rPr>
      </w:pPr>
      <w:r>
        <w:t>11.1. Privacy Impact Assessment requirements</w:t>
      </w:r>
    </w:p>
    <w:p w14:paraId="64462FEC" w14:textId="77777777" w:rsidR="2229AB24" w:rsidRDefault="2229AB24" w:rsidP="2229AB24">
      <w:pPr>
        <w:tabs>
          <w:tab w:val="left" w:pos="1794"/>
        </w:tabs>
        <w:rPr>
          <w:rFonts w:ascii="Aptos" w:eastAsia="Aptos" w:hAnsi="Aptos" w:cs="Aptos"/>
          <w:color w:val="000000" w:themeColor="text1"/>
        </w:rPr>
      </w:pPr>
    </w:p>
    <w:p w14:paraId="73A9616C" w14:textId="77777777" w:rsidR="41A66100" w:rsidRDefault="41A66100" w:rsidP="2229AB24">
      <w:pPr>
        <w:tabs>
          <w:tab w:val="left" w:pos="1794"/>
        </w:tabs>
        <w:rPr>
          <w:rFonts w:ascii="Aptos" w:eastAsia="Aptos" w:hAnsi="Aptos" w:cs="Aptos"/>
          <w:color w:val="000000" w:themeColor="text1"/>
        </w:rPr>
      </w:pPr>
      <w:r>
        <w:t>11.1.1. Is there a requirement to conduct a Privacy Impact Assessment? (Please also outline where there is a recommendation to conduct an assessment. If another approach is adopted within the jurisdiction, please note this)</w:t>
      </w:r>
    </w:p>
    <w:p w14:paraId="440B73A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52572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5FCA0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9F0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E5F9C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7AE5AC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E4C3B5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6DE41D6" w14:textId="77777777" w:rsidR="2229AB24" w:rsidRDefault="2229AB24" w:rsidP="2229AB24">
      <w:pPr>
        <w:tabs>
          <w:tab w:val="left" w:pos="1794"/>
        </w:tabs>
        <w:rPr>
          <w:rFonts w:ascii="Aptos" w:eastAsia="Aptos" w:hAnsi="Aptos" w:cs="Aptos"/>
          <w:color w:val="000000" w:themeColor="text1"/>
        </w:rPr>
      </w:pPr>
    </w:p>
    <w:p w14:paraId="7790A700" w14:textId="77777777" w:rsidR="41A66100" w:rsidRDefault="41A66100" w:rsidP="2229AB24">
      <w:pPr>
        <w:tabs>
          <w:tab w:val="left" w:pos="1794"/>
        </w:tabs>
        <w:rPr>
          <w:rFonts w:ascii="Aptos" w:eastAsia="Aptos" w:hAnsi="Aptos" w:cs="Aptos"/>
          <w:color w:val="000000" w:themeColor="text1"/>
        </w:rPr>
      </w:pPr>
      <w:r>
        <w:t>11.1.2. In which circumstances is the requirement to conduct a Privacy Impact Assessment triggered? (Please include any whitelist(s) or blacklist(s) released by the data protection authority)</w:t>
      </w:r>
    </w:p>
    <w:p w14:paraId="036399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C7D532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BA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4D9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BEEF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7AC7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4FD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43D3097" w14:textId="77777777" w:rsidR="2229AB24" w:rsidRDefault="2229AB24" w:rsidP="2229AB24">
      <w:pPr>
        <w:tabs>
          <w:tab w:val="left" w:pos="1794"/>
        </w:tabs>
        <w:rPr>
          <w:rFonts w:ascii="Aptos" w:eastAsia="Aptos" w:hAnsi="Aptos" w:cs="Aptos"/>
          <w:color w:val="000000" w:themeColor="text1"/>
        </w:rPr>
      </w:pPr>
    </w:p>
    <w:p w14:paraId="3A7DD33E" w14:textId="77777777" w:rsidR="41A66100" w:rsidRDefault="41A66100" w:rsidP="2229AB24">
      <w:pPr>
        <w:tabs>
          <w:tab w:val="left" w:pos="1794"/>
        </w:tabs>
        <w:rPr>
          <w:rFonts w:ascii="Aptos" w:eastAsia="Aptos" w:hAnsi="Aptos" w:cs="Aptos"/>
          <w:color w:val="000000" w:themeColor="text1"/>
        </w:rPr>
      </w:pPr>
      <w:r>
        <w:t>11.1.3. What information must be included in a Privacy Impact Assessment?</w:t>
      </w:r>
    </w:p>
    <w:p w14:paraId="081DC8D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2735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ADC4D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517F30" w14:paraId="19D33F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4005F3" w14:textId="77777777" w:rsidR="00517F30" w:rsidRDefault="00517F30" w:rsidP="00517F3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517F30" w14:paraId="050C711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2F6F04" w14:textId="77777777" w:rsidR="00517F30" w:rsidRDefault="00517F30" w:rsidP="00517F3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95AD5B2" w14:textId="77777777" w:rsidR="2229AB24" w:rsidRDefault="2229AB24" w:rsidP="2229AB24">
      <w:pPr>
        <w:tabs>
          <w:tab w:val="left" w:pos="1794"/>
        </w:tabs>
        <w:rPr>
          <w:rFonts w:ascii="Aptos" w:eastAsia="Aptos" w:hAnsi="Aptos" w:cs="Aptos"/>
          <w:color w:val="000000" w:themeColor="text1"/>
        </w:rPr>
      </w:pPr>
    </w:p>
    <w:p w14:paraId="3CC4E7CE" w14:textId="77777777" w:rsidR="2229AB24" w:rsidRDefault="2229AB24" w:rsidP="2229AB24">
      <w:pPr>
        <w:tabs>
          <w:tab w:val="left" w:pos="1794"/>
        </w:tabs>
        <w:rPr>
          <w:rFonts w:ascii="Aptos" w:eastAsia="Aptos" w:hAnsi="Aptos" w:cs="Aptos"/>
          <w:color w:val="000000" w:themeColor="text1"/>
        </w:rPr>
      </w:pPr>
    </w:p>
    <w:p w14:paraId="68FD9104" w14:textId="77777777" w:rsidR="41A66100" w:rsidRDefault="41A66100" w:rsidP="2229AB24">
      <w:pPr>
        <w:tabs>
          <w:tab w:val="left" w:pos="1794"/>
        </w:tabs>
        <w:rPr>
          <w:rFonts w:ascii="Aptos" w:eastAsia="Aptos" w:hAnsi="Aptos" w:cs="Aptos"/>
          <w:color w:val="000000" w:themeColor="text1"/>
        </w:rPr>
      </w:pPr>
      <w:r>
        <w:t>11.2. Prior consultation</w:t>
      </w:r>
    </w:p>
    <w:p w14:paraId="62B135B8" w14:textId="77777777" w:rsidR="2229AB24" w:rsidRDefault="2229AB24" w:rsidP="2229AB24">
      <w:pPr>
        <w:tabs>
          <w:tab w:val="left" w:pos="1794"/>
        </w:tabs>
        <w:rPr>
          <w:rFonts w:ascii="Aptos" w:eastAsia="Aptos" w:hAnsi="Aptos" w:cs="Aptos"/>
          <w:color w:val="000000" w:themeColor="text1"/>
        </w:rPr>
      </w:pPr>
    </w:p>
    <w:p w14:paraId="4366C9EE" w14:textId="77777777" w:rsidR="41A66100" w:rsidRDefault="41A66100" w:rsidP="2229AB24">
      <w:pPr>
        <w:tabs>
          <w:tab w:val="left" w:pos="1794"/>
        </w:tabs>
        <w:rPr>
          <w:rFonts w:ascii="Aptos" w:eastAsia="Aptos" w:hAnsi="Aptos" w:cs="Aptos"/>
          <w:color w:val="000000" w:themeColor="text1"/>
        </w:rPr>
      </w:pPr>
      <w:r>
        <w:t xml:space="preserve">11.2.1. Is consultation with the supervisory authority required? (Please also outline where there is a recommendation to consult) </w:t>
      </w:r>
    </w:p>
    <w:p w14:paraId="595D937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46AD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F00F0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CD765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84AB9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3B58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6FE8A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ACF1F0" w14:textId="77777777" w:rsidR="2229AB24" w:rsidRDefault="2229AB24" w:rsidP="2229AB24">
      <w:pPr>
        <w:tabs>
          <w:tab w:val="left" w:pos="1794"/>
        </w:tabs>
        <w:rPr>
          <w:rFonts w:ascii="Aptos" w:eastAsia="Aptos" w:hAnsi="Aptos" w:cs="Aptos"/>
          <w:color w:val="000000" w:themeColor="text1"/>
        </w:rPr>
      </w:pPr>
    </w:p>
    <w:p w14:paraId="07CA6586" w14:textId="77777777" w:rsidR="41A66100" w:rsidRDefault="41A66100" w:rsidP="2229AB24">
      <w:pPr>
        <w:tabs>
          <w:tab w:val="left" w:pos="1794"/>
        </w:tabs>
        <w:rPr>
          <w:rFonts w:ascii="Aptos" w:eastAsia="Aptos" w:hAnsi="Aptos" w:cs="Aptos"/>
          <w:color w:val="000000" w:themeColor="text1"/>
        </w:rPr>
      </w:pPr>
      <w:r>
        <w:t xml:space="preserve">11.2.2. In which circumstances is the requirement to consult triggered? </w:t>
      </w:r>
    </w:p>
    <w:p w14:paraId="7AA5774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96E4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DDE87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D150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BCB2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CCEA9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B3F6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48D5AF" w14:textId="77777777" w:rsidR="2229AB24" w:rsidRDefault="2229AB24" w:rsidP="2229AB24">
      <w:pPr>
        <w:tabs>
          <w:tab w:val="left" w:pos="1794"/>
        </w:tabs>
        <w:rPr>
          <w:rFonts w:ascii="Aptos" w:eastAsia="Aptos" w:hAnsi="Aptos" w:cs="Aptos"/>
          <w:color w:val="000000" w:themeColor="text1"/>
        </w:rPr>
      </w:pPr>
    </w:p>
    <w:p w14:paraId="683A7A08" w14:textId="77777777" w:rsidR="41A66100" w:rsidRDefault="41A66100" w:rsidP="2229AB24">
      <w:pPr>
        <w:tabs>
          <w:tab w:val="left" w:pos="1794"/>
        </w:tabs>
        <w:rPr>
          <w:rFonts w:ascii="Aptos" w:eastAsia="Aptos" w:hAnsi="Aptos" w:cs="Aptos"/>
          <w:color w:val="000000" w:themeColor="text1"/>
        </w:rPr>
      </w:pPr>
      <w:r>
        <w:t>11.2.3. What information needs to be provided to the supervisory authority?</w:t>
      </w:r>
    </w:p>
    <w:p w14:paraId="26686E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431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633B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CCED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F92D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AE541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15E5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11F7C7" w14:textId="77777777" w:rsidR="2229AB24" w:rsidRDefault="2229AB24" w:rsidP="2229AB24">
      <w:pPr>
        <w:tabs>
          <w:tab w:val="left" w:pos="1794"/>
        </w:tabs>
        <w:rPr>
          <w:rFonts w:ascii="Aptos" w:eastAsia="Aptos" w:hAnsi="Aptos" w:cs="Aptos"/>
          <w:color w:val="000000" w:themeColor="text1"/>
        </w:rPr>
      </w:pPr>
    </w:p>
    <w:p w14:paraId="045B506F" w14:textId="77777777" w:rsidR="2229AB24" w:rsidRDefault="2229AB24" w:rsidP="2229AB24">
      <w:pPr>
        <w:tabs>
          <w:tab w:val="left" w:pos="1794"/>
        </w:tabs>
        <w:rPr>
          <w:rFonts w:ascii="Aptos" w:eastAsia="Aptos" w:hAnsi="Aptos" w:cs="Aptos"/>
          <w:color w:val="000000" w:themeColor="text1"/>
        </w:rPr>
      </w:pPr>
    </w:p>
    <w:p w14:paraId="3E295C3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transfers</w:t>
      </w:r>
    </w:p>
    <w:p w14:paraId="53C34BB3" w14:textId="77777777" w:rsidR="2229AB24" w:rsidRDefault="2229AB24" w:rsidP="2229AB24">
      <w:pPr>
        <w:tabs>
          <w:tab w:val="left" w:pos="1794"/>
        </w:tabs>
        <w:rPr>
          <w:rFonts w:ascii="Aptos" w:eastAsia="Aptos" w:hAnsi="Aptos" w:cs="Aptos"/>
          <w:color w:val="000000" w:themeColor="text1"/>
        </w:rPr>
      </w:pPr>
    </w:p>
    <w:p w14:paraId="063BE1D4" w14:textId="77777777" w:rsidR="41A66100" w:rsidRDefault="41A66100" w:rsidP="2229AB24">
      <w:pPr>
        <w:tabs>
          <w:tab w:val="left" w:pos="1794"/>
        </w:tabs>
        <w:rPr>
          <w:rFonts w:ascii="Aptos" w:eastAsia="Aptos" w:hAnsi="Aptos" w:cs="Aptos"/>
          <w:color w:val="000000" w:themeColor="text1"/>
        </w:rPr>
      </w:pPr>
      <w:r>
        <w:t xml:space="preserve">12.1. Sharing of personal data </w:t>
      </w:r>
    </w:p>
    <w:p w14:paraId="425346A6" w14:textId="77777777" w:rsidR="2229AB24" w:rsidRDefault="2229AB24" w:rsidP="2229AB24">
      <w:pPr>
        <w:tabs>
          <w:tab w:val="left" w:pos="1794"/>
        </w:tabs>
        <w:rPr>
          <w:rFonts w:ascii="Aptos" w:eastAsia="Aptos" w:hAnsi="Aptos" w:cs="Aptos"/>
          <w:color w:val="000000" w:themeColor="text1"/>
        </w:rPr>
      </w:pPr>
    </w:p>
    <w:p w14:paraId="0FCA36D5" w14:textId="77777777" w:rsidR="41A66100" w:rsidRDefault="41A66100" w:rsidP="2229AB24">
      <w:pPr>
        <w:tabs>
          <w:tab w:val="left" w:pos="1794"/>
        </w:tabs>
        <w:rPr>
          <w:rFonts w:ascii="Aptos" w:eastAsia="Aptos" w:hAnsi="Aptos" w:cs="Aptos"/>
          <w:color w:val="000000" w:themeColor="text1"/>
        </w:rPr>
      </w:pPr>
      <w:r>
        <w:t xml:space="preserve">12.1.1. Are there any restrictions on data sharing? </w:t>
      </w:r>
    </w:p>
    <w:p w14:paraId="5BA64BC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CADC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B5757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DB292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F850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FB00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9CE62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94C9EC8" w14:textId="77777777" w:rsidR="2229AB24" w:rsidRDefault="2229AB24" w:rsidP="2229AB24">
      <w:pPr>
        <w:tabs>
          <w:tab w:val="left" w:pos="1794"/>
        </w:tabs>
        <w:rPr>
          <w:rFonts w:ascii="Aptos" w:eastAsia="Aptos" w:hAnsi="Aptos" w:cs="Aptos"/>
          <w:color w:val="000000" w:themeColor="text1"/>
        </w:rPr>
      </w:pPr>
    </w:p>
    <w:p w14:paraId="2B742D2F" w14:textId="77777777" w:rsidR="41A66100" w:rsidRDefault="41A66100" w:rsidP="2229AB24">
      <w:pPr>
        <w:tabs>
          <w:tab w:val="left" w:pos="1794"/>
        </w:tabs>
        <w:rPr>
          <w:rFonts w:ascii="Aptos" w:eastAsia="Aptos" w:hAnsi="Aptos" w:cs="Aptos"/>
          <w:color w:val="000000" w:themeColor="text1"/>
        </w:rPr>
      </w:pPr>
      <w:r>
        <w:t>12.1.2. If yes, when is it permissible to share personal data with third parties?</w:t>
      </w:r>
    </w:p>
    <w:p w14:paraId="22F6255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B727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3361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4E8E" w14:paraId="18290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720FB4" w14:textId="77777777" w:rsidR="00674E8E" w:rsidRDefault="00674E8E" w:rsidP="00674E8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4E8E" w14:paraId="360D84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28E8D2" w14:textId="77777777" w:rsidR="00674E8E" w:rsidRDefault="00674E8E" w:rsidP="00674E8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90A3AB" w14:textId="77777777" w:rsidR="2229AB24" w:rsidRDefault="2229AB24" w:rsidP="2229AB24">
      <w:pPr>
        <w:tabs>
          <w:tab w:val="left" w:pos="1794"/>
        </w:tabs>
        <w:rPr>
          <w:rFonts w:ascii="Aptos" w:eastAsia="Aptos" w:hAnsi="Aptos" w:cs="Aptos"/>
          <w:color w:val="000000" w:themeColor="text1"/>
        </w:rPr>
      </w:pPr>
    </w:p>
    <w:p w14:paraId="2AE3BE00" w14:textId="77777777" w:rsidR="2229AB24" w:rsidRDefault="2229AB24" w:rsidP="2229AB24">
      <w:pPr>
        <w:tabs>
          <w:tab w:val="left" w:pos="1794"/>
        </w:tabs>
        <w:rPr>
          <w:rFonts w:ascii="Aptos" w:eastAsia="Aptos" w:hAnsi="Aptos" w:cs="Aptos"/>
          <w:color w:val="000000" w:themeColor="text1"/>
        </w:rPr>
      </w:pPr>
    </w:p>
    <w:p w14:paraId="7DFCC888" w14:textId="77777777" w:rsidR="41A66100" w:rsidRDefault="41A66100" w:rsidP="2229AB24">
      <w:pPr>
        <w:tabs>
          <w:tab w:val="left" w:pos="1794"/>
        </w:tabs>
        <w:rPr>
          <w:rFonts w:ascii="Aptos" w:eastAsia="Aptos" w:hAnsi="Aptos" w:cs="Aptos"/>
          <w:color w:val="000000" w:themeColor="text1"/>
        </w:rPr>
      </w:pPr>
      <w:r>
        <w:t xml:space="preserve">12.2. Sale of personal data </w:t>
      </w:r>
    </w:p>
    <w:p w14:paraId="65A614FF" w14:textId="77777777" w:rsidR="2229AB24" w:rsidRDefault="2229AB24" w:rsidP="2229AB24">
      <w:pPr>
        <w:tabs>
          <w:tab w:val="left" w:pos="1794"/>
        </w:tabs>
        <w:rPr>
          <w:rFonts w:ascii="Aptos" w:eastAsia="Aptos" w:hAnsi="Aptos" w:cs="Aptos"/>
          <w:color w:val="000000" w:themeColor="text1"/>
        </w:rPr>
      </w:pPr>
    </w:p>
    <w:p w14:paraId="2F8063C3" w14:textId="77777777" w:rsidR="41A66100" w:rsidRDefault="41A66100" w:rsidP="2229AB24">
      <w:pPr>
        <w:tabs>
          <w:tab w:val="left" w:pos="1794"/>
        </w:tabs>
        <w:rPr>
          <w:rFonts w:ascii="Aptos" w:eastAsia="Aptos" w:hAnsi="Aptos" w:cs="Aptos"/>
          <w:color w:val="000000" w:themeColor="text1"/>
        </w:rPr>
      </w:pPr>
      <w:r>
        <w:t xml:space="preserve">12.2.1. Are there any restrictions on the sale of personal data? </w:t>
      </w:r>
    </w:p>
    <w:p w14:paraId="6B80039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E84DB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1754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7A765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E37CC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E059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DE36D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FC80960" w14:textId="77777777" w:rsidR="2229AB24" w:rsidRDefault="2229AB24" w:rsidP="2229AB24">
      <w:pPr>
        <w:tabs>
          <w:tab w:val="left" w:pos="1794"/>
        </w:tabs>
        <w:rPr>
          <w:rFonts w:ascii="Aptos" w:eastAsia="Aptos" w:hAnsi="Aptos" w:cs="Aptos"/>
          <w:color w:val="000000" w:themeColor="text1"/>
        </w:rPr>
      </w:pPr>
    </w:p>
    <w:p w14:paraId="481C7F2B" w14:textId="77777777" w:rsidR="41A66100" w:rsidRDefault="41A66100" w:rsidP="2229AB24">
      <w:pPr>
        <w:tabs>
          <w:tab w:val="left" w:pos="1794"/>
        </w:tabs>
        <w:rPr>
          <w:rFonts w:ascii="Aptos" w:eastAsia="Aptos" w:hAnsi="Aptos" w:cs="Aptos"/>
          <w:color w:val="000000" w:themeColor="text1"/>
        </w:rPr>
      </w:pPr>
      <w:r>
        <w:t>12.2.2. If yes, when is it permissible to sell personal data?</w:t>
      </w:r>
    </w:p>
    <w:p w14:paraId="08475F8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0CE3B8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29704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2B9530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8C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4B61B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B33B6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6EF6B04" w14:textId="77777777" w:rsidR="2229AB24" w:rsidRDefault="2229AB24" w:rsidP="2229AB24">
      <w:pPr>
        <w:tabs>
          <w:tab w:val="left" w:pos="1794"/>
        </w:tabs>
        <w:rPr>
          <w:rFonts w:ascii="Aptos" w:eastAsia="Aptos" w:hAnsi="Aptos" w:cs="Aptos"/>
          <w:color w:val="000000" w:themeColor="text1"/>
        </w:rPr>
      </w:pPr>
    </w:p>
    <w:p w14:paraId="29E93645" w14:textId="77777777" w:rsidR="2229AB24" w:rsidRDefault="2229AB24" w:rsidP="2229AB24">
      <w:pPr>
        <w:tabs>
          <w:tab w:val="left" w:pos="1794"/>
        </w:tabs>
        <w:rPr>
          <w:rFonts w:ascii="Aptos" w:eastAsia="Aptos" w:hAnsi="Aptos" w:cs="Aptos"/>
          <w:color w:val="000000" w:themeColor="text1"/>
        </w:rPr>
      </w:pPr>
    </w:p>
    <w:p w14:paraId="72D3C948" w14:textId="77777777" w:rsidR="41A66100" w:rsidRDefault="41A66100" w:rsidP="2229AB24">
      <w:pPr>
        <w:tabs>
          <w:tab w:val="left" w:pos="1794"/>
        </w:tabs>
        <w:rPr>
          <w:rFonts w:ascii="Aptos" w:eastAsia="Aptos" w:hAnsi="Aptos" w:cs="Aptos"/>
          <w:color w:val="000000" w:themeColor="text1"/>
        </w:rPr>
      </w:pPr>
      <w:r>
        <w:t>12.3. Cross-border transfers</w:t>
      </w:r>
    </w:p>
    <w:p w14:paraId="41DDD5A7" w14:textId="77777777" w:rsidR="2229AB24" w:rsidRDefault="2229AB24" w:rsidP="2229AB24">
      <w:pPr>
        <w:tabs>
          <w:tab w:val="left" w:pos="1794"/>
        </w:tabs>
        <w:rPr>
          <w:rFonts w:ascii="Aptos" w:eastAsia="Aptos" w:hAnsi="Aptos" w:cs="Aptos"/>
          <w:color w:val="000000" w:themeColor="text1"/>
        </w:rPr>
      </w:pPr>
    </w:p>
    <w:p w14:paraId="765A434D" w14:textId="77777777" w:rsidR="41A66100" w:rsidRDefault="41A66100" w:rsidP="2229AB24">
      <w:pPr>
        <w:tabs>
          <w:tab w:val="left" w:pos="1794"/>
        </w:tabs>
        <w:rPr>
          <w:rFonts w:ascii="Aptos" w:eastAsia="Aptos" w:hAnsi="Aptos" w:cs="Aptos"/>
          <w:color w:val="000000" w:themeColor="text1"/>
        </w:rPr>
      </w:pPr>
      <w:r>
        <w:t xml:space="preserve">12.3.1. Are there any restrictions on the cross-border transfer of personal data? </w:t>
      </w:r>
    </w:p>
    <w:p w14:paraId="7FD4E6C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42FC5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A6E3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D743E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762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FA05F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8AF5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88EF81" w14:textId="77777777" w:rsidR="2229AB24" w:rsidRDefault="2229AB24" w:rsidP="2229AB24">
      <w:pPr>
        <w:tabs>
          <w:tab w:val="left" w:pos="1794"/>
        </w:tabs>
        <w:rPr>
          <w:rFonts w:ascii="Aptos" w:eastAsia="Aptos" w:hAnsi="Aptos" w:cs="Aptos"/>
          <w:color w:val="000000" w:themeColor="text1"/>
        </w:rPr>
      </w:pPr>
    </w:p>
    <w:p w14:paraId="1E58F724" w14:textId="77777777" w:rsidR="41A66100" w:rsidRDefault="41A66100" w:rsidP="2229AB24">
      <w:pPr>
        <w:tabs>
          <w:tab w:val="left" w:pos="1794"/>
        </w:tabs>
        <w:rPr>
          <w:rFonts w:ascii="Aptos" w:eastAsia="Aptos" w:hAnsi="Aptos" w:cs="Aptos"/>
          <w:color w:val="000000" w:themeColor="text1"/>
        </w:rPr>
      </w:pPr>
      <w:r>
        <w:t xml:space="preserve">12.3.2. Is there a requirement to have a transfer mechanism in place for the cross-border transfer of personal data? (Iif no, please highlight the approach within the jurisdictions e.g., the taking of reasonable step, appropriate notice) </w:t>
      </w:r>
    </w:p>
    <w:p w14:paraId="560DDA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977F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7C749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B464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0ABEC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71C5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8318E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C1492A" w14:textId="77777777" w:rsidR="2229AB24" w:rsidRDefault="2229AB24" w:rsidP="2229AB24">
      <w:pPr>
        <w:tabs>
          <w:tab w:val="left" w:pos="1794"/>
        </w:tabs>
        <w:rPr>
          <w:rFonts w:ascii="Aptos" w:eastAsia="Aptos" w:hAnsi="Aptos" w:cs="Aptos"/>
          <w:color w:val="000000" w:themeColor="text1"/>
        </w:rPr>
      </w:pPr>
    </w:p>
    <w:p w14:paraId="1420B6D6" w14:textId="77777777" w:rsidR="41A66100" w:rsidRDefault="41A66100" w:rsidP="2229AB24">
      <w:pPr>
        <w:tabs>
          <w:tab w:val="left" w:pos="1794"/>
        </w:tabs>
        <w:rPr>
          <w:rFonts w:ascii="Aptos" w:eastAsia="Aptos" w:hAnsi="Aptos" w:cs="Aptos"/>
          <w:color w:val="000000" w:themeColor="text1"/>
        </w:rPr>
      </w:pPr>
      <w:r>
        <w:t>12.3.3. Which transfer mechanisms are available?</w:t>
      </w:r>
    </w:p>
    <w:p w14:paraId="4612FCC5"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DE40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77E0E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B04AD6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6A38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572C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7C6F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EFF7DAA" w14:textId="77777777" w:rsidR="2229AB24" w:rsidRDefault="2229AB24" w:rsidP="2229AB24">
      <w:pPr>
        <w:tabs>
          <w:tab w:val="left" w:pos="1794"/>
        </w:tabs>
        <w:rPr>
          <w:rFonts w:ascii="Aptos" w:eastAsia="Aptos" w:hAnsi="Aptos" w:cs="Aptos"/>
          <w:color w:val="000000" w:themeColor="text1"/>
        </w:rPr>
      </w:pPr>
    </w:p>
    <w:p w14:paraId="4A849DBA" w14:textId="77777777" w:rsidR="41A66100" w:rsidRDefault="41A66100" w:rsidP="2229AB24">
      <w:pPr>
        <w:tabs>
          <w:tab w:val="left" w:pos="1794"/>
        </w:tabs>
        <w:rPr>
          <w:rFonts w:ascii="Aptos" w:eastAsia="Aptos" w:hAnsi="Aptos" w:cs="Aptos"/>
          <w:color w:val="000000" w:themeColor="text1"/>
        </w:rPr>
      </w:pPr>
      <w:r>
        <w:t>12.3.4. Does the law(s) provide for exceptions to the restrictions on cross-border transfers?</w:t>
      </w:r>
    </w:p>
    <w:p w14:paraId="5CA3C08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593A9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1E2B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D52506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293D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C9330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9E277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5BEF173" w14:textId="77777777" w:rsidR="2229AB24" w:rsidRDefault="2229AB24" w:rsidP="2229AB24">
      <w:pPr>
        <w:tabs>
          <w:tab w:val="left" w:pos="1794"/>
        </w:tabs>
        <w:rPr>
          <w:rFonts w:ascii="Aptos" w:eastAsia="Aptos" w:hAnsi="Aptos" w:cs="Aptos"/>
          <w:color w:val="000000" w:themeColor="text1"/>
        </w:rPr>
      </w:pPr>
    </w:p>
    <w:p w14:paraId="3941C71B" w14:textId="77777777" w:rsidR="2229AB24" w:rsidRDefault="2229AB24" w:rsidP="2229AB24">
      <w:pPr>
        <w:tabs>
          <w:tab w:val="left" w:pos="1794"/>
        </w:tabs>
        <w:rPr>
          <w:rFonts w:ascii="Aptos" w:eastAsia="Aptos" w:hAnsi="Aptos" w:cs="Aptos"/>
          <w:color w:val="000000" w:themeColor="text1"/>
        </w:rPr>
      </w:pPr>
    </w:p>
    <w:p w14:paraId="2B803A3D" w14:textId="77777777" w:rsidR="41A66100" w:rsidRDefault="41A66100" w:rsidP="2229AB24">
      <w:pPr>
        <w:tabs>
          <w:tab w:val="left" w:pos="1794"/>
        </w:tabs>
        <w:rPr>
          <w:rFonts w:ascii="Aptos" w:eastAsia="Aptos" w:hAnsi="Aptos" w:cs="Aptos"/>
          <w:color w:val="000000" w:themeColor="text1"/>
        </w:rPr>
      </w:pPr>
      <w:r>
        <w:t>12.4. Data localization/residency</w:t>
      </w:r>
    </w:p>
    <w:p w14:paraId="7147116C" w14:textId="77777777" w:rsidR="2229AB24" w:rsidRDefault="2229AB24" w:rsidP="2229AB24">
      <w:pPr>
        <w:tabs>
          <w:tab w:val="left" w:pos="1794"/>
        </w:tabs>
        <w:rPr>
          <w:rFonts w:ascii="Aptos" w:eastAsia="Aptos" w:hAnsi="Aptos" w:cs="Aptos"/>
          <w:color w:val="000000" w:themeColor="text1"/>
        </w:rPr>
      </w:pPr>
    </w:p>
    <w:p w14:paraId="4E743F37" w14:textId="77777777" w:rsidR="41A66100" w:rsidRDefault="41A66100" w:rsidP="2229AB24">
      <w:pPr>
        <w:tabs>
          <w:tab w:val="left" w:pos="1794"/>
        </w:tabs>
        <w:rPr>
          <w:rFonts w:ascii="Aptos" w:eastAsia="Aptos" w:hAnsi="Aptos" w:cs="Aptos"/>
          <w:color w:val="000000" w:themeColor="text1"/>
        </w:rPr>
      </w:pPr>
      <w:r>
        <w:t xml:space="preserve">12.4.1. Does the law(s) restrict the storage of personal data in a third country? (Please focus on general requirements rather than sectoral requirements) </w:t>
      </w:r>
    </w:p>
    <w:p w14:paraId="5CA9F8D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EC90C8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BD5F5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E81F3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F1926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A9EC9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54B5D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99FB41" w14:textId="77777777" w:rsidR="2229AB24" w:rsidRDefault="2229AB24" w:rsidP="2229AB24">
      <w:pPr>
        <w:tabs>
          <w:tab w:val="left" w:pos="1794"/>
        </w:tabs>
        <w:rPr>
          <w:rFonts w:ascii="Aptos" w:eastAsia="Aptos" w:hAnsi="Aptos" w:cs="Aptos"/>
          <w:color w:val="000000" w:themeColor="text1"/>
        </w:rPr>
      </w:pPr>
    </w:p>
    <w:p w14:paraId="6648AFE6" w14:textId="77777777" w:rsidR="41A66100" w:rsidRDefault="41A66100" w:rsidP="2229AB24">
      <w:pPr>
        <w:tabs>
          <w:tab w:val="left" w:pos="1794"/>
        </w:tabs>
        <w:rPr>
          <w:rFonts w:ascii="Aptos" w:eastAsia="Aptos" w:hAnsi="Aptos" w:cs="Aptos"/>
          <w:color w:val="000000" w:themeColor="text1"/>
        </w:rPr>
      </w:pPr>
      <w:r>
        <w:t>12.4.2. Are there any exemptions to this rule? (e.g., copy can be transferred abroad)</w:t>
      </w:r>
    </w:p>
    <w:p w14:paraId="0D90E8B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F9C5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3D80D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FB7EF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14338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5D2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5B423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77019F" w14:textId="77777777" w:rsidR="2229AB24" w:rsidRDefault="2229AB24" w:rsidP="2229AB24">
      <w:pPr>
        <w:tabs>
          <w:tab w:val="left" w:pos="1794"/>
        </w:tabs>
        <w:rPr>
          <w:rFonts w:ascii="Aptos" w:eastAsia="Aptos" w:hAnsi="Aptos" w:cs="Aptos"/>
          <w:color w:val="000000" w:themeColor="text1"/>
        </w:rPr>
      </w:pPr>
    </w:p>
    <w:p w14:paraId="3E85F15A" w14:textId="77777777" w:rsidR="2229AB24" w:rsidRDefault="2229AB24" w:rsidP="2229AB24">
      <w:pPr>
        <w:tabs>
          <w:tab w:val="left" w:pos="1794"/>
        </w:tabs>
        <w:rPr>
          <w:rFonts w:ascii="Aptos" w:eastAsia="Aptos" w:hAnsi="Aptos" w:cs="Aptos"/>
          <w:color w:val="000000" w:themeColor="text1"/>
        </w:rPr>
      </w:pPr>
    </w:p>
    <w:p w14:paraId="3388D333"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Security</w:t>
      </w:r>
    </w:p>
    <w:p w14:paraId="231B2CA3" w14:textId="77777777" w:rsidR="2229AB24" w:rsidRDefault="2229AB24" w:rsidP="2229AB24">
      <w:pPr>
        <w:tabs>
          <w:tab w:val="left" w:pos="1794"/>
        </w:tabs>
        <w:rPr>
          <w:rFonts w:ascii="Aptos" w:eastAsia="Aptos" w:hAnsi="Aptos" w:cs="Aptos"/>
          <w:color w:val="000000" w:themeColor="text1"/>
        </w:rPr>
      </w:pPr>
    </w:p>
    <w:p w14:paraId="648C2C46" w14:textId="77777777" w:rsidR="41A66100" w:rsidRDefault="41A66100" w:rsidP="2229AB24">
      <w:pPr>
        <w:tabs>
          <w:tab w:val="left" w:pos="1794"/>
        </w:tabs>
        <w:rPr>
          <w:rFonts w:ascii="Aptos" w:eastAsia="Aptos" w:hAnsi="Aptos" w:cs="Aptos"/>
          <w:color w:val="000000" w:themeColor="text1"/>
        </w:rPr>
      </w:pPr>
      <w:r>
        <w:t>13.1. Data security measures</w:t>
      </w:r>
    </w:p>
    <w:p w14:paraId="708B6912" w14:textId="77777777" w:rsidR="2229AB24" w:rsidRDefault="2229AB24" w:rsidP="2229AB24">
      <w:pPr>
        <w:tabs>
          <w:tab w:val="left" w:pos="1794"/>
        </w:tabs>
        <w:rPr>
          <w:rFonts w:ascii="Aptos" w:eastAsia="Aptos" w:hAnsi="Aptos" w:cs="Aptos"/>
          <w:color w:val="000000" w:themeColor="text1"/>
        </w:rPr>
      </w:pPr>
    </w:p>
    <w:p w14:paraId="2F4ACA1B" w14:textId="77777777" w:rsidR="41A66100" w:rsidRDefault="41A66100" w:rsidP="2229AB24">
      <w:pPr>
        <w:tabs>
          <w:tab w:val="left" w:pos="1794"/>
        </w:tabs>
        <w:rPr>
          <w:rFonts w:ascii="Aptos" w:eastAsia="Aptos" w:hAnsi="Aptos" w:cs="Aptos"/>
          <w:color w:val="000000" w:themeColor="text1"/>
        </w:rPr>
      </w:pPr>
      <w:r>
        <w:t xml:space="preserve">13.1.1. Does the law(s) require the implementation of data security measures? (If yes, please list them and include any example measures provided in law or guidance) </w:t>
      </w:r>
    </w:p>
    <w:p w14:paraId="63383D4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EF15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94CED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1E3A2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295E2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5E674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D7E80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8ACF212" w14:textId="77777777" w:rsidR="2229AB24" w:rsidRDefault="2229AB24" w:rsidP="2229AB24">
      <w:pPr>
        <w:tabs>
          <w:tab w:val="left" w:pos="1794"/>
        </w:tabs>
        <w:rPr>
          <w:rFonts w:ascii="Aptos" w:eastAsia="Aptos" w:hAnsi="Aptos" w:cs="Aptos"/>
          <w:color w:val="000000" w:themeColor="text1"/>
        </w:rPr>
      </w:pPr>
    </w:p>
    <w:p w14:paraId="7DCF904D" w14:textId="77777777" w:rsidR="41A66100" w:rsidRDefault="41A66100" w:rsidP="2229AB24">
      <w:pPr>
        <w:tabs>
          <w:tab w:val="left" w:pos="1794"/>
        </w:tabs>
        <w:rPr>
          <w:rFonts w:ascii="Aptos" w:eastAsia="Aptos" w:hAnsi="Aptos" w:cs="Aptos"/>
          <w:color w:val="000000" w:themeColor="text1"/>
        </w:rPr>
      </w:pPr>
      <w:r>
        <w:t>13.1.2. When are such measures required?</w:t>
      </w:r>
    </w:p>
    <w:p w14:paraId="1EDFCC2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95810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A83A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346E" w14:paraId="4C72F3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803683" w14:textId="77777777" w:rsidR="0067346E" w:rsidRDefault="0067346E" w:rsidP="0067346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346E" w14:paraId="487D7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F9F5AD" w14:textId="77777777" w:rsidR="0067346E" w:rsidRDefault="0067346E" w:rsidP="0067346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DA1A2C" w14:textId="77777777" w:rsidR="2229AB24" w:rsidRDefault="2229AB24" w:rsidP="2229AB24">
      <w:pPr>
        <w:tabs>
          <w:tab w:val="left" w:pos="1794"/>
        </w:tabs>
        <w:rPr>
          <w:rFonts w:ascii="Aptos" w:eastAsia="Aptos" w:hAnsi="Aptos" w:cs="Aptos"/>
          <w:color w:val="000000" w:themeColor="text1"/>
        </w:rPr>
      </w:pPr>
    </w:p>
    <w:p w14:paraId="1A2AD358" w14:textId="77777777" w:rsidR="2229AB24" w:rsidRDefault="2229AB24" w:rsidP="2229AB24">
      <w:pPr>
        <w:tabs>
          <w:tab w:val="left" w:pos="1794"/>
        </w:tabs>
        <w:rPr>
          <w:rFonts w:ascii="Aptos" w:eastAsia="Aptos" w:hAnsi="Aptos" w:cs="Aptos"/>
          <w:color w:val="000000" w:themeColor="text1"/>
        </w:rPr>
      </w:pPr>
    </w:p>
    <w:p w14:paraId="77FA83C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Vendor privacy management</w:t>
      </w:r>
    </w:p>
    <w:p w14:paraId="609E3498" w14:textId="77777777" w:rsidR="2229AB24" w:rsidRDefault="2229AB24" w:rsidP="2229AB24">
      <w:pPr>
        <w:tabs>
          <w:tab w:val="left" w:pos="1794"/>
        </w:tabs>
        <w:rPr>
          <w:rFonts w:ascii="Aptos" w:eastAsia="Aptos" w:hAnsi="Aptos" w:cs="Aptos"/>
          <w:color w:val="000000" w:themeColor="text1"/>
        </w:rPr>
      </w:pPr>
    </w:p>
    <w:p w14:paraId="30549A30" w14:textId="77777777" w:rsidR="41A66100" w:rsidRDefault="41A66100" w:rsidP="2229AB24">
      <w:pPr>
        <w:tabs>
          <w:tab w:val="left" w:pos="1794"/>
        </w:tabs>
        <w:rPr>
          <w:rFonts w:ascii="Aptos" w:eastAsia="Aptos" w:hAnsi="Aptos" w:cs="Aptos"/>
          <w:color w:val="000000" w:themeColor="text1"/>
        </w:rPr>
      </w:pPr>
      <w:r>
        <w:t>14.1. Eligibility</w:t>
      </w:r>
    </w:p>
    <w:p w14:paraId="38ABFDA7" w14:textId="77777777" w:rsidR="2229AB24" w:rsidRDefault="2229AB24" w:rsidP="2229AB24">
      <w:pPr>
        <w:tabs>
          <w:tab w:val="left" w:pos="1794"/>
        </w:tabs>
        <w:rPr>
          <w:rFonts w:ascii="Aptos" w:eastAsia="Aptos" w:hAnsi="Aptos" w:cs="Aptos"/>
          <w:color w:val="000000" w:themeColor="text1"/>
        </w:rPr>
      </w:pPr>
    </w:p>
    <w:p w14:paraId="392EBDD2" w14:textId="77777777" w:rsidR="41A66100" w:rsidRDefault="41A66100" w:rsidP="2229AB24">
      <w:pPr>
        <w:tabs>
          <w:tab w:val="left" w:pos="1794"/>
        </w:tabs>
        <w:rPr>
          <w:rFonts w:ascii="Aptos" w:eastAsia="Aptos" w:hAnsi="Aptos" w:cs="Aptos"/>
          <w:color w:val="000000" w:themeColor="text1"/>
        </w:rPr>
      </w:pPr>
      <w:r>
        <w:t>14.1.1. Does the law(s) impose restrictions on vendor selection? (e.g., able to implement technical measures)</w:t>
      </w:r>
    </w:p>
    <w:p w14:paraId="5134E61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D6E2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6B36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506873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B334F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A001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1326B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0F9EBA6" w14:textId="77777777" w:rsidR="2229AB24" w:rsidRDefault="2229AB24" w:rsidP="2229AB24">
      <w:pPr>
        <w:tabs>
          <w:tab w:val="left" w:pos="1794"/>
        </w:tabs>
        <w:rPr>
          <w:rFonts w:ascii="Aptos" w:eastAsia="Aptos" w:hAnsi="Aptos" w:cs="Aptos"/>
          <w:color w:val="000000" w:themeColor="text1"/>
        </w:rPr>
      </w:pPr>
    </w:p>
    <w:p w14:paraId="2ED1FFF8" w14:textId="77777777" w:rsidR="2229AB24" w:rsidRDefault="2229AB24" w:rsidP="2229AB24">
      <w:pPr>
        <w:tabs>
          <w:tab w:val="left" w:pos="1794"/>
        </w:tabs>
        <w:rPr>
          <w:rFonts w:ascii="Aptos" w:eastAsia="Aptos" w:hAnsi="Aptos" w:cs="Aptos"/>
          <w:color w:val="000000" w:themeColor="text1"/>
        </w:rPr>
      </w:pPr>
    </w:p>
    <w:p w14:paraId="49559D91" w14:textId="77777777" w:rsidR="41A66100" w:rsidRDefault="41A66100" w:rsidP="2229AB24">
      <w:pPr>
        <w:tabs>
          <w:tab w:val="left" w:pos="1794"/>
        </w:tabs>
        <w:rPr>
          <w:rFonts w:ascii="Aptos" w:eastAsia="Aptos" w:hAnsi="Aptos" w:cs="Aptos"/>
          <w:color w:val="000000" w:themeColor="text1"/>
        </w:rPr>
      </w:pPr>
      <w:r>
        <w:t xml:space="preserve">14.2. Contracts </w:t>
      </w:r>
    </w:p>
    <w:p w14:paraId="748AA0A9" w14:textId="77777777" w:rsidR="2229AB24" w:rsidRDefault="2229AB24" w:rsidP="2229AB24">
      <w:pPr>
        <w:tabs>
          <w:tab w:val="left" w:pos="1794"/>
        </w:tabs>
        <w:rPr>
          <w:rFonts w:ascii="Aptos" w:eastAsia="Aptos" w:hAnsi="Aptos" w:cs="Aptos"/>
          <w:color w:val="000000" w:themeColor="text1"/>
        </w:rPr>
      </w:pPr>
    </w:p>
    <w:p w14:paraId="05425D32" w14:textId="77777777" w:rsidR="41A66100" w:rsidRDefault="41A66100" w:rsidP="2229AB24">
      <w:pPr>
        <w:tabs>
          <w:tab w:val="left" w:pos="1794"/>
        </w:tabs>
        <w:rPr>
          <w:rFonts w:ascii="Aptos" w:eastAsia="Aptos" w:hAnsi="Aptos" w:cs="Aptos"/>
          <w:color w:val="000000" w:themeColor="text1"/>
        </w:rPr>
      </w:pPr>
      <w:r>
        <w:t>14.2.1. Is there a requirement to have a data processing agreement in place with vendors? (If no, please outline the approach within the jurisdiction)</w:t>
      </w:r>
    </w:p>
    <w:p w14:paraId="5DFE0CE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DBB25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297B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DD3B90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56109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7D2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6EC9F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104CF6" w14:textId="77777777" w:rsidR="2229AB24" w:rsidRDefault="2229AB24" w:rsidP="2229AB24">
      <w:pPr>
        <w:tabs>
          <w:tab w:val="left" w:pos="1794"/>
        </w:tabs>
        <w:rPr>
          <w:rFonts w:ascii="Aptos" w:eastAsia="Aptos" w:hAnsi="Aptos" w:cs="Aptos"/>
          <w:color w:val="000000" w:themeColor="text1"/>
        </w:rPr>
      </w:pPr>
    </w:p>
    <w:p w14:paraId="66654977" w14:textId="77777777" w:rsidR="41A66100" w:rsidRDefault="41A66100" w:rsidP="2229AB24">
      <w:pPr>
        <w:tabs>
          <w:tab w:val="left" w:pos="1794"/>
        </w:tabs>
        <w:rPr>
          <w:rFonts w:ascii="Aptos" w:eastAsia="Aptos" w:hAnsi="Aptos" w:cs="Aptos"/>
          <w:color w:val="000000" w:themeColor="text1"/>
        </w:rPr>
      </w:pPr>
      <w:r>
        <w:t>14.2.2. What information should be included in the vendor contract?</w:t>
      </w:r>
    </w:p>
    <w:p w14:paraId="56C03AB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8FA32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9A3CB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7E778B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5CEF3C"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49223B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391F3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14EB810" w14:textId="77777777" w:rsidR="2229AB24" w:rsidRDefault="2229AB24" w:rsidP="2229AB24">
      <w:pPr>
        <w:tabs>
          <w:tab w:val="left" w:pos="1794"/>
        </w:tabs>
        <w:rPr>
          <w:rFonts w:ascii="Aptos" w:eastAsia="Aptos" w:hAnsi="Aptos" w:cs="Aptos"/>
          <w:color w:val="000000" w:themeColor="text1"/>
        </w:rPr>
      </w:pPr>
    </w:p>
    <w:p w14:paraId="03F81422" w14:textId="77777777" w:rsidR="2229AB24" w:rsidRDefault="2229AB24" w:rsidP="2229AB24">
      <w:pPr>
        <w:tabs>
          <w:tab w:val="left" w:pos="1794"/>
        </w:tabs>
        <w:rPr>
          <w:rFonts w:ascii="Aptos" w:eastAsia="Aptos" w:hAnsi="Aptos" w:cs="Aptos"/>
          <w:color w:val="000000" w:themeColor="text1"/>
        </w:rPr>
      </w:pPr>
    </w:p>
    <w:p w14:paraId="5F29196B" w14:textId="77777777" w:rsidR="41A66100" w:rsidRDefault="41A66100" w:rsidP="2229AB24">
      <w:pPr>
        <w:tabs>
          <w:tab w:val="left" w:pos="1794"/>
        </w:tabs>
        <w:rPr>
          <w:rFonts w:ascii="Aptos" w:eastAsia="Aptos" w:hAnsi="Aptos" w:cs="Aptos"/>
          <w:color w:val="000000" w:themeColor="text1"/>
        </w:rPr>
      </w:pPr>
      <w:r>
        <w:t>14.3. Sub-processors</w:t>
      </w:r>
    </w:p>
    <w:p w14:paraId="46C0F922" w14:textId="77777777" w:rsidR="2229AB24" w:rsidRDefault="2229AB24" w:rsidP="2229AB24">
      <w:pPr>
        <w:tabs>
          <w:tab w:val="left" w:pos="1794"/>
        </w:tabs>
        <w:rPr>
          <w:rFonts w:ascii="Aptos" w:eastAsia="Aptos" w:hAnsi="Aptos" w:cs="Aptos"/>
          <w:color w:val="000000" w:themeColor="text1"/>
        </w:rPr>
      </w:pPr>
    </w:p>
    <w:p w14:paraId="74227054" w14:textId="77777777" w:rsidR="41A66100" w:rsidRDefault="41A66100" w:rsidP="2229AB24">
      <w:pPr>
        <w:tabs>
          <w:tab w:val="left" w:pos="1794"/>
        </w:tabs>
        <w:rPr>
          <w:rFonts w:ascii="Aptos" w:eastAsia="Aptos" w:hAnsi="Aptos" w:cs="Aptos"/>
          <w:color w:val="000000" w:themeColor="text1"/>
        </w:rPr>
      </w:pPr>
      <w:r>
        <w:t>14.3.1. Are there restrictions regarding the use of sub-processors?</w:t>
      </w:r>
    </w:p>
    <w:p w14:paraId="683C44B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1149" w:author="Bahar Toto" w:date="2025-11-13T15:04: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4500"/>
        <w:gridCol w:w="4500"/>
        <w:tblGridChange w:id="1150">
          <w:tblGrid>
            <w:gridCol w:w="4500"/>
            <w:gridCol w:w="4500"/>
          </w:tblGrid>
        </w:tblGridChange>
      </w:tblGrid>
      <w:tr w:rsidR="2229AB24" w14:paraId="0735E7DF" w14:textId="77777777" w:rsidTr="00107E11">
        <w:trPr>
          <w:trHeight w:val="901"/>
          <w:trPrChange w:id="1151" w:author="Bahar Toto" w:date="2025-11-13T15:04: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1152"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B24360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Change w:id="1153"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r>
              <w:t xml:space="preserve">Not applicable.</w:t>
            </w:r>
          </w:p>
        </w:tc>
      </w:tr>
      <w:tr w:rsidR="008678A0" w14:paraId="3C2BCC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0D1BB2"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176D0C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F345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D77AABA" w14:textId="77777777" w:rsidR="2229AB24" w:rsidRDefault="2229AB24" w:rsidP="2229AB24">
      <w:pPr>
        <w:tabs>
          <w:tab w:val="left" w:pos="1794"/>
        </w:tabs>
        <w:rPr>
          <w:rFonts w:ascii="Aptos" w:eastAsia="Aptos" w:hAnsi="Aptos" w:cs="Aptos"/>
          <w:color w:val="000000" w:themeColor="text1"/>
        </w:rPr>
      </w:pPr>
    </w:p>
    <w:p w14:paraId="02DD7FC2" w14:textId="77777777" w:rsidR="2229AB24" w:rsidRDefault="2229AB24" w:rsidP="2229AB24">
      <w:pPr>
        <w:tabs>
          <w:tab w:val="left" w:pos="1794"/>
        </w:tabs>
        <w:rPr>
          <w:rFonts w:ascii="Aptos" w:eastAsia="Aptos" w:hAnsi="Aptos" w:cs="Aptos"/>
          <w:color w:val="000000" w:themeColor="text1"/>
        </w:rPr>
      </w:pPr>
    </w:p>
    <w:p w14:paraId="067AF552" w14:textId="77777777" w:rsidR="41A66100" w:rsidRDefault="41A66100" w:rsidP="2229AB24">
      <w:pPr>
        <w:tabs>
          <w:tab w:val="left" w:pos="1794"/>
        </w:tabs>
        <w:rPr>
          <w:rFonts w:ascii="Aptos" w:eastAsia="Aptos" w:hAnsi="Aptos" w:cs="Aptos"/>
          <w:color w:val="000000" w:themeColor="text1"/>
        </w:rPr>
      </w:pPr>
      <w:r>
        <w:t>14.4. Support</w:t>
      </w:r>
    </w:p>
    <w:p w14:paraId="3621F4FA" w14:textId="77777777" w:rsidR="2229AB24" w:rsidRDefault="2229AB24" w:rsidP="2229AB24">
      <w:pPr>
        <w:tabs>
          <w:tab w:val="left" w:pos="1794"/>
        </w:tabs>
        <w:rPr>
          <w:rFonts w:ascii="Aptos" w:eastAsia="Aptos" w:hAnsi="Aptos" w:cs="Aptos"/>
          <w:color w:val="000000" w:themeColor="text1"/>
        </w:rPr>
      </w:pPr>
    </w:p>
    <w:p w14:paraId="4FBFEF68" w14:textId="77777777" w:rsidR="41A66100" w:rsidRDefault="41A66100" w:rsidP="2229AB24">
      <w:pPr>
        <w:tabs>
          <w:tab w:val="left" w:pos="1794"/>
        </w:tabs>
        <w:rPr>
          <w:rFonts w:ascii="Aptos" w:eastAsia="Aptos" w:hAnsi="Aptos" w:cs="Aptos"/>
          <w:color w:val="000000" w:themeColor="text1"/>
        </w:rPr>
      </w:pPr>
      <w:r>
        <w:t xml:space="preserve">14.4.1. Are vendors required to notify controllers in the event of a data breach? </w:t>
      </w:r>
    </w:p>
    <w:p w14:paraId="1150361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0F6E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8950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8DC5F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1C2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8FE0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5AE74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AB47B07" w14:textId="77777777" w:rsidR="2229AB24" w:rsidRDefault="2229AB24" w:rsidP="2229AB24">
      <w:pPr>
        <w:tabs>
          <w:tab w:val="left" w:pos="1794"/>
        </w:tabs>
        <w:rPr>
          <w:rFonts w:ascii="Aptos" w:eastAsia="Aptos" w:hAnsi="Aptos" w:cs="Aptos"/>
          <w:color w:val="000000" w:themeColor="text1"/>
        </w:rPr>
      </w:pPr>
    </w:p>
    <w:p w14:paraId="08E0855A" w14:textId="77777777" w:rsidR="41A66100" w:rsidRDefault="41A66100" w:rsidP="2229AB24">
      <w:pPr>
        <w:tabs>
          <w:tab w:val="left" w:pos="1794"/>
        </w:tabs>
        <w:rPr>
          <w:rFonts w:ascii="Aptos" w:eastAsia="Aptos" w:hAnsi="Aptos" w:cs="Aptos"/>
          <w:color w:val="000000" w:themeColor="text1"/>
        </w:rPr>
      </w:pPr>
      <w:r>
        <w:t>14.4.2. What is the time frame for vendors to notify controllers?</w:t>
      </w:r>
    </w:p>
    <w:p w14:paraId="28687DF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94A8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B4AC3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4A188C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1A4A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3C3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099E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A418A6E" w14:textId="77777777" w:rsidR="2229AB24" w:rsidRDefault="2229AB24" w:rsidP="2229AB24">
      <w:pPr>
        <w:tabs>
          <w:tab w:val="left" w:pos="1794"/>
        </w:tabs>
        <w:rPr>
          <w:rFonts w:ascii="Aptos" w:eastAsia="Aptos" w:hAnsi="Aptos" w:cs="Aptos"/>
          <w:color w:val="000000" w:themeColor="text1"/>
        </w:rPr>
      </w:pPr>
    </w:p>
    <w:p w14:paraId="0F685171" w14:textId="77777777" w:rsidR="2229AB24" w:rsidRDefault="2229AB24" w:rsidP="2229AB24">
      <w:pPr>
        <w:tabs>
          <w:tab w:val="left" w:pos="1794"/>
        </w:tabs>
        <w:rPr>
          <w:rFonts w:ascii="Aptos" w:eastAsia="Aptos" w:hAnsi="Aptos" w:cs="Aptos"/>
          <w:color w:val="000000" w:themeColor="text1"/>
        </w:rPr>
      </w:pPr>
    </w:p>
    <w:p w14:paraId="3009075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 xml:space="preserve">Data breach </w:t>
      </w:r>
    </w:p>
    <w:p w14:paraId="656C2DCF" w14:textId="77777777" w:rsidR="2229AB24" w:rsidRDefault="2229AB24" w:rsidP="2229AB24">
      <w:pPr>
        <w:tabs>
          <w:tab w:val="left" w:pos="1794"/>
        </w:tabs>
        <w:rPr>
          <w:rFonts w:ascii="Aptos" w:eastAsia="Aptos" w:hAnsi="Aptos" w:cs="Aptos"/>
          <w:color w:val="000000" w:themeColor="text1"/>
        </w:rPr>
      </w:pPr>
    </w:p>
    <w:p w14:paraId="022652CB" w14:textId="77777777" w:rsidR="41A66100" w:rsidRDefault="41A66100" w:rsidP="2229AB24">
      <w:pPr>
        <w:tabs>
          <w:tab w:val="left" w:pos="1794"/>
        </w:tabs>
        <w:rPr>
          <w:rFonts w:ascii="Aptos" w:eastAsia="Aptos" w:hAnsi="Aptos" w:cs="Aptos"/>
          <w:color w:val="000000" w:themeColor="text1"/>
        </w:rPr>
      </w:pPr>
      <w:r>
        <w:t>15.1. Supervisory authority notification</w:t>
      </w:r>
    </w:p>
    <w:p w14:paraId="1342DB23" w14:textId="77777777" w:rsidR="2229AB24" w:rsidRDefault="2229AB24" w:rsidP="2229AB24">
      <w:pPr>
        <w:tabs>
          <w:tab w:val="left" w:pos="1794"/>
        </w:tabs>
        <w:rPr>
          <w:rFonts w:ascii="Aptos" w:eastAsia="Aptos" w:hAnsi="Aptos" w:cs="Aptos"/>
          <w:color w:val="000000" w:themeColor="text1"/>
        </w:rPr>
      </w:pPr>
    </w:p>
    <w:p w14:paraId="06DD99B3" w14:textId="77777777" w:rsidR="41A66100" w:rsidRDefault="41A66100" w:rsidP="2229AB24">
      <w:pPr>
        <w:tabs>
          <w:tab w:val="left" w:pos="1794"/>
        </w:tabs>
        <w:rPr>
          <w:rFonts w:ascii="Aptos" w:eastAsia="Aptos" w:hAnsi="Aptos" w:cs="Aptos"/>
          <w:color w:val="000000" w:themeColor="text1"/>
        </w:rPr>
      </w:pPr>
      <w:r>
        <w:t xml:space="preserve">15.1.1. Is there a requirement to notify the supervisory authority in the event of a data breach? </w:t>
      </w:r>
    </w:p>
    <w:p w14:paraId="7E5E132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BFA6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12E3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4F5E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6591D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61AD9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E33DB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F06285B" w14:textId="77777777" w:rsidR="2229AB24" w:rsidRDefault="2229AB24" w:rsidP="2229AB24">
      <w:pPr>
        <w:tabs>
          <w:tab w:val="left" w:pos="1794"/>
        </w:tabs>
        <w:rPr>
          <w:rFonts w:ascii="Aptos" w:eastAsia="Aptos" w:hAnsi="Aptos" w:cs="Aptos"/>
          <w:color w:val="000000" w:themeColor="text1"/>
        </w:rPr>
      </w:pPr>
    </w:p>
    <w:p w14:paraId="2A471A7B" w14:textId="77777777" w:rsidR="41A66100" w:rsidRDefault="41A66100" w:rsidP="2229AB24">
      <w:pPr>
        <w:tabs>
          <w:tab w:val="left" w:pos="1794"/>
        </w:tabs>
        <w:rPr>
          <w:rFonts w:ascii="Aptos" w:eastAsia="Aptos" w:hAnsi="Aptos" w:cs="Aptos"/>
          <w:color w:val="000000" w:themeColor="text1"/>
        </w:rPr>
      </w:pPr>
      <w:r>
        <w:t xml:space="preserve">15.1.2. What is the time frame for notifying the supervisory authority? </w:t>
      </w:r>
    </w:p>
    <w:p w14:paraId="04CF980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4672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0933D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1FDD84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CB4825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D9A8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5F1B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D300EFA" w14:textId="77777777" w:rsidR="2229AB24" w:rsidRDefault="2229AB24" w:rsidP="2229AB24">
      <w:pPr>
        <w:tabs>
          <w:tab w:val="left" w:pos="1794"/>
        </w:tabs>
        <w:rPr>
          <w:rFonts w:ascii="Aptos" w:eastAsia="Aptos" w:hAnsi="Aptos" w:cs="Aptos"/>
          <w:color w:val="000000" w:themeColor="text1"/>
        </w:rPr>
      </w:pPr>
    </w:p>
    <w:p w14:paraId="57BB3CC6" w14:textId="77777777" w:rsidR="41A66100" w:rsidRDefault="41A66100" w:rsidP="2229AB24">
      <w:pPr>
        <w:tabs>
          <w:tab w:val="left" w:pos="1794"/>
        </w:tabs>
        <w:rPr>
          <w:rFonts w:ascii="Aptos" w:eastAsia="Aptos" w:hAnsi="Aptos" w:cs="Aptos"/>
          <w:color w:val="000000" w:themeColor="text1"/>
        </w:rPr>
      </w:pPr>
      <w:r>
        <w:t>15.1.3. What information must be included in the notification to the supervisory authority? (Please provide a list of information to be provided and if there is a form to be completed, please provide a link)</w:t>
      </w:r>
    </w:p>
    <w:p w14:paraId="45175B5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0AD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18B3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4328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D002C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2B76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6C23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F76546C" w14:textId="77777777" w:rsidR="2229AB24" w:rsidRDefault="2229AB24" w:rsidP="2229AB24">
      <w:pPr>
        <w:tabs>
          <w:tab w:val="left" w:pos="1794"/>
        </w:tabs>
        <w:rPr>
          <w:rFonts w:ascii="Aptos" w:eastAsia="Aptos" w:hAnsi="Aptos" w:cs="Aptos"/>
          <w:color w:val="000000" w:themeColor="text1"/>
        </w:rPr>
      </w:pPr>
    </w:p>
    <w:p w14:paraId="09919C70" w14:textId="77777777" w:rsidR="2229AB24" w:rsidRDefault="2229AB24" w:rsidP="2229AB24">
      <w:pPr>
        <w:tabs>
          <w:tab w:val="left" w:pos="1794"/>
        </w:tabs>
        <w:rPr>
          <w:rFonts w:ascii="Aptos" w:eastAsia="Aptos" w:hAnsi="Aptos" w:cs="Aptos"/>
          <w:color w:val="000000" w:themeColor="text1"/>
        </w:rPr>
      </w:pPr>
    </w:p>
    <w:p w14:paraId="322B2910" w14:textId="77777777" w:rsidR="41A66100" w:rsidRDefault="41A66100" w:rsidP="2229AB24">
      <w:pPr>
        <w:tabs>
          <w:tab w:val="left" w:pos="1794"/>
        </w:tabs>
        <w:rPr>
          <w:rFonts w:ascii="Aptos" w:eastAsia="Aptos" w:hAnsi="Aptos" w:cs="Aptos"/>
          <w:color w:val="000000" w:themeColor="text1"/>
        </w:rPr>
      </w:pPr>
      <w:r>
        <w:t>15.2. Affected individuals notification</w:t>
      </w:r>
    </w:p>
    <w:p w14:paraId="3CD32361" w14:textId="77777777" w:rsidR="2229AB24" w:rsidRDefault="2229AB24" w:rsidP="2229AB24">
      <w:pPr>
        <w:tabs>
          <w:tab w:val="left" w:pos="1794"/>
        </w:tabs>
        <w:rPr>
          <w:rFonts w:ascii="Aptos" w:eastAsia="Aptos" w:hAnsi="Aptos" w:cs="Aptos"/>
          <w:color w:val="000000" w:themeColor="text1"/>
        </w:rPr>
      </w:pPr>
    </w:p>
    <w:p w14:paraId="0B010E8B" w14:textId="77777777" w:rsidR="41A66100" w:rsidRDefault="41A66100" w:rsidP="2229AB24">
      <w:pPr>
        <w:tabs>
          <w:tab w:val="left" w:pos="1794"/>
        </w:tabs>
        <w:rPr>
          <w:rFonts w:ascii="Aptos" w:eastAsia="Aptos" w:hAnsi="Aptos" w:cs="Aptos"/>
          <w:color w:val="000000" w:themeColor="text1"/>
        </w:rPr>
      </w:pPr>
      <w:r>
        <w:t xml:space="preserve">15.2.1. Is there a requirement to notify affected individuals in the event of a data breach? </w:t>
      </w:r>
    </w:p>
    <w:p w14:paraId="429796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7716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C83176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2EA576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9B89E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ED46E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CECE2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6906962" w14:textId="77777777" w:rsidR="2229AB24" w:rsidRDefault="2229AB24" w:rsidP="2229AB24">
      <w:pPr>
        <w:tabs>
          <w:tab w:val="left" w:pos="1794"/>
        </w:tabs>
        <w:rPr>
          <w:rFonts w:ascii="Aptos" w:eastAsia="Aptos" w:hAnsi="Aptos" w:cs="Aptos"/>
          <w:color w:val="000000" w:themeColor="text1"/>
        </w:rPr>
      </w:pPr>
    </w:p>
    <w:p w14:paraId="7D27A632" w14:textId="77777777" w:rsidR="41A66100" w:rsidRDefault="41A66100" w:rsidP="2229AB24">
      <w:pPr>
        <w:tabs>
          <w:tab w:val="left" w:pos="1794"/>
        </w:tabs>
        <w:rPr>
          <w:rFonts w:ascii="Aptos" w:eastAsia="Aptos" w:hAnsi="Aptos" w:cs="Aptos"/>
          <w:color w:val="000000" w:themeColor="text1"/>
        </w:rPr>
      </w:pPr>
      <w:r>
        <w:t>15.2.2. What is the time frame for notifying affected individuals?</w:t>
      </w:r>
    </w:p>
    <w:p w14:paraId="751FC4F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6F85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D370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50F7B9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719F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42188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A91B6D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5B450D5" w14:textId="77777777" w:rsidR="2229AB24" w:rsidRDefault="2229AB24" w:rsidP="2229AB24">
      <w:pPr>
        <w:tabs>
          <w:tab w:val="left" w:pos="1794"/>
        </w:tabs>
        <w:rPr>
          <w:rFonts w:ascii="Aptos" w:eastAsia="Aptos" w:hAnsi="Aptos" w:cs="Aptos"/>
          <w:color w:val="000000" w:themeColor="text1"/>
        </w:rPr>
      </w:pPr>
    </w:p>
    <w:p w14:paraId="418DC808" w14:textId="77777777" w:rsidR="41A66100" w:rsidRDefault="41A66100" w:rsidP="2229AB24">
      <w:pPr>
        <w:tabs>
          <w:tab w:val="left" w:pos="1794"/>
        </w:tabs>
        <w:rPr>
          <w:rFonts w:ascii="Aptos" w:eastAsia="Aptos" w:hAnsi="Aptos" w:cs="Aptos"/>
          <w:color w:val="000000" w:themeColor="text1"/>
        </w:rPr>
      </w:pPr>
      <w:r>
        <w:t>15.2.3. What information must be included in the notification to affected individuals?</w:t>
      </w:r>
    </w:p>
    <w:p w14:paraId="773FADC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57B8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FA811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F38E7E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47E43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8AA3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257A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63DE28B" w14:textId="77777777" w:rsidR="2229AB24" w:rsidRDefault="2229AB24" w:rsidP="2229AB24">
      <w:pPr>
        <w:tabs>
          <w:tab w:val="left" w:pos="1794"/>
        </w:tabs>
        <w:rPr>
          <w:rFonts w:ascii="Aptos" w:eastAsia="Aptos" w:hAnsi="Aptos" w:cs="Aptos"/>
          <w:color w:val="000000" w:themeColor="text1"/>
        </w:rPr>
      </w:pPr>
    </w:p>
    <w:p w14:paraId="1F28C86A" w14:textId="77777777" w:rsidR="2229AB24" w:rsidRDefault="2229AB24" w:rsidP="2229AB24">
      <w:pPr>
        <w:tabs>
          <w:tab w:val="left" w:pos="1794"/>
        </w:tabs>
        <w:rPr>
          <w:rFonts w:ascii="Aptos" w:eastAsia="Aptos" w:hAnsi="Aptos" w:cs="Aptos"/>
          <w:color w:val="000000" w:themeColor="text1"/>
        </w:rPr>
      </w:pPr>
    </w:p>
    <w:p w14:paraId="7A9D3CC8"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subject rights</w:t>
      </w:r>
    </w:p>
    <w:p w14:paraId="7D31C049" w14:textId="77777777" w:rsidR="2229AB24" w:rsidRDefault="2229AB24" w:rsidP="2229AB24">
      <w:pPr>
        <w:tabs>
          <w:tab w:val="left" w:pos="1794"/>
        </w:tabs>
        <w:rPr>
          <w:rFonts w:ascii="Aptos" w:eastAsia="Aptos" w:hAnsi="Aptos" w:cs="Aptos"/>
          <w:color w:val="000000" w:themeColor="text1"/>
        </w:rPr>
      </w:pPr>
    </w:p>
    <w:p w14:paraId="78AAA5A1" w14:textId="77777777" w:rsidR="41A66100" w:rsidRDefault="41A66100" w:rsidP="2229AB24">
      <w:pPr>
        <w:tabs>
          <w:tab w:val="left" w:pos="1794"/>
          <w:tab w:val="left" w:pos="6048"/>
        </w:tabs>
        <w:rPr>
          <w:rFonts w:ascii="Aptos" w:eastAsia="Aptos" w:hAnsi="Aptos" w:cs="Aptos"/>
          <w:color w:val="000000" w:themeColor="text1"/>
        </w:rPr>
      </w:pPr>
      <w:r>
        <w:t>16.1. Right to be informed</w:t>
      </w:r>
      <w:r>
        <w:tab/>
      </w:r>
    </w:p>
    <w:p w14:paraId="45A10E18" w14:textId="77777777" w:rsidR="2229AB24" w:rsidRDefault="2229AB24" w:rsidP="2229AB24">
      <w:pPr>
        <w:tabs>
          <w:tab w:val="left" w:pos="1794"/>
          <w:tab w:val="left" w:pos="6048"/>
        </w:tabs>
        <w:rPr>
          <w:rFonts w:ascii="Aptos" w:eastAsia="Aptos" w:hAnsi="Aptos" w:cs="Aptos"/>
          <w:color w:val="000000" w:themeColor="text1"/>
        </w:rPr>
      </w:pPr>
    </w:p>
    <w:p w14:paraId="4EA68B41" w14:textId="77777777" w:rsidR="41A66100" w:rsidRDefault="41A66100" w:rsidP="2229AB24">
      <w:pPr>
        <w:tabs>
          <w:tab w:val="left" w:pos="1794"/>
          <w:tab w:val="left" w:pos="6048"/>
        </w:tabs>
        <w:rPr>
          <w:rFonts w:ascii="Aptos" w:eastAsia="Aptos" w:hAnsi="Aptos" w:cs="Aptos"/>
          <w:color w:val="000000" w:themeColor="text1"/>
        </w:rPr>
      </w:pPr>
      <w:r>
        <w:t xml:space="preserve">16.1.1. Is there a requirement to provide notice to data subjects? (e.g., via a privacy notice) </w:t>
      </w:r>
    </w:p>
    <w:p w14:paraId="663922F7"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7399D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FF3C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71D3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64CE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3B46E9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C69F1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C031655" w14:textId="77777777" w:rsidR="2229AB24" w:rsidRDefault="2229AB24" w:rsidP="2229AB24">
      <w:pPr>
        <w:tabs>
          <w:tab w:val="left" w:pos="1794"/>
          <w:tab w:val="left" w:pos="6048"/>
        </w:tabs>
        <w:rPr>
          <w:rFonts w:ascii="Aptos" w:eastAsia="Aptos" w:hAnsi="Aptos" w:cs="Aptos"/>
          <w:color w:val="000000" w:themeColor="text1"/>
        </w:rPr>
      </w:pPr>
    </w:p>
    <w:p w14:paraId="5D7C8A4D" w14:textId="77777777" w:rsidR="41A66100" w:rsidRDefault="41A66100" w:rsidP="2229AB24">
      <w:pPr>
        <w:tabs>
          <w:tab w:val="left" w:pos="1794"/>
          <w:tab w:val="left" w:pos="6048"/>
        </w:tabs>
        <w:rPr>
          <w:rFonts w:ascii="Aptos" w:eastAsia="Aptos" w:hAnsi="Aptos" w:cs="Aptos"/>
          <w:color w:val="000000" w:themeColor="text1"/>
        </w:rPr>
      </w:pPr>
      <w:r>
        <w:t>16.1.2. What information must be provided to data subjects?</w:t>
      </w:r>
    </w:p>
    <w:p w14:paraId="0DD29A7F"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C8AD0A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7DAA8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8A44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726F5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459E7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66C63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3DC92D8" w14:textId="77777777" w:rsidR="2229AB24" w:rsidRDefault="2229AB24" w:rsidP="2229AB24">
      <w:pPr>
        <w:tabs>
          <w:tab w:val="left" w:pos="1794"/>
          <w:tab w:val="left" w:pos="6048"/>
        </w:tabs>
        <w:rPr>
          <w:rFonts w:ascii="Aptos" w:eastAsia="Aptos" w:hAnsi="Aptos" w:cs="Aptos"/>
          <w:color w:val="000000" w:themeColor="text1"/>
        </w:rPr>
      </w:pPr>
    </w:p>
    <w:p w14:paraId="7FFA45FA" w14:textId="77777777" w:rsidR="41A66100" w:rsidRDefault="41A66100" w:rsidP="2229AB24">
      <w:pPr>
        <w:tabs>
          <w:tab w:val="left" w:pos="1794"/>
          <w:tab w:val="left" w:pos="6048"/>
        </w:tabs>
        <w:rPr>
          <w:rFonts w:ascii="Aptos" w:eastAsia="Aptos" w:hAnsi="Aptos" w:cs="Aptos"/>
          <w:color w:val="000000" w:themeColor="text1"/>
        </w:rPr>
      </w:pPr>
      <w:r>
        <w:t>16.1.3. Are there any exemptions to this right?</w:t>
      </w:r>
    </w:p>
    <w:p w14:paraId="3F5B930A"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B8C754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24ACF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1D0D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D11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B6B41" w14:paraId="714864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95FBE7" w14:textId="77777777" w:rsidR="006B6B41" w:rsidRDefault="006B6B41" w:rsidP="006B6B41">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55E60C" w14:textId="77777777" w:rsidR="2229AB24" w:rsidRDefault="2229AB24" w:rsidP="2229AB24">
      <w:pPr>
        <w:tabs>
          <w:tab w:val="left" w:pos="1794"/>
          <w:tab w:val="left" w:pos="6048"/>
        </w:tabs>
        <w:rPr>
          <w:rFonts w:ascii="Aptos" w:eastAsia="Aptos" w:hAnsi="Aptos" w:cs="Aptos"/>
          <w:color w:val="000000" w:themeColor="text1"/>
        </w:rPr>
      </w:pPr>
    </w:p>
    <w:p w14:paraId="57670225" w14:textId="77777777" w:rsidR="2229AB24" w:rsidRDefault="2229AB24" w:rsidP="2229AB24">
      <w:pPr>
        <w:tabs>
          <w:tab w:val="left" w:pos="1794"/>
        </w:tabs>
        <w:rPr>
          <w:rFonts w:ascii="Aptos" w:eastAsia="Aptos" w:hAnsi="Aptos" w:cs="Aptos"/>
          <w:color w:val="000000" w:themeColor="text1"/>
        </w:rPr>
      </w:pPr>
    </w:p>
    <w:p w14:paraId="25CA3098" w14:textId="77777777" w:rsidR="41A66100" w:rsidRDefault="41A66100" w:rsidP="2229AB24">
      <w:pPr>
        <w:tabs>
          <w:tab w:val="left" w:pos="1794"/>
        </w:tabs>
        <w:rPr>
          <w:rFonts w:ascii="Aptos" w:eastAsia="Aptos" w:hAnsi="Aptos" w:cs="Aptos"/>
          <w:color w:val="000000" w:themeColor="text1"/>
        </w:rPr>
      </w:pPr>
      <w:r>
        <w:t xml:space="preserve">16.2. Right to receive confirmation of data processing </w:t>
      </w:r>
    </w:p>
    <w:p w14:paraId="58B6EC6B" w14:textId="77777777" w:rsidR="2229AB24" w:rsidRDefault="2229AB24" w:rsidP="2229AB24">
      <w:pPr>
        <w:tabs>
          <w:tab w:val="left" w:pos="1794"/>
        </w:tabs>
        <w:rPr>
          <w:rFonts w:ascii="Aptos" w:eastAsia="Aptos" w:hAnsi="Aptos" w:cs="Aptos"/>
          <w:color w:val="000000" w:themeColor="text1"/>
        </w:rPr>
      </w:pPr>
    </w:p>
    <w:p w14:paraId="7C989D5C" w14:textId="77777777" w:rsidR="41A66100" w:rsidRDefault="41A66100" w:rsidP="2229AB24">
      <w:pPr>
        <w:tabs>
          <w:tab w:val="left" w:pos="1794"/>
        </w:tabs>
        <w:rPr>
          <w:rFonts w:ascii="Aptos" w:eastAsia="Aptos" w:hAnsi="Aptos" w:cs="Aptos"/>
          <w:color w:val="000000" w:themeColor="text1"/>
        </w:rPr>
      </w:pPr>
      <w:r>
        <w:t xml:space="preserve">16.2.1. Do data subjects have the right to receive confirmation of processing? (Please confirm in which circumstances the right applies) </w:t>
      </w:r>
    </w:p>
    <w:p w14:paraId="05D9C01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39F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AC15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655533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B7D72E"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6A56E3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ADFC87"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5DAE06" w14:textId="77777777" w:rsidR="2229AB24" w:rsidRDefault="2229AB24" w:rsidP="2229AB24">
      <w:pPr>
        <w:tabs>
          <w:tab w:val="left" w:pos="1794"/>
        </w:tabs>
        <w:rPr>
          <w:rFonts w:ascii="Aptos" w:eastAsia="Aptos" w:hAnsi="Aptos" w:cs="Aptos"/>
          <w:color w:val="000000" w:themeColor="text1"/>
        </w:rPr>
      </w:pPr>
    </w:p>
    <w:p w14:paraId="7EE9CEFA" w14:textId="77777777" w:rsidR="41A66100" w:rsidRDefault="41A66100" w:rsidP="2229AB24">
      <w:pPr>
        <w:tabs>
          <w:tab w:val="left" w:pos="1794"/>
        </w:tabs>
        <w:rPr>
          <w:rFonts w:ascii="Aptos" w:eastAsia="Aptos" w:hAnsi="Aptos" w:cs="Aptos"/>
          <w:color w:val="000000" w:themeColor="text1"/>
        </w:rPr>
      </w:pPr>
      <w:r>
        <w:t>16.2.2. Are there general exceptions to this right?</w:t>
      </w:r>
    </w:p>
    <w:p w14:paraId="6AB652D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62466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5E6D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4B0C3C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348994"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75F4B37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84C90E"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7967F40" w14:textId="77777777" w:rsidR="2229AB24" w:rsidRDefault="2229AB24" w:rsidP="2229AB24">
      <w:pPr>
        <w:tabs>
          <w:tab w:val="left" w:pos="1794"/>
        </w:tabs>
        <w:rPr>
          <w:rFonts w:ascii="Aptos" w:eastAsia="Aptos" w:hAnsi="Aptos" w:cs="Aptos"/>
          <w:color w:val="000000" w:themeColor="text1"/>
        </w:rPr>
      </w:pPr>
    </w:p>
    <w:p w14:paraId="739CA6F8" w14:textId="77777777" w:rsidR="2229AB24" w:rsidRDefault="2229AB24" w:rsidP="2229AB24">
      <w:pPr>
        <w:tabs>
          <w:tab w:val="left" w:pos="1794"/>
        </w:tabs>
        <w:rPr>
          <w:rFonts w:ascii="Aptos" w:eastAsia="Aptos" w:hAnsi="Aptos" w:cs="Aptos"/>
          <w:color w:val="000000" w:themeColor="text1"/>
        </w:rPr>
      </w:pPr>
    </w:p>
    <w:p w14:paraId="5BBE6770" w14:textId="77777777" w:rsidR="41A66100" w:rsidRDefault="41A66100" w:rsidP="2229AB24">
      <w:pPr>
        <w:tabs>
          <w:tab w:val="left" w:pos="1794"/>
        </w:tabs>
        <w:rPr>
          <w:rFonts w:ascii="Aptos" w:eastAsia="Aptos" w:hAnsi="Aptos" w:cs="Aptos"/>
          <w:color w:val="000000" w:themeColor="text1"/>
        </w:rPr>
      </w:pPr>
      <w:r>
        <w:t xml:space="preserve">16.3. Right to access </w:t>
      </w:r>
    </w:p>
    <w:p w14:paraId="32930A88" w14:textId="77777777" w:rsidR="2229AB24" w:rsidRDefault="2229AB24" w:rsidP="2229AB24">
      <w:pPr>
        <w:tabs>
          <w:tab w:val="left" w:pos="1794"/>
        </w:tabs>
        <w:rPr>
          <w:rFonts w:ascii="Aptos" w:eastAsia="Aptos" w:hAnsi="Aptos" w:cs="Aptos"/>
          <w:color w:val="000000" w:themeColor="text1"/>
        </w:rPr>
      </w:pPr>
    </w:p>
    <w:p w14:paraId="4E07CAE3" w14:textId="77777777" w:rsidR="41A66100" w:rsidRDefault="41A66100" w:rsidP="2229AB24">
      <w:pPr>
        <w:tabs>
          <w:tab w:val="left" w:pos="1794"/>
        </w:tabs>
        <w:rPr>
          <w:rFonts w:ascii="Aptos" w:eastAsia="Aptos" w:hAnsi="Aptos" w:cs="Aptos"/>
          <w:color w:val="000000" w:themeColor="text1"/>
        </w:rPr>
      </w:pPr>
      <w:r>
        <w:t xml:space="preserve">16.3.1. Do data subjects have the right to access their personal data? (Please confirm in which circumstances the right applies) </w:t>
      </w:r>
    </w:p>
    <w:p w14:paraId="1BFF4B3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362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F66F2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0E5B4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12043F"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3723A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A92493"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DF777B9" w14:textId="77777777" w:rsidR="2229AB24" w:rsidRDefault="2229AB24" w:rsidP="2229AB24">
      <w:pPr>
        <w:tabs>
          <w:tab w:val="left" w:pos="1794"/>
        </w:tabs>
        <w:rPr>
          <w:rFonts w:ascii="Aptos" w:eastAsia="Aptos" w:hAnsi="Aptos" w:cs="Aptos"/>
          <w:color w:val="000000" w:themeColor="text1"/>
        </w:rPr>
      </w:pPr>
    </w:p>
    <w:p w14:paraId="49B8E8F2" w14:textId="77777777" w:rsidR="41A66100" w:rsidRDefault="41A66100" w:rsidP="2229AB24">
      <w:pPr>
        <w:tabs>
          <w:tab w:val="left" w:pos="1794"/>
        </w:tabs>
        <w:rPr>
          <w:rFonts w:ascii="Aptos" w:eastAsia="Aptos" w:hAnsi="Aptos" w:cs="Aptos"/>
          <w:color w:val="000000" w:themeColor="text1"/>
        </w:rPr>
      </w:pPr>
      <w:r>
        <w:t>16.3.2. What information must be provided to data subjects?</w:t>
      </w:r>
    </w:p>
    <w:p w14:paraId="55CD65C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200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C56EC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18D3C8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950845"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18F3E5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020B5"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FAC2918" w14:textId="77777777" w:rsidR="2229AB24" w:rsidRDefault="2229AB24" w:rsidP="2229AB24">
      <w:pPr>
        <w:tabs>
          <w:tab w:val="left" w:pos="1794"/>
        </w:tabs>
        <w:rPr>
          <w:rFonts w:ascii="Aptos" w:eastAsia="Aptos" w:hAnsi="Aptos" w:cs="Aptos"/>
          <w:color w:val="000000" w:themeColor="text1"/>
        </w:rPr>
      </w:pPr>
    </w:p>
    <w:p w14:paraId="6AB16292" w14:textId="77777777" w:rsidR="41A66100" w:rsidRDefault="41A66100" w:rsidP="2229AB24">
      <w:pPr>
        <w:tabs>
          <w:tab w:val="left" w:pos="1794"/>
        </w:tabs>
        <w:rPr>
          <w:rFonts w:ascii="Aptos" w:eastAsia="Aptos" w:hAnsi="Aptos" w:cs="Aptos"/>
          <w:color w:val="000000" w:themeColor="text1"/>
        </w:rPr>
      </w:pPr>
      <w:r>
        <w:t>16.3.3. Are there general exceptions to this right?</w:t>
      </w:r>
    </w:p>
    <w:p w14:paraId="321F679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134928" w14:paraId="0512FE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AD13" w14:textId="77777777" w:rsidR="00134928" w:rsidRDefault="00134928" w:rsidP="00134928">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04E190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4C45382"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8F5CD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234901"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8E10652" w14:textId="77777777" w:rsidR="2229AB24" w:rsidRDefault="2229AB24" w:rsidP="2229AB24">
      <w:pPr>
        <w:tabs>
          <w:tab w:val="left" w:pos="1794"/>
        </w:tabs>
        <w:rPr>
          <w:rFonts w:ascii="Aptos" w:eastAsia="Aptos" w:hAnsi="Aptos" w:cs="Aptos"/>
          <w:color w:val="000000" w:themeColor="text1"/>
        </w:rPr>
      </w:pPr>
    </w:p>
    <w:p w14:paraId="6BBC5DC4" w14:textId="77777777" w:rsidR="2229AB24" w:rsidRDefault="2229AB24" w:rsidP="2229AB24">
      <w:pPr>
        <w:tabs>
          <w:tab w:val="left" w:pos="1794"/>
        </w:tabs>
        <w:rPr>
          <w:rFonts w:ascii="Aptos" w:eastAsia="Aptos" w:hAnsi="Aptos" w:cs="Aptos"/>
          <w:color w:val="000000" w:themeColor="text1"/>
        </w:rPr>
      </w:pPr>
    </w:p>
    <w:p w14:paraId="34660A49" w14:textId="77777777" w:rsidR="41A66100" w:rsidRDefault="41A66100" w:rsidP="2229AB24">
      <w:pPr>
        <w:tabs>
          <w:tab w:val="left" w:pos="1794"/>
        </w:tabs>
        <w:rPr>
          <w:rFonts w:ascii="Aptos" w:eastAsia="Aptos" w:hAnsi="Aptos" w:cs="Aptos"/>
          <w:color w:val="000000" w:themeColor="text1"/>
        </w:rPr>
      </w:pPr>
      <w:r>
        <w:t xml:space="preserve">16.4. Right to data portability </w:t>
      </w:r>
    </w:p>
    <w:p w14:paraId="49A56384" w14:textId="77777777" w:rsidR="2229AB24" w:rsidRDefault="2229AB24" w:rsidP="2229AB24">
      <w:pPr>
        <w:tabs>
          <w:tab w:val="left" w:pos="1794"/>
        </w:tabs>
        <w:rPr>
          <w:rFonts w:ascii="Aptos" w:eastAsia="Aptos" w:hAnsi="Aptos" w:cs="Aptos"/>
          <w:color w:val="000000" w:themeColor="text1"/>
        </w:rPr>
      </w:pPr>
    </w:p>
    <w:p w14:paraId="68E7A65A" w14:textId="77777777" w:rsidR="41A66100" w:rsidRDefault="41A66100" w:rsidP="2229AB24">
      <w:pPr>
        <w:tabs>
          <w:tab w:val="left" w:pos="1794"/>
        </w:tabs>
        <w:rPr>
          <w:rFonts w:ascii="Aptos" w:eastAsia="Aptos" w:hAnsi="Aptos" w:cs="Aptos"/>
          <w:color w:val="000000" w:themeColor="text1"/>
        </w:rPr>
      </w:pPr>
      <w:r>
        <w:t>16.4.1. Do data subjects have the right to data portability? (Please confirm in which circumstances the right applies)</w:t>
      </w:r>
    </w:p>
    <w:p w14:paraId="19E5BE0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79FF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B741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AB9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40CB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67F95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DE9D8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78C081E" w14:textId="77777777" w:rsidR="2229AB24" w:rsidRDefault="2229AB24" w:rsidP="2229AB24">
      <w:pPr>
        <w:tabs>
          <w:tab w:val="left" w:pos="1794"/>
        </w:tabs>
        <w:rPr>
          <w:rFonts w:ascii="Aptos" w:eastAsia="Aptos" w:hAnsi="Aptos" w:cs="Aptos"/>
          <w:color w:val="000000" w:themeColor="text1"/>
        </w:rPr>
      </w:pPr>
    </w:p>
    <w:p w14:paraId="42203606" w14:textId="77777777" w:rsidR="41A66100" w:rsidRDefault="41A66100" w:rsidP="2229AB24">
      <w:pPr>
        <w:tabs>
          <w:tab w:val="left" w:pos="1794"/>
        </w:tabs>
        <w:rPr>
          <w:rFonts w:ascii="Aptos" w:eastAsia="Aptos" w:hAnsi="Aptos" w:cs="Aptos"/>
          <w:color w:val="000000" w:themeColor="text1"/>
        </w:rPr>
      </w:pPr>
      <w:r>
        <w:t>16.4.2. Are there general exceptions to this right?</w:t>
      </w:r>
    </w:p>
    <w:p w14:paraId="68C556D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3962DE" w14:paraId="10FCE64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A0C3E7" w14:textId="77777777" w:rsidR="003962DE" w:rsidRDefault="003962DE" w:rsidP="003962DE">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739A88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1C303A"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39F2278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46D92"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9E2501D" w14:textId="77777777" w:rsidR="2229AB24" w:rsidRDefault="2229AB24" w:rsidP="2229AB24">
      <w:pPr>
        <w:tabs>
          <w:tab w:val="left" w:pos="1794"/>
        </w:tabs>
        <w:rPr>
          <w:rFonts w:ascii="Aptos" w:eastAsia="Aptos" w:hAnsi="Aptos" w:cs="Aptos"/>
          <w:color w:val="000000" w:themeColor="text1"/>
        </w:rPr>
      </w:pPr>
    </w:p>
    <w:p w14:paraId="1A28309E" w14:textId="77777777" w:rsidR="2229AB24" w:rsidRDefault="2229AB24" w:rsidP="2229AB24">
      <w:pPr>
        <w:tabs>
          <w:tab w:val="left" w:pos="1794"/>
        </w:tabs>
        <w:rPr>
          <w:rFonts w:ascii="Aptos" w:eastAsia="Aptos" w:hAnsi="Aptos" w:cs="Aptos"/>
          <w:color w:val="000000" w:themeColor="text1"/>
        </w:rPr>
      </w:pPr>
    </w:p>
    <w:p w14:paraId="12DDED33" w14:textId="77777777" w:rsidR="41A66100" w:rsidRDefault="41A66100" w:rsidP="2229AB24">
      <w:pPr>
        <w:tabs>
          <w:tab w:val="left" w:pos="1794"/>
        </w:tabs>
        <w:rPr>
          <w:rFonts w:ascii="Aptos" w:eastAsia="Aptos" w:hAnsi="Aptos" w:cs="Aptos"/>
          <w:color w:val="000000" w:themeColor="text1"/>
        </w:rPr>
      </w:pPr>
      <w:r>
        <w:t>16.5. Right to correction/rectification</w:t>
      </w:r>
    </w:p>
    <w:p w14:paraId="66E18229" w14:textId="77777777" w:rsidR="2229AB24" w:rsidRDefault="2229AB24" w:rsidP="2229AB24">
      <w:pPr>
        <w:tabs>
          <w:tab w:val="left" w:pos="1794"/>
        </w:tabs>
        <w:rPr>
          <w:rFonts w:ascii="Aptos" w:eastAsia="Aptos" w:hAnsi="Aptos" w:cs="Aptos"/>
          <w:color w:val="000000" w:themeColor="text1"/>
        </w:rPr>
      </w:pPr>
    </w:p>
    <w:p w14:paraId="744B476B" w14:textId="77777777" w:rsidR="41A66100" w:rsidRDefault="41A66100" w:rsidP="2229AB24">
      <w:pPr>
        <w:tabs>
          <w:tab w:val="left" w:pos="1794"/>
        </w:tabs>
        <w:rPr>
          <w:rFonts w:ascii="Aptos" w:eastAsia="Aptos" w:hAnsi="Aptos" w:cs="Aptos"/>
          <w:color w:val="000000" w:themeColor="text1"/>
        </w:rPr>
      </w:pPr>
      <w:r>
        <w:t xml:space="preserve">16.5.1. Do data subjects have the right to correction/rectification? (Please confirm in which circumstances the right applies) </w:t>
      </w:r>
    </w:p>
    <w:p w14:paraId="06FFBCA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C2FC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3F7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BB12D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5565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66837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29D3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72BD5CF" w14:textId="77777777" w:rsidR="2229AB24" w:rsidRDefault="2229AB24" w:rsidP="2229AB24">
      <w:pPr>
        <w:tabs>
          <w:tab w:val="left" w:pos="1794"/>
        </w:tabs>
        <w:rPr>
          <w:rFonts w:ascii="Aptos" w:eastAsia="Aptos" w:hAnsi="Aptos" w:cs="Aptos"/>
          <w:color w:val="000000" w:themeColor="text1"/>
        </w:rPr>
      </w:pPr>
    </w:p>
    <w:p w14:paraId="17B665BB" w14:textId="77777777" w:rsidR="41A66100" w:rsidRDefault="41A66100" w:rsidP="2229AB24">
      <w:pPr>
        <w:tabs>
          <w:tab w:val="left" w:pos="1794"/>
        </w:tabs>
        <w:rPr>
          <w:rFonts w:ascii="Aptos" w:eastAsia="Aptos" w:hAnsi="Aptos" w:cs="Aptos"/>
          <w:color w:val="000000" w:themeColor="text1"/>
        </w:rPr>
      </w:pPr>
      <w:r>
        <w:t>16.5.2. Are there general exceptions to this right?</w:t>
      </w:r>
    </w:p>
    <w:p w14:paraId="4B69704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29C7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044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473488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0C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700EF1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B2FF0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9E19955" w14:textId="77777777" w:rsidR="2229AB24" w:rsidRDefault="2229AB24" w:rsidP="2229AB24">
      <w:pPr>
        <w:tabs>
          <w:tab w:val="left" w:pos="1794"/>
        </w:tabs>
        <w:rPr>
          <w:rFonts w:ascii="Aptos" w:eastAsia="Aptos" w:hAnsi="Aptos" w:cs="Aptos"/>
          <w:color w:val="000000" w:themeColor="text1"/>
        </w:rPr>
      </w:pPr>
    </w:p>
    <w:p w14:paraId="2EC40009" w14:textId="77777777" w:rsidR="2229AB24" w:rsidRDefault="2229AB24" w:rsidP="2229AB24">
      <w:pPr>
        <w:tabs>
          <w:tab w:val="left" w:pos="1794"/>
        </w:tabs>
        <w:rPr>
          <w:rFonts w:ascii="Aptos" w:eastAsia="Aptos" w:hAnsi="Aptos" w:cs="Aptos"/>
          <w:color w:val="000000" w:themeColor="text1"/>
        </w:rPr>
      </w:pPr>
    </w:p>
    <w:p w14:paraId="30422EEA" w14:textId="77777777" w:rsidR="41A66100" w:rsidRDefault="41A66100" w:rsidP="2229AB24">
      <w:pPr>
        <w:tabs>
          <w:tab w:val="left" w:pos="1794"/>
        </w:tabs>
        <w:rPr>
          <w:rFonts w:ascii="Aptos" w:eastAsia="Aptos" w:hAnsi="Aptos" w:cs="Aptos"/>
          <w:color w:val="000000" w:themeColor="text1"/>
        </w:rPr>
      </w:pPr>
      <w:r>
        <w:t xml:space="preserve">16.6. Right to deletion </w:t>
      </w:r>
    </w:p>
    <w:p w14:paraId="760E9215" w14:textId="77777777" w:rsidR="2229AB24" w:rsidRDefault="2229AB24" w:rsidP="2229AB24">
      <w:pPr>
        <w:tabs>
          <w:tab w:val="left" w:pos="1794"/>
        </w:tabs>
        <w:rPr>
          <w:rFonts w:ascii="Aptos" w:eastAsia="Aptos" w:hAnsi="Aptos" w:cs="Aptos"/>
          <w:color w:val="000000" w:themeColor="text1"/>
        </w:rPr>
      </w:pPr>
    </w:p>
    <w:p w14:paraId="28072FFC" w14:textId="77777777" w:rsidR="41A66100" w:rsidRDefault="41A66100" w:rsidP="2229AB24">
      <w:pPr>
        <w:tabs>
          <w:tab w:val="left" w:pos="1794"/>
        </w:tabs>
        <w:rPr>
          <w:rFonts w:ascii="Aptos" w:eastAsia="Aptos" w:hAnsi="Aptos" w:cs="Aptos"/>
          <w:color w:val="000000" w:themeColor="text1"/>
        </w:rPr>
      </w:pPr>
      <w:r>
        <w:t xml:space="preserve">16.6.1. Do data subjects have the right to deletion/erasure? (Please confirm in which circumstances the right applies) </w:t>
      </w:r>
    </w:p>
    <w:p w14:paraId="36C88FD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01F0D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7440FC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FDEEE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570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5BD56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209E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A98B8F" w14:textId="77777777" w:rsidR="2229AB24" w:rsidRDefault="2229AB24" w:rsidP="2229AB24">
      <w:pPr>
        <w:tabs>
          <w:tab w:val="left" w:pos="1794"/>
        </w:tabs>
        <w:rPr>
          <w:rFonts w:ascii="Aptos" w:eastAsia="Aptos" w:hAnsi="Aptos" w:cs="Aptos"/>
          <w:color w:val="000000" w:themeColor="text1"/>
        </w:rPr>
      </w:pPr>
    </w:p>
    <w:p w14:paraId="725BBF5E" w14:textId="77777777" w:rsidR="41A66100" w:rsidRDefault="41A66100" w:rsidP="2229AB24">
      <w:pPr>
        <w:tabs>
          <w:tab w:val="left" w:pos="1794"/>
        </w:tabs>
        <w:rPr>
          <w:rFonts w:ascii="Aptos" w:eastAsia="Aptos" w:hAnsi="Aptos" w:cs="Aptos"/>
          <w:color w:val="000000" w:themeColor="text1"/>
        </w:rPr>
      </w:pPr>
      <w:r>
        <w:t>16.6.2. Are there general exceptions to this right? (e.g., legal obligation)</w:t>
      </w:r>
    </w:p>
    <w:p w14:paraId="44C971D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690001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21D05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4C495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1863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30EB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AD9E4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63806AD" w14:textId="77777777" w:rsidR="2229AB24" w:rsidRDefault="2229AB24" w:rsidP="2229AB24">
      <w:pPr>
        <w:tabs>
          <w:tab w:val="left" w:pos="1794"/>
        </w:tabs>
        <w:rPr>
          <w:rFonts w:ascii="Aptos" w:eastAsia="Aptos" w:hAnsi="Aptos" w:cs="Aptos"/>
          <w:color w:val="000000" w:themeColor="text1"/>
        </w:rPr>
      </w:pPr>
    </w:p>
    <w:p w14:paraId="1E64FB48" w14:textId="77777777" w:rsidR="2229AB24" w:rsidRDefault="2229AB24" w:rsidP="2229AB24">
      <w:pPr>
        <w:tabs>
          <w:tab w:val="left" w:pos="1794"/>
        </w:tabs>
        <w:rPr>
          <w:rFonts w:ascii="Aptos" w:eastAsia="Aptos" w:hAnsi="Aptos" w:cs="Aptos"/>
          <w:color w:val="000000" w:themeColor="text1"/>
        </w:rPr>
      </w:pPr>
    </w:p>
    <w:p w14:paraId="2308CA3B" w14:textId="77777777" w:rsidR="41A66100" w:rsidRDefault="41A66100" w:rsidP="2229AB24">
      <w:pPr>
        <w:tabs>
          <w:tab w:val="left" w:pos="1794"/>
        </w:tabs>
        <w:rPr>
          <w:rFonts w:ascii="Aptos" w:eastAsia="Aptos" w:hAnsi="Aptos" w:cs="Aptos"/>
          <w:color w:val="000000" w:themeColor="text1"/>
        </w:rPr>
      </w:pPr>
      <w:r>
        <w:t xml:space="preserve">16.7. Right to restriction of processing/limit use </w:t>
      </w:r>
    </w:p>
    <w:p w14:paraId="23430171" w14:textId="77777777" w:rsidR="2229AB24" w:rsidRDefault="2229AB24" w:rsidP="2229AB24">
      <w:pPr>
        <w:tabs>
          <w:tab w:val="left" w:pos="1794"/>
        </w:tabs>
        <w:rPr>
          <w:rFonts w:ascii="Aptos" w:eastAsia="Aptos" w:hAnsi="Aptos" w:cs="Aptos"/>
          <w:color w:val="000000" w:themeColor="text1"/>
        </w:rPr>
      </w:pPr>
    </w:p>
    <w:p w14:paraId="5C9B14E1" w14:textId="77777777" w:rsidR="41A66100" w:rsidRDefault="41A66100" w:rsidP="2229AB24">
      <w:pPr>
        <w:tabs>
          <w:tab w:val="left" w:pos="1794"/>
        </w:tabs>
        <w:rPr>
          <w:rFonts w:ascii="Aptos" w:eastAsia="Aptos" w:hAnsi="Aptos" w:cs="Aptos"/>
          <w:color w:val="000000" w:themeColor="text1"/>
        </w:rPr>
      </w:pPr>
      <w:r>
        <w:t xml:space="preserve">16.7.1. Do data subjects have the right to restrict processing/limit use? (Please confirm in which circumstances the right applies) </w:t>
      </w:r>
    </w:p>
    <w:p w14:paraId="447CEA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51E01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4ABBB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A754F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1C255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206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7FF47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71BC974" w14:textId="77777777" w:rsidR="2229AB24" w:rsidRDefault="2229AB24" w:rsidP="2229AB24">
      <w:pPr>
        <w:tabs>
          <w:tab w:val="left" w:pos="1794"/>
        </w:tabs>
        <w:rPr>
          <w:rFonts w:ascii="Aptos" w:eastAsia="Aptos" w:hAnsi="Aptos" w:cs="Aptos"/>
          <w:color w:val="000000" w:themeColor="text1"/>
        </w:rPr>
      </w:pPr>
    </w:p>
    <w:p w14:paraId="600C57E8" w14:textId="77777777" w:rsidR="41A66100" w:rsidRDefault="41A66100" w:rsidP="2229AB24">
      <w:pPr>
        <w:tabs>
          <w:tab w:val="left" w:pos="1794"/>
        </w:tabs>
        <w:rPr>
          <w:rFonts w:ascii="Aptos" w:eastAsia="Aptos" w:hAnsi="Aptos" w:cs="Aptos"/>
          <w:color w:val="000000" w:themeColor="text1"/>
        </w:rPr>
      </w:pPr>
      <w:r>
        <w:t>16.7.2. Are there general exceptions to this right?</w:t>
      </w:r>
    </w:p>
    <w:p w14:paraId="5495474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99BC7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C737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D449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482A7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ECF6D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22C72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C69F73" w14:textId="77777777" w:rsidR="2229AB24" w:rsidRDefault="2229AB24" w:rsidP="2229AB24">
      <w:pPr>
        <w:tabs>
          <w:tab w:val="left" w:pos="1794"/>
        </w:tabs>
        <w:rPr>
          <w:rFonts w:ascii="Aptos" w:eastAsia="Aptos" w:hAnsi="Aptos" w:cs="Aptos"/>
          <w:color w:val="000000" w:themeColor="text1"/>
        </w:rPr>
      </w:pPr>
    </w:p>
    <w:p w14:paraId="4DDFD698" w14:textId="77777777" w:rsidR="2229AB24" w:rsidRDefault="2229AB24" w:rsidP="2229AB24">
      <w:pPr>
        <w:tabs>
          <w:tab w:val="left" w:pos="1794"/>
        </w:tabs>
        <w:rPr>
          <w:rFonts w:ascii="Aptos" w:eastAsia="Aptos" w:hAnsi="Aptos" w:cs="Aptos"/>
          <w:color w:val="000000" w:themeColor="text1"/>
        </w:rPr>
      </w:pPr>
    </w:p>
    <w:p w14:paraId="1F385A90" w14:textId="77777777" w:rsidR="41A66100" w:rsidRDefault="41A66100" w:rsidP="2229AB24">
      <w:pPr>
        <w:tabs>
          <w:tab w:val="left" w:pos="1794"/>
        </w:tabs>
        <w:rPr>
          <w:rFonts w:ascii="Aptos" w:eastAsia="Aptos" w:hAnsi="Aptos" w:cs="Aptos"/>
          <w:color w:val="000000" w:themeColor="text1"/>
        </w:rPr>
      </w:pPr>
      <w:r>
        <w:t>16.8. Right to opt out/object</w:t>
      </w:r>
    </w:p>
    <w:p w14:paraId="4FF71BE1" w14:textId="77777777" w:rsidR="2229AB24" w:rsidRDefault="2229AB24" w:rsidP="2229AB24">
      <w:pPr>
        <w:tabs>
          <w:tab w:val="left" w:pos="1794"/>
        </w:tabs>
        <w:rPr>
          <w:rFonts w:ascii="Aptos" w:eastAsia="Aptos" w:hAnsi="Aptos" w:cs="Aptos"/>
          <w:color w:val="000000" w:themeColor="text1"/>
        </w:rPr>
      </w:pPr>
    </w:p>
    <w:p w14:paraId="55F57136" w14:textId="77777777" w:rsidR="41A66100" w:rsidRDefault="41A66100" w:rsidP="2229AB24">
      <w:pPr>
        <w:tabs>
          <w:tab w:val="left" w:pos="1794"/>
        </w:tabs>
        <w:rPr>
          <w:rFonts w:ascii="Aptos" w:eastAsia="Aptos" w:hAnsi="Aptos" w:cs="Aptos"/>
          <w:color w:val="000000" w:themeColor="text1"/>
        </w:rPr>
      </w:pPr>
      <w:r>
        <w:t xml:space="preserve">16.8.1. Do data subjects have the right to opt out of/object to processing? (Please confirm in which circumstances the right applies) </w:t>
      </w:r>
    </w:p>
    <w:p w14:paraId="440502B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7E777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78C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3576BA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B91341"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B5B9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DCA89F"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31F893F" w14:textId="77777777" w:rsidR="2229AB24" w:rsidRDefault="2229AB24" w:rsidP="2229AB24">
      <w:pPr>
        <w:tabs>
          <w:tab w:val="left" w:pos="1794"/>
        </w:tabs>
        <w:rPr>
          <w:rFonts w:ascii="Aptos" w:eastAsia="Aptos" w:hAnsi="Aptos" w:cs="Aptos"/>
          <w:color w:val="000000" w:themeColor="text1"/>
        </w:rPr>
      </w:pPr>
    </w:p>
    <w:p w14:paraId="1BE13438" w14:textId="77777777" w:rsidR="41A66100" w:rsidRDefault="41A66100" w:rsidP="2229AB24">
      <w:pPr>
        <w:tabs>
          <w:tab w:val="left" w:pos="1794"/>
        </w:tabs>
        <w:rPr>
          <w:rFonts w:ascii="Aptos" w:eastAsia="Aptos" w:hAnsi="Aptos" w:cs="Aptos"/>
          <w:color w:val="000000" w:themeColor="text1"/>
        </w:rPr>
      </w:pPr>
      <w:r>
        <w:t>16.8.2. Are there general exceptions to this right?</w:t>
      </w:r>
    </w:p>
    <w:p w14:paraId="299D056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3850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E5686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CD5C2F" w14:paraId="7F3C538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7B1260" w14:textId="77777777" w:rsidR="00CD5C2F" w:rsidRDefault="00CD5C2F" w:rsidP="00CD5C2F">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CD5C2F" w14:paraId="14B637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5D19CA" w14:textId="77777777" w:rsidR="00CD5C2F" w:rsidRDefault="00CD5C2F" w:rsidP="00CD5C2F">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D6B6AC2" w14:textId="77777777" w:rsidR="2229AB24" w:rsidRDefault="2229AB24" w:rsidP="2229AB24">
      <w:pPr>
        <w:tabs>
          <w:tab w:val="left" w:pos="1794"/>
        </w:tabs>
        <w:rPr>
          <w:rFonts w:ascii="Aptos" w:eastAsia="Aptos" w:hAnsi="Aptos" w:cs="Aptos"/>
          <w:color w:val="000000" w:themeColor="text1"/>
        </w:rPr>
      </w:pPr>
    </w:p>
    <w:p w14:paraId="0CEB5751" w14:textId="77777777" w:rsidR="2229AB24" w:rsidRDefault="2229AB24" w:rsidP="2229AB24">
      <w:pPr>
        <w:tabs>
          <w:tab w:val="left" w:pos="1794"/>
        </w:tabs>
        <w:rPr>
          <w:rFonts w:ascii="Aptos" w:eastAsia="Aptos" w:hAnsi="Aptos" w:cs="Aptos"/>
          <w:color w:val="000000" w:themeColor="text1"/>
        </w:rPr>
      </w:pPr>
    </w:p>
    <w:p w14:paraId="3B8172CD" w14:textId="77777777" w:rsidR="41A66100" w:rsidRDefault="41A66100" w:rsidP="2229AB24">
      <w:pPr>
        <w:tabs>
          <w:tab w:val="left" w:pos="1794"/>
        </w:tabs>
        <w:rPr>
          <w:rFonts w:ascii="Aptos" w:eastAsia="Aptos" w:hAnsi="Aptos" w:cs="Aptos"/>
          <w:color w:val="000000" w:themeColor="text1"/>
        </w:rPr>
      </w:pPr>
      <w:r>
        <w:t>16.9. Right to withdraw consent</w:t>
      </w:r>
    </w:p>
    <w:p w14:paraId="701DFB09" w14:textId="77777777" w:rsidR="2229AB24" w:rsidRDefault="2229AB24" w:rsidP="2229AB24">
      <w:pPr>
        <w:tabs>
          <w:tab w:val="left" w:pos="1794"/>
        </w:tabs>
        <w:rPr>
          <w:rFonts w:ascii="Aptos" w:eastAsia="Aptos" w:hAnsi="Aptos" w:cs="Aptos"/>
          <w:color w:val="000000" w:themeColor="text1"/>
        </w:rPr>
      </w:pPr>
    </w:p>
    <w:p w14:paraId="49347CEF" w14:textId="77777777" w:rsidR="41A66100" w:rsidRDefault="41A66100" w:rsidP="2229AB24">
      <w:pPr>
        <w:tabs>
          <w:tab w:val="left" w:pos="1794"/>
        </w:tabs>
        <w:rPr>
          <w:rFonts w:ascii="Aptos" w:eastAsia="Aptos" w:hAnsi="Aptos" w:cs="Aptos"/>
          <w:color w:val="000000" w:themeColor="text1"/>
        </w:rPr>
      </w:pPr>
      <w:r>
        <w:t xml:space="preserve">16.9.1. Do data subjects have the right to withdraw their consent? (Please confirm in which circumstances the right applies) </w:t>
      </w:r>
    </w:p>
    <w:p w14:paraId="7DA9AF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14B29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C335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5CFC0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94A0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9F212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19F7F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0C792E8" w14:textId="77777777" w:rsidR="2229AB24" w:rsidRDefault="2229AB24" w:rsidP="2229AB24">
      <w:pPr>
        <w:tabs>
          <w:tab w:val="left" w:pos="1794"/>
        </w:tabs>
        <w:rPr>
          <w:rFonts w:ascii="Aptos" w:eastAsia="Aptos" w:hAnsi="Aptos" w:cs="Aptos"/>
          <w:color w:val="000000" w:themeColor="text1"/>
        </w:rPr>
      </w:pPr>
    </w:p>
    <w:p w14:paraId="635BC1E5" w14:textId="77777777" w:rsidR="41A66100" w:rsidRDefault="41A66100" w:rsidP="2229AB24">
      <w:pPr>
        <w:tabs>
          <w:tab w:val="left" w:pos="1794"/>
        </w:tabs>
        <w:rPr>
          <w:rFonts w:ascii="Aptos" w:eastAsia="Aptos" w:hAnsi="Aptos" w:cs="Aptos"/>
          <w:color w:val="000000" w:themeColor="text1"/>
        </w:rPr>
      </w:pPr>
      <w:r>
        <w:t>16.9.2. Are there general exceptions to this right?</w:t>
      </w:r>
    </w:p>
    <w:p w14:paraId="522A527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24E6F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A9BA9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E6F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29458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ABC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7EAA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DE0840" w14:textId="77777777" w:rsidR="2229AB24" w:rsidRDefault="2229AB24" w:rsidP="2229AB24">
      <w:pPr>
        <w:tabs>
          <w:tab w:val="left" w:pos="1794"/>
        </w:tabs>
        <w:rPr>
          <w:rFonts w:ascii="Aptos" w:eastAsia="Aptos" w:hAnsi="Aptos" w:cs="Aptos"/>
          <w:color w:val="000000" w:themeColor="text1"/>
        </w:rPr>
      </w:pPr>
    </w:p>
    <w:p w14:paraId="62EF77E2" w14:textId="77777777" w:rsidR="2229AB24" w:rsidRDefault="2229AB24" w:rsidP="2229AB24">
      <w:pPr>
        <w:tabs>
          <w:tab w:val="left" w:pos="1794"/>
        </w:tabs>
        <w:rPr>
          <w:rFonts w:ascii="Aptos" w:eastAsia="Aptos" w:hAnsi="Aptos" w:cs="Aptos"/>
          <w:color w:val="000000" w:themeColor="text1"/>
        </w:rPr>
      </w:pPr>
    </w:p>
    <w:p w14:paraId="17D70407" w14:textId="77777777" w:rsidR="41A66100" w:rsidRDefault="41A66100" w:rsidP="2229AB24">
      <w:pPr>
        <w:tabs>
          <w:tab w:val="left" w:pos="1794"/>
        </w:tabs>
        <w:rPr>
          <w:rFonts w:ascii="Aptos" w:eastAsia="Aptos" w:hAnsi="Aptos" w:cs="Aptos"/>
          <w:color w:val="000000" w:themeColor="text1"/>
        </w:rPr>
      </w:pPr>
      <w:r>
        <w:t xml:space="preserve">16.10. Right not to be subject to automated decision-making </w:t>
      </w:r>
    </w:p>
    <w:p w14:paraId="2EC23BBD" w14:textId="77777777" w:rsidR="2229AB24" w:rsidRDefault="2229AB24" w:rsidP="2229AB24">
      <w:pPr>
        <w:tabs>
          <w:tab w:val="left" w:pos="1794"/>
        </w:tabs>
        <w:rPr>
          <w:rFonts w:ascii="Aptos" w:eastAsia="Aptos" w:hAnsi="Aptos" w:cs="Aptos"/>
          <w:color w:val="000000" w:themeColor="text1"/>
        </w:rPr>
      </w:pPr>
    </w:p>
    <w:p w14:paraId="6C7A882A" w14:textId="77777777" w:rsidR="41A66100" w:rsidRDefault="41A66100" w:rsidP="2229AB24">
      <w:pPr>
        <w:tabs>
          <w:tab w:val="left" w:pos="1794"/>
        </w:tabs>
        <w:rPr>
          <w:rFonts w:ascii="Aptos" w:eastAsia="Aptos" w:hAnsi="Aptos" w:cs="Aptos"/>
          <w:color w:val="000000" w:themeColor="text1"/>
        </w:rPr>
      </w:pPr>
      <w:r>
        <w:t xml:space="preserve">16.10.1. Do data subjects have the right to not be subject to automated decision-making? (Please confirm in which circumstances the right applies) </w:t>
      </w:r>
    </w:p>
    <w:p w14:paraId="33C6B0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E4B5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6F6C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302F28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007CA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C7DE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3AF81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4B958FF" w14:textId="77777777" w:rsidR="2229AB24" w:rsidRDefault="2229AB24" w:rsidP="2229AB24">
      <w:pPr>
        <w:tabs>
          <w:tab w:val="left" w:pos="1794"/>
        </w:tabs>
        <w:rPr>
          <w:rFonts w:ascii="Aptos" w:eastAsia="Aptos" w:hAnsi="Aptos" w:cs="Aptos"/>
          <w:color w:val="000000" w:themeColor="text1"/>
        </w:rPr>
      </w:pPr>
    </w:p>
    <w:p w14:paraId="75980207" w14:textId="77777777" w:rsidR="41A66100" w:rsidRDefault="41A66100" w:rsidP="2229AB24">
      <w:pPr>
        <w:tabs>
          <w:tab w:val="left" w:pos="1794"/>
        </w:tabs>
        <w:rPr>
          <w:rFonts w:ascii="Aptos" w:eastAsia="Aptos" w:hAnsi="Aptos" w:cs="Aptos"/>
          <w:color w:val="000000" w:themeColor="text1"/>
        </w:rPr>
      </w:pPr>
      <w:r>
        <w:t>16.10.2. Are there general exceptions to this right?</w:t>
      </w:r>
    </w:p>
    <w:p w14:paraId="6392CD1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13F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D3B41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7D34E6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E6EBFF"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5C663C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74D30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92A7FF0" w14:textId="77777777" w:rsidR="2229AB24" w:rsidRDefault="2229AB24" w:rsidP="2229AB24">
      <w:pPr>
        <w:tabs>
          <w:tab w:val="left" w:pos="1794"/>
        </w:tabs>
        <w:rPr>
          <w:rFonts w:ascii="Aptos" w:eastAsia="Aptos" w:hAnsi="Aptos" w:cs="Aptos"/>
          <w:color w:val="000000" w:themeColor="text1"/>
        </w:rPr>
      </w:pPr>
    </w:p>
    <w:p w14:paraId="4E7B0ACE" w14:textId="77777777" w:rsidR="2229AB24" w:rsidRDefault="2229AB24" w:rsidP="2229AB24">
      <w:pPr>
        <w:tabs>
          <w:tab w:val="left" w:pos="1794"/>
        </w:tabs>
        <w:rPr>
          <w:rFonts w:ascii="Aptos" w:eastAsia="Aptos" w:hAnsi="Aptos" w:cs="Aptos"/>
          <w:color w:val="000000" w:themeColor="text1"/>
        </w:rPr>
      </w:pPr>
    </w:p>
    <w:p w14:paraId="615A5AE6" w14:textId="77777777" w:rsidR="41A66100" w:rsidRDefault="41A66100" w:rsidP="2229AB24">
      <w:pPr>
        <w:tabs>
          <w:tab w:val="left" w:pos="1794"/>
        </w:tabs>
        <w:rPr>
          <w:rFonts w:ascii="Aptos" w:eastAsia="Aptos" w:hAnsi="Aptos" w:cs="Aptos"/>
          <w:color w:val="000000" w:themeColor="text1"/>
        </w:rPr>
      </w:pPr>
      <w:r>
        <w:t>16.11. Right not to be subject to discrimination</w:t>
      </w:r>
    </w:p>
    <w:p w14:paraId="625E1021" w14:textId="77777777" w:rsidR="2229AB24" w:rsidRDefault="2229AB24" w:rsidP="2229AB24">
      <w:pPr>
        <w:tabs>
          <w:tab w:val="left" w:pos="1794"/>
        </w:tabs>
        <w:rPr>
          <w:rFonts w:ascii="Aptos" w:eastAsia="Aptos" w:hAnsi="Aptos" w:cs="Aptos"/>
          <w:color w:val="000000" w:themeColor="text1"/>
        </w:rPr>
      </w:pPr>
    </w:p>
    <w:p w14:paraId="4D9DB561" w14:textId="77777777" w:rsidR="41A66100" w:rsidRDefault="41A66100" w:rsidP="2229AB24">
      <w:pPr>
        <w:tabs>
          <w:tab w:val="left" w:pos="1794"/>
        </w:tabs>
        <w:rPr>
          <w:rFonts w:ascii="Aptos" w:eastAsia="Aptos" w:hAnsi="Aptos" w:cs="Aptos"/>
          <w:color w:val="000000" w:themeColor="text1"/>
        </w:rPr>
      </w:pPr>
      <w:r>
        <w:t xml:space="preserve">16.11.1. Do data subjects have the right to not be subject to discrimination? (Please confirm in which circumstances the right applies) </w:t>
      </w:r>
    </w:p>
    <w:p w14:paraId="3644199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71B3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96770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382214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06E73D"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4BD047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70D155"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446B31" w14:textId="77777777" w:rsidR="2229AB24" w:rsidRDefault="2229AB24" w:rsidP="2229AB24">
      <w:pPr>
        <w:tabs>
          <w:tab w:val="left" w:pos="1794"/>
        </w:tabs>
        <w:rPr>
          <w:rFonts w:ascii="Aptos" w:eastAsia="Aptos" w:hAnsi="Aptos" w:cs="Aptos"/>
          <w:color w:val="000000" w:themeColor="text1"/>
        </w:rPr>
      </w:pPr>
    </w:p>
    <w:p w14:paraId="2BD0F9DD" w14:textId="77777777" w:rsidR="41A66100" w:rsidRDefault="41A66100" w:rsidP="2229AB24">
      <w:pPr>
        <w:tabs>
          <w:tab w:val="left" w:pos="1794"/>
        </w:tabs>
        <w:rPr>
          <w:rFonts w:ascii="Aptos" w:eastAsia="Aptos" w:hAnsi="Aptos" w:cs="Aptos"/>
          <w:color w:val="000000" w:themeColor="text1"/>
        </w:rPr>
      </w:pPr>
      <w:r>
        <w:t>16.11.2. Can data controllers and processors provide incentives?</w:t>
      </w:r>
    </w:p>
    <w:p w14:paraId="0B0E5C9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3520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01F2E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6D1126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295946"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43ADCFD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FDFF4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0BA73F" w14:textId="77777777" w:rsidR="2229AB24" w:rsidRDefault="2229AB24" w:rsidP="2229AB24">
      <w:pPr>
        <w:tabs>
          <w:tab w:val="left" w:pos="1794"/>
        </w:tabs>
        <w:rPr>
          <w:rFonts w:ascii="Aptos" w:eastAsia="Aptos" w:hAnsi="Aptos" w:cs="Aptos"/>
          <w:color w:val="000000" w:themeColor="text1"/>
        </w:rPr>
      </w:pPr>
    </w:p>
    <w:p w14:paraId="201C1FEA" w14:textId="77777777" w:rsidR="2229AB24" w:rsidRDefault="2229AB24" w:rsidP="2229AB24">
      <w:pPr>
        <w:tabs>
          <w:tab w:val="left" w:pos="1794"/>
        </w:tabs>
        <w:rPr>
          <w:rFonts w:ascii="Aptos" w:eastAsia="Aptos" w:hAnsi="Aptos" w:cs="Aptos"/>
          <w:color w:val="000000" w:themeColor="text1"/>
        </w:rPr>
      </w:pPr>
    </w:p>
    <w:p w14:paraId="72010994" w14:textId="77777777" w:rsidR="41A66100" w:rsidRDefault="41A66100" w:rsidP="2229AB24">
      <w:pPr>
        <w:tabs>
          <w:tab w:val="left" w:pos="1794"/>
        </w:tabs>
        <w:rPr>
          <w:rFonts w:ascii="Aptos" w:eastAsia="Aptos" w:hAnsi="Aptos" w:cs="Aptos"/>
          <w:color w:val="000000" w:themeColor="text1"/>
        </w:rPr>
      </w:pPr>
      <w:r>
        <w:t xml:space="preserve">16.12. Right to file a complaint </w:t>
      </w:r>
    </w:p>
    <w:p w14:paraId="2CD96E19" w14:textId="77777777" w:rsidR="2229AB24" w:rsidRDefault="2229AB24" w:rsidP="2229AB24">
      <w:pPr>
        <w:tabs>
          <w:tab w:val="left" w:pos="1794"/>
        </w:tabs>
        <w:rPr>
          <w:rFonts w:ascii="Aptos" w:eastAsia="Aptos" w:hAnsi="Aptos" w:cs="Aptos"/>
          <w:color w:val="000000" w:themeColor="text1"/>
        </w:rPr>
      </w:pPr>
    </w:p>
    <w:p w14:paraId="2C618E53" w14:textId="77777777" w:rsidR="41A66100" w:rsidRDefault="41A66100" w:rsidP="2229AB24">
      <w:pPr>
        <w:tabs>
          <w:tab w:val="left" w:pos="1794"/>
        </w:tabs>
        <w:rPr>
          <w:rFonts w:ascii="Aptos" w:eastAsia="Aptos" w:hAnsi="Aptos" w:cs="Aptos"/>
          <w:color w:val="000000" w:themeColor="text1"/>
        </w:rPr>
      </w:pPr>
      <w:r>
        <w:t xml:space="preserve">16.12.1. Do data subjects have the right to file a complaint? (Please confirm in which circumstances the right applies) </w:t>
      </w:r>
    </w:p>
    <w:p w14:paraId="359DC67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F43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D2B1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C561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889B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D6D8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407AA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82ACB2E" w14:textId="77777777" w:rsidR="2229AB24" w:rsidRDefault="2229AB24" w:rsidP="2229AB24">
      <w:pPr>
        <w:tabs>
          <w:tab w:val="left" w:pos="1794"/>
        </w:tabs>
        <w:rPr>
          <w:rFonts w:ascii="Aptos" w:eastAsia="Aptos" w:hAnsi="Aptos" w:cs="Aptos"/>
          <w:color w:val="000000" w:themeColor="text1"/>
        </w:rPr>
      </w:pPr>
    </w:p>
    <w:p w14:paraId="5CC16B7E" w14:textId="77777777" w:rsidR="41A66100" w:rsidRDefault="41A66100" w:rsidP="2229AB24">
      <w:pPr>
        <w:tabs>
          <w:tab w:val="left" w:pos="1794"/>
        </w:tabs>
        <w:rPr>
          <w:rFonts w:ascii="Aptos" w:eastAsia="Aptos" w:hAnsi="Aptos" w:cs="Aptos"/>
          <w:color w:val="000000" w:themeColor="text1"/>
        </w:rPr>
      </w:pPr>
      <w:r>
        <w:t>16.12.2. Are there general exceptions to this right?</w:t>
      </w:r>
    </w:p>
    <w:p w14:paraId="03459B1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684E0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5A89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D06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B4386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B7045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1CA31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D2B31A9" w14:textId="77777777" w:rsidR="2229AB24" w:rsidRDefault="2229AB24" w:rsidP="2229AB24">
      <w:pPr>
        <w:tabs>
          <w:tab w:val="left" w:pos="1794"/>
        </w:tabs>
        <w:rPr>
          <w:rFonts w:ascii="Aptos" w:eastAsia="Aptos" w:hAnsi="Aptos" w:cs="Aptos"/>
          <w:color w:val="000000" w:themeColor="text1"/>
        </w:rPr>
      </w:pPr>
    </w:p>
    <w:p w14:paraId="3D1CFEE1" w14:textId="77777777" w:rsidR="2229AB24" w:rsidRDefault="2229AB24" w:rsidP="2229AB24">
      <w:pPr>
        <w:tabs>
          <w:tab w:val="left" w:pos="1794"/>
        </w:tabs>
        <w:rPr>
          <w:rFonts w:ascii="Aptos" w:eastAsia="Aptos" w:hAnsi="Aptos" w:cs="Aptos"/>
          <w:color w:val="000000" w:themeColor="text1"/>
        </w:rPr>
      </w:pPr>
    </w:p>
    <w:p w14:paraId="1C6AD974" w14:textId="77777777" w:rsidR="41A66100" w:rsidRDefault="41A66100" w:rsidP="2229AB24">
      <w:pPr>
        <w:tabs>
          <w:tab w:val="left" w:pos="1794"/>
        </w:tabs>
        <w:rPr>
          <w:rFonts w:ascii="Aptos" w:eastAsia="Aptos" w:hAnsi="Aptos" w:cs="Aptos"/>
          <w:color w:val="000000" w:themeColor="text1"/>
        </w:rPr>
      </w:pPr>
      <w:r>
        <w:t>16.13. Other rights</w:t>
      </w:r>
    </w:p>
    <w:p w14:paraId="4A24F734" w14:textId="77777777" w:rsidR="2229AB24" w:rsidRDefault="2229AB24" w:rsidP="2229AB24">
      <w:pPr>
        <w:tabs>
          <w:tab w:val="left" w:pos="1794"/>
        </w:tabs>
        <w:rPr>
          <w:rFonts w:ascii="Aptos" w:eastAsia="Aptos" w:hAnsi="Aptos" w:cs="Aptos"/>
          <w:color w:val="000000" w:themeColor="text1"/>
        </w:rPr>
      </w:pPr>
    </w:p>
    <w:p w14:paraId="072C6B59" w14:textId="77777777" w:rsidR="41A66100" w:rsidRDefault="41A66100" w:rsidP="2229AB24">
      <w:pPr>
        <w:rPr>
          <w:rFonts w:ascii="Aptos" w:eastAsia="Aptos" w:hAnsi="Aptos" w:cs="Aptos"/>
          <w:color w:val="000000" w:themeColor="text1"/>
        </w:rPr>
      </w:pPr>
      <w:r>
        <w:t>16.13.1. Are there any additional right(s) available under the law(s)?</w:t>
      </w:r>
    </w:p>
    <w:p w14:paraId="4E1EE68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5519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7FE2C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1C6F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C26B9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D3F3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FAE3B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A30D68E" w14:textId="77777777" w:rsidR="2229AB24" w:rsidRDefault="2229AB24" w:rsidP="2229AB24">
      <w:pPr>
        <w:rPr>
          <w:rFonts w:ascii="Aptos" w:eastAsia="Aptos" w:hAnsi="Aptos" w:cs="Aptos"/>
          <w:color w:val="000000" w:themeColor="text1"/>
        </w:rPr>
      </w:pPr>
    </w:p>
    <w:p w14:paraId="1EA3DEC1" w14:textId="77777777" w:rsidR="2229AB24" w:rsidRDefault="2229AB24" w:rsidP="2229AB24">
      <w:pPr>
        <w:rPr>
          <w:rFonts w:ascii="Aptos" w:eastAsia="Aptos" w:hAnsi="Aptos" w:cs="Aptos"/>
          <w:color w:val="000000" w:themeColor="text1"/>
        </w:rPr>
      </w:pPr>
    </w:p>
    <w:p w14:paraId="0FA54B70"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Enforcement</w:t>
      </w:r>
    </w:p>
    <w:p w14:paraId="534BB970" w14:textId="77777777" w:rsidR="2229AB24" w:rsidRDefault="2229AB24" w:rsidP="2229AB24">
      <w:pPr>
        <w:tabs>
          <w:tab w:val="left" w:pos="1794"/>
        </w:tabs>
        <w:rPr>
          <w:rFonts w:ascii="Aptos" w:eastAsia="Aptos" w:hAnsi="Aptos" w:cs="Aptos"/>
          <w:color w:val="000000" w:themeColor="text1"/>
        </w:rPr>
      </w:pPr>
    </w:p>
    <w:p w14:paraId="1B15EEE8" w14:textId="77777777" w:rsidR="41A66100" w:rsidRDefault="41A66100" w:rsidP="2229AB24">
      <w:pPr>
        <w:tabs>
          <w:tab w:val="left" w:pos="1794"/>
        </w:tabs>
        <w:rPr>
          <w:rFonts w:ascii="Aptos" w:eastAsia="Aptos" w:hAnsi="Aptos" w:cs="Aptos"/>
          <w:color w:val="000000" w:themeColor="text1"/>
        </w:rPr>
      </w:pPr>
      <w:r>
        <w:t xml:space="preserve">17.1. Civil liability </w:t>
      </w:r>
    </w:p>
    <w:p w14:paraId="337AFF5E" w14:textId="77777777" w:rsidR="2229AB24" w:rsidRDefault="2229AB24" w:rsidP="2229AB24">
      <w:pPr>
        <w:tabs>
          <w:tab w:val="left" w:pos="1794"/>
        </w:tabs>
        <w:rPr>
          <w:rFonts w:ascii="Aptos" w:eastAsia="Aptos" w:hAnsi="Aptos" w:cs="Aptos"/>
          <w:color w:val="000000" w:themeColor="text1"/>
        </w:rPr>
      </w:pPr>
    </w:p>
    <w:p w14:paraId="10A37EC3" w14:textId="77777777" w:rsidR="41A66100" w:rsidRDefault="41A66100" w:rsidP="2229AB24">
      <w:pPr>
        <w:tabs>
          <w:tab w:val="left" w:pos="1794"/>
        </w:tabs>
        <w:rPr>
          <w:rFonts w:ascii="Aptos" w:eastAsia="Aptos" w:hAnsi="Aptos" w:cs="Aptos"/>
          <w:color w:val="000000" w:themeColor="text1"/>
        </w:rPr>
      </w:pPr>
      <w:r>
        <w:t>17.1.1. Does the law(s) provide for civil liability? (e.g., warning, notice, administrative/ monetary penalties)</w:t>
      </w:r>
    </w:p>
    <w:p w14:paraId="6B42A87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E82D4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710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E27F6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218E5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BDBA2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3DBA9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406906D" w14:textId="77777777" w:rsidR="2229AB24" w:rsidRDefault="2229AB24" w:rsidP="2229AB24">
      <w:pPr>
        <w:tabs>
          <w:tab w:val="left" w:pos="1794"/>
        </w:tabs>
        <w:rPr>
          <w:rFonts w:ascii="Aptos" w:eastAsia="Aptos" w:hAnsi="Aptos" w:cs="Aptos"/>
          <w:color w:val="000000" w:themeColor="text1"/>
        </w:rPr>
      </w:pPr>
    </w:p>
    <w:p w14:paraId="4ADF8B20" w14:textId="77777777" w:rsidR="41A66100" w:rsidRDefault="41A66100" w:rsidP="2229AB24">
      <w:pPr>
        <w:tabs>
          <w:tab w:val="left" w:pos="1794"/>
        </w:tabs>
        <w:rPr>
          <w:rFonts w:ascii="Aptos" w:eastAsia="Aptos" w:hAnsi="Aptos" w:cs="Aptos"/>
          <w:color w:val="000000" w:themeColor="text1"/>
        </w:rPr>
      </w:pPr>
      <w:r>
        <w:t>17.1.2. Does the law(s) provide compensation for non-material damage?</w:t>
      </w:r>
    </w:p>
    <w:p w14:paraId="7CE9292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D178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DDD2C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62C768F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A925E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211FC9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2B53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5B8801D4" w14:textId="77777777" w:rsidR="2229AB24" w:rsidRDefault="2229AB24" w:rsidP="2229AB24">
      <w:pPr>
        <w:tabs>
          <w:tab w:val="left" w:pos="1794"/>
        </w:tabs>
        <w:rPr>
          <w:rFonts w:ascii="Aptos" w:eastAsia="Aptos" w:hAnsi="Aptos" w:cs="Aptos"/>
          <w:color w:val="000000" w:themeColor="text1"/>
        </w:rPr>
      </w:pPr>
    </w:p>
    <w:p w14:paraId="0BBB0D04" w14:textId="77777777" w:rsidR="41A66100" w:rsidRDefault="41A66100" w:rsidP="2229AB24">
      <w:pPr>
        <w:tabs>
          <w:tab w:val="left" w:pos="1794"/>
        </w:tabs>
        <w:rPr>
          <w:rFonts w:ascii="Aptos" w:eastAsia="Aptos" w:hAnsi="Aptos" w:cs="Aptos"/>
          <w:color w:val="000000" w:themeColor="text1"/>
        </w:rPr>
      </w:pPr>
      <w:r>
        <w:t>17.1.3. Does the law(s) provide a private right of action/compensation?</w:t>
      </w:r>
    </w:p>
    <w:p w14:paraId="21EF14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11B1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BF6B3C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B17D4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C2AC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4D71A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C4DA8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1B15159C" w14:textId="77777777" w:rsidR="2229AB24" w:rsidRDefault="2229AB24" w:rsidP="2229AB24">
      <w:pPr>
        <w:tabs>
          <w:tab w:val="left" w:pos="1794"/>
        </w:tabs>
        <w:rPr>
          <w:rFonts w:ascii="Aptos" w:eastAsia="Aptos" w:hAnsi="Aptos" w:cs="Aptos"/>
          <w:color w:val="000000" w:themeColor="text1"/>
        </w:rPr>
      </w:pPr>
    </w:p>
    <w:p w14:paraId="12EAB78C" w14:textId="77777777" w:rsidR="41A66100" w:rsidRDefault="41A66100" w:rsidP="2229AB24">
      <w:pPr>
        <w:tabs>
          <w:tab w:val="left" w:pos="1794"/>
        </w:tabs>
        <w:rPr>
          <w:rFonts w:ascii="Aptos" w:eastAsia="Aptos" w:hAnsi="Aptos" w:cs="Aptos"/>
          <w:color w:val="000000" w:themeColor="text1"/>
        </w:rPr>
      </w:pPr>
      <w:r>
        <w:t>17.1.4. What monetary penalties are available under the law(s)?</w:t>
      </w:r>
    </w:p>
    <w:p w14:paraId="5190405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AF68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0112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0D61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49EE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7D5C9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517AD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FAA5DBD" w14:textId="77777777" w:rsidR="2229AB24" w:rsidRDefault="2229AB24" w:rsidP="2229AB24">
      <w:pPr>
        <w:tabs>
          <w:tab w:val="left" w:pos="1794"/>
        </w:tabs>
        <w:rPr>
          <w:rFonts w:ascii="Aptos" w:eastAsia="Aptos" w:hAnsi="Aptos" w:cs="Aptos"/>
          <w:color w:val="000000" w:themeColor="text1"/>
        </w:rPr>
      </w:pPr>
    </w:p>
    <w:p w14:paraId="35DAE6F7" w14:textId="77777777" w:rsidR="41A66100" w:rsidRDefault="41A66100" w:rsidP="2229AB24">
      <w:pPr>
        <w:tabs>
          <w:tab w:val="left" w:pos="1794"/>
        </w:tabs>
        <w:rPr>
          <w:rFonts w:ascii="Aptos" w:eastAsia="Aptos" w:hAnsi="Aptos" w:cs="Aptos"/>
          <w:color w:val="000000" w:themeColor="text1"/>
        </w:rPr>
      </w:pPr>
      <w:r>
        <w:t>17.1.5. What are the criteria for calculating the amount of monetary penalties?</w:t>
      </w:r>
    </w:p>
    <w:p w14:paraId="29DB5A4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AFA06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228F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4C7C5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DC88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99109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FD052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C18AF61" w14:textId="77777777" w:rsidR="2229AB24" w:rsidRDefault="2229AB24" w:rsidP="2229AB24">
      <w:pPr>
        <w:tabs>
          <w:tab w:val="left" w:pos="1794"/>
        </w:tabs>
        <w:rPr>
          <w:rFonts w:ascii="Aptos" w:eastAsia="Aptos" w:hAnsi="Aptos" w:cs="Aptos"/>
          <w:color w:val="000000" w:themeColor="text1"/>
        </w:rPr>
      </w:pPr>
    </w:p>
    <w:p w14:paraId="4A0CD509" w14:textId="77777777" w:rsidR="2229AB24" w:rsidRDefault="2229AB24" w:rsidP="2229AB24">
      <w:pPr>
        <w:tabs>
          <w:tab w:val="left" w:pos="1794"/>
        </w:tabs>
        <w:rPr>
          <w:rFonts w:ascii="Aptos" w:eastAsia="Aptos" w:hAnsi="Aptos" w:cs="Aptos"/>
          <w:color w:val="000000" w:themeColor="text1"/>
        </w:rPr>
      </w:pPr>
    </w:p>
    <w:p w14:paraId="695587F8" w14:textId="77777777" w:rsidR="41A66100" w:rsidRDefault="41A66100" w:rsidP="2229AB24">
      <w:pPr>
        <w:tabs>
          <w:tab w:val="left" w:pos="1794"/>
        </w:tabs>
        <w:rPr>
          <w:rFonts w:ascii="Aptos" w:eastAsia="Aptos" w:hAnsi="Aptos" w:cs="Aptos"/>
          <w:color w:val="000000" w:themeColor="text1"/>
        </w:rPr>
      </w:pPr>
      <w:r>
        <w:t>17.2. Criminal liability</w:t>
      </w:r>
    </w:p>
    <w:p w14:paraId="114E1CCC" w14:textId="77777777" w:rsidR="2229AB24" w:rsidRDefault="2229AB24" w:rsidP="2229AB24">
      <w:pPr>
        <w:tabs>
          <w:tab w:val="left" w:pos="1794"/>
        </w:tabs>
        <w:ind w:left="720"/>
        <w:rPr>
          <w:rFonts w:ascii="Aptos" w:eastAsia="Aptos" w:hAnsi="Aptos" w:cs="Aptos"/>
          <w:color w:val="000000" w:themeColor="text1"/>
        </w:rPr>
      </w:pPr>
    </w:p>
    <w:p w14:paraId="7CB38091" w14:textId="77777777" w:rsidR="41A66100" w:rsidRDefault="41A66100" w:rsidP="2229AB24">
      <w:pPr>
        <w:tabs>
          <w:tab w:val="left" w:pos="1794"/>
        </w:tabs>
        <w:rPr>
          <w:rFonts w:ascii="Aptos" w:eastAsia="Aptos" w:hAnsi="Aptos" w:cs="Aptos"/>
          <w:color w:val="000000" w:themeColor="text1"/>
        </w:rPr>
      </w:pPr>
      <w:r>
        <w:t>17.2.1. Does the law(s) provide for criminal liability?</w:t>
      </w:r>
    </w:p>
    <w:p w14:paraId="0D583F4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7C79B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8133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AC1673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572A9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647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A1AB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09CB97" w14:textId="77777777" w:rsidR="2229AB24" w:rsidRDefault="2229AB24" w:rsidP="2229AB24">
      <w:pPr>
        <w:tabs>
          <w:tab w:val="left" w:pos="1794"/>
        </w:tabs>
        <w:rPr>
          <w:rFonts w:ascii="Aptos" w:eastAsia="Aptos" w:hAnsi="Aptos" w:cs="Aptos"/>
          <w:color w:val="000000" w:themeColor="text1"/>
        </w:rPr>
      </w:pPr>
    </w:p>
    <w:p w14:paraId="10D40BEB" w14:textId="77777777" w:rsidR="2229AB24" w:rsidRDefault="2229AB24" w:rsidP="2229AB24">
      <w:pPr>
        <w:tabs>
          <w:tab w:val="left" w:pos="1794"/>
        </w:tabs>
        <w:rPr>
          <w:rFonts w:ascii="Aptos" w:eastAsia="Aptos" w:hAnsi="Aptos" w:cs="Aptos"/>
          <w:color w:val="000000" w:themeColor="text1"/>
        </w:rPr>
      </w:pPr>
    </w:p>
    <w:p w14:paraId="31D9E25B" w14:textId="77777777" w:rsidR="41A66100" w:rsidRDefault="41A66100" w:rsidP="2229AB24">
      <w:pPr>
        <w:tabs>
          <w:tab w:val="left" w:pos="1794"/>
        </w:tabs>
        <w:rPr>
          <w:rFonts w:ascii="Aptos" w:eastAsia="Aptos" w:hAnsi="Aptos" w:cs="Aptos"/>
          <w:color w:val="000000" w:themeColor="text1"/>
        </w:rPr>
      </w:pPr>
      <w:r>
        <w:t>17.3. Party liability</w:t>
      </w:r>
    </w:p>
    <w:p w14:paraId="0ECD8871" w14:textId="77777777" w:rsidR="2229AB24" w:rsidRDefault="2229AB24" w:rsidP="2229AB24">
      <w:pPr>
        <w:tabs>
          <w:tab w:val="left" w:pos="1794"/>
        </w:tabs>
        <w:rPr>
          <w:rFonts w:ascii="Aptos" w:eastAsia="Aptos" w:hAnsi="Aptos" w:cs="Aptos"/>
          <w:color w:val="000000" w:themeColor="text1"/>
        </w:rPr>
      </w:pPr>
    </w:p>
    <w:p w14:paraId="7DF8002F" w14:textId="77777777" w:rsidR="41A66100" w:rsidRDefault="41A66100" w:rsidP="2229AB24">
      <w:pPr>
        <w:tabs>
          <w:tab w:val="left" w:pos="1794"/>
        </w:tabs>
        <w:rPr>
          <w:rFonts w:ascii="Aptos" w:eastAsia="Aptos" w:hAnsi="Aptos" w:cs="Aptos"/>
          <w:color w:val="000000" w:themeColor="text1"/>
        </w:rPr>
      </w:pPr>
      <w:r>
        <w:t>17.3.1. Who can be sanctioned? (e.g., controller, processor, sub-processor, third parties)</w:t>
      </w:r>
    </w:p>
    <w:p w14:paraId="2E2C009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DBD1EF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91E66F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26957C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B5AC6E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8D7C6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FC66B3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28E19815" w14:textId="77777777" w:rsidR="2229AB24" w:rsidRDefault="2229AB24" w:rsidP="2229AB24">
      <w:pPr>
        <w:tabs>
          <w:tab w:val="left" w:pos="1794"/>
        </w:tabs>
        <w:rPr>
          <w:rFonts w:ascii="Aptos" w:eastAsia="Aptos" w:hAnsi="Aptos" w:cs="Aptos"/>
          <w:color w:val="000000" w:themeColor="text1"/>
        </w:rPr>
      </w:pPr>
    </w:p>
    <w:p w14:paraId="71941D3E" w14:textId="77777777" w:rsidR="41A66100" w:rsidRDefault="41A66100" w:rsidP="2229AB24">
      <w:pPr>
        <w:tabs>
          <w:tab w:val="left" w:pos="1794"/>
        </w:tabs>
        <w:rPr>
          <w:rFonts w:ascii="Aptos" w:eastAsia="Aptos" w:hAnsi="Aptos" w:cs="Aptos"/>
          <w:color w:val="000000" w:themeColor="text1"/>
        </w:rPr>
      </w:pPr>
      <w:r>
        <w:t xml:space="preserve">17.3.2. How is liability shared across multiple parties? (e.g., joint and several) </w:t>
      </w:r>
    </w:p>
    <w:p w14:paraId="5A32B58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C06C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6AEC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3CC8572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0FF5D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42214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CC4B9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111092A7" w14:textId="77777777" w:rsidR="2229AB24" w:rsidRDefault="2229AB24" w:rsidP="2229AB24">
      <w:pPr>
        <w:tabs>
          <w:tab w:val="left" w:pos="1794"/>
        </w:tabs>
        <w:rPr>
          <w:rFonts w:ascii="Aptos" w:eastAsia="Aptos" w:hAnsi="Aptos" w:cs="Aptos"/>
          <w:color w:val="000000" w:themeColor="text1"/>
        </w:rPr>
      </w:pPr>
    </w:p>
    <w:p w14:paraId="43D6D860" w14:textId="77777777" w:rsidR="2229AB24" w:rsidRDefault="2229AB24" w:rsidP="2229AB24">
      <w:pPr>
        <w:tabs>
          <w:tab w:val="left" w:pos="1794"/>
        </w:tabs>
        <w:rPr>
          <w:rFonts w:ascii="Aptos" w:eastAsia="Aptos" w:hAnsi="Aptos" w:cs="Aptos"/>
          <w:color w:val="000000" w:themeColor="text1"/>
        </w:rPr>
      </w:pPr>
    </w:p>
    <w:p w14:paraId="2437AE33" w14:textId="77777777" w:rsidR="41A66100" w:rsidRDefault="41A66100" w:rsidP="2229AB24">
      <w:pPr>
        <w:tabs>
          <w:tab w:val="left" w:pos="1794"/>
        </w:tabs>
        <w:rPr>
          <w:rFonts w:ascii="Aptos" w:eastAsia="Aptos" w:hAnsi="Aptos" w:cs="Aptos"/>
          <w:color w:val="000000" w:themeColor="text1"/>
        </w:rPr>
      </w:pPr>
      <w:r>
        <w:t>17.4. Scope of enforcement</w:t>
      </w:r>
    </w:p>
    <w:p w14:paraId="07228D68" w14:textId="77777777" w:rsidR="2229AB24" w:rsidRDefault="2229AB24" w:rsidP="2229AB24">
      <w:pPr>
        <w:tabs>
          <w:tab w:val="left" w:pos="1794"/>
        </w:tabs>
        <w:rPr>
          <w:rFonts w:ascii="Aptos" w:eastAsia="Aptos" w:hAnsi="Aptos" w:cs="Aptos"/>
          <w:color w:val="000000" w:themeColor="text1"/>
        </w:rPr>
      </w:pPr>
    </w:p>
    <w:p w14:paraId="53978F12" w14:textId="77777777" w:rsidR="41A66100" w:rsidRDefault="41A66100" w:rsidP="2229AB24">
      <w:pPr>
        <w:tabs>
          <w:tab w:val="left" w:pos="1794"/>
        </w:tabs>
        <w:rPr>
          <w:rFonts w:ascii="Aptos" w:eastAsia="Aptos" w:hAnsi="Aptos" w:cs="Aptos"/>
          <w:color w:val="000000" w:themeColor="text1"/>
        </w:rPr>
      </w:pPr>
      <w:r>
        <w:t>17.4.1. How long do supervisory authorities have to bring an enforcement action for violations of the law(s)? (e.g., statute of limitations)</w:t>
      </w:r>
    </w:p>
    <w:p w14:paraId="7858798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B1E1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3B47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E9B76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7595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63D5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2806E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6F2CB18" w14:textId="77777777" w:rsidR="2229AB24" w:rsidRDefault="2229AB24" w:rsidP="2229AB24">
      <w:pPr>
        <w:tabs>
          <w:tab w:val="left" w:pos="1794"/>
        </w:tabs>
        <w:rPr>
          <w:rFonts w:ascii="Aptos" w:eastAsia="Aptos" w:hAnsi="Aptos" w:cs="Aptos"/>
          <w:color w:val="000000" w:themeColor="text1"/>
        </w:rPr>
      </w:pPr>
    </w:p>
    <w:p w14:paraId="2B661563" w14:textId="77777777" w:rsidR="41A66100" w:rsidRDefault="41A66100" w:rsidP="2229AB24">
      <w:pPr>
        <w:tabs>
          <w:tab w:val="left" w:pos="1794"/>
        </w:tabs>
        <w:rPr>
          <w:rFonts w:ascii="Aptos" w:eastAsia="Aptos" w:hAnsi="Aptos" w:cs="Aptos"/>
          <w:color w:val="000000" w:themeColor="text1"/>
        </w:rPr>
      </w:pPr>
      <w:r>
        <w:t>17.4.2. Can the law(s) be enforced internationally?</w:t>
      </w:r>
    </w:p>
    <w:p w14:paraId="064F3D4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D6F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ED824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217640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5C959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D15A1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6613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D53ABB" w14:textId="77777777" w:rsidR="2229AB24" w:rsidRDefault="2229AB24" w:rsidP="2229AB24">
      <w:pPr>
        <w:tabs>
          <w:tab w:val="left" w:pos="1794"/>
        </w:tabs>
        <w:rPr>
          <w:rFonts w:ascii="Aptos" w:eastAsia="Aptos" w:hAnsi="Aptos" w:cs="Aptos"/>
          <w:color w:val="000000" w:themeColor="text1"/>
        </w:rPr>
      </w:pPr>
    </w:p>
    <w:p w14:paraId="6C3AC351" w14:textId="77777777" w:rsidR="2229AB24" w:rsidRDefault="2229AB24" w:rsidP="2229AB24">
      <w:pPr>
        <w:tabs>
          <w:tab w:val="left" w:pos="1794"/>
        </w:tabs>
        <w:rPr>
          <w:rFonts w:ascii="Aptos" w:eastAsia="Aptos" w:hAnsi="Aptos" w:cs="Aptos"/>
          <w:color w:val="000000" w:themeColor="text1"/>
        </w:rPr>
      </w:pPr>
    </w:p>
    <w:p w14:paraId="2563DACA" w14:textId="77777777" w:rsidR="41A66100" w:rsidRDefault="41A66100" w:rsidP="2229AB24">
      <w:pPr>
        <w:tabs>
          <w:tab w:val="left" w:pos="1794"/>
        </w:tabs>
        <w:rPr>
          <w:rFonts w:ascii="Aptos" w:eastAsia="Aptos" w:hAnsi="Aptos" w:cs="Aptos"/>
          <w:color w:val="000000" w:themeColor="text1"/>
        </w:rPr>
      </w:pPr>
      <w:r>
        <w:t xml:space="preserve">17.5. Processes and procedures </w:t>
      </w:r>
    </w:p>
    <w:p w14:paraId="02CD3235" w14:textId="77777777" w:rsidR="2229AB24" w:rsidRDefault="2229AB24" w:rsidP="2229AB24">
      <w:pPr>
        <w:tabs>
          <w:tab w:val="left" w:pos="1794"/>
        </w:tabs>
        <w:rPr>
          <w:rFonts w:ascii="Aptos" w:eastAsia="Aptos" w:hAnsi="Aptos" w:cs="Aptos"/>
          <w:color w:val="000000" w:themeColor="text1"/>
        </w:rPr>
      </w:pPr>
    </w:p>
    <w:p w14:paraId="150BBEEC" w14:textId="77777777" w:rsidR="41A66100" w:rsidRDefault="41A66100" w:rsidP="2229AB24">
      <w:pPr>
        <w:tabs>
          <w:tab w:val="left" w:pos="1794"/>
        </w:tabs>
        <w:rPr>
          <w:rFonts w:ascii="Aptos" w:eastAsia="Aptos" w:hAnsi="Aptos" w:cs="Aptos"/>
          <w:color w:val="000000" w:themeColor="text1"/>
        </w:rPr>
      </w:pPr>
      <w:r>
        <w:t>17.5.1. Does the law(s) permit decisions from the supervisory authority to be appealed? (e.g., data subjects and companies)</w:t>
      </w:r>
    </w:p>
    <w:p w14:paraId="7EA828E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E7AB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35BCC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48B64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B71F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E37B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9FD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BF91B20" w14:textId="77777777" w:rsidR="2229AB24" w:rsidRDefault="2229AB24" w:rsidP="2229AB24">
      <w:pPr>
        <w:tabs>
          <w:tab w:val="left" w:pos="1794"/>
        </w:tabs>
        <w:rPr>
          <w:rFonts w:ascii="Aptos" w:eastAsia="Aptos" w:hAnsi="Aptos" w:cs="Aptos"/>
          <w:color w:val="000000" w:themeColor="text1"/>
        </w:rPr>
      </w:pPr>
    </w:p>
    <w:p w14:paraId="1E929A28" w14:textId="77777777" w:rsidR="41A66100" w:rsidRDefault="41A66100" w:rsidP="2229AB24">
      <w:pPr>
        <w:tabs>
          <w:tab w:val="left" w:pos="1794"/>
        </w:tabs>
        <w:rPr>
          <w:rFonts w:ascii="Aptos" w:eastAsia="Aptos" w:hAnsi="Aptos" w:cs="Aptos"/>
          <w:color w:val="000000" w:themeColor="text1"/>
        </w:rPr>
      </w:pPr>
      <w:r>
        <w:t>17.5.2. What is the appeal process? (e.g., decisions are reviewed by a court of law)</w:t>
      </w:r>
    </w:p>
    <w:p w14:paraId="7930AA0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C6CF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F6A8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79C7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723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B2907C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AF478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01C5806" w14:textId="77777777" w:rsidR="2229AB24" w:rsidRDefault="2229AB24" w:rsidP="2229AB24">
      <w:pPr>
        <w:tabs>
          <w:tab w:val="left" w:pos="1794"/>
        </w:tabs>
        <w:rPr>
          <w:rFonts w:ascii="Aptos" w:eastAsia="Aptos" w:hAnsi="Aptos" w:cs="Aptos"/>
          <w:color w:val="000000" w:themeColor="text1"/>
        </w:rPr>
      </w:pPr>
    </w:p>
    <w:p w14:paraId="0A69CC67" w14:textId="77777777" w:rsidR="2229AB24" w:rsidRDefault="2229AB24" w:rsidP="2229AB24">
      <w:pPr>
        <w:tabs>
          <w:tab w:val="left" w:pos="1794"/>
        </w:tabs>
        <w:rPr>
          <w:rFonts w:ascii="Aptos" w:eastAsia="Aptos" w:hAnsi="Aptos" w:cs="Aptos"/>
          <w:color w:val="000000" w:themeColor="text1"/>
        </w:rPr>
      </w:pPr>
    </w:p>
    <w:p w14:paraId="17D34664" w14:textId="77777777" w:rsidR="41A66100" w:rsidRDefault="41A66100" w:rsidP="2229AB24">
      <w:pPr>
        <w:tabs>
          <w:tab w:val="left" w:pos="1794"/>
        </w:tabs>
        <w:rPr>
          <w:rFonts w:ascii="Aptos" w:eastAsia="Aptos" w:hAnsi="Aptos" w:cs="Aptos"/>
          <w:color w:val="000000" w:themeColor="text1"/>
        </w:rPr>
      </w:pPr>
      <w:r>
        <w:t xml:space="preserve">17.6. Enforcement activity </w:t>
      </w:r>
    </w:p>
    <w:p w14:paraId="1F401BEF" w14:textId="77777777" w:rsidR="2229AB24" w:rsidRDefault="2229AB24" w:rsidP="2229AB24">
      <w:pPr>
        <w:tabs>
          <w:tab w:val="left" w:pos="1794"/>
        </w:tabs>
        <w:rPr>
          <w:rFonts w:ascii="Aptos" w:eastAsia="Aptos" w:hAnsi="Aptos" w:cs="Aptos"/>
          <w:color w:val="000000" w:themeColor="text1"/>
        </w:rPr>
      </w:pPr>
    </w:p>
    <w:p w14:paraId="797C5CBD" w14:textId="77777777" w:rsidR="41A66100" w:rsidRDefault="41A66100" w:rsidP="2229AB24">
      <w:pPr>
        <w:tabs>
          <w:tab w:val="left" w:pos="1794"/>
        </w:tabs>
        <w:rPr>
          <w:rFonts w:ascii="Aptos" w:eastAsia="Aptos" w:hAnsi="Aptos" w:cs="Aptos"/>
          <w:color w:val="000000" w:themeColor="text1"/>
        </w:rPr>
      </w:pPr>
      <w:r>
        <w:t>17.6.1. Has the supervisory authority issued any enforcement decisions? (If yes, please highlight key decisions and provide a link to where they can be accessed)</w:t>
      </w:r>
    </w:p>
    <w:p w14:paraId="32FEB25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A24C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0CEB8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2A782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524D3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272B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C8F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EC47BAB" w14:textId="77777777" w:rsidR="2229AB24" w:rsidRDefault="2229AB24" w:rsidP="2229AB24">
      <w:pPr>
        <w:tabs>
          <w:tab w:val="left" w:pos="1794"/>
        </w:tabs>
        <w:rPr>
          <w:rFonts w:ascii="Aptos" w:eastAsia="Aptos" w:hAnsi="Aptos" w:cs="Aptos"/>
          <w:color w:val="000000" w:themeColor="text1"/>
        </w:rPr>
      </w:pPr>
    </w:p>
    <w:p w14:paraId="02C942E4" w14:textId="77777777" w:rsidR="2229AB24" w:rsidRDefault="2229AB24" w:rsidP="2229AB24">
      <w:pPr>
        <w:tabs>
          <w:tab w:val="left" w:pos="1794"/>
        </w:tabs>
        <w:rPr>
          <w:rFonts w:ascii="Aptos" w:eastAsia="Aptos" w:hAnsi="Aptos" w:cs="Aptos"/>
          <w:color w:val="000000" w:themeColor="text1"/>
        </w:rPr>
      </w:pPr>
    </w:p>
    <w:p w14:paraId="7E17CA5D" w14:textId="77777777" w:rsidR="41A66100" w:rsidRDefault="41A66100" w:rsidP="2229AB24">
      <w:pPr>
        <w:tabs>
          <w:tab w:val="left" w:pos="1794"/>
        </w:tabs>
        <w:rPr>
          <w:rFonts w:ascii="Aptos" w:eastAsia="Aptos" w:hAnsi="Aptos" w:cs="Aptos"/>
          <w:color w:val="000000" w:themeColor="text1"/>
        </w:rPr>
      </w:pPr>
      <w:r>
        <w:t>17.7. Case law</w:t>
      </w:r>
    </w:p>
    <w:p w14:paraId="71BB5210" w14:textId="77777777" w:rsidR="2229AB24" w:rsidRDefault="2229AB24" w:rsidP="2229AB24">
      <w:pPr>
        <w:tabs>
          <w:tab w:val="left" w:pos="1794"/>
        </w:tabs>
        <w:rPr>
          <w:rFonts w:ascii="Aptos" w:eastAsia="Aptos" w:hAnsi="Aptos" w:cs="Aptos"/>
          <w:color w:val="000000" w:themeColor="text1"/>
        </w:rPr>
      </w:pPr>
    </w:p>
    <w:p w14:paraId="3A481F88" w14:textId="77777777" w:rsidR="41A66100" w:rsidRDefault="41A66100" w:rsidP="2229AB24">
      <w:pPr>
        <w:tabs>
          <w:tab w:val="left" w:pos="1794"/>
        </w:tabs>
        <w:rPr>
          <w:rFonts w:ascii="Aptos" w:eastAsia="Aptos" w:hAnsi="Aptos" w:cs="Aptos"/>
          <w:color w:val="000000" w:themeColor="text1"/>
        </w:rPr>
      </w:pPr>
      <w:r>
        <w:t>17.7.1. Are there any relevant decisions from judicial courts? (If yes, please highlight key cases and provide a link to where they can be accessed)</w:t>
      </w:r>
    </w:p>
    <w:p w14:paraId="7BEE77A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2E18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7113F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8E0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7784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8AE48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A5780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2C55A4" w14:textId="77777777" w:rsidR="2229AB24" w:rsidRDefault="2229AB24" w:rsidP="2229AB24">
      <w:pPr>
        <w:tabs>
          <w:tab w:val="left" w:pos="1794"/>
        </w:tabs>
        <w:rPr>
          <w:rFonts w:ascii="Aptos" w:eastAsia="Aptos" w:hAnsi="Aptos" w:cs="Aptos"/>
          <w:color w:val="000000" w:themeColor="text1"/>
        </w:rPr>
      </w:pPr>
    </w:p>
    <w:p w14:paraId="6CDE34A4" w14:textId="77777777" w:rsidR="2229AB24" w:rsidRDefault="2229AB24" w:rsidP="2229AB24">
      <w:pPr>
        <w:tabs>
          <w:tab w:val="left" w:pos="1794"/>
        </w:tabs>
        <w:rPr>
          <w:rFonts w:ascii="Aptos" w:eastAsia="Aptos" w:hAnsi="Aptos" w:cs="Aptos"/>
          <w:color w:val="000000" w:themeColor="text1"/>
        </w:rPr>
      </w:pPr>
    </w:p>
    <w:p w14:paraId="23965D08" w14:textId="77777777" w:rsidR="2229AB24" w:rsidRDefault="2229AB24" w:rsidP="2229AB24">
      <w:pPr>
        <w:rPr>
          <w:b/>
          <w:bCs/>
        </w:rPr>
      </w:pPr>
    </w:p>
    <w:sectPr w:rsidR="2229AB24" w:rsidSect="00C5180B">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3" w:author="Bahar Toto" w:date="2025-11-13T23:58:00Z" w:initials="BT">
    <w:p w14:paraId="2D459F05" w14:textId="77777777" w:rsidR="00FC21EF" w:rsidRDefault="00FC21EF" w:rsidP="00FC21EF">
      <w:pPr>
        <w:pStyle w:val="CommentText"/>
      </w:pPr>
      <w:r>
        <w:rPr>
          <w:rStyle w:val="CommentReference"/>
        </w:rPr>
        <w:annotationRef/>
      </w:r>
      <w:r>
        <w:t xml:space="preserve">Can we also please include the amendments to the CTDPA following Act No. 25-113 i.e. </w:t>
      </w:r>
      <w:r>
        <w:rPr>
          <w:color w:val="000000"/>
          <w:highlight w:val="white"/>
        </w:rPr>
        <w:t> including the term 'proportionate,'</w:t>
      </w:r>
      <w:r>
        <w:t xml:space="preserve"> </w:t>
      </w:r>
      <w:r>
        <w:rPr>
          <w:color w:val="000000"/>
          <w:highlight w:val="white"/>
        </w:rPr>
        <w:t>regarding further processing,</w:t>
      </w:r>
      <w:r>
        <w:t xml:space="preserve"> and </w:t>
      </w:r>
      <w:r>
        <w:rPr>
          <w:color w:val="000000"/>
          <w:highlight w:val="white"/>
        </w:rPr>
        <w:t>sensitive data</w:t>
      </w:r>
      <w:r>
        <w:t>.</w:t>
      </w:r>
    </w:p>
  </w:comment>
  <w:comment w:id="534" w:author="Day Pitney LLP" w:date="2025-12-10T14:18:00Z" w:initials="DP">
    <w:p w14:paraId="4EFC835B" w14:textId="77777777" w:rsidR="00FC6169" w:rsidRDefault="00A55C6E" w:rsidP="00FC6169">
      <w:pPr>
        <w:pStyle w:val="CommentText"/>
      </w:pPr>
      <w:r>
        <w:rPr>
          <w:rStyle w:val="CommentReference"/>
        </w:rPr>
        <w:annotationRef/>
      </w:r>
      <w:r w:rsidR="00FC6169">
        <w:t xml:space="preserve">The following sections have been revised the address PA 25-113’s requirements coming into effect in 2026: 4.1.1, 5.1.2 and 6.1.2. </w:t>
      </w:r>
    </w:p>
  </w:comment>
  <w:comment w:id="597" w:author="Bahar Toto" w:date="2025-11-13T23:09:00Z" w:initials="BT">
    <w:p w14:paraId="69877FD4" w14:textId="4776B744" w:rsidR="003E7B54" w:rsidRDefault="003E7B54" w:rsidP="003E7B54">
      <w:pPr>
        <w:pStyle w:val="CommentText"/>
      </w:pPr>
      <w:r>
        <w:rPr>
          <w:rStyle w:val="CommentReference"/>
        </w:rPr>
        <w:annotationRef/>
      </w:r>
      <w:r>
        <w:t>Is this good to add?</w:t>
      </w:r>
    </w:p>
  </w:comment>
  <w:comment w:id="598" w:author="Day Pitney LLP" w:date="2025-12-10T14:18:00Z" w:initials="DP">
    <w:p w14:paraId="657819BE" w14:textId="77777777" w:rsidR="00A55C6E" w:rsidRDefault="00A55C6E" w:rsidP="00A55C6E">
      <w:pPr>
        <w:pStyle w:val="CommentText"/>
      </w:pPr>
      <w:r>
        <w:rPr>
          <w:rStyle w:val="CommentReference"/>
        </w:rPr>
        <w:annotationRef/>
      </w:r>
      <w:r>
        <w:t xml:space="preserve">Approved </w:t>
      </w:r>
    </w:p>
  </w:comment>
  <w:comment w:id="614" w:author="Bahar Toto" w:date="2025-11-13T23:11:00Z" w:initials="BT">
    <w:p w14:paraId="0A8E9716" w14:textId="4BC30992" w:rsidR="00152C1D" w:rsidRDefault="00152C1D" w:rsidP="00152C1D">
      <w:pPr>
        <w:pStyle w:val="CommentText"/>
      </w:pPr>
      <w:r>
        <w:rPr>
          <w:rStyle w:val="CommentReference"/>
        </w:rPr>
        <w:annotationRef/>
      </w:r>
      <w:r>
        <w:t>Is this good to add?</w:t>
      </w:r>
    </w:p>
  </w:comment>
  <w:comment w:id="615" w:author="Day Pitney LLP" w:date="2025-12-10T14:19:00Z" w:initials="DP">
    <w:p w14:paraId="1ED454F7" w14:textId="77777777" w:rsidR="00A55C6E" w:rsidRDefault="00A55C6E" w:rsidP="00A55C6E">
      <w:pPr>
        <w:pStyle w:val="CommentText"/>
      </w:pPr>
      <w:r>
        <w:rPr>
          <w:rStyle w:val="CommentReference"/>
        </w:rPr>
        <w:annotationRef/>
      </w:r>
      <w:r>
        <w:t xml:space="preserve">Approved but recommend replacing “with legislation” with “with law”. </w:t>
      </w:r>
    </w:p>
  </w:comment>
  <w:comment w:id="634" w:author="Bahar Toto" w:date="2025-11-13T23:15:00Z" w:initials="BT">
    <w:p w14:paraId="1CDDB0E7" w14:textId="27D53DD8" w:rsidR="005A65F5" w:rsidRDefault="005A65F5" w:rsidP="005A65F5">
      <w:pPr>
        <w:pStyle w:val="CommentText"/>
      </w:pPr>
      <w:r>
        <w:rPr>
          <w:rStyle w:val="CommentReference"/>
        </w:rPr>
        <w:annotationRef/>
      </w:r>
      <w:r>
        <w:t>Is this good to add?</w:t>
      </w:r>
    </w:p>
  </w:comment>
  <w:comment w:id="635" w:author="Day Pitney LLP" w:date="2025-12-10T14:26:00Z" w:initials="DP">
    <w:p w14:paraId="5D7234BF" w14:textId="77777777" w:rsidR="00A55C6E" w:rsidRDefault="00A55C6E" w:rsidP="00A55C6E">
      <w:pPr>
        <w:pStyle w:val="CommentText"/>
      </w:pPr>
      <w:r>
        <w:rPr>
          <w:rStyle w:val="CommentReference"/>
        </w:rPr>
        <w:annotationRef/>
      </w:r>
      <w:r>
        <w:t xml:space="preserve">Recommend replacing with this: “The CTDPA provides that nothing in the Act should be construed to impose obligations on controllers or processors that would adversely affect the rights or freedoms of any person, or to apply to purely personal or household processing.” </w:t>
      </w:r>
    </w:p>
  </w:comment>
  <w:comment w:id="650" w:author="Bahar Toto" w:date="2025-11-13T23:16:00Z" w:initials="BT">
    <w:p w14:paraId="70BEF8FF" w14:textId="6FA788D2" w:rsidR="005F6EF1" w:rsidRDefault="005F6EF1" w:rsidP="005F6EF1">
      <w:pPr>
        <w:pStyle w:val="CommentText"/>
      </w:pPr>
      <w:r>
        <w:rPr>
          <w:rStyle w:val="CommentReference"/>
        </w:rPr>
        <w:annotationRef/>
      </w:r>
      <w:r>
        <w:t>Is this good to add?</w:t>
      </w:r>
    </w:p>
  </w:comment>
  <w:comment w:id="651" w:author="Day Pitney LLP" w:date="2025-12-10T14:30:00Z" w:initials="DP">
    <w:p w14:paraId="369AB452" w14:textId="77777777" w:rsidR="00EC15CE" w:rsidRDefault="00EC15CE" w:rsidP="00EC15CE">
      <w:pPr>
        <w:pStyle w:val="CommentText"/>
      </w:pPr>
      <w:r>
        <w:rPr>
          <w:rStyle w:val="CommentReference"/>
        </w:rPr>
        <w:annotationRef/>
      </w:r>
      <w:r>
        <w:t>Recommend adding more detail as follows: “The CTDPA states that nothing in sections 42-515 to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 “</w:t>
      </w:r>
    </w:p>
  </w:comment>
  <w:comment w:id="798" w:author="Bahar Toto" w:date="2025-11-13T23:42:00Z" w:initials="BT">
    <w:p w14:paraId="2B963D5B" w14:textId="43E37259" w:rsidR="009F1B2C" w:rsidRDefault="009F1B2C" w:rsidP="009F1B2C">
      <w:pPr>
        <w:pStyle w:val="CommentText"/>
      </w:pPr>
      <w:r>
        <w:rPr>
          <w:rStyle w:val="CommentReference"/>
        </w:rPr>
        <w:annotationRef/>
      </w:r>
      <w:r>
        <w:t>Is this correct- I couldn’t find the reference to the opt-in consent</w:t>
      </w:r>
    </w:p>
  </w:comment>
  <w:comment w:id="799" w:author="Day Pitney LLP" w:date="2025-12-10T14:47:00Z" w:initials="DP">
    <w:p w14:paraId="4C2AE228" w14:textId="77777777" w:rsidR="00C416C9" w:rsidRDefault="00C416C9" w:rsidP="00C416C9">
      <w:pPr>
        <w:pStyle w:val="CommentText"/>
      </w:pPr>
      <w:r>
        <w:rPr>
          <w:rStyle w:val="CommentReference"/>
        </w:rPr>
        <w:annotationRef/>
      </w:r>
      <w:r>
        <w:t xml:space="preserve">Recommend removing the word “opt-in” - then it would mirror the language used in the following section regarding consent for those under 18. </w:t>
      </w:r>
    </w:p>
  </w:comment>
  <w:comment w:id="824" w:author="Bahar Toto" w:date="2025-12-04T00:39:00Z" w:initials="BT">
    <w:p w14:paraId="77D4455B" w14:textId="6CF902CC" w:rsidR="002326C8" w:rsidRDefault="002326C8" w:rsidP="002326C8">
      <w:pPr>
        <w:pStyle w:val="CommentText"/>
      </w:pPr>
      <w:r>
        <w:rPr>
          <w:rStyle w:val="CommentReference"/>
        </w:rPr>
        <w:annotationRef/>
      </w:r>
      <w:r>
        <w:t>Is this good to add?</w:t>
      </w:r>
    </w:p>
  </w:comment>
  <w:comment w:id="825" w:author="Day Pitney LLP" w:date="2025-12-10T14:47:00Z" w:initials="DP">
    <w:p w14:paraId="692C485B" w14:textId="77777777" w:rsidR="00C416C9" w:rsidRDefault="00C416C9" w:rsidP="00C416C9">
      <w:pPr>
        <w:pStyle w:val="CommentText"/>
      </w:pPr>
      <w:r>
        <w:rPr>
          <w:rStyle w:val="CommentReference"/>
        </w:rPr>
        <w:annotationRef/>
      </w:r>
      <w:r>
        <w:t xml:space="preserve">Approved. </w:t>
      </w:r>
    </w:p>
  </w:comment>
  <w:comment w:id="915" w:author="Bahar Toto" w:date="2025-11-30T23:52:00Z" w:initials="BT">
    <w:p w14:paraId="4F504A2F" w14:textId="1CD9BDC5" w:rsidR="00565582" w:rsidRDefault="00565582" w:rsidP="00565582">
      <w:pPr>
        <w:pStyle w:val="CommentText"/>
      </w:pPr>
      <w:r>
        <w:rPr>
          <w:rStyle w:val="CommentReference"/>
        </w:rPr>
        <w:annotationRef/>
      </w:r>
      <w:r>
        <w:t>Is this good to add?</w:t>
      </w:r>
    </w:p>
  </w:comment>
  <w:comment w:id="916" w:author="Day Pitney LLP" w:date="2025-12-10T14:48:00Z" w:initials="DP">
    <w:p w14:paraId="7C70754A" w14:textId="77777777" w:rsidR="00C416C9" w:rsidRDefault="00C416C9" w:rsidP="00C416C9">
      <w:pPr>
        <w:pStyle w:val="CommentText"/>
      </w:pPr>
      <w:r>
        <w:rPr>
          <w:rStyle w:val="CommentReference"/>
        </w:rPr>
        <w:annotationRef/>
      </w:r>
      <w:r>
        <w:t xml:space="preserve">Approved. </w:t>
      </w:r>
    </w:p>
  </w:comment>
  <w:comment w:id="1166" w:author="Bahar Toto" w:date="2025-12-03T13:02:00Z" w:initials="BT">
    <w:p w14:paraId="18C558B9" w14:textId="46590D36" w:rsidR="00C679F6" w:rsidRDefault="00C679F6" w:rsidP="00C679F6">
      <w:pPr>
        <w:pStyle w:val="CommentText"/>
      </w:pPr>
      <w:r>
        <w:rPr>
          <w:rStyle w:val="CommentReference"/>
        </w:rPr>
        <w:annotationRef/>
      </w:r>
      <w:r>
        <w:t>Does vendors have a different meaning to processors?</w:t>
      </w:r>
    </w:p>
  </w:comment>
  <w:comment w:id="1167" w:author="Day Pitney LLP" w:date="2025-12-10T14:51:00Z" w:initials="DP">
    <w:p w14:paraId="179E4BA6" w14:textId="77777777" w:rsidR="00EA4692" w:rsidRDefault="00EA4692" w:rsidP="00EA4692">
      <w:pPr>
        <w:pStyle w:val="CommentText"/>
      </w:pPr>
      <w:r>
        <w:rPr>
          <w:rStyle w:val="CommentReference"/>
        </w:rPr>
        <w:annotationRef/>
      </w:r>
      <w:r>
        <w:t xml:space="preserve">No; can be removed. </w:t>
      </w:r>
    </w:p>
  </w:comment>
  <w:comment w:id="1435" w:author="Bahar Toto" w:date="2025-12-04T01:08:00Z" w:initials="BT">
    <w:p w14:paraId="635E6801" w14:textId="07F3FBCC" w:rsidR="00B96631" w:rsidRDefault="00B96631" w:rsidP="00B96631">
      <w:pPr>
        <w:pStyle w:val="CommentText"/>
      </w:pPr>
      <w:r>
        <w:rPr>
          <w:rStyle w:val="CommentReference"/>
        </w:rPr>
        <w:annotationRef/>
      </w:r>
      <w:r>
        <w:t>Do we have a citation for this or is it author's recommendation?</w:t>
      </w:r>
      <w:bookmarkStart w:id="1438" w:name="SWStart"/>
      <w:bookmarkEnd w:id="1438"/>
    </w:p>
  </w:comment>
  <w:comment w:id="1436" w:author="Day Pitney LLP" w:date="2025-12-10T14:52:00Z" w:initials="DP">
    <w:p w14:paraId="71A6C78C" w14:textId="77777777" w:rsidR="00EA4692" w:rsidRDefault="00EA4692" w:rsidP="00EA4692">
      <w:pPr>
        <w:pStyle w:val="CommentText"/>
      </w:pPr>
      <w:r>
        <w:rPr>
          <w:rStyle w:val="CommentReference"/>
        </w:rPr>
        <w:annotationRef/>
      </w:r>
      <w:r>
        <w:t xml:space="preserve">Recommendation only.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59F05" w15:done="0"/>
  <w15:commentEx w15:paraId="4EFC835B" w15:paraIdParent="2D459F05" w15:done="0"/>
  <w15:commentEx w15:paraId="69877FD4" w15:done="0"/>
  <w15:commentEx w15:paraId="657819BE" w15:paraIdParent="69877FD4" w15:done="0"/>
  <w15:commentEx w15:paraId="0A8E9716" w15:done="0"/>
  <w15:commentEx w15:paraId="1ED454F7" w15:paraIdParent="0A8E9716" w15:done="0"/>
  <w15:commentEx w15:paraId="1CDDB0E7" w15:done="0"/>
  <w15:commentEx w15:paraId="5D7234BF" w15:paraIdParent="1CDDB0E7" w15:done="0"/>
  <w15:commentEx w15:paraId="70BEF8FF" w15:done="0"/>
  <w15:commentEx w15:paraId="369AB452" w15:paraIdParent="70BEF8FF" w15:done="0"/>
  <w15:commentEx w15:paraId="2B963D5B" w15:done="0"/>
  <w15:commentEx w15:paraId="4C2AE228" w15:paraIdParent="2B963D5B" w15:done="0"/>
  <w15:commentEx w15:paraId="77D4455B" w15:done="0"/>
  <w15:commentEx w15:paraId="692C485B" w15:paraIdParent="77D4455B" w15:done="0"/>
  <w15:commentEx w15:paraId="4F504A2F" w15:done="0"/>
  <w15:commentEx w15:paraId="7C70754A" w15:paraIdParent="4F504A2F" w15:done="0"/>
  <w15:commentEx w15:paraId="18C558B9" w15:done="0"/>
  <w15:commentEx w15:paraId="179E4BA6" w15:paraIdParent="18C558B9" w15:done="0"/>
  <w15:commentEx w15:paraId="635E6801" w15:done="0"/>
  <w15:commentEx w15:paraId="71A6C78C" w15:paraIdParent="635E6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720C5" w16cex:dateUtc="2025-11-13T23:58:00Z"/>
  <w16cex:commentExtensible w16cex:durableId="20BA473E" w16cex:dateUtc="2025-12-10T19:18:00Z"/>
  <w16cex:commentExtensible w16cex:durableId="23187187" w16cex:dateUtc="2025-11-13T23:09:00Z"/>
  <w16cex:commentExtensible w16cex:durableId="76D9059D" w16cex:dateUtc="2025-12-10T19:18:00Z"/>
  <w16cex:commentExtensible w16cex:durableId="6F55FDC6" w16cex:dateUtc="2025-11-13T23:11:00Z">
    <w16cex:extLst>
      <w16:ext w16:uri="{CE6994B0-6A32-4C9F-8C6B-6E91EDA988CE}">
        <cr:reactions xmlns:cr="http://schemas.microsoft.com/office/comments/2020/reactions">
          <cr:reaction reactionType="1">
            <cr:reactionInfo dateUtc="2025-12-17T13:31:27Z">
              <cr:user userId="S::btoto@onetrust.com::ef27d840-7794-4e9e-bacb-6ed497491016" userProvider="AD" userName="Bahar Toto"/>
            </cr:reactionInfo>
          </cr:reaction>
        </cr:reactions>
      </w16:ext>
    </w16cex:extLst>
  </w16cex:commentExtensible>
  <w16cex:commentExtensible w16cex:durableId="4ADEF587" w16cex:dateUtc="2025-12-10T19:19:00Z"/>
  <w16cex:commentExtensible w16cex:durableId="4D981018" w16cex:dateUtc="2025-11-13T23:15:00Z">
    <w16cex:extLst>
      <w16:ext w16:uri="{CE6994B0-6A32-4C9F-8C6B-6E91EDA988CE}">
        <cr:reactions xmlns:cr="http://schemas.microsoft.com/office/comments/2020/reactions">
          <cr:reaction reactionType="1">
            <cr:reactionInfo dateUtc="2025-12-17T13:32:16Z">
              <cr:user userId="S::btoto@onetrust.com::ef27d840-7794-4e9e-bacb-6ed497491016" userProvider="AD" userName="Bahar Toto"/>
            </cr:reactionInfo>
          </cr:reaction>
        </cr:reactions>
      </w16:ext>
    </w16cex:extLst>
  </w16cex:commentExtensible>
  <w16cex:commentExtensible w16cex:durableId="0F004F71" w16cex:dateUtc="2025-12-10T19:26:00Z"/>
  <w16cex:commentExtensible w16cex:durableId="0731241F" w16cex:dateUtc="2025-11-13T23:16:00Z"/>
  <w16cex:commentExtensible w16cex:durableId="00096AA1" w16cex:dateUtc="2025-12-10T19:30:00Z"/>
  <w16cex:commentExtensible w16cex:durableId="6F1EE2B8" w16cex:dateUtc="2025-11-13T23:42:00Z"/>
  <w16cex:commentExtensible w16cex:durableId="2F295941" w16cex:dateUtc="2025-12-10T19:47:00Z"/>
  <w16cex:commentExtensible w16cex:durableId="2A1A2FE6" w16cex:dateUtc="2025-12-04T00:39:00Z"/>
  <w16cex:commentExtensible w16cex:durableId="4E02ACC5" w16cex:dateUtc="2025-12-10T19:47:00Z"/>
  <w16cex:commentExtensible w16cex:durableId="1D8B4A0A" w16cex:dateUtc="2025-11-30T23:52:00Z"/>
  <w16cex:commentExtensible w16cex:durableId="28EF3A1F" w16cex:dateUtc="2025-12-10T19:48:00Z"/>
  <w16cex:commentExtensible w16cex:durableId="46582987" w16cex:dateUtc="2025-12-10T19:51:00Z"/>
  <w16cex:commentExtensible w16cex:durableId="6747CAEA" w16cex:dateUtc="2025-12-04T01:08:00Z"/>
  <w16cex:commentExtensible w16cex:durableId="6DAA236C" w16cex:dateUtc="2025-12-10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59F05" w16cid:durableId="3D1720C5"/>
  <w16cid:commentId w16cid:paraId="4EFC835B" w16cid:durableId="20BA473E"/>
  <w16cid:commentId w16cid:paraId="69877FD4" w16cid:durableId="23187187"/>
  <w16cid:commentId w16cid:paraId="657819BE" w16cid:durableId="76D9059D"/>
  <w16cid:commentId w16cid:paraId="0A8E9716" w16cid:durableId="6F55FDC6"/>
  <w16cid:commentId w16cid:paraId="1ED454F7" w16cid:durableId="4ADEF587"/>
  <w16cid:commentId w16cid:paraId="1CDDB0E7" w16cid:durableId="4D981018"/>
  <w16cid:commentId w16cid:paraId="5D7234BF" w16cid:durableId="0F004F71"/>
  <w16cid:commentId w16cid:paraId="70BEF8FF" w16cid:durableId="0731241F"/>
  <w16cid:commentId w16cid:paraId="369AB452" w16cid:durableId="00096AA1"/>
  <w16cid:commentId w16cid:paraId="2B963D5B" w16cid:durableId="6F1EE2B8"/>
  <w16cid:commentId w16cid:paraId="4C2AE228" w16cid:durableId="2F295941"/>
  <w16cid:commentId w16cid:paraId="77D4455B" w16cid:durableId="2A1A2FE6"/>
  <w16cid:commentId w16cid:paraId="692C485B" w16cid:durableId="4E02ACC5"/>
  <w16cid:commentId w16cid:paraId="4F504A2F" w16cid:durableId="1D8B4A0A"/>
  <w16cid:commentId w16cid:paraId="7C70754A" w16cid:durableId="28EF3A1F"/>
  <w16cid:commentId w16cid:paraId="18C558B9" w16cid:durableId="18C558B9"/>
  <w16cid:commentId w16cid:paraId="179E4BA6" w16cid:durableId="46582987"/>
  <w16cid:commentId w16cid:paraId="635E6801" w16cid:durableId="6747CAEA"/>
  <w16cid:commentId w16cid:paraId="71A6C78C" w16cid:durableId="6DAA23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81EA" w14:textId="77777777" w:rsidR="00537DB1" w:rsidRDefault="00537DB1" w:rsidP="00052384">
      <w:r>
        <w:separator/>
      </w:r>
    </w:p>
  </w:endnote>
  <w:endnote w:type="continuationSeparator" w:id="0">
    <w:p w14:paraId="05021495" w14:textId="77777777" w:rsidR="00537DB1" w:rsidRDefault="00537DB1" w:rsidP="0005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FD33" w14:textId="77777777" w:rsidR="00052384" w:rsidRDefault="00052384">
    <w:pPr>
      <w:pStyle w:val="Footer"/>
    </w:pPr>
  </w:p>
  <w:p w14:paraId="569268CF" w14:textId="2D832FAC" w:rsidR="00052384" w:rsidRDefault="00052384" w:rsidP="00052384">
    <w:pPr>
      <w:pStyle w:val="Footer"/>
    </w:pPr>
    <w:r>
      <w:rPr>
        <w:sz w:val="12"/>
      </w:rPr>
      <w:fldChar w:fldCharType="begin"/>
    </w:r>
    <w:r>
      <w:rPr>
        <w:sz w:val="12"/>
      </w:rPr>
      <w:instrText xml:space="preserve"> </w:instrText>
    </w:r>
    <w:r w:rsidRPr="00052384">
      <w:rPr>
        <w:sz w:val="12"/>
      </w:rPr>
      <w:instrText>IF "</w:instrText>
    </w:r>
    <w:r w:rsidRPr="00052384">
      <w:rPr>
        <w:sz w:val="12"/>
      </w:rPr>
      <w:fldChar w:fldCharType="begin"/>
    </w:r>
    <w:r w:rsidRPr="00052384">
      <w:rPr>
        <w:sz w:val="12"/>
      </w:rPr>
      <w:instrText xml:space="preserve"> DOCVARIABLE "SWDocIDLocation" </w:instrText>
    </w:r>
    <w:r w:rsidRPr="00052384">
      <w:rPr>
        <w:sz w:val="12"/>
      </w:rPr>
      <w:fldChar w:fldCharType="separate"/>
    </w:r>
    <w:r w:rsidR="006B50BC">
      <w:rPr>
        <w:sz w:val="12"/>
      </w:rPr>
      <w:instrText>1</w:instrText>
    </w:r>
    <w:r w:rsidRPr="00052384">
      <w:rPr>
        <w:sz w:val="12"/>
      </w:rPr>
      <w:fldChar w:fldCharType="end"/>
    </w:r>
    <w:r w:rsidRPr="00052384">
      <w:rPr>
        <w:sz w:val="12"/>
      </w:rPr>
      <w:instrText>" = "1" "</w:instrText>
    </w:r>
    <w:r w:rsidRPr="00052384">
      <w:rPr>
        <w:sz w:val="12"/>
      </w:rPr>
      <w:fldChar w:fldCharType="begin"/>
    </w:r>
    <w:r w:rsidRPr="00052384">
      <w:rPr>
        <w:sz w:val="12"/>
      </w:rPr>
      <w:instrText xml:space="preserve"> DOCPROPERTY "SWDocID" </w:instrText>
    </w:r>
    <w:r w:rsidRPr="00052384">
      <w:rPr>
        <w:sz w:val="12"/>
      </w:rPr>
      <w:fldChar w:fldCharType="separate"/>
    </w:r>
    <w:r w:rsidR="006B50BC">
      <w:rPr>
        <w:sz w:val="12"/>
      </w:rPr>
      <w:instrText>124160770.2</w:instrText>
    </w:r>
    <w:r w:rsidRPr="00052384">
      <w:rPr>
        <w:sz w:val="12"/>
      </w:rPr>
      <w:fldChar w:fldCharType="end"/>
    </w:r>
    <w:r w:rsidRPr="00052384">
      <w:rPr>
        <w:sz w:val="12"/>
      </w:rPr>
      <w:instrText>" ""</w:instrText>
    </w:r>
    <w:r>
      <w:rPr>
        <w:sz w:val="12"/>
      </w:rPr>
      <w:instrText xml:space="preserve"> </w:instrText>
    </w:r>
    <w:r>
      <w:rPr>
        <w:sz w:val="12"/>
      </w:rPr>
      <w:fldChar w:fldCharType="separate"/>
    </w:r>
    <w:r w:rsidR="006B50BC">
      <w:rPr>
        <w:noProof/>
        <w:sz w:val="12"/>
      </w:rPr>
      <w:t>124160770.2</w:t>
    </w:r>
    <w:r>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EBD7" w14:textId="77777777" w:rsidR="00537DB1" w:rsidRDefault="00537DB1" w:rsidP="00052384">
      <w:r>
        <w:separator/>
      </w:r>
    </w:p>
  </w:footnote>
  <w:footnote w:type="continuationSeparator" w:id="0">
    <w:p w14:paraId="321598FC" w14:textId="77777777" w:rsidR="00537DB1" w:rsidRDefault="00537DB1" w:rsidP="0005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E6A"/>
    <w:multiLevelType w:val="multilevel"/>
    <w:tmpl w:val="DB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BFB"/>
    <w:multiLevelType w:val="multilevel"/>
    <w:tmpl w:val="62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2C6D"/>
    <w:multiLevelType w:val="multilevel"/>
    <w:tmpl w:val="11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D771D"/>
    <w:multiLevelType w:val="multilevel"/>
    <w:tmpl w:val="DE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71D"/>
    <w:multiLevelType w:val="multilevel"/>
    <w:tmpl w:val="F27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4E1CD7"/>
    <w:multiLevelType w:val="hybridMultilevel"/>
    <w:tmpl w:val="1876C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D5B41"/>
    <w:multiLevelType w:val="multilevel"/>
    <w:tmpl w:val="152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037C"/>
    <w:multiLevelType w:val="hybridMultilevel"/>
    <w:tmpl w:val="988E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D42632"/>
    <w:multiLevelType w:val="multilevel"/>
    <w:tmpl w:val="058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59AB"/>
    <w:multiLevelType w:val="multilevel"/>
    <w:tmpl w:val="5DD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F1DB1"/>
    <w:multiLevelType w:val="hybridMultilevel"/>
    <w:tmpl w:val="96A6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C04915"/>
    <w:multiLevelType w:val="multilevel"/>
    <w:tmpl w:val="E18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2742"/>
    <w:multiLevelType w:val="multilevel"/>
    <w:tmpl w:val="A22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7C7171"/>
    <w:multiLevelType w:val="multilevel"/>
    <w:tmpl w:val="86C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3A1607"/>
    <w:multiLevelType w:val="multilevel"/>
    <w:tmpl w:val="650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2750"/>
    <w:multiLevelType w:val="hybridMultilevel"/>
    <w:tmpl w:val="D93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3BB429"/>
    <w:multiLevelType w:val="multilevel"/>
    <w:tmpl w:val="F800BD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212E2"/>
    <w:multiLevelType w:val="multilevel"/>
    <w:tmpl w:val="310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2F50"/>
    <w:multiLevelType w:val="multilevel"/>
    <w:tmpl w:val="736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386BC7"/>
    <w:multiLevelType w:val="multilevel"/>
    <w:tmpl w:val="1C72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F7DC7"/>
    <w:multiLevelType w:val="multilevel"/>
    <w:tmpl w:val="31A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8F587F"/>
    <w:multiLevelType w:val="multilevel"/>
    <w:tmpl w:val="853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F22A1A"/>
    <w:multiLevelType w:val="multilevel"/>
    <w:tmpl w:val="E2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44AC3"/>
    <w:multiLevelType w:val="multilevel"/>
    <w:tmpl w:val="D5F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D7B6F"/>
    <w:multiLevelType w:val="multilevel"/>
    <w:tmpl w:val="58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4A3CB"/>
    <w:multiLevelType w:val="multilevel"/>
    <w:tmpl w:val="58507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D6F6664"/>
    <w:multiLevelType w:val="multilevel"/>
    <w:tmpl w:val="884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358B1"/>
    <w:multiLevelType w:val="multilevel"/>
    <w:tmpl w:val="6B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300A"/>
    <w:multiLevelType w:val="hybridMultilevel"/>
    <w:tmpl w:val="6474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486378">
    <w:abstractNumId w:val="38"/>
  </w:num>
  <w:num w:numId="2" w16cid:durableId="189075963">
    <w:abstractNumId w:val="56"/>
  </w:num>
  <w:num w:numId="3" w16cid:durableId="1876306857">
    <w:abstractNumId w:val="8"/>
  </w:num>
  <w:num w:numId="4" w16cid:durableId="1846243194">
    <w:abstractNumId w:val="21"/>
  </w:num>
  <w:num w:numId="5" w16cid:durableId="1567498086">
    <w:abstractNumId w:val="35"/>
  </w:num>
  <w:num w:numId="6" w16cid:durableId="621838053">
    <w:abstractNumId w:val="0"/>
  </w:num>
  <w:num w:numId="7" w16cid:durableId="140194104">
    <w:abstractNumId w:val="41"/>
  </w:num>
  <w:num w:numId="8" w16cid:durableId="1005209558">
    <w:abstractNumId w:val="15"/>
  </w:num>
  <w:num w:numId="9" w16cid:durableId="2076010049">
    <w:abstractNumId w:val="7"/>
  </w:num>
  <w:num w:numId="10" w16cid:durableId="575019595">
    <w:abstractNumId w:val="49"/>
  </w:num>
  <w:num w:numId="11" w16cid:durableId="1575780314">
    <w:abstractNumId w:val="16"/>
  </w:num>
  <w:num w:numId="12" w16cid:durableId="1096170704">
    <w:abstractNumId w:val="18"/>
  </w:num>
  <w:num w:numId="13" w16cid:durableId="1154025360">
    <w:abstractNumId w:val="42"/>
  </w:num>
  <w:num w:numId="14" w16cid:durableId="2080244697">
    <w:abstractNumId w:val="29"/>
  </w:num>
  <w:num w:numId="15" w16cid:durableId="1812286985">
    <w:abstractNumId w:val="57"/>
  </w:num>
  <w:num w:numId="16" w16cid:durableId="1474638870">
    <w:abstractNumId w:val="48"/>
  </w:num>
  <w:num w:numId="17" w16cid:durableId="1095518208">
    <w:abstractNumId w:val="52"/>
  </w:num>
  <w:num w:numId="18" w16cid:durableId="1277755455">
    <w:abstractNumId w:val="9"/>
  </w:num>
  <w:num w:numId="19" w16cid:durableId="1481341860">
    <w:abstractNumId w:val="5"/>
  </w:num>
  <w:num w:numId="20" w16cid:durableId="302084976">
    <w:abstractNumId w:val="50"/>
  </w:num>
  <w:num w:numId="21" w16cid:durableId="1089429164">
    <w:abstractNumId w:val="22"/>
  </w:num>
  <w:num w:numId="22" w16cid:durableId="1695954654">
    <w:abstractNumId w:val="6"/>
  </w:num>
  <w:num w:numId="23" w16cid:durableId="657612699">
    <w:abstractNumId w:val="58"/>
  </w:num>
  <w:num w:numId="24" w16cid:durableId="118770848">
    <w:abstractNumId w:val="46"/>
  </w:num>
  <w:num w:numId="25" w16cid:durableId="1354066181">
    <w:abstractNumId w:val="14"/>
  </w:num>
  <w:num w:numId="26" w16cid:durableId="1194146338">
    <w:abstractNumId w:val="44"/>
  </w:num>
  <w:num w:numId="27" w16cid:durableId="1219392470">
    <w:abstractNumId w:val="12"/>
  </w:num>
  <w:num w:numId="28" w16cid:durableId="679351280">
    <w:abstractNumId w:val="13"/>
  </w:num>
  <w:num w:numId="29" w16cid:durableId="1007413">
    <w:abstractNumId w:val="32"/>
  </w:num>
  <w:num w:numId="30" w16cid:durableId="1581252662">
    <w:abstractNumId w:val="26"/>
  </w:num>
  <w:num w:numId="31" w16cid:durableId="144591521">
    <w:abstractNumId w:val="37"/>
  </w:num>
  <w:num w:numId="32" w16cid:durableId="1599412944">
    <w:abstractNumId w:val="31"/>
  </w:num>
  <w:num w:numId="33" w16cid:durableId="1600486466">
    <w:abstractNumId w:val="36"/>
  </w:num>
  <w:num w:numId="34" w16cid:durableId="1068041151">
    <w:abstractNumId w:val="51"/>
  </w:num>
  <w:num w:numId="35" w16cid:durableId="1352493273">
    <w:abstractNumId w:val="4"/>
  </w:num>
  <w:num w:numId="36" w16cid:durableId="19017453">
    <w:abstractNumId w:val="3"/>
  </w:num>
  <w:num w:numId="37" w16cid:durableId="284193350">
    <w:abstractNumId w:val="17"/>
  </w:num>
  <w:num w:numId="38" w16cid:durableId="1715884618">
    <w:abstractNumId w:val="2"/>
  </w:num>
  <w:num w:numId="39" w16cid:durableId="34501419">
    <w:abstractNumId w:val="10"/>
  </w:num>
  <w:num w:numId="40" w16cid:durableId="369064813">
    <w:abstractNumId w:val="27"/>
  </w:num>
  <w:num w:numId="41" w16cid:durableId="1416587134">
    <w:abstractNumId w:val="53"/>
  </w:num>
  <w:num w:numId="42" w16cid:durableId="101844298">
    <w:abstractNumId w:val="33"/>
  </w:num>
  <w:num w:numId="43" w16cid:durableId="618872543">
    <w:abstractNumId w:val="43"/>
  </w:num>
  <w:num w:numId="44" w16cid:durableId="410393917">
    <w:abstractNumId w:val="19"/>
  </w:num>
  <w:num w:numId="45" w16cid:durableId="630747290">
    <w:abstractNumId w:val="59"/>
  </w:num>
  <w:num w:numId="46" w16cid:durableId="904687622">
    <w:abstractNumId w:val="28"/>
  </w:num>
  <w:num w:numId="47" w16cid:durableId="1093473344">
    <w:abstractNumId w:val="61"/>
  </w:num>
  <w:num w:numId="48" w16cid:durableId="54741105">
    <w:abstractNumId w:val="24"/>
  </w:num>
  <w:num w:numId="49" w16cid:durableId="658270739">
    <w:abstractNumId w:val="25"/>
  </w:num>
  <w:num w:numId="50" w16cid:durableId="645013580">
    <w:abstractNumId w:val="34"/>
  </w:num>
  <w:num w:numId="51" w16cid:durableId="244534718">
    <w:abstractNumId w:val="60"/>
  </w:num>
  <w:num w:numId="52" w16cid:durableId="931938915">
    <w:abstractNumId w:val="23"/>
  </w:num>
  <w:num w:numId="53" w16cid:durableId="329066138">
    <w:abstractNumId w:val="1"/>
  </w:num>
  <w:num w:numId="54" w16cid:durableId="950553991">
    <w:abstractNumId w:val="54"/>
  </w:num>
  <w:num w:numId="55" w16cid:durableId="371733543">
    <w:abstractNumId w:val="45"/>
  </w:num>
  <w:num w:numId="56" w16cid:durableId="696928884">
    <w:abstractNumId w:val="47"/>
  </w:num>
  <w:num w:numId="57" w16cid:durableId="1368215465">
    <w:abstractNumId w:val="39"/>
  </w:num>
  <w:num w:numId="58" w16cid:durableId="951670480">
    <w:abstractNumId w:val="30"/>
  </w:num>
  <w:num w:numId="59" w16cid:durableId="1090661926">
    <w:abstractNumId w:val="11"/>
  </w:num>
  <w:num w:numId="60" w16cid:durableId="1092628037">
    <w:abstractNumId w:val="40"/>
  </w:num>
  <w:num w:numId="61" w16cid:durableId="594440864">
    <w:abstractNumId w:val="20"/>
  </w:num>
  <w:num w:numId="62" w16cid:durableId="1098331798">
    <w:abstractNumId w:val="5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rson w15:author="Day Pitney LLP">
    <w15:presenceInfo w15:providerId="None" w15:userId="Day Pitney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 w:name="SWDocIDLayout" w:val="2"/>
    <w:docVar w:name="SWDocIDLocation" w:val="1"/>
  </w:docVars>
  <w:rsids>
    <w:rsidRoot w:val="005A0AFD"/>
    <w:rsid w:val="0000098D"/>
    <w:rsid w:val="000128BD"/>
    <w:rsid w:val="0001717E"/>
    <w:rsid w:val="00031C1A"/>
    <w:rsid w:val="00033791"/>
    <w:rsid w:val="000411D6"/>
    <w:rsid w:val="00052384"/>
    <w:rsid w:val="000575D1"/>
    <w:rsid w:val="00060CDD"/>
    <w:rsid w:val="00067907"/>
    <w:rsid w:val="0008156E"/>
    <w:rsid w:val="000845E6"/>
    <w:rsid w:val="00090C41"/>
    <w:rsid w:val="00096D2A"/>
    <w:rsid w:val="000A5018"/>
    <w:rsid w:val="000A7BBD"/>
    <w:rsid w:val="000B56DD"/>
    <w:rsid w:val="000D3137"/>
    <w:rsid w:val="000D7CF0"/>
    <w:rsid w:val="000E7E09"/>
    <w:rsid w:val="000F1029"/>
    <w:rsid w:val="001070DA"/>
    <w:rsid w:val="00107E11"/>
    <w:rsid w:val="00111840"/>
    <w:rsid w:val="00113CF5"/>
    <w:rsid w:val="0011613A"/>
    <w:rsid w:val="00124407"/>
    <w:rsid w:val="001274F7"/>
    <w:rsid w:val="00134928"/>
    <w:rsid w:val="00135B58"/>
    <w:rsid w:val="00141946"/>
    <w:rsid w:val="001419F8"/>
    <w:rsid w:val="00147248"/>
    <w:rsid w:val="00152C1D"/>
    <w:rsid w:val="00167F9E"/>
    <w:rsid w:val="0017144F"/>
    <w:rsid w:val="00181A64"/>
    <w:rsid w:val="00185607"/>
    <w:rsid w:val="001A1ABE"/>
    <w:rsid w:val="001A3946"/>
    <w:rsid w:val="001C133D"/>
    <w:rsid w:val="001C520A"/>
    <w:rsid w:val="001E314E"/>
    <w:rsid w:val="001E5667"/>
    <w:rsid w:val="001E5690"/>
    <w:rsid w:val="001F261A"/>
    <w:rsid w:val="001F5262"/>
    <w:rsid w:val="001F7EA3"/>
    <w:rsid w:val="002256E1"/>
    <w:rsid w:val="002326C8"/>
    <w:rsid w:val="00234BDA"/>
    <w:rsid w:val="00236041"/>
    <w:rsid w:val="0024602F"/>
    <w:rsid w:val="002507CC"/>
    <w:rsid w:val="002610BF"/>
    <w:rsid w:val="00267973"/>
    <w:rsid w:val="00296679"/>
    <w:rsid w:val="002C254D"/>
    <w:rsid w:val="002C6BF0"/>
    <w:rsid w:val="002E2082"/>
    <w:rsid w:val="002E2981"/>
    <w:rsid w:val="002E4045"/>
    <w:rsid w:val="002F54B5"/>
    <w:rsid w:val="00304E47"/>
    <w:rsid w:val="00306B43"/>
    <w:rsid w:val="0032692B"/>
    <w:rsid w:val="00330164"/>
    <w:rsid w:val="003327EB"/>
    <w:rsid w:val="00364BE8"/>
    <w:rsid w:val="00364C88"/>
    <w:rsid w:val="003662EC"/>
    <w:rsid w:val="00366992"/>
    <w:rsid w:val="00370F33"/>
    <w:rsid w:val="00381BC4"/>
    <w:rsid w:val="00383FC4"/>
    <w:rsid w:val="00392189"/>
    <w:rsid w:val="00394499"/>
    <w:rsid w:val="00395BC9"/>
    <w:rsid w:val="003962DE"/>
    <w:rsid w:val="003A05C6"/>
    <w:rsid w:val="003A2EEC"/>
    <w:rsid w:val="003A7B28"/>
    <w:rsid w:val="003B5DD2"/>
    <w:rsid w:val="003D5245"/>
    <w:rsid w:val="003D7E33"/>
    <w:rsid w:val="003E7B54"/>
    <w:rsid w:val="003F6E89"/>
    <w:rsid w:val="00404A83"/>
    <w:rsid w:val="00406207"/>
    <w:rsid w:val="00426585"/>
    <w:rsid w:val="004305F4"/>
    <w:rsid w:val="0043123C"/>
    <w:rsid w:val="00434DCD"/>
    <w:rsid w:val="00436B9D"/>
    <w:rsid w:val="004543BA"/>
    <w:rsid w:val="004620EF"/>
    <w:rsid w:val="004754F4"/>
    <w:rsid w:val="0048189E"/>
    <w:rsid w:val="00485710"/>
    <w:rsid w:val="00485EA5"/>
    <w:rsid w:val="00491B9F"/>
    <w:rsid w:val="004A67D0"/>
    <w:rsid w:val="004B2E0A"/>
    <w:rsid w:val="004C0284"/>
    <w:rsid w:val="004D1123"/>
    <w:rsid w:val="004D3FA5"/>
    <w:rsid w:val="004E5526"/>
    <w:rsid w:val="004F6D5B"/>
    <w:rsid w:val="004F6D8F"/>
    <w:rsid w:val="00517F30"/>
    <w:rsid w:val="00523CE6"/>
    <w:rsid w:val="005319E6"/>
    <w:rsid w:val="00532800"/>
    <w:rsid w:val="00533164"/>
    <w:rsid w:val="00537DB1"/>
    <w:rsid w:val="00540162"/>
    <w:rsid w:val="00543F06"/>
    <w:rsid w:val="0054437F"/>
    <w:rsid w:val="00553547"/>
    <w:rsid w:val="00557769"/>
    <w:rsid w:val="0056473D"/>
    <w:rsid w:val="00564F74"/>
    <w:rsid w:val="00565582"/>
    <w:rsid w:val="0057702B"/>
    <w:rsid w:val="0059646C"/>
    <w:rsid w:val="005A0AFD"/>
    <w:rsid w:val="005A65F5"/>
    <w:rsid w:val="005B5785"/>
    <w:rsid w:val="005C2576"/>
    <w:rsid w:val="005C7A00"/>
    <w:rsid w:val="005D09A9"/>
    <w:rsid w:val="005D2B42"/>
    <w:rsid w:val="005D5BC9"/>
    <w:rsid w:val="005E2B1A"/>
    <w:rsid w:val="005E4F20"/>
    <w:rsid w:val="005F6EF1"/>
    <w:rsid w:val="005F7A70"/>
    <w:rsid w:val="00604082"/>
    <w:rsid w:val="00605538"/>
    <w:rsid w:val="00607B69"/>
    <w:rsid w:val="00611E23"/>
    <w:rsid w:val="00616016"/>
    <w:rsid w:val="00617FC8"/>
    <w:rsid w:val="006205E0"/>
    <w:rsid w:val="00631281"/>
    <w:rsid w:val="00633927"/>
    <w:rsid w:val="00634A2F"/>
    <w:rsid w:val="0067346E"/>
    <w:rsid w:val="00674E8E"/>
    <w:rsid w:val="0067749A"/>
    <w:rsid w:val="006871A2"/>
    <w:rsid w:val="006974C9"/>
    <w:rsid w:val="006A5005"/>
    <w:rsid w:val="006B50BC"/>
    <w:rsid w:val="006B6B41"/>
    <w:rsid w:val="006D31BF"/>
    <w:rsid w:val="006E7466"/>
    <w:rsid w:val="00702850"/>
    <w:rsid w:val="00703BA0"/>
    <w:rsid w:val="00727B07"/>
    <w:rsid w:val="007337D0"/>
    <w:rsid w:val="007357D5"/>
    <w:rsid w:val="007451FB"/>
    <w:rsid w:val="00745B65"/>
    <w:rsid w:val="00752BFA"/>
    <w:rsid w:val="00756004"/>
    <w:rsid w:val="0076044F"/>
    <w:rsid w:val="00782013"/>
    <w:rsid w:val="0078624A"/>
    <w:rsid w:val="0079512A"/>
    <w:rsid w:val="007953A4"/>
    <w:rsid w:val="007A05BD"/>
    <w:rsid w:val="007A1A6B"/>
    <w:rsid w:val="007B658E"/>
    <w:rsid w:val="007D38C7"/>
    <w:rsid w:val="007E4A88"/>
    <w:rsid w:val="007F007B"/>
    <w:rsid w:val="007F456B"/>
    <w:rsid w:val="00805710"/>
    <w:rsid w:val="00807B1F"/>
    <w:rsid w:val="008163F5"/>
    <w:rsid w:val="0083318A"/>
    <w:rsid w:val="00834B54"/>
    <w:rsid w:val="0083772C"/>
    <w:rsid w:val="00854677"/>
    <w:rsid w:val="0086175E"/>
    <w:rsid w:val="00866BAD"/>
    <w:rsid w:val="008670B7"/>
    <w:rsid w:val="008678A0"/>
    <w:rsid w:val="00875A70"/>
    <w:rsid w:val="00885433"/>
    <w:rsid w:val="0089461C"/>
    <w:rsid w:val="008B0723"/>
    <w:rsid w:val="008B3DD7"/>
    <w:rsid w:val="008B6EFE"/>
    <w:rsid w:val="008B7EDC"/>
    <w:rsid w:val="008C065E"/>
    <w:rsid w:val="008E5016"/>
    <w:rsid w:val="008E76DA"/>
    <w:rsid w:val="0090545A"/>
    <w:rsid w:val="00912F32"/>
    <w:rsid w:val="009144F8"/>
    <w:rsid w:val="009250EA"/>
    <w:rsid w:val="00933CFA"/>
    <w:rsid w:val="00941835"/>
    <w:rsid w:val="009448FF"/>
    <w:rsid w:val="00962A28"/>
    <w:rsid w:val="009756D3"/>
    <w:rsid w:val="00990A75"/>
    <w:rsid w:val="009A0966"/>
    <w:rsid w:val="009B5985"/>
    <w:rsid w:val="009D5B23"/>
    <w:rsid w:val="009F1B2C"/>
    <w:rsid w:val="009F3DF4"/>
    <w:rsid w:val="009F679F"/>
    <w:rsid w:val="009F7F55"/>
    <w:rsid w:val="00A0613C"/>
    <w:rsid w:val="00A166EF"/>
    <w:rsid w:val="00A200BC"/>
    <w:rsid w:val="00A316CA"/>
    <w:rsid w:val="00A55C6E"/>
    <w:rsid w:val="00A57CD7"/>
    <w:rsid w:val="00A6760C"/>
    <w:rsid w:val="00A75B46"/>
    <w:rsid w:val="00A82F0D"/>
    <w:rsid w:val="00AA5F83"/>
    <w:rsid w:val="00AB51CD"/>
    <w:rsid w:val="00AD0D07"/>
    <w:rsid w:val="00AE0D2F"/>
    <w:rsid w:val="00AF13FC"/>
    <w:rsid w:val="00B04C92"/>
    <w:rsid w:val="00B06C3B"/>
    <w:rsid w:val="00B10AB8"/>
    <w:rsid w:val="00B22624"/>
    <w:rsid w:val="00B30BFB"/>
    <w:rsid w:val="00B357F6"/>
    <w:rsid w:val="00B472C3"/>
    <w:rsid w:val="00B50E16"/>
    <w:rsid w:val="00B55BBE"/>
    <w:rsid w:val="00B61262"/>
    <w:rsid w:val="00B6258C"/>
    <w:rsid w:val="00B73BAF"/>
    <w:rsid w:val="00B90112"/>
    <w:rsid w:val="00B91E95"/>
    <w:rsid w:val="00B941C3"/>
    <w:rsid w:val="00B96631"/>
    <w:rsid w:val="00BA2B50"/>
    <w:rsid w:val="00BC1F23"/>
    <w:rsid w:val="00BC64BC"/>
    <w:rsid w:val="00BD5539"/>
    <w:rsid w:val="00C01170"/>
    <w:rsid w:val="00C02792"/>
    <w:rsid w:val="00C02FC9"/>
    <w:rsid w:val="00C12CBE"/>
    <w:rsid w:val="00C14432"/>
    <w:rsid w:val="00C24793"/>
    <w:rsid w:val="00C3017E"/>
    <w:rsid w:val="00C301EA"/>
    <w:rsid w:val="00C33BE6"/>
    <w:rsid w:val="00C416C9"/>
    <w:rsid w:val="00C506A4"/>
    <w:rsid w:val="00C5180B"/>
    <w:rsid w:val="00C544CD"/>
    <w:rsid w:val="00C57B20"/>
    <w:rsid w:val="00C679F6"/>
    <w:rsid w:val="00C83E8A"/>
    <w:rsid w:val="00C96C07"/>
    <w:rsid w:val="00CA3130"/>
    <w:rsid w:val="00CA48AB"/>
    <w:rsid w:val="00CA4987"/>
    <w:rsid w:val="00CC3859"/>
    <w:rsid w:val="00CC3D83"/>
    <w:rsid w:val="00CC3FE8"/>
    <w:rsid w:val="00CCBD33"/>
    <w:rsid w:val="00CD4CAA"/>
    <w:rsid w:val="00CD5C2F"/>
    <w:rsid w:val="00CE2ED5"/>
    <w:rsid w:val="00CE3953"/>
    <w:rsid w:val="00CE5675"/>
    <w:rsid w:val="00CF6B85"/>
    <w:rsid w:val="00D1755D"/>
    <w:rsid w:val="00D20778"/>
    <w:rsid w:val="00D3353F"/>
    <w:rsid w:val="00D355D1"/>
    <w:rsid w:val="00D36799"/>
    <w:rsid w:val="00D36D69"/>
    <w:rsid w:val="00D43304"/>
    <w:rsid w:val="00D442BF"/>
    <w:rsid w:val="00D45330"/>
    <w:rsid w:val="00D57F42"/>
    <w:rsid w:val="00D63CE7"/>
    <w:rsid w:val="00D75CF3"/>
    <w:rsid w:val="00D77286"/>
    <w:rsid w:val="00D840D5"/>
    <w:rsid w:val="00D95D6E"/>
    <w:rsid w:val="00DA7262"/>
    <w:rsid w:val="00DB1496"/>
    <w:rsid w:val="00DB3CC7"/>
    <w:rsid w:val="00DC1070"/>
    <w:rsid w:val="00DC7880"/>
    <w:rsid w:val="00DD0BE6"/>
    <w:rsid w:val="00DD5425"/>
    <w:rsid w:val="00DD7E66"/>
    <w:rsid w:val="00DE0056"/>
    <w:rsid w:val="00DE307D"/>
    <w:rsid w:val="00DE7403"/>
    <w:rsid w:val="00DF41AF"/>
    <w:rsid w:val="00E00994"/>
    <w:rsid w:val="00E130B8"/>
    <w:rsid w:val="00E15201"/>
    <w:rsid w:val="00E27351"/>
    <w:rsid w:val="00E27686"/>
    <w:rsid w:val="00E549E9"/>
    <w:rsid w:val="00E54BE4"/>
    <w:rsid w:val="00E85D30"/>
    <w:rsid w:val="00E96E48"/>
    <w:rsid w:val="00EA4692"/>
    <w:rsid w:val="00EC0BB6"/>
    <w:rsid w:val="00EC15CE"/>
    <w:rsid w:val="00ED23D1"/>
    <w:rsid w:val="00F0194A"/>
    <w:rsid w:val="00F01E52"/>
    <w:rsid w:val="00F2769E"/>
    <w:rsid w:val="00F439FA"/>
    <w:rsid w:val="00F4575D"/>
    <w:rsid w:val="00F66D3C"/>
    <w:rsid w:val="00F67B8D"/>
    <w:rsid w:val="00F70133"/>
    <w:rsid w:val="00F70ADD"/>
    <w:rsid w:val="00F7119B"/>
    <w:rsid w:val="00F818A4"/>
    <w:rsid w:val="00FA005A"/>
    <w:rsid w:val="00FA27E0"/>
    <w:rsid w:val="00FB0721"/>
    <w:rsid w:val="00FB59A9"/>
    <w:rsid w:val="00FC21EF"/>
    <w:rsid w:val="00FC6169"/>
    <w:rsid w:val="00FD0896"/>
    <w:rsid w:val="00FD7737"/>
    <w:rsid w:val="00FE6258"/>
    <w:rsid w:val="014594D8"/>
    <w:rsid w:val="027904CA"/>
    <w:rsid w:val="030CCA4C"/>
    <w:rsid w:val="03967D32"/>
    <w:rsid w:val="03DB5FC8"/>
    <w:rsid w:val="046E665A"/>
    <w:rsid w:val="04839F3E"/>
    <w:rsid w:val="04A30A10"/>
    <w:rsid w:val="0529DBCB"/>
    <w:rsid w:val="057DDAE2"/>
    <w:rsid w:val="05801DA3"/>
    <w:rsid w:val="05A83DB0"/>
    <w:rsid w:val="05BE9819"/>
    <w:rsid w:val="05F31C9B"/>
    <w:rsid w:val="0711837D"/>
    <w:rsid w:val="078C0E4F"/>
    <w:rsid w:val="079EB5EE"/>
    <w:rsid w:val="07B5F746"/>
    <w:rsid w:val="07BCAE1F"/>
    <w:rsid w:val="095745C9"/>
    <w:rsid w:val="095CD031"/>
    <w:rsid w:val="099C2AD8"/>
    <w:rsid w:val="09DBF0E5"/>
    <w:rsid w:val="09F32041"/>
    <w:rsid w:val="0A1BC77E"/>
    <w:rsid w:val="0A1C2153"/>
    <w:rsid w:val="0A9FCE6C"/>
    <w:rsid w:val="0BAD9BB1"/>
    <w:rsid w:val="0C6A0602"/>
    <w:rsid w:val="0C77419C"/>
    <w:rsid w:val="0C7C953C"/>
    <w:rsid w:val="0C9B5C1A"/>
    <w:rsid w:val="0CAEAE11"/>
    <w:rsid w:val="0CB7D3DF"/>
    <w:rsid w:val="0CC0F31D"/>
    <w:rsid w:val="0CC9D3EE"/>
    <w:rsid w:val="0CF2FE3C"/>
    <w:rsid w:val="0CF6A52E"/>
    <w:rsid w:val="0D1900FC"/>
    <w:rsid w:val="0D19DF3D"/>
    <w:rsid w:val="0D1F5AA8"/>
    <w:rsid w:val="0D70E522"/>
    <w:rsid w:val="0D866738"/>
    <w:rsid w:val="0D8D7A91"/>
    <w:rsid w:val="0D902248"/>
    <w:rsid w:val="0DB31D6A"/>
    <w:rsid w:val="0E63C097"/>
    <w:rsid w:val="0E692E4C"/>
    <w:rsid w:val="0F2E875C"/>
    <w:rsid w:val="0FBE8072"/>
    <w:rsid w:val="0FD5A420"/>
    <w:rsid w:val="108BB746"/>
    <w:rsid w:val="1108C1AD"/>
    <w:rsid w:val="1110109C"/>
    <w:rsid w:val="11AFE854"/>
    <w:rsid w:val="11D94242"/>
    <w:rsid w:val="11E77E24"/>
    <w:rsid w:val="11F2E1E0"/>
    <w:rsid w:val="12115443"/>
    <w:rsid w:val="1211BD10"/>
    <w:rsid w:val="124F2331"/>
    <w:rsid w:val="127BC7CE"/>
    <w:rsid w:val="12877D88"/>
    <w:rsid w:val="12889AE3"/>
    <w:rsid w:val="13308431"/>
    <w:rsid w:val="13768756"/>
    <w:rsid w:val="14099B18"/>
    <w:rsid w:val="14183F43"/>
    <w:rsid w:val="144FCDE2"/>
    <w:rsid w:val="14B1FF2A"/>
    <w:rsid w:val="154EED09"/>
    <w:rsid w:val="15F8CBB1"/>
    <w:rsid w:val="161DFE39"/>
    <w:rsid w:val="1638BB78"/>
    <w:rsid w:val="16997B86"/>
    <w:rsid w:val="16E1E993"/>
    <w:rsid w:val="16E848E7"/>
    <w:rsid w:val="175CCFBE"/>
    <w:rsid w:val="176C5DC0"/>
    <w:rsid w:val="1776A153"/>
    <w:rsid w:val="17A1ABC1"/>
    <w:rsid w:val="17DF15F8"/>
    <w:rsid w:val="18193BD2"/>
    <w:rsid w:val="18744B9F"/>
    <w:rsid w:val="18A4537E"/>
    <w:rsid w:val="19206530"/>
    <w:rsid w:val="1976242C"/>
    <w:rsid w:val="1982B010"/>
    <w:rsid w:val="19B19363"/>
    <w:rsid w:val="19BDE186"/>
    <w:rsid w:val="1A5BE1F5"/>
    <w:rsid w:val="1AD20283"/>
    <w:rsid w:val="1B2CE803"/>
    <w:rsid w:val="1BE324A6"/>
    <w:rsid w:val="1BE48F4C"/>
    <w:rsid w:val="1CDCD277"/>
    <w:rsid w:val="1CF7FA7E"/>
    <w:rsid w:val="1DF2CBC9"/>
    <w:rsid w:val="1E36B016"/>
    <w:rsid w:val="1E94972A"/>
    <w:rsid w:val="1EA5C8B8"/>
    <w:rsid w:val="1EA8FEF6"/>
    <w:rsid w:val="1F1353EA"/>
    <w:rsid w:val="1FCE73A8"/>
    <w:rsid w:val="1FE67C88"/>
    <w:rsid w:val="20221309"/>
    <w:rsid w:val="20900B7E"/>
    <w:rsid w:val="20FB6F58"/>
    <w:rsid w:val="2161F557"/>
    <w:rsid w:val="219F22B1"/>
    <w:rsid w:val="21C5547A"/>
    <w:rsid w:val="220BDAD6"/>
    <w:rsid w:val="2229AB24"/>
    <w:rsid w:val="224D7FBB"/>
    <w:rsid w:val="229499ED"/>
    <w:rsid w:val="22B0BEA1"/>
    <w:rsid w:val="22B89068"/>
    <w:rsid w:val="22D12009"/>
    <w:rsid w:val="22E570E7"/>
    <w:rsid w:val="22ECA0DB"/>
    <w:rsid w:val="22F33233"/>
    <w:rsid w:val="2367ACC5"/>
    <w:rsid w:val="2385F4F8"/>
    <w:rsid w:val="249500C5"/>
    <w:rsid w:val="249A8B0C"/>
    <w:rsid w:val="24D21ED7"/>
    <w:rsid w:val="250EF416"/>
    <w:rsid w:val="255E1681"/>
    <w:rsid w:val="259ED451"/>
    <w:rsid w:val="260630A0"/>
    <w:rsid w:val="263D003F"/>
    <w:rsid w:val="2651CB3B"/>
    <w:rsid w:val="265D505F"/>
    <w:rsid w:val="26BB2BD1"/>
    <w:rsid w:val="26C6E7A8"/>
    <w:rsid w:val="2788EBC4"/>
    <w:rsid w:val="2796375A"/>
    <w:rsid w:val="281A2547"/>
    <w:rsid w:val="284EC081"/>
    <w:rsid w:val="2890A85A"/>
    <w:rsid w:val="28FADE16"/>
    <w:rsid w:val="2906AD86"/>
    <w:rsid w:val="293F0981"/>
    <w:rsid w:val="2949E50D"/>
    <w:rsid w:val="294F0D00"/>
    <w:rsid w:val="296DA1A4"/>
    <w:rsid w:val="29792288"/>
    <w:rsid w:val="29A9C6DF"/>
    <w:rsid w:val="29CB6840"/>
    <w:rsid w:val="2A3DE67D"/>
    <w:rsid w:val="2A8C1053"/>
    <w:rsid w:val="2A957681"/>
    <w:rsid w:val="2A960DAB"/>
    <w:rsid w:val="2AE2D4BC"/>
    <w:rsid w:val="2B1F0B19"/>
    <w:rsid w:val="2B22A10D"/>
    <w:rsid w:val="2B521B25"/>
    <w:rsid w:val="2B6BE8A6"/>
    <w:rsid w:val="2BA7C197"/>
    <w:rsid w:val="2C163FB7"/>
    <w:rsid w:val="2C588436"/>
    <w:rsid w:val="2CA6BE5A"/>
    <w:rsid w:val="2CAD8FDB"/>
    <w:rsid w:val="2CEE6A4F"/>
    <w:rsid w:val="2D00FD1B"/>
    <w:rsid w:val="2D104DDC"/>
    <w:rsid w:val="2D4576DF"/>
    <w:rsid w:val="2DBD7AAB"/>
    <w:rsid w:val="2DC5D995"/>
    <w:rsid w:val="2E30BFCB"/>
    <w:rsid w:val="2E9D8A05"/>
    <w:rsid w:val="2ED5A457"/>
    <w:rsid w:val="2F21EE0E"/>
    <w:rsid w:val="2F243607"/>
    <w:rsid w:val="2FF29789"/>
    <w:rsid w:val="2FF35C8F"/>
    <w:rsid w:val="307350CC"/>
    <w:rsid w:val="308E6D95"/>
    <w:rsid w:val="30F73333"/>
    <w:rsid w:val="3190AC47"/>
    <w:rsid w:val="31E4845F"/>
    <w:rsid w:val="32328B0F"/>
    <w:rsid w:val="32526CFE"/>
    <w:rsid w:val="325C6E54"/>
    <w:rsid w:val="32CFD3EB"/>
    <w:rsid w:val="33191335"/>
    <w:rsid w:val="34BFF6ED"/>
    <w:rsid w:val="34DF6B68"/>
    <w:rsid w:val="34EB7901"/>
    <w:rsid w:val="34F0BBCB"/>
    <w:rsid w:val="35E8279F"/>
    <w:rsid w:val="3681949C"/>
    <w:rsid w:val="3694A095"/>
    <w:rsid w:val="36D8D843"/>
    <w:rsid w:val="3705C855"/>
    <w:rsid w:val="37061780"/>
    <w:rsid w:val="3741C9E0"/>
    <w:rsid w:val="374364DD"/>
    <w:rsid w:val="37D14D9B"/>
    <w:rsid w:val="37E75239"/>
    <w:rsid w:val="382522A0"/>
    <w:rsid w:val="382F6AA0"/>
    <w:rsid w:val="38971941"/>
    <w:rsid w:val="389EEACB"/>
    <w:rsid w:val="390AD536"/>
    <w:rsid w:val="391BB4ED"/>
    <w:rsid w:val="3937B0AC"/>
    <w:rsid w:val="39ED94D2"/>
    <w:rsid w:val="39F0C2AF"/>
    <w:rsid w:val="3A453BA1"/>
    <w:rsid w:val="3A659538"/>
    <w:rsid w:val="3AB2B551"/>
    <w:rsid w:val="3AB9EC27"/>
    <w:rsid w:val="3B5A1FBA"/>
    <w:rsid w:val="3B68527C"/>
    <w:rsid w:val="3BCCDDE8"/>
    <w:rsid w:val="3BDA2927"/>
    <w:rsid w:val="3BDC9780"/>
    <w:rsid w:val="3BF607D0"/>
    <w:rsid w:val="3C26BEB8"/>
    <w:rsid w:val="3C7799F0"/>
    <w:rsid w:val="3C79378D"/>
    <w:rsid w:val="3CAAE0FC"/>
    <w:rsid w:val="3D8E1D28"/>
    <w:rsid w:val="3DAD8026"/>
    <w:rsid w:val="3DD1063B"/>
    <w:rsid w:val="3DD1F3C1"/>
    <w:rsid w:val="3DD81AB7"/>
    <w:rsid w:val="3E2311CB"/>
    <w:rsid w:val="3E9B6D42"/>
    <w:rsid w:val="3F02EC20"/>
    <w:rsid w:val="3F42987C"/>
    <w:rsid w:val="3F85BB7A"/>
    <w:rsid w:val="3FF83717"/>
    <w:rsid w:val="4002A74A"/>
    <w:rsid w:val="400D62C5"/>
    <w:rsid w:val="4027887B"/>
    <w:rsid w:val="406900E3"/>
    <w:rsid w:val="41022F27"/>
    <w:rsid w:val="411DDC0B"/>
    <w:rsid w:val="41206524"/>
    <w:rsid w:val="4188FDC8"/>
    <w:rsid w:val="41A2770F"/>
    <w:rsid w:val="41A66100"/>
    <w:rsid w:val="4268C644"/>
    <w:rsid w:val="426C7B61"/>
    <w:rsid w:val="42FAD349"/>
    <w:rsid w:val="42FF0761"/>
    <w:rsid w:val="433FE239"/>
    <w:rsid w:val="43A8F02C"/>
    <w:rsid w:val="43A9E7EA"/>
    <w:rsid w:val="43D10BBC"/>
    <w:rsid w:val="441EE827"/>
    <w:rsid w:val="4426197F"/>
    <w:rsid w:val="44301E6F"/>
    <w:rsid w:val="44961044"/>
    <w:rsid w:val="44AB1871"/>
    <w:rsid w:val="4574FD4C"/>
    <w:rsid w:val="45AFB47C"/>
    <w:rsid w:val="46360ED7"/>
    <w:rsid w:val="46489B69"/>
    <w:rsid w:val="470F8161"/>
    <w:rsid w:val="472EBDA1"/>
    <w:rsid w:val="4741664D"/>
    <w:rsid w:val="47AF8AE7"/>
    <w:rsid w:val="47DEFE1E"/>
    <w:rsid w:val="486C44E3"/>
    <w:rsid w:val="48980D2F"/>
    <w:rsid w:val="48D77B9F"/>
    <w:rsid w:val="48E78970"/>
    <w:rsid w:val="49173391"/>
    <w:rsid w:val="493DB2EF"/>
    <w:rsid w:val="496986AB"/>
    <w:rsid w:val="49C2A8C5"/>
    <w:rsid w:val="4A02F0AB"/>
    <w:rsid w:val="4A56E3A9"/>
    <w:rsid w:val="4A8A9AF0"/>
    <w:rsid w:val="4AA8C2E1"/>
    <w:rsid w:val="4B43B3BC"/>
    <w:rsid w:val="4B5399F1"/>
    <w:rsid w:val="4BA58158"/>
    <w:rsid w:val="4BC20B4B"/>
    <w:rsid w:val="4C9FA87F"/>
    <w:rsid w:val="4CA00021"/>
    <w:rsid w:val="4D0782A3"/>
    <w:rsid w:val="4D80EF77"/>
    <w:rsid w:val="4DB083BE"/>
    <w:rsid w:val="4DE190B1"/>
    <w:rsid w:val="4DEC9198"/>
    <w:rsid w:val="4E4A3F61"/>
    <w:rsid w:val="4E5831F8"/>
    <w:rsid w:val="4F359655"/>
    <w:rsid w:val="4F9C2E3E"/>
    <w:rsid w:val="5009FCE8"/>
    <w:rsid w:val="502BFC75"/>
    <w:rsid w:val="5044535C"/>
    <w:rsid w:val="50FAA0C9"/>
    <w:rsid w:val="51547175"/>
    <w:rsid w:val="516E2D0F"/>
    <w:rsid w:val="52886194"/>
    <w:rsid w:val="52C18018"/>
    <w:rsid w:val="5381D64F"/>
    <w:rsid w:val="5404D840"/>
    <w:rsid w:val="54C18EF0"/>
    <w:rsid w:val="54DFF7BD"/>
    <w:rsid w:val="54FDEDCC"/>
    <w:rsid w:val="55195FF0"/>
    <w:rsid w:val="556CD452"/>
    <w:rsid w:val="5593F0F2"/>
    <w:rsid w:val="56658E12"/>
    <w:rsid w:val="568FBB79"/>
    <w:rsid w:val="56C041F0"/>
    <w:rsid w:val="574D92DB"/>
    <w:rsid w:val="59789334"/>
    <w:rsid w:val="597AC01C"/>
    <w:rsid w:val="59840C6B"/>
    <w:rsid w:val="59DE505F"/>
    <w:rsid w:val="5A50AD9E"/>
    <w:rsid w:val="5A73FAB0"/>
    <w:rsid w:val="5A74C367"/>
    <w:rsid w:val="5A836A91"/>
    <w:rsid w:val="5AB771DA"/>
    <w:rsid w:val="5AC91A5B"/>
    <w:rsid w:val="5B0C77CB"/>
    <w:rsid w:val="5B335A92"/>
    <w:rsid w:val="5B4DE2A2"/>
    <w:rsid w:val="5B82BDAF"/>
    <w:rsid w:val="5BFB0E30"/>
    <w:rsid w:val="5C3F22E7"/>
    <w:rsid w:val="5C58F79F"/>
    <w:rsid w:val="5C665BC6"/>
    <w:rsid w:val="5C80A2F0"/>
    <w:rsid w:val="5CB37E3A"/>
    <w:rsid w:val="5CD16631"/>
    <w:rsid w:val="5D136879"/>
    <w:rsid w:val="5D3D3A81"/>
    <w:rsid w:val="5DA9222D"/>
    <w:rsid w:val="5DF28A71"/>
    <w:rsid w:val="5E1A3AEA"/>
    <w:rsid w:val="5FA08B70"/>
    <w:rsid w:val="60D1F94A"/>
    <w:rsid w:val="60E86889"/>
    <w:rsid w:val="614A17FE"/>
    <w:rsid w:val="61504F89"/>
    <w:rsid w:val="618FDFB5"/>
    <w:rsid w:val="61CC3090"/>
    <w:rsid w:val="6231D465"/>
    <w:rsid w:val="623AB05B"/>
    <w:rsid w:val="62429747"/>
    <w:rsid w:val="6251DB2A"/>
    <w:rsid w:val="6270F8BC"/>
    <w:rsid w:val="629CF049"/>
    <w:rsid w:val="630A7B18"/>
    <w:rsid w:val="634012DC"/>
    <w:rsid w:val="63A072BF"/>
    <w:rsid w:val="63B11BA5"/>
    <w:rsid w:val="63DD67E1"/>
    <w:rsid w:val="640FCE00"/>
    <w:rsid w:val="64704C91"/>
    <w:rsid w:val="64D5ED93"/>
    <w:rsid w:val="64D65A7C"/>
    <w:rsid w:val="65AE66DC"/>
    <w:rsid w:val="665966D9"/>
    <w:rsid w:val="66F226CD"/>
    <w:rsid w:val="6750DD5A"/>
    <w:rsid w:val="682C7F05"/>
    <w:rsid w:val="68477025"/>
    <w:rsid w:val="6852A565"/>
    <w:rsid w:val="689DFCBF"/>
    <w:rsid w:val="69278442"/>
    <w:rsid w:val="692F09F4"/>
    <w:rsid w:val="69424889"/>
    <w:rsid w:val="694FF6B2"/>
    <w:rsid w:val="698C2E9A"/>
    <w:rsid w:val="69B917A3"/>
    <w:rsid w:val="69BB1976"/>
    <w:rsid w:val="6A18CD2D"/>
    <w:rsid w:val="6A44981C"/>
    <w:rsid w:val="6A8F632B"/>
    <w:rsid w:val="6B9EA3AC"/>
    <w:rsid w:val="6BC68415"/>
    <w:rsid w:val="6BEEF49E"/>
    <w:rsid w:val="6C0E8A0C"/>
    <w:rsid w:val="6C3683D2"/>
    <w:rsid w:val="6C638475"/>
    <w:rsid w:val="6C6E18DE"/>
    <w:rsid w:val="6C8635A7"/>
    <w:rsid w:val="6C9DB218"/>
    <w:rsid w:val="6CA3A10C"/>
    <w:rsid w:val="6D4E2920"/>
    <w:rsid w:val="6D7AE4BB"/>
    <w:rsid w:val="6DBA9874"/>
    <w:rsid w:val="6E26DA21"/>
    <w:rsid w:val="6EAA8985"/>
    <w:rsid w:val="6ECD2B29"/>
    <w:rsid w:val="6F49CF4C"/>
    <w:rsid w:val="6F652295"/>
    <w:rsid w:val="6FC50193"/>
    <w:rsid w:val="7058C8C0"/>
    <w:rsid w:val="70EDBE2D"/>
    <w:rsid w:val="710ABF53"/>
    <w:rsid w:val="714A860E"/>
    <w:rsid w:val="7167967B"/>
    <w:rsid w:val="71690506"/>
    <w:rsid w:val="717C3E15"/>
    <w:rsid w:val="71A96177"/>
    <w:rsid w:val="71C3AD79"/>
    <w:rsid w:val="71D6075F"/>
    <w:rsid w:val="71E6924A"/>
    <w:rsid w:val="7226DB73"/>
    <w:rsid w:val="72A45E10"/>
    <w:rsid w:val="72AA6F21"/>
    <w:rsid w:val="72D0BB93"/>
    <w:rsid w:val="72FC205A"/>
    <w:rsid w:val="7326BDF2"/>
    <w:rsid w:val="73A2C668"/>
    <w:rsid w:val="74413179"/>
    <w:rsid w:val="74570A11"/>
    <w:rsid w:val="74878383"/>
    <w:rsid w:val="74E22389"/>
    <w:rsid w:val="752F163D"/>
    <w:rsid w:val="76204809"/>
    <w:rsid w:val="763B4B75"/>
    <w:rsid w:val="76834F07"/>
    <w:rsid w:val="76AA6204"/>
    <w:rsid w:val="773DB06F"/>
    <w:rsid w:val="77466EA0"/>
    <w:rsid w:val="77989E8A"/>
    <w:rsid w:val="77C46B78"/>
    <w:rsid w:val="77F9E786"/>
    <w:rsid w:val="78606318"/>
    <w:rsid w:val="7869731D"/>
    <w:rsid w:val="788DBEAA"/>
    <w:rsid w:val="78F56D01"/>
    <w:rsid w:val="79177497"/>
    <w:rsid w:val="796BF94B"/>
    <w:rsid w:val="79B774CD"/>
    <w:rsid w:val="79E22BCC"/>
    <w:rsid w:val="7A94D9F0"/>
    <w:rsid w:val="7AB9643A"/>
    <w:rsid w:val="7B2E52DA"/>
    <w:rsid w:val="7B7BEBC5"/>
    <w:rsid w:val="7B99BAAD"/>
    <w:rsid w:val="7B9CB998"/>
    <w:rsid w:val="7C1181D4"/>
    <w:rsid w:val="7C1D0ECF"/>
    <w:rsid w:val="7C39E8CD"/>
    <w:rsid w:val="7C80F3AC"/>
    <w:rsid w:val="7CB525C8"/>
    <w:rsid w:val="7D1D60F4"/>
    <w:rsid w:val="7D1DF130"/>
    <w:rsid w:val="7E274284"/>
    <w:rsid w:val="7E41819D"/>
    <w:rsid w:val="7F2DC27A"/>
    <w:rsid w:val="7F368B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ACDE6"/>
  <w15:chartTrackingRefBased/>
  <w15:docId w15:val="{73330329-9FF9-4C08-8929-2D91B32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229AB24"/>
    <w:rPr>
      <w:color w:val="467886"/>
      <w:u w:val="single"/>
    </w:rPr>
  </w:style>
  <w:style w:type="character" w:styleId="UnresolvedMention">
    <w:name w:val="Unresolved Mention"/>
    <w:basedOn w:val="DefaultParagraphFont"/>
    <w:uiPriority w:val="99"/>
    <w:semiHidden/>
    <w:unhideWhenUsed/>
    <w:rsid w:val="00807B1F"/>
    <w:rPr>
      <w:color w:val="605E5C"/>
      <w:shd w:val="clear" w:color="auto" w:fill="E1DFDD"/>
    </w:rPr>
  </w:style>
  <w:style w:type="paragraph" w:styleId="Header">
    <w:name w:val="header"/>
    <w:basedOn w:val="Normal"/>
    <w:link w:val="HeaderChar"/>
    <w:uiPriority w:val="99"/>
    <w:unhideWhenUsed/>
    <w:rsid w:val="00052384"/>
    <w:pPr>
      <w:tabs>
        <w:tab w:val="center" w:pos="4680"/>
        <w:tab w:val="right" w:pos="9360"/>
      </w:tabs>
    </w:pPr>
  </w:style>
  <w:style w:type="character" w:customStyle="1" w:styleId="HeaderChar">
    <w:name w:val="Header Char"/>
    <w:basedOn w:val="DefaultParagraphFont"/>
    <w:link w:val="Header"/>
    <w:uiPriority w:val="99"/>
    <w:rsid w:val="00052384"/>
    <w:rPr>
      <w:rFonts w:eastAsiaTheme="minorEastAsia"/>
    </w:rPr>
  </w:style>
  <w:style w:type="paragraph" w:styleId="Footer">
    <w:name w:val="footer"/>
    <w:basedOn w:val="Normal"/>
    <w:link w:val="FooterChar"/>
    <w:uiPriority w:val="99"/>
    <w:unhideWhenUsed/>
    <w:rsid w:val="00052384"/>
    <w:pPr>
      <w:tabs>
        <w:tab w:val="center" w:pos="4680"/>
        <w:tab w:val="right" w:pos="9360"/>
      </w:tabs>
    </w:pPr>
  </w:style>
  <w:style w:type="character" w:customStyle="1" w:styleId="FooterChar">
    <w:name w:val="Footer Char"/>
    <w:basedOn w:val="DefaultParagraphFont"/>
    <w:link w:val="Footer"/>
    <w:uiPriority w:val="99"/>
    <w:rsid w:val="00052384"/>
    <w:rPr>
      <w:rFonts w:eastAsiaTheme="minorEastAsia"/>
    </w:rPr>
  </w:style>
  <w:style w:type="paragraph" w:styleId="Revision">
    <w:name w:val="Revision"/>
    <w:hidden/>
    <w:uiPriority w:val="99"/>
    <w:semiHidden/>
    <w:rsid w:val="000E7E09"/>
    <w:rPr>
      <w:rFonts w:eastAsiaTheme="minorEastAsia"/>
    </w:rPr>
  </w:style>
  <w:style w:type="character" w:styleId="FollowedHyperlink">
    <w:name w:val="FollowedHyperlink"/>
    <w:basedOn w:val="DefaultParagraphFont"/>
    <w:uiPriority w:val="99"/>
    <w:semiHidden/>
    <w:unhideWhenUsed/>
    <w:rsid w:val="00540162"/>
    <w:rPr>
      <w:color w:val="96607D" w:themeColor="followedHyperlink"/>
      <w:u w:val="single"/>
    </w:rPr>
  </w:style>
  <w:style w:type="paragraph" w:styleId="NormalWeb">
    <w:name w:val="Normal (Web)"/>
    <w:basedOn w:val="Normal"/>
    <w:uiPriority w:val="99"/>
    <w:semiHidden/>
    <w:unhideWhenUsed/>
    <w:rsid w:val="00436B9D"/>
    <w:rPr>
      <w:rFonts w:ascii="Times New Roman" w:hAnsi="Times New Roman" w:cs="Times New Roman"/>
    </w:rPr>
  </w:style>
  <w:style w:type="character" w:styleId="CommentReference">
    <w:name w:val="annotation reference"/>
    <w:basedOn w:val="DefaultParagraphFont"/>
    <w:uiPriority w:val="99"/>
    <w:semiHidden/>
    <w:unhideWhenUsed/>
    <w:rsid w:val="00CE5675"/>
    <w:rPr>
      <w:sz w:val="16"/>
      <w:szCs w:val="16"/>
    </w:rPr>
  </w:style>
  <w:style w:type="paragraph" w:styleId="CommentText">
    <w:name w:val="annotation text"/>
    <w:basedOn w:val="Normal"/>
    <w:link w:val="CommentTextChar"/>
    <w:uiPriority w:val="99"/>
    <w:unhideWhenUsed/>
    <w:rsid w:val="00CE5675"/>
    <w:rPr>
      <w:sz w:val="20"/>
      <w:szCs w:val="20"/>
    </w:rPr>
  </w:style>
  <w:style w:type="character" w:customStyle="1" w:styleId="CommentTextChar">
    <w:name w:val="Comment Text Char"/>
    <w:basedOn w:val="DefaultParagraphFont"/>
    <w:link w:val="CommentText"/>
    <w:uiPriority w:val="99"/>
    <w:rsid w:val="00CE567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E5675"/>
    <w:rPr>
      <w:b/>
      <w:bCs/>
    </w:rPr>
  </w:style>
  <w:style w:type="character" w:customStyle="1" w:styleId="CommentSubjectChar">
    <w:name w:val="Comment Subject Char"/>
    <w:basedOn w:val="CommentTextChar"/>
    <w:link w:val="CommentSubject"/>
    <w:uiPriority w:val="99"/>
    <w:semiHidden/>
    <w:rsid w:val="00CE567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E9246-17CC-479F-A315-CE44BBDE29E4}">
  <ds:schemaRefs>
    <ds:schemaRef ds:uri="http://schemas.openxmlformats.org/officeDocument/2006/bibliography"/>
  </ds:schemaRefs>
</ds:datastoreItem>
</file>

<file path=customXml/itemProps2.xml><?xml version="1.0" encoding="utf-8"?>
<ds:datastoreItem xmlns:ds="http://schemas.openxmlformats.org/officeDocument/2006/customXml" ds:itemID="{65D0A1AA-9AA3-4FE6-966A-9DE8FD750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4.xml><?xml version="1.0" encoding="utf-8"?>
<ds:datastoreItem xmlns:ds="http://schemas.openxmlformats.org/officeDocument/2006/customXml" ds:itemID="{E2575381-D090-4BB3-AC0D-2BB45FA7D7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12498</Words>
  <Characters>71995</Characters>
  <Application>Microsoft Office Word</Application>
  <DocSecurity>0</DocSecurity>
  <Lines>3428</Lines>
  <Paragraphs>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Gulam Chagani</cp:lastModifiedBy>
  <cp:revision>5</cp:revision>
  <dcterms:created xsi:type="dcterms:W3CDTF">2025-12-17T13:41:00Z</dcterms:created>
  <dcterms:modified xsi:type="dcterms:W3CDTF">2026-05-10T16:31:00Z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1b86c909-b657-4408-9509-021b84cf15cc</vt:lpwstr>
  </property>
  <property fmtid="{D5CDD505-2E9C-101B-9397-08002B2CF9AE}" pid="13" name="docLang">
    <vt:lpwstr>en</vt:lpwstr>
  </property>
  <property fmtid="{D5CDD505-2E9C-101B-9397-08002B2CF9AE}" pid="14" name="SWDocID">
    <vt:lpwstr>124160770.2</vt:lpwstr>
  </property>
</Properties>
</file>