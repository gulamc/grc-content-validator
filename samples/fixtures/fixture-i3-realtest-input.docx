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oter1.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66DC161" w14:textId="77777777" w:rsidR="41A66100" w:rsidRDefault="41A66100" w:rsidP="2229AB24">
      <w:pPr>
        <w:rPr>
          <w:rFonts w:ascii="Aptos" w:eastAsia="Aptos" w:hAnsi="Aptos" w:cs="Aptos"/>
          <w:color w:val="000000" w:themeColor="text1"/>
        </w:rPr>
      </w:pPr>
      <w:r>
        <w:t>Data Protection Overview - Template</w:t>
      </w:r>
    </w:p>
    <w:p w14:paraId="7BA07F54" w14:textId="77777777" w:rsidR="2229AB24" w:rsidRDefault="2229AB24" w:rsidP="2229AB24">
      <w:pPr>
        <w:rPr>
          <w:rFonts w:ascii="Aptos" w:eastAsia="Aptos" w:hAnsi="Aptos" w:cs="Aptos"/>
          <w:color w:val="000000" w:themeColor="text1"/>
        </w:rPr>
      </w:pPr>
    </w:p>
    <w:p w14:paraId="7237671F" w14:textId="79FA6274" w:rsidR="00611E23" w:rsidRPr="00611E23" w:rsidRDefault="00611E23" w:rsidP="00611E23">
      <w:pPr>
        <w:rPr>
          <w:ins w:id="0" w:author="Bahar Toto" w:date="2025-12-03T21:04:00Z"/>
        </w:rPr>
      </w:pPr>
      <w:ins w:id="1" w:author="Bahar Toto" w:date="2025-12-03T21:04:00Z">
        <w:r w:rsidRPr="00611E23">
          <w:t xml:space="preserve">This Guidance Note reflects amendments to the CTDPA under </w:t>
        </w:r>
      </w:ins>
      <w:ins w:id="2" w:author="Bahar Toto" w:date="2025-12-03T21:05:00Z">
        <w:r w:rsidR="000128BD" w:rsidRPr="000A5018">
          <w:t>Act No. 25-113</w:t>
        </w:r>
      </w:ins>
      <w:ins w:id="3" w:author="Bahar Toto" w:date="2025-12-03T21:04:00Z">
        <w:r w:rsidRPr="00611E23">
          <w:t>, which take</w:t>
        </w:r>
      </w:ins>
      <w:ins w:id="4" w:author="Bahar Toto" w:date="2025-12-03T21:05:00Z">
        <w:r w:rsidR="000128BD">
          <w:t>s</w:t>
        </w:r>
      </w:ins>
      <w:ins w:id="5" w:author="Bahar Toto" w:date="2025-12-03T21:04:00Z">
        <w:r w:rsidRPr="00611E23">
          <w:t xml:space="preserve"> effect</w:t>
        </w:r>
      </w:ins>
      <w:ins w:id="6" w:author="Bahar Toto" w:date="2025-12-03T21:05:00Z">
        <w:r w:rsidR="000128BD">
          <w:t xml:space="preserve"> on</w:t>
        </w:r>
      </w:ins>
      <w:ins w:id="7" w:author="Bahar Toto" w:date="2025-12-03T21:04:00Z">
        <w:r w:rsidRPr="00611E23">
          <w:t xml:space="preserve"> July 1, 2026.</w:t>
        </w:r>
      </w:ins>
    </w:p>
    <w:p w14:paraId="5741A93C" w14:textId="2CF5F150" w:rsidR="41A66100" w:rsidDel="000411D6" w:rsidRDefault="41A66100" w:rsidP="2229AB24">
      <w:pPr>
        <w:rPr>
          <w:del w:id="8" w:author="Bahar Toto" w:date="2025-12-03T20:55:00Z"/>
          <w:rFonts w:ascii="Aptos" w:eastAsia="Aptos" w:hAnsi="Aptos" w:cs="Aptos"/>
          <w:color w:val="000000" w:themeColor="text1"/>
        </w:rPr>
      </w:pPr>
      <w:del w:id="9" w:author="Bahar Toto" w:date="2025-12-03T20:55:00Z">
        <w:r w:rsidDel="000411D6">
          <w:delText xml:space="preserve">For EU jurisdictions, where there are no national variations from the GDPR rather than including the specific requirements from the GDPR, please state 'There are no national variations from the GDPR.' </w:delText>
        </w:r>
      </w:del>
    </w:p>
    <w:p w14:paraId="0D06360C" w14:textId="77777777" w:rsidR="41A66100" w:rsidRDefault="41A66100" w:rsidP="2229AB24">
      <w:pPr>
        <w:rPr>
          <w:rFonts w:ascii="Aptos" w:eastAsia="Aptos" w:hAnsi="Aptos" w:cs="Aptos"/>
          <w:color w:val="000000" w:themeColor="text1"/>
        </w:rPr>
      </w:pPr>
      <w:r>
        <w:t>   </w:t>
      </w:r>
    </w:p>
    <w:p w14:paraId="42541644" w14:textId="77777777" w:rsidR="41A66100" w:rsidRDefault="41A66100" w:rsidP="2229AB24">
      <w:pPr>
        <w:pStyle w:val="ListParagraph"/>
        <w:numPr>
          <w:ilvl w:val="0"/>
          <w:numId w:val="2"/>
        </w:numPr>
        <w:rPr>
          <w:rFonts w:ascii="Aptos" w:eastAsia="Aptos" w:hAnsi="Aptos" w:cs="Aptos"/>
          <w:color w:val="000000" w:themeColor="text1"/>
        </w:rPr>
      </w:pPr>
      <w:r>
        <w:t>Laws</w:t>
      </w:r>
    </w:p>
    <w:p w14:paraId="2EE7197A" w14:textId="77777777" w:rsidR="41A66100" w:rsidRDefault="41A66100" w:rsidP="2229AB24">
      <w:pPr>
        <w:rPr>
          <w:rFonts w:ascii="Aptos" w:eastAsia="Aptos" w:hAnsi="Aptos" w:cs="Aptos"/>
          <w:color w:val="000000" w:themeColor="text1"/>
        </w:rPr>
      </w:pPr>
      <w:r>
        <w:t> </w:t>
      </w:r>
    </w:p>
    <w:p w14:paraId="72C930F0" w14:textId="77777777" w:rsidR="41A66100" w:rsidRDefault="41A66100" w:rsidP="2229AB24">
      <w:pPr>
        <w:rPr>
          <w:rFonts w:ascii="Aptos" w:eastAsia="Aptos" w:hAnsi="Aptos" w:cs="Aptos"/>
          <w:color w:val="000000" w:themeColor="text1"/>
        </w:rPr>
      </w:pPr>
      <w:r>
        <w:t>1.1. Laws and regulations </w:t>
      </w:r>
    </w:p>
    <w:p w14:paraId="2B675C4D" w14:textId="77777777" w:rsidR="41A66100" w:rsidRDefault="41A66100" w:rsidP="2229AB24">
      <w:pPr>
        <w:rPr>
          <w:rFonts w:ascii="Aptos" w:eastAsia="Aptos" w:hAnsi="Aptos" w:cs="Aptos"/>
          <w:color w:val="000000" w:themeColor="text1"/>
        </w:rPr>
      </w:pPr>
      <w:r>
        <w:t> </w:t>
      </w:r>
    </w:p>
    <w:p w14:paraId="374CCC37" w14:textId="77777777" w:rsidR="41A66100" w:rsidRDefault="41A66100" w:rsidP="2229AB24">
      <w:pPr>
        <w:rPr>
          <w:rFonts w:ascii="Aptos" w:eastAsia="Aptos" w:hAnsi="Aptos" w:cs="Aptos"/>
          <w:color w:val="000000" w:themeColor="text1"/>
        </w:rPr>
      </w:pPr>
      <w:r>
        <w:t xml:space="preserve">1.1.1. What laws and/or regulations apply to personal data protection? (please exclude any sectoral legislation) </w:t>
      </w:r>
    </w:p>
    <w:p w14:paraId="18433672" w14:textId="77777777" w:rsidR="41A66100" w:rsidRDefault="41A66100" w:rsidP="2229AB24">
      <w:pPr>
        <w:rPr>
          <w:rFonts w:ascii="Aptos" w:eastAsia="Aptos" w:hAnsi="Aptos" w:cs="Aptos"/>
          <w:color w:val="000000" w:themeColor="text1"/>
        </w:rPr>
      </w:pPr>
      <w:r>
        <w:t> </w:t>
      </w:r>
    </w:p>
    <w:tbl>
      <w:tblPr>
        <w:tblW w:w="0" w:type="auto"/>
        <w:tblBorders>
          <w:top w:val="single" w:sz="6" w:space="0" w:color="auto"/>
          <w:left w:val="single" w:sz="6" w:space="0" w:color="auto"/>
          <w:bottom w:val="single" w:sz="6" w:space="0" w:color="auto"/>
          <w:right w:val="single" w:sz="6" w:space="0" w:color="auto"/>
        </w:tblBorders>
        <w:tblLayout w:type="fixed"/>
        <w:tblLook w:val="04A0" w:firstRow="1" w:lastRow="0" w:firstColumn="1" w:lastColumn="0" w:noHBand="0" w:noVBand="1"/>
      </w:tblPr>
      <w:tblGrid>
        <w:gridCol w:w="4500"/>
        <w:gridCol w:w="4500"/>
      </w:tblGrid>
      <w:tr w:rsidR="2229AB24" w14:paraId="517E45CC" w14:textId="77777777" w:rsidTr="2229AB24">
        <w:trPr>
          <w:trHeight w:val="300"/>
        </w:trPr>
        <w:tc>
          <w:tcPr>
            <w:tcW w:w="4500" w:type="dxa"/>
            <w:tcBorders>
              <w:top w:val="single" w:sz="6" w:space="0" w:color="auto"/>
              <w:left w:val="single" w:sz="6" w:space="0" w:color="auto"/>
              <w:bottom w:val="single" w:sz="6" w:space="0" w:color="auto"/>
              <w:right w:val="single" w:sz="6" w:space="0" w:color="auto"/>
            </w:tcBorders>
          </w:tcPr>
          <w:p w14:paraId="658C6C6F" w14:textId="77777777" w:rsidR="2229AB24" w:rsidRDefault="2229AB24" w:rsidP="2229AB24">
            <w:pPr>
              <w:rPr>
                <w:rFonts w:ascii="Aptos" w:eastAsia="Aptos" w:hAnsi="Aptos" w:cs="Aptos"/>
              </w:rPr>
            </w:pPr>
            <w:r>
              <w:t>Response </w:t>
            </w:r>
          </w:p>
        </w:tc>
        <w:tc>
          <w:tcPr>
            <w:tcW w:w="4500" w:type="dxa"/>
            <w:tcBorders>
              <w:top w:val="single" w:sz="6" w:space="0" w:color="auto"/>
              <w:left w:val="single" w:sz="6" w:space="0" w:color="auto"/>
              <w:bottom w:val="single" w:sz="6" w:space="0" w:color="auto"/>
              <w:right w:val="single" w:sz="6" w:space="0" w:color="auto"/>
            </w:tcBorders>
          </w:tcPr>
          <w:p w14:paraId="366E991E" w14:textId="7EFB3776" w:rsidR="00A82F0D" w:rsidRPr="00A82F0D" w:rsidRDefault="00A82F0D" w:rsidP="00A82F0D">
            <w:pPr>
              <w:rPr>
                <w:ins w:id="10" w:author="Bahar Toto" w:date="2025-11-12T16:43:00Z"/>
              </w:rPr>
            </w:pPr>
            <w:ins w:id="11" w:author="Bahar Toto" w:date="2025-11-12T16:43:00Z">
              <w:r w:rsidRPr="00A82F0D">
                <w:rPr>
                  <w:rPrChange w:id="12" w:author="Bahar Toto" w:date="2025-11-12T16:43:00Z">
                    <w:rPr>
                      <w:b/>
                      <w:bCs/>
                    </w:rPr>
                  </w:rPrChange>
                </w:rPr>
                <w:t>Connecticut</w:t>
              </w:r>
              <w:r>
                <w:t>'</w:t>
              </w:r>
              <w:r w:rsidRPr="00A82F0D">
                <w:rPr>
                  <w:rPrChange w:id="13" w:author="Bahar Toto" w:date="2025-11-12T16:43:00Z">
                    <w:rPr>
                      <w:b/>
                      <w:bCs/>
                    </w:rPr>
                  </w:rPrChange>
                </w:rPr>
                <w:t xml:space="preserve">s primary privacy law is the </w:t>
              </w:r>
            </w:ins>
            <w:ins w:id="14" w:author="Bahar Toto" w:date="2025-11-13T13:06:00Z">
              <w:r w:rsidR="00D95D6E">
                <w:fldChar w:fldCharType="begin"/>
              </w:r>
              <w:r w:rsidR="00D95D6E">
                <w:instrText>HYPERLINK "https://www.cga.ct.gov/2023/pub/chap_743jj.htm"</w:instrText>
              </w:r>
              <w:r w:rsidR="00D95D6E">
                <w:fldChar w:fldCharType="separate"/>
              </w:r>
              <w:r w:rsidRPr="00D95D6E">
                <w:rPr>
                  <w:rStyle w:val="Hyperlink"/>
                  <w:rPrChange w:id="15" w:author="Bahar Toto" w:date="2025-11-12T16:43:00Z">
                    <w:rPr>
                      <w:b/>
                      <w:bCs/>
                    </w:rPr>
                  </w:rPrChange>
                </w:rPr>
                <w:t>Connecticut Data Privacy Act</w:t>
              </w:r>
              <w:r w:rsidR="00D95D6E">
                <w:fldChar w:fldCharType="end"/>
              </w:r>
            </w:ins>
            <w:ins w:id="16" w:author="Bahar Toto" w:date="2025-11-12T16:43:00Z">
              <w:r w:rsidRPr="00A82F0D">
                <w:rPr>
                  <w:rPrChange w:id="17" w:author="Bahar Toto" w:date="2025-11-12T16:43:00Z">
                    <w:rPr>
                      <w:b/>
                      <w:bCs/>
                    </w:rPr>
                  </w:rPrChange>
                </w:rPr>
                <w:t xml:space="preserve"> (CTDPA), enacted as </w:t>
              </w:r>
              <w:r w:rsidRPr="00D95D6E">
                <w:rPr>
                  <w:rPrChange w:id="18" w:author="Bahar Toto" w:date="2025-11-13T13:06:00Z">
                    <w:rPr>
                      <w:b/>
                      <w:bCs/>
                      <w:i/>
                      <w:iCs/>
                    </w:rPr>
                  </w:rPrChange>
                </w:rPr>
                <w:t>An Act Concerning Personal Data Privacy and Online Monitoring</w:t>
              </w:r>
              <w:r w:rsidRPr="00A82F0D">
                <w:rPr>
                  <w:rPrChange w:id="19" w:author="Bahar Toto" w:date="2025-11-12T16:43:00Z">
                    <w:rPr>
                      <w:b/>
                      <w:bCs/>
                    </w:rPr>
                  </w:rPrChange>
                </w:rPr>
                <w:t xml:space="preserve"> (Senate Bill 6) and codified at </w:t>
              </w:r>
            </w:ins>
            <w:ins w:id="20" w:author="Bahar Toto" w:date="2025-11-13T13:07:00Z">
              <w:r w:rsidR="00D77286">
                <w:fldChar w:fldCharType="begin"/>
              </w:r>
              <w:r w:rsidR="00D77286">
                <w:instrText>HYPERLINK "https://www.cga.ct.gov/2025/pub/chap_743jj.htm"</w:instrText>
              </w:r>
              <w:r w:rsidR="00D77286">
                <w:fldChar w:fldCharType="separate"/>
              </w:r>
              <w:r w:rsidRPr="00D77286">
                <w:rPr>
                  <w:rStyle w:val="Hyperlink"/>
                  <w:rPrChange w:id="21" w:author="Bahar Toto" w:date="2025-11-12T16:43:00Z">
                    <w:rPr>
                      <w:b/>
                      <w:bCs/>
                    </w:rPr>
                  </w:rPrChange>
                </w:rPr>
                <w:t>Conn. Gen. Stat. §§ 42</w:t>
              </w:r>
              <w:r w:rsidRPr="00D77286">
                <w:rPr>
                  <w:rStyle w:val="Hyperlink"/>
                  <w:rPrChange w:id="22" w:author="Bahar Toto" w:date="2025-11-12T16:43:00Z">
                    <w:rPr>
                      <w:b/>
                      <w:bCs/>
                    </w:rPr>
                  </w:rPrChange>
                </w:rPr>
                <w:noBreakHyphen/>
                <w:t>515 to 42</w:t>
              </w:r>
              <w:r w:rsidRPr="00D77286">
                <w:rPr>
                  <w:rStyle w:val="Hyperlink"/>
                  <w:rPrChange w:id="23" w:author="Bahar Toto" w:date="2025-11-12T16:43:00Z">
                    <w:rPr>
                      <w:b/>
                      <w:bCs/>
                    </w:rPr>
                  </w:rPrChange>
                </w:rPr>
                <w:noBreakHyphen/>
                <w:t>525</w:t>
              </w:r>
              <w:r w:rsidR="00D77286">
                <w:fldChar w:fldCharType="end"/>
              </w:r>
            </w:ins>
            <w:ins w:id="24" w:author="Bahar Toto" w:date="2025-11-12T16:43:00Z">
              <w:r w:rsidRPr="00A82F0D">
                <w:rPr>
                  <w:rPrChange w:id="25" w:author="Bahar Toto" w:date="2025-11-12T16:43:00Z">
                    <w:rPr>
                      <w:b/>
                      <w:bCs/>
                    </w:rPr>
                  </w:rPrChange>
                </w:rPr>
                <w:t xml:space="preserve">, with </w:t>
              </w:r>
            </w:ins>
            <w:ins w:id="26" w:author="Bahar Toto" w:date="2025-11-13T13:07:00Z">
              <w:r w:rsidR="003327EB">
                <w:fldChar w:fldCharType="begin"/>
              </w:r>
              <w:r w:rsidR="003327EB">
                <w:instrText>HYPERLINK "https://www.cga.ct.gov/2025/pub/chap_743jj.htm" \l "sec_42-526"</w:instrText>
              </w:r>
              <w:r w:rsidR="003327EB">
                <w:fldChar w:fldCharType="separate"/>
              </w:r>
              <w:r w:rsidRPr="003327EB">
                <w:rPr>
                  <w:rStyle w:val="Hyperlink"/>
                  <w:rPrChange w:id="27" w:author="Bahar Toto" w:date="2025-11-12T16:43:00Z">
                    <w:rPr>
                      <w:b/>
                      <w:bCs/>
                    </w:rPr>
                  </w:rPrChange>
                </w:rPr>
                <w:t>§ 42</w:t>
              </w:r>
              <w:r w:rsidRPr="003327EB">
                <w:rPr>
                  <w:rStyle w:val="Hyperlink"/>
                  <w:rPrChange w:id="28" w:author="Bahar Toto" w:date="2025-11-12T16:43:00Z">
                    <w:rPr>
                      <w:b/>
                      <w:bCs/>
                    </w:rPr>
                  </w:rPrChange>
                </w:rPr>
                <w:noBreakHyphen/>
                <w:t>526</w:t>
              </w:r>
              <w:r w:rsidR="003327EB">
                <w:fldChar w:fldCharType="end"/>
              </w:r>
            </w:ins>
            <w:ins w:id="29" w:author="Bahar Toto" w:date="2025-11-12T16:43:00Z">
              <w:r w:rsidRPr="00A82F0D">
                <w:rPr>
                  <w:rPrChange w:id="30" w:author="Bahar Toto" w:date="2025-11-12T16:43:00Z">
                    <w:rPr>
                      <w:b/>
                      <w:bCs/>
                    </w:rPr>
                  </w:rPrChange>
                </w:rPr>
                <w:t xml:space="preserve"> addressing consumer health data. The</w:t>
              </w:r>
            </w:ins>
            <w:ins w:id="31" w:author="Bahar Toto" w:date="2025-11-13T13:08:00Z">
              <w:r w:rsidR="003327EB" w:rsidRPr="003327EB">
                <w:t> </w:t>
              </w:r>
              <w:r w:rsidR="003327EB" w:rsidRPr="003327EB">
                <w:fldChar w:fldCharType="begin"/>
              </w:r>
              <w:r w:rsidR="003327EB" w:rsidRPr="003327EB">
                <w:instrText>HYPERLINK "https://portal.ct.gov/governor" \t "_blank"</w:instrText>
              </w:r>
              <w:r w:rsidR="003327EB" w:rsidRPr="003327EB">
                <w:fldChar w:fldCharType="separate"/>
              </w:r>
              <w:r w:rsidR="003327EB" w:rsidRPr="003327EB">
                <w:rPr>
                  <w:rStyle w:val="Hyperlink"/>
                </w:rPr>
                <w:t>Connecticut State Governor</w:t>
              </w:r>
              <w:r w:rsidR="003327EB" w:rsidRPr="003327EB">
                <w:fldChar w:fldCharType="end"/>
              </w:r>
              <w:r w:rsidR="003327EB">
                <w:t xml:space="preserve"> </w:t>
              </w:r>
            </w:ins>
            <w:ins w:id="32" w:author="Bahar Toto" w:date="2025-11-12T16:43:00Z">
              <w:r w:rsidRPr="00A82F0D">
                <w:rPr>
                  <w:rPrChange w:id="33" w:author="Bahar Toto" w:date="2025-11-12T16:43:00Z">
                    <w:rPr>
                      <w:b/>
                      <w:bCs/>
                    </w:rPr>
                  </w:rPrChange>
                </w:rPr>
                <w:t xml:space="preserve">signed Senate Bill 6 on May 10, 2022, and the </w:t>
              </w:r>
            </w:ins>
            <w:ins w:id="34" w:author="Bahar Toto" w:date="2025-11-13T13:08:00Z">
              <w:r w:rsidR="003327EB">
                <w:t>CTDPA</w:t>
              </w:r>
            </w:ins>
            <w:ins w:id="35" w:author="Bahar Toto" w:date="2025-11-12T16:43:00Z">
              <w:r w:rsidRPr="00A82F0D">
                <w:rPr>
                  <w:rPrChange w:id="36" w:author="Bahar Toto" w:date="2025-11-12T16:43:00Z">
                    <w:rPr>
                      <w:b/>
                      <w:bCs/>
                    </w:rPr>
                  </w:rPrChange>
                </w:rPr>
                <w:t xml:space="preserve"> entered into force on July 1, 2023.</w:t>
              </w:r>
            </w:ins>
          </w:p>
          <w:p w14:paraId="4BF4EE43" w14:textId="77777777" w:rsidR="00A82F0D" w:rsidRPr="00A82F0D" w:rsidRDefault="00A82F0D" w:rsidP="00A82F0D">
            <w:pPr>
              <w:rPr>
                <w:ins w:id="37" w:author="Bahar Toto" w:date="2025-11-12T16:43:00Z"/>
              </w:rPr>
            </w:pPr>
            <w:ins w:id="38" w:author="Bahar Toto" w:date="2025-11-12T16:43:00Z">
              <w:r w:rsidRPr="00A82F0D">
                <w:t>The CTDPA has been amended by two major laws:</w:t>
              </w:r>
            </w:ins>
          </w:p>
          <w:p w14:paraId="0E655C6E" w14:textId="609449D8" w:rsidR="00A82F0D" w:rsidRPr="00A82F0D" w:rsidRDefault="000A5018" w:rsidP="00A82F0D">
            <w:pPr>
              <w:numPr>
                <w:ilvl w:val="0"/>
                <w:numId w:val="36"/>
              </w:numPr>
              <w:rPr>
                <w:ins w:id="39" w:author="Bahar Toto" w:date="2025-11-12T16:43:00Z"/>
              </w:rPr>
            </w:pPr>
            <w:ins w:id="40" w:author="Bahar Toto" w:date="2025-11-13T13:08:00Z">
              <w:r w:rsidRPr="000A5018">
                <w:rPr>
                  <w:rPrChange w:id="41" w:author="Bahar Toto" w:date="2025-11-13T13:08:00Z">
                    <w:rPr>
                      <w:b/>
                      <w:bCs/>
                    </w:rPr>
                  </w:rPrChange>
                </w:rPr>
                <w:fldChar w:fldCharType="begin"/>
              </w:r>
              <w:r w:rsidRPr="000A5018">
                <w:rPr>
                  <w:rPrChange w:id="42" w:author="Bahar Toto" w:date="2025-11-13T13:08:00Z">
                    <w:rPr>
                      <w:b/>
                      <w:bCs/>
                    </w:rPr>
                  </w:rPrChange>
                </w:rPr>
                <w:instrText>HYPERLINK "https://www.cga.ct.gov/2023/ACT/PA/PDF/2023PA-00056-R00SB-00003-PA.PDF" \t "_blank"</w:instrText>
              </w:r>
              <w:r w:rsidRPr="000A5018">
                <w:rPr>
                  <w:rPrChange w:id="43" w:author="Bahar Toto" w:date="2025-11-13T13:08:00Z">
                    <w:rPr/>
                  </w:rPrChange>
                </w:rPr>
              </w:r>
              <w:r w:rsidRPr="000A5018">
                <w:rPr>
                  <w:rPrChange w:id="44" w:author="Bahar Toto" w:date="2025-11-13T13:08:00Z">
                    <w:rPr>
                      <w:b/>
                      <w:bCs/>
                    </w:rPr>
                  </w:rPrChange>
                </w:rPr>
                <w:fldChar w:fldCharType="separate"/>
              </w:r>
              <w:r w:rsidRPr="000A5018">
                <w:rPr>
                  <w:rStyle w:val="Hyperlink"/>
                  <w:rPrChange w:id="45" w:author="Bahar Toto" w:date="2025-11-13T13:08:00Z">
                    <w:rPr>
                      <w:rStyle w:val="Hyperlink"/>
                      <w:b/>
                      <w:bCs/>
                    </w:rPr>
                  </w:rPrChange>
                </w:rPr>
                <w:t>Act on online privacy, data, and safety protections</w:t>
              </w:r>
              <w:r w:rsidRPr="000A5018">
                <w:rPr>
                  <w:rPrChange w:id="46" w:author="Bahar Toto" w:date="2025-11-13T13:08:00Z">
                    <w:rPr>
                      <w:b/>
                      <w:bCs/>
                    </w:rPr>
                  </w:rPrChange>
                </w:rPr>
                <w:fldChar w:fldCharType="end"/>
              </w:r>
              <w:r w:rsidRPr="000A5018">
                <w:rPr>
                  <w:rPrChange w:id="47" w:author="Bahar Toto" w:date="2025-11-13T13:08:00Z">
                    <w:rPr>
                      <w:b/>
                      <w:bCs/>
                    </w:rPr>
                  </w:rPrChange>
                </w:rPr>
                <w:t> (the Online Privacy Act)</w:t>
              </w:r>
              <w:r>
                <w:rPr>
                  <w:b/>
                  <w:bCs/>
                </w:rPr>
                <w:t xml:space="preserve"> </w:t>
              </w:r>
            </w:ins>
            <w:ins w:id="48" w:author="Bahar Toto" w:date="2025-11-13T13:30:00Z">
              <w:r w:rsidR="0054437F" w:rsidRPr="0054437F">
                <w:rPr>
                  <w:rPrChange w:id="49" w:author="Bahar Toto" w:date="2025-11-13T13:30:00Z">
                    <w:rPr>
                      <w:b/>
                      <w:bCs/>
                    </w:rPr>
                  </w:rPrChange>
                </w:rPr>
                <w:t>was</w:t>
              </w:r>
              <w:r w:rsidR="0054437F">
                <w:rPr>
                  <w:b/>
                  <w:bCs/>
                </w:rPr>
                <w:t xml:space="preserve"> </w:t>
              </w:r>
            </w:ins>
            <w:ins w:id="50" w:author="Bahar Toto" w:date="2025-11-12T16:43:00Z">
              <w:r w:rsidR="00A82F0D" w:rsidRPr="00A82F0D">
                <w:t xml:space="preserve">signed on June 12, 2023, with provisions effective in 2023 and 2024. </w:t>
              </w:r>
            </w:ins>
          </w:p>
          <w:p w14:paraId="6197A480" w14:textId="7A7081E5" w:rsidR="00A82F0D" w:rsidRPr="00A82F0D" w:rsidRDefault="000A5018" w:rsidP="00A82F0D">
            <w:pPr>
              <w:numPr>
                <w:ilvl w:val="0"/>
                <w:numId w:val="36"/>
              </w:numPr>
              <w:rPr>
                <w:ins w:id="51" w:author="Bahar Toto" w:date="2025-11-12T16:43:00Z"/>
              </w:rPr>
            </w:pPr>
            <w:ins w:id="52" w:author="Bahar Toto" w:date="2025-11-13T13:08:00Z">
              <w:r w:rsidRPr="000A5018">
                <w:fldChar w:fldCharType="begin"/>
              </w:r>
              <w:r w:rsidRPr="000A5018">
                <w:instrText>HYPERLINK "https://www.cga.ct.gov/2025/act/pa/pdf/2025PA-00113-R00SB-01295-PA.pdf" \t "_blank"</w:instrText>
              </w:r>
              <w:r w:rsidRPr="000A5018">
                <w:fldChar w:fldCharType="separate"/>
              </w:r>
              <w:r w:rsidRPr="000A5018">
                <w:rPr>
                  <w:rStyle w:val="Hyperlink"/>
                </w:rPr>
                <w:t>Act No. 25-113 An Act Concerning Broadband Internet, Gaming, Social Media, Online Services and Consumer Contracts</w:t>
              </w:r>
              <w:r w:rsidRPr="000A5018">
                <w:fldChar w:fldCharType="end"/>
              </w:r>
              <w:r w:rsidRPr="000A5018">
                <w:t> (Act No. 25-113),</w:t>
              </w:r>
            </w:ins>
            <w:ins w:id="53" w:author="Bahar Toto" w:date="2025-11-13T13:09:00Z">
              <w:r>
                <w:t xml:space="preserve"> </w:t>
              </w:r>
            </w:ins>
            <w:ins w:id="54" w:author="Bahar Toto" w:date="2025-11-12T16:43:00Z">
              <w:r w:rsidR="00A82F0D" w:rsidRPr="00A82F0D">
                <w:t xml:space="preserve">signed on June 24, 2025. </w:t>
              </w:r>
            </w:ins>
            <w:ins w:id="55" w:author="Bahar Toto" w:date="2025-11-13T13:09:00Z">
              <w:r w:rsidRPr="000A5018">
                <w:t>Act No. 25-113</w:t>
              </w:r>
            </w:ins>
            <w:ins w:id="56" w:author="Bahar Toto" w:date="2025-11-12T16:43:00Z">
              <w:r w:rsidR="00A82F0D" w:rsidRPr="00A82F0D">
                <w:t>, also referred to as Senate Bill 1295, introduces significant updates, most of which take effect on July 1, 2026</w:t>
              </w:r>
            </w:ins>
            <w:ins w:id="57" w:author="Bahar Toto" w:date="2025-11-13T13:09:00Z">
              <w:r>
                <w:t>,</w:t>
              </w:r>
            </w:ins>
            <w:ins w:id="58" w:author="Bahar Toto" w:date="2025-11-12T16:43:00Z">
              <w:r w:rsidR="00A82F0D" w:rsidRPr="00A82F0D">
                <w:t xml:space="preserve"> unless otherwise specified.</w:t>
              </w:r>
            </w:ins>
          </w:p>
          <w:p w14:paraId="5728C0EE" w14:textId="2814863D" w:rsidR="2229AB24" w:rsidRDefault="00296679" w:rsidP="2229AB24">
            <w:pPr>
              <w:rPr>
                <w:rFonts w:ascii="Aptos" w:eastAsia="Aptos" w:hAnsi="Aptos" w:cs="Aptos"/>
              </w:rPr>
            </w:pPr>
            <w:del w:id="59" w:author="Bahar Toto" w:date="2025-11-12T16:43:00Z">
              <w:r w:rsidDel="00A82F0D">
                <w:delText>The primary state privacy law is the Connecticut Data Privacy Act (</w:delText>
              </w:r>
            </w:del>
            <w:del w:id="60" w:author="Bahar Toto" w:date="2025-11-12T16:32:00Z">
              <w:r w:rsidDel="000E7E09">
                <w:delText>“</w:delText>
              </w:r>
            </w:del>
            <w:del w:id="61" w:author="Bahar Toto" w:date="2025-11-12T16:43:00Z">
              <w:r w:rsidDel="00A82F0D">
                <w:delText>CTDPA</w:delText>
              </w:r>
            </w:del>
            <w:del w:id="62" w:author="Bahar Toto" w:date="2025-11-12T16:32:00Z">
              <w:r w:rsidDel="000E7E09">
                <w:delText>”</w:delText>
              </w:r>
            </w:del>
            <w:del w:id="63" w:author="Bahar Toto" w:date="2025-11-12T16:43:00Z">
              <w:r w:rsidDel="00A82F0D">
                <w:delText>), enacted as An Act Concerning Personal Data Privacy and Online Monitoring (SB 6, 2022) and codified at Conn. Gen. Stat. §§ 42-515 to 42</w:delText>
              </w:r>
              <w:r w:rsidDel="00A82F0D">
                <w:rPr>
                  <w:rFonts w:ascii="Cambria Math" w:hAnsi="Cambria Math" w:cs="Cambria Math"/>
                </w:rPr>
                <w:delText>‑</w:delText>
              </w:r>
              <w:r w:rsidDel="00A82F0D">
                <w:delText xml:space="preserve">525, plus </w:delText>
              </w:r>
              <w:r w:rsidDel="00A82F0D">
                <w:rPr>
                  <w:rFonts w:ascii="Aptos" w:hAnsi="Aptos" w:cs="Aptos"/>
                </w:rPr>
                <w:delText>§</w:delText>
              </w:r>
              <w:r w:rsidDel="00A82F0D">
                <w:delText xml:space="preserve"> 42</w:delText>
              </w:r>
              <w:r w:rsidDel="00A82F0D">
                <w:rPr>
                  <w:rFonts w:ascii="Cambria Math" w:hAnsi="Cambria Math" w:cs="Cambria Math"/>
                </w:rPr>
                <w:delText>‑</w:delText>
              </w:r>
              <w:r w:rsidDel="00A82F0D">
                <w:delText>526 (Consumer Health Data). Core provisions took effect July 1, 2023. Most amendments adopted in 2025 (SB 1295) take effect July 1, 2026 unless otherwise noted</w:delText>
              </w:r>
              <w:r w:rsidR="00AD0D07" w:rsidDel="00A82F0D">
                <w:delText>.</w:delText>
              </w:r>
            </w:del>
          </w:p>
        </w:tc>
      </w:tr>
      <w:tr w:rsidR="2229AB24" w14:paraId="3C6DFD3C" w14:textId="77777777" w:rsidTr="2229AB24">
        <w:trPr>
          <w:trHeight w:val="300"/>
        </w:trPr>
        <w:tc>
          <w:tcPr>
            <w:tcW w:w="4500" w:type="dxa"/>
            <w:tcBorders>
              <w:top w:val="single" w:sz="6" w:space="0" w:color="auto"/>
              <w:left w:val="single" w:sz="6" w:space="0" w:color="auto"/>
              <w:bottom w:val="single" w:sz="6" w:space="0" w:color="auto"/>
              <w:right w:val="single" w:sz="6" w:space="0" w:color="auto"/>
            </w:tcBorders>
          </w:tcPr>
          <w:p w14:paraId="74488D0E" w14:textId="77777777" w:rsidR="2229AB24" w:rsidRDefault="2229AB24" w:rsidP="2229AB24">
            <w:pPr>
              <w:rPr>
                <w:rFonts w:ascii="Aptos" w:eastAsia="Aptos" w:hAnsi="Aptos" w:cs="Aptos"/>
              </w:rPr>
            </w:pPr>
            <w:r>
              <w:t>Citation </w:t>
            </w:r>
          </w:p>
        </w:tc>
        <w:tc>
          <w:tcPr>
            <w:tcW w:w="4500" w:type="dxa"/>
            <w:tcBorders>
              <w:top w:val="single" w:sz="6" w:space="0" w:color="auto"/>
              <w:left w:val="single" w:sz="6" w:space="0" w:color="auto"/>
              <w:bottom w:val="single" w:sz="6" w:space="0" w:color="auto"/>
              <w:right w:val="single" w:sz="6" w:space="0" w:color="auto"/>
            </w:tcBorders>
          </w:tcPr>
          <w:p w14:paraId="1E584C26" w14:textId="11541EE0" w:rsidR="2229AB24" w:rsidRDefault="2229AB24" w:rsidP="2229AB24">
            <w:pPr>
              <w:rPr>
                <w:rFonts w:ascii="Aptos" w:eastAsia="Aptos" w:hAnsi="Aptos" w:cs="Aptos"/>
              </w:rPr>
            </w:pPr>
            <w:del w:id="64" w:author="Bahar Toto" w:date="2025-11-13T14:33:00Z">
              <w:r w:rsidDel="00DE7403">
                <w:delText xml:space="preserve">Conn. Gen. Stat. </w:delText>
              </w:r>
            </w:del>
            <w:ins w:id="65" w:author="Bahar Toto" w:date="2025-11-13T14:53:00Z">
              <w:r w:rsidR="00F0194A">
                <w:t>Not applicable.</w:t>
              </w:r>
            </w:ins>
            <w:del w:id="66" w:author="Bahar Toto" w:date="2025-11-13T14:53:00Z">
              <w:r w:rsidDel="00F0194A">
                <w:delText>§§ 42-515</w:delText>
              </w:r>
              <w:r w:rsidDel="005D09A9">
                <w:delText>–</w:delText>
              </w:r>
              <w:r w:rsidDel="00F0194A">
                <w:delText>42‑526</w:delText>
              </w:r>
            </w:del>
          </w:p>
        </w:tc>
      </w:tr>
      <w:tr w:rsidR="00DE307D" w14:paraId="3192970F" w14:textId="77777777" w:rsidTr="2229AB24">
        <w:trPr>
          <w:trHeight w:val="300"/>
        </w:trPr>
        <w:tc>
          <w:tcPr>
            <w:tcW w:w="4500" w:type="dxa"/>
            <w:tcBorders>
              <w:top w:val="single" w:sz="6" w:space="0" w:color="auto"/>
              <w:left w:val="single" w:sz="6" w:space="0" w:color="auto"/>
              <w:bottom w:val="single" w:sz="6" w:space="0" w:color="auto"/>
              <w:right w:val="single" w:sz="6" w:space="0" w:color="auto"/>
            </w:tcBorders>
          </w:tcPr>
          <w:p w14:paraId="6298BFCF" w14:textId="77777777" w:rsidR="00DE307D" w:rsidRDefault="00DE307D" w:rsidP="00DE307D">
            <w:pPr>
              <w:rPr>
                <w:rFonts w:ascii="Aptos" w:eastAsia="Aptos" w:hAnsi="Aptos" w:cs="Aptos"/>
              </w:rPr>
            </w:pPr>
            <w:r>
              <w:t xml:space="preserve">Applicable persona </w:t>
            </w:r>
          </w:p>
        </w:tc>
        <w:tc>
          <w:tcPr>
            <w:tcW w:w="4500" w:type="dxa"/>
            <w:tcBorders>
              <w:top w:val="single" w:sz="6" w:space="0" w:color="auto"/>
              <w:left w:val="single" w:sz="6" w:space="0" w:color="auto"/>
              <w:bottom w:val="single" w:sz="6" w:space="0" w:color="auto"/>
              <w:right w:val="single" w:sz="6" w:space="0" w:color="auto"/>
            </w:tcBorders>
          </w:tcPr>
          <w:p w14:paraId="19036050" w14:textId="4FEDE919" w:rsidR="00DE307D" w:rsidRDefault="00DE307D" w:rsidP="00DE307D">
            <w:pPr>
              <w:rPr>
                <w:rFonts w:ascii="Aptos" w:eastAsia="Aptos" w:hAnsi="Aptos" w:cs="Aptos"/>
              </w:rPr>
            </w:pPr>
            <w:ins w:id="67" w:author="Bahar Toto" w:date="2025-11-13T13:15:00Z">
              <w:r>
                <w:t>Not applicable.</w:t>
              </w:r>
            </w:ins>
            <w:del w:id="68" w:author="Bahar Toto" w:date="2025-11-13T13:15:00Z">
              <w:r w:rsidDel="001418D2">
                <w:delText>Organizations doing business in or targeting residents in Connecticut (if certain thresholds are satisfied).</w:delText>
              </w:r>
            </w:del>
          </w:p>
        </w:tc>
      </w:tr>
    </w:tbl>
    <w:p w14:paraId="5FB9E48D" w14:textId="77777777" w:rsidR="41A66100" w:rsidRDefault="41A66100" w:rsidP="2229AB24">
      <w:pPr>
        <w:rPr>
          <w:rFonts w:ascii="Aptos" w:eastAsia="Aptos" w:hAnsi="Aptos" w:cs="Aptos"/>
          <w:color w:val="000000" w:themeColor="text1"/>
        </w:rPr>
      </w:pPr>
      <w:r>
        <w:t> </w:t>
      </w:r>
    </w:p>
    <w:p w14:paraId="7981E7B6" w14:textId="77777777" w:rsidR="2229AB24" w:rsidRDefault="2229AB24" w:rsidP="2229AB24">
      <w:pPr>
        <w:rPr>
          <w:rFonts w:ascii="Aptos" w:eastAsia="Aptos" w:hAnsi="Aptos" w:cs="Aptos"/>
          <w:color w:val="000000" w:themeColor="text1"/>
        </w:rPr>
      </w:pPr>
    </w:p>
    <w:p w14:paraId="07A31FF1" w14:textId="77777777" w:rsidR="41A66100" w:rsidRDefault="41A66100" w:rsidP="2229AB24">
      <w:pPr>
        <w:rPr>
          <w:rFonts w:ascii="Aptos" w:eastAsia="Aptos" w:hAnsi="Aptos" w:cs="Aptos"/>
          <w:color w:val="000000" w:themeColor="text1"/>
        </w:rPr>
      </w:pPr>
      <w:r>
        <w:t>1.2. Supervisory authority  </w:t>
      </w:r>
    </w:p>
    <w:p w14:paraId="180D068B" w14:textId="77777777" w:rsidR="41A66100" w:rsidRDefault="41A66100" w:rsidP="2229AB24">
      <w:pPr>
        <w:rPr>
          <w:rFonts w:ascii="Aptos" w:eastAsia="Aptos" w:hAnsi="Aptos" w:cs="Aptos"/>
          <w:color w:val="000000" w:themeColor="text1"/>
        </w:rPr>
      </w:pPr>
      <w:r>
        <w:t> </w:t>
      </w:r>
    </w:p>
    <w:p w14:paraId="46C0B97E" w14:textId="77777777" w:rsidR="41A66100" w:rsidRDefault="41A66100" w:rsidP="2229AB24">
      <w:pPr>
        <w:rPr>
          <w:rFonts w:ascii="Aptos" w:eastAsia="Aptos" w:hAnsi="Aptos" w:cs="Aptos"/>
          <w:color w:val="000000" w:themeColor="text1"/>
        </w:rPr>
      </w:pPr>
      <w:r>
        <w:t>1.2.1. Who is responsible for enforcing the law(s) and issuing guidelines? </w:t>
      </w:r>
    </w:p>
    <w:p w14:paraId="6A98FD0C" w14:textId="77777777" w:rsidR="2229AB24" w:rsidRDefault="2229AB24" w:rsidP="2229AB24">
      <w:pPr>
        <w:rPr>
          <w:rFonts w:ascii="Aptos" w:eastAsia="Aptos" w:hAnsi="Aptos" w:cs="Aptos"/>
          <w:color w:val="000000" w:themeColor="text1"/>
        </w:rPr>
      </w:pPr>
    </w:p>
    <w:tbl>
      <w:tblPr>
        <w:tblW w:w="0" w:type="auto"/>
        <w:tblBorders>
          <w:top w:val="single" w:sz="6" w:space="0" w:color="auto"/>
          <w:left w:val="single" w:sz="6" w:space="0" w:color="auto"/>
          <w:bottom w:val="single" w:sz="6" w:space="0" w:color="auto"/>
          <w:right w:val="single" w:sz="6" w:space="0" w:color="auto"/>
        </w:tblBorders>
        <w:tblLayout w:type="fixed"/>
        <w:tblLook w:val="04A0" w:firstRow="1" w:lastRow="0" w:firstColumn="1" w:lastColumn="0" w:noHBand="0" w:noVBand="1"/>
      </w:tblPr>
      <w:tblGrid>
        <w:gridCol w:w="4500"/>
        <w:gridCol w:w="4500"/>
      </w:tblGrid>
      <w:tr w:rsidR="2229AB24" w14:paraId="38079854" w14:textId="77777777" w:rsidTr="2229AB24">
        <w:trPr>
          <w:trHeight w:val="300"/>
        </w:trPr>
        <w:tc>
          <w:tcPr>
            <w:tcW w:w="4500" w:type="dxa"/>
            <w:tcBorders>
              <w:top w:val="single" w:sz="6" w:space="0" w:color="auto"/>
              <w:left w:val="single" w:sz="6" w:space="0" w:color="auto"/>
              <w:bottom w:val="single" w:sz="6" w:space="0" w:color="auto"/>
              <w:right w:val="single" w:sz="6" w:space="0" w:color="auto"/>
            </w:tcBorders>
          </w:tcPr>
          <w:p w14:paraId="0A30B33E" w14:textId="77777777" w:rsidR="2229AB24" w:rsidRDefault="2229AB24" w:rsidP="2229AB24">
            <w:pPr>
              <w:rPr>
                <w:rFonts w:ascii="Aptos" w:eastAsia="Aptos" w:hAnsi="Aptos" w:cs="Aptos"/>
              </w:rPr>
            </w:pPr>
            <w:r>
              <w:t>Response </w:t>
            </w:r>
          </w:p>
        </w:tc>
        <w:tc>
          <w:tcPr>
            <w:tcW w:w="4500" w:type="dxa"/>
            <w:tcBorders>
              <w:top w:val="single" w:sz="6" w:space="0" w:color="auto"/>
              <w:left w:val="single" w:sz="6" w:space="0" w:color="auto"/>
              <w:bottom w:val="single" w:sz="6" w:space="0" w:color="auto"/>
              <w:right w:val="single" w:sz="6" w:space="0" w:color="auto"/>
            </w:tcBorders>
          </w:tcPr>
          <w:p w14:paraId="09590AFF" w14:textId="7048EBD5" w:rsidR="2229AB24" w:rsidRDefault="005E4F20" w:rsidP="2229AB24">
            <w:pPr>
              <w:rPr>
                <w:rFonts w:ascii="Aptos" w:eastAsia="Aptos" w:hAnsi="Aptos" w:cs="Aptos"/>
              </w:rPr>
            </w:pPr>
            <w:r>
              <w:t xml:space="preserve">The </w:t>
            </w:r>
            <w:ins w:id="69" w:author="Bahar Toto" w:date="2025-11-13T13:18:00Z">
              <w:r w:rsidR="00383FC4">
                <w:fldChar w:fldCharType="begin"/>
              </w:r>
              <w:r w:rsidR="00383FC4">
                <w:instrText>HYPERLINK "https://portal.ct.gov/AG"</w:instrText>
              </w:r>
              <w:r w:rsidR="00383FC4">
                <w:fldChar w:fldCharType="separate"/>
              </w:r>
              <w:r w:rsidRPr="00383FC4">
                <w:rPr>
                  <w:rStyle w:val="Hyperlink"/>
                </w:rPr>
                <w:t>Connecticut Attorney General</w:t>
              </w:r>
              <w:r w:rsidR="00383FC4">
                <w:fldChar w:fldCharType="end"/>
              </w:r>
            </w:ins>
            <w:r>
              <w:t xml:space="preserve"> </w:t>
            </w:r>
            <w:ins w:id="70" w:author="Bahar Toto" w:date="2025-11-13T13:18:00Z">
              <w:r w:rsidR="00383FC4">
                <w:t xml:space="preserve">(AG) </w:t>
              </w:r>
            </w:ins>
            <w:r>
              <w:t xml:space="preserve">has exclusive enforcement authority under the CTDPA (no private right of action). </w:t>
            </w:r>
          </w:p>
        </w:tc>
      </w:tr>
      <w:tr w:rsidR="2229AB24" w14:paraId="4547B138" w14:textId="77777777" w:rsidTr="2229AB24">
        <w:trPr>
          <w:trHeight w:val="300"/>
        </w:trPr>
        <w:tc>
          <w:tcPr>
            <w:tcW w:w="4500" w:type="dxa"/>
            <w:tcBorders>
              <w:top w:val="single" w:sz="6" w:space="0" w:color="auto"/>
              <w:left w:val="single" w:sz="6" w:space="0" w:color="auto"/>
              <w:bottom w:val="single" w:sz="6" w:space="0" w:color="auto"/>
              <w:right w:val="single" w:sz="6" w:space="0" w:color="auto"/>
            </w:tcBorders>
          </w:tcPr>
          <w:p w14:paraId="166B9121" w14:textId="77777777" w:rsidR="2229AB24" w:rsidRDefault="2229AB24" w:rsidP="2229AB24">
            <w:pPr>
              <w:rPr>
                <w:rFonts w:ascii="Aptos" w:eastAsia="Aptos" w:hAnsi="Aptos" w:cs="Aptos"/>
              </w:rPr>
            </w:pPr>
            <w:r>
              <w:t>Citation </w:t>
            </w:r>
          </w:p>
        </w:tc>
        <w:tc>
          <w:tcPr>
            <w:tcW w:w="4500" w:type="dxa"/>
            <w:tcBorders>
              <w:top w:val="single" w:sz="6" w:space="0" w:color="auto"/>
              <w:left w:val="single" w:sz="6" w:space="0" w:color="auto"/>
              <w:bottom w:val="single" w:sz="6" w:space="0" w:color="auto"/>
              <w:right w:val="single" w:sz="6" w:space="0" w:color="auto"/>
            </w:tcBorders>
          </w:tcPr>
          <w:p w14:paraId="37AB64D3" w14:textId="6A613BAB" w:rsidR="2229AB24" w:rsidRDefault="005E4F20" w:rsidP="2229AB24">
            <w:pPr>
              <w:rPr>
                <w:rFonts w:ascii="Aptos" w:eastAsia="Aptos" w:hAnsi="Aptos" w:cs="Aptos"/>
              </w:rPr>
            </w:pPr>
            <w:del w:id="71" w:author="Bahar Toto" w:date="2025-11-13T14:54:00Z">
              <w:r w:rsidDel="009144F8">
                <w:delText xml:space="preserve">Conn. Gen. Stat. </w:delText>
              </w:r>
            </w:del>
            <w:r>
              <w:t>§</w:t>
            </w:r>
            <w:del w:id="72" w:author="Bahar Toto" w:date="2025-11-13T15:18:00Z">
              <w:r w:rsidDel="0067749A">
                <w:delText xml:space="preserve"> </w:delText>
              </w:r>
            </w:del>
            <w:r>
              <w:t>42‑525</w:t>
            </w:r>
            <w:ins w:id="73" w:author="Bahar Toto" w:date="2025-11-13T14:54:00Z">
              <w:r w:rsidR="009144F8">
                <w:t xml:space="preserve"> of the CTDPA</w:t>
              </w:r>
            </w:ins>
          </w:p>
        </w:tc>
      </w:tr>
      <w:tr w:rsidR="2229AB24" w14:paraId="0BAEA042" w14:textId="77777777" w:rsidTr="2229AB24">
        <w:trPr>
          <w:trHeight w:val="300"/>
        </w:trPr>
        <w:tc>
          <w:tcPr>
            <w:tcW w:w="4500" w:type="dxa"/>
            <w:tcBorders>
              <w:top w:val="single" w:sz="6" w:space="0" w:color="auto"/>
              <w:left w:val="single" w:sz="6" w:space="0" w:color="auto"/>
              <w:bottom w:val="single" w:sz="6" w:space="0" w:color="auto"/>
              <w:right w:val="single" w:sz="6" w:space="0" w:color="auto"/>
            </w:tcBorders>
          </w:tcPr>
          <w:p w14:paraId="6A667E85" w14:textId="77777777" w:rsidR="2229AB24" w:rsidRDefault="2229AB24" w:rsidP="2229AB24">
            <w:pPr>
              <w:rPr>
                <w:rFonts w:ascii="Aptos" w:eastAsia="Aptos" w:hAnsi="Aptos" w:cs="Aptos"/>
              </w:rPr>
            </w:pPr>
            <w:r>
              <w:t xml:space="preserve">Applicable persona </w:t>
            </w:r>
          </w:p>
        </w:tc>
        <w:tc>
          <w:tcPr>
            <w:tcW w:w="4500" w:type="dxa"/>
            <w:tcBorders>
              <w:top w:val="single" w:sz="6" w:space="0" w:color="auto"/>
              <w:left w:val="single" w:sz="6" w:space="0" w:color="auto"/>
              <w:bottom w:val="single" w:sz="6" w:space="0" w:color="auto"/>
              <w:right w:val="single" w:sz="6" w:space="0" w:color="auto"/>
            </w:tcBorders>
          </w:tcPr>
          <w:p w14:paraId="79109199" w14:textId="77777777" w:rsidR="2229AB24" w:rsidRDefault="2229AB24" w:rsidP="2229AB24">
            <w:pPr>
              <w:rPr>
                <w:rFonts w:ascii="Aptos" w:eastAsia="Aptos" w:hAnsi="Aptos" w:cs="Aptos"/>
              </w:rPr>
            </w:pPr>
            <w:r>
              <w:t>Not applicable.</w:t>
            </w:r>
          </w:p>
        </w:tc>
      </w:tr>
    </w:tbl>
    <w:p w14:paraId="4546B940" w14:textId="77777777" w:rsidR="41A66100" w:rsidRDefault="41A66100" w:rsidP="2229AB24">
      <w:pPr>
        <w:rPr>
          <w:rFonts w:ascii="Aptos" w:eastAsia="Aptos" w:hAnsi="Aptos" w:cs="Aptos"/>
          <w:color w:val="000000" w:themeColor="text1"/>
        </w:rPr>
      </w:pPr>
      <w:r>
        <w:t> </w:t>
      </w:r>
    </w:p>
    <w:p w14:paraId="453DABB5" w14:textId="77777777" w:rsidR="41A66100" w:rsidRDefault="41A66100" w:rsidP="2229AB24">
      <w:pPr>
        <w:rPr>
          <w:rFonts w:ascii="Aptos" w:eastAsia="Aptos" w:hAnsi="Aptos" w:cs="Aptos"/>
          <w:color w:val="000000" w:themeColor="text1"/>
        </w:rPr>
      </w:pPr>
      <w:r>
        <w:t>1.2.2. How can the supervisory authority be contacted?</w:t>
      </w:r>
    </w:p>
    <w:p w14:paraId="69F12853" w14:textId="77777777" w:rsidR="2229AB24" w:rsidRDefault="2229AB24" w:rsidP="2229AB24">
      <w:pPr>
        <w:rPr>
          <w:rFonts w:ascii="Aptos" w:eastAsia="Aptos" w:hAnsi="Aptos" w:cs="Aptos"/>
          <w:color w:val="000000" w:themeColor="text1"/>
        </w:rPr>
      </w:pPr>
    </w:p>
    <w:tbl>
      <w:tblPr>
        <w:tblW w:w="0" w:type="auto"/>
        <w:tblBorders>
          <w:top w:val="single" w:sz="6" w:space="0" w:color="auto"/>
          <w:left w:val="single" w:sz="6" w:space="0" w:color="auto"/>
          <w:bottom w:val="single" w:sz="6" w:space="0" w:color="auto"/>
          <w:right w:val="single" w:sz="6" w:space="0" w:color="auto"/>
        </w:tblBorders>
        <w:tblLayout w:type="fixed"/>
        <w:tblLook w:val="04A0" w:firstRow="1" w:lastRow="0" w:firstColumn="1" w:lastColumn="0" w:noHBand="0" w:noVBand="1"/>
      </w:tblPr>
      <w:tblGrid>
        <w:gridCol w:w="4500"/>
        <w:gridCol w:w="4500"/>
      </w:tblGrid>
      <w:tr w:rsidR="2229AB24" w14:paraId="524752BB" w14:textId="77777777" w:rsidTr="2229AB24">
        <w:trPr>
          <w:trHeight w:val="300"/>
        </w:trPr>
        <w:tc>
          <w:tcPr>
            <w:tcW w:w="4500" w:type="dxa"/>
            <w:tcBorders>
              <w:top w:val="single" w:sz="6" w:space="0" w:color="auto"/>
              <w:left w:val="single" w:sz="6" w:space="0" w:color="auto"/>
              <w:bottom w:val="single" w:sz="6" w:space="0" w:color="auto"/>
              <w:right w:val="single" w:sz="6" w:space="0" w:color="auto"/>
            </w:tcBorders>
          </w:tcPr>
          <w:p w14:paraId="63A4F5BB" w14:textId="77777777" w:rsidR="2229AB24" w:rsidRDefault="2229AB24" w:rsidP="2229AB24">
            <w:pPr>
              <w:rPr>
                <w:rFonts w:ascii="Aptos" w:eastAsia="Aptos" w:hAnsi="Aptos" w:cs="Aptos"/>
              </w:rPr>
            </w:pPr>
            <w:r>
              <w:t>Response </w:t>
            </w:r>
          </w:p>
        </w:tc>
        <w:tc>
          <w:tcPr>
            <w:tcW w:w="4500" w:type="dxa"/>
            <w:tcBorders>
              <w:top w:val="single" w:sz="6" w:space="0" w:color="auto"/>
              <w:left w:val="single" w:sz="6" w:space="0" w:color="auto"/>
              <w:bottom w:val="single" w:sz="6" w:space="0" w:color="auto"/>
              <w:right w:val="single" w:sz="6" w:space="0" w:color="auto"/>
            </w:tcBorders>
          </w:tcPr>
          <w:p>
            <w:r>
              <w:t xml:space="preserve">On October 15, 2025, the authority issues new rules and published guidance.</w:t>
            </w:r>
          </w:p>
        </w:tc>
      </w:tr>
      <w:tr w:rsidR="2229AB24" w14:paraId="1436EB67" w14:textId="77777777" w:rsidTr="2229AB24">
        <w:trPr>
          <w:trHeight w:val="300"/>
        </w:trPr>
        <w:tc>
          <w:tcPr>
            <w:tcW w:w="4500" w:type="dxa"/>
            <w:tcBorders>
              <w:top w:val="single" w:sz="6" w:space="0" w:color="auto"/>
              <w:left w:val="single" w:sz="6" w:space="0" w:color="auto"/>
              <w:bottom w:val="single" w:sz="6" w:space="0" w:color="auto"/>
              <w:right w:val="single" w:sz="6" w:space="0" w:color="auto"/>
            </w:tcBorders>
          </w:tcPr>
          <w:p w14:paraId="153DAC79" w14:textId="77777777" w:rsidR="2229AB24" w:rsidRDefault="2229AB24" w:rsidP="2229AB24">
            <w:pPr>
              <w:rPr>
                <w:rFonts w:ascii="Aptos" w:eastAsia="Aptos" w:hAnsi="Aptos" w:cs="Aptos"/>
              </w:rPr>
            </w:pPr>
            <w:r>
              <w:t>Citation </w:t>
            </w:r>
          </w:p>
        </w:tc>
        <w:tc>
          <w:tcPr>
            <w:tcW w:w="4500" w:type="dxa"/>
            <w:tcBorders>
              <w:top w:val="single" w:sz="6" w:space="0" w:color="auto"/>
              <w:left w:val="single" w:sz="6" w:space="0" w:color="auto"/>
              <w:bottom w:val="single" w:sz="6" w:space="0" w:color="auto"/>
              <w:right w:val="single" w:sz="6" w:space="0" w:color="auto"/>
            </w:tcBorders>
          </w:tcPr>
          <w:p w14:paraId="7A0E5DF1" w14:textId="4DC2EC80" w:rsidR="2229AB24" w:rsidRDefault="2229AB24" w:rsidP="2229AB24">
            <w:pPr>
              <w:rPr>
                <w:rFonts w:ascii="Aptos" w:eastAsia="Aptos" w:hAnsi="Aptos" w:cs="Aptos"/>
              </w:rPr>
            </w:pPr>
            <w:r>
              <w:t>Not applicable</w:t>
            </w:r>
            <w:r w:rsidR="0008156E">
              <w:t>.</w:t>
            </w:r>
            <w:r>
              <w:t xml:space="preserve"> </w:t>
            </w:r>
          </w:p>
        </w:tc>
      </w:tr>
      <w:tr w:rsidR="2229AB24" w14:paraId="175B5BD6" w14:textId="77777777" w:rsidTr="2229AB24">
        <w:trPr>
          <w:trHeight w:val="300"/>
        </w:trPr>
        <w:tc>
          <w:tcPr>
            <w:tcW w:w="4500" w:type="dxa"/>
            <w:tcBorders>
              <w:top w:val="single" w:sz="6" w:space="0" w:color="auto"/>
              <w:left w:val="single" w:sz="6" w:space="0" w:color="auto"/>
              <w:bottom w:val="single" w:sz="6" w:space="0" w:color="auto"/>
              <w:right w:val="single" w:sz="6" w:space="0" w:color="auto"/>
            </w:tcBorders>
          </w:tcPr>
          <w:p w14:paraId="19F183D8" w14:textId="77777777" w:rsidR="2229AB24" w:rsidRDefault="2229AB24" w:rsidP="2229AB24">
            <w:pPr>
              <w:rPr>
                <w:rFonts w:ascii="Aptos" w:eastAsia="Aptos" w:hAnsi="Aptos" w:cs="Aptos"/>
              </w:rPr>
            </w:pPr>
            <w:r>
              <w:t xml:space="preserve">Applicable persona </w:t>
            </w:r>
          </w:p>
        </w:tc>
        <w:tc>
          <w:tcPr>
            <w:tcW w:w="4500" w:type="dxa"/>
            <w:tcBorders>
              <w:top w:val="single" w:sz="6" w:space="0" w:color="auto"/>
              <w:left w:val="single" w:sz="6" w:space="0" w:color="auto"/>
              <w:bottom w:val="single" w:sz="6" w:space="0" w:color="auto"/>
              <w:right w:val="single" w:sz="6" w:space="0" w:color="auto"/>
            </w:tcBorders>
          </w:tcPr>
          <w:p w14:paraId="615BBC80" w14:textId="77777777" w:rsidR="2229AB24" w:rsidRDefault="2229AB24" w:rsidP="2229AB24">
            <w:pPr>
              <w:rPr>
                <w:rFonts w:ascii="Aptos" w:eastAsia="Aptos" w:hAnsi="Aptos" w:cs="Aptos"/>
              </w:rPr>
            </w:pPr>
            <w:r>
              <w:t>Not applicable.</w:t>
            </w:r>
          </w:p>
        </w:tc>
      </w:tr>
    </w:tbl>
    <w:p w14:paraId="26DED259" w14:textId="77777777" w:rsidR="2229AB24" w:rsidRDefault="2229AB24" w:rsidP="2229AB24">
      <w:pPr>
        <w:rPr>
          <w:rFonts w:ascii="Aptos" w:eastAsia="Aptos" w:hAnsi="Aptos" w:cs="Aptos"/>
          <w:color w:val="000000" w:themeColor="text1"/>
        </w:rPr>
      </w:pPr>
    </w:p>
    <w:p w14:paraId="4D385D40" w14:textId="77777777" w:rsidR="41A66100" w:rsidRDefault="41A66100" w:rsidP="2229AB24">
      <w:pPr>
        <w:rPr>
          <w:rFonts w:ascii="Aptos" w:eastAsia="Aptos" w:hAnsi="Aptos" w:cs="Aptos"/>
          <w:color w:val="000000" w:themeColor="text1"/>
        </w:rPr>
      </w:pPr>
      <w:r>
        <w:t>1.2.3. What are the powers of the supervisory authority? (e.g., investigatory, correct, advisory)</w:t>
      </w:r>
    </w:p>
    <w:p w14:paraId="065E2D94" w14:textId="77777777" w:rsidR="2229AB24" w:rsidRDefault="2229AB24" w:rsidP="2229AB24">
      <w:pPr>
        <w:rPr>
          <w:rFonts w:ascii="Aptos" w:eastAsia="Aptos" w:hAnsi="Aptos" w:cs="Aptos"/>
          <w:color w:val="000000" w:themeColor="text1"/>
        </w:rPr>
      </w:pPr>
    </w:p>
    <w:tbl>
      <w:tblPr>
        <w:tblW w:w="0" w:type="auto"/>
        <w:tblBorders>
          <w:top w:val="single" w:sz="6" w:space="0" w:color="auto"/>
          <w:left w:val="single" w:sz="6" w:space="0" w:color="auto"/>
          <w:bottom w:val="single" w:sz="6" w:space="0" w:color="auto"/>
          <w:right w:val="single" w:sz="6" w:space="0" w:color="auto"/>
        </w:tblBorders>
        <w:tblLayout w:type="fixed"/>
        <w:tblLook w:val="04A0" w:firstRow="1" w:lastRow="0" w:firstColumn="1" w:lastColumn="0" w:noHBand="0" w:noVBand="1"/>
      </w:tblPr>
      <w:tblGrid>
        <w:gridCol w:w="4500"/>
        <w:gridCol w:w="4500"/>
      </w:tblGrid>
      <w:tr w:rsidR="2229AB24" w14:paraId="61930430" w14:textId="77777777" w:rsidTr="2229AB24">
        <w:trPr>
          <w:trHeight w:val="300"/>
        </w:trPr>
        <w:tc>
          <w:tcPr>
            <w:tcW w:w="4500" w:type="dxa"/>
            <w:tcBorders>
              <w:top w:val="single" w:sz="6" w:space="0" w:color="auto"/>
              <w:left w:val="single" w:sz="6" w:space="0" w:color="auto"/>
              <w:bottom w:val="single" w:sz="6" w:space="0" w:color="auto"/>
              <w:right w:val="single" w:sz="6" w:space="0" w:color="auto"/>
            </w:tcBorders>
          </w:tcPr>
          <w:p w14:paraId="66074B9F" w14:textId="77777777" w:rsidR="2229AB24" w:rsidRDefault="2229AB24" w:rsidP="2229AB24">
            <w:pPr>
              <w:rPr>
                <w:rFonts w:ascii="Aptos" w:eastAsia="Aptos" w:hAnsi="Aptos" w:cs="Aptos"/>
              </w:rPr>
            </w:pPr>
            <w:r>
              <w:t>Response </w:t>
            </w:r>
          </w:p>
        </w:tc>
        <w:tc>
          <w:tcPr>
            <w:tcW w:w="4500" w:type="dxa"/>
            <w:tcBorders>
              <w:top w:val="single" w:sz="6" w:space="0" w:color="auto"/>
              <w:left w:val="single" w:sz="6" w:space="0" w:color="auto"/>
              <w:bottom w:val="single" w:sz="6" w:space="0" w:color="auto"/>
              <w:right w:val="single" w:sz="6" w:space="0" w:color="auto"/>
            </w:tcBorders>
          </w:tcPr>
          <w:p>
            <w:r>
              <w:t xml:space="preserve">On October 15, 2025, the authority issued new rules and published guidance.</w:t>
            </w:r>
          </w:p>
        </w:tc>
      </w:tr>
      <w:tr w:rsidR="2229AB24" w14:paraId="11A30AB3" w14:textId="77777777" w:rsidTr="2229AB24">
        <w:trPr>
          <w:trHeight w:val="300"/>
        </w:trPr>
        <w:tc>
          <w:tcPr>
            <w:tcW w:w="4500" w:type="dxa"/>
            <w:tcBorders>
              <w:top w:val="single" w:sz="6" w:space="0" w:color="auto"/>
              <w:left w:val="single" w:sz="6" w:space="0" w:color="auto"/>
              <w:bottom w:val="single" w:sz="6" w:space="0" w:color="auto"/>
              <w:right w:val="single" w:sz="6" w:space="0" w:color="auto"/>
            </w:tcBorders>
          </w:tcPr>
          <w:p w14:paraId="60147DDA" w14:textId="77777777" w:rsidR="2229AB24" w:rsidRDefault="2229AB24" w:rsidP="2229AB24">
            <w:pPr>
              <w:rPr>
                <w:rFonts w:ascii="Aptos" w:eastAsia="Aptos" w:hAnsi="Aptos" w:cs="Aptos"/>
              </w:rPr>
            </w:pPr>
            <w:r>
              <w:t>Citation </w:t>
            </w:r>
          </w:p>
        </w:tc>
        <w:tc>
          <w:tcPr>
            <w:tcW w:w="4500" w:type="dxa"/>
            <w:tcBorders>
              <w:top w:val="single" w:sz="6" w:space="0" w:color="auto"/>
              <w:left w:val="single" w:sz="6" w:space="0" w:color="auto"/>
              <w:bottom w:val="single" w:sz="6" w:space="0" w:color="auto"/>
              <w:right w:val="single" w:sz="6" w:space="0" w:color="auto"/>
            </w:tcBorders>
          </w:tcPr>
          <w:p w14:paraId="0D2CFAED" w14:textId="5C8B2B84" w:rsidR="2229AB24" w:rsidRDefault="00B50E16" w:rsidP="2229AB24">
            <w:pPr>
              <w:rPr>
                <w:rFonts w:ascii="Aptos" w:eastAsia="Aptos" w:hAnsi="Aptos" w:cs="Aptos"/>
              </w:rPr>
            </w:pPr>
            <w:del w:id="88" w:author="Bahar Toto" w:date="2025-11-13T14:54:00Z">
              <w:r w:rsidDel="009144F8">
                <w:delText xml:space="preserve">Conn. Gen. Stat. </w:delText>
              </w:r>
            </w:del>
            <w:r w:rsidR="2229AB24">
              <w:t>§</w:t>
            </w:r>
            <w:del w:id="89" w:author="Bahar Toto" w:date="2025-11-13T15:18:00Z">
              <w:r w:rsidR="2229AB24" w:rsidDel="0067749A">
                <w:delText xml:space="preserve"> </w:delText>
              </w:r>
            </w:del>
            <w:r w:rsidR="2229AB24">
              <w:t>42‑525</w:t>
            </w:r>
            <w:ins w:id="90" w:author="Bahar Toto" w:date="2025-11-13T14:54:00Z">
              <w:r w:rsidR="009144F8">
                <w:t xml:space="preserve"> of t</w:t>
              </w:r>
            </w:ins>
            <w:ins w:id="91" w:author="Bahar Toto" w:date="2025-11-13T14:55:00Z">
              <w:r w:rsidR="009144F8">
                <w:t>he CTDPA</w:t>
              </w:r>
            </w:ins>
          </w:p>
        </w:tc>
      </w:tr>
      <w:tr w:rsidR="2229AB24" w14:paraId="0778F684" w14:textId="77777777" w:rsidTr="2229AB24">
        <w:trPr>
          <w:trHeight w:val="300"/>
        </w:trPr>
        <w:tc>
          <w:tcPr>
            <w:tcW w:w="4500" w:type="dxa"/>
            <w:tcBorders>
              <w:top w:val="single" w:sz="6" w:space="0" w:color="auto"/>
              <w:left w:val="single" w:sz="6" w:space="0" w:color="auto"/>
              <w:bottom w:val="single" w:sz="6" w:space="0" w:color="auto"/>
              <w:right w:val="single" w:sz="6" w:space="0" w:color="auto"/>
            </w:tcBorders>
          </w:tcPr>
          <w:p w14:paraId="36DE3C23" w14:textId="77777777" w:rsidR="2229AB24" w:rsidRDefault="2229AB24" w:rsidP="2229AB24">
            <w:pPr>
              <w:rPr>
                <w:rFonts w:ascii="Aptos" w:eastAsia="Aptos" w:hAnsi="Aptos" w:cs="Aptos"/>
              </w:rPr>
            </w:pPr>
            <w:r>
              <w:t xml:space="preserve">Applicable persona </w:t>
            </w:r>
          </w:p>
        </w:tc>
        <w:tc>
          <w:tcPr>
            <w:tcW w:w="4500" w:type="dxa"/>
            <w:tcBorders>
              <w:top w:val="single" w:sz="6" w:space="0" w:color="auto"/>
              <w:left w:val="single" w:sz="6" w:space="0" w:color="auto"/>
              <w:bottom w:val="single" w:sz="6" w:space="0" w:color="auto"/>
              <w:right w:val="single" w:sz="6" w:space="0" w:color="auto"/>
            </w:tcBorders>
          </w:tcPr>
          <w:p w14:paraId="06B5CCA8" w14:textId="77777777" w:rsidR="2229AB24" w:rsidRDefault="2229AB24" w:rsidP="2229AB24">
            <w:pPr>
              <w:rPr>
                <w:rFonts w:ascii="Aptos" w:eastAsia="Aptos" w:hAnsi="Aptos" w:cs="Aptos"/>
              </w:rPr>
            </w:pPr>
            <w:r>
              <w:t>Not applicable.</w:t>
            </w:r>
          </w:p>
        </w:tc>
      </w:tr>
    </w:tbl>
    <w:p w14:paraId="4695E33F" w14:textId="77777777" w:rsidR="2229AB24" w:rsidRDefault="2229AB24" w:rsidP="2229AB24">
      <w:pPr>
        <w:rPr>
          <w:rFonts w:ascii="Aptos" w:eastAsia="Aptos" w:hAnsi="Aptos" w:cs="Aptos"/>
          <w:color w:val="000000" w:themeColor="text1"/>
        </w:rPr>
      </w:pPr>
    </w:p>
    <w:p w14:paraId="7F3BB1B0" w14:textId="77777777" w:rsidR="41A66100" w:rsidRDefault="41A66100" w:rsidP="2229AB24">
      <w:pPr>
        <w:rPr>
          <w:rFonts w:ascii="Aptos" w:eastAsia="Aptos" w:hAnsi="Aptos" w:cs="Aptos"/>
          <w:color w:val="000000" w:themeColor="text1"/>
        </w:rPr>
      </w:pPr>
      <w:r>
        <w:t>1.2.4. Has the supervisory authority released an annual report? (If yes, please highlight where they can be accessed)</w:t>
      </w:r>
    </w:p>
    <w:p w14:paraId="301CA9EB" w14:textId="77777777" w:rsidR="2229AB24" w:rsidRDefault="2229AB24" w:rsidP="2229AB24">
      <w:pPr>
        <w:rPr>
          <w:rFonts w:ascii="Aptos" w:eastAsia="Aptos" w:hAnsi="Aptos" w:cs="Aptos"/>
          <w:color w:val="000000" w:themeColor="text1"/>
        </w:rPr>
      </w:pPr>
    </w:p>
    <w:tbl>
      <w:tblPr>
        <w:tblW w:w="0" w:type="auto"/>
        <w:tblBorders>
          <w:top w:val="single" w:sz="6" w:space="0" w:color="auto"/>
          <w:left w:val="single" w:sz="6" w:space="0" w:color="auto"/>
          <w:bottom w:val="single" w:sz="6" w:space="0" w:color="auto"/>
          <w:right w:val="single" w:sz="6" w:space="0" w:color="auto"/>
        </w:tblBorders>
        <w:tblLayout w:type="fixed"/>
        <w:tblLook w:val="04A0" w:firstRow="1" w:lastRow="0" w:firstColumn="1" w:lastColumn="0" w:noHBand="0" w:noVBand="1"/>
      </w:tblPr>
      <w:tblGrid>
        <w:gridCol w:w="4500"/>
        <w:gridCol w:w="4500"/>
      </w:tblGrid>
      <w:tr w:rsidR="2229AB24" w14:paraId="04DB4497" w14:textId="77777777" w:rsidTr="2229AB24">
        <w:trPr>
          <w:trHeight w:val="300"/>
        </w:trPr>
        <w:tc>
          <w:tcPr>
            <w:tcW w:w="4500" w:type="dxa"/>
            <w:tcBorders>
              <w:top w:val="single" w:sz="6" w:space="0" w:color="auto"/>
              <w:left w:val="single" w:sz="6" w:space="0" w:color="auto"/>
              <w:bottom w:val="single" w:sz="6" w:space="0" w:color="auto"/>
              <w:right w:val="single" w:sz="6" w:space="0" w:color="auto"/>
            </w:tcBorders>
          </w:tcPr>
          <w:p w14:paraId="56AF754F" w14:textId="77777777" w:rsidR="2229AB24" w:rsidRDefault="2229AB24" w:rsidP="2229AB24">
            <w:pPr>
              <w:rPr>
                <w:rFonts w:ascii="Aptos" w:eastAsia="Aptos" w:hAnsi="Aptos" w:cs="Aptos"/>
              </w:rPr>
            </w:pPr>
            <w:r>
              <w:t>Response </w:t>
            </w:r>
          </w:p>
        </w:tc>
        <w:tc>
          <w:tcPr>
            <w:tcW w:w="4500" w:type="dxa"/>
            <w:tcBorders>
              <w:top w:val="single" w:sz="6" w:space="0" w:color="auto"/>
              <w:left w:val="single" w:sz="6" w:space="0" w:color="auto"/>
              <w:bottom w:val="single" w:sz="6" w:space="0" w:color="auto"/>
              <w:right w:val="single" w:sz="6" w:space="0" w:color="auto"/>
            </w:tcBorders>
          </w:tcPr>
          <w:p w14:paraId="243448D8" w14:textId="677D345B" w:rsidR="2229AB24" w:rsidRDefault="006974C9" w:rsidP="2229AB24">
            <w:pPr>
              <w:rPr>
                <w:rFonts w:ascii="Aptos" w:eastAsia="Aptos" w:hAnsi="Aptos" w:cs="Aptos"/>
              </w:rPr>
            </w:pPr>
            <w:ins w:id="92" w:author="Bahar Toto" w:date="2025-11-13T13:20:00Z">
              <w:r w:rsidRPr="006974C9">
                <w:t>The AG published an </w:t>
              </w:r>
              <w:r w:rsidRPr="006974C9">
                <w:fldChar w:fldCharType="begin"/>
              </w:r>
              <w:r w:rsidRPr="006974C9">
                <w:instrText>HYPERLINK "https://portal.ct.gov/-/media/ag/press_releases/2025/updated-enforcement-report-pursuant-to-connecticut-data-privacy-act-conn-gen-stat--42515-et-seq.pdf"</w:instrText>
              </w:r>
              <w:r w:rsidRPr="006974C9">
                <w:fldChar w:fldCharType="separate"/>
              </w:r>
              <w:r w:rsidRPr="00485EA5">
                <w:rPr>
                  <w:rStyle w:val="Hyperlink"/>
                </w:rPr>
                <w:t>Enforcement report</w:t>
              </w:r>
              <w:r w:rsidR="00485EA5" w:rsidRPr="00485EA5">
                <w:rPr>
                  <w:rStyle w:val="Hyperlink"/>
                </w:rPr>
                <w:t xml:space="preserve"> (the AG Enforcement Report</w:t>
              </w:r>
              <w:r w:rsidR="00485EA5">
                <w:rPr>
                  <w:rStyle w:val="Hyperlink"/>
                </w:rPr>
                <w:t>)</w:t>
              </w:r>
              <w:r w:rsidRPr="00485EA5">
                <w:rPr>
                  <w:rStyle w:val="Hyperlink"/>
                </w:rPr>
                <w:t xml:space="preserve"> pursuant to the CTDPA</w:t>
              </w:r>
              <w:r w:rsidRPr="006974C9">
                <w:fldChar w:fldCharType="end"/>
              </w:r>
              <w:r w:rsidRPr="006974C9">
                <w:t> in April 2025.</w:t>
              </w:r>
            </w:ins>
            <w:del w:id="93" w:author="Bahar Toto" w:date="2025-11-13T13:20:00Z">
              <w:r w:rsidR="2229AB24" w:rsidDel="006974C9">
                <w:delText xml:space="preserve">Yes, the </w:delText>
              </w:r>
            </w:del>
            <w:del w:id="94" w:author="Bahar Toto" w:date="2025-11-13T13:19:00Z">
              <w:r w:rsidR="2229AB24" w:rsidDel="00383FC4">
                <w:delText>Connecticut Attorney General</w:delText>
              </w:r>
            </w:del>
            <w:del w:id="95" w:author="Bahar Toto" w:date="2025-11-13T13:20:00Z">
              <w:r w:rsidR="2229AB24" w:rsidDel="006974C9">
                <w:delText xml:space="preserve"> has published CTDPA enforcement reports.</w:delText>
              </w:r>
            </w:del>
          </w:p>
        </w:tc>
      </w:tr>
      <w:tr w:rsidR="2229AB24" w14:paraId="2284EA32" w14:textId="77777777" w:rsidTr="2229AB24">
        <w:trPr>
          <w:trHeight w:val="300"/>
        </w:trPr>
        <w:tc>
          <w:tcPr>
            <w:tcW w:w="4500" w:type="dxa"/>
            <w:tcBorders>
              <w:top w:val="single" w:sz="6" w:space="0" w:color="auto"/>
              <w:left w:val="single" w:sz="6" w:space="0" w:color="auto"/>
              <w:bottom w:val="single" w:sz="6" w:space="0" w:color="auto"/>
              <w:right w:val="single" w:sz="6" w:space="0" w:color="auto"/>
            </w:tcBorders>
          </w:tcPr>
          <w:p w14:paraId="6AE2F838" w14:textId="77777777" w:rsidR="2229AB24" w:rsidRDefault="2229AB24" w:rsidP="2229AB24">
            <w:pPr>
              <w:rPr>
                <w:rFonts w:ascii="Aptos" w:eastAsia="Aptos" w:hAnsi="Aptos" w:cs="Aptos"/>
              </w:rPr>
            </w:pPr>
            <w:r>
              <w:t>Citation </w:t>
            </w:r>
          </w:p>
        </w:tc>
        <w:tc>
          <w:tcPr>
            <w:tcW w:w="4500" w:type="dxa"/>
            <w:tcBorders>
              <w:top w:val="single" w:sz="6" w:space="0" w:color="auto"/>
              <w:left w:val="single" w:sz="6" w:space="0" w:color="auto"/>
              <w:bottom w:val="single" w:sz="6" w:space="0" w:color="auto"/>
              <w:right w:val="single" w:sz="6" w:space="0" w:color="auto"/>
            </w:tcBorders>
          </w:tcPr>
          <w:p w14:paraId="2059725C" w14:textId="23383B77" w:rsidR="2229AB24" w:rsidRDefault="00485EA5" w:rsidP="2229AB24">
            <w:pPr>
              <w:rPr>
                <w:rFonts w:ascii="Aptos" w:eastAsia="Aptos" w:hAnsi="Aptos" w:cs="Aptos"/>
              </w:rPr>
            </w:pPr>
            <w:ins w:id="96" w:author="Bahar Toto" w:date="2025-11-13T13:20:00Z">
              <w:r>
                <w:t xml:space="preserve">The </w:t>
              </w:r>
              <w:r w:rsidRPr="00485EA5">
                <w:t>AG Enforcement Report</w:t>
              </w:r>
            </w:ins>
            <w:del w:id="97" w:author="Bahar Toto" w:date="2025-11-13T13:20:00Z">
              <w:r w:rsidR="00AD0D07" w:rsidRPr="00AD0D07" w:rsidDel="00485EA5">
                <w:delText>https://portal.ct.gov/-/media/ag/press_releases/2025/updated-enforcement-report-pursuant-to-connecticut-data-privacy-act-conn-gen-stat--42515-et-seq.pdf</w:delText>
              </w:r>
            </w:del>
          </w:p>
        </w:tc>
      </w:tr>
      <w:tr w:rsidR="2229AB24" w14:paraId="7FD93703" w14:textId="77777777" w:rsidTr="2229AB24">
        <w:trPr>
          <w:trHeight w:val="300"/>
        </w:trPr>
        <w:tc>
          <w:tcPr>
            <w:tcW w:w="4500" w:type="dxa"/>
            <w:tcBorders>
              <w:top w:val="single" w:sz="6" w:space="0" w:color="auto"/>
              <w:left w:val="single" w:sz="6" w:space="0" w:color="auto"/>
              <w:bottom w:val="single" w:sz="6" w:space="0" w:color="auto"/>
              <w:right w:val="single" w:sz="6" w:space="0" w:color="auto"/>
            </w:tcBorders>
          </w:tcPr>
          <w:p w14:paraId="60195189" w14:textId="77777777" w:rsidR="2229AB24" w:rsidRDefault="2229AB24" w:rsidP="2229AB24">
            <w:pPr>
              <w:rPr>
                <w:rFonts w:ascii="Aptos" w:eastAsia="Aptos" w:hAnsi="Aptos" w:cs="Aptos"/>
              </w:rPr>
            </w:pPr>
            <w:r>
              <w:t xml:space="preserve">Applicable persona </w:t>
            </w:r>
          </w:p>
        </w:tc>
        <w:tc>
          <w:tcPr>
            <w:tcW w:w="4500" w:type="dxa"/>
            <w:tcBorders>
              <w:top w:val="single" w:sz="6" w:space="0" w:color="auto"/>
              <w:left w:val="single" w:sz="6" w:space="0" w:color="auto"/>
              <w:bottom w:val="single" w:sz="6" w:space="0" w:color="auto"/>
              <w:right w:val="single" w:sz="6" w:space="0" w:color="auto"/>
            </w:tcBorders>
          </w:tcPr>
          <w:p w14:paraId="4659D8A6" w14:textId="77777777" w:rsidR="2229AB24" w:rsidRDefault="2229AB24" w:rsidP="2229AB24">
            <w:pPr>
              <w:rPr>
                <w:rFonts w:ascii="Aptos" w:eastAsia="Aptos" w:hAnsi="Aptos" w:cs="Aptos"/>
              </w:rPr>
            </w:pPr>
            <w:r>
              <w:t>Not applicable.</w:t>
            </w:r>
          </w:p>
        </w:tc>
      </w:tr>
    </w:tbl>
    <w:p w14:paraId="4B205EB5" w14:textId="77777777" w:rsidR="2229AB24" w:rsidRDefault="2229AB24" w:rsidP="2229AB24">
      <w:pPr>
        <w:rPr>
          <w:rFonts w:ascii="Aptos" w:eastAsia="Aptos" w:hAnsi="Aptos" w:cs="Aptos"/>
          <w:color w:val="000000" w:themeColor="text1"/>
        </w:rPr>
      </w:pPr>
    </w:p>
    <w:p w14:paraId="33DE1FE5" w14:textId="77777777" w:rsidR="2229AB24" w:rsidRDefault="2229AB24" w:rsidP="2229AB24">
      <w:pPr>
        <w:rPr>
          <w:rFonts w:ascii="Aptos" w:eastAsia="Aptos" w:hAnsi="Aptos" w:cs="Aptos"/>
          <w:color w:val="000000" w:themeColor="text1"/>
        </w:rPr>
      </w:pPr>
    </w:p>
    <w:p w14:paraId="6B7A5B5F" w14:textId="77777777" w:rsidR="41A66100" w:rsidRDefault="41A66100" w:rsidP="2229AB24">
      <w:pPr>
        <w:rPr>
          <w:rFonts w:ascii="Aptos" w:eastAsia="Aptos" w:hAnsi="Aptos" w:cs="Aptos"/>
          <w:color w:val="000000" w:themeColor="text1"/>
        </w:rPr>
      </w:pPr>
      <w:r>
        <w:t>1.3. Guidelines </w:t>
      </w:r>
    </w:p>
    <w:p w14:paraId="50103AC8" w14:textId="77777777" w:rsidR="41A66100" w:rsidRDefault="41A66100" w:rsidP="2229AB24">
      <w:pPr>
        <w:rPr>
          <w:rFonts w:ascii="Aptos" w:eastAsia="Aptos" w:hAnsi="Aptos" w:cs="Aptos"/>
          <w:color w:val="000000" w:themeColor="text1"/>
        </w:rPr>
      </w:pPr>
      <w:r>
        <w:t> </w:t>
      </w:r>
    </w:p>
    <w:p w14:paraId="19ABDA75" w14:textId="77777777" w:rsidR="41A66100" w:rsidRDefault="41A66100" w:rsidP="2229AB24">
      <w:pPr>
        <w:rPr>
          <w:rFonts w:ascii="Aptos" w:eastAsia="Aptos" w:hAnsi="Aptos" w:cs="Aptos"/>
          <w:color w:val="000000" w:themeColor="text1"/>
        </w:rPr>
      </w:pPr>
      <w:r>
        <w:t>1.3.1. Have any guidelines been issued on personal data protection? (please exclude any sectoral legislation)</w:t>
      </w:r>
    </w:p>
    <w:p w14:paraId="70E87F23" w14:textId="77777777" w:rsidR="2229AB24" w:rsidRDefault="2229AB24" w:rsidP="2229AB24">
      <w:pPr>
        <w:rPr>
          <w:rFonts w:ascii="Aptos" w:eastAsia="Aptos" w:hAnsi="Aptos" w:cs="Aptos"/>
          <w:color w:val="000000" w:themeColor="text1"/>
        </w:rPr>
      </w:pPr>
    </w:p>
    <w:tbl>
      <w:tblPr>
        <w:tblW w:w="0" w:type="auto"/>
        <w:tblBorders>
          <w:top w:val="single" w:sz="6" w:space="0" w:color="auto"/>
          <w:left w:val="single" w:sz="6" w:space="0" w:color="auto"/>
          <w:bottom w:val="single" w:sz="6" w:space="0" w:color="auto"/>
          <w:right w:val="single" w:sz="6" w:space="0" w:color="auto"/>
        </w:tblBorders>
        <w:tblLayout w:type="fixed"/>
        <w:tblLook w:val="04A0" w:firstRow="1" w:lastRow="0" w:firstColumn="1" w:lastColumn="0" w:noHBand="0" w:noVBand="1"/>
      </w:tblPr>
      <w:tblGrid>
        <w:gridCol w:w="4500"/>
        <w:gridCol w:w="4500"/>
      </w:tblGrid>
      <w:tr w:rsidR="2229AB24" w14:paraId="7DCB17CE" w14:textId="77777777" w:rsidTr="2229AB24">
        <w:trPr>
          <w:trHeight w:val="300"/>
        </w:trPr>
        <w:tc>
          <w:tcPr>
            <w:tcW w:w="4500" w:type="dxa"/>
            <w:tcBorders>
              <w:top w:val="single" w:sz="6" w:space="0" w:color="auto"/>
              <w:left w:val="single" w:sz="6" w:space="0" w:color="auto"/>
              <w:bottom w:val="single" w:sz="6" w:space="0" w:color="auto"/>
              <w:right w:val="single" w:sz="6" w:space="0" w:color="auto"/>
            </w:tcBorders>
          </w:tcPr>
          <w:p w14:paraId="22624A3E" w14:textId="77777777" w:rsidR="2229AB24" w:rsidRDefault="2229AB24" w:rsidP="2229AB24">
            <w:pPr>
              <w:rPr>
                <w:rFonts w:ascii="Aptos" w:eastAsia="Aptos" w:hAnsi="Aptos" w:cs="Aptos"/>
              </w:rPr>
            </w:pPr>
            <w:r>
              <w:t>Response </w:t>
            </w:r>
          </w:p>
        </w:tc>
        <w:tc>
          <w:tcPr>
            <w:tcW w:w="4500" w:type="dxa"/>
            <w:tcBorders>
              <w:top w:val="single" w:sz="6" w:space="0" w:color="auto"/>
              <w:left w:val="single" w:sz="6" w:space="0" w:color="auto"/>
              <w:bottom w:val="single" w:sz="6" w:space="0" w:color="auto"/>
              <w:right w:val="single" w:sz="6" w:space="0" w:color="auto"/>
            </w:tcBorders>
          </w:tcPr>
          <w:p w14:paraId="2FC6EEFC" w14:textId="37311ECF" w:rsidR="2229AB24" w:rsidRDefault="2229AB24" w:rsidP="2229AB24">
            <w:pPr>
              <w:rPr>
                <w:rFonts w:ascii="Aptos" w:eastAsia="Aptos" w:hAnsi="Aptos" w:cs="Aptos"/>
              </w:rPr>
            </w:pPr>
            <w:r>
              <w:t xml:space="preserve">Yes, the </w:t>
            </w:r>
            <w:del w:id="98" w:author="Bahar Toto" w:date="2025-11-13T13:21:00Z">
              <w:r w:rsidDel="002C254D">
                <w:delText>Connecticut Attorney General</w:delText>
              </w:r>
            </w:del>
            <w:ins w:id="99" w:author="Bahar Toto" w:date="2025-11-13T13:21:00Z">
              <w:r w:rsidR="002C254D">
                <w:t>AG</w:t>
              </w:r>
            </w:ins>
            <w:r>
              <w:t xml:space="preserve"> released </w:t>
            </w:r>
            <w:ins w:id="100" w:author="Bahar Toto" w:date="2025-11-13T13:21:00Z">
              <w:r w:rsidR="002507CC">
                <w:fldChar w:fldCharType="begin"/>
              </w:r>
              <w:r w:rsidR="002507CC">
                <w:instrText>HYPERLINK "https://portal.ct.gov/ag/sections/privacy/the-connecticut-data-privacy-act"</w:instrText>
              </w:r>
              <w:r w:rsidR="002507CC">
                <w:fldChar w:fldCharType="separate"/>
              </w:r>
              <w:r w:rsidRPr="002507CC">
                <w:rPr>
                  <w:rStyle w:val="Hyperlink"/>
                </w:rPr>
                <w:t>FAQs</w:t>
              </w:r>
            </w:ins>
            <w:ins w:id="101" w:author="Bahar Toto" w:date="2025-11-13T13:22:00Z">
              <w:r w:rsidR="00B91E95">
                <w:rPr>
                  <w:rStyle w:val="Hyperlink"/>
                </w:rPr>
                <w:t xml:space="preserve"> of the CTDPA</w:t>
              </w:r>
            </w:ins>
            <w:ins w:id="102" w:author="Bahar Toto" w:date="2025-11-13T13:21:00Z">
              <w:r w:rsidRPr="002507CC">
                <w:rPr>
                  <w:rStyle w:val="Hyperlink"/>
                </w:rPr>
                <w:t xml:space="preserve"> and </w:t>
              </w:r>
              <w:r w:rsidR="002C254D" w:rsidRPr="002507CC">
                <w:rPr>
                  <w:rStyle w:val="Hyperlink"/>
                </w:rPr>
                <w:t>u</w:t>
              </w:r>
              <w:del w:id="103" w:author="Bahar Toto" w:date="2025-11-13T13:21:00Z">
                <w:r w:rsidRPr="002507CC" w:rsidDel="002C254D">
                  <w:rPr>
                    <w:rStyle w:val="Hyperlink"/>
                  </w:rPr>
                  <w:delText>U</w:delText>
                </w:r>
              </w:del>
              <w:r w:rsidRPr="002507CC">
                <w:rPr>
                  <w:rStyle w:val="Hyperlink"/>
                </w:rPr>
                <w:t xml:space="preserve">niversal </w:t>
              </w:r>
              <w:r w:rsidR="002C254D" w:rsidRPr="002507CC">
                <w:rPr>
                  <w:rStyle w:val="Hyperlink"/>
                </w:rPr>
                <w:t>o</w:t>
              </w:r>
              <w:del w:id="104" w:author="Bahar Toto" w:date="2025-11-13T13:21:00Z">
                <w:r w:rsidRPr="002507CC" w:rsidDel="002C254D">
                  <w:rPr>
                    <w:rStyle w:val="Hyperlink"/>
                  </w:rPr>
                  <w:delText>O</w:delText>
                </w:r>
              </w:del>
              <w:r w:rsidRPr="002507CC">
                <w:rPr>
                  <w:rStyle w:val="Hyperlink"/>
                </w:rPr>
                <w:t>pt</w:t>
              </w:r>
              <w:r w:rsidRPr="002507CC">
                <w:rPr>
                  <w:rStyle w:val="Hyperlink"/>
                  <w:rFonts w:ascii="Cambria Math" w:hAnsi="Cambria Math" w:cs="Cambria Math"/>
                </w:rPr>
                <w:t>‑</w:t>
              </w:r>
              <w:r w:rsidR="002C254D" w:rsidRPr="002507CC">
                <w:rPr>
                  <w:rStyle w:val="Hyperlink"/>
                </w:rPr>
                <w:t>o</w:t>
              </w:r>
              <w:del w:id="105" w:author="Bahar Toto" w:date="2025-11-13T13:21:00Z">
                <w:r w:rsidRPr="002507CC" w:rsidDel="002C254D">
                  <w:rPr>
                    <w:rStyle w:val="Hyperlink"/>
                  </w:rPr>
                  <w:delText>O</w:delText>
                </w:r>
              </w:del>
              <w:r w:rsidRPr="002507CC">
                <w:rPr>
                  <w:rStyle w:val="Hyperlink"/>
                </w:rPr>
                <w:t>ut resources</w:t>
              </w:r>
              <w:r w:rsidR="002507CC">
                <w:fldChar w:fldCharType="end"/>
              </w:r>
            </w:ins>
            <w:r>
              <w:t xml:space="preserve"> (effective Jan</w:t>
            </w:r>
            <w:ins w:id="106" w:author="Bahar Toto" w:date="2025-11-13T13:21:00Z">
              <w:r w:rsidR="002C254D">
                <w:t>uary</w:t>
              </w:r>
            </w:ins>
            <w:del w:id="107" w:author="Bahar Toto" w:date="2025-11-13T13:21:00Z">
              <w:r w:rsidDel="002C254D">
                <w:delText>.</w:delText>
              </w:r>
            </w:del>
            <w:r>
              <w:t xml:space="preserve"> 1, 2025).</w:t>
            </w:r>
          </w:p>
        </w:tc>
      </w:tr>
      <w:tr w:rsidR="2229AB24" w14:paraId="537C5071" w14:textId="77777777" w:rsidTr="2229AB24">
        <w:trPr>
          <w:trHeight w:val="300"/>
        </w:trPr>
        <w:tc>
          <w:tcPr>
            <w:tcW w:w="4500" w:type="dxa"/>
            <w:tcBorders>
              <w:top w:val="single" w:sz="6" w:space="0" w:color="auto"/>
              <w:left w:val="single" w:sz="6" w:space="0" w:color="auto"/>
              <w:bottom w:val="single" w:sz="6" w:space="0" w:color="auto"/>
              <w:right w:val="single" w:sz="6" w:space="0" w:color="auto"/>
            </w:tcBorders>
          </w:tcPr>
          <w:p w14:paraId="735D2701" w14:textId="77777777" w:rsidR="2229AB24" w:rsidRDefault="2229AB24" w:rsidP="2229AB24">
            <w:pPr>
              <w:rPr>
                <w:rFonts w:ascii="Aptos" w:eastAsia="Aptos" w:hAnsi="Aptos" w:cs="Aptos"/>
              </w:rPr>
            </w:pPr>
            <w:r>
              <w:t>Citation </w:t>
            </w:r>
          </w:p>
        </w:tc>
        <w:tc>
          <w:tcPr>
            <w:tcW w:w="4500" w:type="dxa"/>
            <w:tcBorders>
              <w:top w:val="single" w:sz="6" w:space="0" w:color="auto"/>
              <w:left w:val="single" w:sz="6" w:space="0" w:color="auto"/>
              <w:bottom w:val="single" w:sz="6" w:space="0" w:color="auto"/>
              <w:right w:val="single" w:sz="6" w:space="0" w:color="auto"/>
            </w:tcBorders>
          </w:tcPr>
          <w:p w14:paraId="57AE443A" w14:textId="70688AD2" w:rsidR="2229AB24" w:rsidRDefault="00B91E95" w:rsidP="2229AB24">
            <w:pPr>
              <w:rPr>
                <w:rFonts w:ascii="Aptos" w:eastAsia="Aptos" w:hAnsi="Aptos" w:cs="Aptos"/>
              </w:rPr>
            </w:pPr>
            <w:ins w:id="108" w:author="Bahar Toto" w:date="2025-11-13T13:23:00Z">
              <w:r w:rsidRPr="00B91E95">
                <w:t>FAQs on the CTDPA</w:t>
              </w:r>
              <w:r>
                <w:t xml:space="preserve"> </w:t>
              </w:r>
            </w:ins>
            <w:ins w:id="109" w:author="Bahar Toto" w:date="2025-11-13T13:22:00Z">
              <w:r w:rsidRPr="00B91E95">
                <w:t>and universal opt</w:t>
              </w:r>
              <w:r w:rsidRPr="00B91E95">
                <w:rPr>
                  <w:rFonts w:ascii="Cambria Math" w:hAnsi="Cambria Math" w:cs="Cambria Math"/>
                  <w:rPrChange w:id="110" w:author="Bahar Toto" w:date="2025-11-13T13:22:00Z">
                    <w:rPr/>
                  </w:rPrChange>
                </w:rPr>
                <w:t>‑</w:t>
              </w:r>
              <w:r w:rsidRPr="00B91E95">
                <w:t>out resources</w:t>
              </w:r>
            </w:ins>
            <w:del w:id="111" w:author="Bahar Toto" w:date="2025-11-13T13:22:00Z">
              <w:r w:rsidR="2229AB24" w:rsidDel="002507CC">
                <w:delText>https://portal.ct.gov/ag/sections/privacy/the-connecticut-data-privacy-act</w:delText>
              </w:r>
            </w:del>
          </w:p>
        </w:tc>
      </w:tr>
      <w:tr w:rsidR="2229AB24" w14:paraId="528CCD99" w14:textId="77777777" w:rsidTr="2229AB24">
        <w:trPr>
          <w:trHeight w:val="300"/>
        </w:trPr>
        <w:tc>
          <w:tcPr>
            <w:tcW w:w="4500" w:type="dxa"/>
            <w:tcBorders>
              <w:top w:val="single" w:sz="6" w:space="0" w:color="auto"/>
              <w:left w:val="single" w:sz="6" w:space="0" w:color="auto"/>
              <w:bottom w:val="single" w:sz="6" w:space="0" w:color="auto"/>
              <w:right w:val="single" w:sz="6" w:space="0" w:color="auto"/>
            </w:tcBorders>
          </w:tcPr>
          <w:p w14:paraId="6326E40D" w14:textId="77777777" w:rsidR="2229AB24" w:rsidRDefault="2229AB24" w:rsidP="2229AB24">
            <w:pPr>
              <w:rPr>
                <w:rFonts w:ascii="Aptos" w:eastAsia="Aptos" w:hAnsi="Aptos" w:cs="Aptos"/>
              </w:rPr>
            </w:pPr>
            <w:r>
              <w:t xml:space="preserve">Applicable persona </w:t>
            </w:r>
          </w:p>
        </w:tc>
        <w:tc>
          <w:tcPr>
            <w:tcW w:w="4500" w:type="dxa"/>
            <w:tcBorders>
              <w:top w:val="single" w:sz="6" w:space="0" w:color="auto"/>
              <w:left w:val="single" w:sz="6" w:space="0" w:color="auto"/>
              <w:bottom w:val="single" w:sz="6" w:space="0" w:color="auto"/>
              <w:right w:val="single" w:sz="6" w:space="0" w:color="auto"/>
            </w:tcBorders>
          </w:tcPr>
          <w:p w14:paraId="6607C13A" w14:textId="77777777" w:rsidR="2229AB24" w:rsidRDefault="2229AB24" w:rsidP="2229AB24">
            <w:pPr>
              <w:rPr>
                <w:rFonts w:ascii="Aptos" w:eastAsia="Aptos" w:hAnsi="Aptos" w:cs="Aptos"/>
              </w:rPr>
            </w:pPr>
            <w:r>
              <w:t>Not applicable.</w:t>
            </w:r>
          </w:p>
        </w:tc>
      </w:tr>
    </w:tbl>
    <w:p w14:paraId="7EB84643" w14:textId="77777777" w:rsidR="41A66100" w:rsidRDefault="41A66100" w:rsidP="2229AB24">
      <w:pPr>
        <w:rPr>
          <w:rFonts w:ascii="Aptos" w:eastAsia="Aptos" w:hAnsi="Aptos" w:cs="Aptos"/>
          <w:color w:val="000000" w:themeColor="text1"/>
        </w:rPr>
      </w:pPr>
      <w:r>
        <w:t> </w:t>
      </w:r>
    </w:p>
    <w:p w14:paraId="7E6C76D1" w14:textId="77777777" w:rsidR="2229AB24" w:rsidRDefault="2229AB24" w:rsidP="2229AB24">
      <w:pPr>
        <w:rPr>
          <w:rFonts w:ascii="Aptos" w:eastAsia="Aptos" w:hAnsi="Aptos" w:cs="Aptos"/>
          <w:color w:val="000000" w:themeColor="text1"/>
        </w:rPr>
      </w:pPr>
    </w:p>
    <w:p w14:paraId="22172125" w14:textId="77777777" w:rsidR="41A66100" w:rsidRDefault="41A66100" w:rsidP="2229AB24">
      <w:pPr>
        <w:pStyle w:val="ListParagraph"/>
        <w:numPr>
          <w:ilvl w:val="0"/>
          <w:numId w:val="1"/>
        </w:numPr>
        <w:rPr>
          <w:rFonts w:ascii="Aptos" w:eastAsia="Aptos" w:hAnsi="Aptos" w:cs="Aptos"/>
          <w:color w:val="000000" w:themeColor="text1"/>
        </w:rPr>
      </w:pPr>
      <w:r>
        <w:t>Scope and applicability </w:t>
      </w:r>
    </w:p>
    <w:p w14:paraId="6C5F4D99" w14:textId="77777777" w:rsidR="2229AB24" w:rsidRDefault="2229AB24" w:rsidP="2229AB24">
      <w:pPr>
        <w:rPr>
          <w:rFonts w:ascii="Aptos" w:eastAsia="Aptos" w:hAnsi="Aptos" w:cs="Aptos"/>
          <w:color w:val="000000" w:themeColor="text1"/>
        </w:rPr>
      </w:pPr>
    </w:p>
    <w:p w14:paraId="1F30D986" w14:textId="77777777" w:rsidR="41A66100" w:rsidRDefault="41A66100" w:rsidP="2229AB24">
      <w:pPr>
        <w:rPr>
          <w:rFonts w:ascii="Aptos" w:eastAsia="Aptos" w:hAnsi="Aptos" w:cs="Aptos"/>
          <w:color w:val="000000" w:themeColor="text1"/>
        </w:rPr>
      </w:pPr>
      <w:r>
        <w:t>2.1. Personal scope</w:t>
      </w:r>
    </w:p>
    <w:p w14:paraId="3015B5BC" w14:textId="77777777" w:rsidR="2229AB24" w:rsidRDefault="2229AB24" w:rsidP="2229AB24">
      <w:pPr>
        <w:rPr>
          <w:rFonts w:ascii="Aptos" w:eastAsia="Aptos" w:hAnsi="Aptos" w:cs="Aptos"/>
          <w:color w:val="000000" w:themeColor="text1"/>
        </w:rPr>
      </w:pPr>
    </w:p>
    <w:p w14:paraId="4BE9AEC9" w14:textId="77777777" w:rsidR="41A66100" w:rsidRDefault="41A66100" w:rsidP="2229AB24">
      <w:pPr>
        <w:rPr>
          <w:rFonts w:ascii="Aptos" w:eastAsia="Aptos" w:hAnsi="Aptos" w:cs="Aptos"/>
          <w:color w:val="000000" w:themeColor="text1"/>
        </w:rPr>
      </w:pPr>
      <w:r>
        <w:t xml:space="preserve">2.1.1. Who does the law(s) apply to? </w:t>
      </w:r>
    </w:p>
    <w:p w14:paraId="5EE3256B" w14:textId="77777777" w:rsidR="2229AB24" w:rsidRDefault="2229AB24" w:rsidP="2229AB24">
      <w:pPr>
        <w:rPr>
          <w:rFonts w:ascii="Aptos" w:eastAsia="Aptos" w:hAnsi="Aptos" w:cs="Aptos"/>
          <w:color w:val="000000" w:themeColor="text1"/>
        </w:rPr>
      </w:pPr>
    </w:p>
    <w:tbl>
      <w:tblPr>
        <w:tblW w:w="0" w:type="auto"/>
        <w:tblBorders>
          <w:top w:val="single" w:sz="6" w:space="0" w:color="auto"/>
          <w:left w:val="single" w:sz="6" w:space="0" w:color="auto"/>
          <w:bottom w:val="single" w:sz="6" w:space="0" w:color="auto"/>
          <w:right w:val="single" w:sz="6" w:space="0" w:color="auto"/>
        </w:tblBorders>
        <w:tblLayout w:type="fixed"/>
        <w:tblLook w:val="04A0" w:firstRow="1" w:lastRow="0" w:firstColumn="1" w:lastColumn="0" w:noHBand="0" w:noVBand="1"/>
      </w:tblPr>
      <w:tblGrid>
        <w:gridCol w:w="4500"/>
        <w:gridCol w:w="4500"/>
      </w:tblGrid>
      <w:tr w:rsidR="2229AB24" w14:paraId="7CFD8C58" w14:textId="77777777" w:rsidTr="1E36B016">
        <w:trPr>
          <w:trHeight w:val="300"/>
        </w:trPr>
        <w:tc>
          <w:tcPr>
            <w:tcW w:w="4500" w:type="dxa"/>
            <w:tcBorders>
              <w:top w:val="single" w:sz="6" w:space="0" w:color="auto"/>
              <w:left w:val="single" w:sz="6" w:space="0" w:color="auto"/>
              <w:bottom w:val="single" w:sz="6" w:space="0" w:color="auto"/>
              <w:right w:val="single" w:sz="6" w:space="0" w:color="auto"/>
            </w:tcBorders>
          </w:tcPr>
          <w:p w14:paraId="4B1F4FE3" w14:textId="77777777" w:rsidR="2229AB24" w:rsidRDefault="2229AB24" w:rsidP="2229AB24">
            <w:pPr>
              <w:rPr>
                <w:rFonts w:ascii="Aptos" w:eastAsia="Aptos" w:hAnsi="Aptos" w:cs="Aptos"/>
              </w:rPr>
            </w:pPr>
            <w:r>
              <w:t>Response </w:t>
            </w:r>
          </w:p>
        </w:tc>
        <w:tc>
          <w:tcPr>
            <w:tcW w:w="4500" w:type="dxa"/>
            <w:tcBorders>
              <w:top w:val="single" w:sz="6" w:space="0" w:color="auto"/>
              <w:left w:val="single" w:sz="6" w:space="0" w:color="auto"/>
              <w:bottom w:val="single" w:sz="6" w:space="0" w:color="auto"/>
              <w:right w:val="single" w:sz="6" w:space="0" w:color="auto"/>
            </w:tcBorders>
          </w:tcPr>
          <w:p w14:paraId="0982D101" w14:textId="64BA6B61" w:rsidR="001E5690" w:rsidRPr="001E5690" w:rsidRDefault="001E5690" w:rsidP="001E5690">
            <w:pPr>
              <w:rPr>
                <w:ins w:id="112" w:author="Bahar Toto" w:date="2025-11-13T13:28:00Z"/>
              </w:rPr>
            </w:pPr>
            <w:ins w:id="113" w:author="Bahar Toto" w:date="2025-11-13T13:29:00Z">
              <w:r>
                <w:t xml:space="preserve">The </w:t>
              </w:r>
            </w:ins>
            <w:ins w:id="114" w:author="Bahar Toto" w:date="2025-11-13T13:28:00Z">
              <w:r w:rsidRPr="001E5690">
                <w:t>CTDPA applies to any controller or processor who:</w:t>
              </w:r>
            </w:ins>
          </w:p>
          <w:p w14:paraId="7A98D9B8" w14:textId="7C85A344" w:rsidR="001E5690" w:rsidRPr="001E5690" w:rsidRDefault="001E5690" w:rsidP="001E5690">
            <w:pPr>
              <w:numPr>
                <w:ilvl w:val="0"/>
                <w:numId w:val="38"/>
              </w:numPr>
              <w:rPr>
                <w:ins w:id="115" w:author="Bahar Toto" w:date="2025-11-13T13:28:00Z"/>
              </w:rPr>
            </w:pPr>
            <w:ins w:id="116" w:author="Bahar Toto" w:date="2025-11-13T13:29:00Z">
              <w:r>
                <w:t>c</w:t>
              </w:r>
            </w:ins>
            <w:ins w:id="117" w:author="Bahar Toto" w:date="2025-11-13T13:28:00Z">
              <w:r w:rsidRPr="001E5690">
                <w:rPr>
                  <w:rPrChange w:id="118" w:author="Bahar Toto" w:date="2025-11-13T13:29:00Z">
                    <w:rPr>
                      <w:b/>
                      <w:bCs/>
                    </w:rPr>
                  </w:rPrChange>
                </w:rPr>
                <w:t>onducts business in Connecticut</w:t>
              </w:r>
              <w:r w:rsidRPr="001E5690">
                <w:t>; or</w:t>
              </w:r>
            </w:ins>
          </w:p>
          <w:p w14:paraId="54E55730" w14:textId="7F0923AD" w:rsidR="001E5690" w:rsidRPr="001E5690" w:rsidRDefault="001E5690" w:rsidP="001E5690">
            <w:pPr>
              <w:numPr>
                <w:ilvl w:val="0"/>
                <w:numId w:val="38"/>
              </w:numPr>
              <w:rPr>
                <w:ins w:id="119" w:author="Bahar Toto" w:date="2025-11-13T13:28:00Z"/>
                <w:del w:id="120" w:author="Madhura Sakharam Bhandarkar" w:date="2025-12-04T12:35:00Z"/>
              </w:rPr>
            </w:pPr>
            <w:ins w:id="121" w:author="Bahar Toto" w:date="2025-11-13T13:29:00Z">
              <w:r>
                <w:t>p</w:t>
              </w:r>
            </w:ins>
            <w:ins w:id="122" w:author="Bahar Toto" w:date="2025-11-13T13:28:00Z">
              <w:r w:rsidRPr="1E36B016">
                <w:rPr>
                  <w:rPrChange w:id="123" w:author="Bahar Toto" w:date="2025-11-13T13:29:00Z">
                    <w:rPr>
                      <w:b/>
                      <w:bCs/>
                    </w:rPr>
                  </w:rPrChange>
                </w:rPr>
                <w:t>roduces a product or service targeted to Connecticut residents</w:t>
              </w:r>
              <w:r>
                <w:t>;</w:t>
              </w:r>
            </w:ins>
            <w:ins w:id="124" w:author="Madhura Sakharam Bhandarkar" w:date="2025-12-04T12:35:00Z">
              <w:r w:rsidR="665966D9">
                <w:t xml:space="preserve"> and</w:t>
              </w:r>
            </w:ins>
          </w:p>
          <w:p w14:paraId="229ECFD3" w14:textId="2FD778CE" w:rsidR="001E5690" w:rsidRPr="001E5690" w:rsidRDefault="001E5690" w:rsidP="001E5690">
            <w:pPr>
              <w:rPr>
                <w:ins w:id="125" w:author="Madhura Sakharam Bhandarkar" w:date="2025-12-04T12:35:00Z"/>
              </w:rPr>
            </w:pPr>
            <w:ins w:id="126" w:author="Bahar Toto" w:date="2025-11-13T13:28:00Z">
              <w:del w:id="127" w:author="Madhura Sakharam Bhandarkar" w:date="2025-12-04T12:35:00Z">
                <w:r w:rsidDel="001E5690">
                  <w:delText xml:space="preserve">and </w:delText>
                </w:r>
              </w:del>
            </w:ins>
          </w:p>
          <w:p w14:paraId="7D4EA347" w14:textId="6A66E8B2" w:rsidR="001E5690" w:rsidRPr="001E5690" w:rsidRDefault="001E5690">
            <w:pPr>
              <w:pStyle w:val="ListParagraph"/>
              <w:numPr>
                <w:ilvl w:val="0"/>
                <w:numId w:val="39"/>
              </w:numPr>
              <w:rPr>
                <w:ins w:id="128" w:author="Bahar Toto" w:date="2025-11-13T13:28:00Z"/>
              </w:rPr>
              <w:pPrChange w:id="129" w:author="Madhura Sakharam Bhandarkar" w:date="2025-12-04T12:35:00Z">
                <w:pPr/>
              </w:pPrChange>
            </w:pPr>
            <w:ins w:id="130" w:author="Bahar Toto" w:date="2025-11-13T13:28:00Z">
              <w:r>
                <w:t>meets one or more of the following thresholds:</w:t>
              </w:r>
            </w:ins>
          </w:p>
          <w:p w14:paraId="4CDAC8A3" w14:textId="354CD21E" w:rsidR="001E5690" w:rsidRPr="001E5690" w:rsidRDefault="00CF6B85" w:rsidP="001E5690">
            <w:pPr>
              <w:numPr>
                <w:ilvl w:val="0"/>
                <w:numId w:val="39"/>
              </w:numPr>
              <w:rPr>
                <w:ins w:id="131" w:author="Bahar Toto" w:date="2025-11-13T13:28:00Z"/>
              </w:rPr>
            </w:pPr>
            <w:ins w:id="132" w:author="Bahar Toto" w:date="2025-11-13T13:29:00Z">
              <w:r>
                <w:t>f</w:t>
              </w:r>
            </w:ins>
            <w:ins w:id="133" w:author="Bahar Toto" w:date="2025-11-13T13:28:00Z">
              <w:r w:rsidR="001E5690" w:rsidRPr="001E5690">
                <w:rPr>
                  <w:rPrChange w:id="134" w:author="Bahar Toto" w:date="2025-11-13T13:29:00Z">
                    <w:rPr>
                      <w:b/>
                      <w:bCs/>
                    </w:rPr>
                  </w:rPrChange>
                </w:rPr>
                <w:t>rom July 1, 2023</w:t>
              </w:r>
            </w:ins>
            <w:ins w:id="135" w:author="Bahar Toto" w:date="2025-11-13T13:31:00Z">
              <w:r w:rsidR="0054437F">
                <w:t>,</w:t>
              </w:r>
            </w:ins>
            <w:ins w:id="136" w:author="Bahar Toto" w:date="2025-11-13T13:28:00Z">
              <w:r w:rsidR="001E5690" w:rsidRPr="001E5690">
                <w:rPr>
                  <w:rPrChange w:id="137" w:author="Bahar Toto" w:date="2025-11-13T13:29:00Z">
                    <w:rPr>
                      <w:b/>
                      <w:bCs/>
                    </w:rPr>
                  </w:rPrChange>
                </w:rPr>
                <w:t xml:space="preserve"> to June 30, 2026:</w:t>
              </w:r>
              <w:r w:rsidR="001E5690" w:rsidRPr="001E5690">
                <w:br/>
                <w:t xml:space="preserve">• </w:t>
              </w:r>
            </w:ins>
            <w:ins w:id="138" w:author="Bahar Toto" w:date="2025-11-13T13:29:00Z">
              <w:r>
                <w:t>p</w:t>
              </w:r>
            </w:ins>
            <w:ins w:id="139" w:author="Bahar Toto" w:date="2025-11-13T13:28:00Z">
              <w:r w:rsidR="001E5690" w:rsidRPr="001E5690">
                <w:t xml:space="preserve">rocesses the personal data of </w:t>
              </w:r>
              <w:r w:rsidR="001E5690" w:rsidRPr="001E5690">
                <w:rPr>
                  <w:rPrChange w:id="140" w:author="Bahar Toto" w:date="2025-11-13T13:29:00Z">
                    <w:rPr>
                      <w:b/>
                      <w:bCs/>
                    </w:rPr>
                  </w:rPrChange>
                </w:rPr>
                <w:t>at least 100,000 consumers</w:t>
              </w:r>
              <w:r w:rsidR="001E5690" w:rsidRPr="001E5690">
                <w:t xml:space="preserve"> in a year (excluding data processed solely for payment transactions); or</w:t>
              </w:r>
              <w:r w:rsidR="001E5690" w:rsidRPr="001E5690">
                <w:br/>
                <w:t xml:space="preserve">• </w:t>
              </w:r>
            </w:ins>
            <w:ins w:id="141" w:author="Bahar Toto" w:date="2025-11-13T13:29:00Z">
              <w:r>
                <w:t>p</w:t>
              </w:r>
            </w:ins>
            <w:ins w:id="142" w:author="Bahar Toto" w:date="2025-11-13T13:28:00Z">
              <w:r w:rsidR="001E5690" w:rsidRPr="001E5690">
                <w:t xml:space="preserve">rocesses the personal data of </w:t>
              </w:r>
              <w:r w:rsidR="001E5690" w:rsidRPr="001E5690">
                <w:rPr>
                  <w:rPrChange w:id="143" w:author="Bahar Toto" w:date="2025-11-13T13:29:00Z">
                    <w:rPr>
                      <w:b/>
                      <w:bCs/>
                    </w:rPr>
                  </w:rPrChange>
                </w:rPr>
                <w:t>at least 25,000 consumers</w:t>
              </w:r>
              <w:r w:rsidR="001E5690" w:rsidRPr="001E5690">
                <w:t xml:space="preserve"> and derives </w:t>
              </w:r>
              <w:r w:rsidR="001E5690" w:rsidRPr="001E5690">
                <w:rPr>
                  <w:rPrChange w:id="144" w:author="Bahar Toto" w:date="2025-11-13T13:29:00Z">
                    <w:rPr>
                      <w:b/>
                      <w:bCs/>
                    </w:rPr>
                  </w:rPrChange>
                </w:rPr>
                <w:t>more than 25% of gross revenue from the sale of personal data</w:t>
              </w:r>
              <w:r w:rsidR="001E5690" w:rsidRPr="001E5690">
                <w:t>.</w:t>
              </w:r>
            </w:ins>
          </w:p>
          <w:p w14:paraId="004FFA26" w14:textId="5694ACBC" w:rsidR="001E5690" w:rsidRPr="001E5690" w:rsidRDefault="00CF6B85" w:rsidP="001E5690">
            <w:pPr>
              <w:numPr>
                <w:ilvl w:val="0"/>
                <w:numId w:val="39"/>
              </w:numPr>
              <w:rPr>
                <w:ins w:id="145" w:author="Bahar Toto" w:date="2025-11-13T13:28:00Z"/>
              </w:rPr>
            </w:pPr>
            <w:ins w:id="146" w:author="Bahar Toto" w:date="2025-11-13T13:29:00Z">
              <w:r>
                <w:t>f</w:t>
              </w:r>
            </w:ins>
            <w:ins w:id="147" w:author="Bahar Toto" w:date="2025-11-13T13:28:00Z">
              <w:r w:rsidR="001E5690" w:rsidRPr="001E5690">
                <w:rPr>
                  <w:rPrChange w:id="148" w:author="Bahar Toto" w:date="2025-11-13T13:29:00Z">
                    <w:rPr>
                      <w:b/>
                      <w:bCs/>
                    </w:rPr>
                  </w:rPrChange>
                </w:rPr>
                <w:t xml:space="preserve">rom July 1, 2026 onward (as amended by </w:t>
              </w:r>
            </w:ins>
            <w:ins w:id="149" w:author="Bahar Toto" w:date="2025-11-13T13:31:00Z">
              <w:r w:rsidR="0054437F" w:rsidRPr="000A5018">
                <w:t>Act No. 25-113</w:t>
              </w:r>
            </w:ins>
            <w:ins w:id="150" w:author="Bahar Toto" w:date="2025-11-13T13:28:00Z">
              <w:r w:rsidR="001E5690" w:rsidRPr="001E5690">
                <w:rPr>
                  <w:rPrChange w:id="151" w:author="Bahar Toto" w:date="2025-11-13T13:29:00Z">
                    <w:rPr>
                      <w:b/>
                      <w:bCs/>
                    </w:rPr>
                  </w:rPrChange>
                </w:rPr>
                <w:t>):</w:t>
              </w:r>
              <w:r w:rsidR="001E5690" w:rsidRPr="001E5690">
                <w:br/>
                <w:t xml:space="preserve">• </w:t>
              </w:r>
            </w:ins>
            <w:ins w:id="152" w:author="Bahar Toto" w:date="2025-11-13T13:29:00Z">
              <w:r>
                <w:t>p</w:t>
              </w:r>
            </w:ins>
            <w:ins w:id="153" w:author="Bahar Toto" w:date="2025-11-13T13:28:00Z">
              <w:r w:rsidR="001E5690" w:rsidRPr="001E5690">
                <w:t xml:space="preserve">rocesses the personal data of </w:t>
              </w:r>
              <w:r w:rsidR="001E5690" w:rsidRPr="001E5690">
                <w:rPr>
                  <w:rPrChange w:id="154" w:author="Bahar Toto" w:date="2025-11-13T13:29:00Z">
                    <w:rPr>
                      <w:b/>
                      <w:bCs/>
                    </w:rPr>
                  </w:rPrChange>
                </w:rPr>
                <w:t>at least 35,000 consumers</w:t>
              </w:r>
              <w:r w:rsidR="001E5690" w:rsidRPr="001E5690">
                <w:t xml:space="preserve"> in a year (excluding payment-only data); or</w:t>
              </w:r>
              <w:r w:rsidR="001E5690" w:rsidRPr="001E5690">
                <w:br/>
                <w:t xml:space="preserve">• </w:t>
              </w:r>
            </w:ins>
            <w:ins w:id="155" w:author="Bahar Toto" w:date="2025-11-13T13:29:00Z">
              <w:r>
                <w:t>p</w:t>
              </w:r>
            </w:ins>
            <w:ins w:id="156" w:author="Bahar Toto" w:date="2025-11-13T13:28:00Z">
              <w:r w:rsidR="001E5690" w:rsidRPr="001E5690">
                <w:t xml:space="preserve">rocesses </w:t>
              </w:r>
              <w:r w:rsidR="001E5690" w:rsidRPr="001E5690">
                <w:rPr>
                  <w:rPrChange w:id="157" w:author="Bahar Toto" w:date="2025-11-13T13:29:00Z">
                    <w:rPr>
                      <w:b/>
                      <w:bCs/>
                    </w:rPr>
                  </w:rPrChange>
                </w:rPr>
                <w:t>sensitive data</w:t>
              </w:r>
              <w:r w:rsidR="001E5690" w:rsidRPr="001E5690">
                <w:t>, unless used solely for payment transactions; or</w:t>
              </w:r>
              <w:r w:rsidR="001E5690" w:rsidRPr="001E5690">
                <w:br/>
                <w:t xml:space="preserve">• </w:t>
              </w:r>
            </w:ins>
            <w:ins w:id="158" w:author="Bahar Toto" w:date="2025-11-13T13:30:00Z">
              <w:r>
                <w:t>o</w:t>
              </w:r>
            </w:ins>
            <w:ins w:id="159" w:author="Bahar Toto" w:date="2025-11-13T13:28:00Z">
              <w:r w:rsidR="001E5690" w:rsidRPr="001E5690">
                <w:t>ffers consumers</w:t>
              </w:r>
            </w:ins>
            <w:ins w:id="160" w:author="Bahar Toto" w:date="2025-11-13T13:30:00Z">
              <w:r w:rsidR="0054437F">
                <w:t>'</w:t>
              </w:r>
            </w:ins>
            <w:ins w:id="161" w:author="Bahar Toto" w:date="2025-11-13T13:28:00Z">
              <w:r w:rsidR="001E5690" w:rsidRPr="001E5690">
                <w:t xml:space="preserve"> personal data for sale in trade or commerce.</w:t>
              </w:r>
            </w:ins>
          </w:p>
          <w:p w14:paraId="0B48A563" w14:textId="2971B03D" w:rsidR="2229AB24" w:rsidRDefault="00AD0D07" w:rsidP="2229AB24">
            <w:pPr>
              <w:rPr>
                <w:rFonts w:ascii="Aptos" w:eastAsia="Aptos" w:hAnsi="Aptos" w:cs="Aptos"/>
              </w:rPr>
            </w:pPr>
            <w:del w:id="162" w:author="Bahar Toto" w:date="2025-11-13T13:28:00Z">
              <w:r w:rsidDel="001E5690">
                <w:delText xml:space="preserve">“Consumers” which means </w:delText>
              </w:r>
              <w:r w:rsidR="2229AB24" w:rsidDel="001E5690">
                <w:delText>Connecticut residents acting in an individual/household context (not employment/commercial).</w:delText>
              </w:r>
            </w:del>
          </w:p>
        </w:tc>
      </w:tr>
      <w:tr w:rsidR="2229AB24" w14:paraId="1A2DA824" w14:textId="77777777" w:rsidTr="1E36B016">
        <w:trPr>
          <w:trHeight w:val="300"/>
        </w:trPr>
        <w:tc>
          <w:tcPr>
            <w:tcW w:w="4500" w:type="dxa"/>
            <w:tcBorders>
              <w:top w:val="single" w:sz="6" w:space="0" w:color="auto"/>
              <w:left w:val="single" w:sz="6" w:space="0" w:color="auto"/>
              <w:bottom w:val="single" w:sz="6" w:space="0" w:color="auto"/>
              <w:right w:val="single" w:sz="6" w:space="0" w:color="auto"/>
            </w:tcBorders>
          </w:tcPr>
          <w:p w14:paraId="25FE13D1" w14:textId="77777777" w:rsidR="2229AB24" w:rsidRDefault="2229AB24" w:rsidP="2229AB24">
            <w:pPr>
              <w:rPr>
                <w:rFonts w:ascii="Aptos" w:eastAsia="Aptos" w:hAnsi="Aptos" w:cs="Aptos"/>
              </w:rPr>
            </w:pPr>
            <w:r>
              <w:t>Citation </w:t>
            </w:r>
          </w:p>
        </w:tc>
        <w:tc>
          <w:tcPr>
            <w:tcW w:w="4500" w:type="dxa"/>
            <w:tcBorders>
              <w:top w:val="single" w:sz="6" w:space="0" w:color="auto"/>
              <w:left w:val="single" w:sz="6" w:space="0" w:color="auto"/>
              <w:bottom w:val="single" w:sz="6" w:space="0" w:color="auto"/>
              <w:right w:val="single" w:sz="6" w:space="0" w:color="auto"/>
            </w:tcBorders>
          </w:tcPr>
          <w:p w14:paraId="1F4AF88B" w14:textId="26E7ABF1" w:rsidR="2229AB24" w:rsidRDefault="008B0723" w:rsidP="2229AB24">
            <w:pPr>
              <w:rPr>
                <w:rFonts w:ascii="Aptos" w:eastAsia="Aptos" w:hAnsi="Aptos" w:cs="Aptos"/>
              </w:rPr>
            </w:pPr>
            <w:ins w:id="163" w:author="Bahar Toto" w:date="2025-11-13T13:31:00Z">
              <w:r w:rsidRPr="008B0723">
                <w:t>§42</w:t>
              </w:r>
              <w:r w:rsidRPr="008B0723">
                <w:noBreakHyphen/>
                <w:t>516</w:t>
              </w:r>
            </w:ins>
            <w:del w:id="164" w:author="Bahar Toto" w:date="2025-11-13T13:31:00Z">
              <w:r w:rsidR="2229AB24" w:rsidDel="008B0723">
                <w:delText>Conn. Gen. Stat. § 42‑515</w:delText>
              </w:r>
              <w:r w:rsidR="00AD0D07" w:rsidDel="008B0723">
                <w:delText>(7)</w:delText>
              </w:r>
            </w:del>
            <w:ins w:id="165" w:author="Bahar Toto" w:date="2025-11-13T14:35:00Z">
              <w:r w:rsidR="007953A4">
                <w:t xml:space="preserve"> of the CTDPA</w:t>
              </w:r>
            </w:ins>
          </w:p>
        </w:tc>
      </w:tr>
      <w:tr w:rsidR="2229AB24" w14:paraId="6BC50990" w14:textId="77777777" w:rsidTr="1E36B016">
        <w:trPr>
          <w:trHeight w:val="300"/>
        </w:trPr>
        <w:tc>
          <w:tcPr>
            <w:tcW w:w="4500" w:type="dxa"/>
            <w:tcBorders>
              <w:top w:val="single" w:sz="6" w:space="0" w:color="auto"/>
              <w:left w:val="single" w:sz="6" w:space="0" w:color="auto"/>
              <w:bottom w:val="single" w:sz="6" w:space="0" w:color="auto"/>
              <w:right w:val="single" w:sz="6" w:space="0" w:color="auto"/>
            </w:tcBorders>
          </w:tcPr>
          <w:p w14:paraId="64983708" w14:textId="77777777" w:rsidR="2229AB24" w:rsidRDefault="2229AB24" w:rsidP="2229AB24">
            <w:pPr>
              <w:rPr>
                <w:rFonts w:ascii="Aptos" w:eastAsia="Aptos" w:hAnsi="Aptos" w:cs="Aptos"/>
              </w:rPr>
            </w:pPr>
            <w:r>
              <w:t xml:space="preserve">Applicable persona </w:t>
            </w:r>
          </w:p>
        </w:tc>
        <w:tc>
          <w:tcPr>
            <w:tcW w:w="4500" w:type="dxa"/>
            <w:tcBorders>
              <w:top w:val="single" w:sz="6" w:space="0" w:color="auto"/>
              <w:left w:val="single" w:sz="6" w:space="0" w:color="auto"/>
              <w:bottom w:val="single" w:sz="6" w:space="0" w:color="auto"/>
              <w:right w:val="single" w:sz="6" w:space="0" w:color="auto"/>
            </w:tcBorders>
          </w:tcPr>
          <w:p w14:paraId="3E841276" w14:textId="77777777" w:rsidR="2229AB24" w:rsidRDefault="2229AB24" w:rsidP="2229AB24">
            <w:pPr>
              <w:rPr>
                <w:rFonts w:ascii="Aptos" w:eastAsia="Aptos" w:hAnsi="Aptos" w:cs="Aptos"/>
              </w:rPr>
            </w:pPr>
            <w:r>
              <w:t>Not applicable.</w:t>
            </w:r>
          </w:p>
        </w:tc>
      </w:tr>
    </w:tbl>
    <w:p w14:paraId="010CCB35" w14:textId="77777777" w:rsidR="2229AB24" w:rsidRDefault="2229AB24" w:rsidP="2229AB24">
      <w:pPr>
        <w:rPr>
          <w:rFonts w:ascii="Aptos" w:eastAsia="Aptos" w:hAnsi="Aptos" w:cs="Aptos"/>
          <w:color w:val="000000" w:themeColor="text1"/>
        </w:rPr>
      </w:pPr>
    </w:p>
    <w:p w14:paraId="62DC6753" w14:textId="77777777" w:rsidR="41A66100" w:rsidRDefault="41A66100" w:rsidP="2229AB24">
      <w:pPr>
        <w:rPr>
          <w:rFonts w:ascii="Aptos" w:eastAsia="Aptos" w:hAnsi="Aptos" w:cs="Aptos"/>
          <w:color w:val="000000" w:themeColor="text1"/>
        </w:rPr>
      </w:pPr>
      <w:r>
        <w:t xml:space="preserve">2.1.2. What sector(s) does the law(s) apply to? (e.g., public or private) </w:t>
      </w:r>
    </w:p>
    <w:p w14:paraId="3C74C866" w14:textId="77777777" w:rsidR="2229AB24" w:rsidRDefault="2229AB24" w:rsidP="2229AB24">
      <w:pPr>
        <w:rPr>
          <w:rFonts w:ascii="Aptos" w:eastAsia="Aptos" w:hAnsi="Aptos" w:cs="Aptos"/>
          <w:color w:val="000000" w:themeColor="text1"/>
        </w:rPr>
      </w:pPr>
    </w:p>
    <w:tbl>
      <w:tblPr>
        <w:tblW w:w="0" w:type="auto"/>
        <w:tblBorders>
          <w:top w:val="single" w:sz="6" w:space="0" w:color="auto"/>
          <w:left w:val="single" w:sz="6" w:space="0" w:color="auto"/>
          <w:bottom w:val="single" w:sz="6" w:space="0" w:color="auto"/>
          <w:right w:val="single" w:sz="6" w:space="0" w:color="auto"/>
        </w:tblBorders>
        <w:tblLayout w:type="fixed"/>
        <w:tblLook w:val="04A0" w:firstRow="1" w:lastRow="0" w:firstColumn="1" w:lastColumn="0" w:noHBand="0" w:noVBand="1"/>
      </w:tblPr>
      <w:tblGrid>
        <w:gridCol w:w="4500"/>
        <w:gridCol w:w="4500"/>
      </w:tblGrid>
      <w:tr w:rsidR="2229AB24" w14:paraId="057FA25A" w14:textId="77777777" w:rsidTr="2229AB24">
        <w:trPr>
          <w:trHeight w:val="300"/>
        </w:trPr>
        <w:tc>
          <w:tcPr>
            <w:tcW w:w="4500" w:type="dxa"/>
            <w:tcBorders>
              <w:top w:val="single" w:sz="6" w:space="0" w:color="auto"/>
              <w:left w:val="single" w:sz="6" w:space="0" w:color="auto"/>
              <w:bottom w:val="single" w:sz="6" w:space="0" w:color="auto"/>
              <w:right w:val="single" w:sz="6" w:space="0" w:color="auto"/>
            </w:tcBorders>
          </w:tcPr>
          <w:p w14:paraId="6738CFE9" w14:textId="77777777" w:rsidR="2229AB24" w:rsidRDefault="2229AB24" w:rsidP="2229AB24">
            <w:pPr>
              <w:rPr>
                <w:rFonts w:ascii="Aptos" w:eastAsia="Aptos" w:hAnsi="Aptos" w:cs="Aptos"/>
              </w:rPr>
            </w:pPr>
            <w:r>
              <w:t>Response </w:t>
            </w:r>
          </w:p>
        </w:tc>
        <w:tc>
          <w:tcPr>
            <w:tcW w:w="4500" w:type="dxa"/>
            <w:tcBorders>
              <w:top w:val="single" w:sz="6" w:space="0" w:color="auto"/>
              <w:left w:val="single" w:sz="6" w:space="0" w:color="auto"/>
              <w:bottom w:val="single" w:sz="6" w:space="0" w:color="auto"/>
              <w:right w:val="single" w:sz="6" w:space="0" w:color="auto"/>
            </w:tcBorders>
          </w:tcPr>
          <w:p w14:paraId="098D1C34" w14:textId="1AE40BEE" w:rsidR="2229AB24" w:rsidRDefault="008B0723" w:rsidP="2229AB24">
            <w:pPr>
              <w:rPr>
                <w:rFonts w:ascii="Aptos" w:eastAsia="Aptos" w:hAnsi="Aptos" w:cs="Aptos"/>
              </w:rPr>
            </w:pPr>
            <w:ins w:id="166" w:author="Bahar Toto" w:date="2025-11-13T13:31:00Z">
              <w:r>
                <w:t>The CTDPA p</w:t>
              </w:r>
            </w:ins>
            <w:del w:id="167" w:author="Bahar Toto" w:date="2025-11-13T13:31:00Z">
              <w:r w:rsidR="2229AB24" w:rsidDel="008B0723">
                <w:delText>P</w:delText>
              </w:r>
            </w:del>
            <w:r w:rsidR="2229AB24">
              <w:t>rimarily</w:t>
            </w:r>
            <w:ins w:id="168" w:author="Bahar Toto" w:date="2025-11-13T13:31:00Z">
              <w:r>
                <w:t xml:space="preserve"> applies to</w:t>
              </w:r>
            </w:ins>
            <w:r w:rsidR="2229AB24">
              <w:t xml:space="preserve"> </w:t>
            </w:r>
            <w:ins w:id="169" w:author="Bahar Toto" w:date="2025-11-13T13:31:00Z">
              <w:r>
                <w:t xml:space="preserve">the </w:t>
              </w:r>
            </w:ins>
            <w:r w:rsidR="2229AB24">
              <w:t>private sector</w:t>
            </w:r>
            <w:ins w:id="170" w:author="Bahar Toto" w:date="2025-11-13T13:32:00Z">
              <w:r w:rsidR="008670B7">
                <w:t xml:space="preserve"> entities</w:t>
              </w:r>
            </w:ins>
            <w:del w:id="171" w:author="Bahar Toto" w:date="2025-11-13T13:33:00Z">
              <w:r w:rsidR="2229AB24" w:rsidDel="008670B7">
                <w:delText>;</w:delText>
              </w:r>
            </w:del>
            <w:ins w:id="172" w:author="Bahar Toto" w:date="2025-11-13T13:33:00Z">
              <w:r w:rsidR="008670B7">
                <w:t>.</w:t>
              </w:r>
            </w:ins>
            <w:r w:rsidR="2229AB24">
              <w:t xml:space="preserve"> </w:t>
            </w:r>
            <w:ins w:id="173" w:author="Bahar Toto" w:date="2025-11-13T13:33:00Z">
              <w:r w:rsidR="008670B7" w:rsidRPr="008670B7">
                <w:t xml:space="preserve">However, certain organizations are exempt under the </w:t>
              </w:r>
              <w:r w:rsidR="008670B7">
                <w:t>CTDPA</w:t>
              </w:r>
              <w:r w:rsidR="008670B7" w:rsidRPr="008670B7">
                <w:t>, including state and municipal agencies, nonprofit organizations, institutions of higher education, and other specified entities.</w:t>
              </w:r>
            </w:ins>
            <w:del w:id="174" w:author="Bahar Toto" w:date="2025-11-13T13:33:00Z">
              <w:r w:rsidR="2229AB24" w:rsidDel="008670B7">
                <w:delText xml:space="preserve">state/municipal agencies, nonprofits, higher education (and other entities) are exempt per </w:delText>
              </w:r>
            </w:del>
            <w:del w:id="175" w:author="Bahar Toto" w:date="2025-11-13T13:32:00Z">
              <w:r w:rsidR="2229AB24" w:rsidDel="00631281">
                <w:delText>statute</w:delText>
              </w:r>
            </w:del>
            <w:del w:id="176" w:author="Bahar Toto" w:date="2025-11-13T13:33:00Z">
              <w:r w:rsidR="2229AB24" w:rsidDel="008670B7">
                <w:delText>.</w:delText>
              </w:r>
            </w:del>
          </w:p>
        </w:tc>
      </w:tr>
      <w:tr w:rsidR="2229AB24" w14:paraId="215979BE" w14:textId="77777777" w:rsidTr="2229AB24">
        <w:trPr>
          <w:trHeight w:val="300"/>
        </w:trPr>
        <w:tc>
          <w:tcPr>
            <w:tcW w:w="4500" w:type="dxa"/>
            <w:tcBorders>
              <w:top w:val="single" w:sz="6" w:space="0" w:color="auto"/>
              <w:left w:val="single" w:sz="6" w:space="0" w:color="auto"/>
              <w:bottom w:val="single" w:sz="6" w:space="0" w:color="auto"/>
              <w:right w:val="single" w:sz="6" w:space="0" w:color="auto"/>
            </w:tcBorders>
          </w:tcPr>
          <w:p w14:paraId="0C8417A9" w14:textId="77777777" w:rsidR="2229AB24" w:rsidRDefault="2229AB24" w:rsidP="2229AB24">
            <w:pPr>
              <w:rPr>
                <w:rFonts w:ascii="Aptos" w:eastAsia="Aptos" w:hAnsi="Aptos" w:cs="Aptos"/>
              </w:rPr>
            </w:pPr>
            <w:r>
              <w:t>Citation </w:t>
            </w:r>
          </w:p>
        </w:tc>
        <w:tc>
          <w:tcPr>
            <w:tcW w:w="4500" w:type="dxa"/>
            <w:tcBorders>
              <w:top w:val="single" w:sz="6" w:space="0" w:color="auto"/>
              <w:left w:val="single" w:sz="6" w:space="0" w:color="auto"/>
              <w:bottom w:val="single" w:sz="6" w:space="0" w:color="auto"/>
              <w:right w:val="single" w:sz="6" w:space="0" w:color="auto"/>
            </w:tcBorders>
          </w:tcPr>
          <w:p w14:paraId="428C7461" w14:textId="7B7C1729" w:rsidR="2229AB24" w:rsidRDefault="00807B1F" w:rsidP="2229AB24">
            <w:pPr>
              <w:rPr>
                <w:rFonts w:ascii="Aptos" w:eastAsia="Aptos" w:hAnsi="Aptos" w:cs="Aptos"/>
              </w:rPr>
            </w:pPr>
            <w:del w:id="177" w:author="Bahar Toto" w:date="2025-11-13T14:55:00Z">
              <w:r w:rsidDel="009144F8">
                <w:delText>Conn. Gen. Stat. </w:delText>
              </w:r>
            </w:del>
            <w:r>
              <w:t>§</w:t>
            </w:r>
            <w:del w:id="178" w:author="Bahar Toto" w:date="2025-11-13T15:18:00Z">
              <w:r w:rsidDel="0067749A">
                <w:delText xml:space="preserve"> </w:delText>
              </w:r>
            </w:del>
            <w:r>
              <w:t>42‑517</w:t>
            </w:r>
            <w:ins w:id="179" w:author="Bahar Toto" w:date="2025-11-13T14:55:00Z">
              <w:r w:rsidR="009144F8">
                <w:t xml:space="preserve"> of the CTDPA</w:t>
              </w:r>
            </w:ins>
            <w:del w:id="180" w:author="Bahar Toto" w:date="2025-11-13T13:33:00Z">
              <w:r w:rsidDel="008670B7">
                <w:delText xml:space="preserve"> (entity/data exemptions)</w:delText>
              </w:r>
            </w:del>
          </w:p>
        </w:tc>
      </w:tr>
      <w:tr w:rsidR="2229AB24" w14:paraId="68E0BAE6" w14:textId="77777777" w:rsidTr="2229AB24">
        <w:trPr>
          <w:trHeight w:val="300"/>
        </w:trPr>
        <w:tc>
          <w:tcPr>
            <w:tcW w:w="4500" w:type="dxa"/>
            <w:tcBorders>
              <w:top w:val="single" w:sz="6" w:space="0" w:color="auto"/>
              <w:left w:val="single" w:sz="6" w:space="0" w:color="auto"/>
              <w:bottom w:val="single" w:sz="6" w:space="0" w:color="auto"/>
              <w:right w:val="single" w:sz="6" w:space="0" w:color="auto"/>
            </w:tcBorders>
          </w:tcPr>
          <w:p w14:paraId="00A032F6" w14:textId="77777777" w:rsidR="2229AB24" w:rsidRDefault="2229AB24" w:rsidP="2229AB24">
            <w:pPr>
              <w:rPr>
                <w:rFonts w:ascii="Aptos" w:eastAsia="Aptos" w:hAnsi="Aptos" w:cs="Aptos"/>
              </w:rPr>
            </w:pPr>
            <w:r>
              <w:t xml:space="preserve">Applicable persona </w:t>
            </w:r>
          </w:p>
        </w:tc>
        <w:tc>
          <w:tcPr>
            <w:tcW w:w="4500" w:type="dxa"/>
            <w:tcBorders>
              <w:top w:val="single" w:sz="6" w:space="0" w:color="auto"/>
              <w:left w:val="single" w:sz="6" w:space="0" w:color="auto"/>
              <w:bottom w:val="single" w:sz="6" w:space="0" w:color="auto"/>
              <w:right w:val="single" w:sz="6" w:space="0" w:color="auto"/>
            </w:tcBorders>
          </w:tcPr>
          <w:p w14:paraId="1CCFBF0B" w14:textId="77777777" w:rsidR="2229AB24" w:rsidRDefault="2229AB24" w:rsidP="2229AB24">
            <w:pPr>
              <w:rPr>
                <w:rFonts w:ascii="Aptos" w:eastAsia="Aptos" w:hAnsi="Aptos" w:cs="Aptos"/>
              </w:rPr>
            </w:pPr>
            <w:r>
              <w:t>Not applicable.</w:t>
            </w:r>
          </w:p>
        </w:tc>
      </w:tr>
    </w:tbl>
    <w:p w14:paraId="106EEDD9" w14:textId="77777777" w:rsidR="2229AB24" w:rsidRDefault="2229AB24" w:rsidP="2229AB24">
      <w:pPr>
        <w:rPr>
          <w:rFonts w:ascii="Aptos" w:eastAsia="Aptos" w:hAnsi="Aptos" w:cs="Aptos"/>
          <w:color w:val="000000" w:themeColor="text1"/>
        </w:rPr>
      </w:pPr>
    </w:p>
    <w:p w14:paraId="0AA7695D" w14:textId="77777777" w:rsidR="41A66100" w:rsidRDefault="41A66100" w:rsidP="2229AB24">
      <w:pPr>
        <w:rPr>
          <w:rFonts w:ascii="Aptos" w:eastAsia="Aptos" w:hAnsi="Aptos" w:cs="Aptos"/>
          <w:color w:val="000000" w:themeColor="text1"/>
        </w:rPr>
      </w:pPr>
      <w:r>
        <w:t>2.1.3. Who is afforded protections under the law(s)? (e.g., natural or legal persons)</w:t>
      </w:r>
    </w:p>
    <w:p w14:paraId="5381CBDB" w14:textId="77777777" w:rsidR="2229AB24" w:rsidRDefault="2229AB24" w:rsidP="2229AB24">
      <w:pPr>
        <w:rPr>
          <w:rFonts w:ascii="Aptos" w:eastAsia="Aptos" w:hAnsi="Aptos" w:cs="Aptos"/>
          <w:color w:val="000000" w:themeColor="text1"/>
        </w:rPr>
      </w:pPr>
    </w:p>
    <w:tbl>
      <w:tblPr>
        <w:tblW w:w="0" w:type="auto"/>
        <w:tblBorders>
          <w:top w:val="single" w:sz="6" w:space="0" w:color="auto"/>
          <w:left w:val="single" w:sz="6" w:space="0" w:color="auto"/>
          <w:bottom w:val="single" w:sz="6" w:space="0" w:color="auto"/>
          <w:right w:val="single" w:sz="6" w:space="0" w:color="auto"/>
        </w:tblBorders>
        <w:tblLayout w:type="fixed"/>
        <w:tblLook w:val="04A0" w:firstRow="1" w:lastRow="0" w:firstColumn="1" w:lastColumn="0" w:noHBand="0" w:noVBand="1"/>
      </w:tblPr>
      <w:tblGrid>
        <w:gridCol w:w="4500"/>
        <w:gridCol w:w="4500"/>
      </w:tblGrid>
      <w:tr w:rsidR="2229AB24" w14:paraId="2DB286A5" w14:textId="77777777" w:rsidTr="2229AB24">
        <w:trPr>
          <w:trHeight w:val="300"/>
        </w:trPr>
        <w:tc>
          <w:tcPr>
            <w:tcW w:w="4500" w:type="dxa"/>
            <w:tcBorders>
              <w:top w:val="single" w:sz="6" w:space="0" w:color="auto"/>
              <w:left w:val="single" w:sz="6" w:space="0" w:color="auto"/>
              <w:bottom w:val="single" w:sz="6" w:space="0" w:color="auto"/>
              <w:right w:val="single" w:sz="6" w:space="0" w:color="auto"/>
            </w:tcBorders>
          </w:tcPr>
          <w:p w14:paraId="35767DCE" w14:textId="77777777" w:rsidR="2229AB24" w:rsidRDefault="2229AB24" w:rsidP="2229AB24">
            <w:pPr>
              <w:rPr>
                <w:rFonts w:ascii="Aptos" w:eastAsia="Aptos" w:hAnsi="Aptos" w:cs="Aptos"/>
              </w:rPr>
            </w:pPr>
            <w:r>
              <w:t>Response </w:t>
            </w:r>
          </w:p>
        </w:tc>
        <w:tc>
          <w:tcPr>
            <w:tcW w:w="4500" w:type="dxa"/>
            <w:tcBorders>
              <w:top w:val="single" w:sz="6" w:space="0" w:color="auto"/>
              <w:left w:val="single" w:sz="6" w:space="0" w:color="auto"/>
              <w:bottom w:val="single" w:sz="6" w:space="0" w:color="auto"/>
              <w:right w:val="single" w:sz="6" w:space="0" w:color="auto"/>
            </w:tcBorders>
          </w:tcPr>
          <w:p w14:paraId="1DC51B3C" w14:textId="72B10928" w:rsidR="2229AB24" w:rsidRDefault="008E5016" w:rsidP="2229AB24">
            <w:pPr>
              <w:rPr>
                <w:rFonts w:ascii="Aptos" w:eastAsia="Aptos" w:hAnsi="Aptos" w:cs="Aptos"/>
              </w:rPr>
            </w:pPr>
            <w:ins w:id="181" w:author="Bahar Toto" w:date="2025-11-13T13:33:00Z">
              <w:r w:rsidRPr="008E5016">
                <w:t>Consumers are afforded protection under the CTDPA. The CTDPA defines a 'consumer' as an individual who is a resident of Connecticut.</w:t>
              </w:r>
            </w:ins>
            <w:del w:id="182" w:author="Bahar Toto" w:date="2025-11-13T13:33:00Z">
              <w:r w:rsidR="2229AB24" w:rsidDel="008E5016">
                <w:delText xml:space="preserve">Natural persons who are </w:delText>
              </w:r>
              <w:r w:rsidR="2229AB24" w:rsidDel="008670B7">
                <w:delText xml:space="preserve">CT </w:delText>
              </w:r>
              <w:r w:rsidR="2229AB24" w:rsidDel="008E5016">
                <w:delText>residents (consumers).</w:delText>
              </w:r>
            </w:del>
          </w:p>
        </w:tc>
      </w:tr>
      <w:tr w:rsidR="2229AB24" w14:paraId="48E90E34" w14:textId="77777777" w:rsidTr="2229AB24">
        <w:trPr>
          <w:trHeight w:val="300"/>
        </w:trPr>
        <w:tc>
          <w:tcPr>
            <w:tcW w:w="4500" w:type="dxa"/>
            <w:tcBorders>
              <w:top w:val="single" w:sz="6" w:space="0" w:color="auto"/>
              <w:left w:val="single" w:sz="6" w:space="0" w:color="auto"/>
              <w:bottom w:val="single" w:sz="6" w:space="0" w:color="auto"/>
              <w:right w:val="single" w:sz="6" w:space="0" w:color="auto"/>
            </w:tcBorders>
          </w:tcPr>
          <w:p w14:paraId="34E4241C" w14:textId="77777777" w:rsidR="2229AB24" w:rsidRDefault="2229AB24" w:rsidP="2229AB24">
            <w:pPr>
              <w:rPr>
                <w:rFonts w:ascii="Aptos" w:eastAsia="Aptos" w:hAnsi="Aptos" w:cs="Aptos"/>
              </w:rPr>
            </w:pPr>
            <w:r>
              <w:t>Citation </w:t>
            </w:r>
          </w:p>
        </w:tc>
        <w:tc>
          <w:tcPr>
            <w:tcW w:w="4500" w:type="dxa"/>
            <w:tcBorders>
              <w:top w:val="single" w:sz="6" w:space="0" w:color="auto"/>
              <w:left w:val="single" w:sz="6" w:space="0" w:color="auto"/>
              <w:bottom w:val="single" w:sz="6" w:space="0" w:color="auto"/>
              <w:right w:val="single" w:sz="6" w:space="0" w:color="auto"/>
            </w:tcBorders>
          </w:tcPr>
          <w:p w14:paraId="2F4A1A8B" w14:textId="20CFB8A0" w:rsidR="2229AB24" w:rsidRDefault="2229AB24" w:rsidP="2229AB24">
            <w:pPr>
              <w:rPr>
                <w:rFonts w:ascii="Aptos" w:eastAsia="Aptos" w:hAnsi="Aptos" w:cs="Aptos"/>
              </w:rPr>
            </w:pPr>
            <w:del w:id="183" w:author="Bahar Toto" w:date="2025-11-13T14:55:00Z">
              <w:r w:rsidDel="009144F8">
                <w:delText xml:space="preserve">Conn. Gen. Stat. </w:delText>
              </w:r>
            </w:del>
            <w:r>
              <w:t>§</w:t>
            </w:r>
            <w:del w:id="184" w:author="Bahar Toto" w:date="2025-11-13T15:18:00Z">
              <w:r w:rsidDel="0067749A">
                <w:delText xml:space="preserve"> </w:delText>
              </w:r>
            </w:del>
            <w:r>
              <w:t>42‑515(</w:t>
            </w:r>
            <w:ins w:id="185" w:author="Bahar Toto" w:date="2025-11-13T15:11:00Z">
              <w:r w:rsidR="00A75B46">
                <w:t>8</w:t>
              </w:r>
            </w:ins>
            <w:del w:id="186" w:author="Bahar Toto" w:date="2025-11-13T15:11:00Z">
              <w:r w:rsidDel="00A75B46">
                <w:delText>7</w:delText>
              </w:r>
            </w:del>
            <w:r>
              <w:t>)</w:t>
            </w:r>
            <w:del w:id="187" w:author="Bahar Toto" w:date="2025-11-13T13:34:00Z">
              <w:r w:rsidDel="008E5016">
                <w:delText>.</w:delText>
              </w:r>
            </w:del>
            <w:ins w:id="188" w:author="Bahar Toto" w:date="2025-11-13T14:55:00Z">
              <w:r w:rsidR="009144F8">
                <w:t xml:space="preserve"> of the CTDPA</w:t>
              </w:r>
            </w:ins>
          </w:p>
        </w:tc>
      </w:tr>
      <w:tr w:rsidR="2229AB24" w14:paraId="74BC3C35" w14:textId="77777777" w:rsidTr="2229AB24">
        <w:trPr>
          <w:trHeight w:val="300"/>
        </w:trPr>
        <w:tc>
          <w:tcPr>
            <w:tcW w:w="4500" w:type="dxa"/>
            <w:tcBorders>
              <w:top w:val="single" w:sz="6" w:space="0" w:color="auto"/>
              <w:left w:val="single" w:sz="6" w:space="0" w:color="auto"/>
              <w:bottom w:val="single" w:sz="6" w:space="0" w:color="auto"/>
              <w:right w:val="single" w:sz="6" w:space="0" w:color="auto"/>
            </w:tcBorders>
          </w:tcPr>
          <w:p w14:paraId="2FD2B436" w14:textId="77777777" w:rsidR="2229AB24" w:rsidRDefault="2229AB24" w:rsidP="2229AB24">
            <w:pPr>
              <w:rPr>
                <w:rFonts w:ascii="Aptos" w:eastAsia="Aptos" w:hAnsi="Aptos" w:cs="Aptos"/>
              </w:rPr>
            </w:pPr>
            <w:r>
              <w:t xml:space="preserve">Applicable persona </w:t>
            </w:r>
          </w:p>
        </w:tc>
        <w:tc>
          <w:tcPr>
            <w:tcW w:w="4500" w:type="dxa"/>
            <w:tcBorders>
              <w:top w:val="single" w:sz="6" w:space="0" w:color="auto"/>
              <w:left w:val="single" w:sz="6" w:space="0" w:color="auto"/>
              <w:bottom w:val="single" w:sz="6" w:space="0" w:color="auto"/>
              <w:right w:val="single" w:sz="6" w:space="0" w:color="auto"/>
            </w:tcBorders>
          </w:tcPr>
          <w:p w14:paraId="415854DB" w14:textId="77777777" w:rsidR="2229AB24" w:rsidRDefault="2229AB24" w:rsidP="2229AB24">
            <w:pPr>
              <w:rPr>
                <w:rFonts w:ascii="Aptos" w:eastAsia="Aptos" w:hAnsi="Aptos" w:cs="Aptos"/>
              </w:rPr>
            </w:pPr>
            <w:r>
              <w:t>Not applicable.</w:t>
            </w:r>
          </w:p>
        </w:tc>
      </w:tr>
    </w:tbl>
    <w:p w14:paraId="745EB79C" w14:textId="77777777" w:rsidR="2229AB24" w:rsidRDefault="2229AB24" w:rsidP="2229AB24">
      <w:pPr>
        <w:rPr>
          <w:rFonts w:ascii="Aptos" w:eastAsia="Aptos" w:hAnsi="Aptos" w:cs="Aptos"/>
          <w:color w:val="000000" w:themeColor="text1"/>
        </w:rPr>
      </w:pPr>
    </w:p>
    <w:p w14:paraId="70B6CD56" w14:textId="77777777" w:rsidR="41A66100" w:rsidRDefault="41A66100" w:rsidP="2229AB24">
      <w:pPr>
        <w:rPr>
          <w:rFonts w:ascii="Aptos" w:eastAsia="Aptos" w:hAnsi="Aptos" w:cs="Aptos"/>
          <w:color w:val="000000" w:themeColor="text1"/>
        </w:rPr>
      </w:pPr>
      <w:r>
        <w:t>2.1.4. Does the law(s) apply to deceased persons?</w:t>
      </w:r>
    </w:p>
    <w:p w14:paraId="2FF04B36" w14:textId="77777777" w:rsidR="2229AB24" w:rsidRDefault="2229AB24" w:rsidP="2229AB24">
      <w:pPr>
        <w:rPr>
          <w:rFonts w:ascii="Aptos" w:eastAsia="Aptos" w:hAnsi="Aptos" w:cs="Aptos"/>
          <w:color w:val="000000" w:themeColor="text1"/>
        </w:rPr>
      </w:pPr>
    </w:p>
    <w:tbl>
      <w:tblPr>
        <w:tblW w:w="0" w:type="auto"/>
        <w:tblBorders>
          <w:top w:val="single" w:sz="6" w:space="0" w:color="auto"/>
          <w:left w:val="single" w:sz="6" w:space="0" w:color="auto"/>
          <w:bottom w:val="single" w:sz="6" w:space="0" w:color="auto"/>
          <w:right w:val="single" w:sz="6" w:space="0" w:color="auto"/>
        </w:tblBorders>
        <w:tblLayout w:type="fixed"/>
        <w:tblLook w:val="04A0" w:firstRow="1" w:lastRow="0" w:firstColumn="1" w:lastColumn="0" w:noHBand="0" w:noVBand="1"/>
      </w:tblPr>
      <w:tblGrid>
        <w:gridCol w:w="4500"/>
        <w:gridCol w:w="4500"/>
      </w:tblGrid>
      <w:tr w:rsidR="2229AB24" w14:paraId="0FC47516" w14:textId="77777777" w:rsidTr="2229AB24">
        <w:trPr>
          <w:trHeight w:val="300"/>
        </w:trPr>
        <w:tc>
          <w:tcPr>
            <w:tcW w:w="4500" w:type="dxa"/>
            <w:tcBorders>
              <w:top w:val="single" w:sz="6" w:space="0" w:color="auto"/>
              <w:left w:val="single" w:sz="6" w:space="0" w:color="auto"/>
              <w:bottom w:val="single" w:sz="6" w:space="0" w:color="auto"/>
              <w:right w:val="single" w:sz="6" w:space="0" w:color="auto"/>
            </w:tcBorders>
          </w:tcPr>
          <w:p w14:paraId="308230E8" w14:textId="77777777" w:rsidR="2229AB24" w:rsidRDefault="2229AB24" w:rsidP="2229AB24">
            <w:pPr>
              <w:rPr>
                <w:rFonts w:ascii="Aptos" w:eastAsia="Aptos" w:hAnsi="Aptos" w:cs="Aptos"/>
              </w:rPr>
            </w:pPr>
            <w:r>
              <w:t>Response </w:t>
            </w:r>
          </w:p>
        </w:tc>
        <w:tc>
          <w:tcPr>
            <w:tcW w:w="4500" w:type="dxa"/>
            <w:tcBorders>
              <w:top w:val="single" w:sz="6" w:space="0" w:color="auto"/>
              <w:left w:val="single" w:sz="6" w:space="0" w:color="auto"/>
              <w:bottom w:val="single" w:sz="6" w:space="0" w:color="auto"/>
              <w:right w:val="single" w:sz="6" w:space="0" w:color="auto"/>
            </w:tcBorders>
          </w:tcPr>
          <w:p w14:paraId="0D9B0967" w14:textId="262A3681" w:rsidR="2229AB24" w:rsidRDefault="001F7EA3" w:rsidP="2229AB24">
            <w:pPr>
              <w:rPr>
                <w:rFonts w:ascii="Aptos" w:eastAsia="Aptos" w:hAnsi="Aptos" w:cs="Aptos"/>
              </w:rPr>
            </w:pPr>
            <w:ins w:id="189" w:author="Bahar Toto" w:date="2025-11-13T13:34:00Z">
              <w:r w:rsidRPr="001F7EA3">
                <w:t xml:space="preserve">The </w:t>
              </w:r>
              <w:r>
                <w:t>CTDPA</w:t>
              </w:r>
              <w:r w:rsidRPr="001F7EA3">
                <w:t xml:space="preserve"> does not expressly cover deceased persons. The term </w:t>
              </w:r>
              <w:r>
                <w:t>'</w:t>
              </w:r>
              <w:r w:rsidRPr="001F7EA3">
                <w:t>consumer</w:t>
              </w:r>
              <w:r>
                <w:t>'</w:t>
              </w:r>
              <w:r w:rsidRPr="001F7EA3">
                <w:t xml:space="preserve"> is defined as a living individual who is a resident of the state.</w:t>
              </w:r>
            </w:ins>
            <w:del w:id="190" w:author="Bahar Toto" w:date="2025-11-13T13:34:00Z">
              <w:r w:rsidR="2229AB24" w:rsidDel="001F7EA3">
                <w:delText>No express coverage of deceased persons; “consumer” is a resident individual.</w:delText>
              </w:r>
            </w:del>
          </w:p>
        </w:tc>
      </w:tr>
      <w:tr w:rsidR="2229AB24" w14:paraId="38644ED6" w14:textId="77777777" w:rsidTr="2229AB24">
        <w:trPr>
          <w:trHeight w:val="300"/>
        </w:trPr>
        <w:tc>
          <w:tcPr>
            <w:tcW w:w="4500" w:type="dxa"/>
            <w:tcBorders>
              <w:top w:val="single" w:sz="6" w:space="0" w:color="auto"/>
              <w:left w:val="single" w:sz="6" w:space="0" w:color="auto"/>
              <w:bottom w:val="single" w:sz="6" w:space="0" w:color="auto"/>
              <w:right w:val="single" w:sz="6" w:space="0" w:color="auto"/>
            </w:tcBorders>
          </w:tcPr>
          <w:p w14:paraId="7ECC7719" w14:textId="77777777" w:rsidR="2229AB24" w:rsidRDefault="2229AB24" w:rsidP="2229AB24">
            <w:pPr>
              <w:rPr>
                <w:rFonts w:ascii="Aptos" w:eastAsia="Aptos" w:hAnsi="Aptos" w:cs="Aptos"/>
              </w:rPr>
            </w:pPr>
            <w:r>
              <w:t>Citation </w:t>
            </w:r>
          </w:p>
        </w:tc>
        <w:tc>
          <w:tcPr>
            <w:tcW w:w="4500" w:type="dxa"/>
            <w:tcBorders>
              <w:top w:val="single" w:sz="6" w:space="0" w:color="auto"/>
              <w:left w:val="single" w:sz="6" w:space="0" w:color="auto"/>
              <w:bottom w:val="single" w:sz="6" w:space="0" w:color="auto"/>
              <w:right w:val="single" w:sz="6" w:space="0" w:color="auto"/>
            </w:tcBorders>
          </w:tcPr>
          <w:p w14:paraId="0501FD6F" w14:textId="15E6D9EB" w:rsidR="2229AB24" w:rsidRDefault="00807B1F" w:rsidP="2229AB24">
            <w:pPr>
              <w:rPr>
                <w:rFonts w:ascii="Aptos" w:eastAsia="Aptos" w:hAnsi="Aptos" w:cs="Aptos"/>
              </w:rPr>
            </w:pPr>
            <w:del w:id="191" w:author="Bahar Toto" w:date="2025-11-13T14:56:00Z">
              <w:r w:rsidDel="005F7A70">
                <w:delText>Conn. Gen. Stat. </w:delText>
              </w:r>
            </w:del>
            <w:r>
              <w:t>§</w:t>
            </w:r>
            <w:del w:id="192" w:author="Bahar Toto" w:date="2025-11-13T15:18:00Z">
              <w:r w:rsidDel="0067749A">
                <w:delText xml:space="preserve"> </w:delText>
              </w:r>
            </w:del>
            <w:r>
              <w:t>42‑515(</w:t>
            </w:r>
            <w:del w:id="193" w:author="Bahar Toto" w:date="2025-11-13T15:12:00Z">
              <w:r w:rsidDel="00A75B46">
                <w:delText>7</w:delText>
              </w:r>
            </w:del>
            <w:ins w:id="194" w:author="Bahar Toto" w:date="2025-11-13T15:12:00Z">
              <w:r w:rsidR="00A75B46">
                <w:t>8</w:t>
              </w:r>
            </w:ins>
            <w:r>
              <w:t>)</w:t>
            </w:r>
            <w:ins w:id="195" w:author="Bahar Toto" w:date="2025-11-13T14:56:00Z">
              <w:r w:rsidR="005F7A70">
                <w:t xml:space="preserve"> of the CTDPA</w:t>
              </w:r>
            </w:ins>
          </w:p>
        </w:tc>
      </w:tr>
      <w:tr w:rsidR="2229AB24" w14:paraId="61F4A912" w14:textId="77777777" w:rsidTr="2229AB24">
        <w:trPr>
          <w:trHeight w:val="300"/>
        </w:trPr>
        <w:tc>
          <w:tcPr>
            <w:tcW w:w="4500" w:type="dxa"/>
            <w:tcBorders>
              <w:top w:val="single" w:sz="6" w:space="0" w:color="auto"/>
              <w:left w:val="single" w:sz="6" w:space="0" w:color="auto"/>
              <w:bottom w:val="single" w:sz="6" w:space="0" w:color="auto"/>
              <w:right w:val="single" w:sz="6" w:space="0" w:color="auto"/>
            </w:tcBorders>
          </w:tcPr>
          <w:p w14:paraId="7B313477" w14:textId="77777777" w:rsidR="2229AB24" w:rsidRDefault="2229AB24" w:rsidP="2229AB24">
            <w:pPr>
              <w:rPr>
                <w:rFonts w:ascii="Aptos" w:eastAsia="Aptos" w:hAnsi="Aptos" w:cs="Aptos"/>
              </w:rPr>
            </w:pPr>
            <w:r>
              <w:t xml:space="preserve">Applicable persona </w:t>
            </w:r>
          </w:p>
        </w:tc>
        <w:tc>
          <w:tcPr>
            <w:tcW w:w="4500" w:type="dxa"/>
            <w:tcBorders>
              <w:top w:val="single" w:sz="6" w:space="0" w:color="auto"/>
              <w:left w:val="single" w:sz="6" w:space="0" w:color="auto"/>
              <w:bottom w:val="single" w:sz="6" w:space="0" w:color="auto"/>
              <w:right w:val="single" w:sz="6" w:space="0" w:color="auto"/>
            </w:tcBorders>
          </w:tcPr>
          <w:p w14:paraId="29B6B96F" w14:textId="77777777" w:rsidR="2229AB24" w:rsidRDefault="2229AB24" w:rsidP="2229AB24">
            <w:pPr>
              <w:rPr>
                <w:rFonts w:ascii="Aptos" w:eastAsia="Aptos" w:hAnsi="Aptos" w:cs="Aptos"/>
              </w:rPr>
            </w:pPr>
            <w:r>
              <w:t>Not applicable.</w:t>
            </w:r>
          </w:p>
        </w:tc>
      </w:tr>
    </w:tbl>
    <w:p w14:paraId="0206F7E7" w14:textId="77777777" w:rsidR="2229AB24" w:rsidRDefault="2229AB24" w:rsidP="2229AB24">
      <w:pPr>
        <w:rPr>
          <w:rFonts w:ascii="Aptos" w:eastAsia="Aptos" w:hAnsi="Aptos" w:cs="Aptos"/>
          <w:color w:val="000000" w:themeColor="text1"/>
        </w:rPr>
      </w:pPr>
    </w:p>
    <w:p w14:paraId="6060FCA8" w14:textId="77777777" w:rsidR="41A66100" w:rsidRDefault="41A66100" w:rsidP="2229AB24">
      <w:pPr>
        <w:rPr>
          <w:rFonts w:ascii="Aptos" w:eastAsia="Aptos" w:hAnsi="Aptos" w:cs="Aptos"/>
          <w:color w:val="000000" w:themeColor="text1"/>
        </w:rPr>
      </w:pPr>
      <w:r>
        <w:t xml:space="preserve">2.1.5. Does the law(s) apply to residents? </w:t>
      </w:r>
    </w:p>
    <w:p w14:paraId="03C9AB87" w14:textId="77777777" w:rsidR="2229AB24" w:rsidRDefault="2229AB24" w:rsidP="2229AB24">
      <w:pPr>
        <w:rPr>
          <w:rFonts w:ascii="Aptos" w:eastAsia="Aptos" w:hAnsi="Aptos" w:cs="Aptos"/>
          <w:color w:val="000000" w:themeColor="text1"/>
        </w:rPr>
      </w:pPr>
    </w:p>
    <w:tbl>
      <w:tblPr>
        <w:tblW w:w="0" w:type="auto"/>
        <w:tblBorders>
          <w:top w:val="single" w:sz="6" w:space="0" w:color="auto"/>
          <w:left w:val="single" w:sz="6" w:space="0" w:color="auto"/>
          <w:bottom w:val="single" w:sz="6" w:space="0" w:color="auto"/>
          <w:right w:val="single" w:sz="6" w:space="0" w:color="auto"/>
        </w:tblBorders>
        <w:tblLayout w:type="fixed"/>
        <w:tblLook w:val="04A0" w:firstRow="1" w:lastRow="0" w:firstColumn="1" w:lastColumn="0" w:noHBand="0" w:noVBand="1"/>
      </w:tblPr>
      <w:tblGrid>
        <w:gridCol w:w="4500"/>
        <w:gridCol w:w="4500"/>
      </w:tblGrid>
      <w:tr w:rsidR="2229AB24" w14:paraId="612C612C" w14:textId="77777777" w:rsidTr="2229AB24">
        <w:trPr>
          <w:trHeight w:val="300"/>
        </w:trPr>
        <w:tc>
          <w:tcPr>
            <w:tcW w:w="4500" w:type="dxa"/>
            <w:tcBorders>
              <w:top w:val="single" w:sz="6" w:space="0" w:color="auto"/>
              <w:left w:val="single" w:sz="6" w:space="0" w:color="auto"/>
              <w:bottom w:val="single" w:sz="6" w:space="0" w:color="auto"/>
              <w:right w:val="single" w:sz="6" w:space="0" w:color="auto"/>
            </w:tcBorders>
          </w:tcPr>
          <w:p w14:paraId="6AC61323" w14:textId="77777777" w:rsidR="2229AB24" w:rsidRDefault="2229AB24" w:rsidP="2229AB24">
            <w:pPr>
              <w:rPr>
                <w:rFonts w:ascii="Aptos" w:eastAsia="Aptos" w:hAnsi="Aptos" w:cs="Aptos"/>
              </w:rPr>
            </w:pPr>
            <w:r>
              <w:t>Response </w:t>
            </w:r>
          </w:p>
        </w:tc>
        <w:tc>
          <w:tcPr>
            <w:tcW w:w="4500" w:type="dxa"/>
            <w:tcBorders>
              <w:top w:val="single" w:sz="6" w:space="0" w:color="auto"/>
              <w:left w:val="single" w:sz="6" w:space="0" w:color="auto"/>
              <w:bottom w:val="single" w:sz="6" w:space="0" w:color="auto"/>
              <w:right w:val="single" w:sz="6" w:space="0" w:color="auto"/>
            </w:tcBorders>
          </w:tcPr>
          <w:p w14:paraId="4E535A12" w14:textId="4E656ED2" w:rsidR="00436B9D" w:rsidRPr="00436B9D" w:rsidRDefault="2229AB24" w:rsidP="00436B9D">
            <w:pPr>
              <w:rPr>
                <w:ins w:id="196" w:author="Bahar Toto" w:date="2025-11-13T15:13:00Z"/>
              </w:rPr>
            </w:pPr>
            <w:r>
              <w:t xml:space="preserve">Yes, </w:t>
            </w:r>
            <w:ins w:id="197" w:author="Bahar Toto" w:date="2025-11-13T15:14:00Z">
              <w:r w:rsidR="00436B9D">
                <w:t>the</w:t>
              </w:r>
            </w:ins>
            <w:ins w:id="198" w:author="Bahar Toto" w:date="2025-11-13T15:13:00Z">
              <w:r w:rsidR="00436B9D" w:rsidRPr="00436B9D">
                <w:t xml:space="preserve"> CTDPA applies to any controller or processor who:</w:t>
              </w:r>
            </w:ins>
          </w:p>
          <w:p w14:paraId="6EB3517B" w14:textId="77777777" w:rsidR="00436B9D" w:rsidRPr="00436B9D" w:rsidRDefault="00436B9D" w:rsidP="00436B9D">
            <w:pPr>
              <w:numPr>
                <w:ilvl w:val="0"/>
                <w:numId w:val="40"/>
              </w:numPr>
              <w:rPr>
                <w:ins w:id="199" w:author="Bahar Toto" w:date="2025-11-13T15:13:00Z"/>
              </w:rPr>
            </w:pPr>
            <w:ins w:id="200" w:author="Bahar Toto" w:date="2025-11-13T15:13:00Z">
              <w:r w:rsidRPr="00436B9D">
                <w:t>conducts business in Connecticut; or</w:t>
              </w:r>
            </w:ins>
          </w:p>
          <w:p w14:paraId="7049DFEE" w14:textId="77777777" w:rsidR="00436B9D" w:rsidRPr="00436B9D" w:rsidRDefault="00436B9D" w:rsidP="00436B9D">
            <w:pPr>
              <w:numPr>
                <w:ilvl w:val="0"/>
                <w:numId w:val="40"/>
              </w:numPr>
              <w:rPr>
                <w:ins w:id="201" w:author="Bahar Toto" w:date="2025-11-13T15:13:00Z"/>
              </w:rPr>
            </w:pPr>
            <w:ins w:id="202" w:author="Bahar Toto" w:date="2025-11-13T15:13:00Z">
              <w:r w:rsidRPr="00436B9D">
                <w:t>produces a product or service that is targeted to consumers who are residents of Connecticut.</w:t>
              </w:r>
            </w:ins>
          </w:p>
          <w:p w14:paraId="4BD90F4A" w14:textId="5D209E3A" w:rsidR="2229AB24" w:rsidRDefault="2229AB24" w:rsidP="2229AB24">
            <w:pPr>
              <w:rPr>
                <w:rFonts w:ascii="Aptos" w:eastAsia="Aptos" w:hAnsi="Aptos" w:cs="Aptos"/>
              </w:rPr>
            </w:pPr>
            <w:del w:id="203" w:author="Bahar Toto" w:date="2025-11-13T15:13:00Z">
              <w:r w:rsidDel="00436B9D">
                <w:delText>Connecticut residents in a personal/household context.</w:delText>
              </w:r>
            </w:del>
          </w:p>
        </w:tc>
      </w:tr>
      <w:tr w:rsidR="2229AB24" w14:paraId="574C0F65" w14:textId="77777777" w:rsidTr="2229AB24">
        <w:trPr>
          <w:trHeight w:val="300"/>
        </w:trPr>
        <w:tc>
          <w:tcPr>
            <w:tcW w:w="4500" w:type="dxa"/>
            <w:tcBorders>
              <w:top w:val="single" w:sz="6" w:space="0" w:color="auto"/>
              <w:left w:val="single" w:sz="6" w:space="0" w:color="auto"/>
              <w:bottom w:val="single" w:sz="6" w:space="0" w:color="auto"/>
              <w:right w:val="single" w:sz="6" w:space="0" w:color="auto"/>
            </w:tcBorders>
          </w:tcPr>
          <w:p w14:paraId="7E98C646" w14:textId="77777777" w:rsidR="2229AB24" w:rsidRDefault="2229AB24" w:rsidP="2229AB24">
            <w:pPr>
              <w:rPr>
                <w:rFonts w:ascii="Aptos" w:eastAsia="Aptos" w:hAnsi="Aptos" w:cs="Aptos"/>
              </w:rPr>
            </w:pPr>
            <w:r>
              <w:t>Citation </w:t>
            </w:r>
          </w:p>
        </w:tc>
        <w:tc>
          <w:tcPr>
            <w:tcW w:w="4500" w:type="dxa"/>
            <w:tcBorders>
              <w:top w:val="single" w:sz="6" w:space="0" w:color="auto"/>
              <w:left w:val="single" w:sz="6" w:space="0" w:color="auto"/>
              <w:bottom w:val="single" w:sz="6" w:space="0" w:color="auto"/>
              <w:right w:val="single" w:sz="6" w:space="0" w:color="auto"/>
            </w:tcBorders>
          </w:tcPr>
          <w:p w14:paraId="45FB5DD8" w14:textId="72B3DF05" w:rsidR="2229AB24" w:rsidRDefault="2229AB24" w:rsidP="2229AB24">
            <w:pPr>
              <w:rPr>
                <w:rFonts w:ascii="Aptos" w:eastAsia="Aptos" w:hAnsi="Aptos" w:cs="Aptos"/>
              </w:rPr>
            </w:pPr>
            <w:del w:id="204" w:author="Bahar Toto" w:date="2025-11-13T14:56:00Z">
              <w:r w:rsidDel="005F7A70">
                <w:delText xml:space="preserve">Conn. Gen. Stat. </w:delText>
              </w:r>
            </w:del>
            <w:r>
              <w:t>§</w:t>
            </w:r>
            <w:del w:id="205" w:author="Bahar Toto" w:date="2025-11-13T15:18:00Z">
              <w:r w:rsidDel="0067749A">
                <w:delText xml:space="preserve"> </w:delText>
              </w:r>
            </w:del>
            <w:r>
              <w:t>42‑51</w:t>
            </w:r>
            <w:ins w:id="206" w:author="Bahar Toto" w:date="2025-11-13T15:14:00Z">
              <w:r w:rsidR="00436B9D">
                <w:t>6</w:t>
              </w:r>
            </w:ins>
            <w:del w:id="207" w:author="Bahar Toto" w:date="2025-11-13T15:14:00Z">
              <w:r w:rsidDel="00436B9D">
                <w:delText>5(7)</w:delText>
              </w:r>
            </w:del>
            <w:ins w:id="208" w:author="Bahar Toto" w:date="2025-11-13T14:56:00Z">
              <w:r w:rsidR="005F7A70">
                <w:t xml:space="preserve"> of the CTDPA</w:t>
              </w:r>
            </w:ins>
          </w:p>
        </w:tc>
      </w:tr>
      <w:tr w:rsidR="2229AB24" w14:paraId="1FD6E044" w14:textId="77777777" w:rsidTr="2229AB24">
        <w:trPr>
          <w:trHeight w:val="300"/>
        </w:trPr>
        <w:tc>
          <w:tcPr>
            <w:tcW w:w="4500" w:type="dxa"/>
            <w:tcBorders>
              <w:top w:val="single" w:sz="6" w:space="0" w:color="auto"/>
              <w:left w:val="single" w:sz="6" w:space="0" w:color="auto"/>
              <w:bottom w:val="single" w:sz="6" w:space="0" w:color="auto"/>
              <w:right w:val="single" w:sz="6" w:space="0" w:color="auto"/>
            </w:tcBorders>
          </w:tcPr>
          <w:p w14:paraId="1BF76D0F" w14:textId="77777777" w:rsidR="2229AB24" w:rsidRDefault="2229AB24" w:rsidP="2229AB24">
            <w:pPr>
              <w:rPr>
                <w:rFonts w:ascii="Aptos" w:eastAsia="Aptos" w:hAnsi="Aptos" w:cs="Aptos"/>
              </w:rPr>
            </w:pPr>
            <w:r>
              <w:t xml:space="preserve">Applicable persona </w:t>
            </w:r>
          </w:p>
        </w:tc>
        <w:tc>
          <w:tcPr>
            <w:tcW w:w="4500" w:type="dxa"/>
            <w:tcBorders>
              <w:top w:val="single" w:sz="6" w:space="0" w:color="auto"/>
              <w:left w:val="single" w:sz="6" w:space="0" w:color="auto"/>
              <w:bottom w:val="single" w:sz="6" w:space="0" w:color="auto"/>
              <w:right w:val="single" w:sz="6" w:space="0" w:color="auto"/>
            </w:tcBorders>
          </w:tcPr>
          <w:p w14:paraId="7E1FAA58" w14:textId="77777777" w:rsidR="2229AB24" w:rsidRDefault="2229AB24" w:rsidP="2229AB24">
            <w:pPr>
              <w:rPr>
                <w:rFonts w:ascii="Aptos" w:eastAsia="Aptos" w:hAnsi="Aptos" w:cs="Aptos"/>
              </w:rPr>
            </w:pPr>
            <w:r>
              <w:t>Not applicable.</w:t>
            </w:r>
          </w:p>
        </w:tc>
      </w:tr>
    </w:tbl>
    <w:p w14:paraId="11665291" w14:textId="77777777" w:rsidR="2229AB24" w:rsidRDefault="2229AB24" w:rsidP="2229AB24">
      <w:pPr>
        <w:rPr>
          <w:rFonts w:ascii="Aptos" w:eastAsia="Aptos" w:hAnsi="Aptos" w:cs="Aptos"/>
          <w:color w:val="000000" w:themeColor="text1"/>
        </w:rPr>
      </w:pPr>
    </w:p>
    <w:p w14:paraId="1D7A518E" w14:textId="77777777" w:rsidR="41A66100" w:rsidRDefault="41A66100" w:rsidP="2229AB24">
      <w:pPr>
        <w:rPr>
          <w:rFonts w:ascii="Aptos" w:eastAsia="Aptos" w:hAnsi="Aptos" w:cs="Aptos"/>
          <w:color w:val="000000" w:themeColor="text1"/>
        </w:rPr>
      </w:pPr>
      <w:r>
        <w:t>2.1.6. Are there any exemptions?</w:t>
      </w:r>
    </w:p>
    <w:p w14:paraId="789775FF" w14:textId="77777777" w:rsidR="2229AB24" w:rsidRDefault="2229AB24" w:rsidP="2229AB24">
      <w:pPr>
        <w:rPr>
          <w:rFonts w:ascii="Aptos" w:eastAsia="Aptos" w:hAnsi="Aptos" w:cs="Aptos"/>
          <w:color w:val="000000" w:themeColor="text1"/>
        </w:rPr>
      </w:pPr>
    </w:p>
    <w:tbl>
      <w:tblPr>
        <w:tblW w:w="0" w:type="auto"/>
        <w:tblBorders>
          <w:top w:val="single" w:sz="6" w:space="0" w:color="auto"/>
          <w:left w:val="single" w:sz="6" w:space="0" w:color="auto"/>
          <w:bottom w:val="single" w:sz="6" w:space="0" w:color="auto"/>
          <w:right w:val="single" w:sz="6" w:space="0" w:color="auto"/>
        </w:tblBorders>
        <w:tblLayout w:type="fixed"/>
        <w:tblLook w:val="04A0" w:firstRow="1" w:lastRow="0" w:firstColumn="1" w:lastColumn="0" w:noHBand="0" w:noVBand="1"/>
      </w:tblPr>
      <w:tblGrid>
        <w:gridCol w:w="4500"/>
        <w:gridCol w:w="4500"/>
      </w:tblGrid>
      <w:tr w:rsidR="2229AB24" w14:paraId="651109A0" w14:textId="77777777" w:rsidTr="2229AB24">
        <w:trPr>
          <w:trHeight w:val="300"/>
        </w:trPr>
        <w:tc>
          <w:tcPr>
            <w:tcW w:w="4500" w:type="dxa"/>
            <w:tcBorders>
              <w:top w:val="single" w:sz="6" w:space="0" w:color="auto"/>
              <w:left w:val="single" w:sz="6" w:space="0" w:color="auto"/>
              <w:bottom w:val="single" w:sz="6" w:space="0" w:color="auto"/>
              <w:right w:val="single" w:sz="6" w:space="0" w:color="auto"/>
            </w:tcBorders>
            <w:tcMar>
              <w:left w:w="105" w:type="dxa"/>
              <w:right w:w="105" w:type="dxa"/>
            </w:tcMar>
          </w:tcPr>
          <w:p w14:paraId="6596A76E" w14:textId="77777777" w:rsidR="2229AB24" w:rsidRDefault="2229AB24" w:rsidP="2229AB24">
            <w:pPr>
              <w:rPr>
                <w:rFonts w:ascii="Aptos" w:eastAsia="Aptos" w:hAnsi="Aptos" w:cs="Aptos"/>
              </w:rPr>
            </w:pPr>
            <w:r>
              <w:t>Response </w:t>
            </w:r>
          </w:p>
        </w:tc>
        <w:tc>
          <w:tcPr>
            <w:tcW w:w="4500" w:type="dxa"/>
            <w:tcBorders>
              <w:top w:val="single" w:sz="6" w:space="0" w:color="auto"/>
              <w:left w:val="single" w:sz="6" w:space="0" w:color="auto"/>
              <w:bottom w:val="single" w:sz="6" w:space="0" w:color="auto"/>
              <w:right w:val="single" w:sz="6" w:space="0" w:color="auto"/>
            </w:tcBorders>
            <w:tcMar>
              <w:left w:w="105" w:type="dxa"/>
              <w:right w:w="105" w:type="dxa"/>
            </w:tcMar>
          </w:tcPr>
          <w:p w14:paraId="66024511" w14:textId="7DB5F790" w:rsidR="001F5262" w:rsidRPr="001F5262" w:rsidRDefault="001F5262" w:rsidP="001F5262">
            <w:pPr>
              <w:rPr>
                <w:ins w:id="209" w:author="Bahar Toto" w:date="2025-11-13T15:14:00Z"/>
              </w:rPr>
            </w:pPr>
            <w:ins w:id="210" w:author="Bahar Toto" w:date="2025-11-13T15:14:00Z">
              <w:r>
                <w:t>T</w:t>
              </w:r>
              <w:r w:rsidRPr="001F5262">
                <w:t>he CTDPA does not apply to, among others:</w:t>
              </w:r>
            </w:ins>
          </w:p>
          <w:p w14:paraId="002077EB" w14:textId="77777777" w:rsidR="001F5262" w:rsidRPr="001F5262" w:rsidRDefault="001F5262" w:rsidP="001F5262">
            <w:pPr>
              <w:numPr>
                <w:ilvl w:val="0"/>
                <w:numId w:val="41"/>
              </w:numPr>
              <w:rPr>
                <w:ins w:id="211" w:author="Bahar Toto" w:date="2025-11-13T15:14:00Z"/>
              </w:rPr>
            </w:pPr>
            <w:ins w:id="212" w:author="Bahar Toto" w:date="2025-11-13T15:14:00Z">
              <w:r w:rsidRPr="001F5262">
                <w:t>body, authority, board, bureau, commission, district, or agency of this state or of any political subdivision of the state;</w:t>
              </w:r>
            </w:ins>
          </w:p>
          <w:p w14:paraId="78A52492" w14:textId="77777777" w:rsidR="001F5262" w:rsidRPr="001F5262" w:rsidRDefault="001F5262" w:rsidP="001F5262">
            <w:pPr>
              <w:numPr>
                <w:ilvl w:val="0"/>
                <w:numId w:val="41"/>
              </w:numPr>
              <w:rPr>
                <w:ins w:id="213" w:author="Bahar Toto" w:date="2025-11-13T15:14:00Z"/>
              </w:rPr>
            </w:pPr>
            <w:ins w:id="214" w:author="Bahar Toto" w:date="2025-11-13T15:14:00Z">
              <w:r w:rsidRPr="001F5262">
                <w:t>non-profit organization;</w:t>
              </w:r>
            </w:ins>
          </w:p>
          <w:p w14:paraId="7278E9B3" w14:textId="77777777" w:rsidR="001F5262" w:rsidRPr="001F5262" w:rsidRDefault="001F5262" w:rsidP="001F5262">
            <w:pPr>
              <w:numPr>
                <w:ilvl w:val="0"/>
                <w:numId w:val="41"/>
              </w:numPr>
              <w:rPr>
                <w:ins w:id="215" w:author="Bahar Toto" w:date="2025-11-13T15:14:00Z"/>
              </w:rPr>
            </w:pPr>
            <w:ins w:id="216" w:author="Bahar Toto" w:date="2025-11-13T15:14:00Z">
              <w:r w:rsidRPr="001F5262">
                <w:t>institution of higher education;</w:t>
              </w:r>
            </w:ins>
          </w:p>
          <w:p w14:paraId="23AA7F93" w14:textId="77777777" w:rsidR="001F5262" w:rsidRPr="001F5262" w:rsidRDefault="001F5262" w:rsidP="001F5262">
            <w:pPr>
              <w:numPr>
                <w:ilvl w:val="0"/>
                <w:numId w:val="41"/>
              </w:numPr>
              <w:rPr>
                <w:ins w:id="217" w:author="Bahar Toto" w:date="2025-11-13T15:14:00Z"/>
              </w:rPr>
            </w:pPr>
            <w:ins w:id="218" w:author="Bahar Toto" w:date="2025-11-13T15:14:00Z">
              <w:r w:rsidRPr="001F5262">
                <w:t>national securities association that is registered under the </w:t>
              </w:r>
              <w:r w:rsidRPr="001F5262">
                <w:fldChar w:fldCharType="begin"/>
              </w:r>
              <w:r w:rsidRPr="001F5262">
                <w:instrText>HYPERLINK "https://www.govinfo.gov/content/pkg/COMPS-1885/pdf/COMPS-1885.pdf" \t "_blank"</w:instrText>
              </w:r>
              <w:r w:rsidRPr="001F5262">
                <w:fldChar w:fldCharType="separate"/>
              </w:r>
              <w:r w:rsidRPr="001F5262">
                <w:rPr>
                  <w:rStyle w:val="Hyperlink"/>
                </w:rPr>
                <w:t>Securities Exchange Act of 1934</w:t>
              </w:r>
              <w:r w:rsidRPr="001F5262">
                <w:fldChar w:fldCharType="end"/>
              </w:r>
              <w:r w:rsidRPr="001F5262">
                <w:t>;</w:t>
              </w:r>
            </w:ins>
          </w:p>
          <w:p w14:paraId="5EECF481" w14:textId="77777777" w:rsidR="001F5262" w:rsidRPr="001F5262" w:rsidRDefault="001F5262" w:rsidP="001F5262">
            <w:pPr>
              <w:numPr>
                <w:ilvl w:val="0"/>
                <w:numId w:val="41"/>
              </w:numPr>
              <w:rPr>
                <w:ins w:id="219" w:author="Bahar Toto" w:date="2025-11-13T15:14:00Z"/>
              </w:rPr>
            </w:pPr>
            <w:ins w:id="220" w:author="Bahar Toto" w:date="2025-11-13T15:14:00Z">
              <w:r w:rsidRPr="001F5262">
                <w:t>financial institution or data subject under the </w:t>
              </w:r>
              <w:r w:rsidRPr="001F5262">
                <w:fldChar w:fldCharType="begin"/>
              </w:r>
              <w:r w:rsidRPr="001F5262">
                <w:instrText>HYPERLINK "https://www.govinfo.gov/content/pkg/STATUTE-113/pdf/STATUTE-113-Pg1338.pdf" \t "_blank"</w:instrText>
              </w:r>
              <w:r w:rsidRPr="001F5262">
                <w:fldChar w:fldCharType="separate"/>
              </w:r>
              <w:r w:rsidRPr="001F5262">
                <w:rPr>
                  <w:rStyle w:val="Hyperlink"/>
                </w:rPr>
                <w:t>Gramm-Leach-Bliley Act of 1999</w:t>
              </w:r>
              <w:r w:rsidRPr="001F5262">
                <w:fldChar w:fldCharType="end"/>
              </w:r>
              <w:r w:rsidRPr="001F5262">
                <w:t>; or</w:t>
              </w:r>
            </w:ins>
          </w:p>
          <w:p w14:paraId="436CEB5B" w14:textId="77777777" w:rsidR="001F5262" w:rsidRPr="001F5262" w:rsidRDefault="001F5262" w:rsidP="001F5262">
            <w:pPr>
              <w:numPr>
                <w:ilvl w:val="0"/>
                <w:numId w:val="41"/>
              </w:numPr>
              <w:rPr>
                <w:ins w:id="221" w:author="Bahar Toto" w:date="2025-11-13T15:14:00Z"/>
              </w:rPr>
            </w:pPr>
            <w:ins w:id="222" w:author="Bahar Toto" w:date="2025-11-13T15:14:00Z">
              <w:r w:rsidRPr="001F5262">
                <w:t>covered entity or business associate under the </w:t>
              </w:r>
              <w:r w:rsidRPr="001F5262">
                <w:fldChar w:fldCharType="begin"/>
              </w:r>
              <w:r w:rsidRPr="001F5262">
                <w:instrText>HYPERLINK "https://www.govinfo.gov/content/pkg/PLAW-104publ191/pdf/PLAW-104publ191.pdf" \t "_blank"</w:instrText>
              </w:r>
              <w:r w:rsidRPr="001F5262">
                <w:fldChar w:fldCharType="separate"/>
              </w:r>
              <w:r w:rsidRPr="001F5262">
                <w:rPr>
                  <w:rStyle w:val="Hyperlink"/>
                </w:rPr>
                <w:t>Health Insurance Portability and Accountability Act of 1996</w:t>
              </w:r>
              <w:r w:rsidRPr="001F5262">
                <w:fldChar w:fldCharType="end"/>
              </w:r>
              <w:r w:rsidRPr="001F5262">
                <w:t> (HIPAA).</w:t>
              </w:r>
            </w:ins>
          </w:p>
          <w:p w14:paraId="5FA20119" w14:textId="7EE9AF98" w:rsidR="2229AB24" w:rsidRDefault="2229AB24" w:rsidP="2229AB24">
            <w:pPr>
              <w:rPr>
                <w:rFonts w:ascii="Aptos" w:eastAsia="Aptos" w:hAnsi="Aptos" w:cs="Aptos"/>
              </w:rPr>
            </w:pPr>
            <w:del w:id="223" w:author="Bahar Toto" w:date="2025-11-13T15:14:00Z">
              <w:r w:rsidDel="001F5262">
                <w:delText>Entity</w:delText>
              </w:r>
              <w:r w:rsidDel="001F5262">
                <w:rPr>
                  <w:rFonts w:ascii="Cambria Math" w:hAnsi="Cambria Math" w:cs="Cambria Math"/>
                </w:rPr>
                <w:delText>‑</w:delText>
              </w:r>
              <w:r w:rsidDel="001F5262">
                <w:delText>level (e.g., state/municipal bodies, nonprofits, higher ed) and data</w:delText>
              </w:r>
              <w:r w:rsidDel="001F5262">
                <w:rPr>
                  <w:rFonts w:ascii="Cambria Math" w:hAnsi="Cambria Math" w:cs="Cambria Math"/>
                </w:rPr>
                <w:delText>‑</w:delText>
              </w:r>
              <w:r w:rsidDel="001F5262">
                <w:delText>level (e.g., GLBA, HIPAA, FCRA, DPPA, etc.).</w:delText>
              </w:r>
            </w:del>
          </w:p>
        </w:tc>
      </w:tr>
      <w:tr w:rsidR="2229AB24" w14:paraId="348CCE8A" w14:textId="77777777" w:rsidTr="2229AB24">
        <w:trPr>
          <w:trHeight w:val="300"/>
        </w:trPr>
        <w:tc>
          <w:tcPr>
            <w:tcW w:w="4500" w:type="dxa"/>
            <w:tcBorders>
              <w:top w:val="single" w:sz="6" w:space="0" w:color="auto"/>
              <w:left w:val="single" w:sz="6" w:space="0" w:color="auto"/>
              <w:bottom w:val="single" w:sz="6" w:space="0" w:color="auto"/>
              <w:right w:val="single" w:sz="6" w:space="0" w:color="auto"/>
            </w:tcBorders>
            <w:tcMar>
              <w:left w:w="105" w:type="dxa"/>
              <w:right w:w="105" w:type="dxa"/>
            </w:tcMar>
          </w:tcPr>
          <w:p w14:paraId="59AB2E64" w14:textId="77777777" w:rsidR="2229AB24" w:rsidRDefault="2229AB24" w:rsidP="2229AB24">
            <w:pPr>
              <w:rPr>
                <w:rFonts w:ascii="Aptos" w:eastAsia="Aptos" w:hAnsi="Aptos" w:cs="Aptos"/>
              </w:rPr>
            </w:pPr>
            <w:r>
              <w:t>Citation </w:t>
            </w:r>
          </w:p>
        </w:tc>
        <w:tc>
          <w:tcPr>
            <w:tcW w:w="4500" w:type="dxa"/>
            <w:tcBorders>
              <w:top w:val="single" w:sz="6" w:space="0" w:color="auto"/>
              <w:left w:val="single" w:sz="6" w:space="0" w:color="auto"/>
              <w:bottom w:val="single" w:sz="6" w:space="0" w:color="auto"/>
              <w:right w:val="single" w:sz="6" w:space="0" w:color="auto"/>
            </w:tcBorders>
            <w:tcMar>
              <w:left w:w="105" w:type="dxa"/>
              <w:right w:w="105" w:type="dxa"/>
            </w:tcMar>
          </w:tcPr>
          <w:p w14:paraId="171FA86B" w14:textId="28D80F0B" w:rsidR="2229AB24" w:rsidRDefault="00807B1F" w:rsidP="2229AB24">
            <w:pPr>
              <w:rPr>
                <w:rFonts w:ascii="Aptos" w:eastAsia="Aptos" w:hAnsi="Aptos" w:cs="Aptos"/>
              </w:rPr>
            </w:pPr>
            <w:del w:id="224" w:author="Bahar Toto" w:date="2025-11-13T14:57:00Z">
              <w:r w:rsidDel="005F7A70">
                <w:delText>Conn. Gen. Stat. </w:delText>
              </w:r>
            </w:del>
            <w:r>
              <w:t>§</w:t>
            </w:r>
            <w:del w:id="225" w:author="Bahar Toto" w:date="2025-11-13T15:18:00Z">
              <w:r w:rsidDel="0067749A">
                <w:delText xml:space="preserve"> </w:delText>
              </w:r>
            </w:del>
            <w:r>
              <w:t>42‑517</w:t>
            </w:r>
            <w:ins w:id="226" w:author="Bahar Toto" w:date="2025-11-13T15:14:00Z">
              <w:r w:rsidR="001F5262">
                <w:t>(b)</w:t>
              </w:r>
            </w:ins>
            <w:ins w:id="227" w:author="Bahar Toto" w:date="2025-11-13T14:57:00Z">
              <w:r w:rsidR="005F7A70">
                <w:t xml:space="preserve"> of the CTDPA</w:t>
              </w:r>
            </w:ins>
          </w:p>
        </w:tc>
      </w:tr>
      <w:tr w:rsidR="2229AB24" w14:paraId="183834EB" w14:textId="77777777" w:rsidTr="2229AB24">
        <w:trPr>
          <w:trHeight w:val="300"/>
        </w:trPr>
        <w:tc>
          <w:tcPr>
            <w:tcW w:w="4500" w:type="dxa"/>
            <w:tcBorders>
              <w:top w:val="single" w:sz="6" w:space="0" w:color="auto"/>
              <w:left w:val="single" w:sz="6" w:space="0" w:color="auto"/>
              <w:bottom w:val="single" w:sz="6" w:space="0" w:color="auto"/>
              <w:right w:val="single" w:sz="6" w:space="0" w:color="auto"/>
            </w:tcBorders>
            <w:tcMar>
              <w:left w:w="105" w:type="dxa"/>
              <w:right w:w="105" w:type="dxa"/>
            </w:tcMar>
          </w:tcPr>
          <w:p w14:paraId="18DC4A6B" w14:textId="77777777" w:rsidR="2229AB24" w:rsidRDefault="2229AB24" w:rsidP="2229AB24">
            <w:pPr>
              <w:rPr>
                <w:rFonts w:ascii="Aptos" w:eastAsia="Aptos" w:hAnsi="Aptos" w:cs="Aptos"/>
              </w:rPr>
            </w:pPr>
            <w:r>
              <w:t xml:space="preserve">Applicable persona </w:t>
            </w:r>
          </w:p>
        </w:tc>
        <w:tc>
          <w:tcPr>
            <w:tcW w:w="4500" w:type="dxa"/>
            <w:tcBorders>
              <w:top w:val="single" w:sz="6" w:space="0" w:color="auto"/>
              <w:left w:val="single" w:sz="6" w:space="0" w:color="auto"/>
              <w:bottom w:val="single" w:sz="6" w:space="0" w:color="auto"/>
              <w:right w:val="single" w:sz="6" w:space="0" w:color="auto"/>
            </w:tcBorders>
            <w:tcMar>
              <w:left w:w="105" w:type="dxa"/>
              <w:right w:w="105" w:type="dxa"/>
            </w:tcMar>
          </w:tcPr>
          <w:p w14:paraId="561FACE2" w14:textId="77777777" w:rsidR="2229AB24" w:rsidRDefault="2229AB24" w:rsidP="2229AB24">
            <w:pPr>
              <w:rPr>
                <w:rFonts w:ascii="Aptos" w:eastAsia="Aptos" w:hAnsi="Aptos" w:cs="Aptos"/>
              </w:rPr>
            </w:pPr>
            <w:r>
              <w:t>Not applicable.</w:t>
            </w:r>
          </w:p>
        </w:tc>
      </w:tr>
    </w:tbl>
    <w:p w14:paraId="3F52D48B" w14:textId="77777777" w:rsidR="2229AB24" w:rsidRDefault="2229AB24" w:rsidP="2229AB24">
      <w:pPr>
        <w:rPr>
          <w:rFonts w:ascii="Aptos" w:eastAsia="Aptos" w:hAnsi="Aptos" w:cs="Aptos"/>
          <w:color w:val="000000" w:themeColor="text1"/>
        </w:rPr>
      </w:pPr>
    </w:p>
    <w:p w14:paraId="67B0A2AC" w14:textId="77777777" w:rsidR="2229AB24" w:rsidRDefault="2229AB24" w:rsidP="2229AB24">
      <w:pPr>
        <w:rPr>
          <w:rFonts w:ascii="Aptos" w:eastAsia="Aptos" w:hAnsi="Aptos" w:cs="Aptos"/>
          <w:color w:val="000000" w:themeColor="text1"/>
        </w:rPr>
      </w:pPr>
    </w:p>
    <w:p w14:paraId="7E5D99F1" w14:textId="77777777" w:rsidR="41A66100" w:rsidRDefault="41A66100" w:rsidP="2229AB24">
      <w:pPr>
        <w:rPr>
          <w:rFonts w:ascii="Aptos" w:eastAsia="Aptos" w:hAnsi="Aptos" w:cs="Aptos"/>
          <w:color w:val="000000" w:themeColor="text1"/>
        </w:rPr>
      </w:pPr>
      <w:r>
        <w:t>2.2. Territorial scope</w:t>
      </w:r>
    </w:p>
    <w:p w14:paraId="67E79D3F" w14:textId="77777777" w:rsidR="2229AB24" w:rsidRDefault="2229AB24" w:rsidP="2229AB24">
      <w:pPr>
        <w:rPr>
          <w:rFonts w:ascii="Aptos" w:eastAsia="Aptos" w:hAnsi="Aptos" w:cs="Aptos"/>
          <w:color w:val="000000" w:themeColor="text1"/>
        </w:rPr>
      </w:pPr>
    </w:p>
    <w:p w14:paraId="3B886CE7" w14:textId="77777777" w:rsidR="41A66100" w:rsidRDefault="41A66100" w:rsidP="2229AB24">
      <w:pPr>
        <w:rPr>
          <w:rFonts w:ascii="Aptos" w:eastAsia="Aptos" w:hAnsi="Aptos" w:cs="Aptos"/>
          <w:color w:val="000000" w:themeColor="text1"/>
        </w:rPr>
      </w:pPr>
      <w:r>
        <w:t xml:space="preserve">2.2.1. What is the territorial scope of the law(s)? </w:t>
      </w:r>
    </w:p>
    <w:p w14:paraId="7BC6ACC9" w14:textId="77777777" w:rsidR="2229AB24" w:rsidRDefault="2229AB24" w:rsidP="2229AB24">
      <w:pPr>
        <w:rPr>
          <w:rFonts w:ascii="Aptos" w:eastAsia="Aptos" w:hAnsi="Aptos" w:cs="Aptos"/>
          <w:color w:val="000000" w:themeColor="text1"/>
        </w:rPr>
      </w:pPr>
    </w:p>
    <w:tbl>
      <w:tblPr>
        <w:tblW w:w="0" w:type="auto"/>
        <w:tblBorders>
          <w:top w:val="single" w:sz="6" w:space="0" w:color="auto"/>
          <w:left w:val="single" w:sz="6" w:space="0" w:color="auto"/>
          <w:bottom w:val="single" w:sz="6" w:space="0" w:color="auto"/>
          <w:right w:val="single" w:sz="6" w:space="0" w:color="auto"/>
        </w:tblBorders>
        <w:tblLayout w:type="fixed"/>
        <w:tblLook w:val="04A0" w:firstRow="1" w:lastRow="0" w:firstColumn="1" w:lastColumn="0" w:noHBand="0" w:noVBand="1"/>
      </w:tblPr>
      <w:tblGrid>
        <w:gridCol w:w="4500"/>
        <w:gridCol w:w="4500"/>
      </w:tblGrid>
      <w:tr w:rsidR="2229AB24" w14:paraId="0BAE0B68" w14:textId="77777777" w:rsidTr="2229AB24">
        <w:trPr>
          <w:trHeight w:val="300"/>
        </w:trPr>
        <w:tc>
          <w:tcPr>
            <w:tcW w:w="4500" w:type="dxa"/>
            <w:tcBorders>
              <w:top w:val="single" w:sz="6" w:space="0" w:color="auto"/>
              <w:left w:val="single" w:sz="6" w:space="0" w:color="auto"/>
              <w:bottom w:val="single" w:sz="6" w:space="0" w:color="auto"/>
              <w:right w:val="single" w:sz="6" w:space="0" w:color="auto"/>
            </w:tcBorders>
          </w:tcPr>
          <w:p w14:paraId="0FDF972E" w14:textId="77777777" w:rsidR="2229AB24" w:rsidRDefault="2229AB24" w:rsidP="2229AB24">
            <w:pPr>
              <w:rPr>
                <w:rFonts w:ascii="Aptos" w:eastAsia="Aptos" w:hAnsi="Aptos" w:cs="Aptos"/>
              </w:rPr>
            </w:pPr>
            <w:r>
              <w:t>Response </w:t>
            </w:r>
          </w:p>
        </w:tc>
        <w:tc>
          <w:tcPr>
            <w:tcW w:w="4500" w:type="dxa"/>
            <w:tcBorders>
              <w:top w:val="single" w:sz="6" w:space="0" w:color="auto"/>
              <w:left w:val="single" w:sz="6" w:space="0" w:color="auto"/>
              <w:bottom w:val="single" w:sz="6" w:space="0" w:color="auto"/>
              <w:right w:val="single" w:sz="6" w:space="0" w:color="auto"/>
            </w:tcBorders>
          </w:tcPr>
          <w:p w14:paraId="0FB77271" w14:textId="74FD2AE4" w:rsidR="2229AB24" w:rsidRDefault="2229AB24" w:rsidP="2229AB24">
            <w:pPr>
              <w:rPr>
                <w:rFonts w:ascii="Aptos" w:eastAsia="Aptos" w:hAnsi="Aptos" w:cs="Aptos"/>
              </w:rPr>
            </w:pPr>
            <w:r>
              <w:t xml:space="preserve">Applies to entities that conduct business in </w:t>
            </w:r>
            <w:del w:id="228" w:author="Bahar Toto" w:date="2025-11-13T15:14:00Z">
              <w:r w:rsidDel="00B61262">
                <w:delText xml:space="preserve">CT </w:delText>
              </w:r>
            </w:del>
            <w:ins w:id="229" w:author="Bahar Toto" w:date="2025-11-13T15:14:00Z">
              <w:r w:rsidR="00B61262">
                <w:t>Conne</w:t>
              </w:r>
            </w:ins>
            <w:ins w:id="230" w:author="Bahar Toto" w:date="2025-11-13T15:15:00Z">
              <w:r w:rsidR="00B61262">
                <w:t>cticut</w:t>
              </w:r>
            </w:ins>
            <w:ins w:id="231" w:author="Bahar Toto" w:date="2025-11-13T15:14:00Z">
              <w:r w:rsidR="00B61262">
                <w:t xml:space="preserve"> </w:t>
              </w:r>
            </w:ins>
            <w:r>
              <w:t xml:space="preserve">or target </w:t>
            </w:r>
            <w:del w:id="232" w:author="Bahar Toto" w:date="2025-11-13T15:15:00Z">
              <w:r w:rsidDel="00B61262">
                <w:delText xml:space="preserve">CT </w:delText>
              </w:r>
            </w:del>
            <w:ins w:id="233" w:author="Bahar Toto" w:date="2025-11-13T15:15:00Z">
              <w:r w:rsidR="00B61262">
                <w:t xml:space="preserve">Connecticut </w:t>
              </w:r>
            </w:ins>
            <w:r>
              <w:t>residents and meet §</w:t>
            </w:r>
            <w:del w:id="234" w:author="Bahar Toto" w:date="2025-11-13T15:15:00Z">
              <w:r w:rsidDel="00B61262">
                <w:delText xml:space="preserve"> </w:delText>
              </w:r>
            </w:del>
            <w:r>
              <w:t>42‑516</w:t>
            </w:r>
            <w:ins w:id="235" w:author="Bahar Toto" w:date="2025-11-13T15:15:00Z">
              <w:r w:rsidR="00B61262">
                <w:t xml:space="preserve"> of the CTDPA</w:t>
              </w:r>
            </w:ins>
            <w:r>
              <w:t xml:space="preserve"> thresholds.</w:t>
            </w:r>
          </w:p>
        </w:tc>
      </w:tr>
      <w:tr w:rsidR="2229AB24" w14:paraId="00293F33" w14:textId="77777777" w:rsidTr="2229AB24">
        <w:trPr>
          <w:trHeight w:val="300"/>
        </w:trPr>
        <w:tc>
          <w:tcPr>
            <w:tcW w:w="4500" w:type="dxa"/>
            <w:tcBorders>
              <w:top w:val="single" w:sz="6" w:space="0" w:color="auto"/>
              <w:left w:val="single" w:sz="6" w:space="0" w:color="auto"/>
              <w:bottom w:val="single" w:sz="6" w:space="0" w:color="auto"/>
              <w:right w:val="single" w:sz="6" w:space="0" w:color="auto"/>
            </w:tcBorders>
          </w:tcPr>
          <w:p w14:paraId="2EF84AA8" w14:textId="77777777" w:rsidR="2229AB24" w:rsidRDefault="2229AB24" w:rsidP="2229AB24">
            <w:pPr>
              <w:rPr>
                <w:rFonts w:ascii="Aptos" w:eastAsia="Aptos" w:hAnsi="Aptos" w:cs="Aptos"/>
              </w:rPr>
            </w:pPr>
            <w:r>
              <w:t>Citation </w:t>
            </w:r>
          </w:p>
        </w:tc>
        <w:tc>
          <w:tcPr>
            <w:tcW w:w="4500" w:type="dxa"/>
            <w:tcBorders>
              <w:top w:val="single" w:sz="6" w:space="0" w:color="auto"/>
              <w:left w:val="single" w:sz="6" w:space="0" w:color="auto"/>
              <w:bottom w:val="single" w:sz="6" w:space="0" w:color="auto"/>
              <w:right w:val="single" w:sz="6" w:space="0" w:color="auto"/>
            </w:tcBorders>
          </w:tcPr>
          <w:p w14:paraId="0654D984" w14:textId="1AFC744B" w:rsidR="2229AB24" w:rsidRDefault="2229AB24" w:rsidP="2229AB24">
            <w:pPr>
              <w:rPr>
                <w:rFonts w:ascii="Aptos" w:eastAsia="Aptos" w:hAnsi="Aptos" w:cs="Aptos"/>
              </w:rPr>
            </w:pPr>
            <w:del w:id="236" w:author="Bahar Toto" w:date="2025-11-13T14:57:00Z">
              <w:r w:rsidDel="005F7A70">
                <w:delText xml:space="preserve">Conn. Gen. Stat. </w:delText>
              </w:r>
            </w:del>
            <w:r>
              <w:t>§</w:t>
            </w:r>
            <w:del w:id="237" w:author="Bahar Toto" w:date="2025-11-13T15:18:00Z">
              <w:r w:rsidDel="0067749A">
                <w:delText xml:space="preserve"> </w:delText>
              </w:r>
            </w:del>
            <w:r>
              <w:t>42‑516</w:t>
            </w:r>
            <w:ins w:id="238" w:author="Bahar Toto" w:date="2025-11-13T14:57:00Z">
              <w:r w:rsidR="005F7A70">
                <w:t xml:space="preserve"> of the CTDPA</w:t>
              </w:r>
            </w:ins>
          </w:p>
        </w:tc>
      </w:tr>
      <w:tr w:rsidR="2229AB24" w14:paraId="19EBBD80" w14:textId="77777777" w:rsidTr="2229AB24">
        <w:trPr>
          <w:trHeight w:val="300"/>
        </w:trPr>
        <w:tc>
          <w:tcPr>
            <w:tcW w:w="4500" w:type="dxa"/>
            <w:tcBorders>
              <w:top w:val="single" w:sz="6" w:space="0" w:color="auto"/>
              <w:left w:val="single" w:sz="6" w:space="0" w:color="auto"/>
              <w:bottom w:val="single" w:sz="6" w:space="0" w:color="auto"/>
              <w:right w:val="single" w:sz="6" w:space="0" w:color="auto"/>
            </w:tcBorders>
          </w:tcPr>
          <w:p w14:paraId="496A3B61" w14:textId="77777777" w:rsidR="2229AB24" w:rsidRDefault="2229AB24" w:rsidP="2229AB24">
            <w:pPr>
              <w:rPr>
                <w:rFonts w:ascii="Aptos" w:eastAsia="Aptos" w:hAnsi="Aptos" w:cs="Aptos"/>
              </w:rPr>
            </w:pPr>
            <w:r>
              <w:t xml:space="preserve">Applicable persona </w:t>
            </w:r>
          </w:p>
        </w:tc>
        <w:tc>
          <w:tcPr>
            <w:tcW w:w="4500" w:type="dxa"/>
            <w:tcBorders>
              <w:top w:val="single" w:sz="6" w:space="0" w:color="auto"/>
              <w:left w:val="single" w:sz="6" w:space="0" w:color="auto"/>
              <w:bottom w:val="single" w:sz="6" w:space="0" w:color="auto"/>
              <w:right w:val="single" w:sz="6" w:space="0" w:color="auto"/>
            </w:tcBorders>
          </w:tcPr>
          <w:p w14:paraId="0B74C665" w14:textId="77777777" w:rsidR="2229AB24" w:rsidRDefault="2229AB24" w:rsidP="2229AB24">
            <w:pPr>
              <w:rPr>
                <w:rFonts w:ascii="Aptos" w:eastAsia="Aptos" w:hAnsi="Aptos" w:cs="Aptos"/>
              </w:rPr>
            </w:pPr>
            <w:r>
              <w:t>Not applicable.</w:t>
            </w:r>
          </w:p>
        </w:tc>
      </w:tr>
    </w:tbl>
    <w:p w14:paraId="03D1A2CF" w14:textId="77777777" w:rsidR="2229AB24" w:rsidRDefault="2229AB24" w:rsidP="2229AB24">
      <w:pPr>
        <w:rPr>
          <w:rFonts w:ascii="Aptos" w:eastAsia="Aptos" w:hAnsi="Aptos" w:cs="Aptos"/>
          <w:color w:val="000000" w:themeColor="text1"/>
        </w:rPr>
      </w:pPr>
    </w:p>
    <w:p w14:paraId="1C5F815E" w14:textId="77777777" w:rsidR="41A66100" w:rsidRDefault="41A66100" w:rsidP="2229AB24">
      <w:pPr>
        <w:rPr>
          <w:rFonts w:ascii="Aptos" w:eastAsia="Aptos" w:hAnsi="Aptos" w:cs="Aptos"/>
          <w:color w:val="000000" w:themeColor="text1"/>
        </w:rPr>
      </w:pPr>
      <w:r>
        <w:t xml:space="preserve">2.2.2. What is the extraterritorial scope of the law(s)? </w:t>
      </w:r>
    </w:p>
    <w:p w14:paraId="16F2C666" w14:textId="77777777" w:rsidR="2229AB24" w:rsidRDefault="2229AB24" w:rsidP="2229AB24">
      <w:pPr>
        <w:rPr>
          <w:rFonts w:ascii="Aptos" w:eastAsia="Aptos" w:hAnsi="Aptos" w:cs="Aptos"/>
          <w:color w:val="000000" w:themeColor="text1"/>
        </w:rPr>
      </w:pPr>
    </w:p>
    <w:tbl>
      <w:tblPr>
        <w:tblW w:w="0" w:type="auto"/>
        <w:tblBorders>
          <w:top w:val="single" w:sz="6" w:space="0" w:color="auto"/>
          <w:left w:val="single" w:sz="6" w:space="0" w:color="auto"/>
          <w:bottom w:val="single" w:sz="6" w:space="0" w:color="auto"/>
          <w:right w:val="single" w:sz="6" w:space="0" w:color="auto"/>
        </w:tblBorders>
        <w:tblLayout w:type="fixed"/>
        <w:tblLook w:val="04A0" w:firstRow="1" w:lastRow="0" w:firstColumn="1" w:lastColumn="0" w:noHBand="0" w:noVBand="1"/>
      </w:tblPr>
      <w:tblGrid>
        <w:gridCol w:w="4500"/>
        <w:gridCol w:w="4500"/>
      </w:tblGrid>
      <w:tr w:rsidR="2229AB24" w14:paraId="275C52C6" w14:textId="77777777" w:rsidTr="2229AB24">
        <w:trPr>
          <w:trHeight w:val="300"/>
        </w:trPr>
        <w:tc>
          <w:tcPr>
            <w:tcW w:w="4500" w:type="dxa"/>
            <w:tcBorders>
              <w:top w:val="single" w:sz="6" w:space="0" w:color="auto"/>
              <w:left w:val="single" w:sz="6" w:space="0" w:color="auto"/>
              <w:bottom w:val="single" w:sz="6" w:space="0" w:color="auto"/>
              <w:right w:val="single" w:sz="6" w:space="0" w:color="auto"/>
            </w:tcBorders>
          </w:tcPr>
          <w:p w14:paraId="7AB1E2F6" w14:textId="77777777" w:rsidR="2229AB24" w:rsidRDefault="2229AB24" w:rsidP="2229AB24">
            <w:pPr>
              <w:rPr>
                <w:rFonts w:ascii="Aptos" w:eastAsia="Aptos" w:hAnsi="Aptos" w:cs="Aptos"/>
              </w:rPr>
            </w:pPr>
            <w:r>
              <w:t>Response </w:t>
            </w:r>
          </w:p>
        </w:tc>
        <w:tc>
          <w:tcPr>
            <w:tcW w:w="4500" w:type="dxa"/>
            <w:tcBorders>
              <w:top w:val="single" w:sz="6" w:space="0" w:color="auto"/>
              <w:left w:val="single" w:sz="6" w:space="0" w:color="auto"/>
              <w:bottom w:val="single" w:sz="6" w:space="0" w:color="auto"/>
              <w:right w:val="single" w:sz="6" w:space="0" w:color="auto"/>
            </w:tcBorders>
          </w:tcPr>
          <w:p w14:paraId="155CE225" w14:textId="1E9ED6A8" w:rsidR="2229AB24" w:rsidRDefault="00807B1F" w:rsidP="2229AB24">
            <w:pPr>
              <w:rPr>
                <w:rFonts w:ascii="Aptos" w:eastAsia="Aptos" w:hAnsi="Aptos" w:cs="Aptos"/>
              </w:rPr>
            </w:pPr>
            <w:r>
              <w:t xml:space="preserve">The CTDPA includes within its scope entities outside Connecticut that target Connecticut residents and meet the </w:t>
            </w:r>
            <w:ins w:id="239" w:author="Bahar Toto" w:date="2025-11-13T15:15:00Z">
              <w:r w:rsidR="00B61262">
                <w:t>CTDPA</w:t>
              </w:r>
            </w:ins>
            <w:del w:id="240" w:author="Bahar Toto" w:date="2025-11-13T15:15:00Z">
              <w:r w:rsidDel="00B61262">
                <w:delText>law’</w:delText>
              </w:r>
            </w:del>
            <w:r>
              <w:t>s thresholds.</w:t>
            </w:r>
          </w:p>
        </w:tc>
      </w:tr>
      <w:tr w:rsidR="2229AB24" w14:paraId="7FB1DF8F" w14:textId="77777777" w:rsidTr="2229AB24">
        <w:trPr>
          <w:trHeight w:val="300"/>
        </w:trPr>
        <w:tc>
          <w:tcPr>
            <w:tcW w:w="4500" w:type="dxa"/>
            <w:tcBorders>
              <w:top w:val="single" w:sz="6" w:space="0" w:color="auto"/>
              <w:left w:val="single" w:sz="6" w:space="0" w:color="auto"/>
              <w:bottom w:val="single" w:sz="6" w:space="0" w:color="auto"/>
              <w:right w:val="single" w:sz="6" w:space="0" w:color="auto"/>
            </w:tcBorders>
          </w:tcPr>
          <w:p w14:paraId="1BE04BA6" w14:textId="77777777" w:rsidR="2229AB24" w:rsidRDefault="2229AB24" w:rsidP="2229AB24">
            <w:pPr>
              <w:rPr>
                <w:rFonts w:ascii="Aptos" w:eastAsia="Aptos" w:hAnsi="Aptos" w:cs="Aptos"/>
              </w:rPr>
            </w:pPr>
            <w:r>
              <w:t>Citation </w:t>
            </w:r>
          </w:p>
        </w:tc>
        <w:tc>
          <w:tcPr>
            <w:tcW w:w="4500" w:type="dxa"/>
            <w:tcBorders>
              <w:top w:val="single" w:sz="6" w:space="0" w:color="auto"/>
              <w:left w:val="single" w:sz="6" w:space="0" w:color="auto"/>
              <w:bottom w:val="single" w:sz="6" w:space="0" w:color="auto"/>
              <w:right w:val="single" w:sz="6" w:space="0" w:color="auto"/>
            </w:tcBorders>
          </w:tcPr>
          <w:p w14:paraId="06C2F15B" w14:textId="3AA737D1" w:rsidR="2229AB24" w:rsidRDefault="2229AB24" w:rsidP="2229AB24">
            <w:pPr>
              <w:rPr>
                <w:rFonts w:ascii="Aptos" w:eastAsia="Aptos" w:hAnsi="Aptos" w:cs="Aptos"/>
              </w:rPr>
            </w:pPr>
            <w:del w:id="241" w:author="Bahar Toto" w:date="2025-11-13T14:57:00Z">
              <w:r w:rsidDel="005F7A70">
                <w:delText xml:space="preserve">Conn. Gen. Stat. </w:delText>
              </w:r>
            </w:del>
            <w:r>
              <w:t>§</w:t>
            </w:r>
            <w:del w:id="242" w:author="Bahar Toto" w:date="2025-11-13T15:18:00Z">
              <w:r w:rsidDel="0067749A">
                <w:delText xml:space="preserve"> </w:delText>
              </w:r>
            </w:del>
            <w:r>
              <w:t>42‑516</w:t>
            </w:r>
            <w:ins w:id="243" w:author="Bahar Toto" w:date="2025-11-13T14:57:00Z">
              <w:r w:rsidR="005F7A70">
                <w:t xml:space="preserve"> of the CTDPA</w:t>
              </w:r>
            </w:ins>
          </w:p>
        </w:tc>
      </w:tr>
      <w:tr w:rsidR="2229AB24" w14:paraId="158AFA67" w14:textId="77777777" w:rsidTr="2229AB24">
        <w:trPr>
          <w:trHeight w:val="300"/>
        </w:trPr>
        <w:tc>
          <w:tcPr>
            <w:tcW w:w="4500" w:type="dxa"/>
            <w:tcBorders>
              <w:top w:val="single" w:sz="6" w:space="0" w:color="auto"/>
              <w:left w:val="single" w:sz="6" w:space="0" w:color="auto"/>
              <w:bottom w:val="single" w:sz="6" w:space="0" w:color="auto"/>
              <w:right w:val="single" w:sz="6" w:space="0" w:color="auto"/>
            </w:tcBorders>
          </w:tcPr>
          <w:p w14:paraId="65DA774B" w14:textId="77777777" w:rsidR="2229AB24" w:rsidRDefault="2229AB24" w:rsidP="2229AB24">
            <w:pPr>
              <w:rPr>
                <w:rFonts w:ascii="Aptos" w:eastAsia="Aptos" w:hAnsi="Aptos" w:cs="Aptos"/>
              </w:rPr>
            </w:pPr>
            <w:r>
              <w:t xml:space="preserve">Applicable persona </w:t>
            </w:r>
          </w:p>
        </w:tc>
        <w:tc>
          <w:tcPr>
            <w:tcW w:w="4500" w:type="dxa"/>
            <w:tcBorders>
              <w:top w:val="single" w:sz="6" w:space="0" w:color="auto"/>
              <w:left w:val="single" w:sz="6" w:space="0" w:color="auto"/>
              <w:bottom w:val="single" w:sz="6" w:space="0" w:color="auto"/>
              <w:right w:val="single" w:sz="6" w:space="0" w:color="auto"/>
            </w:tcBorders>
          </w:tcPr>
          <w:p w14:paraId="091F6C50" w14:textId="77777777" w:rsidR="2229AB24" w:rsidRDefault="2229AB24" w:rsidP="2229AB24">
            <w:pPr>
              <w:rPr>
                <w:rFonts w:ascii="Aptos" w:eastAsia="Aptos" w:hAnsi="Aptos" w:cs="Aptos"/>
              </w:rPr>
            </w:pPr>
            <w:r>
              <w:t>Not applicable.</w:t>
            </w:r>
          </w:p>
        </w:tc>
      </w:tr>
    </w:tbl>
    <w:p w14:paraId="0FB503E2" w14:textId="77777777" w:rsidR="2229AB24" w:rsidRDefault="2229AB24" w:rsidP="2229AB24">
      <w:pPr>
        <w:rPr>
          <w:rFonts w:ascii="Aptos" w:eastAsia="Aptos" w:hAnsi="Aptos" w:cs="Aptos"/>
          <w:color w:val="000000" w:themeColor="text1"/>
        </w:rPr>
      </w:pPr>
    </w:p>
    <w:p w14:paraId="2E62AD00" w14:textId="77777777" w:rsidR="41A66100" w:rsidRDefault="41A66100" w:rsidP="2229AB24">
      <w:pPr>
        <w:rPr>
          <w:rFonts w:ascii="Aptos" w:eastAsia="Aptos" w:hAnsi="Aptos" w:cs="Aptos"/>
          <w:color w:val="000000" w:themeColor="text1"/>
        </w:rPr>
      </w:pPr>
      <w:r>
        <w:t xml:space="preserve">2.2.3. Does the law(s) apply to citizens living abroad? </w:t>
      </w:r>
    </w:p>
    <w:p w14:paraId="1A939FCF" w14:textId="77777777" w:rsidR="2229AB24" w:rsidRDefault="2229AB24" w:rsidP="2229AB24">
      <w:pPr>
        <w:rPr>
          <w:rFonts w:ascii="Aptos" w:eastAsia="Aptos" w:hAnsi="Aptos" w:cs="Aptos"/>
          <w:color w:val="000000" w:themeColor="text1"/>
        </w:rPr>
      </w:pPr>
    </w:p>
    <w:tbl>
      <w:tblPr>
        <w:tblW w:w="0" w:type="auto"/>
        <w:tblBorders>
          <w:top w:val="single" w:sz="6" w:space="0" w:color="auto"/>
          <w:left w:val="single" w:sz="6" w:space="0" w:color="auto"/>
          <w:bottom w:val="single" w:sz="6" w:space="0" w:color="auto"/>
          <w:right w:val="single" w:sz="6" w:space="0" w:color="auto"/>
        </w:tblBorders>
        <w:tblLayout w:type="fixed"/>
        <w:tblLook w:val="04A0" w:firstRow="1" w:lastRow="0" w:firstColumn="1" w:lastColumn="0" w:noHBand="0" w:noVBand="1"/>
      </w:tblPr>
      <w:tblGrid>
        <w:gridCol w:w="4500"/>
        <w:gridCol w:w="4500"/>
      </w:tblGrid>
      <w:tr w:rsidR="2229AB24" w14:paraId="74451E4B" w14:textId="77777777" w:rsidTr="2229AB24">
        <w:trPr>
          <w:trHeight w:val="300"/>
        </w:trPr>
        <w:tc>
          <w:tcPr>
            <w:tcW w:w="4500" w:type="dxa"/>
            <w:tcBorders>
              <w:top w:val="single" w:sz="6" w:space="0" w:color="auto"/>
              <w:left w:val="single" w:sz="6" w:space="0" w:color="auto"/>
              <w:bottom w:val="single" w:sz="6" w:space="0" w:color="auto"/>
              <w:right w:val="single" w:sz="6" w:space="0" w:color="auto"/>
            </w:tcBorders>
          </w:tcPr>
          <w:p w14:paraId="2C6694A1" w14:textId="77777777" w:rsidR="2229AB24" w:rsidRDefault="2229AB24" w:rsidP="2229AB24">
            <w:pPr>
              <w:rPr>
                <w:rFonts w:ascii="Aptos" w:eastAsia="Aptos" w:hAnsi="Aptos" w:cs="Aptos"/>
              </w:rPr>
            </w:pPr>
            <w:r>
              <w:t>Response </w:t>
            </w:r>
          </w:p>
        </w:tc>
        <w:tc>
          <w:tcPr>
            <w:tcW w:w="4500" w:type="dxa"/>
            <w:tcBorders>
              <w:top w:val="single" w:sz="6" w:space="0" w:color="auto"/>
              <w:left w:val="single" w:sz="6" w:space="0" w:color="auto"/>
              <w:bottom w:val="single" w:sz="6" w:space="0" w:color="auto"/>
              <w:right w:val="single" w:sz="6" w:space="0" w:color="auto"/>
            </w:tcBorders>
          </w:tcPr>
          <w:p w14:paraId="7660A273" w14:textId="4F568351" w:rsidR="2229AB24" w:rsidRDefault="2229AB24" w:rsidP="2229AB24">
            <w:pPr>
              <w:rPr>
                <w:rFonts w:ascii="Aptos" w:eastAsia="Aptos" w:hAnsi="Aptos" w:cs="Aptos"/>
              </w:rPr>
            </w:pPr>
            <w:r>
              <w:t>No. The CTDPA is resident-based, not citizenship-based.</w:t>
            </w:r>
          </w:p>
        </w:tc>
      </w:tr>
      <w:tr w:rsidR="2229AB24" w14:paraId="413A3BA9" w14:textId="77777777" w:rsidTr="2229AB24">
        <w:trPr>
          <w:trHeight w:val="300"/>
        </w:trPr>
        <w:tc>
          <w:tcPr>
            <w:tcW w:w="4500" w:type="dxa"/>
            <w:tcBorders>
              <w:top w:val="single" w:sz="6" w:space="0" w:color="auto"/>
              <w:left w:val="single" w:sz="6" w:space="0" w:color="auto"/>
              <w:bottom w:val="single" w:sz="6" w:space="0" w:color="auto"/>
              <w:right w:val="single" w:sz="6" w:space="0" w:color="auto"/>
            </w:tcBorders>
          </w:tcPr>
          <w:p w14:paraId="1AA821A7" w14:textId="77777777" w:rsidR="2229AB24" w:rsidRDefault="2229AB24" w:rsidP="2229AB24">
            <w:pPr>
              <w:rPr>
                <w:rFonts w:ascii="Aptos" w:eastAsia="Aptos" w:hAnsi="Aptos" w:cs="Aptos"/>
              </w:rPr>
            </w:pPr>
            <w:r>
              <w:t>Citation </w:t>
            </w:r>
          </w:p>
        </w:tc>
        <w:tc>
          <w:tcPr>
            <w:tcW w:w="4500" w:type="dxa"/>
            <w:tcBorders>
              <w:top w:val="single" w:sz="6" w:space="0" w:color="auto"/>
              <w:left w:val="single" w:sz="6" w:space="0" w:color="auto"/>
              <w:bottom w:val="single" w:sz="6" w:space="0" w:color="auto"/>
              <w:right w:val="single" w:sz="6" w:space="0" w:color="auto"/>
            </w:tcBorders>
          </w:tcPr>
          <w:p w14:paraId="3F1FC7A1" w14:textId="2A21DAF0" w:rsidR="2229AB24" w:rsidRDefault="2229AB24" w:rsidP="2229AB24">
            <w:pPr>
              <w:rPr>
                <w:rFonts w:ascii="Aptos" w:eastAsia="Aptos" w:hAnsi="Aptos" w:cs="Aptos"/>
              </w:rPr>
            </w:pPr>
            <w:del w:id="244" w:author="Bahar Toto" w:date="2025-11-13T14:57:00Z">
              <w:r w:rsidDel="005F7A70">
                <w:delText xml:space="preserve">Conn. Gen. Stat. </w:delText>
              </w:r>
            </w:del>
            <w:r>
              <w:t>§</w:t>
            </w:r>
            <w:ins w:id="245" w:author="Bahar Toto" w:date="2025-11-13T15:16:00Z">
              <w:r w:rsidR="00B61262">
                <w:t>§</w:t>
              </w:r>
            </w:ins>
            <w:del w:id="246" w:author="Bahar Toto" w:date="2025-11-13T15:18:00Z">
              <w:r w:rsidDel="0067749A">
                <w:delText xml:space="preserve"> </w:delText>
              </w:r>
            </w:del>
            <w:r>
              <w:t>42‑515(</w:t>
            </w:r>
            <w:ins w:id="247" w:author="Bahar Toto" w:date="2025-11-13T15:16:00Z">
              <w:r w:rsidR="007A05BD">
                <w:t>8</w:t>
              </w:r>
            </w:ins>
            <w:del w:id="248" w:author="Bahar Toto" w:date="2025-11-13T15:16:00Z">
              <w:r w:rsidDel="007A05BD">
                <w:delText>7</w:delText>
              </w:r>
            </w:del>
            <w:r>
              <w:t>)</w:t>
            </w:r>
            <w:ins w:id="249" w:author="Bahar Toto" w:date="2025-11-13T15:16:00Z">
              <w:r w:rsidR="00B61262">
                <w:t xml:space="preserve"> and</w:t>
              </w:r>
            </w:ins>
            <w:del w:id="250" w:author="Bahar Toto" w:date="2025-11-13T15:16:00Z">
              <w:r w:rsidDel="00B61262">
                <w:delText>; §</w:delText>
              </w:r>
            </w:del>
            <w:r>
              <w:t xml:space="preserve"> 42‑516</w:t>
            </w:r>
            <w:ins w:id="251" w:author="Bahar Toto" w:date="2025-11-13T14:57:00Z">
              <w:r w:rsidR="005F7A70">
                <w:t xml:space="preserve"> of the CTDPA</w:t>
              </w:r>
            </w:ins>
          </w:p>
        </w:tc>
      </w:tr>
      <w:tr w:rsidR="2229AB24" w14:paraId="0D41CC16" w14:textId="77777777" w:rsidTr="2229AB24">
        <w:trPr>
          <w:trHeight w:val="300"/>
        </w:trPr>
        <w:tc>
          <w:tcPr>
            <w:tcW w:w="4500" w:type="dxa"/>
            <w:tcBorders>
              <w:top w:val="single" w:sz="6" w:space="0" w:color="auto"/>
              <w:left w:val="single" w:sz="6" w:space="0" w:color="auto"/>
              <w:bottom w:val="single" w:sz="6" w:space="0" w:color="auto"/>
              <w:right w:val="single" w:sz="6" w:space="0" w:color="auto"/>
            </w:tcBorders>
          </w:tcPr>
          <w:p w14:paraId="720FA9DE" w14:textId="77777777" w:rsidR="2229AB24" w:rsidRDefault="2229AB24" w:rsidP="2229AB24">
            <w:pPr>
              <w:rPr>
                <w:rFonts w:ascii="Aptos" w:eastAsia="Aptos" w:hAnsi="Aptos" w:cs="Aptos"/>
              </w:rPr>
            </w:pPr>
            <w:r>
              <w:t xml:space="preserve">Applicable persona </w:t>
            </w:r>
          </w:p>
        </w:tc>
        <w:tc>
          <w:tcPr>
            <w:tcW w:w="4500" w:type="dxa"/>
            <w:tcBorders>
              <w:top w:val="single" w:sz="6" w:space="0" w:color="auto"/>
              <w:left w:val="single" w:sz="6" w:space="0" w:color="auto"/>
              <w:bottom w:val="single" w:sz="6" w:space="0" w:color="auto"/>
              <w:right w:val="single" w:sz="6" w:space="0" w:color="auto"/>
            </w:tcBorders>
          </w:tcPr>
          <w:p w14:paraId="5DF4A3EE" w14:textId="77777777" w:rsidR="2229AB24" w:rsidRDefault="2229AB24" w:rsidP="2229AB24">
            <w:pPr>
              <w:rPr>
                <w:rFonts w:ascii="Aptos" w:eastAsia="Aptos" w:hAnsi="Aptos" w:cs="Aptos"/>
              </w:rPr>
            </w:pPr>
            <w:r>
              <w:t>Not applicable.</w:t>
            </w:r>
          </w:p>
        </w:tc>
      </w:tr>
    </w:tbl>
    <w:p w14:paraId="303F2DAD" w14:textId="77777777" w:rsidR="2229AB24" w:rsidRDefault="2229AB24" w:rsidP="2229AB24">
      <w:pPr>
        <w:rPr>
          <w:rFonts w:ascii="Aptos" w:eastAsia="Aptos" w:hAnsi="Aptos" w:cs="Aptos"/>
          <w:color w:val="000000" w:themeColor="text1"/>
        </w:rPr>
      </w:pPr>
    </w:p>
    <w:p w14:paraId="02C81CD8" w14:textId="77777777" w:rsidR="41A66100" w:rsidRDefault="41A66100" w:rsidP="2229AB24">
      <w:pPr>
        <w:rPr>
          <w:rFonts w:ascii="Aptos" w:eastAsia="Aptos" w:hAnsi="Aptos" w:cs="Aptos"/>
          <w:color w:val="000000" w:themeColor="text1"/>
        </w:rPr>
      </w:pPr>
      <w:r>
        <w:t>2.2.4. Are there any exemptions?</w:t>
      </w:r>
    </w:p>
    <w:p w14:paraId="52073986" w14:textId="77777777" w:rsidR="2229AB24" w:rsidRDefault="2229AB24" w:rsidP="2229AB24">
      <w:pPr>
        <w:rPr>
          <w:rFonts w:ascii="Aptos" w:eastAsia="Aptos" w:hAnsi="Aptos" w:cs="Aptos"/>
          <w:color w:val="000000" w:themeColor="text1"/>
        </w:rPr>
      </w:pPr>
    </w:p>
    <w:tbl>
      <w:tblPr>
        <w:tblW w:w="0" w:type="auto"/>
        <w:tblBorders>
          <w:top w:val="single" w:sz="6" w:space="0" w:color="auto"/>
          <w:left w:val="single" w:sz="6" w:space="0" w:color="auto"/>
          <w:bottom w:val="single" w:sz="6" w:space="0" w:color="auto"/>
          <w:right w:val="single" w:sz="6" w:space="0" w:color="auto"/>
        </w:tblBorders>
        <w:tblLayout w:type="fixed"/>
        <w:tblLook w:val="04A0" w:firstRow="1" w:lastRow="0" w:firstColumn="1" w:lastColumn="0" w:noHBand="0" w:noVBand="1"/>
      </w:tblPr>
      <w:tblGrid>
        <w:gridCol w:w="4500"/>
        <w:gridCol w:w="4500"/>
      </w:tblGrid>
      <w:tr w:rsidR="2229AB24" w14:paraId="40087DBC" w14:textId="77777777" w:rsidTr="2229AB24">
        <w:trPr>
          <w:trHeight w:val="300"/>
        </w:trPr>
        <w:tc>
          <w:tcPr>
            <w:tcW w:w="4500" w:type="dxa"/>
            <w:tcBorders>
              <w:top w:val="single" w:sz="6" w:space="0" w:color="auto"/>
              <w:left w:val="single" w:sz="6" w:space="0" w:color="auto"/>
              <w:bottom w:val="single" w:sz="6" w:space="0" w:color="auto"/>
              <w:right w:val="single" w:sz="6" w:space="0" w:color="auto"/>
            </w:tcBorders>
          </w:tcPr>
          <w:p w14:paraId="7A36A637" w14:textId="77777777" w:rsidR="2229AB24" w:rsidRDefault="2229AB24" w:rsidP="2229AB24">
            <w:pPr>
              <w:rPr>
                <w:rFonts w:ascii="Aptos" w:eastAsia="Aptos" w:hAnsi="Aptos" w:cs="Aptos"/>
              </w:rPr>
            </w:pPr>
            <w:r>
              <w:t>Response </w:t>
            </w:r>
          </w:p>
        </w:tc>
        <w:tc>
          <w:tcPr>
            <w:tcW w:w="4500" w:type="dxa"/>
            <w:tcBorders>
              <w:top w:val="single" w:sz="6" w:space="0" w:color="auto"/>
              <w:left w:val="single" w:sz="6" w:space="0" w:color="auto"/>
              <w:bottom w:val="single" w:sz="6" w:space="0" w:color="auto"/>
              <w:right w:val="single" w:sz="6" w:space="0" w:color="auto"/>
            </w:tcBorders>
          </w:tcPr>
          <w:p w14:paraId="1D938957" w14:textId="000BA8FE" w:rsidR="2229AB24" w:rsidRDefault="2229AB24" w:rsidP="2229AB24">
            <w:pPr>
              <w:rPr>
                <w:rFonts w:ascii="Aptos" w:eastAsia="Aptos" w:hAnsi="Aptos" w:cs="Aptos"/>
              </w:rPr>
            </w:pPr>
            <w:r>
              <w:t xml:space="preserve">None specific to </w:t>
            </w:r>
            <w:ins w:id="252" w:author="Bahar Toto" w:date="2025-11-13T15:16:00Z">
              <w:r w:rsidR="007A05BD">
                <w:t xml:space="preserve">the </w:t>
              </w:r>
            </w:ins>
            <w:r>
              <w:t xml:space="preserve">territorial scope. </w:t>
            </w:r>
          </w:p>
        </w:tc>
      </w:tr>
      <w:tr w:rsidR="2229AB24" w14:paraId="2FFD0240" w14:textId="77777777" w:rsidTr="2229AB24">
        <w:trPr>
          <w:trHeight w:val="300"/>
        </w:trPr>
        <w:tc>
          <w:tcPr>
            <w:tcW w:w="4500" w:type="dxa"/>
            <w:tcBorders>
              <w:top w:val="single" w:sz="6" w:space="0" w:color="auto"/>
              <w:left w:val="single" w:sz="6" w:space="0" w:color="auto"/>
              <w:bottom w:val="single" w:sz="6" w:space="0" w:color="auto"/>
              <w:right w:val="single" w:sz="6" w:space="0" w:color="auto"/>
            </w:tcBorders>
          </w:tcPr>
          <w:p w14:paraId="20CC78CE" w14:textId="77777777" w:rsidR="2229AB24" w:rsidRDefault="2229AB24" w:rsidP="2229AB24">
            <w:pPr>
              <w:rPr>
                <w:rFonts w:ascii="Aptos" w:eastAsia="Aptos" w:hAnsi="Aptos" w:cs="Aptos"/>
              </w:rPr>
            </w:pPr>
            <w:r>
              <w:t>Citation </w:t>
            </w:r>
          </w:p>
        </w:tc>
        <w:tc>
          <w:tcPr>
            <w:tcW w:w="4500" w:type="dxa"/>
            <w:tcBorders>
              <w:top w:val="single" w:sz="6" w:space="0" w:color="auto"/>
              <w:left w:val="single" w:sz="6" w:space="0" w:color="auto"/>
              <w:bottom w:val="single" w:sz="6" w:space="0" w:color="auto"/>
              <w:right w:val="single" w:sz="6" w:space="0" w:color="auto"/>
            </w:tcBorders>
          </w:tcPr>
          <w:p w14:paraId="5F4332B4" w14:textId="5370C85A" w:rsidR="2229AB24" w:rsidRDefault="00AD0D07" w:rsidP="2229AB24">
            <w:pPr>
              <w:rPr>
                <w:rFonts w:ascii="Aptos" w:eastAsia="Aptos" w:hAnsi="Aptos" w:cs="Aptos"/>
              </w:rPr>
            </w:pPr>
            <w:r>
              <w:t>Not applicable.</w:t>
            </w:r>
          </w:p>
        </w:tc>
      </w:tr>
      <w:tr w:rsidR="2229AB24" w14:paraId="448E4356" w14:textId="77777777" w:rsidTr="2229AB24">
        <w:trPr>
          <w:trHeight w:val="300"/>
        </w:trPr>
        <w:tc>
          <w:tcPr>
            <w:tcW w:w="4500" w:type="dxa"/>
            <w:tcBorders>
              <w:top w:val="single" w:sz="6" w:space="0" w:color="auto"/>
              <w:left w:val="single" w:sz="6" w:space="0" w:color="auto"/>
              <w:bottom w:val="single" w:sz="6" w:space="0" w:color="auto"/>
              <w:right w:val="single" w:sz="6" w:space="0" w:color="auto"/>
            </w:tcBorders>
          </w:tcPr>
          <w:p w14:paraId="184C2971" w14:textId="77777777" w:rsidR="2229AB24" w:rsidRDefault="2229AB24" w:rsidP="2229AB24">
            <w:pPr>
              <w:rPr>
                <w:rFonts w:ascii="Aptos" w:eastAsia="Aptos" w:hAnsi="Aptos" w:cs="Aptos"/>
              </w:rPr>
            </w:pPr>
            <w:r>
              <w:t xml:space="preserve">Applicable persona </w:t>
            </w:r>
          </w:p>
        </w:tc>
        <w:tc>
          <w:tcPr>
            <w:tcW w:w="4500" w:type="dxa"/>
            <w:tcBorders>
              <w:top w:val="single" w:sz="6" w:space="0" w:color="auto"/>
              <w:left w:val="single" w:sz="6" w:space="0" w:color="auto"/>
              <w:bottom w:val="single" w:sz="6" w:space="0" w:color="auto"/>
              <w:right w:val="single" w:sz="6" w:space="0" w:color="auto"/>
            </w:tcBorders>
          </w:tcPr>
          <w:p w14:paraId="3CDEA5DF" w14:textId="77777777" w:rsidR="2229AB24" w:rsidRDefault="2229AB24" w:rsidP="2229AB24">
            <w:pPr>
              <w:rPr>
                <w:rFonts w:ascii="Aptos" w:eastAsia="Aptos" w:hAnsi="Aptos" w:cs="Aptos"/>
              </w:rPr>
            </w:pPr>
            <w:r>
              <w:t>Not applicable.</w:t>
            </w:r>
          </w:p>
        </w:tc>
      </w:tr>
    </w:tbl>
    <w:p w14:paraId="20BA2697" w14:textId="77777777" w:rsidR="2229AB24" w:rsidRDefault="2229AB24" w:rsidP="2229AB24">
      <w:pPr>
        <w:rPr>
          <w:rFonts w:ascii="Aptos" w:eastAsia="Aptos" w:hAnsi="Aptos" w:cs="Aptos"/>
          <w:color w:val="000000" w:themeColor="text1"/>
        </w:rPr>
      </w:pPr>
    </w:p>
    <w:p w14:paraId="20673B5C" w14:textId="77777777" w:rsidR="2229AB24" w:rsidRDefault="2229AB24" w:rsidP="2229AB24">
      <w:pPr>
        <w:rPr>
          <w:rFonts w:ascii="Aptos" w:eastAsia="Aptos" w:hAnsi="Aptos" w:cs="Aptos"/>
          <w:color w:val="000000" w:themeColor="text1"/>
        </w:rPr>
      </w:pPr>
    </w:p>
    <w:p w14:paraId="335CFD5B" w14:textId="77777777" w:rsidR="41A66100" w:rsidRDefault="41A66100" w:rsidP="2229AB24">
      <w:pPr>
        <w:rPr>
          <w:rFonts w:ascii="Aptos" w:eastAsia="Aptos" w:hAnsi="Aptos" w:cs="Aptos"/>
          <w:color w:val="000000" w:themeColor="text1"/>
        </w:rPr>
      </w:pPr>
      <w:r>
        <w:t xml:space="preserve">2.3. Material scope </w:t>
      </w:r>
    </w:p>
    <w:p w14:paraId="11706A19" w14:textId="77777777" w:rsidR="2229AB24" w:rsidRDefault="2229AB24" w:rsidP="2229AB24">
      <w:pPr>
        <w:rPr>
          <w:rFonts w:ascii="Aptos" w:eastAsia="Aptos" w:hAnsi="Aptos" w:cs="Aptos"/>
          <w:color w:val="000000" w:themeColor="text1"/>
        </w:rPr>
      </w:pPr>
    </w:p>
    <w:p w14:paraId="20A2F2FD" w14:textId="77777777" w:rsidR="41A66100" w:rsidRDefault="41A66100" w:rsidP="2229AB24">
      <w:pPr>
        <w:rPr>
          <w:rFonts w:ascii="Aptos" w:eastAsia="Aptos" w:hAnsi="Aptos" w:cs="Aptos"/>
          <w:color w:val="000000" w:themeColor="text1"/>
        </w:rPr>
      </w:pPr>
      <w:r>
        <w:t xml:space="preserve">2.3.1. What is the material scope of the law(s)? </w:t>
      </w:r>
    </w:p>
    <w:p w14:paraId="26508657" w14:textId="77777777" w:rsidR="2229AB24" w:rsidRDefault="2229AB24" w:rsidP="2229AB24">
      <w:pPr>
        <w:rPr>
          <w:rFonts w:ascii="Aptos" w:eastAsia="Aptos" w:hAnsi="Aptos" w:cs="Aptos"/>
          <w:color w:val="000000" w:themeColor="text1"/>
        </w:rPr>
      </w:pPr>
    </w:p>
    <w:tbl>
      <w:tblPr>
        <w:tblW w:w="0" w:type="auto"/>
        <w:tblBorders>
          <w:top w:val="single" w:sz="6" w:space="0" w:color="auto"/>
          <w:left w:val="single" w:sz="6" w:space="0" w:color="auto"/>
          <w:bottom w:val="single" w:sz="6" w:space="0" w:color="auto"/>
          <w:right w:val="single" w:sz="6" w:space="0" w:color="auto"/>
        </w:tblBorders>
        <w:tblLayout w:type="fixed"/>
        <w:tblLook w:val="04A0" w:firstRow="1" w:lastRow="0" w:firstColumn="1" w:lastColumn="0" w:noHBand="0" w:noVBand="1"/>
      </w:tblPr>
      <w:tblGrid>
        <w:gridCol w:w="4500"/>
        <w:gridCol w:w="4500"/>
      </w:tblGrid>
      <w:tr w:rsidR="2229AB24" w14:paraId="0BF1D5C6" w14:textId="77777777" w:rsidTr="2229AB24">
        <w:trPr>
          <w:trHeight w:val="300"/>
        </w:trPr>
        <w:tc>
          <w:tcPr>
            <w:tcW w:w="4500" w:type="dxa"/>
            <w:tcBorders>
              <w:top w:val="single" w:sz="6" w:space="0" w:color="auto"/>
              <w:left w:val="single" w:sz="6" w:space="0" w:color="auto"/>
              <w:bottom w:val="single" w:sz="6" w:space="0" w:color="auto"/>
              <w:right w:val="single" w:sz="6" w:space="0" w:color="auto"/>
            </w:tcBorders>
          </w:tcPr>
          <w:p w14:paraId="7A3E7472" w14:textId="77777777" w:rsidR="2229AB24" w:rsidRDefault="2229AB24" w:rsidP="2229AB24">
            <w:pPr>
              <w:rPr>
                <w:rFonts w:ascii="Aptos" w:eastAsia="Aptos" w:hAnsi="Aptos" w:cs="Aptos"/>
              </w:rPr>
            </w:pPr>
            <w:r>
              <w:t>Response </w:t>
            </w:r>
          </w:p>
        </w:tc>
        <w:tc>
          <w:tcPr>
            <w:tcW w:w="4500" w:type="dxa"/>
            <w:tcBorders>
              <w:top w:val="single" w:sz="6" w:space="0" w:color="auto"/>
              <w:left w:val="single" w:sz="6" w:space="0" w:color="auto"/>
              <w:bottom w:val="single" w:sz="6" w:space="0" w:color="auto"/>
              <w:right w:val="single" w:sz="6" w:space="0" w:color="auto"/>
            </w:tcBorders>
          </w:tcPr>
          <w:p w14:paraId="49062623" w14:textId="7E2E44ED" w:rsidR="2229AB24" w:rsidRDefault="007A05BD" w:rsidP="2229AB24">
            <w:pPr>
              <w:rPr>
                <w:rFonts w:ascii="Aptos" w:eastAsia="Aptos" w:hAnsi="Aptos" w:cs="Aptos"/>
              </w:rPr>
            </w:pPr>
            <w:ins w:id="253" w:author="Bahar Toto" w:date="2025-11-13T15:16:00Z">
              <w:r w:rsidRPr="007A05BD">
                <w:t>The CTDPA applies to the processing of personal data of individuals, which is defined as any information that is linked or reasonably linkable to an identified individual or an identifiable individual and excludes de-identified data or publicly available.</w:t>
              </w:r>
            </w:ins>
            <w:del w:id="254" w:author="Bahar Toto" w:date="2025-11-13T15:16:00Z">
              <w:r w:rsidR="2229AB24" w:rsidDel="007A05BD">
                <w:delText>Personal data linked/ linkable to an individual; includes most processing operations; publicly available and de‑identified data excluded.</w:delText>
              </w:r>
            </w:del>
          </w:p>
        </w:tc>
      </w:tr>
      <w:tr w:rsidR="2229AB24" w14:paraId="5A497EF4" w14:textId="77777777" w:rsidTr="2229AB24">
        <w:trPr>
          <w:trHeight w:val="300"/>
        </w:trPr>
        <w:tc>
          <w:tcPr>
            <w:tcW w:w="4500" w:type="dxa"/>
            <w:tcBorders>
              <w:top w:val="single" w:sz="6" w:space="0" w:color="auto"/>
              <w:left w:val="single" w:sz="6" w:space="0" w:color="auto"/>
              <w:bottom w:val="single" w:sz="6" w:space="0" w:color="auto"/>
              <w:right w:val="single" w:sz="6" w:space="0" w:color="auto"/>
            </w:tcBorders>
          </w:tcPr>
          <w:p w14:paraId="57A2C43A" w14:textId="77777777" w:rsidR="2229AB24" w:rsidRDefault="2229AB24" w:rsidP="2229AB24">
            <w:pPr>
              <w:rPr>
                <w:rFonts w:ascii="Aptos" w:eastAsia="Aptos" w:hAnsi="Aptos" w:cs="Aptos"/>
              </w:rPr>
            </w:pPr>
            <w:r>
              <w:t>Citation </w:t>
            </w:r>
          </w:p>
        </w:tc>
        <w:tc>
          <w:tcPr>
            <w:tcW w:w="4500" w:type="dxa"/>
            <w:tcBorders>
              <w:top w:val="single" w:sz="6" w:space="0" w:color="auto"/>
              <w:left w:val="single" w:sz="6" w:space="0" w:color="auto"/>
              <w:bottom w:val="single" w:sz="6" w:space="0" w:color="auto"/>
              <w:right w:val="single" w:sz="6" w:space="0" w:color="auto"/>
            </w:tcBorders>
          </w:tcPr>
          <w:p w14:paraId="1A4EC0DC" w14:textId="14A0CE81" w:rsidR="2229AB24" w:rsidRDefault="00807B1F" w:rsidP="2229AB24">
            <w:pPr>
              <w:rPr>
                <w:rFonts w:ascii="Aptos" w:eastAsia="Aptos" w:hAnsi="Aptos" w:cs="Aptos"/>
              </w:rPr>
            </w:pPr>
            <w:del w:id="255" w:author="Bahar Toto" w:date="2025-11-13T14:58:00Z">
              <w:r w:rsidDel="00F66D3C">
                <w:delText xml:space="preserve">Conn. Gen. Stat. </w:delText>
              </w:r>
            </w:del>
            <w:r>
              <w:t>§</w:t>
            </w:r>
            <w:del w:id="256" w:author="Bahar Toto" w:date="2025-11-13T15:18:00Z">
              <w:r w:rsidDel="0067749A">
                <w:delText> </w:delText>
              </w:r>
            </w:del>
            <w:r>
              <w:t>42‑515</w:t>
            </w:r>
            <w:ins w:id="257" w:author="Bahar Toto" w:date="2025-11-13T15:16:00Z">
              <w:r w:rsidR="007A05BD">
                <w:t>(2</w:t>
              </w:r>
            </w:ins>
            <w:ins w:id="258" w:author="Bahar Toto" w:date="2025-12-03T20:54:00Z">
              <w:r w:rsidR="000411D6">
                <w:t>7</w:t>
              </w:r>
            </w:ins>
            <w:ins w:id="259" w:author="Bahar Toto" w:date="2025-11-13T15:16:00Z">
              <w:r w:rsidR="007A05BD">
                <w:t>)</w:t>
              </w:r>
            </w:ins>
            <w:ins w:id="260" w:author="Bahar Toto" w:date="2025-11-13T14:59:00Z">
              <w:r w:rsidR="00F66D3C">
                <w:t xml:space="preserve"> of the CTDPA</w:t>
              </w:r>
            </w:ins>
          </w:p>
        </w:tc>
      </w:tr>
      <w:tr w:rsidR="2229AB24" w14:paraId="1F63C984" w14:textId="77777777" w:rsidTr="2229AB24">
        <w:trPr>
          <w:trHeight w:val="300"/>
        </w:trPr>
        <w:tc>
          <w:tcPr>
            <w:tcW w:w="4500" w:type="dxa"/>
            <w:tcBorders>
              <w:top w:val="single" w:sz="6" w:space="0" w:color="auto"/>
              <w:left w:val="single" w:sz="6" w:space="0" w:color="auto"/>
              <w:bottom w:val="single" w:sz="6" w:space="0" w:color="auto"/>
              <w:right w:val="single" w:sz="6" w:space="0" w:color="auto"/>
            </w:tcBorders>
          </w:tcPr>
          <w:p w14:paraId="509837F9" w14:textId="77777777" w:rsidR="2229AB24" w:rsidRDefault="2229AB24" w:rsidP="2229AB24">
            <w:pPr>
              <w:rPr>
                <w:rFonts w:ascii="Aptos" w:eastAsia="Aptos" w:hAnsi="Aptos" w:cs="Aptos"/>
              </w:rPr>
            </w:pPr>
            <w:r>
              <w:t xml:space="preserve">Applicable persona </w:t>
            </w:r>
          </w:p>
        </w:tc>
        <w:tc>
          <w:tcPr>
            <w:tcW w:w="4500" w:type="dxa"/>
            <w:tcBorders>
              <w:top w:val="single" w:sz="6" w:space="0" w:color="auto"/>
              <w:left w:val="single" w:sz="6" w:space="0" w:color="auto"/>
              <w:bottom w:val="single" w:sz="6" w:space="0" w:color="auto"/>
              <w:right w:val="single" w:sz="6" w:space="0" w:color="auto"/>
            </w:tcBorders>
          </w:tcPr>
          <w:p w14:paraId="7AA8236B" w14:textId="77777777" w:rsidR="2229AB24" w:rsidRDefault="2229AB24" w:rsidP="2229AB24">
            <w:pPr>
              <w:rPr>
                <w:rFonts w:ascii="Aptos" w:eastAsia="Aptos" w:hAnsi="Aptos" w:cs="Aptos"/>
              </w:rPr>
            </w:pPr>
            <w:r>
              <w:t>Not applicable.</w:t>
            </w:r>
          </w:p>
        </w:tc>
      </w:tr>
    </w:tbl>
    <w:p w14:paraId="52369A5A" w14:textId="77777777" w:rsidR="2229AB24" w:rsidRDefault="2229AB24" w:rsidP="2229AB24">
      <w:pPr>
        <w:rPr>
          <w:rFonts w:ascii="Aptos" w:eastAsia="Aptos" w:hAnsi="Aptos" w:cs="Aptos"/>
          <w:color w:val="000000" w:themeColor="text1"/>
        </w:rPr>
      </w:pPr>
    </w:p>
    <w:p w14:paraId="13CC60E4" w14:textId="77777777" w:rsidR="41A66100" w:rsidRDefault="41A66100" w:rsidP="2229AB24">
      <w:pPr>
        <w:rPr>
          <w:rFonts w:ascii="Aptos" w:eastAsia="Aptos" w:hAnsi="Aptos" w:cs="Aptos"/>
          <w:color w:val="000000" w:themeColor="text1"/>
        </w:rPr>
      </w:pPr>
      <w:r>
        <w:t xml:space="preserve">2.3.2. Does the law(s) apply to anonymized data? </w:t>
      </w:r>
    </w:p>
    <w:p w14:paraId="22ADB76A" w14:textId="77777777" w:rsidR="2229AB24" w:rsidRDefault="2229AB24" w:rsidP="2229AB24">
      <w:pPr>
        <w:rPr>
          <w:rFonts w:ascii="Aptos" w:eastAsia="Aptos" w:hAnsi="Aptos" w:cs="Aptos"/>
          <w:color w:val="000000" w:themeColor="text1"/>
        </w:rPr>
      </w:pPr>
    </w:p>
    <w:tbl>
      <w:tblPr>
        <w:tblW w:w="0" w:type="auto"/>
        <w:tblBorders>
          <w:top w:val="single" w:sz="6" w:space="0" w:color="auto"/>
          <w:left w:val="single" w:sz="6" w:space="0" w:color="auto"/>
          <w:bottom w:val="single" w:sz="6" w:space="0" w:color="auto"/>
          <w:right w:val="single" w:sz="6" w:space="0" w:color="auto"/>
        </w:tblBorders>
        <w:tblLayout w:type="fixed"/>
        <w:tblLook w:val="04A0" w:firstRow="1" w:lastRow="0" w:firstColumn="1" w:lastColumn="0" w:noHBand="0" w:noVBand="1"/>
      </w:tblPr>
      <w:tblGrid>
        <w:gridCol w:w="4500"/>
        <w:gridCol w:w="4500"/>
      </w:tblGrid>
      <w:tr w:rsidR="2229AB24" w14:paraId="131C108C" w14:textId="77777777" w:rsidTr="2229AB24">
        <w:trPr>
          <w:trHeight w:val="300"/>
        </w:trPr>
        <w:tc>
          <w:tcPr>
            <w:tcW w:w="4500" w:type="dxa"/>
            <w:tcBorders>
              <w:top w:val="single" w:sz="6" w:space="0" w:color="auto"/>
              <w:left w:val="single" w:sz="6" w:space="0" w:color="auto"/>
              <w:bottom w:val="single" w:sz="6" w:space="0" w:color="auto"/>
              <w:right w:val="single" w:sz="6" w:space="0" w:color="auto"/>
            </w:tcBorders>
          </w:tcPr>
          <w:p w14:paraId="7D6213E7" w14:textId="77777777" w:rsidR="2229AB24" w:rsidRDefault="2229AB24" w:rsidP="2229AB24">
            <w:pPr>
              <w:rPr>
                <w:rFonts w:ascii="Aptos" w:eastAsia="Aptos" w:hAnsi="Aptos" w:cs="Aptos"/>
              </w:rPr>
            </w:pPr>
            <w:r>
              <w:t>Response </w:t>
            </w:r>
          </w:p>
        </w:tc>
        <w:tc>
          <w:tcPr>
            <w:tcW w:w="4500" w:type="dxa"/>
            <w:tcBorders>
              <w:top w:val="single" w:sz="6" w:space="0" w:color="auto"/>
              <w:left w:val="single" w:sz="6" w:space="0" w:color="auto"/>
              <w:bottom w:val="single" w:sz="6" w:space="0" w:color="auto"/>
              <w:right w:val="single" w:sz="6" w:space="0" w:color="auto"/>
            </w:tcBorders>
          </w:tcPr>
          <w:p w14:paraId="36A2802D" w14:textId="6A20C4B2" w:rsidR="2229AB24" w:rsidRDefault="2229AB24" w:rsidP="2229AB24">
            <w:pPr>
              <w:rPr>
                <w:rFonts w:ascii="Aptos" w:eastAsia="Aptos" w:hAnsi="Aptos" w:cs="Aptos"/>
              </w:rPr>
            </w:pPr>
            <w:r>
              <w:t xml:space="preserve">CTDPA does not apply to </w:t>
            </w:r>
            <w:ins w:id="261" w:author="Bahar Toto" w:date="2025-11-13T15:16:00Z">
              <w:r w:rsidR="004C0284">
                <w:t>'</w:t>
              </w:r>
            </w:ins>
            <w:del w:id="262" w:author="Bahar Toto" w:date="2025-11-13T15:16:00Z">
              <w:r w:rsidDel="004C0284">
                <w:delText>“</w:delText>
              </w:r>
            </w:del>
            <w:r>
              <w:t>de‑identified</w:t>
            </w:r>
            <w:del w:id="263" w:author="Bahar Toto" w:date="2025-11-13T15:16:00Z">
              <w:r w:rsidDel="004C0284">
                <w:delText>”</w:delText>
              </w:r>
            </w:del>
            <w:ins w:id="264" w:author="Bahar Toto" w:date="2025-11-13T15:16:00Z">
              <w:r w:rsidR="004C0284">
                <w:t>'</w:t>
              </w:r>
            </w:ins>
            <w:r>
              <w:t xml:space="preserve"> and </w:t>
            </w:r>
            <w:del w:id="265" w:author="Bahar Toto" w:date="2025-11-13T15:16:00Z">
              <w:r w:rsidDel="004C0284">
                <w:delText>“</w:delText>
              </w:r>
            </w:del>
            <w:ins w:id="266" w:author="Bahar Toto" w:date="2025-11-13T15:16:00Z">
              <w:r w:rsidR="004C0284">
                <w:t>'</w:t>
              </w:r>
            </w:ins>
            <w:r>
              <w:t>pseudonymous</w:t>
            </w:r>
            <w:del w:id="267" w:author="Bahar Toto" w:date="2025-11-13T15:17:00Z">
              <w:r w:rsidDel="004C0284">
                <w:delText>”</w:delText>
              </w:r>
            </w:del>
            <w:ins w:id="268" w:author="Bahar Toto" w:date="2025-11-13T15:17:00Z">
              <w:r w:rsidR="004C0284">
                <w:t>'</w:t>
              </w:r>
            </w:ins>
            <w:r>
              <w:t xml:space="preserve"> data. </w:t>
            </w:r>
          </w:p>
        </w:tc>
      </w:tr>
      <w:tr w:rsidR="2229AB24" w14:paraId="07C73FDC" w14:textId="77777777" w:rsidTr="2229AB24">
        <w:trPr>
          <w:trHeight w:val="300"/>
        </w:trPr>
        <w:tc>
          <w:tcPr>
            <w:tcW w:w="4500" w:type="dxa"/>
            <w:tcBorders>
              <w:top w:val="single" w:sz="6" w:space="0" w:color="auto"/>
              <w:left w:val="single" w:sz="6" w:space="0" w:color="auto"/>
              <w:bottom w:val="single" w:sz="6" w:space="0" w:color="auto"/>
              <w:right w:val="single" w:sz="6" w:space="0" w:color="auto"/>
            </w:tcBorders>
          </w:tcPr>
          <w:p w14:paraId="36B3884D" w14:textId="77777777" w:rsidR="2229AB24" w:rsidRDefault="2229AB24" w:rsidP="2229AB24">
            <w:pPr>
              <w:rPr>
                <w:rFonts w:ascii="Aptos" w:eastAsia="Aptos" w:hAnsi="Aptos" w:cs="Aptos"/>
              </w:rPr>
            </w:pPr>
            <w:r>
              <w:t>Citation </w:t>
            </w:r>
          </w:p>
        </w:tc>
        <w:tc>
          <w:tcPr>
            <w:tcW w:w="4500" w:type="dxa"/>
            <w:tcBorders>
              <w:top w:val="single" w:sz="6" w:space="0" w:color="auto"/>
              <w:left w:val="single" w:sz="6" w:space="0" w:color="auto"/>
              <w:bottom w:val="single" w:sz="6" w:space="0" w:color="auto"/>
              <w:right w:val="single" w:sz="6" w:space="0" w:color="auto"/>
            </w:tcBorders>
          </w:tcPr>
          <w:p w14:paraId="2080C9B7" w14:textId="4FA3D6DA" w:rsidR="2229AB24" w:rsidRDefault="2229AB24" w:rsidP="2229AB24">
            <w:pPr>
              <w:rPr>
                <w:rFonts w:ascii="Aptos" w:eastAsia="Aptos" w:hAnsi="Aptos" w:cs="Aptos"/>
              </w:rPr>
            </w:pPr>
            <w:del w:id="269" w:author="Bahar Toto" w:date="2025-11-13T14:59:00Z">
              <w:r w:rsidDel="00F66D3C">
                <w:delText xml:space="preserve">Conn. Gen. Stat. </w:delText>
              </w:r>
            </w:del>
            <w:r>
              <w:t>§</w:t>
            </w:r>
            <w:ins w:id="270" w:author="Bahar Toto" w:date="2025-11-13T15:17:00Z">
              <w:r w:rsidR="004C0284">
                <w:t>§</w:t>
              </w:r>
            </w:ins>
            <w:del w:id="271" w:author="Bahar Toto" w:date="2025-11-13T15:17:00Z">
              <w:r w:rsidDel="004C0284">
                <w:delText xml:space="preserve"> </w:delText>
              </w:r>
            </w:del>
            <w:r>
              <w:t>42‑523</w:t>
            </w:r>
            <w:del w:id="272" w:author="Bahar Toto" w:date="2025-11-13T15:17:00Z">
              <w:r w:rsidDel="004C0284">
                <w:delText>; §</w:delText>
              </w:r>
            </w:del>
            <w:ins w:id="273" w:author="Bahar Toto" w:date="2025-11-13T15:17:00Z">
              <w:r w:rsidR="004C0284">
                <w:t xml:space="preserve"> and</w:t>
              </w:r>
            </w:ins>
            <w:r>
              <w:t xml:space="preserve"> 42‑515</w:t>
            </w:r>
            <w:ins w:id="274" w:author="Bahar Toto" w:date="2025-11-13T14:59:00Z">
              <w:r w:rsidR="00F66D3C">
                <w:t xml:space="preserve"> of the CTDPA</w:t>
              </w:r>
            </w:ins>
          </w:p>
        </w:tc>
      </w:tr>
      <w:tr w:rsidR="2229AB24" w14:paraId="23E3D52F" w14:textId="77777777" w:rsidTr="2229AB24">
        <w:trPr>
          <w:trHeight w:val="300"/>
        </w:trPr>
        <w:tc>
          <w:tcPr>
            <w:tcW w:w="4500" w:type="dxa"/>
            <w:tcBorders>
              <w:top w:val="single" w:sz="6" w:space="0" w:color="auto"/>
              <w:left w:val="single" w:sz="6" w:space="0" w:color="auto"/>
              <w:bottom w:val="single" w:sz="6" w:space="0" w:color="auto"/>
              <w:right w:val="single" w:sz="6" w:space="0" w:color="auto"/>
            </w:tcBorders>
          </w:tcPr>
          <w:p w14:paraId="01E98E40" w14:textId="77777777" w:rsidR="2229AB24" w:rsidRDefault="2229AB24" w:rsidP="2229AB24">
            <w:pPr>
              <w:rPr>
                <w:rFonts w:ascii="Aptos" w:eastAsia="Aptos" w:hAnsi="Aptos" w:cs="Aptos"/>
              </w:rPr>
            </w:pPr>
            <w:r>
              <w:t xml:space="preserve">Applicable persona </w:t>
            </w:r>
          </w:p>
        </w:tc>
        <w:tc>
          <w:tcPr>
            <w:tcW w:w="4500" w:type="dxa"/>
            <w:tcBorders>
              <w:top w:val="single" w:sz="6" w:space="0" w:color="auto"/>
              <w:left w:val="single" w:sz="6" w:space="0" w:color="auto"/>
              <w:bottom w:val="single" w:sz="6" w:space="0" w:color="auto"/>
              <w:right w:val="single" w:sz="6" w:space="0" w:color="auto"/>
            </w:tcBorders>
          </w:tcPr>
          <w:p w14:paraId="7802F0FB" w14:textId="77777777" w:rsidR="2229AB24" w:rsidRDefault="2229AB24" w:rsidP="2229AB24">
            <w:pPr>
              <w:rPr>
                <w:rFonts w:ascii="Aptos" w:eastAsia="Aptos" w:hAnsi="Aptos" w:cs="Aptos"/>
              </w:rPr>
            </w:pPr>
            <w:r>
              <w:t>Not applicable.</w:t>
            </w:r>
          </w:p>
        </w:tc>
      </w:tr>
    </w:tbl>
    <w:p w14:paraId="76762A30" w14:textId="77777777" w:rsidR="2229AB24" w:rsidRDefault="2229AB24" w:rsidP="2229AB24">
      <w:pPr>
        <w:rPr>
          <w:rFonts w:ascii="Aptos" w:eastAsia="Aptos" w:hAnsi="Aptos" w:cs="Aptos"/>
          <w:color w:val="000000" w:themeColor="text1"/>
        </w:rPr>
      </w:pPr>
    </w:p>
    <w:p w14:paraId="2E3D6388" w14:textId="77777777" w:rsidR="41A66100" w:rsidRDefault="41A66100" w:rsidP="2229AB24">
      <w:pPr>
        <w:rPr>
          <w:rFonts w:ascii="Aptos" w:eastAsia="Aptos" w:hAnsi="Aptos" w:cs="Aptos"/>
          <w:color w:val="000000" w:themeColor="text1"/>
        </w:rPr>
      </w:pPr>
      <w:r>
        <w:t>2.3.3. Are there any exemptions?</w:t>
      </w:r>
    </w:p>
    <w:p w14:paraId="0420280F" w14:textId="77777777" w:rsidR="2229AB24" w:rsidRDefault="2229AB24" w:rsidP="2229AB24">
      <w:pPr>
        <w:rPr>
          <w:rFonts w:ascii="Aptos" w:eastAsia="Aptos" w:hAnsi="Aptos" w:cs="Aptos"/>
          <w:color w:val="000000" w:themeColor="text1"/>
        </w:rPr>
      </w:pPr>
    </w:p>
    <w:tbl>
      <w:tblPr>
        <w:tblW w:w="0" w:type="auto"/>
        <w:tblBorders>
          <w:top w:val="single" w:sz="6" w:space="0" w:color="auto"/>
          <w:left w:val="single" w:sz="6" w:space="0" w:color="auto"/>
          <w:bottom w:val="single" w:sz="6" w:space="0" w:color="auto"/>
          <w:right w:val="single" w:sz="6" w:space="0" w:color="auto"/>
        </w:tblBorders>
        <w:tblLayout w:type="fixed"/>
        <w:tblLook w:val="04A0" w:firstRow="1" w:lastRow="0" w:firstColumn="1" w:lastColumn="0" w:noHBand="0" w:noVBand="1"/>
      </w:tblPr>
      <w:tblGrid>
        <w:gridCol w:w="4500"/>
        <w:gridCol w:w="4500"/>
      </w:tblGrid>
      <w:tr w:rsidR="2229AB24" w14:paraId="2F71D341" w14:textId="77777777" w:rsidTr="2229AB24">
        <w:trPr>
          <w:trHeight w:val="300"/>
        </w:trPr>
        <w:tc>
          <w:tcPr>
            <w:tcW w:w="4500" w:type="dxa"/>
            <w:tcBorders>
              <w:top w:val="single" w:sz="6" w:space="0" w:color="auto"/>
              <w:left w:val="single" w:sz="6" w:space="0" w:color="auto"/>
              <w:bottom w:val="single" w:sz="6" w:space="0" w:color="auto"/>
              <w:right w:val="single" w:sz="6" w:space="0" w:color="auto"/>
            </w:tcBorders>
          </w:tcPr>
          <w:p w14:paraId="60AD7E25" w14:textId="77777777" w:rsidR="2229AB24" w:rsidRDefault="2229AB24" w:rsidP="2229AB24">
            <w:pPr>
              <w:rPr>
                <w:rFonts w:ascii="Aptos" w:eastAsia="Aptos" w:hAnsi="Aptos" w:cs="Aptos"/>
              </w:rPr>
            </w:pPr>
            <w:r>
              <w:t>Response </w:t>
            </w:r>
          </w:p>
        </w:tc>
        <w:tc>
          <w:tcPr>
            <w:tcW w:w="4500" w:type="dxa"/>
            <w:tcBorders>
              <w:top w:val="single" w:sz="6" w:space="0" w:color="auto"/>
              <w:left w:val="single" w:sz="6" w:space="0" w:color="auto"/>
              <w:bottom w:val="single" w:sz="6" w:space="0" w:color="auto"/>
              <w:right w:val="single" w:sz="6" w:space="0" w:color="auto"/>
            </w:tcBorders>
          </w:tcPr>
          <w:p w14:paraId="341222D0" w14:textId="427E6C45" w:rsidR="00113CF5" w:rsidRPr="00113CF5" w:rsidRDefault="2229AB24" w:rsidP="00113CF5">
            <w:pPr>
              <w:rPr>
                <w:ins w:id="275" w:author="Bahar Toto" w:date="2025-11-13T15:17:00Z"/>
              </w:rPr>
            </w:pPr>
            <w:r>
              <w:t xml:space="preserve">Yes, </w:t>
            </w:r>
            <w:ins w:id="276" w:author="Bahar Toto" w:date="2025-11-13T15:17:00Z">
              <w:r w:rsidR="00113CF5">
                <w:t>t</w:t>
              </w:r>
              <w:r w:rsidR="00113CF5" w:rsidRPr="00113CF5">
                <w:t>he CTDPA does not apply to, among other things:</w:t>
              </w:r>
            </w:ins>
          </w:p>
          <w:p w14:paraId="36CE4A0C" w14:textId="77777777" w:rsidR="00113CF5" w:rsidRPr="00113CF5" w:rsidRDefault="00113CF5" w:rsidP="00113CF5">
            <w:pPr>
              <w:numPr>
                <w:ilvl w:val="0"/>
                <w:numId w:val="42"/>
              </w:numPr>
              <w:rPr>
                <w:ins w:id="277" w:author="Bahar Toto" w:date="2025-11-13T15:17:00Z"/>
              </w:rPr>
            </w:pPr>
            <w:ins w:id="278" w:author="Bahar Toto" w:date="2025-11-13T15:17:00Z">
              <w:r w:rsidRPr="00113CF5">
                <w:t>protected health information under HIPAA;</w:t>
              </w:r>
            </w:ins>
          </w:p>
          <w:p w14:paraId="22FB88F3" w14:textId="77777777" w:rsidR="00113CF5" w:rsidRPr="00113CF5" w:rsidRDefault="00113CF5" w:rsidP="00113CF5">
            <w:pPr>
              <w:numPr>
                <w:ilvl w:val="0"/>
                <w:numId w:val="42"/>
              </w:numPr>
              <w:rPr>
                <w:ins w:id="279" w:author="Bahar Toto" w:date="2025-11-13T15:17:00Z"/>
              </w:rPr>
            </w:pPr>
            <w:ins w:id="280" w:author="Bahar Toto" w:date="2025-11-13T15:17:00Z">
              <w:r w:rsidRPr="00113CF5">
                <w:t>patient identifying information for purposes of </w:t>
              </w:r>
              <w:r w:rsidRPr="00113CF5">
                <w:fldChar w:fldCharType="begin"/>
              </w:r>
              <w:r w:rsidRPr="00113CF5">
                <w:instrText>HYPERLINK "https://www.govinfo.gov/content/pkg/USCODE-2010-title42/html/USCODE-2010-title42-chap6A-subchapIII-A-partD-sec290dd-2.htm" \l ":~:text=Records%20of%20the%20identity%2C%20diagnosis,regulated%2C%20or%20directly%20or%20indirectly" \t "_blank"</w:instrText>
              </w:r>
              <w:r w:rsidRPr="00113CF5">
                <w:fldChar w:fldCharType="separate"/>
              </w:r>
              <w:r w:rsidRPr="00113CF5">
                <w:rPr>
                  <w:rStyle w:val="Hyperlink"/>
                </w:rPr>
                <w:t>§42-290dd-2 of Article 6a of Title of the U.S Code</w:t>
              </w:r>
              <w:r w:rsidRPr="00113CF5">
                <w:fldChar w:fldCharType="end"/>
              </w:r>
              <w:r w:rsidRPr="00113CF5">
                <w:t>;</w:t>
              </w:r>
            </w:ins>
          </w:p>
          <w:p w14:paraId="26C19CE8" w14:textId="77777777" w:rsidR="00113CF5" w:rsidRPr="00113CF5" w:rsidRDefault="00113CF5" w:rsidP="00113CF5">
            <w:pPr>
              <w:numPr>
                <w:ilvl w:val="0"/>
                <w:numId w:val="42"/>
              </w:numPr>
              <w:rPr>
                <w:ins w:id="281" w:author="Bahar Toto" w:date="2025-11-13T15:17:00Z"/>
              </w:rPr>
            </w:pPr>
            <w:ins w:id="282" w:author="Bahar Toto" w:date="2025-11-13T15:17:00Z">
              <w:r w:rsidRPr="00113CF5">
                <w:t>identifiable private information for purposes of the federal policy for the protection of human subjects under the </w:t>
              </w:r>
              <w:r w:rsidRPr="00113CF5">
                <w:fldChar w:fldCharType="begin"/>
              </w:r>
              <w:r w:rsidRPr="00113CF5">
                <w:instrText>HYPERLINK "https://www.ecfr.gov/" \t "_blank"</w:instrText>
              </w:r>
              <w:r w:rsidRPr="00113CF5">
                <w:fldChar w:fldCharType="separate"/>
              </w:r>
              <w:r w:rsidRPr="00113CF5">
                <w:rPr>
                  <w:rStyle w:val="Hyperlink"/>
                </w:rPr>
                <w:t>Protection of Human Subjects of Subpart A of Part 46 of Subchapter A of Subtitle A of Title 42 of the Code of Federal Regulation</w:t>
              </w:r>
              <w:r w:rsidRPr="00113CF5">
                <w:fldChar w:fldCharType="end"/>
              </w:r>
              <w:r w:rsidRPr="00113CF5">
                <w:t>;</w:t>
              </w:r>
            </w:ins>
          </w:p>
          <w:p w14:paraId="6CAD46D2" w14:textId="77777777" w:rsidR="00113CF5" w:rsidRPr="00113CF5" w:rsidRDefault="00113CF5" w:rsidP="00113CF5">
            <w:pPr>
              <w:numPr>
                <w:ilvl w:val="0"/>
                <w:numId w:val="42"/>
              </w:numPr>
              <w:rPr>
                <w:ins w:id="283" w:author="Bahar Toto" w:date="2025-11-13T15:17:00Z"/>
              </w:rPr>
            </w:pPr>
            <w:ins w:id="284" w:author="Bahar Toto" w:date="2025-11-13T15:17:00Z">
              <w:r w:rsidRPr="00113CF5">
                <w:t>identifiable private information or personal data collected as part of human subjects research pursuant to the </w:t>
              </w:r>
              <w:r w:rsidRPr="00113CF5">
                <w:fldChar w:fldCharType="begin"/>
              </w:r>
              <w:r w:rsidRPr="00113CF5">
                <w:instrText>HYPERLINK "https://www.fda.gov/about-fda/center-drug-evaluation-and-research-cder/good-clinical-practice" \t "_blank"</w:instrText>
              </w:r>
              <w:r w:rsidRPr="00113CF5">
                <w:fldChar w:fldCharType="separate"/>
              </w:r>
              <w:r w:rsidRPr="00113CF5">
                <w:rPr>
                  <w:rStyle w:val="Hyperlink"/>
                </w:rPr>
                <w:t>Good Clinical Practice guidelines</w:t>
              </w:r>
              <w:r w:rsidRPr="00113CF5">
                <w:fldChar w:fldCharType="end"/>
              </w:r>
              <w:r w:rsidRPr="00113CF5">
                <w:t> issued by the </w:t>
              </w:r>
              <w:r w:rsidRPr="00113CF5">
                <w:fldChar w:fldCharType="begin"/>
              </w:r>
              <w:r w:rsidRPr="00113CF5">
                <w:instrText>HYPERLINK "https://www.ich.org/" \t "_blank"</w:instrText>
              </w:r>
              <w:r w:rsidRPr="00113CF5">
                <w:fldChar w:fldCharType="separate"/>
              </w:r>
              <w:r w:rsidRPr="00113CF5">
                <w:rPr>
                  <w:rStyle w:val="Hyperlink"/>
                </w:rPr>
                <w:t>International Council for Harmonization of Technical Requirements for Pharmaceuticals for Human Use</w:t>
              </w:r>
              <w:r w:rsidRPr="00113CF5">
                <w:fldChar w:fldCharType="end"/>
              </w:r>
              <w:r w:rsidRPr="00113CF5">
                <w:t>; and</w:t>
              </w:r>
            </w:ins>
          </w:p>
          <w:p w14:paraId="4E82DEA0" w14:textId="77777777" w:rsidR="00113CF5" w:rsidRPr="00113CF5" w:rsidRDefault="00113CF5" w:rsidP="00113CF5">
            <w:pPr>
              <w:numPr>
                <w:ilvl w:val="0"/>
                <w:numId w:val="42"/>
              </w:numPr>
              <w:rPr>
                <w:ins w:id="285" w:author="Bahar Toto" w:date="2025-11-13T15:17:00Z"/>
              </w:rPr>
            </w:pPr>
            <w:ins w:id="286" w:author="Bahar Toto" w:date="2025-11-13T15:17:00Z">
              <w:r w:rsidRPr="00113CF5">
                <w:t>data processed or maintained:</w:t>
              </w:r>
            </w:ins>
          </w:p>
          <w:p w14:paraId="0DA36F2E" w14:textId="77777777" w:rsidR="00113CF5" w:rsidRPr="00113CF5" w:rsidRDefault="00113CF5" w:rsidP="00113CF5">
            <w:pPr>
              <w:numPr>
                <w:ilvl w:val="1"/>
                <w:numId w:val="42"/>
              </w:numPr>
              <w:rPr>
                <w:ins w:id="287" w:author="Bahar Toto" w:date="2025-11-13T15:17:00Z"/>
              </w:rPr>
            </w:pPr>
            <w:ins w:id="288" w:author="Bahar Toto" w:date="2025-11-13T15:17:00Z">
              <w:r w:rsidRPr="00113CF5">
                <w:t>in the course of an individual applying to, employed by, or acting as an agent or independent contractor of a controller, processor, consumer health data controller, or third party, to the extent that the data is collected and used within the context of that role;</w:t>
              </w:r>
            </w:ins>
          </w:p>
          <w:p w14:paraId="51ECDD06" w14:textId="77777777" w:rsidR="00113CF5" w:rsidRPr="00113CF5" w:rsidRDefault="00113CF5" w:rsidP="00113CF5">
            <w:pPr>
              <w:numPr>
                <w:ilvl w:val="1"/>
                <w:numId w:val="42"/>
              </w:numPr>
              <w:rPr>
                <w:ins w:id="289" w:author="Bahar Toto" w:date="2025-11-13T15:17:00Z"/>
              </w:rPr>
            </w:pPr>
            <w:ins w:id="290" w:author="Bahar Toto" w:date="2025-11-13T15:17:00Z">
              <w:r w:rsidRPr="00113CF5">
                <w:t>as the emergency contact information of an individual under §1 to 11 of the CTDPA used for emergency contact purposes; or</w:t>
              </w:r>
            </w:ins>
          </w:p>
          <w:p w14:paraId="06E81A8E" w14:textId="77777777" w:rsidR="00113CF5" w:rsidRPr="00113CF5" w:rsidRDefault="00113CF5" w:rsidP="00113CF5">
            <w:pPr>
              <w:numPr>
                <w:ilvl w:val="1"/>
                <w:numId w:val="42"/>
              </w:numPr>
              <w:rPr>
                <w:ins w:id="291" w:author="Bahar Toto" w:date="2025-11-13T15:17:00Z"/>
              </w:rPr>
            </w:pPr>
            <w:ins w:id="292" w:author="Bahar Toto" w:date="2025-11-13T15:17:00Z">
              <w:r w:rsidRPr="00113CF5">
                <w:t>that is necessary to retain to administer benefits for another individual relating to the individual who is the subject of the information under §3(b)(1) of the CTDPA and used for the purposes of administering such benefit.</w:t>
              </w:r>
            </w:ins>
          </w:p>
          <w:p w14:paraId="114F783B" w14:textId="77777777" w:rsidR="00113CF5" w:rsidRPr="00113CF5" w:rsidRDefault="00113CF5" w:rsidP="00113CF5">
            <w:pPr>
              <w:rPr>
                <w:ins w:id="293" w:author="Bahar Toto" w:date="2025-11-13T15:17:00Z"/>
              </w:rPr>
            </w:pPr>
            <w:ins w:id="294" w:author="Bahar Toto" w:date="2025-11-13T15:17:00Z">
              <w:r w:rsidRPr="00113CF5">
                <w:t>In addition, the CTDPA does not apply to any person's processing of personal data in the course of such person's purely personal or household activities.</w:t>
              </w:r>
            </w:ins>
          </w:p>
          <w:p w14:paraId="7ACD4235" w14:textId="30C41D37" w:rsidR="2229AB24" w:rsidRDefault="2229AB24" w:rsidP="2229AB24">
            <w:pPr>
              <w:rPr>
                <w:rFonts w:ascii="Aptos" w:eastAsia="Aptos" w:hAnsi="Aptos" w:cs="Aptos"/>
              </w:rPr>
            </w:pPr>
            <w:del w:id="295" w:author="Bahar Toto" w:date="2025-11-13T15:17:00Z">
              <w:r w:rsidDel="00113CF5">
                <w:delText xml:space="preserve">the </w:delText>
              </w:r>
              <w:r w:rsidDel="004C0284">
                <w:delText xml:space="preserve">law </w:delText>
              </w:r>
              <w:r w:rsidDel="00113CF5">
                <w:delText xml:space="preserve">includes various data-level exemptions including for data covered by HIPAA and FERPA. </w:delText>
              </w:r>
            </w:del>
          </w:p>
        </w:tc>
      </w:tr>
      <w:tr w:rsidR="2229AB24" w14:paraId="27800B65" w14:textId="77777777" w:rsidTr="2229AB24">
        <w:trPr>
          <w:trHeight w:val="300"/>
        </w:trPr>
        <w:tc>
          <w:tcPr>
            <w:tcW w:w="4500" w:type="dxa"/>
            <w:tcBorders>
              <w:top w:val="single" w:sz="6" w:space="0" w:color="auto"/>
              <w:left w:val="single" w:sz="6" w:space="0" w:color="auto"/>
              <w:bottom w:val="single" w:sz="6" w:space="0" w:color="auto"/>
              <w:right w:val="single" w:sz="6" w:space="0" w:color="auto"/>
            </w:tcBorders>
          </w:tcPr>
          <w:p w14:paraId="3CC242F3" w14:textId="77777777" w:rsidR="2229AB24" w:rsidRDefault="2229AB24" w:rsidP="2229AB24">
            <w:pPr>
              <w:rPr>
                <w:rFonts w:ascii="Aptos" w:eastAsia="Aptos" w:hAnsi="Aptos" w:cs="Aptos"/>
              </w:rPr>
            </w:pPr>
            <w:r>
              <w:t>Citation </w:t>
            </w:r>
          </w:p>
        </w:tc>
        <w:tc>
          <w:tcPr>
            <w:tcW w:w="4500" w:type="dxa"/>
            <w:tcBorders>
              <w:top w:val="single" w:sz="6" w:space="0" w:color="auto"/>
              <w:left w:val="single" w:sz="6" w:space="0" w:color="auto"/>
              <w:bottom w:val="single" w:sz="6" w:space="0" w:color="auto"/>
              <w:right w:val="single" w:sz="6" w:space="0" w:color="auto"/>
            </w:tcBorders>
          </w:tcPr>
          <w:p w14:paraId="038F320F" w14:textId="6E9690BA" w:rsidR="2229AB24" w:rsidRDefault="0067749A" w:rsidP="2229AB24">
            <w:pPr>
              <w:rPr>
                <w:rFonts w:ascii="Aptos" w:eastAsia="Aptos" w:hAnsi="Aptos" w:cs="Aptos"/>
              </w:rPr>
            </w:pPr>
            <w:ins w:id="296" w:author="Bahar Toto" w:date="2025-11-13T15:18:00Z">
              <w:r w:rsidRPr="0067749A">
                <w:t>§§42-517(b) and 42-524(e) of the CTDPA</w:t>
              </w:r>
            </w:ins>
            <w:del w:id="297" w:author="Bahar Toto" w:date="2025-11-13T14:59:00Z">
              <w:r w:rsidR="2229AB24" w:rsidDel="00F66D3C">
                <w:delText xml:space="preserve">Conn. Gen. Stat. </w:delText>
              </w:r>
            </w:del>
            <w:del w:id="298" w:author="Bahar Toto" w:date="2025-11-13T15:18:00Z">
              <w:r w:rsidR="2229AB24" w:rsidDel="0067749A">
                <w:delText>§ 42‑517</w:delText>
              </w:r>
            </w:del>
          </w:p>
        </w:tc>
      </w:tr>
      <w:tr w:rsidR="2229AB24" w14:paraId="21DCA4DC" w14:textId="77777777" w:rsidTr="2229AB24">
        <w:trPr>
          <w:trHeight w:val="300"/>
        </w:trPr>
        <w:tc>
          <w:tcPr>
            <w:tcW w:w="4500" w:type="dxa"/>
            <w:tcBorders>
              <w:top w:val="single" w:sz="6" w:space="0" w:color="auto"/>
              <w:left w:val="single" w:sz="6" w:space="0" w:color="auto"/>
              <w:bottom w:val="single" w:sz="6" w:space="0" w:color="auto"/>
              <w:right w:val="single" w:sz="6" w:space="0" w:color="auto"/>
            </w:tcBorders>
          </w:tcPr>
          <w:p w14:paraId="7641E007" w14:textId="77777777" w:rsidR="2229AB24" w:rsidRDefault="2229AB24" w:rsidP="2229AB24">
            <w:pPr>
              <w:rPr>
                <w:rFonts w:ascii="Aptos" w:eastAsia="Aptos" w:hAnsi="Aptos" w:cs="Aptos"/>
              </w:rPr>
            </w:pPr>
            <w:r>
              <w:t xml:space="preserve">Applicable persona </w:t>
            </w:r>
          </w:p>
        </w:tc>
        <w:tc>
          <w:tcPr>
            <w:tcW w:w="4500" w:type="dxa"/>
            <w:tcBorders>
              <w:top w:val="single" w:sz="6" w:space="0" w:color="auto"/>
              <w:left w:val="single" w:sz="6" w:space="0" w:color="auto"/>
              <w:bottom w:val="single" w:sz="6" w:space="0" w:color="auto"/>
              <w:right w:val="single" w:sz="6" w:space="0" w:color="auto"/>
            </w:tcBorders>
          </w:tcPr>
          <w:p w14:paraId="583C718A" w14:textId="77777777" w:rsidR="2229AB24" w:rsidRDefault="2229AB24" w:rsidP="2229AB24">
            <w:pPr>
              <w:rPr>
                <w:rFonts w:ascii="Aptos" w:eastAsia="Aptos" w:hAnsi="Aptos" w:cs="Aptos"/>
              </w:rPr>
            </w:pPr>
            <w:r>
              <w:t>Not applicable.</w:t>
            </w:r>
          </w:p>
        </w:tc>
      </w:tr>
    </w:tbl>
    <w:p w14:paraId="28AD4AB7" w14:textId="77777777" w:rsidR="2229AB24" w:rsidRDefault="2229AB24" w:rsidP="2229AB24">
      <w:pPr>
        <w:rPr>
          <w:rFonts w:ascii="Aptos" w:eastAsia="Aptos" w:hAnsi="Aptos" w:cs="Aptos"/>
          <w:color w:val="000000" w:themeColor="text1"/>
        </w:rPr>
      </w:pPr>
    </w:p>
    <w:p w14:paraId="1B180A33" w14:textId="77777777" w:rsidR="2229AB24" w:rsidRDefault="2229AB24" w:rsidP="2229AB24">
      <w:pPr>
        <w:rPr>
          <w:rFonts w:ascii="Aptos" w:eastAsia="Aptos" w:hAnsi="Aptos" w:cs="Aptos"/>
          <w:color w:val="000000" w:themeColor="text1"/>
        </w:rPr>
      </w:pPr>
    </w:p>
    <w:p w14:paraId="044C1774" w14:textId="77777777" w:rsidR="41A66100" w:rsidRDefault="41A66100" w:rsidP="2229AB24">
      <w:pPr>
        <w:pStyle w:val="ListParagraph"/>
        <w:numPr>
          <w:ilvl w:val="0"/>
          <w:numId w:val="1"/>
        </w:numPr>
        <w:rPr>
          <w:rFonts w:ascii="Aptos" w:eastAsia="Aptos" w:hAnsi="Aptos" w:cs="Aptos"/>
          <w:color w:val="000000" w:themeColor="text1"/>
        </w:rPr>
      </w:pPr>
      <w:r>
        <w:t xml:space="preserve">Definitions </w:t>
      </w:r>
    </w:p>
    <w:p w14:paraId="762C7735" w14:textId="77777777" w:rsidR="2229AB24" w:rsidRDefault="2229AB24" w:rsidP="2229AB24">
      <w:pPr>
        <w:rPr>
          <w:rFonts w:ascii="Aptos" w:eastAsia="Aptos" w:hAnsi="Aptos" w:cs="Aptos"/>
          <w:color w:val="000000" w:themeColor="text1"/>
        </w:rPr>
      </w:pPr>
    </w:p>
    <w:p w14:paraId="22E623B1" w14:textId="77777777" w:rsidR="41A66100" w:rsidRDefault="41A66100" w:rsidP="2229AB24">
      <w:pPr>
        <w:rPr>
          <w:rFonts w:ascii="Aptos" w:eastAsia="Aptos" w:hAnsi="Aptos" w:cs="Aptos"/>
          <w:color w:val="000000" w:themeColor="text1"/>
        </w:rPr>
      </w:pPr>
      <w:r>
        <w:t xml:space="preserve">3.1. Key terms </w:t>
      </w:r>
    </w:p>
    <w:p w14:paraId="71F40574" w14:textId="77777777" w:rsidR="2229AB24" w:rsidRDefault="2229AB24" w:rsidP="2229AB24">
      <w:pPr>
        <w:rPr>
          <w:rFonts w:ascii="Aptos" w:eastAsia="Aptos" w:hAnsi="Aptos" w:cs="Aptos"/>
          <w:color w:val="000000" w:themeColor="text1"/>
        </w:rPr>
      </w:pPr>
    </w:p>
    <w:p w14:paraId="39823046" w14:textId="77777777" w:rsidR="41A66100" w:rsidRDefault="41A66100" w:rsidP="2229AB24">
      <w:pPr>
        <w:rPr>
          <w:rFonts w:ascii="Aptos" w:eastAsia="Aptos" w:hAnsi="Aptos" w:cs="Aptos"/>
          <w:color w:val="000000" w:themeColor="text1"/>
        </w:rPr>
      </w:pPr>
      <w:r>
        <w:t xml:space="preserve">3.1.1. How is data controller (or equivalent) defined? </w:t>
      </w:r>
    </w:p>
    <w:p w14:paraId="5282AE18" w14:textId="77777777" w:rsidR="2229AB24" w:rsidRDefault="2229AB24" w:rsidP="2229AB24">
      <w:pPr>
        <w:rPr>
          <w:rFonts w:ascii="Aptos" w:eastAsia="Aptos" w:hAnsi="Aptos" w:cs="Aptos"/>
          <w:color w:val="000000" w:themeColor="text1"/>
        </w:rPr>
      </w:pPr>
    </w:p>
    <w:tbl>
      <w:tblPr>
        <w:tblW w:w="0" w:type="auto"/>
        <w:tblBorders>
          <w:top w:val="single" w:sz="6" w:space="0" w:color="auto"/>
          <w:left w:val="single" w:sz="6" w:space="0" w:color="auto"/>
          <w:bottom w:val="single" w:sz="6" w:space="0" w:color="auto"/>
          <w:right w:val="single" w:sz="6" w:space="0" w:color="auto"/>
        </w:tblBorders>
        <w:tblLayout w:type="fixed"/>
        <w:tblLook w:val="04A0" w:firstRow="1" w:lastRow="0" w:firstColumn="1" w:lastColumn="0" w:noHBand="0" w:noVBand="1"/>
      </w:tblPr>
      <w:tblGrid>
        <w:gridCol w:w="4500"/>
        <w:gridCol w:w="4500"/>
      </w:tblGrid>
      <w:tr w:rsidR="2229AB24" w14:paraId="441EC3E5" w14:textId="77777777" w:rsidTr="2229AB24">
        <w:trPr>
          <w:trHeight w:val="300"/>
        </w:trPr>
        <w:tc>
          <w:tcPr>
            <w:tcW w:w="4500" w:type="dxa"/>
            <w:tcBorders>
              <w:top w:val="single" w:sz="6" w:space="0" w:color="auto"/>
              <w:left w:val="single" w:sz="6" w:space="0" w:color="auto"/>
              <w:bottom w:val="single" w:sz="6" w:space="0" w:color="auto"/>
              <w:right w:val="single" w:sz="6" w:space="0" w:color="auto"/>
            </w:tcBorders>
          </w:tcPr>
          <w:p w14:paraId="7A5D9F30" w14:textId="77777777" w:rsidR="2229AB24" w:rsidRDefault="2229AB24" w:rsidP="2229AB24">
            <w:pPr>
              <w:rPr>
                <w:rFonts w:ascii="Aptos" w:eastAsia="Aptos" w:hAnsi="Aptos" w:cs="Aptos"/>
              </w:rPr>
            </w:pPr>
            <w:r>
              <w:t>Response </w:t>
            </w:r>
          </w:p>
        </w:tc>
        <w:tc>
          <w:tcPr>
            <w:tcW w:w="4500" w:type="dxa"/>
            <w:tcBorders>
              <w:top w:val="single" w:sz="6" w:space="0" w:color="auto"/>
              <w:left w:val="single" w:sz="6" w:space="0" w:color="auto"/>
              <w:bottom w:val="single" w:sz="6" w:space="0" w:color="auto"/>
              <w:right w:val="single" w:sz="6" w:space="0" w:color="auto"/>
            </w:tcBorders>
          </w:tcPr>
          <w:p w14:paraId="15FCF4AA" w14:textId="77777777" w:rsidR="00E130B8" w:rsidRPr="00E130B8" w:rsidRDefault="00E130B8" w:rsidP="00E130B8">
            <w:pPr>
              <w:rPr>
                <w:ins w:id="299" w:author="Bahar Toto" w:date="2025-11-13T15:19:00Z"/>
              </w:rPr>
            </w:pPr>
            <w:ins w:id="300" w:author="Bahar Toto" w:date="2025-11-13T15:19:00Z">
              <w:r w:rsidRPr="00E130B8">
                <w:t>Controller is defined as a person who, alone or jointly with others determines the purpose and means of processing personal data.</w:t>
              </w:r>
            </w:ins>
          </w:p>
          <w:p w14:paraId="2442D415" w14:textId="77777777" w:rsidR="00E130B8" w:rsidRPr="00E130B8" w:rsidRDefault="00E130B8" w:rsidP="00E130B8">
            <w:pPr>
              <w:rPr>
                <w:ins w:id="301" w:author="Bahar Toto" w:date="2025-11-13T15:19:00Z"/>
              </w:rPr>
            </w:pPr>
            <w:ins w:id="302" w:author="Bahar Toto" w:date="2025-11-13T15:19:00Z">
              <w:r w:rsidRPr="00E130B8">
                <w:t>The CTDPA also defines a 'consumer health data controller' as people or entities that determine the purposes and means of processing consumer health data.</w:t>
              </w:r>
            </w:ins>
          </w:p>
          <w:p w14:paraId="74B0F7C9" w14:textId="48984E34" w:rsidR="2229AB24" w:rsidRDefault="2229AB24" w:rsidP="2229AB24">
            <w:pPr>
              <w:rPr>
                <w:rFonts w:ascii="Aptos" w:eastAsia="Aptos" w:hAnsi="Aptos" w:cs="Aptos"/>
              </w:rPr>
            </w:pPr>
            <w:del w:id="303" w:author="Bahar Toto" w:date="2025-11-13T15:19:00Z">
              <w:r w:rsidDel="00E130B8">
                <w:delText xml:space="preserve">An entity that determines purposes/means of processing personal data. </w:delText>
              </w:r>
            </w:del>
          </w:p>
        </w:tc>
      </w:tr>
      <w:tr w:rsidR="2229AB24" w14:paraId="65B0142D" w14:textId="77777777" w:rsidTr="2229AB24">
        <w:trPr>
          <w:trHeight w:val="300"/>
        </w:trPr>
        <w:tc>
          <w:tcPr>
            <w:tcW w:w="4500" w:type="dxa"/>
            <w:tcBorders>
              <w:top w:val="single" w:sz="6" w:space="0" w:color="auto"/>
              <w:left w:val="single" w:sz="6" w:space="0" w:color="auto"/>
              <w:bottom w:val="single" w:sz="6" w:space="0" w:color="auto"/>
              <w:right w:val="single" w:sz="6" w:space="0" w:color="auto"/>
            </w:tcBorders>
          </w:tcPr>
          <w:p w14:paraId="6B4DF4FE" w14:textId="77777777" w:rsidR="2229AB24" w:rsidRDefault="2229AB24" w:rsidP="2229AB24">
            <w:pPr>
              <w:rPr>
                <w:rFonts w:ascii="Aptos" w:eastAsia="Aptos" w:hAnsi="Aptos" w:cs="Aptos"/>
              </w:rPr>
            </w:pPr>
            <w:r>
              <w:t>Citation </w:t>
            </w:r>
          </w:p>
        </w:tc>
        <w:tc>
          <w:tcPr>
            <w:tcW w:w="4500" w:type="dxa"/>
            <w:tcBorders>
              <w:top w:val="single" w:sz="6" w:space="0" w:color="auto"/>
              <w:left w:val="single" w:sz="6" w:space="0" w:color="auto"/>
              <w:bottom w:val="single" w:sz="6" w:space="0" w:color="auto"/>
              <w:right w:val="single" w:sz="6" w:space="0" w:color="auto"/>
            </w:tcBorders>
          </w:tcPr>
          <w:p w14:paraId="28BC9515" w14:textId="7D47ED8F" w:rsidR="2229AB24" w:rsidRDefault="2229AB24" w:rsidP="2229AB24">
            <w:pPr>
              <w:rPr>
                <w:rFonts w:ascii="Aptos" w:eastAsia="Aptos" w:hAnsi="Aptos" w:cs="Aptos"/>
              </w:rPr>
            </w:pPr>
            <w:del w:id="304" w:author="Bahar Toto" w:date="2025-11-13T14:59:00Z">
              <w:r w:rsidDel="00F66D3C">
                <w:delText xml:space="preserve">Conn. Gen. Stat. </w:delText>
              </w:r>
            </w:del>
            <w:r>
              <w:t>§</w:t>
            </w:r>
            <w:del w:id="305" w:author="Bahar Toto" w:date="2025-11-13T15:20:00Z">
              <w:r w:rsidDel="00E130B8">
                <w:delText xml:space="preserve"> </w:delText>
              </w:r>
            </w:del>
            <w:r>
              <w:t>42‑515</w:t>
            </w:r>
            <w:ins w:id="306" w:author="Bahar Toto" w:date="2025-11-13T15:19:00Z">
              <w:r w:rsidR="00E130B8">
                <w:t>(11)</w:t>
              </w:r>
            </w:ins>
            <w:ins w:id="307" w:author="Bahar Toto" w:date="2025-11-13T14:59:00Z">
              <w:r w:rsidR="00F66D3C">
                <w:t xml:space="preserve"> of the CTDPA</w:t>
              </w:r>
            </w:ins>
          </w:p>
        </w:tc>
      </w:tr>
      <w:tr w:rsidR="2229AB24" w14:paraId="32003CB1" w14:textId="77777777" w:rsidTr="2229AB24">
        <w:trPr>
          <w:trHeight w:val="300"/>
        </w:trPr>
        <w:tc>
          <w:tcPr>
            <w:tcW w:w="4500" w:type="dxa"/>
            <w:tcBorders>
              <w:top w:val="single" w:sz="6" w:space="0" w:color="auto"/>
              <w:left w:val="single" w:sz="6" w:space="0" w:color="auto"/>
              <w:bottom w:val="single" w:sz="6" w:space="0" w:color="auto"/>
              <w:right w:val="single" w:sz="6" w:space="0" w:color="auto"/>
            </w:tcBorders>
          </w:tcPr>
          <w:p w14:paraId="2F03027A" w14:textId="77777777" w:rsidR="2229AB24" w:rsidRDefault="2229AB24" w:rsidP="2229AB24">
            <w:pPr>
              <w:rPr>
                <w:rFonts w:ascii="Aptos" w:eastAsia="Aptos" w:hAnsi="Aptos" w:cs="Aptos"/>
              </w:rPr>
            </w:pPr>
            <w:r>
              <w:t xml:space="preserve">Applicable persona </w:t>
            </w:r>
          </w:p>
        </w:tc>
        <w:tc>
          <w:tcPr>
            <w:tcW w:w="4500" w:type="dxa"/>
            <w:tcBorders>
              <w:top w:val="single" w:sz="6" w:space="0" w:color="auto"/>
              <w:left w:val="single" w:sz="6" w:space="0" w:color="auto"/>
              <w:bottom w:val="single" w:sz="6" w:space="0" w:color="auto"/>
              <w:right w:val="single" w:sz="6" w:space="0" w:color="auto"/>
            </w:tcBorders>
          </w:tcPr>
          <w:p w14:paraId="2182CD07" w14:textId="77777777" w:rsidR="2229AB24" w:rsidRDefault="2229AB24" w:rsidP="2229AB24">
            <w:pPr>
              <w:rPr>
                <w:rFonts w:ascii="Aptos" w:eastAsia="Aptos" w:hAnsi="Aptos" w:cs="Aptos"/>
              </w:rPr>
            </w:pPr>
            <w:r>
              <w:t>Not applicable.</w:t>
            </w:r>
          </w:p>
        </w:tc>
      </w:tr>
    </w:tbl>
    <w:p w14:paraId="4E252027" w14:textId="77777777" w:rsidR="2229AB24" w:rsidRDefault="2229AB24" w:rsidP="2229AB24">
      <w:pPr>
        <w:rPr>
          <w:rFonts w:ascii="Aptos" w:eastAsia="Aptos" w:hAnsi="Aptos" w:cs="Aptos"/>
          <w:color w:val="000000" w:themeColor="text1"/>
        </w:rPr>
      </w:pPr>
    </w:p>
    <w:p w14:paraId="014F4772" w14:textId="77777777" w:rsidR="41A66100" w:rsidRDefault="41A66100" w:rsidP="2229AB24">
      <w:pPr>
        <w:rPr>
          <w:rFonts w:ascii="Aptos" w:eastAsia="Aptos" w:hAnsi="Aptos" w:cs="Aptos"/>
          <w:color w:val="000000" w:themeColor="text1"/>
        </w:rPr>
      </w:pPr>
      <w:r>
        <w:t xml:space="preserve">3.1.2. How is data processor (or equivalent) defined? </w:t>
      </w:r>
    </w:p>
    <w:p w14:paraId="59749AA2" w14:textId="77777777" w:rsidR="2229AB24" w:rsidRDefault="2229AB24" w:rsidP="2229AB24">
      <w:pPr>
        <w:rPr>
          <w:rFonts w:ascii="Aptos" w:eastAsia="Aptos" w:hAnsi="Aptos" w:cs="Aptos"/>
          <w:color w:val="000000" w:themeColor="text1"/>
        </w:rPr>
      </w:pPr>
    </w:p>
    <w:tbl>
      <w:tblPr>
        <w:tblW w:w="0" w:type="auto"/>
        <w:tblBorders>
          <w:top w:val="single" w:sz="6" w:space="0" w:color="auto"/>
          <w:left w:val="single" w:sz="6" w:space="0" w:color="auto"/>
          <w:bottom w:val="single" w:sz="6" w:space="0" w:color="auto"/>
          <w:right w:val="single" w:sz="6" w:space="0" w:color="auto"/>
        </w:tblBorders>
        <w:tblLayout w:type="fixed"/>
        <w:tblLook w:val="04A0" w:firstRow="1" w:lastRow="0" w:firstColumn="1" w:lastColumn="0" w:noHBand="0" w:noVBand="1"/>
      </w:tblPr>
      <w:tblGrid>
        <w:gridCol w:w="4500"/>
        <w:gridCol w:w="4500"/>
      </w:tblGrid>
      <w:tr w:rsidR="2229AB24" w14:paraId="68763D83" w14:textId="77777777" w:rsidTr="2229AB24">
        <w:trPr>
          <w:trHeight w:val="300"/>
        </w:trPr>
        <w:tc>
          <w:tcPr>
            <w:tcW w:w="4500" w:type="dxa"/>
            <w:tcBorders>
              <w:top w:val="single" w:sz="6" w:space="0" w:color="auto"/>
              <w:left w:val="single" w:sz="6" w:space="0" w:color="auto"/>
              <w:bottom w:val="single" w:sz="6" w:space="0" w:color="auto"/>
              <w:right w:val="single" w:sz="6" w:space="0" w:color="auto"/>
            </w:tcBorders>
          </w:tcPr>
          <w:p w14:paraId="695D17DC" w14:textId="77777777" w:rsidR="2229AB24" w:rsidRDefault="2229AB24" w:rsidP="2229AB24">
            <w:pPr>
              <w:rPr>
                <w:rFonts w:ascii="Aptos" w:eastAsia="Aptos" w:hAnsi="Aptos" w:cs="Aptos"/>
              </w:rPr>
            </w:pPr>
            <w:r>
              <w:t>Response </w:t>
            </w:r>
          </w:p>
        </w:tc>
        <w:tc>
          <w:tcPr>
            <w:tcW w:w="4500" w:type="dxa"/>
            <w:tcBorders>
              <w:top w:val="single" w:sz="6" w:space="0" w:color="auto"/>
              <w:left w:val="single" w:sz="6" w:space="0" w:color="auto"/>
              <w:bottom w:val="single" w:sz="6" w:space="0" w:color="auto"/>
              <w:right w:val="single" w:sz="6" w:space="0" w:color="auto"/>
            </w:tcBorders>
          </w:tcPr>
          <w:p w14:paraId="33694484" w14:textId="7BE12433" w:rsidR="2229AB24" w:rsidRDefault="2229AB24" w:rsidP="2229AB24">
            <w:pPr>
              <w:rPr>
                <w:rFonts w:ascii="Aptos" w:eastAsia="Aptos" w:hAnsi="Aptos" w:cs="Aptos"/>
              </w:rPr>
            </w:pPr>
            <w:r>
              <w:t>An entity that processes personal data on behalf of controller.</w:t>
            </w:r>
          </w:p>
        </w:tc>
      </w:tr>
      <w:tr w:rsidR="2229AB24" w14:paraId="613EFEDE" w14:textId="77777777" w:rsidTr="2229AB24">
        <w:trPr>
          <w:trHeight w:val="300"/>
        </w:trPr>
        <w:tc>
          <w:tcPr>
            <w:tcW w:w="4500" w:type="dxa"/>
            <w:tcBorders>
              <w:top w:val="single" w:sz="6" w:space="0" w:color="auto"/>
              <w:left w:val="single" w:sz="6" w:space="0" w:color="auto"/>
              <w:bottom w:val="single" w:sz="6" w:space="0" w:color="auto"/>
              <w:right w:val="single" w:sz="6" w:space="0" w:color="auto"/>
            </w:tcBorders>
          </w:tcPr>
          <w:p w14:paraId="1B22C852" w14:textId="77777777" w:rsidR="2229AB24" w:rsidRDefault="2229AB24" w:rsidP="2229AB24">
            <w:pPr>
              <w:rPr>
                <w:rFonts w:ascii="Aptos" w:eastAsia="Aptos" w:hAnsi="Aptos" w:cs="Aptos"/>
              </w:rPr>
            </w:pPr>
            <w:r>
              <w:t>Citation </w:t>
            </w:r>
          </w:p>
        </w:tc>
        <w:tc>
          <w:tcPr>
            <w:tcW w:w="4500" w:type="dxa"/>
            <w:tcBorders>
              <w:top w:val="single" w:sz="6" w:space="0" w:color="auto"/>
              <w:left w:val="single" w:sz="6" w:space="0" w:color="auto"/>
              <w:bottom w:val="single" w:sz="6" w:space="0" w:color="auto"/>
              <w:right w:val="single" w:sz="6" w:space="0" w:color="auto"/>
            </w:tcBorders>
          </w:tcPr>
          <w:p w14:paraId="206BC3B0" w14:textId="641B729F" w:rsidR="2229AB24" w:rsidRDefault="2229AB24" w:rsidP="2229AB24">
            <w:pPr>
              <w:rPr>
                <w:rFonts w:ascii="Aptos" w:eastAsia="Aptos" w:hAnsi="Aptos" w:cs="Aptos"/>
              </w:rPr>
            </w:pPr>
            <w:del w:id="308" w:author="Bahar Toto" w:date="2025-11-13T14:59:00Z">
              <w:r w:rsidDel="00F66D3C">
                <w:delText xml:space="preserve">Conn. Gen. Stat. </w:delText>
              </w:r>
            </w:del>
            <w:r>
              <w:t>§ 42‑515</w:t>
            </w:r>
            <w:ins w:id="309" w:author="Bahar Toto" w:date="2025-11-13T15:19:00Z">
              <w:r w:rsidR="00E130B8">
                <w:t>(29)</w:t>
              </w:r>
            </w:ins>
            <w:ins w:id="310" w:author="Bahar Toto" w:date="2025-11-13T14:59:00Z">
              <w:r w:rsidR="00F66D3C">
                <w:t xml:space="preserve"> of the CTDPA</w:t>
              </w:r>
            </w:ins>
          </w:p>
        </w:tc>
      </w:tr>
      <w:tr w:rsidR="2229AB24" w14:paraId="154A2707" w14:textId="77777777" w:rsidTr="2229AB24">
        <w:trPr>
          <w:trHeight w:val="300"/>
        </w:trPr>
        <w:tc>
          <w:tcPr>
            <w:tcW w:w="4500" w:type="dxa"/>
            <w:tcBorders>
              <w:top w:val="single" w:sz="6" w:space="0" w:color="auto"/>
              <w:left w:val="single" w:sz="6" w:space="0" w:color="auto"/>
              <w:bottom w:val="single" w:sz="6" w:space="0" w:color="auto"/>
              <w:right w:val="single" w:sz="6" w:space="0" w:color="auto"/>
            </w:tcBorders>
          </w:tcPr>
          <w:p w14:paraId="48C472E0" w14:textId="77777777" w:rsidR="2229AB24" w:rsidRDefault="2229AB24" w:rsidP="2229AB24">
            <w:pPr>
              <w:rPr>
                <w:rFonts w:ascii="Aptos" w:eastAsia="Aptos" w:hAnsi="Aptos" w:cs="Aptos"/>
              </w:rPr>
            </w:pPr>
            <w:r>
              <w:t xml:space="preserve">Applicable persona </w:t>
            </w:r>
          </w:p>
        </w:tc>
        <w:tc>
          <w:tcPr>
            <w:tcW w:w="4500" w:type="dxa"/>
            <w:tcBorders>
              <w:top w:val="single" w:sz="6" w:space="0" w:color="auto"/>
              <w:left w:val="single" w:sz="6" w:space="0" w:color="auto"/>
              <w:bottom w:val="single" w:sz="6" w:space="0" w:color="auto"/>
              <w:right w:val="single" w:sz="6" w:space="0" w:color="auto"/>
            </w:tcBorders>
          </w:tcPr>
          <w:p w14:paraId="3377C841" w14:textId="77777777" w:rsidR="2229AB24" w:rsidRDefault="2229AB24" w:rsidP="2229AB24">
            <w:pPr>
              <w:rPr>
                <w:rFonts w:ascii="Aptos" w:eastAsia="Aptos" w:hAnsi="Aptos" w:cs="Aptos"/>
              </w:rPr>
            </w:pPr>
            <w:r>
              <w:t>Not applicable.</w:t>
            </w:r>
          </w:p>
        </w:tc>
      </w:tr>
    </w:tbl>
    <w:p w14:paraId="58C800F9" w14:textId="77777777" w:rsidR="2229AB24" w:rsidRDefault="2229AB24" w:rsidP="2229AB24">
      <w:pPr>
        <w:rPr>
          <w:rFonts w:ascii="Aptos" w:eastAsia="Aptos" w:hAnsi="Aptos" w:cs="Aptos"/>
          <w:color w:val="000000" w:themeColor="text1"/>
        </w:rPr>
      </w:pPr>
    </w:p>
    <w:p w14:paraId="0BDA2A99" w14:textId="77777777" w:rsidR="41A66100" w:rsidRDefault="41A66100" w:rsidP="2229AB24">
      <w:pPr>
        <w:rPr>
          <w:rFonts w:ascii="Aptos" w:eastAsia="Aptos" w:hAnsi="Aptos" w:cs="Aptos"/>
          <w:color w:val="000000" w:themeColor="text1"/>
        </w:rPr>
      </w:pPr>
      <w:r>
        <w:t xml:space="preserve">3.1.3. How is data subject (or equivalent) defined? </w:t>
      </w:r>
    </w:p>
    <w:p w14:paraId="4BA0F6C3" w14:textId="77777777" w:rsidR="2229AB24" w:rsidRDefault="2229AB24" w:rsidP="2229AB24">
      <w:pPr>
        <w:rPr>
          <w:rFonts w:ascii="Aptos" w:eastAsia="Aptos" w:hAnsi="Aptos" w:cs="Aptos"/>
          <w:color w:val="000000" w:themeColor="text1"/>
        </w:rPr>
      </w:pPr>
    </w:p>
    <w:tbl>
      <w:tblPr>
        <w:tblW w:w="0" w:type="auto"/>
        <w:tblBorders>
          <w:top w:val="single" w:sz="6" w:space="0" w:color="auto"/>
          <w:left w:val="single" w:sz="6" w:space="0" w:color="auto"/>
          <w:bottom w:val="single" w:sz="6" w:space="0" w:color="auto"/>
          <w:right w:val="single" w:sz="6" w:space="0" w:color="auto"/>
        </w:tblBorders>
        <w:tblLayout w:type="fixed"/>
        <w:tblLook w:val="04A0" w:firstRow="1" w:lastRow="0" w:firstColumn="1" w:lastColumn="0" w:noHBand="0" w:noVBand="1"/>
      </w:tblPr>
      <w:tblGrid>
        <w:gridCol w:w="4500"/>
        <w:gridCol w:w="4500"/>
      </w:tblGrid>
      <w:tr w:rsidR="2229AB24" w14:paraId="3E78C839" w14:textId="77777777" w:rsidTr="2229AB24">
        <w:trPr>
          <w:trHeight w:val="300"/>
        </w:trPr>
        <w:tc>
          <w:tcPr>
            <w:tcW w:w="4500" w:type="dxa"/>
            <w:tcBorders>
              <w:top w:val="single" w:sz="6" w:space="0" w:color="auto"/>
              <w:left w:val="single" w:sz="6" w:space="0" w:color="auto"/>
              <w:bottom w:val="single" w:sz="6" w:space="0" w:color="auto"/>
              <w:right w:val="single" w:sz="6" w:space="0" w:color="auto"/>
            </w:tcBorders>
          </w:tcPr>
          <w:p w14:paraId="7927861B" w14:textId="77777777" w:rsidR="2229AB24" w:rsidRDefault="2229AB24" w:rsidP="2229AB24">
            <w:pPr>
              <w:rPr>
                <w:rFonts w:ascii="Aptos" w:eastAsia="Aptos" w:hAnsi="Aptos" w:cs="Aptos"/>
              </w:rPr>
            </w:pPr>
            <w:r>
              <w:t>Response </w:t>
            </w:r>
          </w:p>
        </w:tc>
        <w:tc>
          <w:tcPr>
            <w:tcW w:w="4500" w:type="dxa"/>
            <w:tcBorders>
              <w:top w:val="single" w:sz="6" w:space="0" w:color="auto"/>
              <w:left w:val="single" w:sz="6" w:space="0" w:color="auto"/>
              <w:bottom w:val="single" w:sz="6" w:space="0" w:color="auto"/>
              <w:right w:val="single" w:sz="6" w:space="0" w:color="auto"/>
            </w:tcBorders>
          </w:tcPr>
          <w:p w14:paraId="7C50AFE4" w14:textId="4058979D" w:rsidR="2229AB24" w:rsidRDefault="2229AB24" w:rsidP="2229AB24">
            <w:pPr>
              <w:rPr>
                <w:rFonts w:ascii="Aptos" w:eastAsia="Aptos" w:hAnsi="Aptos" w:cs="Aptos"/>
              </w:rPr>
            </w:pPr>
            <w:r>
              <w:t xml:space="preserve">The equivalent term is </w:t>
            </w:r>
            <w:ins w:id="311" w:author="Bahar Toto" w:date="2025-11-13T15:20:00Z">
              <w:r w:rsidR="00E130B8">
                <w:t>'</w:t>
              </w:r>
            </w:ins>
            <w:del w:id="312" w:author="Bahar Toto" w:date="2025-11-13T15:20:00Z">
              <w:r w:rsidDel="00E130B8">
                <w:delText>“</w:delText>
              </w:r>
            </w:del>
            <w:r>
              <w:t>consumer</w:t>
            </w:r>
            <w:ins w:id="313" w:author="Bahar Toto" w:date="2025-11-13T15:20:00Z">
              <w:r w:rsidR="00E130B8">
                <w:t>'</w:t>
              </w:r>
            </w:ins>
            <w:del w:id="314" w:author="Bahar Toto" w:date="2025-11-13T15:20:00Z">
              <w:r w:rsidDel="00E130B8">
                <w:delText>”</w:delText>
              </w:r>
            </w:del>
            <w:r>
              <w:t xml:space="preserve"> and </w:t>
            </w:r>
            <w:ins w:id="315" w:author="Bahar Toto" w:date="2025-11-13T15:20:00Z">
              <w:r w:rsidR="0086175E" w:rsidRPr="0086175E">
                <w:t>is defined as an individual who is a resident of Connecticut. However, a consumer does not include an individual acting in a commercial or employment context or as an employee, owner, director, officer, or contractor of a company, partnership, sole proprietorship, non-profit, or government agency whose communications or transactions with the controller occur solely within the context of that individual's role with the company, partnership, sole proprietorship, non-profit or government agency.</w:t>
              </w:r>
            </w:ins>
            <w:del w:id="316" w:author="Bahar Toto" w:date="2025-11-13T15:20:00Z">
              <w:r w:rsidDel="0086175E">
                <w:delText>it is defined as a Connecticut resident acting in individual or household context</w:delText>
              </w:r>
              <w:r w:rsidR="0008156E" w:rsidDel="0086175E">
                <w:delText>.</w:delText>
              </w:r>
            </w:del>
          </w:p>
        </w:tc>
      </w:tr>
      <w:tr w:rsidR="2229AB24" w14:paraId="1268373A" w14:textId="77777777" w:rsidTr="2229AB24">
        <w:trPr>
          <w:trHeight w:val="300"/>
        </w:trPr>
        <w:tc>
          <w:tcPr>
            <w:tcW w:w="4500" w:type="dxa"/>
            <w:tcBorders>
              <w:top w:val="single" w:sz="6" w:space="0" w:color="auto"/>
              <w:left w:val="single" w:sz="6" w:space="0" w:color="auto"/>
              <w:bottom w:val="single" w:sz="6" w:space="0" w:color="auto"/>
              <w:right w:val="single" w:sz="6" w:space="0" w:color="auto"/>
            </w:tcBorders>
          </w:tcPr>
          <w:p w14:paraId="3AA5F911" w14:textId="77777777" w:rsidR="2229AB24" w:rsidRDefault="2229AB24" w:rsidP="2229AB24">
            <w:pPr>
              <w:rPr>
                <w:rFonts w:ascii="Aptos" w:eastAsia="Aptos" w:hAnsi="Aptos" w:cs="Aptos"/>
              </w:rPr>
            </w:pPr>
            <w:r>
              <w:t>Citation </w:t>
            </w:r>
          </w:p>
        </w:tc>
        <w:tc>
          <w:tcPr>
            <w:tcW w:w="4500" w:type="dxa"/>
            <w:tcBorders>
              <w:top w:val="single" w:sz="6" w:space="0" w:color="auto"/>
              <w:left w:val="single" w:sz="6" w:space="0" w:color="auto"/>
              <w:bottom w:val="single" w:sz="6" w:space="0" w:color="auto"/>
              <w:right w:val="single" w:sz="6" w:space="0" w:color="auto"/>
            </w:tcBorders>
          </w:tcPr>
          <w:p w14:paraId="0C50CA29" w14:textId="1B33A1E6" w:rsidR="2229AB24" w:rsidRDefault="0086175E" w:rsidP="2229AB24">
            <w:pPr>
              <w:rPr>
                <w:rFonts w:ascii="Aptos" w:eastAsia="Aptos" w:hAnsi="Aptos" w:cs="Aptos"/>
              </w:rPr>
            </w:pPr>
            <w:ins w:id="317" w:author="Bahar Toto" w:date="2025-11-13T15:20:00Z">
              <w:r w:rsidRPr="0086175E">
                <w:t>§42-515(8) of the CTDPA</w:t>
              </w:r>
            </w:ins>
            <w:del w:id="318" w:author="Bahar Toto" w:date="2025-11-13T14:59:00Z">
              <w:r w:rsidR="2229AB24" w:rsidDel="00F66D3C">
                <w:delText xml:space="preserve">Conn. Gen. Stat. </w:delText>
              </w:r>
            </w:del>
            <w:del w:id="319" w:author="Bahar Toto" w:date="2025-11-13T15:20:00Z">
              <w:r w:rsidR="2229AB24" w:rsidDel="0086175E">
                <w:delText>§ 42‑51</w:delText>
              </w:r>
              <w:r w:rsidR="00AD0D07" w:rsidDel="0086175E">
                <w:delText>5</w:delText>
              </w:r>
            </w:del>
          </w:p>
        </w:tc>
      </w:tr>
      <w:tr w:rsidR="2229AB24" w14:paraId="25986EF1" w14:textId="77777777" w:rsidTr="2229AB24">
        <w:trPr>
          <w:trHeight w:val="300"/>
        </w:trPr>
        <w:tc>
          <w:tcPr>
            <w:tcW w:w="4500" w:type="dxa"/>
            <w:tcBorders>
              <w:top w:val="single" w:sz="6" w:space="0" w:color="auto"/>
              <w:left w:val="single" w:sz="6" w:space="0" w:color="auto"/>
              <w:bottom w:val="single" w:sz="6" w:space="0" w:color="auto"/>
              <w:right w:val="single" w:sz="6" w:space="0" w:color="auto"/>
            </w:tcBorders>
          </w:tcPr>
          <w:p w14:paraId="431B659E" w14:textId="77777777" w:rsidR="2229AB24" w:rsidRDefault="2229AB24" w:rsidP="2229AB24">
            <w:pPr>
              <w:rPr>
                <w:rFonts w:ascii="Aptos" w:eastAsia="Aptos" w:hAnsi="Aptos" w:cs="Aptos"/>
              </w:rPr>
            </w:pPr>
            <w:r>
              <w:t xml:space="preserve">Applicable persona </w:t>
            </w:r>
          </w:p>
        </w:tc>
        <w:tc>
          <w:tcPr>
            <w:tcW w:w="4500" w:type="dxa"/>
            <w:tcBorders>
              <w:top w:val="single" w:sz="6" w:space="0" w:color="auto"/>
              <w:left w:val="single" w:sz="6" w:space="0" w:color="auto"/>
              <w:bottom w:val="single" w:sz="6" w:space="0" w:color="auto"/>
              <w:right w:val="single" w:sz="6" w:space="0" w:color="auto"/>
            </w:tcBorders>
          </w:tcPr>
          <w:p w14:paraId="0D16250F" w14:textId="77777777" w:rsidR="2229AB24" w:rsidRDefault="2229AB24" w:rsidP="2229AB24">
            <w:pPr>
              <w:rPr>
                <w:rFonts w:ascii="Aptos" w:eastAsia="Aptos" w:hAnsi="Aptos" w:cs="Aptos"/>
              </w:rPr>
            </w:pPr>
            <w:r>
              <w:t>Not applicable.</w:t>
            </w:r>
          </w:p>
        </w:tc>
      </w:tr>
    </w:tbl>
    <w:p w14:paraId="63E4D9C2" w14:textId="77777777" w:rsidR="2229AB24" w:rsidRDefault="2229AB24" w:rsidP="2229AB24">
      <w:pPr>
        <w:rPr>
          <w:rFonts w:ascii="Aptos" w:eastAsia="Aptos" w:hAnsi="Aptos" w:cs="Aptos"/>
          <w:color w:val="000000" w:themeColor="text1"/>
        </w:rPr>
      </w:pPr>
    </w:p>
    <w:p w14:paraId="5D82C8E2" w14:textId="77777777" w:rsidR="41A66100" w:rsidRDefault="41A66100" w:rsidP="2229AB24">
      <w:pPr>
        <w:rPr>
          <w:rFonts w:ascii="Aptos" w:eastAsia="Aptos" w:hAnsi="Aptos" w:cs="Aptos"/>
          <w:color w:val="000000" w:themeColor="text1"/>
        </w:rPr>
      </w:pPr>
      <w:r>
        <w:t xml:space="preserve">3.1.4. How is processing (or equivalent) defined? </w:t>
      </w:r>
    </w:p>
    <w:p w14:paraId="7D616508" w14:textId="77777777" w:rsidR="2229AB24" w:rsidRDefault="2229AB24" w:rsidP="2229AB24">
      <w:pPr>
        <w:rPr>
          <w:rFonts w:ascii="Aptos" w:eastAsia="Aptos" w:hAnsi="Aptos" w:cs="Aptos"/>
          <w:color w:val="000000" w:themeColor="text1"/>
        </w:rPr>
      </w:pPr>
    </w:p>
    <w:tbl>
      <w:tblPr>
        <w:tblW w:w="0" w:type="auto"/>
        <w:tblBorders>
          <w:top w:val="single" w:sz="6" w:space="0" w:color="auto"/>
          <w:left w:val="single" w:sz="6" w:space="0" w:color="auto"/>
          <w:bottom w:val="single" w:sz="6" w:space="0" w:color="auto"/>
          <w:right w:val="single" w:sz="6" w:space="0" w:color="auto"/>
        </w:tblBorders>
        <w:tblLayout w:type="fixed"/>
        <w:tblLook w:val="04A0" w:firstRow="1" w:lastRow="0" w:firstColumn="1" w:lastColumn="0" w:noHBand="0" w:noVBand="1"/>
      </w:tblPr>
      <w:tblGrid>
        <w:gridCol w:w="4500"/>
        <w:gridCol w:w="4500"/>
      </w:tblGrid>
      <w:tr w:rsidR="2229AB24" w14:paraId="1BF670D7" w14:textId="77777777" w:rsidTr="2229AB24">
        <w:trPr>
          <w:trHeight w:val="300"/>
        </w:trPr>
        <w:tc>
          <w:tcPr>
            <w:tcW w:w="4500" w:type="dxa"/>
            <w:tcBorders>
              <w:top w:val="single" w:sz="6" w:space="0" w:color="auto"/>
              <w:left w:val="single" w:sz="6" w:space="0" w:color="auto"/>
              <w:bottom w:val="single" w:sz="6" w:space="0" w:color="auto"/>
              <w:right w:val="single" w:sz="6" w:space="0" w:color="auto"/>
            </w:tcBorders>
          </w:tcPr>
          <w:p w14:paraId="1C6DE96E" w14:textId="77777777" w:rsidR="2229AB24" w:rsidRDefault="2229AB24" w:rsidP="2229AB24">
            <w:pPr>
              <w:rPr>
                <w:rFonts w:ascii="Aptos" w:eastAsia="Aptos" w:hAnsi="Aptos" w:cs="Aptos"/>
              </w:rPr>
            </w:pPr>
            <w:r>
              <w:t>Response </w:t>
            </w:r>
          </w:p>
        </w:tc>
        <w:tc>
          <w:tcPr>
            <w:tcW w:w="4500" w:type="dxa"/>
            <w:tcBorders>
              <w:top w:val="single" w:sz="6" w:space="0" w:color="auto"/>
              <w:left w:val="single" w:sz="6" w:space="0" w:color="auto"/>
              <w:bottom w:val="single" w:sz="6" w:space="0" w:color="auto"/>
              <w:right w:val="single" w:sz="6" w:space="0" w:color="auto"/>
            </w:tcBorders>
          </w:tcPr>
          <w:p w14:paraId="3FA0EED0" w14:textId="7079F683" w:rsidR="2229AB24" w:rsidRDefault="007451FB" w:rsidP="2229AB24">
            <w:pPr>
              <w:rPr>
                <w:rFonts w:ascii="Aptos" w:eastAsia="Aptos" w:hAnsi="Aptos" w:cs="Aptos"/>
              </w:rPr>
            </w:pPr>
            <w:ins w:id="320" w:author="Bahar Toto" w:date="2025-11-13T15:21:00Z">
              <w:r w:rsidRPr="007451FB">
                <w:t>Processing means any operation or set of operations performed, whether by manual or automated means, on personal data or on sets of personal data, such as the collection, use, storage, disclosure, analysis, deletion or modification of personal data</w:t>
              </w:r>
            </w:ins>
            <w:del w:id="321" w:author="Bahar Toto" w:date="2025-11-13T15:21:00Z">
              <w:r w:rsidR="2229AB24" w:rsidDel="007451FB">
                <w:delText>Any operation performed on personal data.</w:delText>
              </w:r>
            </w:del>
            <w:ins w:id="322" w:author="Bahar Toto" w:date="2025-11-13T15:21:00Z">
              <w:r>
                <w:t>.</w:t>
              </w:r>
            </w:ins>
          </w:p>
        </w:tc>
      </w:tr>
      <w:tr w:rsidR="2229AB24" w14:paraId="2B42F006" w14:textId="77777777" w:rsidTr="2229AB24">
        <w:trPr>
          <w:trHeight w:val="300"/>
        </w:trPr>
        <w:tc>
          <w:tcPr>
            <w:tcW w:w="4500" w:type="dxa"/>
            <w:tcBorders>
              <w:top w:val="single" w:sz="6" w:space="0" w:color="auto"/>
              <w:left w:val="single" w:sz="6" w:space="0" w:color="auto"/>
              <w:bottom w:val="single" w:sz="6" w:space="0" w:color="auto"/>
              <w:right w:val="single" w:sz="6" w:space="0" w:color="auto"/>
            </w:tcBorders>
          </w:tcPr>
          <w:p w14:paraId="5853A253" w14:textId="77777777" w:rsidR="2229AB24" w:rsidRDefault="2229AB24" w:rsidP="2229AB24">
            <w:pPr>
              <w:rPr>
                <w:rFonts w:ascii="Aptos" w:eastAsia="Aptos" w:hAnsi="Aptos" w:cs="Aptos"/>
              </w:rPr>
            </w:pPr>
            <w:r>
              <w:t>Citation </w:t>
            </w:r>
          </w:p>
        </w:tc>
        <w:tc>
          <w:tcPr>
            <w:tcW w:w="4500" w:type="dxa"/>
            <w:tcBorders>
              <w:top w:val="single" w:sz="6" w:space="0" w:color="auto"/>
              <w:left w:val="single" w:sz="6" w:space="0" w:color="auto"/>
              <w:bottom w:val="single" w:sz="6" w:space="0" w:color="auto"/>
              <w:right w:val="single" w:sz="6" w:space="0" w:color="auto"/>
            </w:tcBorders>
          </w:tcPr>
          <w:p w14:paraId="1B87292A" w14:textId="002680BC" w:rsidR="2229AB24" w:rsidRDefault="2229AB24" w:rsidP="2229AB24">
            <w:pPr>
              <w:rPr>
                <w:rFonts w:ascii="Aptos" w:eastAsia="Aptos" w:hAnsi="Aptos" w:cs="Aptos"/>
              </w:rPr>
            </w:pPr>
            <w:del w:id="323" w:author="Bahar Toto" w:date="2025-11-13T14:59:00Z">
              <w:r w:rsidDel="00F66D3C">
                <w:delText xml:space="preserve">Conn. Gen. Stat. </w:delText>
              </w:r>
            </w:del>
            <w:r>
              <w:t>§ 42‑515</w:t>
            </w:r>
            <w:ins w:id="324" w:author="Bahar Toto" w:date="2025-11-13T15:21:00Z">
              <w:r w:rsidR="007451FB">
                <w:t>(28)</w:t>
              </w:r>
            </w:ins>
            <w:ins w:id="325" w:author="Bahar Toto" w:date="2025-11-13T14:59:00Z">
              <w:r w:rsidR="00F66D3C">
                <w:t xml:space="preserve"> of the CTDPA</w:t>
              </w:r>
            </w:ins>
          </w:p>
        </w:tc>
      </w:tr>
      <w:tr w:rsidR="2229AB24" w14:paraId="113DEF87" w14:textId="77777777" w:rsidTr="2229AB24">
        <w:trPr>
          <w:trHeight w:val="300"/>
        </w:trPr>
        <w:tc>
          <w:tcPr>
            <w:tcW w:w="4500" w:type="dxa"/>
            <w:tcBorders>
              <w:top w:val="single" w:sz="6" w:space="0" w:color="auto"/>
              <w:left w:val="single" w:sz="6" w:space="0" w:color="auto"/>
              <w:bottom w:val="single" w:sz="6" w:space="0" w:color="auto"/>
              <w:right w:val="single" w:sz="6" w:space="0" w:color="auto"/>
            </w:tcBorders>
          </w:tcPr>
          <w:p w14:paraId="41FEDFC2" w14:textId="77777777" w:rsidR="2229AB24" w:rsidRDefault="2229AB24" w:rsidP="2229AB24">
            <w:pPr>
              <w:rPr>
                <w:rFonts w:ascii="Aptos" w:eastAsia="Aptos" w:hAnsi="Aptos" w:cs="Aptos"/>
              </w:rPr>
            </w:pPr>
            <w:r>
              <w:t xml:space="preserve">Applicable persona </w:t>
            </w:r>
          </w:p>
        </w:tc>
        <w:tc>
          <w:tcPr>
            <w:tcW w:w="4500" w:type="dxa"/>
            <w:tcBorders>
              <w:top w:val="single" w:sz="6" w:space="0" w:color="auto"/>
              <w:left w:val="single" w:sz="6" w:space="0" w:color="auto"/>
              <w:bottom w:val="single" w:sz="6" w:space="0" w:color="auto"/>
              <w:right w:val="single" w:sz="6" w:space="0" w:color="auto"/>
            </w:tcBorders>
          </w:tcPr>
          <w:p w14:paraId="69DAFD8D" w14:textId="77777777" w:rsidR="2229AB24" w:rsidRDefault="2229AB24" w:rsidP="2229AB24">
            <w:pPr>
              <w:rPr>
                <w:rFonts w:ascii="Aptos" w:eastAsia="Aptos" w:hAnsi="Aptos" w:cs="Aptos"/>
              </w:rPr>
            </w:pPr>
            <w:r>
              <w:t>Not applicable.</w:t>
            </w:r>
          </w:p>
        </w:tc>
      </w:tr>
    </w:tbl>
    <w:p w14:paraId="101AD7B3" w14:textId="77777777" w:rsidR="2229AB24" w:rsidRDefault="2229AB24" w:rsidP="2229AB24">
      <w:pPr>
        <w:rPr>
          <w:rFonts w:ascii="Aptos" w:eastAsia="Aptos" w:hAnsi="Aptos" w:cs="Aptos"/>
          <w:color w:val="000000" w:themeColor="text1"/>
        </w:rPr>
      </w:pPr>
    </w:p>
    <w:p w14:paraId="70D1B6B5" w14:textId="77777777" w:rsidR="41A66100" w:rsidRDefault="41A66100" w:rsidP="2229AB24">
      <w:pPr>
        <w:rPr>
          <w:rFonts w:ascii="Aptos" w:eastAsia="Aptos" w:hAnsi="Aptos" w:cs="Aptos"/>
          <w:color w:val="000000" w:themeColor="text1"/>
        </w:rPr>
      </w:pPr>
      <w:r>
        <w:t xml:space="preserve">3.1.5. How is the sale of personal data defined? </w:t>
      </w:r>
    </w:p>
    <w:p w14:paraId="385B1EF0" w14:textId="77777777" w:rsidR="2229AB24" w:rsidRDefault="2229AB24" w:rsidP="2229AB24">
      <w:pPr>
        <w:rPr>
          <w:rFonts w:ascii="Aptos" w:eastAsia="Aptos" w:hAnsi="Aptos" w:cs="Aptos"/>
          <w:color w:val="000000" w:themeColor="text1"/>
        </w:rPr>
      </w:pPr>
    </w:p>
    <w:tbl>
      <w:tblPr>
        <w:tblW w:w="0" w:type="auto"/>
        <w:tblBorders>
          <w:top w:val="single" w:sz="6" w:space="0" w:color="auto"/>
          <w:left w:val="single" w:sz="6" w:space="0" w:color="auto"/>
          <w:bottom w:val="single" w:sz="6" w:space="0" w:color="auto"/>
          <w:right w:val="single" w:sz="6" w:space="0" w:color="auto"/>
        </w:tblBorders>
        <w:tblLayout w:type="fixed"/>
        <w:tblLook w:val="04A0" w:firstRow="1" w:lastRow="0" w:firstColumn="1" w:lastColumn="0" w:noHBand="0" w:noVBand="1"/>
      </w:tblPr>
      <w:tblGrid>
        <w:gridCol w:w="4500"/>
        <w:gridCol w:w="4500"/>
      </w:tblGrid>
      <w:tr w:rsidR="2229AB24" w14:paraId="5E288F54" w14:textId="77777777" w:rsidTr="2229AB24">
        <w:trPr>
          <w:trHeight w:val="300"/>
        </w:trPr>
        <w:tc>
          <w:tcPr>
            <w:tcW w:w="4500" w:type="dxa"/>
            <w:tcBorders>
              <w:top w:val="single" w:sz="6" w:space="0" w:color="auto"/>
              <w:left w:val="single" w:sz="6" w:space="0" w:color="auto"/>
              <w:bottom w:val="single" w:sz="6" w:space="0" w:color="auto"/>
              <w:right w:val="single" w:sz="6" w:space="0" w:color="auto"/>
            </w:tcBorders>
          </w:tcPr>
          <w:p w14:paraId="1ABEA74B" w14:textId="77777777" w:rsidR="2229AB24" w:rsidRDefault="2229AB24" w:rsidP="2229AB24">
            <w:pPr>
              <w:rPr>
                <w:rFonts w:ascii="Aptos" w:eastAsia="Aptos" w:hAnsi="Aptos" w:cs="Aptos"/>
              </w:rPr>
            </w:pPr>
            <w:r>
              <w:t>Response </w:t>
            </w:r>
          </w:p>
        </w:tc>
        <w:tc>
          <w:tcPr>
            <w:tcW w:w="4500" w:type="dxa"/>
            <w:tcBorders>
              <w:top w:val="single" w:sz="6" w:space="0" w:color="auto"/>
              <w:left w:val="single" w:sz="6" w:space="0" w:color="auto"/>
              <w:bottom w:val="single" w:sz="6" w:space="0" w:color="auto"/>
              <w:right w:val="single" w:sz="6" w:space="0" w:color="auto"/>
            </w:tcBorders>
          </w:tcPr>
          <w:p w14:paraId="25A8E84F" w14:textId="77777777" w:rsidR="007451FB" w:rsidRPr="007451FB" w:rsidRDefault="007451FB" w:rsidP="007451FB">
            <w:pPr>
              <w:rPr>
                <w:ins w:id="326" w:author="Bahar Toto" w:date="2025-11-13T15:21:00Z"/>
              </w:rPr>
            </w:pPr>
            <w:ins w:id="327" w:author="Bahar Toto" w:date="2025-11-13T15:21:00Z">
              <w:r w:rsidRPr="007451FB">
                <w:t>'Sale of personal data' means the exchange of personal data for monetary or other valuable consideration by the controller to a third party. 'Sale of personal data' does not include:</w:t>
              </w:r>
            </w:ins>
          </w:p>
          <w:p w14:paraId="5BE4ED26" w14:textId="77777777" w:rsidR="007451FB" w:rsidRPr="007451FB" w:rsidRDefault="007451FB" w:rsidP="007451FB">
            <w:pPr>
              <w:numPr>
                <w:ilvl w:val="0"/>
                <w:numId w:val="43"/>
              </w:numPr>
              <w:rPr>
                <w:ins w:id="328" w:author="Bahar Toto" w:date="2025-11-13T15:21:00Z"/>
              </w:rPr>
            </w:pPr>
            <w:ins w:id="329" w:author="Bahar Toto" w:date="2025-11-13T15:21:00Z">
              <w:r w:rsidRPr="007451FB">
                <w:t>the disclosure of personal data to a processor that processes the personal data on behalf of the controller;</w:t>
              </w:r>
            </w:ins>
          </w:p>
          <w:p w14:paraId="786AAB76" w14:textId="77777777" w:rsidR="007451FB" w:rsidRPr="007451FB" w:rsidRDefault="007451FB" w:rsidP="007451FB">
            <w:pPr>
              <w:numPr>
                <w:ilvl w:val="0"/>
                <w:numId w:val="43"/>
              </w:numPr>
              <w:rPr>
                <w:ins w:id="330" w:author="Bahar Toto" w:date="2025-11-13T15:21:00Z"/>
              </w:rPr>
            </w:pPr>
            <w:ins w:id="331" w:author="Bahar Toto" w:date="2025-11-13T15:21:00Z">
              <w:r w:rsidRPr="007451FB">
                <w:t>the disclosure of personal data to a third party for purposes of providing a product or service requested by the consumer;</w:t>
              </w:r>
            </w:ins>
          </w:p>
          <w:p w14:paraId="2F40B3D9" w14:textId="77777777" w:rsidR="007451FB" w:rsidRPr="007451FB" w:rsidRDefault="007451FB" w:rsidP="007451FB">
            <w:pPr>
              <w:numPr>
                <w:ilvl w:val="0"/>
                <w:numId w:val="43"/>
              </w:numPr>
              <w:rPr>
                <w:ins w:id="332" w:author="Bahar Toto" w:date="2025-11-13T15:21:00Z"/>
              </w:rPr>
            </w:pPr>
            <w:ins w:id="333" w:author="Bahar Toto" w:date="2025-11-13T15:21:00Z">
              <w:r w:rsidRPr="007451FB">
                <w:t>the disclosure or transfer of personal data to an affiliate of the controller</w:t>
              </w:r>
            </w:ins>
          </w:p>
          <w:p w14:paraId="6040478C" w14:textId="77777777" w:rsidR="007451FB" w:rsidRPr="007451FB" w:rsidRDefault="007451FB" w:rsidP="007451FB">
            <w:pPr>
              <w:numPr>
                <w:ilvl w:val="0"/>
                <w:numId w:val="43"/>
              </w:numPr>
              <w:rPr>
                <w:ins w:id="334" w:author="Bahar Toto" w:date="2025-11-13T15:21:00Z"/>
              </w:rPr>
            </w:pPr>
            <w:ins w:id="335" w:author="Bahar Toto" w:date="2025-11-13T15:21:00Z">
              <w:r w:rsidRPr="007451FB">
                <w:t>the disclosure or transfer of personal data to a third party as an asset that is part of an actual or proposed merger, acquisition, bankruptcy, or other transaction where the third party assumes control of all or part of the controller’s assets;</w:t>
              </w:r>
            </w:ins>
          </w:p>
          <w:p w14:paraId="1D05BD26" w14:textId="77777777" w:rsidR="007451FB" w:rsidRPr="007451FB" w:rsidRDefault="007451FB" w:rsidP="007451FB">
            <w:pPr>
              <w:numPr>
                <w:ilvl w:val="0"/>
                <w:numId w:val="43"/>
              </w:numPr>
              <w:rPr>
                <w:ins w:id="336" w:author="Bahar Toto" w:date="2025-11-13T15:21:00Z"/>
              </w:rPr>
            </w:pPr>
            <w:ins w:id="337" w:author="Bahar Toto" w:date="2025-11-13T15:21:00Z">
              <w:r w:rsidRPr="007451FB">
                <w:t>the disclosure of personal data where the consumer directs the controller to disclose the personal data or intentionally uses the controller to interact with a third party;</w:t>
              </w:r>
            </w:ins>
          </w:p>
          <w:p w14:paraId="003614E1" w14:textId="77777777" w:rsidR="007451FB" w:rsidRPr="007451FB" w:rsidRDefault="007451FB" w:rsidP="007451FB">
            <w:pPr>
              <w:numPr>
                <w:ilvl w:val="0"/>
                <w:numId w:val="43"/>
              </w:numPr>
              <w:rPr>
                <w:ins w:id="338" w:author="Bahar Toto" w:date="2025-11-13T15:21:00Z"/>
              </w:rPr>
            </w:pPr>
            <w:ins w:id="339" w:author="Bahar Toto" w:date="2025-11-13T15:21:00Z">
              <w:r w:rsidRPr="007451FB">
                <w:t>the disclosure of personal data that the consumer:</w:t>
              </w:r>
            </w:ins>
          </w:p>
          <w:p w14:paraId="35CBA673" w14:textId="77777777" w:rsidR="007451FB" w:rsidRPr="007451FB" w:rsidRDefault="007451FB" w:rsidP="007451FB">
            <w:pPr>
              <w:numPr>
                <w:ilvl w:val="1"/>
                <w:numId w:val="43"/>
              </w:numPr>
              <w:rPr>
                <w:ins w:id="340" w:author="Bahar Toto" w:date="2025-11-13T15:21:00Z"/>
              </w:rPr>
            </w:pPr>
            <w:ins w:id="341" w:author="Bahar Toto" w:date="2025-11-13T15:21:00Z">
              <w:r w:rsidRPr="007451FB">
                <w:t>intentionally made available to the general public via a channel of mass media; and</w:t>
              </w:r>
            </w:ins>
          </w:p>
          <w:p w14:paraId="60BD51C9" w14:textId="77777777" w:rsidR="007451FB" w:rsidRPr="007451FB" w:rsidRDefault="007451FB" w:rsidP="007451FB">
            <w:pPr>
              <w:numPr>
                <w:ilvl w:val="1"/>
                <w:numId w:val="43"/>
              </w:numPr>
              <w:rPr>
                <w:ins w:id="342" w:author="Bahar Toto" w:date="2025-11-13T15:21:00Z"/>
              </w:rPr>
            </w:pPr>
            <w:ins w:id="343" w:author="Bahar Toto" w:date="2025-11-13T15:21:00Z">
              <w:r w:rsidRPr="007451FB">
                <w:t>did not restrict to a specific audience.</w:t>
              </w:r>
            </w:ins>
          </w:p>
          <w:p w14:paraId="1F24B460" w14:textId="741A07C4" w:rsidR="2229AB24" w:rsidRDefault="2229AB24" w:rsidP="2229AB24">
            <w:pPr>
              <w:rPr>
                <w:rFonts w:ascii="Aptos" w:eastAsia="Aptos" w:hAnsi="Aptos" w:cs="Aptos"/>
              </w:rPr>
            </w:pPr>
            <w:del w:id="344" w:author="Bahar Toto" w:date="2025-11-13T15:21:00Z">
              <w:r w:rsidDel="007451FB">
                <w:delText>Exchange of personal data for monetary or other valuable consideration (with exceptions).</w:delText>
              </w:r>
            </w:del>
          </w:p>
        </w:tc>
      </w:tr>
      <w:tr w:rsidR="2229AB24" w14:paraId="7833A821" w14:textId="77777777" w:rsidTr="2229AB24">
        <w:trPr>
          <w:trHeight w:val="300"/>
        </w:trPr>
        <w:tc>
          <w:tcPr>
            <w:tcW w:w="4500" w:type="dxa"/>
            <w:tcBorders>
              <w:top w:val="single" w:sz="6" w:space="0" w:color="auto"/>
              <w:left w:val="single" w:sz="6" w:space="0" w:color="auto"/>
              <w:bottom w:val="single" w:sz="6" w:space="0" w:color="auto"/>
              <w:right w:val="single" w:sz="6" w:space="0" w:color="auto"/>
            </w:tcBorders>
          </w:tcPr>
          <w:p w14:paraId="550F7C28" w14:textId="77777777" w:rsidR="2229AB24" w:rsidRDefault="2229AB24" w:rsidP="2229AB24">
            <w:pPr>
              <w:rPr>
                <w:rFonts w:ascii="Aptos" w:eastAsia="Aptos" w:hAnsi="Aptos" w:cs="Aptos"/>
              </w:rPr>
            </w:pPr>
            <w:r>
              <w:t>Citation </w:t>
            </w:r>
          </w:p>
        </w:tc>
        <w:tc>
          <w:tcPr>
            <w:tcW w:w="4500" w:type="dxa"/>
            <w:tcBorders>
              <w:top w:val="single" w:sz="6" w:space="0" w:color="auto"/>
              <w:left w:val="single" w:sz="6" w:space="0" w:color="auto"/>
              <w:bottom w:val="single" w:sz="6" w:space="0" w:color="auto"/>
              <w:right w:val="single" w:sz="6" w:space="0" w:color="auto"/>
            </w:tcBorders>
          </w:tcPr>
          <w:p w14:paraId="4E1AE0EC" w14:textId="1F256B43" w:rsidR="2229AB24" w:rsidRDefault="00564F74" w:rsidP="2229AB24">
            <w:pPr>
              <w:rPr>
                <w:rFonts w:ascii="Aptos" w:eastAsia="Aptos" w:hAnsi="Aptos" w:cs="Aptos"/>
              </w:rPr>
            </w:pPr>
            <w:ins w:id="345" w:author="Bahar Toto" w:date="2025-11-13T15:21:00Z">
              <w:r w:rsidRPr="00564F74">
                <w:t>§42-515(37) of the CTDPA</w:t>
              </w:r>
            </w:ins>
            <w:del w:id="346" w:author="Bahar Toto" w:date="2025-11-13T14:59:00Z">
              <w:r w:rsidR="2229AB24" w:rsidDel="00F66D3C">
                <w:delText xml:space="preserve">Conn. Gen. Stat. </w:delText>
              </w:r>
            </w:del>
            <w:del w:id="347" w:author="Bahar Toto" w:date="2025-11-13T15:21:00Z">
              <w:r w:rsidR="2229AB24" w:rsidDel="00564F74">
                <w:delText>§ 42‑515</w:delText>
              </w:r>
            </w:del>
          </w:p>
        </w:tc>
      </w:tr>
      <w:tr w:rsidR="2229AB24" w14:paraId="28A7263B" w14:textId="77777777" w:rsidTr="2229AB24">
        <w:trPr>
          <w:trHeight w:val="300"/>
        </w:trPr>
        <w:tc>
          <w:tcPr>
            <w:tcW w:w="4500" w:type="dxa"/>
            <w:tcBorders>
              <w:top w:val="single" w:sz="6" w:space="0" w:color="auto"/>
              <w:left w:val="single" w:sz="6" w:space="0" w:color="auto"/>
              <w:bottom w:val="single" w:sz="6" w:space="0" w:color="auto"/>
              <w:right w:val="single" w:sz="6" w:space="0" w:color="auto"/>
            </w:tcBorders>
          </w:tcPr>
          <w:p w14:paraId="70C5F77E" w14:textId="77777777" w:rsidR="2229AB24" w:rsidRDefault="2229AB24" w:rsidP="2229AB24">
            <w:pPr>
              <w:rPr>
                <w:rFonts w:ascii="Aptos" w:eastAsia="Aptos" w:hAnsi="Aptos" w:cs="Aptos"/>
              </w:rPr>
            </w:pPr>
            <w:r>
              <w:t xml:space="preserve">Applicable persona </w:t>
            </w:r>
          </w:p>
        </w:tc>
        <w:tc>
          <w:tcPr>
            <w:tcW w:w="4500" w:type="dxa"/>
            <w:tcBorders>
              <w:top w:val="single" w:sz="6" w:space="0" w:color="auto"/>
              <w:left w:val="single" w:sz="6" w:space="0" w:color="auto"/>
              <w:bottom w:val="single" w:sz="6" w:space="0" w:color="auto"/>
              <w:right w:val="single" w:sz="6" w:space="0" w:color="auto"/>
            </w:tcBorders>
          </w:tcPr>
          <w:p w14:paraId="75B48033" w14:textId="77777777" w:rsidR="2229AB24" w:rsidRDefault="2229AB24" w:rsidP="2229AB24">
            <w:pPr>
              <w:rPr>
                <w:rFonts w:ascii="Aptos" w:eastAsia="Aptos" w:hAnsi="Aptos" w:cs="Aptos"/>
              </w:rPr>
            </w:pPr>
            <w:r>
              <w:t>Not applicable.</w:t>
            </w:r>
          </w:p>
        </w:tc>
      </w:tr>
    </w:tbl>
    <w:p w14:paraId="2F726918" w14:textId="77777777" w:rsidR="2229AB24" w:rsidRDefault="2229AB24" w:rsidP="2229AB24">
      <w:pPr>
        <w:rPr>
          <w:rFonts w:ascii="Aptos" w:eastAsia="Aptos" w:hAnsi="Aptos" w:cs="Aptos"/>
          <w:color w:val="000000" w:themeColor="text1"/>
        </w:rPr>
      </w:pPr>
    </w:p>
    <w:p w14:paraId="53369862" w14:textId="77777777" w:rsidR="41A66100" w:rsidRDefault="41A66100" w:rsidP="2229AB24">
      <w:pPr>
        <w:rPr>
          <w:rFonts w:ascii="Aptos" w:eastAsia="Aptos" w:hAnsi="Aptos" w:cs="Aptos"/>
          <w:color w:val="000000" w:themeColor="text1"/>
        </w:rPr>
      </w:pPr>
      <w:r>
        <w:t xml:space="preserve">3.1.6. How is the sharing of personal data defined? </w:t>
      </w:r>
    </w:p>
    <w:p w14:paraId="7080B932" w14:textId="77777777" w:rsidR="2229AB24" w:rsidRDefault="2229AB24" w:rsidP="2229AB24">
      <w:pPr>
        <w:rPr>
          <w:rFonts w:ascii="Aptos" w:eastAsia="Aptos" w:hAnsi="Aptos" w:cs="Aptos"/>
          <w:color w:val="000000" w:themeColor="text1"/>
        </w:rPr>
      </w:pPr>
    </w:p>
    <w:tbl>
      <w:tblPr>
        <w:tblW w:w="0" w:type="auto"/>
        <w:tblBorders>
          <w:top w:val="single" w:sz="6" w:space="0" w:color="auto"/>
          <w:left w:val="single" w:sz="6" w:space="0" w:color="auto"/>
          <w:bottom w:val="single" w:sz="6" w:space="0" w:color="auto"/>
          <w:right w:val="single" w:sz="6" w:space="0" w:color="auto"/>
        </w:tblBorders>
        <w:tblLayout w:type="fixed"/>
        <w:tblLook w:val="04A0" w:firstRow="1" w:lastRow="0" w:firstColumn="1" w:lastColumn="0" w:noHBand="0" w:noVBand="1"/>
      </w:tblPr>
      <w:tblGrid>
        <w:gridCol w:w="4500"/>
        <w:gridCol w:w="4500"/>
      </w:tblGrid>
      <w:tr w:rsidR="2229AB24" w14:paraId="7129D480" w14:textId="77777777" w:rsidTr="2229AB24">
        <w:trPr>
          <w:trHeight w:val="300"/>
        </w:trPr>
        <w:tc>
          <w:tcPr>
            <w:tcW w:w="4500" w:type="dxa"/>
            <w:tcBorders>
              <w:top w:val="single" w:sz="6" w:space="0" w:color="auto"/>
              <w:left w:val="single" w:sz="6" w:space="0" w:color="auto"/>
              <w:bottom w:val="single" w:sz="6" w:space="0" w:color="auto"/>
              <w:right w:val="single" w:sz="6" w:space="0" w:color="auto"/>
            </w:tcBorders>
          </w:tcPr>
          <w:p w14:paraId="154DABF4" w14:textId="77777777" w:rsidR="2229AB24" w:rsidRDefault="2229AB24" w:rsidP="2229AB24">
            <w:pPr>
              <w:rPr>
                <w:rFonts w:ascii="Aptos" w:eastAsia="Aptos" w:hAnsi="Aptos" w:cs="Aptos"/>
              </w:rPr>
            </w:pPr>
            <w:r>
              <w:t>Response </w:t>
            </w:r>
          </w:p>
        </w:tc>
        <w:tc>
          <w:tcPr>
            <w:tcW w:w="4500" w:type="dxa"/>
            <w:tcBorders>
              <w:top w:val="single" w:sz="6" w:space="0" w:color="auto"/>
              <w:left w:val="single" w:sz="6" w:space="0" w:color="auto"/>
              <w:bottom w:val="single" w:sz="6" w:space="0" w:color="auto"/>
              <w:right w:val="single" w:sz="6" w:space="0" w:color="auto"/>
            </w:tcBorders>
          </w:tcPr>
          <w:p w14:paraId="5FCA5B9F" w14:textId="50E088F3" w:rsidR="2229AB24" w:rsidRDefault="00564F74" w:rsidP="2229AB24">
            <w:pPr>
              <w:rPr>
                <w:rFonts w:ascii="Aptos" w:eastAsia="Aptos" w:hAnsi="Aptos" w:cs="Aptos"/>
              </w:rPr>
            </w:pPr>
            <w:ins w:id="348" w:author="Bahar Toto" w:date="2025-11-13T15:22:00Z">
              <w:r w:rsidRPr="00564F74">
                <w:t>'Sharing of personal data' is not explicitly defined under the CTDPA.</w:t>
              </w:r>
            </w:ins>
            <w:del w:id="349" w:author="Bahar Toto" w:date="2025-11-13T15:22:00Z">
              <w:r w:rsidR="2229AB24" w:rsidDel="00564F74">
                <w:delText>Not separately defined</w:delText>
              </w:r>
              <w:r w:rsidR="00AD0D07" w:rsidDel="00564F74">
                <w:delText>.</w:delText>
              </w:r>
            </w:del>
          </w:p>
        </w:tc>
      </w:tr>
      <w:tr w:rsidR="2229AB24" w14:paraId="6E5F0B3C" w14:textId="77777777" w:rsidTr="2229AB24">
        <w:trPr>
          <w:trHeight w:val="300"/>
        </w:trPr>
        <w:tc>
          <w:tcPr>
            <w:tcW w:w="4500" w:type="dxa"/>
            <w:tcBorders>
              <w:top w:val="single" w:sz="6" w:space="0" w:color="auto"/>
              <w:left w:val="single" w:sz="6" w:space="0" w:color="auto"/>
              <w:bottom w:val="single" w:sz="6" w:space="0" w:color="auto"/>
              <w:right w:val="single" w:sz="6" w:space="0" w:color="auto"/>
            </w:tcBorders>
          </w:tcPr>
          <w:p w14:paraId="6CCA285C" w14:textId="77777777" w:rsidR="2229AB24" w:rsidRDefault="2229AB24" w:rsidP="2229AB24">
            <w:pPr>
              <w:rPr>
                <w:rFonts w:ascii="Aptos" w:eastAsia="Aptos" w:hAnsi="Aptos" w:cs="Aptos"/>
              </w:rPr>
            </w:pPr>
            <w:r>
              <w:t>Citation </w:t>
            </w:r>
          </w:p>
        </w:tc>
        <w:tc>
          <w:tcPr>
            <w:tcW w:w="4500" w:type="dxa"/>
            <w:tcBorders>
              <w:top w:val="single" w:sz="6" w:space="0" w:color="auto"/>
              <w:left w:val="single" w:sz="6" w:space="0" w:color="auto"/>
              <w:bottom w:val="single" w:sz="6" w:space="0" w:color="auto"/>
              <w:right w:val="single" w:sz="6" w:space="0" w:color="auto"/>
            </w:tcBorders>
          </w:tcPr>
          <w:p w14:paraId="227B46FD" w14:textId="28614000" w:rsidR="2229AB24" w:rsidRDefault="2229AB24" w:rsidP="2229AB24">
            <w:pPr>
              <w:rPr>
                <w:rFonts w:ascii="Aptos" w:eastAsia="Aptos" w:hAnsi="Aptos" w:cs="Aptos"/>
              </w:rPr>
            </w:pPr>
            <w:r>
              <w:t>Not applicable</w:t>
            </w:r>
            <w:r w:rsidR="00AD0D07">
              <w:t>.</w:t>
            </w:r>
          </w:p>
        </w:tc>
      </w:tr>
      <w:tr w:rsidR="2229AB24" w14:paraId="3EEE2C21" w14:textId="77777777" w:rsidTr="2229AB24">
        <w:trPr>
          <w:trHeight w:val="300"/>
        </w:trPr>
        <w:tc>
          <w:tcPr>
            <w:tcW w:w="4500" w:type="dxa"/>
            <w:tcBorders>
              <w:top w:val="single" w:sz="6" w:space="0" w:color="auto"/>
              <w:left w:val="single" w:sz="6" w:space="0" w:color="auto"/>
              <w:bottom w:val="single" w:sz="6" w:space="0" w:color="auto"/>
              <w:right w:val="single" w:sz="6" w:space="0" w:color="auto"/>
            </w:tcBorders>
          </w:tcPr>
          <w:p w14:paraId="4F3EE6E5" w14:textId="77777777" w:rsidR="2229AB24" w:rsidRDefault="2229AB24" w:rsidP="2229AB24">
            <w:pPr>
              <w:rPr>
                <w:rFonts w:ascii="Aptos" w:eastAsia="Aptos" w:hAnsi="Aptos" w:cs="Aptos"/>
              </w:rPr>
            </w:pPr>
            <w:r>
              <w:t xml:space="preserve">Applicable persona </w:t>
            </w:r>
          </w:p>
        </w:tc>
        <w:tc>
          <w:tcPr>
            <w:tcW w:w="4500" w:type="dxa"/>
            <w:tcBorders>
              <w:top w:val="single" w:sz="6" w:space="0" w:color="auto"/>
              <w:left w:val="single" w:sz="6" w:space="0" w:color="auto"/>
              <w:bottom w:val="single" w:sz="6" w:space="0" w:color="auto"/>
              <w:right w:val="single" w:sz="6" w:space="0" w:color="auto"/>
            </w:tcBorders>
          </w:tcPr>
          <w:p w14:paraId="3B2CC0D3" w14:textId="77777777" w:rsidR="2229AB24" w:rsidRDefault="2229AB24" w:rsidP="2229AB24">
            <w:pPr>
              <w:rPr>
                <w:rFonts w:ascii="Aptos" w:eastAsia="Aptos" w:hAnsi="Aptos" w:cs="Aptos"/>
              </w:rPr>
            </w:pPr>
            <w:r>
              <w:t>Not applicable.</w:t>
            </w:r>
          </w:p>
        </w:tc>
      </w:tr>
    </w:tbl>
    <w:p w14:paraId="521FC0C9" w14:textId="77777777" w:rsidR="2229AB24" w:rsidRDefault="2229AB24" w:rsidP="2229AB24">
      <w:pPr>
        <w:rPr>
          <w:rFonts w:ascii="Aptos" w:eastAsia="Aptos" w:hAnsi="Aptos" w:cs="Aptos"/>
          <w:color w:val="000000" w:themeColor="text1"/>
        </w:rPr>
      </w:pPr>
    </w:p>
    <w:p w14:paraId="2733ADD9" w14:textId="77777777" w:rsidR="41A66100" w:rsidRDefault="41A66100" w:rsidP="2229AB24">
      <w:pPr>
        <w:rPr>
          <w:rFonts w:ascii="Aptos" w:eastAsia="Aptos" w:hAnsi="Aptos" w:cs="Aptos"/>
          <w:color w:val="000000" w:themeColor="text1"/>
        </w:rPr>
      </w:pPr>
      <w:r>
        <w:t xml:space="preserve">3.1.7. How is personal data defined? </w:t>
      </w:r>
    </w:p>
    <w:p w14:paraId="04A1149C" w14:textId="77777777" w:rsidR="2229AB24" w:rsidRDefault="2229AB24" w:rsidP="2229AB24">
      <w:pPr>
        <w:rPr>
          <w:rFonts w:ascii="Aptos" w:eastAsia="Aptos" w:hAnsi="Aptos" w:cs="Aptos"/>
          <w:color w:val="000000" w:themeColor="text1"/>
        </w:rPr>
      </w:pPr>
    </w:p>
    <w:tbl>
      <w:tblPr>
        <w:tblW w:w="0" w:type="auto"/>
        <w:tblBorders>
          <w:top w:val="single" w:sz="6" w:space="0" w:color="auto"/>
          <w:left w:val="single" w:sz="6" w:space="0" w:color="auto"/>
          <w:bottom w:val="single" w:sz="6" w:space="0" w:color="auto"/>
          <w:right w:val="single" w:sz="6" w:space="0" w:color="auto"/>
        </w:tblBorders>
        <w:tblLayout w:type="fixed"/>
        <w:tblLook w:val="04A0" w:firstRow="1" w:lastRow="0" w:firstColumn="1" w:lastColumn="0" w:noHBand="0" w:noVBand="1"/>
      </w:tblPr>
      <w:tblGrid>
        <w:gridCol w:w="4500"/>
        <w:gridCol w:w="4500"/>
      </w:tblGrid>
      <w:tr w:rsidR="2229AB24" w14:paraId="4C131310" w14:textId="77777777" w:rsidTr="2229AB24">
        <w:trPr>
          <w:trHeight w:val="300"/>
        </w:trPr>
        <w:tc>
          <w:tcPr>
            <w:tcW w:w="4500" w:type="dxa"/>
            <w:tcBorders>
              <w:top w:val="single" w:sz="6" w:space="0" w:color="auto"/>
              <w:left w:val="single" w:sz="6" w:space="0" w:color="auto"/>
              <w:bottom w:val="single" w:sz="6" w:space="0" w:color="auto"/>
              <w:right w:val="single" w:sz="6" w:space="0" w:color="auto"/>
            </w:tcBorders>
          </w:tcPr>
          <w:p w14:paraId="32A04FAF" w14:textId="77777777" w:rsidR="2229AB24" w:rsidRDefault="2229AB24" w:rsidP="2229AB24">
            <w:pPr>
              <w:rPr>
                <w:rFonts w:ascii="Aptos" w:eastAsia="Aptos" w:hAnsi="Aptos" w:cs="Aptos"/>
              </w:rPr>
            </w:pPr>
            <w:r>
              <w:t>Response </w:t>
            </w:r>
          </w:p>
        </w:tc>
        <w:tc>
          <w:tcPr>
            <w:tcW w:w="4500" w:type="dxa"/>
            <w:tcBorders>
              <w:top w:val="single" w:sz="6" w:space="0" w:color="auto"/>
              <w:left w:val="single" w:sz="6" w:space="0" w:color="auto"/>
              <w:bottom w:val="single" w:sz="6" w:space="0" w:color="auto"/>
              <w:right w:val="single" w:sz="6" w:space="0" w:color="auto"/>
            </w:tcBorders>
          </w:tcPr>
          <w:p w14:paraId="4B1DAA17" w14:textId="35E0F952" w:rsidR="2229AB24" w:rsidRDefault="2229AB24" w:rsidP="2229AB24">
            <w:pPr>
              <w:rPr>
                <w:rFonts w:ascii="Aptos" w:eastAsia="Aptos" w:hAnsi="Aptos" w:cs="Aptos"/>
              </w:rPr>
            </w:pPr>
            <w:r>
              <w:t>Information that is linked to or is reasonably linkable to an individual; excludes de‑identified and publicly available information.</w:t>
            </w:r>
          </w:p>
        </w:tc>
      </w:tr>
      <w:tr w:rsidR="2229AB24" w14:paraId="1739EFC2" w14:textId="77777777" w:rsidTr="2229AB24">
        <w:trPr>
          <w:trHeight w:val="300"/>
        </w:trPr>
        <w:tc>
          <w:tcPr>
            <w:tcW w:w="4500" w:type="dxa"/>
            <w:tcBorders>
              <w:top w:val="single" w:sz="6" w:space="0" w:color="auto"/>
              <w:left w:val="single" w:sz="6" w:space="0" w:color="auto"/>
              <w:bottom w:val="single" w:sz="6" w:space="0" w:color="auto"/>
              <w:right w:val="single" w:sz="6" w:space="0" w:color="auto"/>
            </w:tcBorders>
          </w:tcPr>
          <w:p w14:paraId="12CF3D6F" w14:textId="77777777" w:rsidR="2229AB24" w:rsidRDefault="2229AB24" w:rsidP="2229AB24">
            <w:pPr>
              <w:rPr>
                <w:rFonts w:ascii="Aptos" w:eastAsia="Aptos" w:hAnsi="Aptos" w:cs="Aptos"/>
              </w:rPr>
            </w:pPr>
            <w:r>
              <w:t>Citation </w:t>
            </w:r>
          </w:p>
        </w:tc>
        <w:tc>
          <w:tcPr>
            <w:tcW w:w="4500" w:type="dxa"/>
            <w:tcBorders>
              <w:top w:val="single" w:sz="6" w:space="0" w:color="auto"/>
              <w:left w:val="single" w:sz="6" w:space="0" w:color="auto"/>
              <w:bottom w:val="single" w:sz="6" w:space="0" w:color="auto"/>
              <w:right w:val="single" w:sz="6" w:space="0" w:color="auto"/>
            </w:tcBorders>
          </w:tcPr>
          <w:p w14:paraId="33747F07" w14:textId="2D1E68EE" w:rsidR="2229AB24" w:rsidRDefault="00B06C3B" w:rsidP="2229AB24">
            <w:pPr>
              <w:rPr>
                <w:rFonts w:ascii="Aptos" w:eastAsia="Aptos" w:hAnsi="Aptos" w:cs="Aptos"/>
              </w:rPr>
            </w:pPr>
            <w:ins w:id="350" w:author="Bahar Toto" w:date="2025-11-13T15:22:00Z">
              <w:r w:rsidRPr="00B06C3B">
                <w:t>§42-515(2</w:t>
              </w:r>
            </w:ins>
            <w:ins w:id="351" w:author="Bahar Toto" w:date="2025-12-03T21:20:00Z">
              <w:r w:rsidR="00557769">
                <w:t>7</w:t>
              </w:r>
            </w:ins>
            <w:ins w:id="352" w:author="Bahar Toto" w:date="2025-11-13T15:22:00Z">
              <w:r w:rsidRPr="00B06C3B">
                <w:t>) of the CTDPA</w:t>
              </w:r>
            </w:ins>
            <w:del w:id="353" w:author="Bahar Toto" w:date="2025-11-13T14:59:00Z">
              <w:r w:rsidR="2229AB24" w:rsidDel="00F66D3C">
                <w:delText xml:space="preserve">Conn. Gen. Stat. </w:delText>
              </w:r>
            </w:del>
            <w:del w:id="354" w:author="Bahar Toto" w:date="2025-11-13T15:22:00Z">
              <w:r w:rsidR="2229AB24" w:rsidDel="00B06C3B">
                <w:delText>§ 42‑515</w:delText>
              </w:r>
            </w:del>
          </w:p>
        </w:tc>
      </w:tr>
      <w:tr w:rsidR="2229AB24" w14:paraId="0D76D52C" w14:textId="77777777" w:rsidTr="2229AB24">
        <w:trPr>
          <w:trHeight w:val="300"/>
        </w:trPr>
        <w:tc>
          <w:tcPr>
            <w:tcW w:w="4500" w:type="dxa"/>
            <w:tcBorders>
              <w:top w:val="single" w:sz="6" w:space="0" w:color="auto"/>
              <w:left w:val="single" w:sz="6" w:space="0" w:color="auto"/>
              <w:bottom w:val="single" w:sz="6" w:space="0" w:color="auto"/>
              <w:right w:val="single" w:sz="6" w:space="0" w:color="auto"/>
            </w:tcBorders>
          </w:tcPr>
          <w:p w14:paraId="24AFB281" w14:textId="77777777" w:rsidR="2229AB24" w:rsidRDefault="2229AB24" w:rsidP="2229AB24">
            <w:pPr>
              <w:rPr>
                <w:rFonts w:ascii="Aptos" w:eastAsia="Aptos" w:hAnsi="Aptos" w:cs="Aptos"/>
              </w:rPr>
            </w:pPr>
            <w:r>
              <w:t xml:space="preserve">Applicable persona </w:t>
            </w:r>
          </w:p>
        </w:tc>
        <w:tc>
          <w:tcPr>
            <w:tcW w:w="4500" w:type="dxa"/>
            <w:tcBorders>
              <w:top w:val="single" w:sz="6" w:space="0" w:color="auto"/>
              <w:left w:val="single" w:sz="6" w:space="0" w:color="auto"/>
              <w:bottom w:val="single" w:sz="6" w:space="0" w:color="auto"/>
              <w:right w:val="single" w:sz="6" w:space="0" w:color="auto"/>
            </w:tcBorders>
          </w:tcPr>
          <w:p w14:paraId="035FCE37" w14:textId="77777777" w:rsidR="2229AB24" w:rsidRDefault="2229AB24" w:rsidP="2229AB24">
            <w:pPr>
              <w:rPr>
                <w:rFonts w:ascii="Aptos" w:eastAsia="Aptos" w:hAnsi="Aptos" w:cs="Aptos"/>
              </w:rPr>
            </w:pPr>
            <w:r>
              <w:t>Not applicable.</w:t>
            </w:r>
          </w:p>
        </w:tc>
      </w:tr>
    </w:tbl>
    <w:p w14:paraId="22DCAD83" w14:textId="77777777" w:rsidR="2229AB24" w:rsidRDefault="2229AB24" w:rsidP="2229AB24">
      <w:pPr>
        <w:rPr>
          <w:rFonts w:ascii="Aptos" w:eastAsia="Aptos" w:hAnsi="Aptos" w:cs="Aptos"/>
          <w:color w:val="000000" w:themeColor="text1"/>
        </w:rPr>
      </w:pPr>
    </w:p>
    <w:p w14:paraId="06F93ABB" w14:textId="77777777" w:rsidR="41A66100" w:rsidRDefault="41A66100" w:rsidP="2229AB24">
      <w:pPr>
        <w:rPr>
          <w:rFonts w:ascii="Aptos" w:eastAsia="Aptos" w:hAnsi="Aptos" w:cs="Aptos"/>
          <w:color w:val="000000" w:themeColor="text1"/>
        </w:rPr>
      </w:pPr>
      <w:r>
        <w:t xml:space="preserve">3.1.8. How is sensitive data defined? </w:t>
      </w:r>
    </w:p>
    <w:p w14:paraId="224EDDFE" w14:textId="77777777" w:rsidR="2229AB24" w:rsidRDefault="2229AB24" w:rsidP="2229AB24">
      <w:pPr>
        <w:rPr>
          <w:rFonts w:ascii="Aptos" w:eastAsia="Aptos" w:hAnsi="Aptos" w:cs="Aptos"/>
          <w:color w:val="000000" w:themeColor="text1"/>
        </w:rPr>
      </w:pPr>
    </w:p>
    <w:tbl>
      <w:tblPr>
        <w:tblW w:w="0" w:type="auto"/>
        <w:tblBorders>
          <w:top w:val="single" w:sz="6" w:space="0" w:color="auto"/>
          <w:left w:val="single" w:sz="6" w:space="0" w:color="auto"/>
          <w:bottom w:val="single" w:sz="6" w:space="0" w:color="auto"/>
          <w:right w:val="single" w:sz="6" w:space="0" w:color="auto"/>
        </w:tblBorders>
        <w:tblLayout w:type="fixed"/>
        <w:tblLook w:val="04A0" w:firstRow="1" w:lastRow="0" w:firstColumn="1" w:lastColumn="0" w:noHBand="0" w:noVBand="1"/>
      </w:tblPr>
      <w:tblGrid>
        <w:gridCol w:w="4500"/>
        <w:gridCol w:w="4500"/>
      </w:tblGrid>
      <w:tr w:rsidR="2229AB24" w14:paraId="5619EEF0" w14:textId="77777777" w:rsidTr="2229AB24">
        <w:trPr>
          <w:trHeight w:val="300"/>
        </w:trPr>
        <w:tc>
          <w:tcPr>
            <w:tcW w:w="4500" w:type="dxa"/>
            <w:tcBorders>
              <w:top w:val="single" w:sz="6" w:space="0" w:color="auto"/>
              <w:left w:val="single" w:sz="6" w:space="0" w:color="auto"/>
              <w:bottom w:val="single" w:sz="6" w:space="0" w:color="auto"/>
              <w:right w:val="single" w:sz="6" w:space="0" w:color="auto"/>
            </w:tcBorders>
          </w:tcPr>
          <w:p w14:paraId="46A72CBE" w14:textId="77777777" w:rsidR="2229AB24" w:rsidRDefault="2229AB24" w:rsidP="2229AB24">
            <w:pPr>
              <w:rPr>
                <w:rFonts w:ascii="Aptos" w:eastAsia="Aptos" w:hAnsi="Aptos" w:cs="Aptos"/>
              </w:rPr>
            </w:pPr>
            <w:r>
              <w:t>Response </w:t>
            </w:r>
          </w:p>
        </w:tc>
        <w:tc>
          <w:tcPr>
            <w:tcW w:w="4500" w:type="dxa"/>
            <w:tcBorders>
              <w:top w:val="single" w:sz="6" w:space="0" w:color="auto"/>
              <w:left w:val="single" w:sz="6" w:space="0" w:color="auto"/>
              <w:bottom w:val="single" w:sz="6" w:space="0" w:color="auto"/>
              <w:right w:val="single" w:sz="6" w:space="0" w:color="auto"/>
            </w:tcBorders>
          </w:tcPr>
          <w:p w14:paraId="5FDD986F" w14:textId="77777777" w:rsidR="00B55BBE" w:rsidRPr="00B55BBE" w:rsidRDefault="00B55BBE" w:rsidP="00B55BBE">
            <w:pPr>
              <w:rPr>
                <w:ins w:id="355" w:author="Bahar Toto" w:date="2025-12-03T20:47:00Z"/>
              </w:rPr>
            </w:pPr>
            <w:ins w:id="356" w:author="Bahar Toto" w:date="2025-12-03T20:47:00Z">
              <w:r w:rsidRPr="00B55BBE">
                <w:t>'Sensitive personal data' means personal data that includes:</w:t>
              </w:r>
            </w:ins>
          </w:p>
          <w:p w14:paraId="532DD5A8" w14:textId="77777777" w:rsidR="00B55BBE" w:rsidRPr="00B55BBE" w:rsidRDefault="00B55BBE" w:rsidP="00B55BBE">
            <w:pPr>
              <w:numPr>
                <w:ilvl w:val="0"/>
                <w:numId w:val="62"/>
              </w:numPr>
              <w:rPr>
                <w:ins w:id="357" w:author="Bahar Toto" w:date="2025-12-03T20:47:00Z"/>
              </w:rPr>
            </w:pPr>
            <w:ins w:id="358" w:author="Bahar Toto" w:date="2025-12-03T20:47:00Z">
              <w:r w:rsidRPr="00B55BBE">
                <w:t>data revealing racial or ethnic origin, religious beliefs, mental or physical health condition or diagnosis, sex life, sexual orientation or citizenship or immigration status;</w:t>
              </w:r>
            </w:ins>
          </w:p>
          <w:p w14:paraId="206A6720" w14:textId="77777777" w:rsidR="00B55BBE" w:rsidRPr="00B55BBE" w:rsidRDefault="00B55BBE" w:rsidP="00B55BBE">
            <w:pPr>
              <w:numPr>
                <w:ilvl w:val="0"/>
                <w:numId w:val="62"/>
              </w:numPr>
              <w:rPr>
                <w:ins w:id="359" w:author="Bahar Toto" w:date="2025-12-03T20:47:00Z"/>
              </w:rPr>
            </w:pPr>
            <w:ins w:id="360" w:author="Bahar Toto" w:date="2025-12-03T20:47:00Z">
              <w:r w:rsidRPr="00B55BBE">
                <w:t>the processing of genetic or biometric data for the purpose of uniquely identifying an individual;</w:t>
              </w:r>
            </w:ins>
          </w:p>
          <w:p w14:paraId="2D02E8FA" w14:textId="77777777" w:rsidR="00B55BBE" w:rsidRPr="00B55BBE" w:rsidRDefault="00B55BBE" w:rsidP="00B55BBE">
            <w:pPr>
              <w:numPr>
                <w:ilvl w:val="0"/>
                <w:numId w:val="62"/>
              </w:numPr>
              <w:rPr>
                <w:ins w:id="361" w:author="Bahar Toto" w:date="2025-12-03T20:47:00Z"/>
              </w:rPr>
            </w:pPr>
            <w:ins w:id="362" w:author="Bahar Toto" w:date="2025-12-03T20:47:00Z">
              <w:r w:rsidRPr="00B55BBE">
                <w:t>personal data collected from a known child; or</w:t>
              </w:r>
            </w:ins>
          </w:p>
          <w:p w14:paraId="63B09B0E" w14:textId="77777777" w:rsidR="00B55BBE" w:rsidRPr="00B55BBE" w:rsidRDefault="00B55BBE" w:rsidP="00B55BBE">
            <w:pPr>
              <w:numPr>
                <w:ilvl w:val="0"/>
                <w:numId w:val="62"/>
              </w:numPr>
              <w:rPr>
                <w:ins w:id="363" w:author="Bahar Toto" w:date="2025-12-03T20:47:00Z"/>
              </w:rPr>
            </w:pPr>
            <w:ins w:id="364" w:author="Bahar Toto" w:date="2025-12-03T20:47:00Z">
              <w:r w:rsidRPr="00B55BBE">
                <w:t>precise geolocation data.</w:t>
              </w:r>
            </w:ins>
          </w:p>
          <w:p w14:paraId="44F2B305" w14:textId="449B7E52" w:rsidR="00BD5539" w:rsidRPr="00BD5539" w:rsidRDefault="00BD5539" w:rsidP="00553547">
            <w:pPr>
              <w:rPr>
                <w:ins w:id="365" w:author="Bahar Toto" w:date="2025-12-03T20:47:00Z"/>
                <w:u w:val="single"/>
                <w:rPrChange w:id="366" w:author="Bahar Toto" w:date="2025-12-03T20:47:00Z">
                  <w:rPr>
                    <w:ins w:id="367" w:author="Bahar Toto" w:date="2025-12-03T20:47:00Z"/>
                  </w:rPr>
                </w:rPrChange>
              </w:rPr>
            </w:pPr>
            <w:ins w:id="368" w:author="Bahar Toto" w:date="2025-12-03T20:47:00Z">
              <w:r w:rsidRPr="00BD5539">
                <w:rPr>
                  <w:u w:val="single"/>
                  <w:rPrChange w:id="369" w:author="Bahar Toto" w:date="2025-12-03T20:47:00Z">
                    <w:rPr/>
                  </w:rPrChange>
                </w:rPr>
                <w:t>From July 1, 2026</w:t>
              </w:r>
            </w:ins>
          </w:p>
          <w:p w14:paraId="0B079632" w14:textId="335452A1" w:rsidR="00553547" w:rsidRPr="00553547" w:rsidRDefault="00553547" w:rsidP="00553547">
            <w:pPr>
              <w:rPr>
                <w:ins w:id="370" w:author="Bahar Toto" w:date="2025-11-13T15:27:00Z"/>
              </w:rPr>
            </w:pPr>
            <w:ins w:id="371" w:author="Bahar Toto" w:date="2025-11-13T15:27:00Z">
              <w:r w:rsidRPr="00553547">
                <w:t>'Sensitive personal data' means personal data that includes:</w:t>
              </w:r>
            </w:ins>
          </w:p>
          <w:p w14:paraId="3D19A992" w14:textId="77777777" w:rsidR="00553547" w:rsidRPr="00DC1070" w:rsidRDefault="00553547" w:rsidP="00DC1070">
            <w:pPr>
              <w:numPr>
                <w:ilvl w:val="0"/>
                <w:numId w:val="44"/>
              </w:numPr>
              <w:rPr>
                <w:ins w:id="372" w:author="Bahar Toto" w:date="2025-11-13T23:52:00Z"/>
              </w:rPr>
            </w:pPr>
            <w:ins w:id="373" w:author="Bahar Toto" w:date="2025-11-13T15:27:00Z">
              <w:r w:rsidRPr="00553547">
                <w:t xml:space="preserve">data revealing racial or ethnic origin, religious beliefs, mental or physical health condition or diagnosis, sex life, sexual orientation or citizenship or </w:t>
              </w:r>
              <w:r w:rsidRPr="00DC1070">
                <w:t>immigration status;</w:t>
              </w:r>
            </w:ins>
          </w:p>
          <w:p w14:paraId="14F8300E" w14:textId="77777777" w:rsidR="00DC1070" w:rsidRPr="00DC1070" w:rsidRDefault="00DC1070" w:rsidP="00DC1070">
            <w:pPr>
              <w:numPr>
                <w:ilvl w:val="0"/>
                <w:numId w:val="44"/>
              </w:numPr>
              <w:shd w:val="clear" w:color="auto" w:fill="FFFFFF"/>
              <w:spacing w:after="120"/>
              <w:rPr>
                <w:ins w:id="374" w:author="Bahar Toto" w:date="2025-11-13T23:52:00Z"/>
                <w:rFonts w:eastAsia="Times New Roman" w:cs="Helvetica"/>
                <w:color w:val="000000"/>
                <w:kern w:val="0"/>
                <w:lang w:eastAsia="en-GB"/>
                <w14:ligatures w14:val="none"/>
                <w:rPrChange w:id="375" w:author="Bahar Toto" w:date="2025-11-13T23:53:00Z">
                  <w:rPr>
                    <w:ins w:id="376" w:author="Bahar Toto" w:date="2025-11-13T23:52:00Z"/>
                    <w:rFonts w:ascii="Helvetica" w:eastAsia="Times New Roman" w:hAnsi="Helvetica" w:cs="Helvetica"/>
                    <w:color w:val="000000"/>
                    <w:kern w:val="0"/>
                    <w:sz w:val="27"/>
                    <w:szCs w:val="27"/>
                    <w:lang w:eastAsia="en-GB"/>
                    <w14:ligatures w14:val="none"/>
                  </w:rPr>
                </w:rPrChange>
              </w:rPr>
            </w:pPr>
            <w:ins w:id="377" w:author="Bahar Toto" w:date="2025-11-13T23:52:00Z">
              <w:r w:rsidRPr="00DC1070">
                <w:rPr>
                  <w:rFonts w:eastAsia="Times New Roman" w:cs="Helvetica"/>
                  <w:color w:val="000000"/>
                  <w:kern w:val="0"/>
                  <w:lang w:eastAsia="en-GB"/>
                  <w14:ligatures w14:val="none"/>
                  <w:rPrChange w:id="378" w:author="Bahar Toto" w:date="2025-11-13T23:53:00Z">
                    <w:rPr>
                      <w:rFonts w:ascii="Helvetica" w:eastAsia="Times New Roman" w:hAnsi="Helvetica" w:cs="Helvetica"/>
                      <w:color w:val="000000"/>
                      <w:kern w:val="0"/>
                      <w:sz w:val="27"/>
                      <w:szCs w:val="27"/>
                      <w:lang w:eastAsia="en-GB"/>
                      <w14:ligatures w14:val="none"/>
                    </w:rPr>
                  </w:rPrChange>
                </w:rPr>
                <w:t>consumer health data;</w:t>
              </w:r>
            </w:ins>
          </w:p>
          <w:p w14:paraId="105846C1" w14:textId="77777777" w:rsidR="00DC1070" w:rsidRPr="00DC1070" w:rsidRDefault="00DC1070" w:rsidP="00DC1070">
            <w:pPr>
              <w:numPr>
                <w:ilvl w:val="0"/>
                <w:numId w:val="44"/>
              </w:numPr>
              <w:shd w:val="clear" w:color="auto" w:fill="FFFFFF"/>
              <w:spacing w:after="120"/>
              <w:rPr>
                <w:ins w:id="379" w:author="Bahar Toto" w:date="2025-11-13T23:52:00Z"/>
                <w:rFonts w:eastAsia="Times New Roman" w:cs="Helvetica"/>
                <w:color w:val="000000"/>
                <w:kern w:val="0"/>
                <w:lang w:eastAsia="en-GB"/>
                <w14:ligatures w14:val="none"/>
                <w:rPrChange w:id="380" w:author="Bahar Toto" w:date="2025-11-13T23:53:00Z">
                  <w:rPr>
                    <w:ins w:id="381" w:author="Bahar Toto" w:date="2025-11-13T23:52:00Z"/>
                    <w:rFonts w:ascii="Helvetica" w:eastAsia="Times New Roman" w:hAnsi="Helvetica" w:cs="Helvetica"/>
                    <w:color w:val="000000"/>
                    <w:kern w:val="0"/>
                    <w:sz w:val="27"/>
                    <w:szCs w:val="27"/>
                    <w:lang w:eastAsia="en-GB"/>
                    <w14:ligatures w14:val="none"/>
                  </w:rPr>
                </w:rPrChange>
              </w:rPr>
            </w:pPr>
            <w:ins w:id="382" w:author="Bahar Toto" w:date="2025-11-13T23:52:00Z">
              <w:r w:rsidRPr="00DC1070">
                <w:rPr>
                  <w:rFonts w:eastAsia="Times New Roman" w:cs="Helvetica"/>
                  <w:color w:val="000000"/>
                  <w:kern w:val="0"/>
                  <w:lang w:eastAsia="en-GB"/>
                  <w14:ligatures w14:val="none"/>
                  <w:rPrChange w:id="383" w:author="Bahar Toto" w:date="2025-11-13T23:53:00Z">
                    <w:rPr>
                      <w:rFonts w:ascii="Helvetica" w:eastAsia="Times New Roman" w:hAnsi="Helvetica" w:cs="Helvetica"/>
                      <w:color w:val="000000"/>
                      <w:kern w:val="0"/>
                      <w:sz w:val="27"/>
                      <w:szCs w:val="27"/>
                      <w:lang w:eastAsia="en-GB"/>
                      <w14:ligatures w14:val="none"/>
                    </w:rPr>
                  </w:rPrChange>
                </w:rPr>
                <w:t>genetic or biometric data or information derived therefrom;</w:t>
              </w:r>
            </w:ins>
          </w:p>
          <w:p w14:paraId="259F2066" w14:textId="77777777" w:rsidR="00DC1070" w:rsidRPr="00DC1070" w:rsidRDefault="00DC1070" w:rsidP="00DC1070">
            <w:pPr>
              <w:numPr>
                <w:ilvl w:val="0"/>
                <w:numId w:val="44"/>
              </w:numPr>
              <w:shd w:val="clear" w:color="auto" w:fill="FFFFFF"/>
              <w:spacing w:after="120"/>
              <w:rPr>
                <w:ins w:id="384" w:author="Bahar Toto" w:date="2025-11-13T23:52:00Z"/>
                <w:rFonts w:eastAsia="Times New Roman" w:cs="Helvetica"/>
                <w:color w:val="000000"/>
                <w:kern w:val="0"/>
                <w:lang w:eastAsia="en-GB"/>
                <w14:ligatures w14:val="none"/>
                <w:rPrChange w:id="385" w:author="Bahar Toto" w:date="2025-11-13T23:53:00Z">
                  <w:rPr>
                    <w:ins w:id="386" w:author="Bahar Toto" w:date="2025-11-13T23:52:00Z"/>
                    <w:rFonts w:ascii="Helvetica" w:eastAsia="Times New Roman" w:hAnsi="Helvetica" w:cs="Helvetica"/>
                    <w:color w:val="000000"/>
                    <w:kern w:val="0"/>
                    <w:sz w:val="27"/>
                    <w:szCs w:val="27"/>
                    <w:lang w:eastAsia="en-GB"/>
                    <w14:ligatures w14:val="none"/>
                  </w:rPr>
                </w:rPrChange>
              </w:rPr>
            </w:pPr>
            <w:ins w:id="387" w:author="Bahar Toto" w:date="2025-11-13T23:52:00Z">
              <w:r w:rsidRPr="00DC1070">
                <w:rPr>
                  <w:rFonts w:eastAsia="Times New Roman" w:cs="Helvetica"/>
                  <w:color w:val="000000"/>
                  <w:kern w:val="0"/>
                  <w:lang w:eastAsia="en-GB"/>
                  <w14:ligatures w14:val="none"/>
                  <w:rPrChange w:id="388" w:author="Bahar Toto" w:date="2025-11-13T23:53:00Z">
                    <w:rPr>
                      <w:rFonts w:ascii="Helvetica" w:eastAsia="Times New Roman" w:hAnsi="Helvetica" w:cs="Helvetica"/>
                      <w:color w:val="000000"/>
                      <w:kern w:val="0"/>
                      <w:sz w:val="27"/>
                      <w:szCs w:val="27"/>
                      <w:lang w:eastAsia="en-GB"/>
                      <w14:ligatures w14:val="none"/>
                    </w:rPr>
                  </w:rPrChange>
                </w:rPr>
                <w:t>personal data collected from an individual the controller has actual knowledge, or willfully disregards, is a child;</w:t>
              </w:r>
            </w:ins>
          </w:p>
          <w:p w14:paraId="64AAAB11" w14:textId="77777777" w:rsidR="00DC1070" w:rsidRPr="00DC1070" w:rsidRDefault="00DC1070" w:rsidP="00DC1070">
            <w:pPr>
              <w:numPr>
                <w:ilvl w:val="0"/>
                <w:numId w:val="44"/>
              </w:numPr>
              <w:shd w:val="clear" w:color="auto" w:fill="FFFFFF"/>
              <w:spacing w:after="120"/>
              <w:rPr>
                <w:ins w:id="389" w:author="Bahar Toto" w:date="2025-11-13T23:52:00Z"/>
                <w:rFonts w:eastAsia="Times New Roman" w:cs="Helvetica"/>
                <w:color w:val="000000"/>
                <w:kern w:val="0"/>
                <w:lang w:eastAsia="en-GB"/>
                <w14:ligatures w14:val="none"/>
                <w:rPrChange w:id="390" w:author="Bahar Toto" w:date="2025-11-13T23:53:00Z">
                  <w:rPr>
                    <w:ins w:id="391" w:author="Bahar Toto" w:date="2025-11-13T23:52:00Z"/>
                    <w:rFonts w:ascii="Helvetica" w:eastAsia="Times New Roman" w:hAnsi="Helvetica" w:cs="Helvetica"/>
                    <w:color w:val="000000"/>
                    <w:kern w:val="0"/>
                    <w:sz w:val="27"/>
                    <w:szCs w:val="27"/>
                    <w:lang w:eastAsia="en-GB"/>
                    <w14:ligatures w14:val="none"/>
                  </w:rPr>
                </w:rPrChange>
              </w:rPr>
            </w:pPr>
            <w:ins w:id="392" w:author="Bahar Toto" w:date="2025-11-13T23:52:00Z">
              <w:r w:rsidRPr="00DC1070">
                <w:rPr>
                  <w:rFonts w:eastAsia="Times New Roman" w:cs="Helvetica"/>
                  <w:color w:val="000000"/>
                  <w:kern w:val="0"/>
                  <w:lang w:eastAsia="en-GB"/>
                  <w14:ligatures w14:val="none"/>
                  <w:rPrChange w:id="393" w:author="Bahar Toto" w:date="2025-11-13T23:53:00Z">
                    <w:rPr>
                      <w:rFonts w:ascii="Helvetica" w:eastAsia="Times New Roman" w:hAnsi="Helvetica" w:cs="Helvetica"/>
                      <w:color w:val="000000"/>
                      <w:kern w:val="0"/>
                      <w:sz w:val="27"/>
                      <w:szCs w:val="27"/>
                      <w:lang w:eastAsia="en-GB"/>
                      <w14:ligatures w14:val="none"/>
                    </w:rPr>
                  </w:rPrChange>
                </w:rPr>
                <w:t>data concerning an individual's status as a victim of crime;</w:t>
              </w:r>
            </w:ins>
          </w:p>
          <w:p w14:paraId="027185FE" w14:textId="77777777" w:rsidR="00DC1070" w:rsidRPr="00DC1070" w:rsidRDefault="00DC1070" w:rsidP="00DC1070">
            <w:pPr>
              <w:numPr>
                <w:ilvl w:val="0"/>
                <w:numId w:val="44"/>
              </w:numPr>
              <w:shd w:val="clear" w:color="auto" w:fill="FFFFFF"/>
              <w:spacing w:after="120"/>
              <w:rPr>
                <w:ins w:id="394" w:author="Bahar Toto" w:date="2025-11-13T23:52:00Z"/>
                <w:rFonts w:eastAsia="Times New Roman" w:cs="Helvetica"/>
                <w:color w:val="000000"/>
                <w:kern w:val="0"/>
                <w:lang w:eastAsia="en-GB"/>
                <w14:ligatures w14:val="none"/>
                <w:rPrChange w:id="395" w:author="Bahar Toto" w:date="2025-11-13T23:53:00Z">
                  <w:rPr>
                    <w:ins w:id="396" w:author="Bahar Toto" w:date="2025-11-13T23:52:00Z"/>
                    <w:rFonts w:ascii="Helvetica" w:eastAsia="Times New Roman" w:hAnsi="Helvetica" w:cs="Helvetica"/>
                    <w:color w:val="000000"/>
                    <w:kern w:val="0"/>
                    <w:sz w:val="27"/>
                    <w:szCs w:val="27"/>
                    <w:lang w:eastAsia="en-GB"/>
                    <w14:ligatures w14:val="none"/>
                  </w:rPr>
                </w:rPrChange>
              </w:rPr>
            </w:pPr>
            <w:ins w:id="397" w:author="Bahar Toto" w:date="2025-11-13T23:52:00Z">
              <w:r w:rsidRPr="00DC1070">
                <w:rPr>
                  <w:rFonts w:eastAsia="Times New Roman" w:cs="Helvetica"/>
                  <w:color w:val="000000"/>
                  <w:kern w:val="0"/>
                  <w:lang w:eastAsia="en-GB"/>
                  <w14:ligatures w14:val="none"/>
                  <w:rPrChange w:id="398" w:author="Bahar Toto" w:date="2025-11-13T23:53:00Z">
                    <w:rPr>
                      <w:rFonts w:ascii="Helvetica" w:eastAsia="Times New Roman" w:hAnsi="Helvetica" w:cs="Helvetica"/>
                      <w:color w:val="000000"/>
                      <w:kern w:val="0"/>
                      <w:sz w:val="27"/>
                      <w:szCs w:val="27"/>
                      <w:lang w:eastAsia="en-GB"/>
                      <w14:ligatures w14:val="none"/>
                    </w:rPr>
                  </w:rPrChange>
                </w:rPr>
                <w:t>precise geolocation data;</w:t>
              </w:r>
            </w:ins>
          </w:p>
          <w:p w14:paraId="582E1A71" w14:textId="77777777" w:rsidR="00DC1070" w:rsidRPr="00DC1070" w:rsidRDefault="00DC1070" w:rsidP="00DC1070">
            <w:pPr>
              <w:numPr>
                <w:ilvl w:val="0"/>
                <w:numId w:val="44"/>
              </w:numPr>
              <w:shd w:val="clear" w:color="auto" w:fill="FFFFFF"/>
              <w:spacing w:after="120"/>
              <w:rPr>
                <w:ins w:id="399" w:author="Bahar Toto" w:date="2025-11-13T23:52:00Z"/>
                <w:rFonts w:eastAsia="Times New Roman" w:cs="Helvetica"/>
                <w:color w:val="000000"/>
                <w:kern w:val="0"/>
                <w:lang w:eastAsia="en-GB"/>
                <w14:ligatures w14:val="none"/>
                <w:rPrChange w:id="400" w:author="Bahar Toto" w:date="2025-11-13T23:53:00Z">
                  <w:rPr>
                    <w:ins w:id="401" w:author="Bahar Toto" w:date="2025-11-13T23:52:00Z"/>
                    <w:rFonts w:ascii="Helvetica" w:eastAsia="Times New Roman" w:hAnsi="Helvetica" w:cs="Helvetica"/>
                    <w:color w:val="000000"/>
                    <w:kern w:val="0"/>
                    <w:sz w:val="27"/>
                    <w:szCs w:val="27"/>
                    <w:lang w:eastAsia="en-GB"/>
                    <w14:ligatures w14:val="none"/>
                  </w:rPr>
                </w:rPrChange>
              </w:rPr>
            </w:pPr>
            <w:ins w:id="402" w:author="Bahar Toto" w:date="2025-11-13T23:52:00Z">
              <w:r w:rsidRPr="00DC1070">
                <w:rPr>
                  <w:rFonts w:eastAsia="Times New Roman" w:cs="Helvetica"/>
                  <w:color w:val="000000"/>
                  <w:kern w:val="0"/>
                  <w:lang w:eastAsia="en-GB"/>
                  <w14:ligatures w14:val="none"/>
                  <w:rPrChange w:id="403" w:author="Bahar Toto" w:date="2025-11-13T23:53:00Z">
                    <w:rPr>
                      <w:rFonts w:ascii="Helvetica" w:eastAsia="Times New Roman" w:hAnsi="Helvetica" w:cs="Helvetica"/>
                      <w:color w:val="000000"/>
                      <w:kern w:val="0"/>
                      <w:sz w:val="27"/>
                      <w:szCs w:val="27"/>
                      <w:lang w:eastAsia="en-GB"/>
                      <w14:ligatures w14:val="none"/>
                    </w:rPr>
                  </w:rPrChange>
                </w:rPr>
                <w:t>neural data;</w:t>
              </w:r>
            </w:ins>
          </w:p>
          <w:p w14:paraId="7BB95198" w14:textId="77777777" w:rsidR="00DC1070" w:rsidRPr="00DC1070" w:rsidRDefault="00DC1070" w:rsidP="00DC1070">
            <w:pPr>
              <w:numPr>
                <w:ilvl w:val="0"/>
                <w:numId w:val="44"/>
              </w:numPr>
              <w:shd w:val="clear" w:color="auto" w:fill="FFFFFF"/>
              <w:spacing w:after="120"/>
              <w:rPr>
                <w:ins w:id="404" w:author="Bahar Toto" w:date="2025-11-13T23:52:00Z"/>
                <w:rFonts w:eastAsia="Times New Roman" w:cs="Helvetica"/>
                <w:color w:val="000000"/>
                <w:kern w:val="0"/>
                <w:lang w:eastAsia="en-GB"/>
                <w14:ligatures w14:val="none"/>
                <w:rPrChange w:id="405" w:author="Bahar Toto" w:date="2025-11-13T23:53:00Z">
                  <w:rPr>
                    <w:ins w:id="406" w:author="Bahar Toto" w:date="2025-11-13T23:52:00Z"/>
                    <w:rFonts w:ascii="Helvetica" w:eastAsia="Times New Roman" w:hAnsi="Helvetica" w:cs="Helvetica"/>
                    <w:color w:val="000000"/>
                    <w:kern w:val="0"/>
                    <w:sz w:val="27"/>
                    <w:szCs w:val="27"/>
                    <w:lang w:eastAsia="en-GB"/>
                    <w14:ligatures w14:val="none"/>
                  </w:rPr>
                </w:rPrChange>
              </w:rPr>
            </w:pPr>
            <w:ins w:id="407" w:author="Bahar Toto" w:date="2025-11-13T23:52:00Z">
              <w:r w:rsidRPr="00DC1070">
                <w:rPr>
                  <w:rFonts w:eastAsia="Times New Roman" w:cs="Helvetica"/>
                  <w:color w:val="000000"/>
                  <w:kern w:val="0"/>
                  <w:lang w:eastAsia="en-GB"/>
                  <w14:ligatures w14:val="none"/>
                  <w:rPrChange w:id="408" w:author="Bahar Toto" w:date="2025-11-13T23:53:00Z">
                    <w:rPr>
                      <w:rFonts w:ascii="Helvetica" w:eastAsia="Times New Roman" w:hAnsi="Helvetica" w:cs="Helvetica"/>
                      <w:color w:val="000000"/>
                      <w:kern w:val="0"/>
                      <w:sz w:val="27"/>
                      <w:szCs w:val="27"/>
                      <w:lang w:eastAsia="en-GB"/>
                      <w14:ligatures w14:val="none"/>
                    </w:rPr>
                  </w:rPrChange>
                </w:rPr>
                <w:t>a consumer's financial account number, financial account log-in information, or credit card or debit card number that, in combination with any required access or security code, password, or credential, would allow access to a consumer's financial account; and</w:t>
              </w:r>
            </w:ins>
          </w:p>
          <w:p w14:paraId="7D0B5F51" w14:textId="1A655D5C" w:rsidR="00DC1070" w:rsidRPr="00DC1070" w:rsidRDefault="00DC1070">
            <w:pPr>
              <w:numPr>
                <w:ilvl w:val="0"/>
                <w:numId w:val="44"/>
              </w:numPr>
              <w:shd w:val="clear" w:color="auto" w:fill="FFFFFF"/>
              <w:spacing w:after="120"/>
              <w:rPr>
                <w:ins w:id="409" w:author="Bahar Toto" w:date="2025-11-13T15:27:00Z"/>
                <w:rFonts w:eastAsia="Times New Roman" w:cs="Helvetica"/>
                <w:color w:val="000000"/>
                <w:kern w:val="0"/>
                <w:lang w:eastAsia="en-GB"/>
                <w14:ligatures w14:val="none"/>
                <w:rPrChange w:id="410" w:author="Bahar Toto" w:date="2025-11-13T23:53:00Z">
                  <w:rPr>
                    <w:ins w:id="411" w:author="Bahar Toto" w:date="2025-11-13T15:27:00Z"/>
                  </w:rPr>
                </w:rPrChange>
              </w:rPr>
              <w:pPrChange w:id="412" w:author="Bahar Toto" w:date="2025-11-13T23:52:00Z">
                <w:pPr>
                  <w:numPr>
                    <w:numId w:val="44"/>
                  </w:numPr>
                  <w:tabs>
                    <w:tab w:val="num" w:pos="720"/>
                  </w:tabs>
                  <w:ind w:left="720" w:hanging="360"/>
                </w:pPr>
              </w:pPrChange>
            </w:pPr>
            <w:ins w:id="413" w:author="Bahar Toto" w:date="2025-11-13T23:52:00Z">
              <w:r w:rsidRPr="00DC1070">
                <w:rPr>
                  <w:rFonts w:eastAsia="Times New Roman" w:cs="Helvetica"/>
                  <w:color w:val="000000"/>
                  <w:kern w:val="0"/>
                  <w:lang w:eastAsia="en-GB"/>
                  <w14:ligatures w14:val="none"/>
                  <w:rPrChange w:id="414" w:author="Bahar Toto" w:date="2025-11-13T23:53:00Z">
                    <w:rPr>
                      <w:rFonts w:ascii="Helvetica" w:eastAsia="Times New Roman" w:hAnsi="Helvetica" w:cs="Helvetica"/>
                      <w:color w:val="000000"/>
                      <w:kern w:val="0"/>
                      <w:sz w:val="27"/>
                      <w:szCs w:val="27"/>
                      <w:lang w:eastAsia="en-GB"/>
                      <w14:ligatures w14:val="none"/>
                    </w:rPr>
                  </w:rPrChange>
                </w:rPr>
                <w:t>government-issued identification number, including, but not limited to, Social Security Number, passport number, state identification card number, or driver's license number, that applicable law does not require to be publicly displayed.</w:t>
              </w:r>
            </w:ins>
          </w:p>
          <w:p w14:paraId="166C5C34" w14:textId="31404E46" w:rsidR="2229AB24" w:rsidRPr="002F54B5" w:rsidRDefault="00AD0D07" w:rsidP="2229AB24">
            <w:pPr>
              <w:rPr>
                <w:rFonts w:ascii="Aptos" w:eastAsia="Aptos" w:hAnsi="Aptos" w:cs="Aptos"/>
              </w:rPr>
            </w:pPr>
            <w:del w:id="415" w:author="Bahar Toto" w:date="2025-11-13T15:27:00Z">
              <w:r w:rsidRPr="00DC1070" w:rsidDel="00553547">
                <w:delText>S</w:delText>
              </w:r>
              <w:r w:rsidR="2229AB24" w:rsidRPr="00DC1070" w:rsidDel="00553547">
                <w:delText>ensitive date includes information</w:delText>
              </w:r>
              <w:r w:rsidR="2229AB24" w:rsidDel="00553547">
                <w:delText xml:space="preserve"> relating to race/ethnicity, religious beliefs, health status, sexual orientation, citizenship/immigration, genetic/biometric identifiers, precise geolocation, known child’s data, and status as a victim of crime</w:delText>
              </w:r>
              <w:r w:rsidR="0008156E" w:rsidDel="00553547">
                <w:delText>.</w:delText>
              </w:r>
            </w:del>
          </w:p>
        </w:tc>
      </w:tr>
      <w:tr w:rsidR="2229AB24" w14:paraId="20715BCF" w14:textId="77777777" w:rsidTr="2229AB24">
        <w:trPr>
          <w:trHeight w:val="300"/>
        </w:trPr>
        <w:tc>
          <w:tcPr>
            <w:tcW w:w="4500" w:type="dxa"/>
            <w:tcBorders>
              <w:top w:val="single" w:sz="6" w:space="0" w:color="auto"/>
              <w:left w:val="single" w:sz="6" w:space="0" w:color="auto"/>
              <w:bottom w:val="single" w:sz="6" w:space="0" w:color="auto"/>
              <w:right w:val="single" w:sz="6" w:space="0" w:color="auto"/>
            </w:tcBorders>
          </w:tcPr>
          <w:p w14:paraId="3BF041EF" w14:textId="77777777" w:rsidR="2229AB24" w:rsidRDefault="2229AB24" w:rsidP="2229AB24">
            <w:pPr>
              <w:rPr>
                <w:rFonts w:ascii="Aptos" w:eastAsia="Aptos" w:hAnsi="Aptos" w:cs="Aptos"/>
              </w:rPr>
            </w:pPr>
            <w:r>
              <w:t>Citation </w:t>
            </w:r>
          </w:p>
        </w:tc>
        <w:tc>
          <w:tcPr>
            <w:tcW w:w="4500" w:type="dxa"/>
            <w:tcBorders>
              <w:top w:val="single" w:sz="6" w:space="0" w:color="auto"/>
              <w:left w:val="single" w:sz="6" w:space="0" w:color="auto"/>
              <w:bottom w:val="single" w:sz="6" w:space="0" w:color="auto"/>
              <w:right w:val="single" w:sz="6" w:space="0" w:color="auto"/>
            </w:tcBorders>
          </w:tcPr>
          <w:p w14:paraId="57AFCD60" w14:textId="751B781B" w:rsidR="00BD5539" w:rsidRDefault="0083318A" w:rsidP="2229AB24">
            <w:pPr>
              <w:rPr>
                <w:ins w:id="416" w:author="Bahar Toto" w:date="2025-12-03T20:47:00Z"/>
              </w:rPr>
            </w:pPr>
            <w:ins w:id="417" w:author="Bahar Toto" w:date="2025-12-03T20:48:00Z">
              <w:r w:rsidRPr="0083318A">
                <w:t>§42-515(38) of the CTDPA</w:t>
              </w:r>
            </w:ins>
          </w:p>
          <w:p w14:paraId="380AFB40" w14:textId="77777777" w:rsidR="0083318A" w:rsidRPr="0083318A" w:rsidRDefault="00BD5539" w:rsidP="2229AB24">
            <w:pPr>
              <w:rPr>
                <w:ins w:id="418" w:author="Bahar Toto" w:date="2025-12-03T20:48:00Z"/>
                <w:u w:val="single"/>
                <w:rPrChange w:id="419" w:author="Bahar Toto" w:date="2025-12-03T20:48:00Z">
                  <w:rPr>
                    <w:ins w:id="420" w:author="Bahar Toto" w:date="2025-12-03T20:48:00Z"/>
                  </w:rPr>
                </w:rPrChange>
              </w:rPr>
            </w:pPr>
            <w:ins w:id="421" w:author="Bahar Toto" w:date="2025-12-03T20:47:00Z">
              <w:r w:rsidRPr="0083318A">
                <w:rPr>
                  <w:u w:val="single"/>
                  <w:rPrChange w:id="422" w:author="Bahar Toto" w:date="2025-12-03T20:48:00Z">
                    <w:rPr/>
                  </w:rPrChange>
                </w:rPr>
                <w:t xml:space="preserve">From July </w:t>
              </w:r>
            </w:ins>
            <w:ins w:id="423" w:author="Bahar Toto" w:date="2025-12-03T20:48:00Z">
              <w:r w:rsidR="0083318A" w:rsidRPr="0083318A">
                <w:rPr>
                  <w:u w:val="single"/>
                  <w:rPrChange w:id="424" w:author="Bahar Toto" w:date="2025-12-03T20:48:00Z">
                    <w:rPr/>
                  </w:rPrChange>
                </w:rPr>
                <w:t>1, 2026</w:t>
              </w:r>
            </w:ins>
          </w:p>
          <w:p w14:paraId="0B1E3203" w14:textId="6B9B1895" w:rsidR="2229AB24" w:rsidRDefault="00CE5675" w:rsidP="2229AB24">
            <w:pPr>
              <w:rPr>
                <w:rFonts w:ascii="Aptos" w:eastAsia="Aptos" w:hAnsi="Aptos" w:cs="Aptos"/>
              </w:rPr>
            </w:pPr>
            <w:ins w:id="425" w:author="Bahar Toto" w:date="2025-11-13T15:27:00Z">
              <w:r w:rsidRPr="00CE5675">
                <w:t>§42-515(38) of the CTDPA</w:t>
              </w:r>
            </w:ins>
            <w:del w:id="426" w:author="Bahar Toto" w:date="2025-11-13T15:00:00Z">
              <w:r w:rsidR="2229AB24" w:rsidDel="00F66D3C">
                <w:delText xml:space="preserve">Conn. Gen. Stat. </w:delText>
              </w:r>
            </w:del>
            <w:del w:id="427" w:author="Bahar Toto" w:date="2025-11-13T15:27:00Z">
              <w:r w:rsidR="2229AB24" w:rsidDel="00CE5675">
                <w:delText>§ 42‑515</w:delText>
              </w:r>
            </w:del>
          </w:p>
        </w:tc>
      </w:tr>
      <w:tr w:rsidR="2229AB24" w14:paraId="218F14D9" w14:textId="77777777" w:rsidTr="2229AB24">
        <w:trPr>
          <w:trHeight w:val="300"/>
        </w:trPr>
        <w:tc>
          <w:tcPr>
            <w:tcW w:w="4500" w:type="dxa"/>
            <w:tcBorders>
              <w:top w:val="single" w:sz="6" w:space="0" w:color="auto"/>
              <w:left w:val="single" w:sz="6" w:space="0" w:color="auto"/>
              <w:bottom w:val="single" w:sz="6" w:space="0" w:color="auto"/>
              <w:right w:val="single" w:sz="6" w:space="0" w:color="auto"/>
            </w:tcBorders>
          </w:tcPr>
          <w:p w14:paraId="37DBC8F3" w14:textId="77777777" w:rsidR="2229AB24" w:rsidRDefault="2229AB24" w:rsidP="2229AB24">
            <w:pPr>
              <w:rPr>
                <w:rFonts w:ascii="Aptos" w:eastAsia="Aptos" w:hAnsi="Aptos" w:cs="Aptos"/>
              </w:rPr>
            </w:pPr>
            <w:r>
              <w:t xml:space="preserve">Applicable persona </w:t>
            </w:r>
          </w:p>
        </w:tc>
        <w:tc>
          <w:tcPr>
            <w:tcW w:w="4500" w:type="dxa"/>
            <w:tcBorders>
              <w:top w:val="single" w:sz="6" w:space="0" w:color="auto"/>
              <w:left w:val="single" w:sz="6" w:space="0" w:color="auto"/>
              <w:bottom w:val="single" w:sz="6" w:space="0" w:color="auto"/>
              <w:right w:val="single" w:sz="6" w:space="0" w:color="auto"/>
            </w:tcBorders>
          </w:tcPr>
          <w:p w14:paraId="05B8E753" w14:textId="77777777" w:rsidR="2229AB24" w:rsidRDefault="2229AB24" w:rsidP="2229AB24">
            <w:pPr>
              <w:rPr>
                <w:rFonts w:ascii="Aptos" w:eastAsia="Aptos" w:hAnsi="Aptos" w:cs="Aptos"/>
              </w:rPr>
            </w:pPr>
            <w:r>
              <w:t>Not applicable.</w:t>
            </w:r>
          </w:p>
        </w:tc>
      </w:tr>
    </w:tbl>
    <w:p w14:paraId="091F9D6E" w14:textId="77777777" w:rsidR="2229AB24" w:rsidRDefault="2229AB24" w:rsidP="2229AB24">
      <w:pPr>
        <w:rPr>
          <w:rFonts w:ascii="Aptos" w:eastAsia="Aptos" w:hAnsi="Aptos" w:cs="Aptos"/>
          <w:color w:val="000000" w:themeColor="text1"/>
        </w:rPr>
      </w:pPr>
    </w:p>
    <w:p w14:paraId="1CE73B36" w14:textId="77777777" w:rsidR="41A66100" w:rsidRDefault="41A66100" w:rsidP="2229AB24">
      <w:pPr>
        <w:rPr>
          <w:rFonts w:ascii="Aptos" w:eastAsia="Aptos" w:hAnsi="Aptos" w:cs="Aptos"/>
          <w:color w:val="000000" w:themeColor="text1"/>
        </w:rPr>
      </w:pPr>
      <w:r>
        <w:t xml:space="preserve">3.1.9. How is biometric data defined? </w:t>
      </w:r>
    </w:p>
    <w:p w14:paraId="6DD74D92" w14:textId="77777777" w:rsidR="2229AB24" w:rsidRDefault="2229AB24" w:rsidP="2229AB24">
      <w:pPr>
        <w:rPr>
          <w:rFonts w:ascii="Aptos" w:eastAsia="Aptos" w:hAnsi="Aptos" w:cs="Aptos"/>
          <w:color w:val="000000" w:themeColor="text1"/>
        </w:rPr>
      </w:pPr>
    </w:p>
    <w:tbl>
      <w:tblPr>
        <w:tblW w:w="0" w:type="auto"/>
        <w:tblBorders>
          <w:top w:val="single" w:sz="6" w:space="0" w:color="auto"/>
          <w:left w:val="single" w:sz="6" w:space="0" w:color="auto"/>
          <w:bottom w:val="single" w:sz="6" w:space="0" w:color="auto"/>
          <w:right w:val="single" w:sz="6" w:space="0" w:color="auto"/>
        </w:tblBorders>
        <w:tblLayout w:type="fixed"/>
        <w:tblLook w:val="04A0" w:firstRow="1" w:lastRow="0" w:firstColumn="1" w:lastColumn="0" w:noHBand="0" w:noVBand="1"/>
      </w:tblPr>
      <w:tblGrid>
        <w:gridCol w:w="4500"/>
        <w:gridCol w:w="4500"/>
      </w:tblGrid>
      <w:tr w:rsidR="2229AB24" w14:paraId="7C13529A" w14:textId="77777777" w:rsidTr="2229AB24">
        <w:trPr>
          <w:trHeight w:val="300"/>
        </w:trPr>
        <w:tc>
          <w:tcPr>
            <w:tcW w:w="4500" w:type="dxa"/>
            <w:tcBorders>
              <w:top w:val="single" w:sz="6" w:space="0" w:color="auto"/>
              <w:left w:val="single" w:sz="6" w:space="0" w:color="auto"/>
              <w:bottom w:val="single" w:sz="6" w:space="0" w:color="auto"/>
              <w:right w:val="single" w:sz="6" w:space="0" w:color="auto"/>
            </w:tcBorders>
          </w:tcPr>
          <w:p w14:paraId="77C7DAC3" w14:textId="77777777" w:rsidR="2229AB24" w:rsidRDefault="2229AB24" w:rsidP="2229AB24">
            <w:pPr>
              <w:rPr>
                <w:rFonts w:ascii="Aptos" w:eastAsia="Aptos" w:hAnsi="Aptos" w:cs="Aptos"/>
              </w:rPr>
            </w:pPr>
            <w:r>
              <w:t>Response </w:t>
            </w:r>
          </w:p>
        </w:tc>
        <w:tc>
          <w:tcPr>
            <w:tcW w:w="4500" w:type="dxa"/>
            <w:tcBorders>
              <w:top w:val="single" w:sz="6" w:space="0" w:color="auto"/>
              <w:left w:val="single" w:sz="6" w:space="0" w:color="auto"/>
              <w:bottom w:val="single" w:sz="6" w:space="0" w:color="auto"/>
              <w:right w:val="single" w:sz="6" w:space="0" w:color="auto"/>
            </w:tcBorders>
          </w:tcPr>
          <w:p w14:paraId="2B536C2A" w14:textId="77777777" w:rsidR="00AF13FC" w:rsidRPr="00AF13FC" w:rsidRDefault="00AF13FC" w:rsidP="00AF13FC">
            <w:pPr>
              <w:rPr>
                <w:ins w:id="428" w:author="Bahar Toto" w:date="2025-11-13T15:52:00Z"/>
              </w:rPr>
            </w:pPr>
            <w:ins w:id="429" w:author="Bahar Toto" w:date="2025-11-13T15:52:00Z">
              <w:r w:rsidRPr="00AF13FC">
                <w:t>Data that is generated by automatic measurements of an individual's unique biological characteristics, specifically, by automatic measurements of an individual's fingerprint, voiceprint, eye retinas, irises, or any other unique biological pattern or characteristic that is used to identify a specific individual.</w:t>
              </w:r>
            </w:ins>
          </w:p>
          <w:p w14:paraId="3A6944C6" w14:textId="77777777" w:rsidR="00AF13FC" w:rsidRPr="00AF13FC" w:rsidRDefault="00AF13FC" w:rsidP="00AF13FC">
            <w:pPr>
              <w:rPr>
                <w:ins w:id="430" w:author="Bahar Toto" w:date="2025-11-13T15:52:00Z"/>
              </w:rPr>
            </w:pPr>
            <w:ins w:id="431" w:author="Bahar Toto" w:date="2025-11-13T15:52:00Z">
              <w:r w:rsidRPr="00AF13FC">
                <w:t>'Biometric data' does not however include:</w:t>
              </w:r>
            </w:ins>
          </w:p>
          <w:p w14:paraId="73803EA3" w14:textId="77777777" w:rsidR="00AF13FC" w:rsidRPr="00AF13FC" w:rsidRDefault="00AF13FC" w:rsidP="00AF13FC">
            <w:pPr>
              <w:numPr>
                <w:ilvl w:val="0"/>
                <w:numId w:val="45"/>
              </w:numPr>
              <w:rPr>
                <w:ins w:id="432" w:author="Bahar Toto" w:date="2025-11-13T15:52:00Z"/>
              </w:rPr>
            </w:pPr>
            <w:ins w:id="433" w:author="Bahar Toto" w:date="2025-11-13T15:52:00Z">
              <w:r w:rsidRPr="00AF13FC">
                <w:t>a physical or digital photograph;</w:t>
              </w:r>
            </w:ins>
          </w:p>
          <w:p w14:paraId="19EFE3D6" w14:textId="77777777" w:rsidR="00AF13FC" w:rsidRPr="00AF13FC" w:rsidRDefault="00AF13FC" w:rsidP="00AF13FC">
            <w:pPr>
              <w:numPr>
                <w:ilvl w:val="0"/>
                <w:numId w:val="45"/>
              </w:numPr>
              <w:rPr>
                <w:ins w:id="434" w:author="Bahar Toto" w:date="2025-11-13T15:52:00Z"/>
              </w:rPr>
            </w:pPr>
            <w:ins w:id="435" w:author="Bahar Toto" w:date="2025-11-13T15:52:00Z">
              <w:r w:rsidRPr="00AF13FC">
                <w:t>a video or audio recording; and</w:t>
              </w:r>
            </w:ins>
          </w:p>
          <w:p w14:paraId="23043C85" w14:textId="77777777" w:rsidR="00AF13FC" w:rsidRPr="00AF13FC" w:rsidRDefault="00AF13FC" w:rsidP="00AF13FC">
            <w:pPr>
              <w:numPr>
                <w:ilvl w:val="0"/>
                <w:numId w:val="45"/>
              </w:numPr>
              <w:rPr>
                <w:ins w:id="436" w:author="Bahar Toto" w:date="2025-11-13T15:52:00Z"/>
              </w:rPr>
            </w:pPr>
            <w:ins w:id="437" w:author="Bahar Toto" w:date="2025-11-13T15:52:00Z">
              <w:r w:rsidRPr="00AF13FC">
                <w:t>data generated from a physical or digital photograph or a video or audio recording, unless such data is generated to identify a specific individual.</w:t>
              </w:r>
            </w:ins>
          </w:p>
          <w:p w14:paraId="49206D71" w14:textId="10BC8553" w:rsidR="2229AB24" w:rsidRDefault="2229AB24" w:rsidP="2229AB24">
            <w:pPr>
              <w:rPr>
                <w:rFonts w:ascii="Aptos" w:eastAsia="Aptos" w:hAnsi="Aptos" w:cs="Aptos"/>
              </w:rPr>
            </w:pPr>
            <w:del w:id="438" w:author="Bahar Toto" w:date="2025-11-13T15:52:00Z">
              <w:r w:rsidDel="00AF13FC">
                <w:delText>Data generated by automatic measurements used to identify an individual (e.g., fingerprint, voiceprint, retina/iris).</w:delText>
              </w:r>
            </w:del>
          </w:p>
        </w:tc>
      </w:tr>
      <w:tr w:rsidR="2229AB24" w14:paraId="252A1B6F" w14:textId="77777777" w:rsidTr="2229AB24">
        <w:trPr>
          <w:trHeight w:val="300"/>
        </w:trPr>
        <w:tc>
          <w:tcPr>
            <w:tcW w:w="4500" w:type="dxa"/>
            <w:tcBorders>
              <w:top w:val="single" w:sz="6" w:space="0" w:color="auto"/>
              <w:left w:val="single" w:sz="6" w:space="0" w:color="auto"/>
              <w:bottom w:val="single" w:sz="6" w:space="0" w:color="auto"/>
              <w:right w:val="single" w:sz="6" w:space="0" w:color="auto"/>
            </w:tcBorders>
          </w:tcPr>
          <w:p w14:paraId="0C54D3E3" w14:textId="77777777" w:rsidR="2229AB24" w:rsidRDefault="2229AB24" w:rsidP="2229AB24">
            <w:pPr>
              <w:rPr>
                <w:rFonts w:ascii="Aptos" w:eastAsia="Aptos" w:hAnsi="Aptos" w:cs="Aptos"/>
              </w:rPr>
            </w:pPr>
            <w:r>
              <w:t>Citation </w:t>
            </w:r>
          </w:p>
        </w:tc>
        <w:tc>
          <w:tcPr>
            <w:tcW w:w="4500" w:type="dxa"/>
            <w:tcBorders>
              <w:top w:val="single" w:sz="6" w:space="0" w:color="auto"/>
              <w:left w:val="single" w:sz="6" w:space="0" w:color="auto"/>
              <w:bottom w:val="single" w:sz="6" w:space="0" w:color="auto"/>
              <w:right w:val="single" w:sz="6" w:space="0" w:color="auto"/>
            </w:tcBorders>
          </w:tcPr>
          <w:p w14:paraId="2D515B58" w14:textId="28090AC3" w:rsidR="2229AB24" w:rsidRDefault="00752BFA" w:rsidP="2229AB24">
            <w:pPr>
              <w:rPr>
                <w:rFonts w:ascii="Aptos" w:eastAsia="Aptos" w:hAnsi="Aptos" w:cs="Aptos"/>
              </w:rPr>
            </w:pPr>
            <w:ins w:id="439" w:author="Bahar Toto" w:date="2025-11-13T15:52:00Z">
              <w:r w:rsidRPr="00752BFA">
                <w:t>§42-515(4) of the CTDPA</w:t>
              </w:r>
            </w:ins>
            <w:del w:id="440" w:author="Bahar Toto" w:date="2025-11-13T15:00:00Z">
              <w:r w:rsidR="2229AB24" w:rsidDel="00F66D3C">
                <w:delText xml:space="preserve">Conn. Gen. Stat. </w:delText>
              </w:r>
            </w:del>
            <w:del w:id="441" w:author="Bahar Toto" w:date="2025-11-13T15:52:00Z">
              <w:r w:rsidR="2229AB24" w:rsidDel="00752BFA">
                <w:delText>§ 42‑515</w:delText>
              </w:r>
            </w:del>
          </w:p>
        </w:tc>
      </w:tr>
      <w:tr w:rsidR="2229AB24" w14:paraId="0D6D66BE" w14:textId="77777777" w:rsidTr="2229AB24">
        <w:trPr>
          <w:trHeight w:val="300"/>
        </w:trPr>
        <w:tc>
          <w:tcPr>
            <w:tcW w:w="4500" w:type="dxa"/>
            <w:tcBorders>
              <w:top w:val="single" w:sz="6" w:space="0" w:color="auto"/>
              <w:left w:val="single" w:sz="6" w:space="0" w:color="auto"/>
              <w:bottom w:val="single" w:sz="6" w:space="0" w:color="auto"/>
              <w:right w:val="single" w:sz="6" w:space="0" w:color="auto"/>
            </w:tcBorders>
          </w:tcPr>
          <w:p w14:paraId="5B6B2A58" w14:textId="77777777" w:rsidR="2229AB24" w:rsidRDefault="2229AB24" w:rsidP="2229AB24">
            <w:pPr>
              <w:rPr>
                <w:rFonts w:ascii="Aptos" w:eastAsia="Aptos" w:hAnsi="Aptos" w:cs="Aptos"/>
              </w:rPr>
            </w:pPr>
            <w:r>
              <w:t xml:space="preserve">Applicable persona </w:t>
            </w:r>
          </w:p>
        </w:tc>
        <w:tc>
          <w:tcPr>
            <w:tcW w:w="4500" w:type="dxa"/>
            <w:tcBorders>
              <w:top w:val="single" w:sz="6" w:space="0" w:color="auto"/>
              <w:left w:val="single" w:sz="6" w:space="0" w:color="auto"/>
              <w:bottom w:val="single" w:sz="6" w:space="0" w:color="auto"/>
              <w:right w:val="single" w:sz="6" w:space="0" w:color="auto"/>
            </w:tcBorders>
          </w:tcPr>
          <w:p w14:paraId="39445493" w14:textId="77777777" w:rsidR="2229AB24" w:rsidRDefault="2229AB24" w:rsidP="2229AB24">
            <w:pPr>
              <w:rPr>
                <w:rFonts w:ascii="Aptos" w:eastAsia="Aptos" w:hAnsi="Aptos" w:cs="Aptos"/>
              </w:rPr>
            </w:pPr>
            <w:r>
              <w:t>Not applicable.</w:t>
            </w:r>
          </w:p>
        </w:tc>
      </w:tr>
    </w:tbl>
    <w:p w14:paraId="390B4A9C" w14:textId="77777777" w:rsidR="2229AB24" w:rsidRDefault="2229AB24" w:rsidP="2229AB24">
      <w:pPr>
        <w:rPr>
          <w:rFonts w:ascii="Aptos" w:eastAsia="Aptos" w:hAnsi="Aptos" w:cs="Aptos"/>
          <w:color w:val="000000" w:themeColor="text1"/>
        </w:rPr>
      </w:pPr>
    </w:p>
    <w:p w14:paraId="013A165F" w14:textId="77777777" w:rsidR="41A66100" w:rsidRDefault="41A66100" w:rsidP="2229AB24">
      <w:pPr>
        <w:rPr>
          <w:rFonts w:ascii="Aptos" w:eastAsia="Aptos" w:hAnsi="Aptos" w:cs="Aptos"/>
          <w:color w:val="000000" w:themeColor="text1"/>
        </w:rPr>
      </w:pPr>
      <w:r>
        <w:t xml:space="preserve">3.1.10. How is health data defined? </w:t>
      </w:r>
    </w:p>
    <w:p w14:paraId="2C78E9DE" w14:textId="77777777" w:rsidR="2229AB24" w:rsidRDefault="2229AB24" w:rsidP="2229AB24">
      <w:pPr>
        <w:rPr>
          <w:rFonts w:ascii="Aptos" w:eastAsia="Aptos" w:hAnsi="Aptos" w:cs="Aptos"/>
          <w:color w:val="000000" w:themeColor="text1"/>
        </w:rPr>
      </w:pPr>
    </w:p>
    <w:tbl>
      <w:tblPr>
        <w:tblW w:w="0" w:type="auto"/>
        <w:tblBorders>
          <w:top w:val="single" w:sz="6" w:space="0" w:color="auto"/>
          <w:left w:val="single" w:sz="6" w:space="0" w:color="auto"/>
          <w:bottom w:val="single" w:sz="6" w:space="0" w:color="auto"/>
          <w:right w:val="single" w:sz="6" w:space="0" w:color="auto"/>
        </w:tblBorders>
        <w:tblLayout w:type="fixed"/>
        <w:tblLook w:val="04A0" w:firstRow="1" w:lastRow="0" w:firstColumn="1" w:lastColumn="0" w:noHBand="0" w:noVBand="1"/>
      </w:tblPr>
      <w:tblGrid>
        <w:gridCol w:w="4500"/>
        <w:gridCol w:w="4500"/>
      </w:tblGrid>
      <w:tr w:rsidR="2229AB24" w14:paraId="7E528A7F" w14:textId="77777777" w:rsidTr="2229AB24">
        <w:trPr>
          <w:trHeight w:val="300"/>
        </w:trPr>
        <w:tc>
          <w:tcPr>
            <w:tcW w:w="4500" w:type="dxa"/>
            <w:tcBorders>
              <w:top w:val="single" w:sz="6" w:space="0" w:color="auto"/>
              <w:left w:val="single" w:sz="6" w:space="0" w:color="auto"/>
              <w:bottom w:val="single" w:sz="6" w:space="0" w:color="auto"/>
              <w:right w:val="single" w:sz="6" w:space="0" w:color="auto"/>
            </w:tcBorders>
          </w:tcPr>
          <w:p w14:paraId="35B0BBB2" w14:textId="77777777" w:rsidR="2229AB24" w:rsidRDefault="2229AB24" w:rsidP="2229AB24">
            <w:pPr>
              <w:rPr>
                <w:rFonts w:ascii="Aptos" w:eastAsia="Aptos" w:hAnsi="Aptos" w:cs="Aptos"/>
              </w:rPr>
            </w:pPr>
            <w:r>
              <w:t>Response </w:t>
            </w:r>
          </w:p>
        </w:tc>
        <w:tc>
          <w:tcPr>
            <w:tcW w:w="4500" w:type="dxa"/>
            <w:tcBorders>
              <w:top w:val="single" w:sz="6" w:space="0" w:color="auto"/>
              <w:left w:val="single" w:sz="6" w:space="0" w:color="auto"/>
              <w:bottom w:val="single" w:sz="6" w:space="0" w:color="auto"/>
              <w:right w:val="single" w:sz="6" w:space="0" w:color="auto"/>
            </w:tcBorders>
          </w:tcPr>
          <w:p w14:paraId="581D7D08" w14:textId="375F8040" w:rsidR="2229AB24" w:rsidRDefault="00933CFA" w:rsidP="2229AB24">
            <w:pPr>
              <w:rPr>
                <w:rFonts w:ascii="Aptos" w:eastAsia="Aptos" w:hAnsi="Aptos" w:cs="Aptos"/>
              </w:rPr>
            </w:pPr>
            <w:ins w:id="442" w:author="Bahar Toto" w:date="2025-11-13T15:53:00Z">
              <w:r w:rsidRPr="00933CFA">
                <w:t>The CTDPA does not expressly define 'health data', but instead refers to 'consumer health data' within the context of sensitive data, meaning any personal data that a controller uses to identify a consumer's physical or mental health condition or diagnosis, and includes, but is not limited to, gender-affirming health data and reproductive or sexual health data.</w:t>
              </w:r>
            </w:ins>
            <w:del w:id="443" w:author="Bahar Toto" w:date="2025-11-13T15:53:00Z">
              <w:r w:rsidR="2229AB24" w:rsidDel="00933CFA">
                <w:delText>“Consumer Health Data” is defined as any personal data that a controller uses to identify a consumer’s physical or mental health condition or diagnosis,” including but not limited to “gender-affirming health data and reproductive or sexual health data.</w:delText>
              </w:r>
            </w:del>
          </w:p>
        </w:tc>
      </w:tr>
      <w:tr w:rsidR="2229AB24" w14:paraId="4BC9685E" w14:textId="77777777" w:rsidTr="2229AB24">
        <w:trPr>
          <w:trHeight w:val="300"/>
        </w:trPr>
        <w:tc>
          <w:tcPr>
            <w:tcW w:w="4500" w:type="dxa"/>
            <w:tcBorders>
              <w:top w:val="single" w:sz="6" w:space="0" w:color="auto"/>
              <w:left w:val="single" w:sz="6" w:space="0" w:color="auto"/>
              <w:bottom w:val="single" w:sz="6" w:space="0" w:color="auto"/>
              <w:right w:val="single" w:sz="6" w:space="0" w:color="auto"/>
            </w:tcBorders>
          </w:tcPr>
          <w:p w14:paraId="3F982E3C" w14:textId="77777777" w:rsidR="2229AB24" w:rsidRDefault="2229AB24" w:rsidP="2229AB24">
            <w:pPr>
              <w:rPr>
                <w:rFonts w:ascii="Aptos" w:eastAsia="Aptos" w:hAnsi="Aptos" w:cs="Aptos"/>
              </w:rPr>
            </w:pPr>
            <w:r>
              <w:t>Citation </w:t>
            </w:r>
          </w:p>
        </w:tc>
        <w:tc>
          <w:tcPr>
            <w:tcW w:w="4500" w:type="dxa"/>
            <w:tcBorders>
              <w:top w:val="single" w:sz="6" w:space="0" w:color="auto"/>
              <w:left w:val="single" w:sz="6" w:space="0" w:color="auto"/>
              <w:bottom w:val="single" w:sz="6" w:space="0" w:color="auto"/>
              <w:right w:val="single" w:sz="6" w:space="0" w:color="auto"/>
            </w:tcBorders>
          </w:tcPr>
          <w:p w14:paraId="4C3296A0" w14:textId="561A7780" w:rsidR="2229AB24" w:rsidRDefault="00933CFA" w:rsidP="2229AB24">
            <w:pPr>
              <w:rPr>
                <w:rFonts w:ascii="Aptos" w:eastAsia="Aptos" w:hAnsi="Aptos" w:cs="Aptos"/>
              </w:rPr>
            </w:pPr>
            <w:ins w:id="444" w:author="Bahar Toto" w:date="2025-11-13T15:53:00Z">
              <w:r w:rsidRPr="00933CFA">
                <w:t>§42-515(9) of the CTDPA</w:t>
              </w:r>
            </w:ins>
            <w:del w:id="445" w:author="Bahar Toto" w:date="2025-11-13T15:00:00Z">
              <w:r w:rsidR="2229AB24" w:rsidDel="00F66D3C">
                <w:delText xml:space="preserve">Conn. Gen. Stat. </w:delText>
              </w:r>
            </w:del>
            <w:del w:id="446" w:author="Bahar Toto" w:date="2025-11-13T15:53:00Z">
              <w:r w:rsidR="2229AB24" w:rsidDel="00933CFA">
                <w:delText>§ 42‑515</w:delText>
              </w:r>
            </w:del>
          </w:p>
        </w:tc>
      </w:tr>
      <w:tr w:rsidR="2229AB24" w14:paraId="15DB7A0E" w14:textId="77777777" w:rsidTr="2229AB24">
        <w:trPr>
          <w:trHeight w:val="300"/>
        </w:trPr>
        <w:tc>
          <w:tcPr>
            <w:tcW w:w="4500" w:type="dxa"/>
            <w:tcBorders>
              <w:top w:val="single" w:sz="6" w:space="0" w:color="auto"/>
              <w:left w:val="single" w:sz="6" w:space="0" w:color="auto"/>
              <w:bottom w:val="single" w:sz="6" w:space="0" w:color="auto"/>
              <w:right w:val="single" w:sz="6" w:space="0" w:color="auto"/>
            </w:tcBorders>
          </w:tcPr>
          <w:p w14:paraId="08B5BBBD" w14:textId="77777777" w:rsidR="2229AB24" w:rsidRDefault="2229AB24" w:rsidP="2229AB24">
            <w:pPr>
              <w:rPr>
                <w:rFonts w:ascii="Aptos" w:eastAsia="Aptos" w:hAnsi="Aptos" w:cs="Aptos"/>
              </w:rPr>
            </w:pPr>
            <w:r>
              <w:t xml:space="preserve">Applicable persona </w:t>
            </w:r>
          </w:p>
        </w:tc>
        <w:tc>
          <w:tcPr>
            <w:tcW w:w="4500" w:type="dxa"/>
            <w:tcBorders>
              <w:top w:val="single" w:sz="6" w:space="0" w:color="auto"/>
              <w:left w:val="single" w:sz="6" w:space="0" w:color="auto"/>
              <w:bottom w:val="single" w:sz="6" w:space="0" w:color="auto"/>
              <w:right w:val="single" w:sz="6" w:space="0" w:color="auto"/>
            </w:tcBorders>
          </w:tcPr>
          <w:p w14:paraId="3EEFF01E" w14:textId="77777777" w:rsidR="2229AB24" w:rsidRDefault="2229AB24" w:rsidP="2229AB24">
            <w:pPr>
              <w:rPr>
                <w:rFonts w:ascii="Aptos" w:eastAsia="Aptos" w:hAnsi="Aptos" w:cs="Aptos"/>
              </w:rPr>
            </w:pPr>
            <w:r>
              <w:t>Not applicable.</w:t>
            </w:r>
          </w:p>
        </w:tc>
      </w:tr>
    </w:tbl>
    <w:p w14:paraId="1FE625AF" w14:textId="77777777" w:rsidR="2229AB24" w:rsidRDefault="2229AB24" w:rsidP="2229AB24">
      <w:pPr>
        <w:rPr>
          <w:rFonts w:ascii="Aptos" w:eastAsia="Aptos" w:hAnsi="Aptos" w:cs="Aptos"/>
          <w:color w:val="000000" w:themeColor="text1"/>
        </w:rPr>
      </w:pPr>
    </w:p>
    <w:p w14:paraId="5B405FB2" w14:textId="77777777" w:rsidR="41A66100" w:rsidRDefault="41A66100" w:rsidP="2229AB24">
      <w:pPr>
        <w:rPr>
          <w:rFonts w:ascii="Aptos" w:eastAsia="Aptos" w:hAnsi="Aptos" w:cs="Aptos"/>
          <w:color w:val="000000" w:themeColor="text1"/>
        </w:rPr>
      </w:pPr>
      <w:r>
        <w:t xml:space="preserve">3.1.11. How is pseudonymized/de-identified data defined? </w:t>
      </w:r>
    </w:p>
    <w:p w14:paraId="4FA4278C" w14:textId="77777777" w:rsidR="2229AB24" w:rsidRDefault="2229AB24" w:rsidP="2229AB24">
      <w:pPr>
        <w:rPr>
          <w:rFonts w:ascii="Aptos" w:eastAsia="Aptos" w:hAnsi="Aptos" w:cs="Aptos"/>
          <w:color w:val="000000" w:themeColor="text1"/>
        </w:rPr>
      </w:pPr>
    </w:p>
    <w:tbl>
      <w:tblPr>
        <w:tblW w:w="0" w:type="auto"/>
        <w:tblBorders>
          <w:top w:val="single" w:sz="6" w:space="0" w:color="auto"/>
          <w:left w:val="single" w:sz="6" w:space="0" w:color="auto"/>
          <w:bottom w:val="single" w:sz="6" w:space="0" w:color="auto"/>
          <w:right w:val="single" w:sz="6" w:space="0" w:color="auto"/>
        </w:tblBorders>
        <w:tblLayout w:type="fixed"/>
        <w:tblLook w:val="04A0" w:firstRow="1" w:lastRow="0" w:firstColumn="1" w:lastColumn="0" w:noHBand="0" w:noVBand="1"/>
      </w:tblPr>
      <w:tblGrid>
        <w:gridCol w:w="4500"/>
        <w:gridCol w:w="4500"/>
      </w:tblGrid>
      <w:tr w:rsidR="2229AB24" w14:paraId="17AAD46F" w14:textId="77777777" w:rsidTr="2229AB24">
        <w:trPr>
          <w:trHeight w:val="300"/>
        </w:trPr>
        <w:tc>
          <w:tcPr>
            <w:tcW w:w="4500" w:type="dxa"/>
            <w:tcBorders>
              <w:top w:val="single" w:sz="6" w:space="0" w:color="auto"/>
              <w:left w:val="single" w:sz="6" w:space="0" w:color="auto"/>
              <w:bottom w:val="single" w:sz="6" w:space="0" w:color="auto"/>
              <w:right w:val="single" w:sz="6" w:space="0" w:color="auto"/>
            </w:tcBorders>
          </w:tcPr>
          <w:p w14:paraId="678E17AC" w14:textId="77777777" w:rsidR="2229AB24" w:rsidRDefault="2229AB24" w:rsidP="2229AB24">
            <w:pPr>
              <w:rPr>
                <w:rFonts w:ascii="Aptos" w:eastAsia="Aptos" w:hAnsi="Aptos" w:cs="Aptos"/>
              </w:rPr>
            </w:pPr>
            <w:r>
              <w:t>Response </w:t>
            </w:r>
          </w:p>
        </w:tc>
        <w:tc>
          <w:tcPr>
            <w:tcW w:w="4500" w:type="dxa"/>
            <w:tcBorders>
              <w:top w:val="single" w:sz="6" w:space="0" w:color="auto"/>
              <w:left w:val="single" w:sz="6" w:space="0" w:color="auto"/>
              <w:bottom w:val="single" w:sz="6" w:space="0" w:color="auto"/>
              <w:right w:val="single" w:sz="6" w:space="0" w:color="auto"/>
            </w:tcBorders>
          </w:tcPr>
          <w:p w14:paraId="512F1E50" w14:textId="044C54BC" w:rsidR="2229AB24" w:rsidRDefault="00605538" w:rsidP="2229AB24">
            <w:pPr>
              <w:rPr>
                <w:rFonts w:ascii="Aptos" w:eastAsia="Aptos" w:hAnsi="Aptos" w:cs="Aptos"/>
              </w:rPr>
            </w:pPr>
            <w:ins w:id="447" w:author="Bahar Toto" w:date="2025-11-13T15:54:00Z">
              <w:r w:rsidRPr="00605538">
                <w:t>'Pseudonymous data' means personal data that cannot be attributed to a specific individual without the use of additional information, provided such additional information is kept separately and is subject to appropriate technical and organizational measures to ensure that the personal data is not attributed to an identified or identifiable individual.</w:t>
              </w:r>
            </w:ins>
            <w:del w:id="448" w:author="Bahar Toto" w:date="2025-11-13T15:54:00Z">
              <w:r w:rsidR="002F54B5" w:rsidDel="00605538">
                <w:delText>Personal data that cannot be attributed to a specific individual without the use of additional information, provided such additional information is kept separately and is subject to appropriate technical and organizational measures to ensure that the personal data is not attributed to an identified or identifiable individual.</w:delText>
              </w:r>
            </w:del>
          </w:p>
        </w:tc>
      </w:tr>
      <w:tr w:rsidR="2229AB24" w14:paraId="4216C3C8" w14:textId="77777777" w:rsidTr="2229AB24">
        <w:trPr>
          <w:trHeight w:val="300"/>
        </w:trPr>
        <w:tc>
          <w:tcPr>
            <w:tcW w:w="4500" w:type="dxa"/>
            <w:tcBorders>
              <w:top w:val="single" w:sz="6" w:space="0" w:color="auto"/>
              <w:left w:val="single" w:sz="6" w:space="0" w:color="auto"/>
              <w:bottom w:val="single" w:sz="6" w:space="0" w:color="auto"/>
              <w:right w:val="single" w:sz="6" w:space="0" w:color="auto"/>
            </w:tcBorders>
          </w:tcPr>
          <w:p w14:paraId="0FA452FC" w14:textId="77777777" w:rsidR="2229AB24" w:rsidRDefault="2229AB24" w:rsidP="2229AB24">
            <w:pPr>
              <w:rPr>
                <w:rFonts w:ascii="Aptos" w:eastAsia="Aptos" w:hAnsi="Aptos" w:cs="Aptos"/>
              </w:rPr>
            </w:pPr>
            <w:r>
              <w:t>Citation </w:t>
            </w:r>
          </w:p>
        </w:tc>
        <w:tc>
          <w:tcPr>
            <w:tcW w:w="4500" w:type="dxa"/>
            <w:tcBorders>
              <w:top w:val="single" w:sz="6" w:space="0" w:color="auto"/>
              <w:left w:val="single" w:sz="6" w:space="0" w:color="auto"/>
              <w:bottom w:val="single" w:sz="6" w:space="0" w:color="auto"/>
              <w:right w:val="single" w:sz="6" w:space="0" w:color="auto"/>
            </w:tcBorders>
          </w:tcPr>
          <w:p w14:paraId="2E104AEA" w14:textId="58A95BE9" w:rsidR="2229AB24" w:rsidRDefault="00605538" w:rsidP="2229AB24">
            <w:pPr>
              <w:rPr>
                <w:rFonts w:ascii="Aptos" w:eastAsia="Aptos" w:hAnsi="Aptos" w:cs="Aptos"/>
              </w:rPr>
            </w:pPr>
            <w:ins w:id="449" w:author="Bahar Toto" w:date="2025-11-13T15:54:00Z">
              <w:r w:rsidRPr="00605538">
                <w:t>§42-515(3</w:t>
              </w:r>
            </w:ins>
            <w:ins w:id="450" w:author="Bahar Toto" w:date="2025-12-03T21:20:00Z">
              <w:r w:rsidR="008C065E">
                <w:t>3</w:t>
              </w:r>
            </w:ins>
            <w:ins w:id="451" w:author="Bahar Toto" w:date="2025-11-13T15:54:00Z">
              <w:r w:rsidRPr="00605538">
                <w:t>) of the CTDPA</w:t>
              </w:r>
            </w:ins>
            <w:del w:id="452" w:author="Bahar Toto" w:date="2025-11-13T15:00:00Z">
              <w:r w:rsidR="2229AB24" w:rsidDel="00F66D3C">
                <w:delText xml:space="preserve">Conn. Gen. Stat. </w:delText>
              </w:r>
            </w:del>
            <w:del w:id="453" w:author="Bahar Toto" w:date="2025-11-13T15:54:00Z">
              <w:r w:rsidR="2229AB24" w:rsidDel="00605538">
                <w:delText>§ 42‑515</w:delText>
              </w:r>
            </w:del>
          </w:p>
        </w:tc>
      </w:tr>
      <w:tr w:rsidR="2229AB24" w14:paraId="6471DB4D" w14:textId="77777777" w:rsidTr="2229AB24">
        <w:trPr>
          <w:trHeight w:val="300"/>
        </w:trPr>
        <w:tc>
          <w:tcPr>
            <w:tcW w:w="4500" w:type="dxa"/>
            <w:tcBorders>
              <w:top w:val="single" w:sz="6" w:space="0" w:color="auto"/>
              <w:left w:val="single" w:sz="6" w:space="0" w:color="auto"/>
              <w:bottom w:val="single" w:sz="6" w:space="0" w:color="auto"/>
              <w:right w:val="single" w:sz="6" w:space="0" w:color="auto"/>
            </w:tcBorders>
          </w:tcPr>
          <w:p w14:paraId="7E61A226" w14:textId="77777777" w:rsidR="2229AB24" w:rsidRDefault="2229AB24" w:rsidP="2229AB24">
            <w:pPr>
              <w:rPr>
                <w:rFonts w:ascii="Aptos" w:eastAsia="Aptos" w:hAnsi="Aptos" w:cs="Aptos"/>
              </w:rPr>
            </w:pPr>
            <w:r>
              <w:t xml:space="preserve">Applicable persona </w:t>
            </w:r>
          </w:p>
        </w:tc>
        <w:tc>
          <w:tcPr>
            <w:tcW w:w="4500" w:type="dxa"/>
            <w:tcBorders>
              <w:top w:val="single" w:sz="6" w:space="0" w:color="auto"/>
              <w:left w:val="single" w:sz="6" w:space="0" w:color="auto"/>
              <w:bottom w:val="single" w:sz="6" w:space="0" w:color="auto"/>
              <w:right w:val="single" w:sz="6" w:space="0" w:color="auto"/>
            </w:tcBorders>
          </w:tcPr>
          <w:p w14:paraId="02968B7D" w14:textId="77777777" w:rsidR="2229AB24" w:rsidRDefault="2229AB24" w:rsidP="2229AB24">
            <w:pPr>
              <w:rPr>
                <w:rFonts w:ascii="Aptos" w:eastAsia="Aptos" w:hAnsi="Aptos" w:cs="Aptos"/>
              </w:rPr>
            </w:pPr>
            <w:r>
              <w:t>Not applicable.</w:t>
            </w:r>
          </w:p>
        </w:tc>
      </w:tr>
    </w:tbl>
    <w:p w14:paraId="7EF70F35" w14:textId="77777777" w:rsidR="2229AB24" w:rsidRDefault="2229AB24" w:rsidP="2229AB24">
      <w:pPr>
        <w:rPr>
          <w:rFonts w:ascii="Aptos" w:eastAsia="Aptos" w:hAnsi="Aptos" w:cs="Aptos"/>
          <w:color w:val="000000" w:themeColor="text1"/>
        </w:rPr>
      </w:pPr>
    </w:p>
    <w:p w14:paraId="670F6D39" w14:textId="77777777" w:rsidR="41A66100" w:rsidRDefault="41A66100" w:rsidP="2229AB24">
      <w:pPr>
        <w:rPr>
          <w:rFonts w:ascii="Aptos" w:eastAsia="Aptos" w:hAnsi="Aptos" w:cs="Aptos"/>
          <w:color w:val="000000" w:themeColor="text1"/>
        </w:rPr>
      </w:pPr>
      <w:r>
        <w:t xml:space="preserve">3.1.12. How is anonymized data defined? </w:t>
      </w:r>
    </w:p>
    <w:p w14:paraId="55DDFF0B" w14:textId="77777777" w:rsidR="2229AB24" w:rsidRDefault="2229AB24" w:rsidP="2229AB24">
      <w:pPr>
        <w:rPr>
          <w:rFonts w:ascii="Aptos" w:eastAsia="Aptos" w:hAnsi="Aptos" w:cs="Aptos"/>
          <w:color w:val="000000" w:themeColor="text1"/>
        </w:rPr>
      </w:pPr>
    </w:p>
    <w:tbl>
      <w:tblPr>
        <w:tblW w:w="0" w:type="auto"/>
        <w:tblBorders>
          <w:top w:val="single" w:sz="6" w:space="0" w:color="auto"/>
          <w:left w:val="single" w:sz="6" w:space="0" w:color="auto"/>
          <w:bottom w:val="single" w:sz="6" w:space="0" w:color="auto"/>
          <w:right w:val="single" w:sz="6" w:space="0" w:color="auto"/>
        </w:tblBorders>
        <w:tblLayout w:type="fixed"/>
        <w:tblLook w:val="04A0" w:firstRow="1" w:lastRow="0" w:firstColumn="1" w:lastColumn="0" w:noHBand="0" w:noVBand="1"/>
      </w:tblPr>
      <w:tblGrid>
        <w:gridCol w:w="4500"/>
        <w:gridCol w:w="4500"/>
      </w:tblGrid>
      <w:tr w:rsidR="2229AB24" w14:paraId="3DF2D364" w14:textId="77777777" w:rsidTr="2229AB24">
        <w:trPr>
          <w:trHeight w:val="300"/>
        </w:trPr>
        <w:tc>
          <w:tcPr>
            <w:tcW w:w="4500" w:type="dxa"/>
            <w:tcBorders>
              <w:top w:val="single" w:sz="6" w:space="0" w:color="auto"/>
              <w:left w:val="single" w:sz="6" w:space="0" w:color="auto"/>
              <w:bottom w:val="single" w:sz="6" w:space="0" w:color="auto"/>
              <w:right w:val="single" w:sz="6" w:space="0" w:color="auto"/>
            </w:tcBorders>
          </w:tcPr>
          <w:p w14:paraId="408E32F2" w14:textId="77777777" w:rsidR="2229AB24" w:rsidRDefault="2229AB24" w:rsidP="2229AB24">
            <w:pPr>
              <w:rPr>
                <w:rFonts w:ascii="Aptos" w:eastAsia="Aptos" w:hAnsi="Aptos" w:cs="Aptos"/>
              </w:rPr>
            </w:pPr>
            <w:r>
              <w:t>Response </w:t>
            </w:r>
          </w:p>
        </w:tc>
        <w:tc>
          <w:tcPr>
            <w:tcW w:w="4500" w:type="dxa"/>
            <w:tcBorders>
              <w:top w:val="single" w:sz="6" w:space="0" w:color="auto"/>
              <w:left w:val="single" w:sz="6" w:space="0" w:color="auto"/>
              <w:bottom w:val="single" w:sz="6" w:space="0" w:color="auto"/>
              <w:right w:val="single" w:sz="6" w:space="0" w:color="auto"/>
            </w:tcBorders>
          </w:tcPr>
          <w:p w14:paraId="2ACDD84B" w14:textId="77777777" w:rsidR="00406207" w:rsidRPr="00406207" w:rsidRDefault="00406207" w:rsidP="00406207">
            <w:pPr>
              <w:rPr>
                <w:ins w:id="454" w:author="Bahar Toto" w:date="2025-11-13T22:25:00Z"/>
              </w:rPr>
            </w:pPr>
            <w:ins w:id="455" w:author="Bahar Toto" w:date="2025-11-13T22:25:00Z">
              <w:r w:rsidRPr="00406207">
                <w:t>The CTDPA does not explicitly refer to anonymized data, but refers to 'de-identified data' meaning data that cannot reasonably be used to infer information about, or otherwise be linked to, an identified or identifiable individual, or a device linked to such individual, if the controller that possesses such data:</w:t>
              </w:r>
            </w:ins>
          </w:p>
          <w:p w14:paraId="35EF8F16" w14:textId="77777777" w:rsidR="00406207" w:rsidRPr="00406207" w:rsidRDefault="00406207" w:rsidP="00406207">
            <w:pPr>
              <w:numPr>
                <w:ilvl w:val="0"/>
                <w:numId w:val="46"/>
              </w:numPr>
              <w:rPr>
                <w:ins w:id="456" w:author="Bahar Toto" w:date="2025-11-13T22:25:00Z"/>
              </w:rPr>
            </w:pPr>
            <w:ins w:id="457" w:author="Bahar Toto" w:date="2025-11-13T22:25:00Z">
              <w:r w:rsidRPr="00406207">
                <w:t>takes reasonable measures to ensure that such data cannot be associated with an individual;</w:t>
              </w:r>
            </w:ins>
          </w:p>
          <w:p w14:paraId="425110AA" w14:textId="77777777" w:rsidR="00406207" w:rsidRPr="00406207" w:rsidRDefault="00406207" w:rsidP="00406207">
            <w:pPr>
              <w:numPr>
                <w:ilvl w:val="0"/>
                <w:numId w:val="46"/>
              </w:numPr>
              <w:rPr>
                <w:ins w:id="458" w:author="Bahar Toto" w:date="2025-11-13T22:25:00Z"/>
              </w:rPr>
            </w:pPr>
            <w:ins w:id="459" w:author="Bahar Toto" w:date="2025-11-13T22:25:00Z">
              <w:r w:rsidRPr="00406207">
                <w:t>publicly commits to process such data only in a de-identified fashion and not attempt to re-identify such data; and</w:t>
              </w:r>
            </w:ins>
          </w:p>
          <w:p w14:paraId="3AF92326" w14:textId="77777777" w:rsidR="00406207" w:rsidRPr="00406207" w:rsidRDefault="00406207" w:rsidP="00406207">
            <w:pPr>
              <w:numPr>
                <w:ilvl w:val="0"/>
                <w:numId w:val="46"/>
              </w:numPr>
              <w:rPr>
                <w:ins w:id="460" w:author="Bahar Toto" w:date="2025-11-13T22:25:00Z"/>
              </w:rPr>
            </w:pPr>
            <w:ins w:id="461" w:author="Bahar Toto" w:date="2025-11-13T22:25:00Z">
              <w:r w:rsidRPr="00406207">
                <w:t>contractually obligates any recipients of such data to satisfy the criteria set forth above.</w:t>
              </w:r>
            </w:ins>
          </w:p>
          <w:p w14:paraId="2A45419C" w14:textId="682D3EC4" w:rsidR="2229AB24" w:rsidRDefault="2229AB24" w:rsidP="2229AB24">
            <w:pPr>
              <w:rPr>
                <w:rFonts w:ascii="Aptos" w:eastAsia="Aptos" w:hAnsi="Aptos" w:cs="Aptos"/>
              </w:rPr>
            </w:pPr>
            <w:del w:id="462" w:author="Bahar Toto" w:date="2025-11-13T22:25:00Z">
              <w:r w:rsidDel="00406207">
                <w:delText>Not separately defined</w:delText>
              </w:r>
              <w:r w:rsidR="00AD0D07" w:rsidDel="00406207">
                <w:delText>.</w:delText>
              </w:r>
            </w:del>
          </w:p>
        </w:tc>
      </w:tr>
      <w:tr w:rsidR="2229AB24" w14:paraId="53DD8E01" w14:textId="77777777" w:rsidTr="2229AB24">
        <w:trPr>
          <w:trHeight w:val="300"/>
        </w:trPr>
        <w:tc>
          <w:tcPr>
            <w:tcW w:w="4500" w:type="dxa"/>
            <w:tcBorders>
              <w:top w:val="single" w:sz="6" w:space="0" w:color="auto"/>
              <w:left w:val="single" w:sz="6" w:space="0" w:color="auto"/>
              <w:bottom w:val="single" w:sz="6" w:space="0" w:color="auto"/>
              <w:right w:val="single" w:sz="6" w:space="0" w:color="auto"/>
            </w:tcBorders>
          </w:tcPr>
          <w:p w14:paraId="27A47560" w14:textId="77777777" w:rsidR="2229AB24" w:rsidRDefault="2229AB24" w:rsidP="2229AB24">
            <w:pPr>
              <w:rPr>
                <w:rFonts w:ascii="Aptos" w:eastAsia="Aptos" w:hAnsi="Aptos" w:cs="Aptos"/>
              </w:rPr>
            </w:pPr>
            <w:r>
              <w:t>Citation </w:t>
            </w:r>
          </w:p>
        </w:tc>
        <w:tc>
          <w:tcPr>
            <w:tcW w:w="4500" w:type="dxa"/>
            <w:tcBorders>
              <w:top w:val="single" w:sz="6" w:space="0" w:color="auto"/>
              <w:left w:val="single" w:sz="6" w:space="0" w:color="auto"/>
              <w:bottom w:val="single" w:sz="6" w:space="0" w:color="auto"/>
              <w:right w:val="single" w:sz="6" w:space="0" w:color="auto"/>
            </w:tcBorders>
          </w:tcPr>
          <w:p w14:paraId="6B37B9BE" w14:textId="711D1CFB" w:rsidR="2229AB24" w:rsidRDefault="009A0966" w:rsidP="2229AB24">
            <w:pPr>
              <w:rPr>
                <w:rFonts w:ascii="Aptos" w:eastAsia="Aptos" w:hAnsi="Aptos" w:cs="Aptos"/>
              </w:rPr>
            </w:pPr>
            <w:ins w:id="463" w:author="Bahar Toto" w:date="2025-11-13T22:25:00Z">
              <w:r w:rsidRPr="009A0966">
                <w:t>§42-515(16) of the CTDPA</w:t>
              </w:r>
            </w:ins>
            <w:del w:id="464" w:author="Bahar Toto" w:date="2025-11-13T22:25:00Z">
              <w:r w:rsidR="002F54B5" w:rsidDel="009A0966">
                <w:delText>Not applicable</w:delText>
              </w:r>
              <w:r w:rsidR="0008156E" w:rsidDel="009A0966">
                <w:delText>.</w:delText>
              </w:r>
              <w:r w:rsidR="002F54B5" w:rsidDel="009A0966">
                <w:delText xml:space="preserve"> </w:delText>
              </w:r>
            </w:del>
          </w:p>
        </w:tc>
      </w:tr>
      <w:tr w:rsidR="2229AB24" w14:paraId="5F84A56F" w14:textId="77777777" w:rsidTr="2229AB24">
        <w:trPr>
          <w:trHeight w:val="300"/>
        </w:trPr>
        <w:tc>
          <w:tcPr>
            <w:tcW w:w="4500" w:type="dxa"/>
            <w:tcBorders>
              <w:top w:val="single" w:sz="6" w:space="0" w:color="auto"/>
              <w:left w:val="single" w:sz="6" w:space="0" w:color="auto"/>
              <w:bottom w:val="single" w:sz="6" w:space="0" w:color="auto"/>
              <w:right w:val="single" w:sz="6" w:space="0" w:color="auto"/>
            </w:tcBorders>
          </w:tcPr>
          <w:p w14:paraId="759DB06D" w14:textId="77777777" w:rsidR="2229AB24" w:rsidRDefault="2229AB24" w:rsidP="2229AB24">
            <w:pPr>
              <w:rPr>
                <w:rFonts w:ascii="Aptos" w:eastAsia="Aptos" w:hAnsi="Aptos" w:cs="Aptos"/>
              </w:rPr>
            </w:pPr>
            <w:r>
              <w:t xml:space="preserve">Applicable persona </w:t>
            </w:r>
          </w:p>
        </w:tc>
        <w:tc>
          <w:tcPr>
            <w:tcW w:w="4500" w:type="dxa"/>
            <w:tcBorders>
              <w:top w:val="single" w:sz="6" w:space="0" w:color="auto"/>
              <w:left w:val="single" w:sz="6" w:space="0" w:color="auto"/>
              <w:bottom w:val="single" w:sz="6" w:space="0" w:color="auto"/>
              <w:right w:val="single" w:sz="6" w:space="0" w:color="auto"/>
            </w:tcBorders>
          </w:tcPr>
          <w:p w14:paraId="3D862D4D" w14:textId="77777777" w:rsidR="2229AB24" w:rsidRDefault="2229AB24" w:rsidP="2229AB24">
            <w:pPr>
              <w:rPr>
                <w:rFonts w:ascii="Aptos" w:eastAsia="Aptos" w:hAnsi="Aptos" w:cs="Aptos"/>
              </w:rPr>
            </w:pPr>
            <w:r>
              <w:t>Not applicable.</w:t>
            </w:r>
          </w:p>
        </w:tc>
      </w:tr>
    </w:tbl>
    <w:p w14:paraId="7ECB7195" w14:textId="77777777" w:rsidR="2229AB24" w:rsidRDefault="2229AB24" w:rsidP="2229AB24">
      <w:pPr>
        <w:rPr>
          <w:rFonts w:ascii="Aptos" w:eastAsia="Aptos" w:hAnsi="Aptos" w:cs="Aptos"/>
          <w:color w:val="000000" w:themeColor="text1"/>
        </w:rPr>
      </w:pPr>
    </w:p>
    <w:p w14:paraId="5DD14E4C" w14:textId="77777777" w:rsidR="41A66100" w:rsidRDefault="41A66100" w:rsidP="2229AB24">
      <w:pPr>
        <w:rPr>
          <w:rFonts w:ascii="Aptos" w:eastAsia="Aptos" w:hAnsi="Aptos" w:cs="Aptos"/>
          <w:color w:val="000000" w:themeColor="text1"/>
        </w:rPr>
      </w:pPr>
      <w:r>
        <w:t>3.1.13. How is profiling defined?</w:t>
      </w:r>
    </w:p>
    <w:p w14:paraId="41B5AC7A" w14:textId="77777777" w:rsidR="2229AB24" w:rsidRDefault="2229AB24" w:rsidP="2229AB24">
      <w:pPr>
        <w:rPr>
          <w:rFonts w:ascii="Aptos" w:eastAsia="Aptos" w:hAnsi="Aptos" w:cs="Aptos"/>
          <w:color w:val="000000" w:themeColor="text1"/>
        </w:rPr>
      </w:pPr>
    </w:p>
    <w:tbl>
      <w:tblPr>
        <w:tblW w:w="0" w:type="auto"/>
        <w:tblBorders>
          <w:top w:val="single" w:sz="6" w:space="0" w:color="auto"/>
          <w:left w:val="single" w:sz="6" w:space="0" w:color="auto"/>
          <w:bottom w:val="single" w:sz="6" w:space="0" w:color="auto"/>
          <w:right w:val="single" w:sz="6" w:space="0" w:color="auto"/>
        </w:tblBorders>
        <w:tblLayout w:type="fixed"/>
        <w:tblLook w:val="04A0" w:firstRow="1" w:lastRow="0" w:firstColumn="1" w:lastColumn="0" w:noHBand="0" w:noVBand="1"/>
      </w:tblPr>
      <w:tblGrid>
        <w:gridCol w:w="4500"/>
        <w:gridCol w:w="4500"/>
      </w:tblGrid>
      <w:tr w:rsidR="2229AB24" w14:paraId="334498A5" w14:textId="77777777" w:rsidTr="2229AB24">
        <w:trPr>
          <w:trHeight w:val="300"/>
        </w:trPr>
        <w:tc>
          <w:tcPr>
            <w:tcW w:w="4500" w:type="dxa"/>
            <w:tcBorders>
              <w:top w:val="single" w:sz="6" w:space="0" w:color="auto"/>
              <w:left w:val="single" w:sz="6" w:space="0" w:color="auto"/>
              <w:bottom w:val="single" w:sz="6" w:space="0" w:color="auto"/>
              <w:right w:val="single" w:sz="6" w:space="0" w:color="auto"/>
            </w:tcBorders>
          </w:tcPr>
          <w:p w14:paraId="71A68940" w14:textId="77777777" w:rsidR="2229AB24" w:rsidRDefault="2229AB24" w:rsidP="2229AB24">
            <w:pPr>
              <w:rPr>
                <w:rFonts w:ascii="Aptos" w:eastAsia="Aptos" w:hAnsi="Aptos" w:cs="Aptos"/>
              </w:rPr>
            </w:pPr>
            <w:r>
              <w:t>Response </w:t>
            </w:r>
          </w:p>
        </w:tc>
        <w:tc>
          <w:tcPr>
            <w:tcW w:w="4500" w:type="dxa"/>
            <w:tcBorders>
              <w:top w:val="single" w:sz="6" w:space="0" w:color="auto"/>
              <w:left w:val="single" w:sz="6" w:space="0" w:color="auto"/>
              <w:bottom w:val="single" w:sz="6" w:space="0" w:color="auto"/>
              <w:right w:val="single" w:sz="6" w:space="0" w:color="auto"/>
            </w:tcBorders>
          </w:tcPr>
          <w:p w14:paraId="1CEC60A7" w14:textId="0B6229BF" w:rsidR="2229AB24" w:rsidRDefault="2229AB24" w:rsidP="2229AB24">
            <w:pPr>
              <w:rPr>
                <w:rFonts w:ascii="Aptos" w:eastAsia="Aptos" w:hAnsi="Aptos" w:cs="Aptos"/>
              </w:rPr>
            </w:pPr>
            <w:r>
              <w:t>Any form of automated processing performed on personal data to evaluate, analyze or predict personal aspects related to an identified or identifiable individual's economic situation, health, personal preferences, interests, reliability, behavior, location</w:t>
            </w:r>
            <w:ins w:id="465" w:author="Bahar Toto" w:date="2025-11-13T15:00:00Z">
              <w:r w:rsidR="00F66D3C">
                <w:t>,</w:t>
              </w:r>
            </w:ins>
            <w:r>
              <w:t xml:space="preserve"> or movements.</w:t>
            </w:r>
          </w:p>
        </w:tc>
      </w:tr>
      <w:tr w:rsidR="2229AB24" w14:paraId="7579E244" w14:textId="77777777" w:rsidTr="2229AB24">
        <w:trPr>
          <w:trHeight w:val="300"/>
        </w:trPr>
        <w:tc>
          <w:tcPr>
            <w:tcW w:w="4500" w:type="dxa"/>
            <w:tcBorders>
              <w:top w:val="single" w:sz="6" w:space="0" w:color="auto"/>
              <w:left w:val="single" w:sz="6" w:space="0" w:color="auto"/>
              <w:bottom w:val="single" w:sz="6" w:space="0" w:color="auto"/>
              <w:right w:val="single" w:sz="6" w:space="0" w:color="auto"/>
            </w:tcBorders>
          </w:tcPr>
          <w:p w14:paraId="69A0D1B3" w14:textId="77777777" w:rsidR="2229AB24" w:rsidRDefault="2229AB24" w:rsidP="2229AB24">
            <w:pPr>
              <w:rPr>
                <w:rFonts w:ascii="Aptos" w:eastAsia="Aptos" w:hAnsi="Aptos" w:cs="Aptos"/>
              </w:rPr>
            </w:pPr>
            <w:r>
              <w:t>Citation </w:t>
            </w:r>
          </w:p>
        </w:tc>
        <w:tc>
          <w:tcPr>
            <w:tcW w:w="4500" w:type="dxa"/>
            <w:tcBorders>
              <w:top w:val="single" w:sz="6" w:space="0" w:color="auto"/>
              <w:left w:val="single" w:sz="6" w:space="0" w:color="auto"/>
              <w:bottom w:val="single" w:sz="6" w:space="0" w:color="auto"/>
              <w:right w:val="single" w:sz="6" w:space="0" w:color="auto"/>
            </w:tcBorders>
          </w:tcPr>
          <w:p w14:paraId="59999F1C" w14:textId="3CEE62E3" w:rsidR="2229AB24" w:rsidRDefault="2229AB24" w:rsidP="2229AB24">
            <w:pPr>
              <w:rPr>
                <w:rFonts w:ascii="Aptos" w:eastAsia="Aptos" w:hAnsi="Aptos" w:cs="Aptos"/>
              </w:rPr>
            </w:pPr>
            <w:del w:id="466" w:author="Bahar Toto" w:date="2025-11-13T15:00:00Z">
              <w:r w:rsidDel="00F66D3C">
                <w:delText xml:space="preserve">Conn. Gen. Stat. </w:delText>
              </w:r>
            </w:del>
            <w:r>
              <w:t>§</w:t>
            </w:r>
            <w:del w:id="467" w:author="Bahar Toto" w:date="2025-11-13T22:25:00Z">
              <w:r w:rsidDel="009A0966">
                <w:delText xml:space="preserve"> </w:delText>
              </w:r>
            </w:del>
            <w:r>
              <w:t>42‑515</w:t>
            </w:r>
            <w:ins w:id="468" w:author="Bahar Toto" w:date="2025-11-13T22:25:00Z">
              <w:r w:rsidR="009A0966">
                <w:t>(3</w:t>
              </w:r>
            </w:ins>
            <w:ins w:id="469" w:author="Bahar Toto" w:date="2025-12-03T21:21:00Z">
              <w:r w:rsidR="008C065E">
                <w:t>1</w:t>
              </w:r>
            </w:ins>
            <w:ins w:id="470" w:author="Bahar Toto" w:date="2025-11-13T22:25:00Z">
              <w:r w:rsidR="009A0966">
                <w:t>)</w:t>
              </w:r>
            </w:ins>
            <w:ins w:id="471" w:author="Bahar Toto" w:date="2025-11-13T15:00:00Z">
              <w:r w:rsidR="00F66D3C">
                <w:t xml:space="preserve"> of the CTDPA</w:t>
              </w:r>
            </w:ins>
          </w:p>
        </w:tc>
      </w:tr>
      <w:tr w:rsidR="2229AB24" w14:paraId="5E6102A4" w14:textId="77777777" w:rsidTr="2229AB24">
        <w:trPr>
          <w:trHeight w:val="300"/>
        </w:trPr>
        <w:tc>
          <w:tcPr>
            <w:tcW w:w="4500" w:type="dxa"/>
            <w:tcBorders>
              <w:top w:val="single" w:sz="6" w:space="0" w:color="auto"/>
              <w:left w:val="single" w:sz="6" w:space="0" w:color="auto"/>
              <w:bottom w:val="single" w:sz="6" w:space="0" w:color="auto"/>
              <w:right w:val="single" w:sz="6" w:space="0" w:color="auto"/>
            </w:tcBorders>
          </w:tcPr>
          <w:p w14:paraId="5FEA3686" w14:textId="77777777" w:rsidR="2229AB24" w:rsidRDefault="2229AB24" w:rsidP="2229AB24">
            <w:pPr>
              <w:rPr>
                <w:rFonts w:ascii="Aptos" w:eastAsia="Aptos" w:hAnsi="Aptos" w:cs="Aptos"/>
              </w:rPr>
            </w:pPr>
            <w:r>
              <w:t xml:space="preserve">Applicable persona </w:t>
            </w:r>
          </w:p>
        </w:tc>
        <w:tc>
          <w:tcPr>
            <w:tcW w:w="4500" w:type="dxa"/>
            <w:tcBorders>
              <w:top w:val="single" w:sz="6" w:space="0" w:color="auto"/>
              <w:left w:val="single" w:sz="6" w:space="0" w:color="auto"/>
              <w:bottom w:val="single" w:sz="6" w:space="0" w:color="auto"/>
              <w:right w:val="single" w:sz="6" w:space="0" w:color="auto"/>
            </w:tcBorders>
          </w:tcPr>
          <w:p w14:paraId="373A9B35" w14:textId="77777777" w:rsidR="2229AB24" w:rsidRDefault="2229AB24" w:rsidP="2229AB24">
            <w:pPr>
              <w:rPr>
                <w:rFonts w:ascii="Aptos" w:eastAsia="Aptos" w:hAnsi="Aptos" w:cs="Aptos"/>
              </w:rPr>
            </w:pPr>
            <w:r>
              <w:t>Not applicable.</w:t>
            </w:r>
          </w:p>
        </w:tc>
      </w:tr>
    </w:tbl>
    <w:p w14:paraId="4AAF24DF" w14:textId="77777777" w:rsidR="41A66100" w:rsidRDefault="41A66100" w:rsidP="2229AB24">
      <w:pPr>
        <w:rPr>
          <w:rFonts w:ascii="Aptos" w:eastAsia="Aptos" w:hAnsi="Aptos" w:cs="Aptos"/>
          <w:color w:val="000000" w:themeColor="text1"/>
        </w:rPr>
      </w:pPr>
      <w:r>
        <w:t> </w:t>
      </w:r>
    </w:p>
    <w:p w14:paraId="3C2649F1" w14:textId="77777777" w:rsidR="2229AB24" w:rsidRDefault="2229AB24" w:rsidP="2229AB24">
      <w:pPr>
        <w:rPr>
          <w:rFonts w:ascii="Aptos" w:eastAsia="Aptos" w:hAnsi="Aptos" w:cs="Aptos"/>
          <w:color w:val="000000" w:themeColor="text1"/>
        </w:rPr>
      </w:pPr>
    </w:p>
    <w:p w14:paraId="23EF6E9B" w14:textId="77777777" w:rsidR="41A66100" w:rsidRDefault="41A66100" w:rsidP="2229AB24">
      <w:pPr>
        <w:pStyle w:val="ListParagraph"/>
        <w:numPr>
          <w:ilvl w:val="0"/>
          <w:numId w:val="1"/>
        </w:numPr>
        <w:rPr>
          <w:rFonts w:ascii="Aptos" w:eastAsia="Aptos" w:hAnsi="Aptos" w:cs="Aptos"/>
          <w:color w:val="000000" w:themeColor="text1"/>
        </w:rPr>
      </w:pPr>
      <w:r>
        <w:t xml:space="preserve">Data processing principles </w:t>
      </w:r>
    </w:p>
    <w:p w14:paraId="3372F1CC" w14:textId="77777777" w:rsidR="2229AB24" w:rsidRDefault="2229AB24" w:rsidP="2229AB24">
      <w:pPr>
        <w:rPr>
          <w:rFonts w:ascii="Aptos" w:eastAsia="Aptos" w:hAnsi="Aptos" w:cs="Aptos"/>
          <w:color w:val="000000" w:themeColor="text1"/>
        </w:rPr>
      </w:pPr>
    </w:p>
    <w:p w14:paraId="5BB2EF82" w14:textId="77777777" w:rsidR="41A66100" w:rsidRDefault="41A66100" w:rsidP="2229AB24">
      <w:pPr>
        <w:rPr>
          <w:rFonts w:ascii="Aptos" w:eastAsia="Aptos" w:hAnsi="Aptos" w:cs="Aptos"/>
          <w:color w:val="000000" w:themeColor="text1"/>
        </w:rPr>
      </w:pPr>
      <w:r>
        <w:t xml:space="preserve">4.1. Principles </w:t>
      </w:r>
    </w:p>
    <w:p w14:paraId="7A9B243E" w14:textId="77777777" w:rsidR="2229AB24" w:rsidRDefault="2229AB24" w:rsidP="2229AB24">
      <w:pPr>
        <w:rPr>
          <w:rFonts w:ascii="Aptos" w:eastAsia="Aptos" w:hAnsi="Aptos" w:cs="Aptos"/>
          <w:color w:val="000000" w:themeColor="text1"/>
        </w:rPr>
      </w:pPr>
    </w:p>
    <w:p w14:paraId="2CCA4C72" w14:textId="77777777" w:rsidR="41A66100" w:rsidRDefault="41A66100" w:rsidP="2229AB24">
      <w:pPr>
        <w:spacing w:line="259" w:lineRule="auto"/>
        <w:rPr>
          <w:rFonts w:ascii="Aptos" w:eastAsia="Aptos" w:hAnsi="Aptos" w:cs="Aptos"/>
          <w:color w:val="000000" w:themeColor="text1"/>
        </w:rPr>
      </w:pPr>
      <w:r>
        <w:t>4.1.1. Does the law(s) provide data processing principles? If yes, please list them.</w:t>
      </w:r>
    </w:p>
    <w:p w14:paraId="67E376DF" w14:textId="77777777" w:rsidR="2229AB24" w:rsidRDefault="2229AB24" w:rsidP="2229AB24">
      <w:pPr>
        <w:rPr>
          <w:rFonts w:ascii="Aptos" w:eastAsia="Aptos" w:hAnsi="Aptos" w:cs="Aptos"/>
          <w:color w:val="000000" w:themeColor="text1"/>
        </w:rPr>
      </w:pPr>
    </w:p>
    <w:tbl>
      <w:tblPr>
        <w:tblW w:w="0" w:type="auto"/>
        <w:tblBorders>
          <w:top w:val="single" w:sz="6" w:space="0" w:color="auto"/>
          <w:left w:val="single" w:sz="6" w:space="0" w:color="auto"/>
          <w:bottom w:val="single" w:sz="6" w:space="0" w:color="auto"/>
          <w:right w:val="single" w:sz="6" w:space="0" w:color="auto"/>
        </w:tblBorders>
        <w:tblLayout w:type="fixed"/>
        <w:tblLook w:val="04A0" w:firstRow="1" w:lastRow="0" w:firstColumn="1" w:lastColumn="0" w:noHBand="0" w:noVBand="1"/>
      </w:tblPr>
      <w:tblGrid>
        <w:gridCol w:w="4500"/>
        <w:gridCol w:w="4500"/>
      </w:tblGrid>
      <w:tr w:rsidR="2229AB24" w14:paraId="73E784B7" w14:textId="77777777" w:rsidTr="2229AB24">
        <w:trPr>
          <w:trHeight w:val="300"/>
        </w:trPr>
        <w:tc>
          <w:tcPr>
            <w:tcW w:w="4500" w:type="dxa"/>
            <w:tcBorders>
              <w:top w:val="single" w:sz="6" w:space="0" w:color="auto"/>
              <w:left w:val="single" w:sz="6" w:space="0" w:color="auto"/>
              <w:bottom w:val="single" w:sz="6" w:space="0" w:color="auto"/>
              <w:right w:val="single" w:sz="6" w:space="0" w:color="auto"/>
            </w:tcBorders>
          </w:tcPr>
          <w:p w14:paraId="1C543177" w14:textId="77777777" w:rsidR="2229AB24" w:rsidRPr="00FC6169" w:rsidRDefault="2229AB24" w:rsidP="2229AB24">
            <w:pPr>
              <w:rPr>
                <w:rFonts w:ascii="Aptos" w:eastAsia="Aptos" w:hAnsi="Aptos" w:cs="Aptos"/>
              </w:rPr>
            </w:pPr>
            <w:r w:rsidRPr="00FC6169">
              <w:t>Response </w:t>
            </w:r>
          </w:p>
        </w:tc>
        <w:tc>
          <w:tcPr>
            <w:tcW w:w="4500" w:type="dxa"/>
            <w:tcBorders>
              <w:top w:val="single" w:sz="6" w:space="0" w:color="auto"/>
              <w:left w:val="single" w:sz="6" w:space="0" w:color="auto"/>
              <w:bottom w:val="single" w:sz="6" w:space="0" w:color="auto"/>
              <w:right w:val="single" w:sz="6" w:space="0" w:color="auto"/>
            </w:tcBorders>
          </w:tcPr>
          <w:p w14:paraId="64FA5DA6" w14:textId="1BA365A1" w:rsidR="2229AB24" w:rsidRPr="00FC6169" w:rsidRDefault="00FC6169" w:rsidP="2229AB24">
            <w:pPr>
              <w:rPr>
                <w:rFonts w:ascii="Aptos" w:eastAsia="Aptos" w:hAnsi="Aptos" w:cs="Aptos"/>
                <w:rPrChange w:id="472" w:author="Day Pitney LLP" w:date="2025-12-15T11:13:00Z">
                  <w:rPr>
                    <w:rFonts w:ascii="Aptos" w:eastAsia="Aptos" w:hAnsi="Aptos" w:cs="Aptos"/>
                    <w:b/>
                    <w:bCs/>
                  </w:rPr>
                </w:rPrChange>
              </w:rPr>
            </w:pPr>
            <w:ins w:id="473" w:author="Day Pitney LLP" w:date="2025-12-15T11:13:00Z">
              <w:r w:rsidRPr="00FC6169">
                <w:t xml:space="preserve">The CTDPA incorporates the principles of </w:t>
              </w:r>
              <w:r w:rsidRPr="00FC6169">
                <w:rPr>
                  <w:rPrChange w:id="474" w:author="Day Pitney LLP" w:date="2025-12-15T11:13:00Z">
                    <w:rPr>
                      <w:b/>
                      <w:bCs/>
                    </w:rPr>
                  </w:rPrChange>
                </w:rPr>
                <w:t>data minimization and proportionality</w:t>
              </w:r>
              <w:r w:rsidRPr="00FC6169">
                <w:t xml:space="preserve"> (i.e., limiting collection to what is </w:t>
              </w:r>
              <w:r w:rsidRPr="00FC6169">
                <w:rPr>
                  <w:rPrChange w:id="475" w:author="Day Pitney LLP" w:date="2025-12-15T11:13:00Z">
                    <w:rPr>
                      <w:b/>
                      <w:bCs/>
                    </w:rPr>
                  </w:rPrChange>
                </w:rPr>
                <w:t>reasonably necessary and proportionate</w:t>
              </w:r>
              <w:r w:rsidRPr="00FC6169">
                <w:t xml:space="preserve"> to the disclosed purposes), purpose limitation/compatibility, reasonable security, nondiscrimination, and transparency/notice. Effective July 1, 2026, the statute expressly requires collection be </w:t>
              </w:r>
            </w:ins>
            <w:ins w:id="476" w:author="Bahar Toto" w:date="2025-12-17T13:30:00Z" w16du:dateUtc="2025-12-17T13:30:00Z">
              <w:r w:rsidR="004A67D0">
                <w:t>'</w:t>
              </w:r>
            </w:ins>
            <w:ins w:id="477" w:author="Day Pitney LLP" w:date="2025-12-15T11:13:00Z">
              <w:del w:id="478" w:author="Bahar Toto" w:date="2025-12-17T13:30:00Z" w16du:dateUtc="2025-12-17T13:30:00Z">
                <w:r w:rsidRPr="00FC6169" w:rsidDel="004A67D0">
                  <w:delText>“</w:delText>
                </w:r>
              </w:del>
              <w:r w:rsidRPr="00FC6169">
                <w:t>reasonably necessary and proportionate</w:t>
              </w:r>
              <w:del w:id="479" w:author="Bahar Toto" w:date="2025-12-17T13:30:00Z" w16du:dateUtc="2025-12-17T13:30:00Z">
                <w:r w:rsidRPr="00FC6169" w:rsidDel="004A67D0">
                  <w:delText>”</w:delText>
                </w:r>
              </w:del>
            </w:ins>
            <w:ins w:id="480" w:author="Bahar Toto" w:date="2025-12-17T13:30:00Z" w16du:dateUtc="2025-12-17T13:30:00Z">
              <w:r w:rsidR="004A67D0">
                <w:t>'</w:t>
              </w:r>
            </w:ins>
            <w:ins w:id="481" w:author="Day Pitney LLP" w:date="2025-12-15T11:13:00Z">
              <w:r w:rsidRPr="00FC6169">
                <w:t xml:space="preserve"> in relation to disclosed purposes.</w:t>
              </w:r>
            </w:ins>
            <w:del w:id="482" w:author="Day Pitney LLP" w:date="2025-12-15T11:13:00Z">
              <w:r w:rsidR="2229AB24" w:rsidRPr="00FC6169" w:rsidDel="00FC6169">
                <w:delText>The CTDPA incorporates the principles of data minimization, purpose limitation/compatibility, reasonable security, nondiscrimination, and transparency/notice.</w:delText>
              </w:r>
            </w:del>
          </w:p>
        </w:tc>
      </w:tr>
      <w:tr w:rsidR="2229AB24" w:rsidRPr="00F66D3C" w14:paraId="10EC2774" w14:textId="77777777" w:rsidTr="2229AB24">
        <w:trPr>
          <w:trHeight w:val="300"/>
        </w:trPr>
        <w:tc>
          <w:tcPr>
            <w:tcW w:w="4500" w:type="dxa"/>
            <w:tcBorders>
              <w:top w:val="single" w:sz="6" w:space="0" w:color="auto"/>
              <w:left w:val="single" w:sz="6" w:space="0" w:color="auto"/>
              <w:bottom w:val="single" w:sz="6" w:space="0" w:color="auto"/>
              <w:right w:val="single" w:sz="6" w:space="0" w:color="auto"/>
            </w:tcBorders>
          </w:tcPr>
          <w:p w14:paraId="13DB5167" w14:textId="77777777" w:rsidR="2229AB24" w:rsidRDefault="2229AB24" w:rsidP="2229AB24">
            <w:pPr>
              <w:rPr>
                <w:rFonts w:ascii="Aptos" w:eastAsia="Aptos" w:hAnsi="Aptos" w:cs="Aptos"/>
              </w:rPr>
            </w:pPr>
            <w:r>
              <w:t>Citation </w:t>
            </w:r>
          </w:p>
        </w:tc>
        <w:tc>
          <w:tcPr>
            <w:tcW w:w="4500" w:type="dxa"/>
            <w:tcBorders>
              <w:top w:val="single" w:sz="6" w:space="0" w:color="auto"/>
              <w:left w:val="single" w:sz="6" w:space="0" w:color="auto"/>
              <w:bottom w:val="single" w:sz="6" w:space="0" w:color="auto"/>
              <w:right w:val="single" w:sz="6" w:space="0" w:color="auto"/>
            </w:tcBorders>
          </w:tcPr>
          <w:p w14:paraId="5FCE85B4" w14:textId="07F36A9A" w:rsidR="2229AB24" w:rsidRPr="00F66D3C" w:rsidRDefault="2229AB24" w:rsidP="2229AB24">
            <w:pPr>
              <w:rPr>
                <w:rFonts w:ascii="Aptos" w:eastAsia="Aptos" w:hAnsi="Aptos" w:cs="Aptos"/>
                <w:rPrChange w:id="483" w:author="Bahar Toto" w:date="2025-11-13T15:00:00Z">
                  <w:rPr>
                    <w:rFonts w:ascii="Aptos" w:eastAsia="Aptos" w:hAnsi="Aptos" w:cs="Aptos"/>
                    <w:lang w:val="it-IT"/>
                  </w:rPr>
                </w:rPrChange>
              </w:rPr>
            </w:pPr>
            <w:del w:id="484" w:author="Bahar Toto" w:date="2025-11-13T15:00:00Z">
              <w:r w:rsidRPr="00F66D3C" w:rsidDel="00F66D3C">
                <w:rPr>
                  <w:rPrChange w:id="485" w:author="Bahar Toto" w:date="2025-11-13T15:00:00Z">
                    <w:rPr>
                      <w:lang w:val="it-IT"/>
                    </w:rPr>
                  </w:rPrChange>
                </w:rPr>
                <w:delText xml:space="preserve">Conn. Gen. Stat. </w:delText>
              </w:r>
            </w:del>
            <w:r w:rsidRPr="00F66D3C">
              <w:rPr>
                <w:rPrChange w:id="486" w:author="Bahar Toto" w:date="2025-11-13T15:00:00Z">
                  <w:rPr>
                    <w:lang w:val="it-IT"/>
                  </w:rPr>
                </w:rPrChange>
              </w:rPr>
              <w:t>§ 42‑520(a)–(c)</w:t>
            </w:r>
            <w:ins w:id="487" w:author="Bahar Toto" w:date="2025-11-13T15:00:00Z">
              <w:r w:rsidR="00F66D3C" w:rsidRPr="00F66D3C">
                <w:rPr>
                  <w:rPrChange w:id="488" w:author="Bahar Toto" w:date="2025-11-13T15:00:00Z">
                    <w:rPr>
                      <w:lang w:val="it-IT"/>
                    </w:rPr>
                  </w:rPrChange>
                </w:rPr>
                <w:t xml:space="preserve"> </w:t>
              </w:r>
              <w:r w:rsidR="00F66D3C">
                <w:t>of the CTDPA</w:t>
              </w:r>
            </w:ins>
          </w:p>
        </w:tc>
      </w:tr>
      <w:tr w:rsidR="2229AB24" w14:paraId="558A8178" w14:textId="77777777" w:rsidTr="2229AB24">
        <w:trPr>
          <w:trHeight w:val="300"/>
        </w:trPr>
        <w:tc>
          <w:tcPr>
            <w:tcW w:w="4500" w:type="dxa"/>
            <w:tcBorders>
              <w:top w:val="single" w:sz="6" w:space="0" w:color="auto"/>
              <w:left w:val="single" w:sz="6" w:space="0" w:color="auto"/>
              <w:bottom w:val="single" w:sz="6" w:space="0" w:color="auto"/>
              <w:right w:val="single" w:sz="6" w:space="0" w:color="auto"/>
            </w:tcBorders>
          </w:tcPr>
          <w:p w14:paraId="4EB2578B" w14:textId="77777777" w:rsidR="2229AB24" w:rsidRDefault="2229AB24" w:rsidP="2229AB24">
            <w:pPr>
              <w:rPr>
                <w:rFonts w:ascii="Aptos" w:eastAsia="Aptos" w:hAnsi="Aptos" w:cs="Aptos"/>
              </w:rPr>
            </w:pPr>
            <w:r>
              <w:t xml:space="preserve">Applicable persona </w:t>
            </w:r>
          </w:p>
        </w:tc>
        <w:tc>
          <w:tcPr>
            <w:tcW w:w="4500" w:type="dxa"/>
            <w:tcBorders>
              <w:top w:val="single" w:sz="6" w:space="0" w:color="auto"/>
              <w:left w:val="single" w:sz="6" w:space="0" w:color="auto"/>
              <w:bottom w:val="single" w:sz="6" w:space="0" w:color="auto"/>
              <w:right w:val="single" w:sz="6" w:space="0" w:color="auto"/>
            </w:tcBorders>
          </w:tcPr>
          <w:p w14:paraId="2AD55780" w14:textId="5D1FE2D7" w:rsidR="2229AB24" w:rsidRDefault="002C6BF0" w:rsidP="2229AB24">
            <w:pPr>
              <w:rPr>
                <w:rFonts w:ascii="Aptos" w:eastAsia="Aptos" w:hAnsi="Aptos" w:cs="Aptos"/>
              </w:rPr>
            </w:pPr>
            <w:r>
              <w:t>Controllers</w:t>
            </w:r>
            <w:del w:id="489" w:author="Bahar Toto" w:date="2025-11-13T22:26:00Z">
              <w:r w:rsidR="0008156E" w:rsidDel="00DC7880">
                <w:delText>.</w:delText>
              </w:r>
            </w:del>
          </w:p>
        </w:tc>
      </w:tr>
    </w:tbl>
    <w:p w14:paraId="3D95CCBC" w14:textId="77777777" w:rsidR="2229AB24" w:rsidRDefault="2229AB24" w:rsidP="2229AB24">
      <w:pPr>
        <w:rPr>
          <w:rFonts w:ascii="Aptos" w:eastAsia="Aptos" w:hAnsi="Aptos" w:cs="Aptos"/>
          <w:color w:val="000000" w:themeColor="text1"/>
        </w:rPr>
      </w:pPr>
    </w:p>
    <w:p w14:paraId="36DC109B" w14:textId="77777777" w:rsidR="41A66100" w:rsidRDefault="41A66100" w:rsidP="2229AB24">
      <w:pPr>
        <w:rPr>
          <w:rFonts w:ascii="Aptos" w:eastAsia="Aptos" w:hAnsi="Aptos" w:cs="Aptos"/>
          <w:color w:val="000000" w:themeColor="text1"/>
        </w:rPr>
      </w:pPr>
      <w:r>
        <w:t>4.1.2. Does the law(s) require the implementation of Data Protection by Design?</w:t>
      </w:r>
    </w:p>
    <w:p w14:paraId="3375C8A6" w14:textId="77777777" w:rsidR="2229AB24" w:rsidRDefault="2229AB24" w:rsidP="2229AB24">
      <w:pPr>
        <w:rPr>
          <w:rFonts w:ascii="Aptos" w:eastAsia="Aptos" w:hAnsi="Aptos" w:cs="Aptos"/>
          <w:color w:val="000000" w:themeColor="text1"/>
        </w:rPr>
      </w:pPr>
    </w:p>
    <w:tbl>
      <w:tblPr>
        <w:tblW w:w="0" w:type="auto"/>
        <w:tblBorders>
          <w:top w:val="single" w:sz="6" w:space="0" w:color="auto"/>
          <w:left w:val="single" w:sz="6" w:space="0" w:color="auto"/>
          <w:bottom w:val="single" w:sz="6" w:space="0" w:color="auto"/>
          <w:right w:val="single" w:sz="6" w:space="0" w:color="auto"/>
        </w:tblBorders>
        <w:tblLayout w:type="fixed"/>
        <w:tblLook w:val="04A0" w:firstRow="1" w:lastRow="0" w:firstColumn="1" w:lastColumn="0" w:noHBand="0" w:noVBand="1"/>
      </w:tblPr>
      <w:tblGrid>
        <w:gridCol w:w="4500"/>
        <w:gridCol w:w="4500"/>
      </w:tblGrid>
      <w:tr w:rsidR="2229AB24" w14:paraId="0AA365EE" w14:textId="77777777" w:rsidTr="2229AB24">
        <w:trPr>
          <w:trHeight w:val="300"/>
        </w:trPr>
        <w:tc>
          <w:tcPr>
            <w:tcW w:w="4500" w:type="dxa"/>
            <w:tcBorders>
              <w:top w:val="single" w:sz="6" w:space="0" w:color="auto"/>
              <w:left w:val="single" w:sz="6" w:space="0" w:color="auto"/>
              <w:bottom w:val="single" w:sz="6" w:space="0" w:color="auto"/>
              <w:right w:val="single" w:sz="6" w:space="0" w:color="auto"/>
            </w:tcBorders>
          </w:tcPr>
          <w:p w14:paraId="489F66F0" w14:textId="77777777" w:rsidR="2229AB24" w:rsidRDefault="2229AB24" w:rsidP="2229AB24">
            <w:pPr>
              <w:rPr>
                <w:rFonts w:ascii="Aptos" w:eastAsia="Aptos" w:hAnsi="Aptos" w:cs="Aptos"/>
              </w:rPr>
            </w:pPr>
            <w:r>
              <w:t>Response </w:t>
            </w:r>
          </w:p>
        </w:tc>
        <w:tc>
          <w:tcPr>
            <w:tcW w:w="4500" w:type="dxa"/>
            <w:tcBorders>
              <w:top w:val="single" w:sz="6" w:space="0" w:color="auto"/>
              <w:left w:val="single" w:sz="6" w:space="0" w:color="auto"/>
              <w:bottom w:val="single" w:sz="6" w:space="0" w:color="auto"/>
              <w:right w:val="single" w:sz="6" w:space="0" w:color="auto"/>
            </w:tcBorders>
          </w:tcPr>
          <w:p w14:paraId="263CEED7" w14:textId="1886F1F5" w:rsidR="2229AB24" w:rsidRDefault="2229AB24" w:rsidP="2229AB24">
            <w:pPr>
              <w:rPr>
                <w:rFonts w:ascii="Aptos" w:eastAsia="Aptos" w:hAnsi="Aptos" w:cs="Aptos"/>
              </w:rPr>
            </w:pPr>
            <w:r>
              <w:t xml:space="preserve">The CTDPA does not include explicit </w:t>
            </w:r>
            <w:ins w:id="490" w:author="Bahar Toto" w:date="2025-11-13T22:26:00Z">
              <w:r w:rsidR="00DC7880">
                <w:t>d</w:t>
              </w:r>
            </w:ins>
            <w:del w:id="491" w:author="Bahar Toto" w:date="2025-11-13T22:26:00Z">
              <w:r w:rsidDel="00DC7880">
                <w:delText>D</w:delText>
              </w:r>
            </w:del>
            <w:r>
              <w:t xml:space="preserve">ata </w:t>
            </w:r>
            <w:ins w:id="492" w:author="Bahar Toto" w:date="2025-11-13T22:26:00Z">
              <w:r w:rsidR="00DC7880">
                <w:t>p</w:t>
              </w:r>
            </w:ins>
            <w:del w:id="493" w:author="Bahar Toto" w:date="2025-11-13T22:26:00Z">
              <w:r w:rsidDel="00DC7880">
                <w:delText>P</w:delText>
              </w:r>
            </w:del>
            <w:r>
              <w:t xml:space="preserve">rotection by </w:t>
            </w:r>
            <w:ins w:id="494" w:author="Bahar Toto" w:date="2025-11-13T22:26:00Z">
              <w:r w:rsidR="00DC7880">
                <w:t>d</w:t>
              </w:r>
            </w:ins>
            <w:del w:id="495" w:author="Bahar Toto" w:date="2025-11-13T22:26:00Z">
              <w:r w:rsidDel="00DC7880">
                <w:delText>D</w:delText>
              </w:r>
            </w:del>
            <w:r>
              <w:t>esign, but does include data processing assessment, purpose limitations, and safeguards</w:t>
            </w:r>
            <w:r w:rsidR="0008156E">
              <w:t>.</w:t>
            </w:r>
            <w:r>
              <w:t xml:space="preserve"> </w:t>
            </w:r>
          </w:p>
        </w:tc>
      </w:tr>
      <w:tr w:rsidR="2229AB24" w14:paraId="58B3B745" w14:textId="77777777" w:rsidTr="2229AB24">
        <w:trPr>
          <w:trHeight w:val="300"/>
        </w:trPr>
        <w:tc>
          <w:tcPr>
            <w:tcW w:w="4500" w:type="dxa"/>
            <w:tcBorders>
              <w:top w:val="single" w:sz="6" w:space="0" w:color="auto"/>
              <w:left w:val="single" w:sz="6" w:space="0" w:color="auto"/>
              <w:bottom w:val="single" w:sz="6" w:space="0" w:color="auto"/>
              <w:right w:val="single" w:sz="6" w:space="0" w:color="auto"/>
            </w:tcBorders>
          </w:tcPr>
          <w:p w14:paraId="398A1B4D" w14:textId="77777777" w:rsidR="2229AB24" w:rsidRDefault="2229AB24" w:rsidP="2229AB24">
            <w:pPr>
              <w:rPr>
                <w:rFonts w:ascii="Aptos" w:eastAsia="Aptos" w:hAnsi="Aptos" w:cs="Aptos"/>
              </w:rPr>
            </w:pPr>
            <w:r>
              <w:t>Citation </w:t>
            </w:r>
          </w:p>
        </w:tc>
        <w:tc>
          <w:tcPr>
            <w:tcW w:w="4500" w:type="dxa"/>
            <w:tcBorders>
              <w:top w:val="single" w:sz="6" w:space="0" w:color="auto"/>
              <w:left w:val="single" w:sz="6" w:space="0" w:color="auto"/>
              <w:bottom w:val="single" w:sz="6" w:space="0" w:color="auto"/>
              <w:right w:val="single" w:sz="6" w:space="0" w:color="auto"/>
            </w:tcBorders>
          </w:tcPr>
          <w:p w14:paraId="02462986" w14:textId="38C79A7E" w:rsidR="2229AB24" w:rsidRDefault="00AD0D07" w:rsidP="2229AB24">
            <w:pPr>
              <w:rPr>
                <w:rFonts w:ascii="Aptos" w:eastAsia="Aptos" w:hAnsi="Aptos" w:cs="Aptos"/>
              </w:rPr>
            </w:pPr>
            <w:del w:id="496" w:author="Bahar Toto" w:date="2025-11-13T15:00:00Z">
              <w:r w:rsidDel="00F66D3C">
                <w:delText xml:space="preserve">Conn. Gen. Stat. </w:delText>
              </w:r>
            </w:del>
            <w:r w:rsidR="2229AB24">
              <w:t>§</w:t>
            </w:r>
            <w:ins w:id="497" w:author="Bahar Toto" w:date="2025-11-13T22:27:00Z">
              <w:r w:rsidR="00616016">
                <w:t>§</w:t>
              </w:r>
            </w:ins>
            <w:r w:rsidR="2229AB24">
              <w:t xml:space="preserve"> 42‑520</w:t>
            </w:r>
            <w:ins w:id="498" w:author="Bahar Toto" w:date="2025-11-13T22:27:00Z">
              <w:r w:rsidR="00616016">
                <w:t xml:space="preserve"> and</w:t>
              </w:r>
            </w:ins>
            <w:del w:id="499" w:author="Bahar Toto" w:date="2025-11-13T22:27:00Z">
              <w:r w:rsidR="2229AB24" w:rsidDel="00616016">
                <w:delText>; §</w:delText>
              </w:r>
            </w:del>
            <w:r w:rsidR="2229AB24">
              <w:t xml:space="preserve"> 42‑522</w:t>
            </w:r>
            <w:ins w:id="500" w:author="Bahar Toto" w:date="2025-11-13T15:00:00Z">
              <w:r w:rsidR="00F66D3C">
                <w:t xml:space="preserve"> of the CTDPA</w:t>
              </w:r>
            </w:ins>
            <w:del w:id="501" w:author="Bahar Toto" w:date="2025-11-13T15:00:00Z">
              <w:r w:rsidR="2229AB24" w:rsidDel="00F66D3C">
                <w:delText>.</w:delText>
              </w:r>
            </w:del>
          </w:p>
        </w:tc>
      </w:tr>
      <w:tr w:rsidR="2229AB24" w14:paraId="499FA10D" w14:textId="77777777" w:rsidTr="2229AB24">
        <w:trPr>
          <w:trHeight w:val="300"/>
        </w:trPr>
        <w:tc>
          <w:tcPr>
            <w:tcW w:w="4500" w:type="dxa"/>
            <w:tcBorders>
              <w:top w:val="single" w:sz="6" w:space="0" w:color="auto"/>
              <w:left w:val="single" w:sz="6" w:space="0" w:color="auto"/>
              <w:bottom w:val="single" w:sz="6" w:space="0" w:color="auto"/>
              <w:right w:val="single" w:sz="6" w:space="0" w:color="auto"/>
            </w:tcBorders>
          </w:tcPr>
          <w:p w14:paraId="018AB7C0" w14:textId="77777777" w:rsidR="2229AB24" w:rsidRDefault="2229AB24" w:rsidP="2229AB24">
            <w:pPr>
              <w:rPr>
                <w:rFonts w:ascii="Aptos" w:eastAsia="Aptos" w:hAnsi="Aptos" w:cs="Aptos"/>
              </w:rPr>
            </w:pPr>
            <w:r>
              <w:t xml:space="preserve">Applicable persona </w:t>
            </w:r>
          </w:p>
        </w:tc>
        <w:tc>
          <w:tcPr>
            <w:tcW w:w="4500" w:type="dxa"/>
            <w:tcBorders>
              <w:top w:val="single" w:sz="6" w:space="0" w:color="auto"/>
              <w:left w:val="single" w:sz="6" w:space="0" w:color="auto"/>
              <w:bottom w:val="single" w:sz="6" w:space="0" w:color="auto"/>
              <w:right w:val="single" w:sz="6" w:space="0" w:color="auto"/>
            </w:tcBorders>
          </w:tcPr>
          <w:p w14:paraId="41B7F786" w14:textId="732B3F14" w:rsidR="2229AB24" w:rsidRDefault="002C6BF0" w:rsidP="2229AB24">
            <w:pPr>
              <w:rPr>
                <w:rFonts w:ascii="Aptos" w:eastAsia="Aptos" w:hAnsi="Aptos" w:cs="Aptos"/>
              </w:rPr>
            </w:pPr>
            <w:r>
              <w:t>Controllers</w:t>
            </w:r>
            <w:del w:id="502" w:author="Bahar Toto" w:date="2025-11-13T22:27:00Z">
              <w:r w:rsidR="0008156E" w:rsidDel="00616016">
                <w:delText>.</w:delText>
              </w:r>
            </w:del>
          </w:p>
        </w:tc>
      </w:tr>
    </w:tbl>
    <w:p w14:paraId="0BF25F12" w14:textId="77777777" w:rsidR="2229AB24" w:rsidRDefault="2229AB24" w:rsidP="2229AB24">
      <w:pPr>
        <w:rPr>
          <w:rFonts w:ascii="Aptos" w:eastAsia="Aptos" w:hAnsi="Aptos" w:cs="Aptos"/>
          <w:color w:val="000000" w:themeColor="text1"/>
        </w:rPr>
      </w:pPr>
    </w:p>
    <w:p w14:paraId="6C35E5DE" w14:textId="77777777" w:rsidR="41A66100" w:rsidRDefault="41A66100" w:rsidP="2229AB24">
      <w:pPr>
        <w:rPr>
          <w:rFonts w:ascii="Aptos" w:eastAsia="Aptos" w:hAnsi="Aptos" w:cs="Aptos"/>
          <w:color w:val="000000" w:themeColor="text1"/>
        </w:rPr>
      </w:pPr>
      <w:r>
        <w:t>4.1.3. Does the law(s) require the implementation of Data Protection by Default?</w:t>
      </w:r>
    </w:p>
    <w:p w14:paraId="6AC0558E" w14:textId="77777777" w:rsidR="2229AB24" w:rsidRDefault="2229AB24" w:rsidP="2229AB24">
      <w:pPr>
        <w:rPr>
          <w:rFonts w:ascii="Aptos" w:eastAsia="Aptos" w:hAnsi="Aptos" w:cs="Aptos"/>
          <w:color w:val="000000" w:themeColor="text1"/>
        </w:rPr>
      </w:pPr>
    </w:p>
    <w:tbl>
      <w:tblPr>
        <w:tblW w:w="0" w:type="auto"/>
        <w:tblBorders>
          <w:top w:val="single" w:sz="6" w:space="0" w:color="auto"/>
          <w:left w:val="single" w:sz="6" w:space="0" w:color="auto"/>
          <w:bottom w:val="single" w:sz="6" w:space="0" w:color="auto"/>
          <w:right w:val="single" w:sz="6" w:space="0" w:color="auto"/>
        </w:tblBorders>
        <w:tblLayout w:type="fixed"/>
        <w:tblLook w:val="04A0" w:firstRow="1" w:lastRow="0" w:firstColumn="1" w:lastColumn="0" w:noHBand="0" w:noVBand="1"/>
      </w:tblPr>
      <w:tblGrid>
        <w:gridCol w:w="4500"/>
        <w:gridCol w:w="4500"/>
      </w:tblGrid>
      <w:tr w:rsidR="2229AB24" w14:paraId="1534D19E" w14:textId="77777777" w:rsidTr="2229AB24">
        <w:trPr>
          <w:trHeight w:val="300"/>
        </w:trPr>
        <w:tc>
          <w:tcPr>
            <w:tcW w:w="4500" w:type="dxa"/>
            <w:tcBorders>
              <w:top w:val="single" w:sz="6" w:space="0" w:color="auto"/>
              <w:left w:val="single" w:sz="6" w:space="0" w:color="auto"/>
              <w:bottom w:val="single" w:sz="6" w:space="0" w:color="auto"/>
              <w:right w:val="single" w:sz="6" w:space="0" w:color="auto"/>
            </w:tcBorders>
          </w:tcPr>
          <w:p w14:paraId="6F9F159B" w14:textId="77777777" w:rsidR="2229AB24" w:rsidRDefault="2229AB24" w:rsidP="2229AB24">
            <w:pPr>
              <w:rPr>
                <w:rFonts w:ascii="Aptos" w:eastAsia="Aptos" w:hAnsi="Aptos" w:cs="Aptos"/>
              </w:rPr>
            </w:pPr>
            <w:r>
              <w:t>Response </w:t>
            </w:r>
          </w:p>
        </w:tc>
        <w:tc>
          <w:tcPr>
            <w:tcW w:w="4500" w:type="dxa"/>
            <w:tcBorders>
              <w:top w:val="single" w:sz="6" w:space="0" w:color="auto"/>
              <w:left w:val="single" w:sz="6" w:space="0" w:color="auto"/>
              <w:bottom w:val="single" w:sz="6" w:space="0" w:color="auto"/>
              <w:right w:val="single" w:sz="6" w:space="0" w:color="auto"/>
            </w:tcBorders>
          </w:tcPr>
          <w:p w14:paraId="450CC029" w14:textId="2FBDF8F5" w:rsidR="2229AB24" w:rsidRDefault="2229AB24" w:rsidP="2229AB24">
            <w:pPr>
              <w:rPr>
                <w:rFonts w:ascii="Aptos" w:eastAsia="Aptos" w:hAnsi="Aptos" w:cs="Aptos"/>
              </w:rPr>
            </w:pPr>
            <w:r>
              <w:t xml:space="preserve">No, but purpose limitation requirements on controllers </w:t>
            </w:r>
            <w:del w:id="503" w:author="Bahar Toto" w:date="2025-11-13T22:27:00Z">
              <w:r w:rsidDel="009D5B23">
                <w:delText xml:space="preserve">is </w:delText>
              </w:r>
            </w:del>
            <w:ins w:id="504" w:author="Bahar Toto" w:date="2025-11-13T22:27:00Z">
              <w:r w:rsidR="009D5B23">
                <w:t xml:space="preserve">are </w:t>
              </w:r>
            </w:ins>
            <w:r>
              <w:t>relevant to the concept</w:t>
            </w:r>
            <w:r w:rsidR="0008156E">
              <w:t>.</w:t>
            </w:r>
          </w:p>
        </w:tc>
      </w:tr>
      <w:tr w:rsidR="2229AB24" w14:paraId="394AC85F" w14:textId="77777777" w:rsidTr="2229AB24">
        <w:trPr>
          <w:trHeight w:val="300"/>
        </w:trPr>
        <w:tc>
          <w:tcPr>
            <w:tcW w:w="4500" w:type="dxa"/>
            <w:tcBorders>
              <w:top w:val="single" w:sz="6" w:space="0" w:color="auto"/>
              <w:left w:val="single" w:sz="6" w:space="0" w:color="auto"/>
              <w:bottom w:val="single" w:sz="6" w:space="0" w:color="auto"/>
              <w:right w:val="single" w:sz="6" w:space="0" w:color="auto"/>
            </w:tcBorders>
          </w:tcPr>
          <w:p w14:paraId="265A6361" w14:textId="77777777" w:rsidR="2229AB24" w:rsidRDefault="2229AB24" w:rsidP="2229AB24">
            <w:pPr>
              <w:rPr>
                <w:rFonts w:ascii="Aptos" w:eastAsia="Aptos" w:hAnsi="Aptos" w:cs="Aptos"/>
              </w:rPr>
            </w:pPr>
            <w:r>
              <w:t>Citation </w:t>
            </w:r>
          </w:p>
        </w:tc>
        <w:tc>
          <w:tcPr>
            <w:tcW w:w="4500" w:type="dxa"/>
            <w:tcBorders>
              <w:top w:val="single" w:sz="6" w:space="0" w:color="auto"/>
              <w:left w:val="single" w:sz="6" w:space="0" w:color="auto"/>
              <w:bottom w:val="single" w:sz="6" w:space="0" w:color="auto"/>
              <w:right w:val="single" w:sz="6" w:space="0" w:color="auto"/>
            </w:tcBorders>
          </w:tcPr>
          <w:p w14:paraId="74A356ED" w14:textId="4B3B121C" w:rsidR="2229AB24" w:rsidRDefault="2229AB24" w:rsidP="2229AB24">
            <w:pPr>
              <w:rPr>
                <w:rFonts w:ascii="Aptos" w:eastAsia="Aptos" w:hAnsi="Aptos" w:cs="Aptos"/>
              </w:rPr>
            </w:pPr>
            <w:del w:id="505" w:author="Bahar Toto" w:date="2025-11-13T15:00:00Z">
              <w:r w:rsidDel="00F66D3C">
                <w:delText xml:space="preserve">Conn. Gen. Stat. </w:delText>
              </w:r>
            </w:del>
            <w:r>
              <w:t>§</w:t>
            </w:r>
            <w:del w:id="506" w:author="Bahar Toto" w:date="2025-11-13T22:28:00Z">
              <w:r w:rsidDel="009D5B23">
                <w:delText xml:space="preserve"> </w:delText>
              </w:r>
            </w:del>
            <w:r>
              <w:t>42‑520(a)</w:t>
            </w:r>
            <w:ins w:id="507" w:author="Bahar Toto" w:date="2025-11-13T15:00:00Z">
              <w:r w:rsidR="00F66D3C">
                <w:t xml:space="preserve"> of the CTDPA</w:t>
              </w:r>
            </w:ins>
          </w:p>
        </w:tc>
      </w:tr>
      <w:tr w:rsidR="2229AB24" w14:paraId="290B8F88" w14:textId="77777777" w:rsidTr="2229AB24">
        <w:trPr>
          <w:trHeight w:val="300"/>
        </w:trPr>
        <w:tc>
          <w:tcPr>
            <w:tcW w:w="4500" w:type="dxa"/>
            <w:tcBorders>
              <w:top w:val="single" w:sz="6" w:space="0" w:color="auto"/>
              <w:left w:val="single" w:sz="6" w:space="0" w:color="auto"/>
              <w:bottom w:val="single" w:sz="6" w:space="0" w:color="auto"/>
              <w:right w:val="single" w:sz="6" w:space="0" w:color="auto"/>
            </w:tcBorders>
          </w:tcPr>
          <w:p w14:paraId="04F5AB2C" w14:textId="77777777" w:rsidR="2229AB24" w:rsidRDefault="2229AB24" w:rsidP="2229AB24">
            <w:pPr>
              <w:rPr>
                <w:rFonts w:ascii="Aptos" w:eastAsia="Aptos" w:hAnsi="Aptos" w:cs="Aptos"/>
              </w:rPr>
            </w:pPr>
            <w:r>
              <w:t xml:space="preserve">Applicable persona </w:t>
            </w:r>
          </w:p>
        </w:tc>
        <w:tc>
          <w:tcPr>
            <w:tcW w:w="4500" w:type="dxa"/>
            <w:tcBorders>
              <w:top w:val="single" w:sz="6" w:space="0" w:color="auto"/>
              <w:left w:val="single" w:sz="6" w:space="0" w:color="auto"/>
              <w:bottom w:val="single" w:sz="6" w:space="0" w:color="auto"/>
              <w:right w:val="single" w:sz="6" w:space="0" w:color="auto"/>
            </w:tcBorders>
          </w:tcPr>
          <w:p w14:paraId="5FB47579" w14:textId="38D4C02E" w:rsidR="2229AB24" w:rsidRDefault="002C6BF0" w:rsidP="2229AB24">
            <w:pPr>
              <w:rPr>
                <w:rFonts w:ascii="Aptos" w:eastAsia="Aptos" w:hAnsi="Aptos" w:cs="Aptos"/>
              </w:rPr>
            </w:pPr>
            <w:r>
              <w:t>Controllers</w:t>
            </w:r>
            <w:del w:id="508" w:author="Bahar Toto" w:date="2025-11-13T22:28:00Z">
              <w:r w:rsidR="0008156E" w:rsidDel="009D5B23">
                <w:delText>.</w:delText>
              </w:r>
            </w:del>
          </w:p>
        </w:tc>
      </w:tr>
    </w:tbl>
    <w:p w14:paraId="3B8E0F73" w14:textId="77777777" w:rsidR="2229AB24" w:rsidRDefault="2229AB24" w:rsidP="2229AB24">
      <w:pPr>
        <w:rPr>
          <w:rFonts w:ascii="Aptos" w:eastAsia="Aptos" w:hAnsi="Aptos" w:cs="Aptos"/>
          <w:color w:val="000000" w:themeColor="text1"/>
        </w:rPr>
      </w:pPr>
    </w:p>
    <w:p w14:paraId="53F38DB6" w14:textId="77777777" w:rsidR="41A66100" w:rsidRDefault="41A66100" w:rsidP="2229AB24">
      <w:pPr>
        <w:rPr>
          <w:rFonts w:ascii="Aptos" w:eastAsia="Aptos" w:hAnsi="Aptos" w:cs="Aptos"/>
          <w:color w:val="000000" w:themeColor="text1"/>
        </w:rPr>
      </w:pPr>
      <w:r>
        <w:t>4.1.4. Does the law(s) require the implementation of requirements regarding the retention of data? (e.g., the development of retention schedules)</w:t>
      </w:r>
    </w:p>
    <w:p w14:paraId="41905E47" w14:textId="77777777" w:rsidR="2229AB24" w:rsidRDefault="2229AB24" w:rsidP="2229AB24">
      <w:pPr>
        <w:rPr>
          <w:rFonts w:ascii="Aptos" w:eastAsia="Aptos" w:hAnsi="Aptos" w:cs="Aptos"/>
          <w:color w:val="000000" w:themeColor="text1"/>
        </w:rPr>
      </w:pPr>
    </w:p>
    <w:tbl>
      <w:tblPr>
        <w:tblW w:w="0" w:type="auto"/>
        <w:tblBorders>
          <w:top w:val="single" w:sz="6" w:space="0" w:color="auto"/>
          <w:left w:val="single" w:sz="6" w:space="0" w:color="auto"/>
          <w:bottom w:val="single" w:sz="6" w:space="0" w:color="auto"/>
          <w:right w:val="single" w:sz="6" w:space="0" w:color="auto"/>
        </w:tblBorders>
        <w:tblLayout w:type="fixed"/>
        <w:tblLook w:val="04A0" w:firstRow="1" w:lastRow="0" w:firstColumn="1" w:lastColumn="0" w:noHBand="0" w:noVBand="1"/>
      </w:tblPr>
      <w:tblGrid>
        <w:gridCol w:w="4500"/>
        <w:gridCol w:w="4500"/>
      </w:tblGrid>
      <w:tr w:rsidR="2229AB24" w14:paraId="1B979EC9" w14:textId="77777777" w:rsidTr="2229AB24">
        <w:trPr>
          <w:trHeight w:val="300"/>
        </w:trPr>
        <w:tc>
          <w:tcPr>
            <w:tcW w:w="4500" w:type="dxa"/>
            <w:tcBorders>
              <w:top w:val="single" w:sz="6" w:space="0" w:color="auto"/>
              <w:left w:val="single" w:sz="6" w:space="0" w:color="auto"/>
              <w:bottom w:val="single" w:sz="6" w:space="0" w:color="auto"/>
              <w:right w:val="single" w:sz="6" w:space="0" w:color="auto"/>
            </w:tcBorders>
          </w:tcPr>
          <w:p w14:paraId="5A7D977E" w14:textId="77777777" w:rsidR="2229AB24" w:rsidRDefault="2229AB24" w:rsidP="2229AB24">
            <w:pPr>
              <w:rPr>
                <w:rFonts w:ascii="Aptos" w:eastAsia="Aptos" w:hAnsi="Aptos" w:cs="Aptos"/>
              </w:rPr>
            </w:pPr>
            <w:r>
              <w:t>Response </w:t>
            </w:r>
          </w:p>
        </w:tc>
        <w:tc>
          <w:tcPr>
            <w:tcW w:w="4500" w:type="dxa"/>
            <w:tcBorders>
              <w:top w:val="single" w:sz="6" w:space="0" w:color="auto"/>
              <w:left w:val="single" w:sz="6" w:space="0" w:color="auto"/>
              <w:bottom w:val="single" w:sz="6" w:space="0" w:color="auto"/>
              <w:right w:val="single" w:sz="6" w:space="0" w:color="auto"/>
            </w:tcBorders>
          </w:tcPr>
          <w:p w14:paraId="1F29A47A" w14:textId="10A717D4" w:rsidR="2229AB24" w:rsidRDefault="003D5245" w:rsidP="2229AB24">
            <w:pPr>
              <w:rPr>
                <w:rFonts w:ascii="Aptos" w:eastAsia="Aptos" w:hAnsi="Aptos" w:cs="Aptos"/>
              </w:rPr>
            </w:pPr>
            <w:ins w:id="509" w:author="Bahar Toto" w:date="2025-11-13T22:37:00Z">
              <w:r w:rsidRPr="003D5245">
                <w:t>The CTDPA does not prescribe a specific retention schedule; however, it requires that the collection and use of personal data be reasonably necessary for the purposes disclosed to the consumer.</w:t>
              </w:r>
            </w:ins>
            <w:del w:id="510" w:author="Bahar Toto" w:date="2025-11-13T22:37:00Z">
              <w:r w:rsidR="2229AB24" w:rsidDel="003D5245">
                <w:delText>No prescriptive schedule; collection/use must be reasonably necessary for disclosed purposes.</w:delText>
              </w:r>
            </w:del>
          </w:p>
        </w:tc>
      </w:tr>
      <w:tr w:rsidR="2229AB24" w14:paraId="713D1323" w14:textId="77777777" w:rsidTr="2229AB24">
        <w:trPr>
          <w:trHeight w:val="300"/>
        </w:trPr>
        <w:tc>
          <w:tcPr>
            <w:tcW w:w="4500" w:type="dxa"/>
            <w:tcBorders>
              <w:top w:val="single" w:sz="6" w:space="0" w:color="auto"/>
              <w:left w:val="single" w:sz="6" w:space="0" w:color="auto"/>
              <w:bottom w:val="single" w:sz="6" w:space="0" w:color="auto"/>
              <w:right w:val="single" w:sz="6" w:space="0" w:color="auto"/>
            </w:tcBorders>
          </w:tcPr>
          <w:p w14:paraId="22B33CEB" w14:textId="77777777" w:rsidR="2229AB24" w:rsidRDefault="2229AB24" w:rsidP="2229AB24">
            <w:pPr>
              <w:rPr>
                <w:rFonts w:ascii="Aptos" w:eastAsia="Aptos" w:hAnsi="Aptos" w:cs="Aptos"/>
              </w:rPr>
            </w:pPr>
            <w:r>
              <w:t>Citation </w:t>
            </w:r>
          </w:p>
        </w:tc>
        <w:tc>
          <w:tcPr>
            <w:tcW w:w="4500" w:type="dxa"/>
            <w:tcBorders>
              <w:top w:val="single" w:sz="6" w:space="0" w:color="auto"/>
              <w:left w:val="single" w:sz="6" w:space="0" w:color="auto"/>
              <w:bottom w:val="single" w:sz="6" w:space="0" w:color="auto"/>
              <w:right w:val="single" w:sz="6" w:space="0" w:color="auto"/>
            </w:tcBorders>
          </w:tcPr>
          <w:p w14:paraId="5134CA2D" w14:textId="0C51F810" w:rsidR="2229AB24" w:rsidRDefault="2229AB24" w:rsidP="2229AB24">
            <w:pPr>
              <w:rPr>
                <w:rFonts w:ascii="Aptos" w:eastAsia="Aptos" w:hAnsi="Aptos" w:cs="Aptos"/>
              </w:rPr>
            </w:pPr>
            <w:del w:id="511" w:author="Bahar Toto" w:date="2025-11-13T15:00:00Z">
              <w:r w:rsidDel="00107E11">
                <w:delText xml:space="preserve">Conn. Gen. Stat. </w:delText>
              </w:r>
            </w:del>
            <w:r>
              <w:t>§</w:t>
            </w:r>
            <w:del w:id="512" w:author="Bahar Toto" w:date="2025-11-13T22:30:00Z">
              <w:r w:rsidDel="00532800">
                <w:delText xml:space="preserve"> </w:delText>
              </w:r>
            </w:del>
            <w:r>
              <w:t>42‑520(a)(1)–(2)</w:t>
            </w:r>
            <w:ins w:id="513" w:author="Bahar Toto" w:date="2025-11-13T15:00:00Z">
              <w:r w:rsidR="00107E11">
                <w:t xml:space="preserve"> of the CTDPA</w:t>
              </w:r>
            </w:ins>
          </w:p>
        </w:tc>
      </w:tr>
      <w:tr w:rsidR="2229AB24" w14:paraId="6FAAD1ED" w14:textId="77777777" w:rsidTr="2229AB24">
        <w:trPr>
          <w:trHeight w:val="300"/>
        </w:trPr>
        <w:tc>
          <w:tcPr>
            <w:tcW w:w="4500" w:type="dxa"/>
            <w:tcBorders>
              <w:top w:val="single" w:sz="6" w:space="0" w:color="auto"/>
              <w:left w:val="single" w:sz="6" w:space="0" w:color="auto"/>
              <w:bottom w:val="single" w:sz="6" w:space="0" w:color="auto"/>
              <w:right w:val="single" w:sz="6" w:space="0" w:color="auto"/>
            </w:tcBorders>
          </w:tcPr>
          <w:p w14:paraId="4F140A0B" w14:textId="77777777" w:rsidR="2229AB24" w:rsidRDefault="2229AB24" w:rsidP="2229AB24">
            <w:pPr>
              <w:rPr>
                <w:rFonts w:ascii="Aptos" w:eastAsia="Aptos" w:hAnsi="Aptos" w:cs="Aptos"/>
              </w:rPr>
            </w:pPr>
            <w:r>
              <w:t xml:space="preserve">Applicable persona </w:t>
            </w:r>
          </w:p>
        </w:tc>
        <w:tc>
          <w:tcPr>
            <w:tcW w:w="4500" w:type="dxa"/>
            <w:tcBorders>
              <w:top w:val="single" w:sz="6" w:space="0" w:color="auto"/>
              <w:left w:val="single" w:sz="6" w:space="0" w:color="auto"/>
              <w:bottom w:val="single" w:sz="6" w:space="0" w:color="auto"/>
              <w:right w:val="single" w:sz="6" w:space="0" w:color="auto"/>
            </w:tcBorders>
          </w:tcPr>
          <w:p w14:paraId="4ED22A3A" w14:textId="17B93FE4" w:rsidR="2229AB24" w:rsidRDefault="002C6BF0" w:rsidP="2229AB24">
            <w:pPr>
              <w:rPr>
                <w:rFonts w:ascii="Aptos" w:eastAsia="Aptos" w:hAnsi="Aptos" w:cs="Aptos"/>
              </w:rPr>
            </w:pPr>
            <w:r>
              <w:t>Controllers</w:t>
            </w:r>
            <w:r w:rsidR="0008156E">
              <w:t>.</w:t>
            </w:r>
          </w:p>
        </w:tc>
      </w:tr>
    </w:tbl>
    <w:p w14:paraId="07446FA8" w14:textId="77777777" w:rsidR="2229AB24" w:rsidRDefault="2229AB24" w:rsidP="2229AB24">
      <w:pPr>
        <w:rPr>
          <w:rFonts w:ascii="Aptos" w:eastAsia="Aptos" w:hAnsi="Aptos" w:cs="Aptos"/>
          <w:color w:val="000000" w:themeColor="text1"/>
        </w:rPr>
      </w:pPr>
    </w:p>
    <w:p w14:paraId="677C2B90" w14:textId="77777777" w:rsidR="2229AB24" w:rsidRDefault="2229AB24" w:rsidP="2229AB24">
      <w:pPr>
        <w:rPr>
          <w:rFonts w:ascii="Aptos" w:eastAsia="Aptos" w:hAnsi="Aptos" w:cs="Aptos"/>
          <w:color w:val="000000" w:themeColor="text1"/>
        </w:rPr>
      </w:pPr>
    </w:p>
    <w:p w14:paraId="21A0219C" w14:textId="77777777" w:rsidR="41A66100" w:rsidRDefault="41A66100" w:rsidP="2229AB24">
      <w:pPr>
        <w:pStyle w:val="ListParagraph"/>
        <w:numPr>
          <w:ilvl w:val="0"/>
          <w:numId w:val="1"/>
        </w:numPr>
        <w:rPr>
          <w:rFonts w:ascii="Aptos" w:eastAsia="Aptos" w:hAnsi="Aptos" w:cs="Aptos"/>
          <w:color w:val="000000" w:themeColor="text1"/>
        </w:rPr>
      </w:pPr>
      <w:r>
        <w:t>Lawful bases: Non-special category personal data</w:t>
      </w:r>
    </w:p>
    <w:p w14:paraId="17361F89" w14:textId="77777777" w:rsidR="2229AB24" w:rsidRDefault="2229AB24" w:rsidP="2229AB24">
      <w:pPr>
        <w:rPr>
          <w:rFonts w:ascii="Aptos" w:eastAsia="Aptos" w:hAnsi="Aptos" w:cs="Aptos"/>
          <w:color w:val="000000" w:themeColor="text1"/>
        </w:rPr>
      </w:pPr>
    </w:p>
    <w:p w14:paraId="126497A6" w14:textId="77777777" w:rsidR="41A66100" w:rsidRDefault="41A66100" w:rsidP="2229AB24">
      <w:pPr>
        <w:rPr>
          <w:rFonts w:ascii="Aptos" w:eastAsia="Aptos" w:hAnsi="Aptos" w:cs="Aptos"/>
          <w:color w:val="000000" w:themeColor="text1"/>
        </w:rPr>
      </w:pPr>
      <w:r>
        <w:t xml:space="preserve">5.1. Lawful processing </w:t>
      </w:r>
    </w:p>
    <w:p w14:paraId="381A7CB8" w14:textId="77777777" w:rsidR="2229AB24" w:rsidRDefault="2229AB24" w:rsidP="2229AB24">
      <w:pPr>
        <w:rPr>
          <w:rFonts w:ascii="Aptos" w:eastAsia="Aptos" w:hAnsi="Aptos" w:cs="Aptos"/>
          <w:color w:val="000000" w:themeColor="text1"/>
        </w:rPr>
      </w:pPr>
    </w:p>
    <w:p w14:paraId="6B2F6845" w14:textId="77777777" w:rsidR="41A66100" w:rsidRDefault="41A66100" w:rsidP="2229AB24">
      <w:pPr>
        <w:rPr>
          <w:rFonts w:ascii="Aptos" w:eastAsia="Aptos" w:hAnsi="Aptos" w:cs="Aptos"/>
          <w:color w:val="000000" w:themeColor="text1"/>
        </w:rPr>
      </w:pPr>
      <w:r>
        <w:t xml:space="preserve">5.1.1. Is a lawful basis required for the processing of non-special category personal data? (If no, please confirm the approach to data processing within the applicable jurisdiction e.g., appropriate notice, appropriate purposes) </w:t>
      </w:r>
    </w:p>
    <w:p w14:paraId="14C01F92" w14:textId="77777777" w:rsidR="2229AB24" w:rsidRDefault="2229AB24" w:rsidP="2229AB24">
      <w:pPr>
        <w:rPr>
          <w:rFonts w:ascii="Aptos" w:eastAsia="Aptos" w:hAnsi="Aptos" w:cs="Aptos"/>
          <w:color w:val="000000" w:themeColor="text1"/>
        </w:rPr>
      </w:pPr>
    </w:p>
    <w:tbl>
      <w:tblPr>
        <w:tblW w:w="0" w:type="auto"/>
        <w:tblBorders>
          <w:top w:val="single" w:sz="6" w:space="0" w:color="auto"/>
          <w:left w:val="single" w:sz="6" w:space="0" w:color="auto"/>
          <w:bottom w:val="single" w:sz="6" w:space="0" w:color="auto"/>
          <w:right w:val="single" w:sz="6" w:space="0" w:color="auto"/>
        </w:tblBorders>
        <w:tblLayout w:type="fixed"/>
        <w:tblLook w:val="04A0" w:firstRow="1" w:lastRow="0" w:firstColumn="1" w:lastColumn="0" w:noHBand="0" w:noVBand="1"/>
      </w:tblPr>
      <w:tblGrid>
        <w:gridCol w:w="4500"/>
        <w:gridCol w:w="4500"/>
      </w:tblGrid>
      <w:tr w:rsidR="2229AB24" w14:paraId="53B26AA6" w14:textId="77777777" w:rsidTr="2229AB24">
        <w:trPr>
          <w:trHeight w:val="300"/>
        </w:trPr>
        <w:tc>
          <w:tcPr>
            <w:tcW w:w="4500" w:type="dxa"/>
            <w:tcBorders>
              <w:top w:val="single" w:sz="6" w:space="0" w:color="auto"/>
              <w:left w:val="single" w:sz="6" w:space="0" w:color="auto"/>
              <w:bottom w:val="single" w:sz="6" w:space="0" w:color="auto"/>
              <w:right w:val="single" w:sz="6" w:space="0" w:color="auto"/>
            </w:tcBorders>
          </w:tcPr>
          <w:p w14:paraId="2987EB4C" w14:textId="77777777" w:rsidR="2229AB24" w:rsidRDefault="2229AB24" w:rsidP="2229AB24">
            <w:pPr>
              <w:rPr>
                <w:rFonts w:ascii="Aptos" w:eastAsia="Aptos" w:hAnsi="Aptos" w:cs="Aptos"/>
              </w:rPr>
            </w:pPr>
            <w:r>
              <w:t>Response </w:t>
            </w:r>
          </w:p>
        </w:tc>
        <w:tc>
          <w:tcPr>
            <w:tcW w:w="4500" w:type="dxa"/>
            <w:tcBorders>
              <w:top w:val="single" w:sz="6" w:space="0" w:color="auto"/>
              <w:left w:val="single" w:sz="6" w:space="0" w:color="auto"/>
              <w:bottom w:val="single" w:sz="6" w:space="0" w:color="auto"/>
              <w:right w:val="single" w:sz="6" w:space="0" w:color="auto"/>
            </w:tcBorders>
          </w:tcPr>
          <w:p w14:paraId="5E5A927B" w14:textId="4FEA009E" w:rsidR="2229AB24" w:rsidRDefault="007D38C7" w:rsidP="2229AB24">
            <w:pPr>
              <w:rPr>
                <w:rFonts w:ascii="Aptos" w:eastAsia="Aptos" w:hAnsi="Aptos" w:cs="Aptos"/>
              </w:rPr>
            </w:pPr>
            <w:ins w:id="514" w:author="Bahar Toto" w:date="2025-11-13T22:42:00Z">
              <w:r w:rsidRPr="007D38C7">
                <w:t xml:space="preserve">The CTDPA does not adopt the GDPR concept of </w:t>
              </w:r>
              <w:r>
                <w:t>'</w:t>
              </w:r>
              <w:r w:rsidRPr="007D38C7">
                <w:t>lawful bas</w:t>
              </w:r>
              <w:r>
                <w:t>i</w:t>
              </w:r>
              <w:r w:rsidRPr="007D38C7">
                <w:t>s</w:t>
              </w:r>
              <w:r>
                <w:t>'</w:t>
              </w:r>
              <w:r w:rsidRPr="007D38C7">
                <w:t xml:space="preserve"> for processing. Instead, processing of non-special category personal data is permitted as long as controllers comply with the duties outlined in the law, respect consumer rights, and honor opt-out mechanisms.</w:t>
              </w:r>
            </w:ins>
            <w:del w:id="515" w:author="Bahar Toto" w:date="2025-11-13T22:42:00Z">
              <w:r w:rsidR="2229AB24" w:rsidDel="007D38C7">
                <w:delText>CTDPA does not use GDPR “lawful bases”; processing permitted subject to duties, rights, and opt‑outs.</w:delText>
              </w:r>
            </w:del>
          </w:p>
        </w:tc>
      </w:tr>
      <w:tr w:rsidR="2229AB24" w14:paraId="3B906995" w14:textId="77777777" w:rsidTr="2229AB24">
        <w:trPr>
          <w:trHeight w:val="300"/>
        </w:trPr>
        <w:tc>
          <w:tcPr>
            <w:tcW w:w="4500" w:type="dxa"/>
            <w:tcBorders>
              <w:top w:val="single" w:sz="6" w:space="0" w:color="auto"/>
              <w:left w:val="single" w:sz="6" w:space="0" w:color="auto"/>
              <w:bottom w:val="single" w:sz="6" w:space="0" w:color="auto"/>
              <w:right w:val="single" w:sz="6" w:space="0" w:color="auto"/>
            </w:tcBorders>
          </w:tcPr>
          <w:p w14:paraId="7EB246B5" w14:textId="77777777" w:rsidR="2229AB24" w:rsidRDefault="2229AB24" w:rsidP="2229AB24">
            <w:pPr>
              <w:rPr>
                <w:rFonts w:ascii="Aptos" w:eastAsia="Aptos" w:hAnsi="Aptos" w:cs="Aptos"/>
              </w:rPr>
            </w:pPr>
            <w:r>
              <w:t>Citation </w:t>
            </w:r>
          </w:p>
        </w:tc>
        <w:tc>
          <w:tcPr>
            <w:tcW w:w="4500" w:type="dxa"/>
            <w:tcBorders>
              <w:top w:val="single" w:sz="6" w:space="0" w:color="auto"/>
              <w:left w:val="single" w:sz="6" w:space="0" w:color="auto"/>
              <w:bottom w:val="single" w:sz="6" w:space="0" w:color="auto"/>
              <w:right w:val="single" w:sz="6" w:space="0" w:color="auto"/>
            </w:tcBorders>
          </w:tcPr>
          <w:p w14:paraId="184F76E2" w14:textId="29E7C038" w:rsidR="2229AB24" w:rsidRDefault="2229AB24" w:rsidP="2229AB24">
            <w:pPr>
              <w:rPr>
                <w:rFonts w:ascii="Aptos" w:eastAsia="Aptos" w:hAnsi="Aptos" w:cs="Aptos"/>
              </w:rPr>
            </w:pPr>
            <w:del w:id="516" w:author="Bahar Toto" w:date="2025-11-13T15:00:00Z">
              <w:r w:rsidDel="00107E11">
                <w:delText xml:space="preserve">Conn. Gen. Stat. </w:delText>
              </w:r>
            </w:del>
            <w:r>
              <w:t>§§</w:t>
            </w:r>
            <w:del w:id="517" w:author="Bahar Toto" w:date="2025-11-13T22:42:00Z">
              <w:r w:rsidDel="007D38C7">
                <w:delText xml:space="preserve"> </w:delText>
              </w:r>
            </w:del>
            <w:r>
              <w:t>42‑518</w:t>
            </w:r>
            <w:ins w:id="518" w:author="Bahar Toto" w:date="2025-11-13T22:42:00Z">
              <w:r w:rsidR="007D38C7">
                <w:t>-</w:t>
              </w:r>
            </w:ins>
            <w:del w:id="519" w:author="Bahar Toto" w:date="2025-11-13T22:42:00Z">
              <w:r w:rsidDel="007D38C7">
                <w:delText>–</w:delText>
              </w:r>
            </w:del>
            <w:r>
              <w:t>42‑520</w:t>
            </w:r>
            <w:ins w:id="520" w:author="Bahar Toto" w:date="2025-11-13T15:00:00Z">
              <w:r w:rsidR="00107E11">
                <w:t xml:space="preserve"> of the CTDPA</w:t>
              </w:r>
            </w:ins>
          </w:p>
        </w:tc>
      </w:tr>
      <w:tr w:rsidR="2229AB24" w14:paraId="364DF945" w14:textId="77777777" w:rsidTr="2229AB24">
        <w:trPr>
          <w:trHeight w:val="300"/>
        </w:trPr>
        <w:tc>
          <w:tcPr>
            <w:tcW w:w="4500" w:type="dxa"/>
            <w:tcBorders>
              <w:top w:val="single" w:sz="6" w:space="0" w:color="auto"/>
              <w:left w:val="single" w:sz="6" w:space="0" w:color="auto"/>
              <w:bottom w:val="single" w:sz="6" w:space="0" w:color="auto"/>
              <w:right w:val="single" w:sz="6" w:space="0" w:color="auto"/>
            </w:tcBorders>
          </w:tcPr>
          <w:p w14:paraId="2E2F5CC9" w14:textId="77777777" w:rsidR="2229AB24" w:rsidRDefault="2229AB24" w:rsidP="2229AB24">
            <w:pPr>
              <w:rPr>
                <w:rFonts w:ascii="Aptos" w:eastAsia="Aptos" w:hAnsi="Aptos" w:cs="Aptos"/>
              </w:rPr>
            </w:pPr>
            <w:r>
              <w:t xml:space="preserve">Applicable persona </w:t>
            </w:r>
          </w:p>
        </w:tc>
        <w:tc>
          <w:tcPr>
            <w:tcW w:w="4500" w:type="dxa"/>
            <w:tcBorders>
              <w:top w:val="single" w:sz="6" w:space="0" w:color="auto"/>
              <w:left w:val="single" w:sz="6" w:space="0" w:color="auto"/>
              <w:bottom w:val="single" w:sz="6" w:space="0" w:color="auto"/>
              <w:right w:val="single" w:sz="6" w:space="0" w:color="auto"/>
            </w:tcBorders>
          </w:tcPr>
          <w:p w14:paraId="6A0754D2" w14:textId="23087D3D" w:rsidR="2229AB24" w:rsidRDefault="002C6BF0" w:rsidP="2229AB24">
            <w:pPr>
              <w:rPr>
                <w:rFonts w:ascii="Aptos" w:eastAsia="Aptos" w:hAnsi="Aptos" w:cs="Aptos"/>
              </w:rPr>
            </w:pPr>
            <w:r>
              <w:t>Controllers</w:t>
            </w:r>
            <w:del w:id="521" w:author="Bahar Toto" w:date="2025-11-13T22:42:00Z">
              <w:r w:rsidR="0008156E" w:rsidDel="007D38C7">
                <w:delText>.</w:delText>
              </w:r>
              <w:r w:rsidDel="007D38C7">
                <w:delText xml:space="preserve"> </w:delText>
              </w:r>
            </w:del>
          </w:p>
        </w:tc>
      </w:tr>
    </w:tbl>
    <w:p w14:paraId="6860A501" w14:textId="77777777" w:rsidR="2229AB24" w:rsidRDefault="2229AB24" w:rsidP="2229AB24">
      <w:pPr>
        <w:rPr>
          <w:rFonts w:ascii="Aptos" w:eastAsia="Aptos" w:hAnsi="Aptos" w:cs="Aptos"/>
          <w:color w:val="000000" w:themeColor="text1"/>
        </w:rPr>
      </w:pPr>
    </w:p>
    <w:p w14:paraId="5EA70881" w14:textId="77777777" w:rsidR="41A66100" w:rsidRDefault="41A66100" w:rsidP="2229AB24">
      <w:pPr>
        <w:rPr>
          <w:rFonts w:ascii="Aptos" w:eastAsia="Aptos" w:hAnsi="Aptos" w:cs="Aptos"/>
          <w:color w:val="000000" w:themeColor="text1"/>
        </w:rPr>
      </w:pPr>
      <w:r>
        <w:t>5.1.2. Is further processing of personal data allowed? (If yes, please outline the applicable instance e.g., compatible purposes)</w:t>
      </w:r>
    </w:p>
    <w:p w14:paraId="48FE2158" w14:textId="77777777" w:rsidR="2229AB24" w:rsidRDefault="2229AB24" w:rsidP="2229AB24">
      <w:pPr>
        <w:rPr>
          <w:rFonts w:ascii="Aptos" w:eastAsia="Aptos" w:hAnsi="Aptos" w:cs="Aptos"/>
          <w:color w:val="000000" w:themeColor="text1"/>
        </w:rPr>
      </w:pPr>
    </w:p>
    <w:tbl>
      <w:tblPr>
        <w:tblW w:w="0" w:type="auto"/>
        <w:tblBorders>
          <w:top w:val="single" w:sz="6" w:space="0" w:color="auto"/>
          <w:left w:val="single" w:sz="6" w:space="0" w:color="auto"/>
          <w:bottom w:val="single" w:sz="6" w:space="0" w:color="auto"/>
          <w:right w:val="single" w:sz="6" w:space="0" w:color="auto"/>
        </w:tblBorders>
        <w:tblLayout w:type="fixed"/>
        <w:tblLook w:val="04A0" w:firstRow="1" w:lastRow="0" w:firstColumn="1" w:lastColumn="0" w:noHBand="0" w:noVBand="1"/>
      </w:tblPr>
      <w:tblGrid>
        <w:gridCol w:w="4500"/>
        <w:gridCol w:w="4500"/>
      </w:tblGrid>
      <w:tr w:rsidR="2229AB24" w14:paraId="3F90C9E9" w14:textId="77777777" w:rsidTr="2229AB24">
        <w:trPr>
          <w:trHeight w:val="300"/>
        </w:trPr>
        <w:tc>
          <w:tcPr>
            <w:tcW w:w="4500" w:type="dxa"/>
            <w:tcBorders>
              <w:top w:val="single" w:sz="6" w:space="0" w:color="auto"/>
              <w:left w:val="single" w:sz="6" w:space="0" w:color="auto"/>
              <w:bottom w:val="single" w:sz="6" w:space="0" w:color="auto"/>
              <w:right w:val="single" w:sz="6" w:space="0" w:color="auto"/>
            </w:tcBorders>
          </w:tcPr>
          <w:p w14:paraId="5851F6B2" w14:textId="77777777" w:rsidR="2229AB24" w:rsidRPr="00FC6169" w:rsidRDefault="2229AB24" w:rsidP="2229AB24">
            <w:pPr>
              <w:rPr>
                <w:rFonts w:ascii="Aptos" w:eastAsia="Aptos" w:hAnsi="Aptos" w:cs="Aptos"/>
              </w:rPr>
            </w:pPr>
            <w:r w:rsidRPr="00FC6169">
              <w:t>Response </w:t>
            </w:r>
          </w:p>
        </w:tc>
        <w:tc>
          <w:tcPr>
            <w:tcW w:w="4500" w:type="dxa"/>
            <w:tcBorders>
              <w:top w:val="single" w:sz="6" w:space="0" w:color="auto"/>
              <w:left w:val="single" w:sz="6" w:space="0" w:color="auto"/>
              <w:bottom w:val="single" w:sz="6" w:space="0" w:color="auto"/>
              <w:right w:val="single" w:sz="6" w:space="0" w:color="auto"/>
            </w:tcBorders>
          </w:tcPr>
          <w:p w14:paraId="5B7200AD" w14:textId="1EBE4354" w:rsidR="2229AB24" w:rsidRPr="00FC6169" w:rsidRDefault="00404A83" w:rsidP="2229AB24">
            <w:pPr>
              <w:rPr>
                <w:rFonts w:ascii="Aptos" w:eastAsia="Aptos" w:hAnsi="Aptos" w:cs="Aptos"/>
              </w:rPr>
            </w:pPr>
            <w:ins w:id="522" w:author="Bahar Toto" w:date="2025-11-13T22:44:00Z">
              <w:r w:rsidRPr="00FC6169">
                <w:t xml:space="preserve">Yes. Further processing of personal data is allowed if it is </w:t>
              </w:r>
            </w:ins>
            <w:ins w:id="523" w:author="Day Pitney LLP" w:date="2025-12-15T11:13:00Z">
              <w:r w:rsidR="00FC6169" w:rsidRPr="00FC6169">
                <w:rPr>
                  <w:rPrChange w:id="524" w:author="Day Pitney LLP" w:date="2025-12-15T11:13:00Z">
                    <w:rPr>
                      <w:b/>
                      <w:bCs/>
                    </w:rPr>
                  </w:rPrChange>
                </w:rPr>
                <w:t>reasonably necessary for, or compatible with,</w:t>
              </w:r>
              <w:r w:rsidR="00FC6169" w:rsidRPr="00FC6169">
                <w:t xml:space="preserve"> the purposes disclosed to the consumer. Effective July 1, 2026, a controller may not process personal data for any </w:t>
              </w:r>
              <w:r w:rsidR="00FC6169" w:rsidRPr="00FC6169">
                <w:rPr>
                  <w:rPrChange w:id="525" w:author="Day Pitney LLP" w:date="2025-12-15T11:13:00Z">
                    <w:rPr>
                      <w:b/>
                      <w:bCs/>
                    </w:rPr>
                  </w:rPrChange>
                </w:rPr>
                <w:t>material new purpose</w:t>
              </w:r>
              <w:r w:rsidR="00FC6169" w:rsidRPr="00FC6169">
                <w:t xml:space="preserve"> that is neither reasonably necessary to, nor compatible with, the disclosed purposes </w:t>
              </w:r>
              <w:r w:rsidR="00FC6169" w:rsidRPr="00FC6169">
                <w:rPr>
                  <w:rPrChange w:id="526" w:author="Day Pitney LLP" w:date="2025-12-15T11:13:00Z">
                    <w:rPr>
                      <w:b/>
                      <w:bCs/>
                    </w:rPr>
                  </w:rPrChange>
                </w:rPr>
                <w:t>unless the controller obtains the consumer’s consent</w:t>
              </w:r>
              <w:r w:rsidR="00FC6169" w:rsidRPr="00FC6169">
                <w:t>. In assessing compatibility, the controller should consider: (i) the consumer’s reasonable expectations at the time of collection; (ii) the relationship the new purpose bears to the disclosed purposes; (iii) the impact on the consumer; (iv) the relationship between the consumer and controller and the context of collection; and (v) the existence of additional safeguards (e.g., encryption or pseudonymization).</w:t>
              </w:r>
            </w:ins>
            <w:ins w:id="527" w:author="Bahar Toto" w:date="2025-11-13T22:44:00Z">
              <w:del w:id="528" w:author="Day Pitney LLP" w:date="2025-12-15T11:13:00Z">
                <w:r w:rsidRPr="00FC6169" w:rsidDel="00FC6169">
                  <w:delText>compatible with the purposes disclosed to the consumer. If the processing is not compatible, the controller must obtain the consumer’s consent before proceeding.</w:delText>
                </w:r>
              </w:del>
            </w:ins>
            <w:del w:id="529" w:author="Day Pitney LLP" w:date="2025-12-15T11:13:00Z">
              <w:r w:rsidR="2229AB24" w:rsidRPr="00FC6169" w:rsidDel="00FC6169">
                <w:delText>Allowed if compatible with disclosed purposes; otherwise, obtain consent.</w:delText>
              </w:r>
            </w:del>
          </w:p>
        </w:tc>
      </w:tr>
      <w:tr w:rsidR="2229AB24" w14:paraId="401C15C2" w14:textId="77777777" w:rsidTr="2229AB24">
        <w:trPr>
          <w:trHeight w:val="300"/>
        </w:trPr>
        <w:tc>
          <w:tcPr>
            <w:tcW w:w="4500" w:type="dxa"/>
            <w:tcBorders>
              <w:top w:val="single" w:sz="6" w:space="0" w:color="auto"/>
              <w:left w:val="single" w:sz="6" w:space="0" w:color="auto"/>
              <w:bottom w:val="single" w:sz="6" w:space="0" w:color="auto"/>
              <w:right w:val="single" w:sz="6" w:space="0" w:color="auto"/>
            </w:tcBorders>
          </w:tcPr>
          <w:p w14:paraId="309EBA0D" w14:textId="77777777" w:rsidR="2229AB24" w:rsidRDefault="2229AB24" w:rsidP="2229AB24">
            <w:pPr>
              <w:rPr>
                <w:rFonts w:ascii="Aptos" w:eastAsia="Aptos" w:hAnsi="Aptos" w:cs="Aptos"/>
              </w:rPr>
            </w:pPr>
            <w:r>
              <w:t>Citation </w:t>
            </w:r>
          </w:p>
        </w:tc>
        <w:tc>
          <w:tcPr>
            <w:tcW w:w="4500" w:type="dxa"/>
            <w:tcBorders>
              <w:top w:val="single" w:sz="6" w:space="0" w:color="auto"/>
              <w:left w:val="single" w:sz="6" w:space="0" w:color="auto"/>
              <w:bottom w:val="single" w:sz="6" w:space="0" w:color="auto"/>
              <w:right w:val="single" w:sz="6" w:space="0" w:color="auto"/>
            </w:tcBorders>
          </w:tcPr>
          <w:p w14:paraId="5454465C" w14:textId="24374223" w:rsidR="2229AB24" w:rsidRDefault="2229AB24" w:rsidP="002C6BF0">
            <w:pPr>
              <w:tabs>
                <w:tab w:val="left" w:pos="990"/>
              </w:tabs>
              <w:rPr>
                <w:rFonts w:ascii="Aptos" w:eastAsia="Aptos" w:hAnsi="Aptos" w:cs="Aptos"/>
              </w:rPr>
            </w:pPr>
            <w:del w:id="530" w:author="Bahar Toto" w:date="2025-11-13T15:01:00Z">
              <w:r w:rsidDel="00107E11">
                <w:delText xml:space="preserve">Conn. Gen. Stat. </w:delText>
              </w:r>
            </w:del>
            <w:r>
              <w:t>§ 42‑520(a)(2)</w:t>
            </w:r>
            <w:ins w:id="531" w:author="Bahar Toto" w:date="2025-11-13T15:01:00Z">
              <w:r w:rsidR="00107E11">
                <w:t xml:space="preserve"> of the CTDPA</w:t>
              </w:r>
            </w:ins>
          </w:p>
        </w:tc>
      </w:tr>
      <w:tr w:rsidR="2229AB24" w14:paraId="2851B614" w14:textId="77777777" w:rsidTr="2229AB24">
        <w:trPr>
          <w:trHeight w:val="300"/>
        </w:trPr>
        <w:tc>
          <w:tcPr>
            <w:tcW w:w="4500" w:type="dxa"/>
            <w:tcBorders>
              <w:top w:val="single" w:sz="6" w:space="0" w:color="auto"/>
              <w:left w:val="single" w:sz="6" w:space="0" w:color="auto"/>
              <w:bottom w:val="single" w:sz="6" w:space="0" w:color="auto"/>
              <w:right w:val="single" w:sz="6" w:space="0" w:color="auto"/>
            </w:tcBorders>
          </w:tcPr>
          <w:p w14:paraId="107B8141" w14:textId="77777777" w:rsidR="2229AB24" w:rsidRDefault="2229AB24" w:rsidP="2229AB24">
            <w:pPr>
              <w:rPr>
                <w:rFonts w:ascii="Aptos" w:eastAsia="Aptos" w:hAnsi="Aptos" w:cs="Aptos"/>
              </w:rPr>
            </w:pPr>
            <w:r>
              <w:t xml:space="preserve">Applicable persona </w:t>
            </w:r>
          </w:p>
        </w:tc>
        <w:tc>
          <w:tcPr>
            <w:tcW w:w="4500" w:type="dxa"/>
            <w:tcBorders>
              <w:top w:val="single" w:sz="6" w:space="0" w:color="auto"/>
              <w:left w:val="single" w:sz="6" w:space="0" w:color="auto"/>
              <w:bottom w:val="single" w:sz="6" w:space="0" w:color="auto"/>
              <w:right w:val="single" w:sz="6" w:space="0" w:color="auto"/>
            </w:tcBorders>
          </w:tcPr>
          <w:p w14:paraId="6D1A62EB" w14:textId="53DEBD14" w:rsidR="2229AB24" w:rsidRDefault="002C6BF0" w:rsidP="2229AB24">
            <w:pPr>
              <w:rPr>
                <w:rFonts w:ascii="Aptos" w:eastAsia="Aptos" w:hAnsi="Aptos" w:cs="Aptos"/>
              </w:rPr>
            </w:pPr>
            <w:r>
              <w:t>Controllers and processors</w:t>
            </w:r>
            <w:del w:id="532" w:author="Bahar Toto" w:date="2025-11-13T22:44:00Z">
              <w:r w:rsidR="0008156E" w:rsidDel="00404A83">
                <w:delText>.</w:delText>
              </w:r>
            </w:del>
          </w:p>
        </w:tc>
      </w:tr>
    </w:tbl>
    <w:p w14:paraId="61C2D589" w14:textId="77777777" w:rsidR="2229AB24" w:rsidRDefault="2229AB24" w:rsidP="2229AB24">
      <w:pPr>
        <w:rPr>
          <w:rFonts w:ascii="Aptos" w:eastAsia="Aptos" w:hAnsi="Aptos" w:cs="Aptos"/>
          <w:color w:val="000000" w:themeColor="text1"/>
        </w:rPr>
      </w:pPr>
    </w:p>
    <w:p w14:paraId="0A86D26C" w14:textId="77777777" w:rsidR="2229AB24" w:rsidRDefault="2229AB24" w:rsidP="2229AB24">
      <w:pPr>
        <w:rPr>
          <w:rFonts w:ascii="Aptos" w:eastAsia="Aptos" w:hAnsi="Aptos" w:cs="Aptos"/>
          <w:color w:val="000000" w:themeColor="text1"/>
        </w:rPr>
      </w:pPr>
    </w:p>
    <w:p w14:paraId="7143310E" w14:textId="77777777" w:rsidR="41A66100" w:rsidRDefault="41A66100" w:rsidP="2229AB24">
      <w:pPr>
        <w:rPr>
          <w:rFonts w:ascii="Aptos" w:eastAsia="Aptos" w:hAnsi="Aptos" w:cs="Aptos"/>
          <w:color w:val="000000" w:themeColor="text1"/>
        </w:rPr>
      </w:pPr>
      <w:r>
        <w:t xml:space="preserve">5.2. </w:t>
      </w:r>
      <w:commentRangeStart w:id="533"/>
      <w:commentRangeStart w:id="534"/>
      <w:r>
        <w:t xml:space="preserve">Consent </w:t>
      </w:r>
      <w:commentRangeEnd w:id="533"/>
      <w:r w:rsidR="00FC21EF">
        <w:rPr>
          <w:rStyle w:val="CommentReference"/>
          <w:rFonts w:ascii="Aptos" w:eastAsia="Aptos" w:hAnsi="Aptos" w:cs="Aptos"/>
          <w:color w:val="000000" w:themeColor="text1"/>
          <w:sz w:val="24"/>
          <w:szCs w:val="24"/>
        </w:rPr>
        <w:commentReference w:id="533"/>
      </w:r>
      <w:commentRangeEnd w:id="534"/>
      <w:r w:rsidR="00A55C6E">
        <w:rPr>
          <w:rStyle w:val="CommentReference"/>
          <w:rFonts w:ascii="Aptos" w:eastAsia="Aptos" w:hAnsi="Aptos" w:cs="Aptos"/>
          <w:color w:val="000000" w:themeColor="text1"/>
          <w:sz w:val="24"/>
          <w:szCs w:val="24"/>
        </w:rPr>
        <w:commentReference w:id="534"/>
      </w:r>
    </w:p>
    <w:p w14:paraId="39BDCC4A" w14:textId="77777777" w:rsidR="2229AB24" w:rsidRDefault="2229AB24" w:rsidP="2229AB24">
      <w:pPr>
        <w:rPr>
          <w:rFonts w:ascii="Aptos" w:eastAsia="Aptos" w:hAnsi="Aptos" w:cs="Aptos"/>
          <w:color w:val="000000" w:themeColor="text1"/>
        </w:rPr>
      </w:pPr>
    </w:p>
    <w:p w14:paraId="4153036E" w14:textId="77777777" w:rsidR="41A66100" w:rsidRDefault="41A66100" w:rsidP="2229AB24">
      <w:pPr>
        <w:rPr>
          <w:rFonts w:ascii="Aptos" w:eastAsia="Aptos" w:hAnsi="Aptos" w:cs="Aptos"/>
          <w:color w:val="000000" w:themeColor="text1"/>
        </w:rPr>
      </w:pPr>
      <w:r>
        <w:t xml:space="preserve">5.2.1. Can personal data be processed on the basis of consent? </w:t>
      </w:r>
    </w:p>
    <w:p w14:paraId="28B776EB" w14:textId="77777777" w:rsidR="2229AB24" w:rsidRDefault="2229AB24" w:rsidP="2229AB24">
      <w:pPr>
        <w:rPr>
          <w:rFonts w:ascii="Aptos" w:eastAsia="Aptos" w:hAnsi="Aptos" w:cs="Aptos"/>
          <w:color w:val="000000" w:themeColor="text1"/>
        </w:rPr>
      </w:pPr>
    </w:p>
    <w:tbl>
      <w:tblPr>
        <w:tblW w:w="0" w:type="auto"/>
        <w:tblBorders>
          <w:top w:val="single" w:sz="6" w:space="0" w:color="auto"/>
          <w:left w:val="single" w:sz="6" w:space="0" w:color="auto"/>
          <w:bottom w:val="single" w:sz="6" w:space="0" w:color="auto"/>
          <w:right w:val="single" w:sz="6" w:space="0" w:color="auto"/>
        </w:tblBorders>
        <w:tblLayout w:type="fixed"/>
        <w:tblLook w:val="04A0" w:firstRow="1" w:lastRow="0" w:firstColumn="1" w:lastColumn="0" w:noHBand="0" w:noVBand="1"/>
      </w:tblPr>
      <w:tblGrid>
        <w:gridCol w:w="4500"/>
        <w:gridCol w:w="4500"/>
      </w:tblGrid>
      <w:tr w:rsidR="2229AB24" w14:paraId="74F7CEF9" w14:textId="77777777" w:rsidTr="2229AB24">
        <w:trPr>
          <w:trHeight w:val="300"/>
        </w:trPr>
        <w:tc>
          <w:tcPr>
            <w:tcW w:w="4500" w:type="dxa"/>
            <w:tcBorders>
              <w:top w:val="single" w:sz="6" w:space="0" w:color="auto"/>
              <w:left w:val="single" w:sz="6" w:space="0" w:color="auto"/>
              <w:bottom w:val="single" w:sz="6" w:space="0" w:color="auto"/>
              <w:right w:val="single" w:sz="6" w:space="0" w:color="auto"/>
            </w:tcBorders>
          </w:tcPr>
          <w:p w14:paraId="2159D4B0" w14:textId="77777777" w:rsidR="2229AB24" w:rsidRDefault="2229AB24" w:rsidP="2229AB24">
            <w:pPr>
              <w:rPr>
                <w:rFonts w:ascii="Aptos" w:eastAsia="Aptos" w:hAnsi="Aptos" w:cs="Aptos"/>
              </w:rPr>
            </w:pPr>
            <w:r>
              <w:t>Response </w:t>
            </w:r>
          </w:p>
        </w:tc>
        <w:tc>
          <w:tcPr>
            <w:tcW w:w="4500" w:type="dxa"/>
            <w:tcBorders>
              <w:top w:val="single" w:sz="6" w:space="0" w:color="auto"/>
              <w:left w:val="single" w:sz="6" w:space="0" w:color="auto"/>
              <w:bottom w:val="single" w:sz="6" w:space="0" w:color="auto"/>
              <w:right w:val="single" w:sz="6" w:space="0" w:color="auto"/>
            </w:tcBorders>
          </w:tcPr>
          <w:p w14:paraId="0E412A13" w14:textId="75FA7D29" w:rsidR="2229AB24" w:rsidRDefault="2229AB24" w:rsidP="2229AB24">
            <w:pPr>
              <w:rPr>
                <w:rFonts w:ascii="Aptos" w:eastAsia="Aptos" w:hAnsi="Aptos" w:cs="Aptos"/>
              </w:rPr>
            </w:pPr>
            <w:r>
              <w:t xml:space="preserve">Yes, and </w:t>
            </w:r>
            <w:ins w:id="535" w:author="Bahar Toto" w:date="2025-11-13T22:44:00Z">
              <w:r w:rsidR="00404A83">
                <w:t xml:space="preserve">it </w:t>
              </w:r>
            </w:ins>
            <w:r>
              <w:t xml:space="preserve">is required in certain instances for sensitive data and the processing of certain personal data of minors. </w:t>
            </w:r>
          </w:p>
        </w:tc>
      </w:tr>
      <w:tr w:rsidR="2229AB24" w:rsidRPr="00107E11" w14:paraId="789B4CDB" w14:textId="77777777" w:rsidTr="2229AB24">
        <w:trPr>
          <w:trHeight w:val="300"/>
        </w:trPr>
        <w:tc>
          <w:tcPr>
            <w:tcW w:w="4500" w:type="dxa"/>
            <w:tcBorders>
              <w:top w:val="single" w:sz="6" w:space="0" w:color="auto"/>
              <w:left w:val="single" w:sz="6" w:space="0" w:color="auto"/>
              <w:bottom w:val="single" w:sz="6" w:space="0" w:color="auto"/>
              <w:right w:val="single" w:sz="6" w:space="0" w:color="auto"/>
            </w:tcBorders>
          </w:tcPr>
          <w:p w14:paraId="61CC2FE0" w14:textId="77777777" w:rsidR="2229AB24" w:rsidRDefault="2229AB24" w:rsidP="2229AB24">
            <w:pPr>
              <w:rPr>
                <w:rFonts w:ascii="Aptos" w:eastAsia="Aptos" w:hAnsi="Aptos" w:cs="Aptos"/>
              </w:rPr>
            </w:pPr>
            <w:r>
              <w:t>Citation </w:t>
            </w:r>
          </w:p>
        </w:tc>
        <w:tc>
          <w:tcPr>
            <w:tcW w:w="4500" w:type="dxa"/>
            <w:tcBorders>
              <w:top w:val="single" w:sz="6" w:space="0" w:color="auto"/>
              <w:left w:val="single" w:sz="6" w:space="0" w:color="auto"/>
              <w:bottom w:val="single" w:sz="6" w:space="0" w:color="auto"/>
              <w:right w:val="single" w:sz="6" w:space="0" w:color="auto"/>
            </w:tcBorders>
          </w:tcPr>
          <w:p w14:paraId="7155834E" w14:textId="1174D917" w:rsidR="2229AB24" w:rsidRPr="00107E11" w:rsidRDefault="2229AB24" w:rsidP="2229AB24">
            <w:pPr>
              <w:rPr>
                <w:rFonts w:ascii="Aptos" w:eastAsia="Aptos" w:hAnsi="Aptos" w:cs="Aptos"/>
                <w:rPrChange w:id="536" w:author="Bahar Toto" w:date="2025-11-13T15:01:00Z">
                  <w:rPr>
                    <w:rFonts w:ascii="Aptos" w:eastAsia="Aptos" w:hAnsi="Aptos" w:cs="Aptos"/>
                    <w:lang w:val="it-IT"/>
                  </w:rPr>
                </w:rPrChange>
              </w:rPr>
            </w:pPr>
            <w:del w:id="537" w:author="Bahar Toto" w:date="2025-11-13T15:01:00Z">
              <w:r w:rsidRPr="00107E11" w:rsidDel="00107E11">
                <w:rPr>
                  <w:rPrChange w:id="538" w:author="Bahar Toto" w:date="2025-11-13T15:01:00Z">
                    <w:rPr>
                      <w:lang w:val="it-IT"/>
                    </w:rPr>
                  </w:rPrChange>
                </w:rPr>
                <w:delText xml:space="preserve">Conn. Gen. Stat. </w:delText>
              </w:r>
            </w:del>
            <w:ins w:id="539" w:author="Bahar Toto" w:date="2025-11-13T22:45:00Z">
              <w:r w:rsidR="00404A83" w:rsidRPr="009C01DB">
                <w:t>§</w:t>
              </w:r>
            </w:ins>
            <w:r w:rsidRPr="00107E11">
              <w:rPr>
                <w:rPrChange w:id="540" w:author="Bahar Toto" w:date="2025-11-13T15:01:00Z">
                  <w:rPr>
                    <w:lang w:val="it-IT"/>
                  </w:rPr>
                </w:rPrChange>
              </w:rPr>
              <w:t>§</w:t>
            </w:r>
            <w:del w:id="541" w:author="Bahar Toto" w:date="2025-11-13T22:45:00Z">
              <w:r w:rsidRPr="00107E11" w:rsidDel="00404A83">
                <w:rPr>
                  <w:rPrChange w:id="542" w:author="Bahar Toto" w:date="2025-11-13T15:01:00Z">
                    <w:rPr>
                      <w:lang w:val="it-IT"/>
                    </w:rPr>
                  </w:rPrChange>
                </w:rPr>
                <w:delText xml:space="preserve"> </w:delText>
              </w:r>
            </w:del>
            <w:r w:rsidRPr="00107E11">
              <w:rPr>
                <w:rPrChange w:id="543" w:author="Bahar Toto" w:date="2025-11-13T15:01:00Z">
                  <w:rPr>
                    <w:lang w:val="it-IT"/>
                  </w:rPr>
                </w:rPrChange>
              </w:rPr>
              <w:t>42‑520(a)(7)</w:t>
            </w:r>
            <w:ins w:id="544" w:author="Bahar Toto" w:date="2025-11-13T22:45:00Z">
              <w:r w:rsidR="006E7466">
                <w:t xml:space="preserve"> and</w:t>
              </w:r>
            </w:ins>
            <w:del w:id="545" w:author="Bahar Toto" w:date="2025-11-13T22:45:00Z">
              <w:r w:rsidRPr="00107E11" w:rsidDel="006E7466">
                <w:rPr>
                  <w:rPrChange w:id="546" w:author="Bahar Toto" w:date="2025-11-13T15:01:00Z">
                    <w:rPr>
                      <w:lang w:val="it-IT"/>
                    </w:rPr>
                  </w:rPrChange>
                </w:rPr>
                <w:delText xml:space="preserve">, </w:delText>
              </w:r>
            </w:del>
            <w:ins w:id="547" w:author="Bahar Toto" w:date="2025-11-13T22:45:00Z">
              <w:r w:rsidR="00404A83" w:rsidRPr="009C01DB">
                <w:t>42</w:t>
              </w:r>
              <w:r w:rsidR="00404A83" w:rsidRPr="009C01DB">
                <w:rPr>
                  <w:rFonts w:ascii="Cambria Math" w:hAnsi="Cambria Math" w:cs="Cambria Math"/>
                </w:rPr>
                <w:t>‑</w:t>
              </w:r>
              <w:r w:rsidR="00404A83" w:rsidRPr="009C01DB">
                <w:t>520</w:t>
              </w:r>
            </w:ins>
            <w:r w:rsidRPr="00107E11">
              <w:rPr>
                <w:rPrChange w:id="548" w:author="Bahar Toto" w:date="2025-11-13T15:01:00Z">
                  <w:rPr>
                    <w:lang w:val="it-IT"/>
                  </w:rPr>
                </w:rPrChange>
              </w:rPr>
              <w:t>(d)</w:t>
            </w:r>
            <w:ins w:id="549" w:author="Bahar Toto" w:date="2025-11-13T15:01:00Z">
              <w:r w:rsidR="00107E11" w:rsidRPr="00107E11">
                <w:rPr>
                  <w:rPrChange w:id="550" w:author="Bahar Toto" w:date="2025-11-13T15:01:00Z">
                    <w:rPr>
                      <w:lang w:val="it-IT"/>
                    </w:rPr>
                  </w:rPrChange>
                </w:rPr>
                <w:t xml:space="preserve"> </w:t>
              </w:r>
              <w:r w:rsidR="00107E11">
                <w:t>of the CTDPA</w:t>
              </w:r>
            </w:ins>
          </w:p>
        </w:tc>
      </w:tr>
      <w:tr w:rsidR="2229AB24" w14:paraId="3691636B" w14:textId="77777777" w:rsidTr="2229AB24">
        <w:trPr>
          <w:trHeight w:val="300"/>
        </w:trPr>
        <w:tc>
          <w:tcPr>
            <w:tcW w:w="4500" w:type="dxa"/>
            <w:tcBorders>
              <w:top w:val="single" w:sz="6" w:space="0" w:color="auto"/>
              <w:left w:val="single" w:sz="6" w:space="0" w:color="auto"/>
              <w:bottom w:val="single" w:sz="6" w:space="0" w:color="auto"/>
              <w:right w:val="single" w:sz="6" w:space="0" w:color="auto"/>
            </w:tcBorders>
          </w:tcPr>
          <w:p w14:paraId="78E061C5" w14:textId="77777777" w:rsidR="2229AB24" w:rsidRDefault="2229AB24" w:rsidP="2229AB24">
            <w:pPr>
              <w:rPr>
                <w:rFonts w:ascii="Aptos" w:eastAsia="Aptos" w:hAnsi="Aptos" w:cs="Aptos"/>
              </w:rPr>
            </w:pPr>
            <w:r>
              <w:t xml:space="preserve">Applicable persona </w:t>
            </w:r>
          </w:p>
        </w:tc>
        <w:tc>
          <w:tcPr>
            <w:tcW w:w="4500" w:type="dxa"/>
            <w:tcBorders>
              <w:top w:val="single" w:sz="6" w:space="0" w:color="auto"/>
              <w:left w:val="single" w:sz="6" w:space="0" w:color="auto"/>
              <w:bottom w:val="single" w:sz="6" w:space="0" w:color="auto"/>
              <w:right w:val="single" w:sz="6" w:space="0" w:color="auto"/>
            </w:tcBorders>
          </w:tcPr>
          <w:p w14:paraId="5313B847" w14:textId="32CB9899" w:rsidR="2229AB24" w:rsidRDefault="002C6BF0" w:rsidP="2229AB24">
            <w:pPr>
              <w:rPr>
                <w:rFonts w:ascii="Aptos" w:eastAsia="Aptos" w:hAnsi="Aptos" w:cs="Aptos"/>
              </w:rPr>
            </w:pPr>
            <w:r>
              <w:t>Controllers</w:t>
            </w:r>
            <w:r w:rsidR="0008156E">
              <w:t>.</w:t>
            </w:r>
            <w:del w:id="551" w:author="Bahar Toto" w:date="2025-11-13T22:44:00Z">
              <w:r w:rsidDel="00404A83">
                <w:delText xml:space="preserve"> </w:delText>
              </w:r>
            </w:del>
          </w:p>
        </w:tc>
      </w:tr>
    </w:tbl>
    <w:p w14:paraId="029FE1BB" w14:textId="77777777" w:rsidR="2229AB24" w:rsidRDefault="2229AB24" w:rsidP="2229AB24">
      <w:pPr>
        <w:rPr>
          <w:rFonts w:ascii="Aptos" w:eastAsia="Aptos" w:hAnsi="Aptos" w:cs="Aptos"/>
          <w:color w:val="000000" w:themeColor="text1"/>
        </w:rPr>
      </w:pPr>
    </w:p>
    <w:p w14:paraId="4AA37EF3" w14:textId="77777777" w:rsidR="41A66100" w:rsidRDefault="41A66100" w:rsidP="2229AB24">
      <w:pPr>
        <w:rPr>
          <w:rFonts w:ascii="Aptos" w:eastAsia="Aptos" w:hAnsi="Aptos" w:cs="Aptos"/>
          <w:color w:val="000000" w:themeColor="text1"/>
        </w:rPr>
      </w:pPr>
      <w:r>
        <w:t xml:space="preserve">5.2.2. How is 'consent' defined? </w:t>
      </w:r>
    </w:p>
    <w:p w14:paraId="7D4A1D12" w14:textId="77777777" w:rsidR="2229AB24" w:rsidRDefault="2229AB24" w:rsidP="2229AB24">
      <w:pPr>
        <w:rPr>
          <w:rFonts w:ascii="Aptos" w:eastAsia="Aptos" w:hAnsi="Aptos" w:cs="Aptos"/>
          <w:color w:val="000000" w:themeColor="text1"/>
        </w:rPr>
      </w:pPr>
    </w:p>
    <w:tbl>
      <w:tblPr>
        <w:tblW w:w="0" w:type="auto"/>
        <w:tblBorders>
          <w:top w:val="single" w:sz="6" w:space="0" w:color="auto"/>
          <w:left w:val="single" w:sz="6" w:space="0" w:color="auto"/>
          <w:bottom w:val="single" w:sz="6" w:space="0" w:color="auto"/>
          <w:right w:val="single" w:sz="6" w:space="0" w:color="auto"/>
        </w:tblBorders>
        <w:tblLayout w:type="fixed"/>
        <w:tblLook w:val="04A0" w:firstRow="1" w:lastRow="0" w:firstColumn="1" w:lastColumn="0" w:noHBand="0" w:noVBand="1"/>
      </w:tblPr>
      <w:tblGrid>
        <w:gridCol w:w="4500"/>
        <w:gridCol w:w="4500"/>
      </w:tblGrid>
      <w:tr w:rsidR="2229AB24" w14:paraId="6022DDA9" w14:textId="77777777" w:rsidTr="2229AB24">
        <w:trPr>
          <w:trHeight w:val="300"/>
        </w:trPr>
        <w:tc>
          <w:tcPr>
            <w:tcW w:w="4500" w:type="dxa"/>
            <w:tcBorders>
              <w:top w:val="single" w:sz="6" w:space="0" w:color="auto"/>
              <w:left w:val="single" w:sz="6" w:space="0" w:color="auto"/>
              <w:bottom w:val="single" w:sz="6" w:space="0" w:color="auto"/>
              <w:right w:val="single" w:sz="6" w:space="0" w:color="auto"/>
            </w:tcBorders>
          </w:tcPr>
          <w:p w14:paraId="1F4A48DB" w14:textId="77777777" w:rsidR="2229AB24" w:rsidRDefault="2229AB24" w:rsidP="2229AB24">
            <w:pPr>
              <w:rPr>
                <w:rFonts w:ascii="Aptos" w:eastAsia="Aptos" w:hAnsi="Aptos" w:cs="Aptos"/>
              </w:rPr>
            </w:pPr>
            <w:r>
              <w:t>Response </w:t>
            </w:r>
          </w:p>
        </w:tc>
        <w:tc>
          <w:tcPr>
            <w:tcW w:w="4500" w:type="dxa"/>
            <w:tcBorders>
              <w:top w:val="single" w:sz="6" w:space="0" w:color="auto"/>
              <w:left w:val="single" w:sz="6" w:space="0" w:color="auto"/>
              <w:bottom w:val="single" w:sz="6" w:space="0" w:color="auto"/>
              <w:right w:val="single" w:sz="6" w:space="0" w:color="auto"/>
            </w:tcBorders>
          </w:tcPr>
          <w:p w14:paraId="08D034E8" w14:textId="77777777" w:rsidR="006E7466" w:rsidRDefault="002E4045" w:rsidP="2229AB24">
            <w:pPr>
              <w:rPr>
                <w:ins w:id="552" w:author="Bahar Toto" w:date="2025-11-13T22:46:00Z"/>
              </w:rPr>
            </w:pPr>
            <w:r>
              <w:t>A</w:t>
            </w:r>
            <w:r w:rsidR="2229AB24">
              <w:t xml:space="preserve"> clear affirmative act signifying a consumer's freely given, specific, informed</w:t>
            </w:r>
            <w:ins w:id="553" w:author="Bahar Toto" w:date="2025-11-13T22:45:00Z">
              <w:r w:rsidR="006E7466">
                <w:t>,</w:t>
              </w:r>
            </w:ins>
            <w:r w:rsidR="2229AB24">
              <w:t xml:space="preserve"> and unambiguous agreement to allow the processing of personal data relating to the consumer. </w:t>
            </w:r>
            <w:ins w:id="554" w:author="Bahar Toto" w:date="2025-11-13T22:45:00Z">
              <w:r w:rsidR="006E7466">
                <w:t>'</w:t>
              </w:r>
            </w:ins>
            <w:del w:id="555" w:author="Bahar Toto" w:date="2025-11-13T22:45:00Z">
              <w:r w:rsidR="2229AB24" w:rsidDel="006E7466">
                <w:delText>“</w:delText>
              </w:r>
            </w:del>
            <w:r w:rsidR="2229AB24">
              <w:t>Consent</w:t>
            </w:r>
            <w:ins w:id="556" w:author="Bahar Toto" w:date="2025-11-13T22:45:00Z">
              <w:r w:rsidR="006E7466">
                <w:t>'</w:t>
              </w:r>
            </w:ins>
            <w:del w:id="557" w:author="Bahar Toto" w:date="2025-11-13T22:45:00Z">
              <w:r w:rsidR="2229AB24" w:rsidDel="006E7466">
                <w:delText>”</w:delText>
              </w:r>
            </w:del>
            <w:r w:rsidR="2229AB24">
              <w:t xml:space="preserve"> may include a written statement, including by electronic means, or any other unambiguous affirmative action. </w:t>
            </w:r>
            <w:ins w:id="558" w:author="Bahar Toto" w:date="2025-11-13T22:45:00Z">
              <w:r w:rsidR="006E7466">
                <w:t>'</w:t>
              </w:r>
            </w:ins>
            <w:del w:id="559" w:author="Bahar Toto" w:date="2025-11-13T22:45:00Z">
              <w:r w:rsidR="2229AB24" w:rsidDel="006E7466">
                <w:delText>“</w:delText>
              </w:r>
            </w:del>
            <w:r w:rsidR="2229AB24">
              <w:t>Consent</w:t>
            </w:r>
            <w:ins w:id="560" w:author="Bahar Toto" w:date="2025-11-13T22:46:00Z">
              <w:r w:rsidR="006E7466">
                <w:t>'</w:t>
              </w:r>
            </w:ins>
            <w:del w:id="561" w:author="Bahar Toto" w:date="2025-11-13T22:46:00Z">
              <w:r w:rsidR="2229AB24" w:rsidDel="006E7466">
                <w:delText>”</w:delText>
              </w:r>
            </w:del>
            <w:r w:rsidR="2229AB24">
              <w:t xml:space="preserve"> does not include</w:t>
            </w:r>
            <w:ins w:id="562" w:author="Bahar Toto" w:date="2025-11-13T22:46:00Z">
              <w:r w:rsidR="006E7466">
                <w:t>:</w:t>
              </w:r>
            </w:ins>
            <w:del w:id="563" w:author="Bahar Toto" w:date="2025-11-13T22:46:00Z">
              <w:r w:rsidR="2229AB24" w:rsidDel="006E7466">
                <w:delText xml:space="preserve"> (A)</w:delText>
              </w:r>
            </w:del>
          </w:p>
          <w:p w14:paraId="7628C025" w14:textId="77777777" w:rsidR="006E7466" w:rsidRDefault="2229AB24">
            <w:pPr>
              <w:pStyle w:val="ListParagraph"/>
              <w:numPr>
                <w:ilvl w:val="0"/>
                <w:numId w:val="47"/>
              </w:numPr>
              <w:rPr>
                <w:ins w:id="564" w:author="Bahar Toto" w:date="2025-11-13T22:46:00Z"/>
              </w:rPr>
              <w:pPrChange w:id="565" w:author="Bahar Toto" w:date="2025-11-13T22:46:00Z">
                <w:pPr/>
              </w:pPrChange>
            </w:pPr>
            <w:del w:id="566" w:author="Bahar Toto" w:date="2025-11-13T22:46:00Z">
              <w:r w:rsidDel="006E7466">
                <w:delText xml:space="preserve"> </w:delText>
              </w:r>
            </w:del>
            <w:r>
              <w:t>acceptance of general or broad terms of use or a similar document that contains descriptions of personal data processing along with other, unrelated information</w:t>
            </w:r>
            <w:ins w:id="567" w:author="Bahar Toto" w:date="2025-11-13T22:46:00Z">
              <w:r w:rsidR="006E7466">
                <w:t>;</w:t>
              </w:r>
            </w:ins>
          </w:p>
          <w:p w14:paraId="35244970" w14:textId="77777777" w:rsidR="006E7466" w:rsidRDefault="2229AB24">
            <w:pPr>
              <w:pStyle w:val="ListParagraph"/>
              <w:numPr>
                <w:ilvl w:val="0"/>
                <w:numId w:val="47"/>
              </w:numPr>
              <w:rPr>
                <w:ins w:id="568" w:author="Bahar Toto" w:date="2025-11-13T22:46:00Z"/>
              </w:rPr>
              <w:pPrChange w:id="569" w:author="Bahar Toto" w:date="2025-11-13T22:46:00Z">
                <w:pPr/>
              </w:pPrChange>
            </w:pPr>
            <w:del w:id="570" w:author="Bahar Toto" w:date="2025-11-13T22:46:00Z">
              <w:r w:rsidDel="006E7466">
                <w:delText xml:space="preserve">, (B) </w:delText>
              </w:r>
            </w:del>
            <w:r>
              <w:t>hovering over, muting, pausing or closing a given piece of content</w:t>
            </w:r>
            <w:del w:id="571" w:author="Bahar Toto" w:date="2025-11-13T22:46:00Z">
              <w:r w:rsidDel="006E7466">
                <w:delText>,</w:delText>
              </w:r>
            </w:del>
            <w:ins w:id="572" w:author="Bahar Toto" w:date="2025-11-13T22:46:00Z">
              <w:r w:rsidR="006E7466">
                <w:t>;</w:t>
              </w:r>
            </w:ins>
            <w:r>
              <w:t xml:space="preserve"> or</w:t>
            </w:r>
            <w:del w:id="573" w:author="Bahar Toto" w:date="2025-11-13T22:46:00Z">
              <w:r w:rsidDel="006E7466">
                <w:delText xml:space="preserve"> (C) </w:delText>
              </w:r>
            </w:del>
          </w:p>
          <w:p w14:paraId="7FD9C336" w14:textId="26235944" w:rsidR="2229AB24" w:rsidRPr="006E7466" w:rsidRDefault="2229AB24">
            <w:pPr>
              <w:pStyle w:val="ListParagraph"/>
              <w:numPr>
                <w:ilvl w:val="0"/>
                <w:numId w:val="47"/>
              </w:numPr>
              <w:rPr>
                <w:rFonts w:ascii="Aptos" w:eastAsia="Aptos" w:hAnsi="Aptos" w:cs="Aptos"/>
              </w:rPr>
              <w:pPrChange w:id="574" w:author="Bahar Toto" w:date="2025-11-13T22:46:00Z">
                <w:pPr/>
              </w:pPrChange>
            </w:pPr>
            <w:r>
              <w:t>agreement obtained through the use of dark patterns.</w:t>
            </w:r>
          </w:p>
        </w:tc>
      </w:tr>
      <w:tr w:rsidR="2229AB24" w14:paraId="19CF0B0D" w14:textId="77777777" w:rsidTr="2229AB24">
        <w:trPr>
          <w:trHeight w:val="300"/>
        </w:trPr>
        <w:tc>
          <w:tcPr>
            <w:tcW w:w="4500" w:type="dxa"/>
            <w:tcBorders>
              <w:top w:val="single" w:sz="6" w:space="0" w:color="auto"/>
              <w:left w:val="single" w:sz="6" w:space="0" w:color="auto"/>
              <w:bottom w:val="single" w:sz="6" w:space="0" w:color="auto"/>
              <w:right w:val="single" w:sz="6" w:space="0" w:color="auto"/>
            </w:tcBorders>
          </w:tcPr>
          <w:p w14:paraId="349E7DBA" w14:textId="77777777" w:rsidR="2229AB24" w:rsidRDefault="2229AB24" w:rsidP="2229AB24">
            <w:pPr>
              <w:rPr>
                <w:rFonts w:ascii="Aptos" w:eastAsia="Aptos" w:hAnsi="Aptos" w:cs="Aptos"/>
              </w:rPr>
            </w:pPr>
            <w:r>
              <w:t>Citation </w:t>
            </w:r>
          </w:p>
        </w:tc>
        <w:tc>
          <w:tcPr>
            <w:tcW w:w="4500" w:type="dxa"/>
            <w:tcBorders>
              <w:top w:val="single" w:sz="6" w:space="0" w:color="auto"/>
              <w:left w:val="single" w:sz="6" w:space="0" w:color="auto"/>
              <w:bottom w:val="single" w:sz="6" w:space="0" w:color="auto"/>
              <w:right w:val="single" w:sz="6" w:space="0" w:color="auto"/>
            </w:tcBorders>
          </w:tcPr>
          <w:p w14:paraId="3F4A2089" w14:textId="4518FE57" w:rsidR="2229AB24" w:rsidRDefault="2229AB24" w:rsidP="2229AB24">
            <w:pPr>
              <w:rPr>
                <w:rFonts w:ascii="Aptos" w:eastAsia="Aptos" w:hAnsi="Aptos" w:cs="Aptos"/>
              </w:rPr>
            </w:pPr>
            <w:del w:id="575" w:author="Bahar Toto" w:date="2025-11-13T15:01:00Z">
              <w:r w:rsidDel="00107E11">
                <w:delText xml:space="preserve">Conn. Gen. Stat. </w:delText>
              </w:r>
            </w:del>
            <w:r>
              <w:t>§</w:t>
            </w:r>
            <w:del w:id="576" w:author="Bahar Toto" w:date="2025-11-13T22:46:00Z">
              <w:r w:rsidDel="006E7466">
                <w:delText xml:space="preserve"> </w:delText>
              </w:r>
            </w:del>
            <w:r>
              <w:t>42‑515</w:t>
            </w:r>
            <w:ins w:id="577" w:author="Bahar Toto" w:date="2025-11-13T22:46:00Z">
              <w:r w:rsidR="00DA7262">
                <w:t>(7)</w:t>
              </w:r>
            </w:ins>
            <w:ins w:id="578" w:author="Bahar Toto" w:date="2025-11-13T15:01:00Z">
              <w:r w:rsidR="00107E11">
                <w:t xml:space="preserve"> of the CTDPA</w:t>
              </w:r>
            </w:ins>
          </w:p>
        </w:tc>
      </w:tr>
      <w:tr w:rsidR="2229AB24" w14:paraId="539D9D32" w14:textId="77777777" w:rsidTr="2229AB24">
        <w:trPr>
          <w:trHeight w:val="300"/>
        </w:trPr>
        <w:tc>
          <w:tcPr>
            <w:tcW w:w="4500" w:type="dxa"/>
            <w:tcBorders>
              <w:top w:val="single" w:sz="6" w:space="0" w:color="auto"/>
              <w:left w:val="single" w:sz="6" w:space="0" w:color="auto"/>
              <w:bottom w:val="single" w:sz="6" w:space="0" w:color="auto"/>
              <w:right w:val="single" w:sz="6" w:space="0" w:color="auto"/>
            </w:tcBorders>
          </w:tcPr>
          <w:p w14:paraId="36E7BF0D" w14:textId="77777777" w:rsidR="2229AB24" w:rsidRDefault="2229AB24" w:rsidP="2229AB24">
            <w:pPr>
              <w:rPr>
                <w:rFonts w:ascii="Aptos" w:eastAsia="Aptos" w:hAnsi="Aptos" w:cs="Aptos"/>
              </w:rPr>
            </w:pPr>
            <w:r>
              <w:t xml:space="preserve">Applicable persona </w:t>
            </w:r>
          </w:p>
        </w:tc>
        <w:tc>
          <w:tcPr>
            <w:tcW w:w="4500" w:type="dxa"/>
            <w:tcBorders>
              <w:top w:val="single" w:sz="6" w:space="0" w:color="auto"/>
              <w:left w:val="single" w:sz="6" w:space="0" w:color="auto"/>
              <w:bottom w:val="single" w:sz="6" w:space="0" w:color="auto"/>
              <w:right w:val="single" w:sz="6" w:space="0" w:color="auto"/>
            </w:tcBorders>
          </w:tcPr>
          <w:p w14:paraId="73991A94" w14:textId="2F7B9338" w:rsidR="2229AB24" w:rsidRDefault="002C6BF0" w:rsidP="2229AB24">
            <w:pPr>
              <w:rPr>
                <w:rFonts w:ascii="Aptos" w:eastAsia="Aptos" w:hAnsi="Aptos" w:cs="Aptos"/>
              </w:rPr>
            </w:pPr>
            <w:r>
              <w:t>Not applicable</w:t>
            </w:r>
            <w:r w:rsidR="0008156E">
              <w:t>.</w:t>
            </w:r>
            <w:r>
              <w:t xml:space="preserve"> </w:t>
            </w:r>
          </w:p>
        </w:tc>
      </w:tr>
    </w:tbl>
    <w:p w14:paraId="60A463B3" w14:textId="77777777" w:rsidR="2229AB24" w:rsidRDefault="2229AB24" w:rsidP="2229AB24">
      <w:pPr>
        <w:rPr>
          <w:rFonts w:ascii="Aptos" w:eastAsia="Aptos" w:hAnsi="Aptos" w:cs="Aptos"/>
          <w:color w:val="000000" w:themeColor="text1"/>
        </w:rPr>
      </w:pPr>
    </w:p>
    <w:p w14:paraId="1D91B062" w14:textId="77777777" w:rsidR="41A66100" w:rsidRDefault="41A66100" w:rsidP="2229AB24">
      <w:pPr>
        <w:rPr>
          <w:rFonts w:ascii="Aptos" w:eastAsia="Aptos" w:hAnsi="Aptos" w:cs="Aptos"/>
          <w:color w:val="000000" w:themeColor="text1"/>
        </w:rPr>
      </w:pPr>
      <w:r>
        <w:t>5.2.3. What types of consent are accepted? (express, deemed, implicit, explicit)</w:t>
      </w:r>
    </w:p>
    <w:p w14:paraId="792857B8" w14:textId="77777777" w:rsidR="2229AB24" w:rsidRDefault="2229AB24" w:rsidP="2229AB24">
      <w:pPr>
        <w:rPr>
          <w:rFonts w:ascii="Aptos" w:eastAsia="Aptos" w:hAnsi="Aptos" w:cs="Aptos"/>
          <w:color w:val="000000" w:themeColor="text1"/>
        </w:rPr>
      </w:pPr>
    </w:p>
    <w:tbl>
      <w:tblPr>
        <w:tblW w:w="0" w:type="auto"/>
        <w:tblBorders>
          <w:top w:val="single" w:sz="6" w:space="0" w:color="auto"/>
          <w:left w:val="single" w:sz="6" w:space="0" w:color="auto"/>
          <w:bottom w:val="single" w:sz="6" w:space="0" w:color="auto"/>
          <w:right w:val="single" w:sz="6" w:space="0" w:color="auto"/>
        </w:tblBorders>
        <w:tblLayout w:type="fixed"/>
        <w:tblLook w:val="04A0" w:firstRow="1" w:lastRow="0" w:firstColumn="1" w:lastColumn="0" w:noHBand="0" w:noVBand="1"/>
      </w:tblPr>
      <w:tblGrid>
        <w:gridCol w:w="4500"/>
        <w:gridCol w:w="4500"/>
      </w:tblGrid>
      <w:tr w:rsidR="2229AB24" w14:paraId="6AD5E78F" w14:textId="77777777" w:rsidTr="2229AB24">
        <w:trPr>
          <w:trHeight w:val="300"/>
        </w:trPr>
        <w:tc>
          <w:tcPr>
            <w:tcW w:w="4500" w:type="dxa"/>
            <w:tcBorders>
              <w:top w:val="single" w:sz="6" w:space="0" w:color="auto"/>
              <w:left w:val="single" w:sz="6" w:space="0" w:color="auto"/>
              <w:bottom w:val="single" w:sz="6" w:space="0" w:color="auto"/>
              <w:right w:val="single" w:sz="6" w:space="0" w:color="auto"/>
            </w:tcBorders>
          </w:tcPr>
          <w:p w14:paraId="1BBA2FEC" w14:textId="77777777" w:rsidR="2229AB24" w:rsidRDefault="2229AB24" w:rsidP="2229AB24">
            <w:pPr>
              <w:rPr>
                <w:rFonts w:ascii="Aptos" w:eastAsia="Aptos" w:hAnsi="Aptos" w:cs="Aptos"/>
              </w:rPr>
            </w:pPr>
            <w:r>
              <w:t>Response </w:t>
            </w:r>
          </w:p>
        </w:tc>
        <w:tc>
          <w:tcPr>
            <w:tcW w:w="4500" w:type="dxa"/>
            <w:tcBorders>
              <w:top w:val="single" w:sz="6" w:space="0" w:color="auto"/>
              <w:left w:val="single" w:sz="6" w:space="0" w:color="auto"/>
              <w:bottom w:val="single" w:sz="6" w:space="0" w:color="auto"/>
              <w:right w:val="single" w:sz="6" w:space="0" w:color="auto"/>
            </w:tcBorders>
          </w:tcPr>
          <w:p w14:paraId="50CD30CC" w14:textId="5308B0A8" w:rsidR="2229AB24" w:rsidRDefault="2229AB24" w:rsidP="2229AB24">
            <w:pPr>
              <w:rPr>
                <w:rFonts w:ascii="Aptos" w:eastAsia="Aptos" w:hAnsi="Aptos" w:cs="Aptos"/>
              </w:rPr>
            </w:pPr>
            <w:r>
              <w:t>The CTDPA requires affirmative and unambiguous opt-in consent</w:t>
            </w:r>
            <w:r w:rsidR="002E4045">
              <w:t>.</w:t>
            </w:r>
            <w:r>
              <w:t xml:space="preserve"> </w:t>
            </w:r>
          </w:p>
        </w:tc>
      </w:tr>
      <w:tr w:rsidR="2229AB24" w14:paraId="2CB0CEA6" w14:textId="77777777" w:rsidTr="2229AB24">
        <w:trPr>
          <w:trHeight w:val="300"/>
        </w:trPr>
        <w:tc>
          <w:tcPr>
            <w:tcW w:w="4500" w:type="dxa"/>
            <w:tcBorders>
              <w:top w:val="single" w:sz="6" w:space="0" w:color="auto"/>
              <w:left w:val="single" w:sz="6" w:space="0" w:color="auto"/>
              <w:bottom w:val="single" w:sz="6" w:space="0" w:color="auto"/>
              <w:right w:val="single" w:sz="6" w:space="0" w:color="auto"/>
            </w:tcBorders>
          </w:tcPr>
          <w:p w14:paraId="2B2156E8" w14:textId="77777777" w:rsidR="2229AB24" w:rsidRDefault="2229AB24" w:rsidP="2229AB24">
            <w:pPr>
              <w:rPr>
                <w:rFonts w:ascii="Aptos" w:eastAsia="Aptos" w:hAnsi="Aptos" w:cs="Aptos"/>
              </w:rPr>
            </w:pPr>
            <w:r>
              <w:t>Citation </w:t>
            </w:r>
          </w:p>
        </w:tc>
        <w:tc>
          <w:tcPr>
            <w:tcW w:w="4500" w:type="dxa"/>
            <w:tcBorders>
              <w:top w:val="single" w:sz="6" w:space="0" w:color="auto"/>
              <w:left w:val="single" w:sz="6" w:space="0" w:color="auto"/>
              <w:bottom w:val="single" w:sz="6" w:space="0" w:color="auto"/>
              <w:right w:val="single" w:sz="6" w:space="0" w:color="auto"/>
            </w:tcBorders>
          </w:tcPr>
          <w:p w14:paraId="390FC2CC" w14:textId="40DA2746" w:rsidR="2229AB24" w:rsidRDefault="2229AB24" w:rsidP="2229AB24">
            <w:pPr>
              <w:rPr>
                <w:rFonts w:ascii="Aptos" w:eastAsia="Aptos" w:hAnsi="Aptos" w:cs="Aptos"/>
              </w:rPr>
            </w:pPr>
            <w:del w:id="579" w:author="Bahar Toto" w:date="2025-11-13T15:01:00Z">
              <w:r w:rsidDel="00107E11">
                <w:delText xml:space="preserve"> Conn. Gen. Stat. </w:delText>
              </w:r>
            </w:del>
            <w:r>
              <w:t>§§ 42‑515</w:t>
            </w:r>
            <w:ins w:id="580" w:author="Bahar Toto" w:date="2025-11-13T15:01:00Z">
              <w:r w:rsidR="00107E11">
                <w:t xml:space="preserve"> of the CTDPA</w:t>
              </w:r>
            </w:ins>
          </w:p>
        </w:tc>
      </w:tr>
      <w:tr w:rsidR="2229AB24" w14:paraId="52DB2249" w14:textId="77777777" w:rsidTr="2229AB24">
        <w:trPr>
          <w:trHeight w:val="300"/>
        </w:trPr>
        <w:tc>
          <w:tcPr>
            <w:tcW w:w="4500" w:type="dxa"/>
            <w:tcBorders>
              <w:top w:val="single" w:sz="6" w:space="0" w:color="auto"/>
              <w:left w:val="single" w:sz="6" w:space="0" w:color="auto"/>
              <w:bottom w:val="single" w:sz="6" w:space="0" w:color="auto"/>
              <w:right w:val="single" w:sz="6" w:space="0" w:color="auto"/>
            </w:tcBorders>
          </w:tcPr>
          <w:p w14:paraId="15F4752C" w14:textId="77777777" w:rsidR="2229AB24" w:rsidRDefault="2229AB24" w:rsidP="2229AB24">
            <w:pPr>
              <w:rPr>
                <w:rFonts w:ascii="Aptos" w:eastAsia="Aptos" w:hAnsi="Aptos" w:cs="Aptos"/>
              </w:rPr>
            </w:pPr>
            <w:r>
              <w:t xml:space="preserve">Applicable persona </w:t>
            </w:r>
          </w:p>
        </w:tc>
        <w:tc>
          <w:tcPr>
            <w:tcW w:w="4500" w:type="dxa"/>
            <w:tcBorders>
              <w:top w:val="single" w:sz="6" w:space="0" w:color="auto"/>
              <w:left w:val="single" w:sz="6" w:space="0" w:color="auto"/>
              <w:bottom w:val="single" w:sz="6" w:space="0" w:color="auto"/>
              <w:right w:val="single" w:sz="6" w:space="0" w:color="auto"/>
            </w:tcBorders>
          </w:tcPr>
          <w:p w14:paraId="5E3FDBAB" w14:textId="6A969FC1" w:rsidR="2229AB24" w:rsidRDefault="002C6BF0" w:rsidP="2229AB24">
            <w:pPr>
              <w:rPr>
                <w:rFonts w:ascii="Aptos" w:eastAsia="Aptos" w:hAnsi="Aptos" w:cs="Aptos"/>
              </w:rPr>
            </w:pPr>
            <w:r>
              <w:t>Not applicable</w:t>
            </w:r>
            <w:r w:rsidR="0008156E">
              <w:t>.</w:t>
            </w:r>
            <w:r>
              <w:t xml:space="preserve"> </w:t>
            </w:r>
          </w:p>
        </w:tc>
      </w:tr>
    </w:tbl>
    <w:p w14:paraId="3BBF2B54" w14:textId="77777777" w:rsidR="41A66100" w:rsidRDefault="41A66100" w:rsidP="2229AB24">
      <w:pPr>
        <w:rPr>
          <w:rFonts w:ascii="Aptos" w:eastAsia="Aptos" w:hAnsi="Aptos" w:cs="Aptos"/>
          <w:color w:val="000000" w:themeColor="text1"/>
        </w:rPr>
      </w:pPr>
      <w:r>
        <w:t xml:space="preserve"> </w:t>
      </w:r>
    </w:p>
    <w:p w14:paraId="2FEE0311" w14:textId="77777777" w:rsidR="41A66100" w:rsidRDefault="41A66100" w:rsidP="2229AB24">
      <w:pPr>
        <w:rPr>
          <w:rFonts w:ascii="Aptos" w:eastAsia="Aptos" w:hAnsi="Aptos" w:cs="Aptos"/>
          <w:color w:val="000000" w:themeColor="text1"/>
        </w:rPr>
      </w:pPr>
      <w:r>
        <w:t>5.2.4. What constitutes valid consent? (opt in, opt out, double opt in)</w:t>
      </w:r>
    </w:p>
    <w:p w14:paraId="58F87CF0" w14:textId="77777777" w:rsidR="2229AB24" w:rsidRDefault="2229AB24" w:rsidP="2229AB24">
      <w:pPr>
        <w:rPr>
          <w:rFonts w:ascii="Aptos" w:eastAsia="Aptos" w:hAnsi="Aptos" w:cs="Aptos"/>
          <w:color w:val="000000" w:themeColor="text1"/>
        </w:rPr>
      </w:pPr>
    </w:p>
    <w:tbl>
      <w:tblPr>
        <w:tblW w:w="0" w:type="auto"/>
        <w:tblBorders>
          <w:top w:val="single" w:sz="6" w:space="0" w:color="auto"/>
          <w:left w:val="single" w:sz="6" w:space="0" w:color="auto"/>
          <w:bottom w:val="single" w:sz="6" w:space="0" w:color="auto"/>
          <w:right w:val="single" w:sz="6" w:space="0" w:color="auto"/>
        </w:tblBorders>
        <w:tblLayout w:type="fixed"/>
        <w:tblLook w:val="04A0" w:firstRow="1" w:lastRow="0" w:firstColumn="1" w:lastColumn="0" w:noHBand="0" w:noVBand="1"/>
      </w:tblPr>
      <w:tblGrid>
        <w:gridCol w:w="4500"/>
        <w:gridCol w:w="4500"/>
      </w:tblGrid>
      <w:tr w:rsidR="2229AB24" w14:paraId="6BB27C79" w14:textId="77777777" w:rsidTr="2229AB24">
        <w:trPr>
          <w:trHeight w:val="300"/>
        </w:trPr>
        <w:tc>
          <w:tcPr>
            <w:tcW w:w="4500" w:type="dxa"/>
            <w:tcBorders>
              <w:top w:val="single" w:sz="6" w:space="0" w:color="auto"/>
              <w:left w:val="single" w:sz="6" w:space="0" w:color="auto"/>
              <w:bottom w:val="single" w:sz="6" w:space="0" w:color="auto"/>
              <w:right w:val="single" w:sz="6" w:space="0" w:color="auto"/>
            </w:tcBorders>
          </w:tcPr>
          <w:p w14:paraId="4FDDF441" w14:textId="77777777" w:rsidR="2229AB24" w:rsidRDefault="2229AB24" w:rsidP="2229AB24">
            <w:pPr>
              <w:rPr>
                <w:rFonts w:ascii="Aptos" w:eastAsia="Aptos" w:hAnsi="Aptos" w:cs="Aptos"/>
              </w:rPr>
            </w:pPr>
            <w:r>
              <w:t>Response </w:t>
            </w:r>
          </w:p>
        </w:tc>
        <w:tc>
          <w:tcPr>
            <w:tcW w:w="4500" w:type="dxa"/>
            <w:tcBorders>
              <w:top w:val="single" w:sz="6" w:space="0" w:color="auto"/>
              <w:left w:val="single" w:sz="6" w:space="0" w:color="auto"/>
              <w:bottom w:val="single" w:sz="6" w:space="0" w:color="auto"/>
              <w:right w:val="single" w:sz="6" w:space="0" w:color="auto"/>
            </w:tcBorders>
          </w:tcPr>
          <w:p w14:paraId="10F03F21" w14:textId="29ACF097" w:rsidR="2229AB24" w:rsidRDefault="2229AB24" w:rsidP="2229AB24">
            <w:pPr>
              <w:rPr>
                <w:rFonts w:ascii="Aptos" w:eastAsia="Aptos" w:hAnsi="Aptos" w:cs="Aptos"/>
              </w:rPr>
            </w:pPr>
            <w:r>
              <w:t>An opt-in with easy revocation that was not obtained through the use of dark patterns</w:t>
            </w:r>
            <w:r w:rsidR="0008156E">
              <w:t>.</w:t>
            </w:r>
          </w:p>
        </w:tc>
      </w:tr>
      <w:tr w:rsidR="2229AB24" w14:paraId="69AF7D39" w14:textId="77777777" w:rsidTr="2229AB24">
        <w:trPr>
          <w:trHeight w:val="300"/>
        </w:trPr>
        <w:tc>
          <w:tcPr>
            <w:tcW w:w="4500" w:type="dxa"/>
            <w:tcBorders>
              <w:top w:val="single" w:sz="6" w:space="0" w:color="auto"/>
              <w:left w:val="single" w:sz="6" w:space="0" w:color="auto"/>
              <w:bottom w:val="single" w:sz="6" w:space="0" w:color="auto"/>
              <w:right w:val="single" w:sz="6" w:space="0" w:color="auto"/>
            </w:tcBorders>
          </w:tcPr>
          <w:p w14:paraId="395E2398" w14:textId="77777777" w:rsidR="2229AB24" w:rsidRDefault="2229AB24" w:rsidP="2229AB24">
            <w:pPr>
              <w:rPr>
                <w:rFonts w:ascii="Aptos" w:eastAsia="Aptos" w:hAnsi="Aptos" w:cs="Aptos"/>
              </w:rPr>
            </w:pPr>
            <w:r>
              <w:t>Citation </w:t>
            </w:r>
          </w:p>
        </w:tc>
        <w:tc>
          <w:tcPr>
            <w:tcW w:w="4500" w:type="dxa"/>
            <w:tcBorders>
              <w:top w:val="single" w:sz="6" w:space="0" w:color="auto"/>
              <w:left w:val="single" w:sz="6" w:space="0" w:color="auto"/>
              <w:bottom w:val="single" w:sz="6" w:space="0" w:color="auto"/>
              <w:right w:val="single" w:sz="6" w:space="0" w:color="auto"/>
            </w:tcBorders>
          </w:tcPr>
          <w:p w14:paraId="6B885EF3" w14:textId="2CDCDF99" w:rsidR="2229AB24" w:rsidRDefault="2229AB24" w:rsidP="002C6BF0">
            <w:pPr>
              <w:tabs>
                <w:tab w:val="left" w:pos="765"/>
              </w:tabs>
              <w:rPr>
                <w:rFonts w:ascii="Aptos" w:eastAsia="Aptos" w:hAnsi="Aptos" w:cs="Aptos"/>
              </w:rPr>
            </w:pPr>
            <w:del w:id="581" w:author="Bahar Toto" w:date="2025-11-13T15:01:00Z">
              <w:r w:rsidDel="00107E11">
                <w:delText xml:space="preserve">Conn. Gen. Stat. </w:delText>
              </w:r>
            </w:del>
            <w:r>
              <w:t>§</w:t>
            </w:r>
            <w:del w:id="582" w:author="Bahar Toto" w:date="2025-11-13T22:47:00Z">
              <w:r w:rsidDel="00DA7262">
                <w:delText xml:space="preserve"> </w:delText>
              </w:r>
            </w:del>
            <w:r>
              <w:t>42‑5</w:t>
            </w:r>
            <w:r w:rsidR="002E4045">
              <w:t>15</w:t>
            </w:r>
            <w:ins w:id="583" w:author="Bahar Toto" w:date="2025-11-13T15:01:00Z">
              <w:r w:rsidR="00107E11">
                <w:t xml:space="preserve"> of the CTDPA</w:t>
              </w:r>
            </w:ins>
          </w:p>
        </w:tc>
      </w:tr>
      <w:tr w:rsidR="2229AB24" w14:paraId="75CC75AB" w14:textId="77777777" w:rsidTr="2229AB24">
        <w:trPr>
          <w:trHeight w:val="300"/>
        </w:trPr>
        <w:tc>
          <w:tcPr>
            <w:tcW w:w="4500" w:type="dxa"/>
            <w:tcBorders>
              <w:top w:val="single" w:sz="6" w:space="0" w:color="auto"/>
              <w:left w:val="single" w:sz="6" w:space="0" w:color="auto"/>
              <w:bottom w:val="single" w:sz="6" w:space="0" w:color="auto"/>
              <w:right w:val="single" w:sz="6" w:space="0" w:color="auto"/>
            </w:tcBorders>
          </w:tcPr>
          <w:p w14:paraId="0C63D1BF" w14:textId="77777777" w:rsidR="2229AB24" w:rsidRDefault="2229AB24" w:rsidP="2229AB24">
            <w:pPr>
              <w:rPr>
                <w:rFonts w:ascii="Aptos" w:eastAsia="Aptos" w:hAnsi="Aptos" w:cs="Aptos"/>
              </w:rPr>
            </w:pPr>
            <w:r>
              <w:t xml:space="preserve">Applicable persona </w:t>
            </w:r>
          </w:p>
        </w:tc>
        <w:tc>
          <w:tcPr>
            <w:tcW w:w="4500" w:type="dxa"/>
            <w:tcBorders>
              <w:top w:val="single" w:sz="6" w:space="0" w:color="auto"/>
              <w:left w:val="single" w:sz="6" w:space="0" w:color="auto"/>
              <w:bottom w:val="single" w:sz="6" w:space="0" w:color="auto"/>
              <w:right w:val="single" w:sz="6" w:space="0" w:color="auto"/>
            </w:tcBorders>
          </w:tcPr>
          <w:p w14:paraId="6C723E49" w14:textId="5C89B335" w:rsidR="2229AB24" w:rsidRDefault="0083772C" w:rsidP="2229AB24">
            <w:pPr>
              <w:rPr>
                <w:rFonts w:ascii="Aptos" w:eastAsia="Aptos" w:hAnsi="Aptos" w:cs="Aptos"/>
              </w:rPr>
            </w:pPr>
            <w:r>
              <w:t>Not applicable</w:t>
            </w:r>
            <w:r w:rsidR="0008156E">
              <w:t>.</w:t>
            </w:r>
            <w:r>
              <w:t xml:space="preserve"> </w:t>
            </w:r>
          </w:p>
        </w:tc>
      </w:tr>
    </w:tbl>
    <w:p w14:paraId="3FCB2AC4" w14:textId="77777777" w:rsidR="2229AB24" w:rsidRDefault="2229AB24" w:rsidP="2229AB24">
      <w:pPr>
        <w:rPr>
          <w:rFonts w:ascii="Aptos" w:eastAsia="Aptos" w:hAnsi="Aptos" w:cs="Aptos"/>
          <w:color w:val="000000" w:themeColor="text1"/>
        </w:rPr>
      </w:pPr>
    </w:p>
    <w:p w14:paraId="70346E9A" w14:textId="77777777" w:rsidR="41A66100" w:rsidRDefault="41A66100" w:rsidP="2229AB24">
      <w:pPr>
        <w:rPr>
          <w:rFonts w:ascii="Aptos" w:eastAsia="Aptos" w:hAnsi="Aptos" w:cs="Aptos"/>
          <w:color w:val="000000" w:themeColor="text1"/>
        </w:rPr>
      </w:pPr>
      <w:r>
        <w:t>5.2.5. How long is consent valid for?</w:t>
      </w:r>
    </w:p>
    <w:p w14:paraId="2683FC23" w14:textId="77777777" w:rsidR="2229AB24" w:rsidRDefault="2229AB24" w:rsidP="2229AB24">
      <w:pPr>
        <w:rPr>
          <w:rFonts w:ascii="Aptos" w:eastAsia="Aptos" w:hAnsi="Aptos" w:cs="Aptos"/>
          <w:color w:val="000000" w:themeColor="text1"/>
        </w:rPr>
      </w:pPr>
    </w:p>
    <w:tbl>
      <w:tblPr>
        <w:tblW w:w="0" w:type="auto"/>
        <w:tblBorders>
          <w:top w:val="single" w:sz="6" w:space="0" w:color="auto"/>
          <w:left w:val="single" w:sz="6" w:space="0" w:color="auto"/>
          <w:bottom w:val="single" w:sz="6" w:space="0" w:color="auto"/>
          <w:right w:val="single" w:sz="6" w:space="0" w:color="auto"/>
        </w:tblBorders>
        <w:tblLayout w:type="fixed"/>
        <w:tblLook w:val="04A0" w:firstRow="1" w:lastRow="0" w:firstColumn="1" w:lastColumn="0" w:noHBand="0" w:noVBand="1"/>
      </w:tblPr>
      <w:tblGrid>
        <w:gridCol w:w="4500"/>
        <w:gridCol w:w="4500"/>
      </w:tblGrid>
      <w:tr w:rsidR="2229AB24" w14:paraId="7B42886C" w14:textId="77777777" w:rsidTr="2229AB24">
        <w:trPr>
          <w:trHeight w:val="300"/>
        </w:trPr>
        <w:tc>
          <w:tcPr>
            <w:tcW w:w="4500" w:type="dxa"/>
            <w:tcBorders>
              <w:top w:val="single" w:sz="6" w:space="0" w:color="auto"/>
              <w:left w:val="single" w:sz="6" w:space="0" w:color="auto"/>
              <w:bottom w:val="single" w:sz="6" w:space="0" w:color="auto"/>
              <w:right w:val="single" w:sz="6" w:space="0" w:color="auto"/>
            </w:tcBorders>
          </w:tcPr>
          <w:p w14:paraId="306C9DA9" w14:textId="77777777" w:rsidR="2229AB24" w:rsidRDefault="2229AB24" w:rsidP="2229AB24">
            <w:pPr>
              <w:rPr>
                <w:rFonts w:ascii="Aptos" w:eastAsia="Aptos" w:hAnsi="Aptos" w:cs="Aptos"/>
              </w:rPr>
            </w:pPr>
            <w:r>
              <w:t>Response </w:t>
            </w:r>
          </w:p>
        </w:tc>
        <w:tc>
          <w:tcPr>
            <w:tcW w:w="4500" w:type="dxa"/>
            <w:tcBorders>
              <w:top w:val="single" w:sz="6" w:space="0" w:color="auto"/>
              <w:left w:val="single" w:sz="6" w:space="0" w:color="auto"/>
              <w:bottom w:val="single" w:sz="6" w:space="0" w:color="auto"/>
              <w:right w:val="single" w:sz="6" w:space="0" w:color="auto"/>
            </w:tcBorders>
          </w:tcPr>
          <w:p w14:paraId="51E93928" w14:textId="453CB882" w:rsidR="2229AB24" w:rsidRDefault="00434DCD" w:rsidP="2229AB24">
            <w:pPr>
              <w:rPr>
                <w:rFonts w:ascii="Aptos" w:eastAsia="Aptos" w:hAnsi="Aptos" w:cs="Aptos"/>
              </w:rPr>
            </w:pPr>
            <w:ins w:id="584" w:author="Bahar Toto" w:date="2025-11-13T22:48:00Z">
              <w:r w:rsidRPr="00434DCD">
                <w:t>There is no fixed duration for consent under the CTDPA. Consent remains valid until the consumer withdraws it or the scope of processing changes.</w:t>
              </w:r>
            </w:ins>
            <w:del w:id="585" w:author="Bahar Toto" w:date="2025-11-13T22:48:00Z">
              <w:r w:rsidR="2229AB24" w:rsidDel="00434DCD">
                <w:delText>No fixed duration; valid until withdrawn or scope changes.</w:delText>
              </w:r>
            </w:del>
          </w:p>
        </w:tc>
      </w:tr>
      <w:tr w:rsidR="2229AB24" w14:paraId="5C8C8912" w14:textId="77777777" w:rsidTr="2229AB24">
        <w:trPr>
          <w:trHeight w:val="300"/>
        </w:trPr>
        <w:tc>
          <w:tcPr>
            <w:tcW w:w="4500" w:type="dxa"/>
            <w:tcBorders>
              <w:top w:val="single" w:sz="6" w:space="0" w:color="auto"/>
              <w:left w:val="single" w:sz="6" w:space="0" w:color="auto"/>
              <w:bottom w:val="single" w:sz="6" w:space="0" w:color="auto"/>
              <w:right w:val="single" w:sz="6" w:space="0" w:color="auto"/>
            </w:tcBorders>
          </w:tcPr>
          <w:p w14:paraId="42788FB8" w14:textId="77777777" w:rsidR="2229AB24" w:rsidRDefault="2229AB24" w:rsidP="2229AB24">
            <w:pPr>
              <w:rPr>
                <w:rFonts w:ascii="Aptos" w:eastAsia="Aptos" w:hAnsi="Aptos" w:cs="Aptos"/>
              </w:rPr>
            </w:pPr>
            <w:r>
              <w:t>Citation </w:t>
            </w:r>
          </w:p>
        </w:tc>
        <w:tc>
          <w:tcPr>
            <w:tcW w:w="4500" w:type="dxa"/>
            <w:tcBorders>
              <w:top w:val="single" w:sz="6" w:space="0" w:color="auto"/>
              <w:left w:val="single" w:sz="6" w:space="0" w:color="auto"/>
              <w:bottom w:val="single" w:sz="6" w:space="0" w:color="auto"/>
              <w:right w:val="single" w:sz="6" w:space="0" w:color="auto"/>
            </w:tcBorders>
          </w:tcPr>
          <w:p w14:paraId="262E62AF" w14:textId="2135C859" w:rsidR="2229AB24" w:rsidRDefault="002E4045" w:rsidP="2229AB24">
            <w:pPr>
              <w:rPr>
                <w:rFonts w:ascii="Aptos" w:eastAsia="Aptos" w:hAnsi="Aptos" w:cs="Aptos"/>
              </w:rPr>
            </w:pPr>
            <w:del w:id="586" w:author="Bahar Toto" w:date="2025-11-13T22:49:00Z">
              <w:r w:rsidDel="00234BDA">
                <w:delText>Not applicable.</w:delText>
              </w:r>
            </w:del>
            <w:ins w:id="587" w:author="Bahar Toto" w:date="2025-11-13T22:49:00Z">
              <w:r w:rsidR="00234BDA">
                <w:t>Authors recommendation.</w:t>
              </w:r>
            </w:ins>
            <w:r>
              <w:t xml:space="preserve"> </w:t>
            </w:r>
          </w:p>
        </w:tc>
      </w:tr>
      <w:tr w:rsidR="2229AB24" w14:paraId="33317C54" w14:textId="77777777" w:rsidTr="2229AB24">
        <w:trPr>
          <w:trHeight w:val="300"/>
        </w:trPr>
        <w:tc>
          <w:tcPr>
            <w:tcW w:w="4500" w:type="dxa"/>
            <w:tcBorders>
              <w:top w:val="single" w:sz="6" w:space="0" w:color="auto"/>
              <w:left w:val="single" w:sz="6" w:space="0" w:color="auto"/>
              <w:bottom w:val="single" w:sz="6" w:space="0" w:color="auto"/>
              <w:right w:val="single" w:sz="6" w:space="0" w:color="auto"/>
            </w:tcBorders>
          </w:tcPr>
          <w:p w14:paraId="16736BE8" w14:textId="77777777" w:rsidR="2229AB24" w:rsidRDefault="2229AB24" w:rsidP="2229AB24">
            <w:pPr>
              <w:rPr>
                <w:rFonts w:ascii="Aptos" w:eastAsia="Aptos" w:hAnsi="Aptos" w:cs="Aptos"/>
              </w:rPr>
            </w:pPr>
            <w:r>
              <w:t xml:space="preserve">Applicable persona </w:t>
            </w:r>
          </w:p>
        </w:tc>
        <w:tc>
          <w:tcPr>
            <w:tcW w:w="4500" w:type="dxa"/>
            <w:tcBorders>
              <w:top w:val="single" w:sz="6" w:space="0" w:color="auto"/>
              <w:left w:val="single" w:sz="6" w:space="0" w:color="auto"/>
              <w:bottom w:val="single" w:sz="6" w:space="0" w:color="auto"/>
              <w:right w:val="single" w:sz="6" w:space="0" w:color="auto"/>
            </w:tcBorders>
          </w:tcPr>
          <w:p w14:paraId="64FF5A20" w14:textId="5A49CEA7" w:rsidR="2229AB24" w:rsidRDefault="0083772C" w:rsidP="2229AB24">
            <w:pPr>
              <w:rPr>
                <w:rFonts w:ascii="Aptos" w:eastAsia="Aptos" w:hAnsi="Aptos" w:cs="Aptos"/>
              </w:rPr>
            </w:pPr>
            <w:r>
              <w:t>Not applicable</w:t>
            </w:r>
            <w:r w:rsidR="0008156E">
              <w:t>.</w:t>
            </w:r>
            <w:r>
              <w:t xml:space="preserve"> </w:t>
            </w:r>
          </w:p>
        </w:tc>
      </w:tr>
    </w:tbl>
    <w:p w14:paraId="0C7B8247" w14:textId="77777777" w:rsidR="2229AB24" w:rsidRDefault="2229AB24" w:rsidP="2229AB24">
      <w:pPr>
        <w:rPr>
          <w:rFonts w:ascii="Aptos" w:eastAsia="Aptos" w:hAnsi="Aptos" w:cs="Aptos"/>
          <w:color w:val="000000" w:themeColor="text1"/>
        </w:rPr>
      </w:pPr>
    </w:p>
    <w:p w14:paraId="79419683" w14:textId="77777777" w:rsidR="2229AB24" w:rsidRDefault="2229AB24" w:rsidP="2229AB24">
      <w:pPr>
        <w:rPr>
          <w:rFonts w:ascii="Aptos" w:eastAsia="Aptos" w:hAnsi="Aptos" w:cs="Aptos"/>
          <w:color w:val="000000" w:themeColor="text1"/>
        </w:rPr>
      </w:pPr>
    </w:p>
    <w:p w14:paraId="64380CAF" w14:textId="77777777" w:rsidR="41A66100" w:rsidRDefault="41A66100" w:rsidP="2229AB24">
      <w:pPr>
        <w:rPr>
          <w:rFonts w:ascii="Aptos" w:eastAsia="Aptos" w:hAnsi="Aptos" w:cs="Aptos"/>
          <w:color w:val="000000" w:themeColor="text1"/>
        </w:rPr>
      </w:pPr>
      <w:r>
        <w:t>5.3. Performance of a contract with the data subject</w:t>
      </w:r>
    </w:p>
    <w:p w14:paraId="554B8165" w14:textId="77777777" w:rsidR="2229AB24" w:rsidRDefault="2229AB24" w:rsidP="2229AB24">
      <w:pPr>
        <w:rPr>
          <w:rFonts w:ascii="Aptos" w:eastAsia="Aptos" w:hAnsi="Aptos" w:cs="Aptos"/>
          <w:color w:val="000000" w:themeColor="text1"/>
        </w:rPr>
      </w:pPr>
    </w:p>
    <w:p w14:paraId="4CAFE824" w14:textId="77777777" w:rsidR="41A66100" w:rsidRDefault="41A66100" w:rsidP="2229AB24">
      <w:pPr>
        <w:rPr>
          <w:rFonts w:ascii="Aptos" w:eastAsia="Aptos" w:hAnsi="Aptos" w:cs="Aptos"/>
          <w:color w:val="000000" w:themeColor="text1"/>
        </w:rPr>
      </w:pPr>
      <w:r>
        <w:t xml:space="preserve">5.3.1. Can personal data be processed on the basis of performance of a contract with the data subject? </w:t>
      </w:r>
    </w:p>
    <w:p w14:paraId="13698EDD" w14:textId="77777777" w:rsidR="2229AB24" w:rsidRDefault="2229AB24" w:rsidP="2229AB24">
      <w:pPr>
        <w:rPr>
          <w:rFonts w:ascii="Aptos" w:eastAsia="Aptos" w:hAnsi="Aptos" w:cs="Aptos"/>
          <w:color w:val="000000" w:themeColor="text1"/>
        </w:rPr>
      </w:pPr>
    </w:p>
    <w:tbl>
      <w:tblPr>
        <w:tblW w:w="0" w:type="auto"/>
        <w:tblBorders>
          <w:top w:val="single" w:sz="6" w:space="0" w:color="auto"/>
          <w:left w:val="single" w:sz="6" w:space="0" w:color="auto"/>
          <w:bottom w:val="single" w:sz="6" w:space="0" w:color="auto"/>
          <w:right w:val="single" w:sz="6" w:space="0" w:color="auto"/>
        </w:tblBorders>
        <w:tblLayout w:type="fixed"/>
        <w:tblLook w:val="04A0" w:firstRow="1" w:lastRow="0" w:firstColumn="1" w:lastColumn="0" w:noHBand="0" w:noVBand="1"/>
      </w:tblPr>
      <w:tblGrid>
        <w:gridCol w:w="4500"/>
        <w:gridCol w:w="4500"/>
      </w:tblGrid>
      <w:tr w:rsidR="2229AB24" w14:paraId="3DEEABAF" w14:textId="77777777" w:rsidTr="2229AB24">
        <w:trPr>
          <w:trHeight w:val="300"/>
        </w:trPr>
        <w:tc>
          <w:tcPr>
            <w:tcW w:w="4500" w:type="dxa"/>
            <w:tcBorders>
              <w:top w:val="single" w:sz="6" w:space="0" w:color="auto"/>
              <w:left w:val="single" w:sz="6" w:space="0" w:color="auto"/>
              <w:bottom w:val="single" w:sz="6" w:space="0" w:color="auto"/>
              <w:right w:val="single" w:sz="6" w:space="0" w:color="auto"/>
            </w:tcBorders>
          </w:tcPr>
          <w:p w14:paraId="539A6955" w14:textId="77777777" w:rsidR="2229AB24" w:rsidRDefault="2229AB24" w:rsidP="2229AB24">
            <w:pPr>
              <w:rPr>
                <w:rFonts w:ascii="Aptos" w:eastAsia="Aptos" w:hAnsi="Aptos" w:cs="Aptos"/>
              </w:rPr>
            </w:pPr>
            <w:r>
              <w:t>Response </w:t>
            </w:r>
          </w:p>
        </w:tc>
        <w:tc>
          <w:tcPr>
            <w:tcW w:w="4500" w:type="dxa"/>
            <w:tcBorders>
              <w:top w:val="single" w:sz="6" w:space="0" w:color="auto"/>
              <w:left w:val="single" w:sz="6" w:space="0" w:color="auto"/>
              <w:bottom w:val="single" w:sz="6" w:space="0" w:color="auto"/>
              <w:right w:val="single" w:sz="6" w:space="0" w:color="auto"/>
            </w:tcBorders>
          </w:tcPr>
          <w:p w14:paraId="78926B1E" w14:textId="77777777" w:rsidR="00394499" w:rsidRDefault="00D45330" w:rsidP="2229AB24">
            <w:pPr>
              <w:rPr>
                <w:ins w:id="588" w:author="Bahar Toto" w:date="2025-11-13T23:08:00Z"/>
              </w:rPr>
            </w:pPr>
            <w:ins w:id="589" w:author="Bahar Toto" w:date="2025-11-13T22:50:00Z">
              <w:r w:rsidRPr="00D45330">
                <w:t xml:space="preserve">The CTDPA does not recognize </w:t>
              </w:r>
              <w:r>
                <w:t>'</w:t>
              </w:r>
              <w:r w:rsidRPr="00D45330">
                <w:t>performance of a contract</w:t>
              </w:r>
              <w:r>
                <w:t>'</w:t>
              </w:r>
              <w:r w:rsidRPr="00D45330">
                <w:t xml:space="preserve"> as a separate lawful basis for processing, unlike the GDPR.</w:t>
              </w:r>
            </w:ins>
            <w:del w:id="590" w:author="Bahar Toto" w:date="2025-11-13T22:50:00Z">
              <w:r w:rsidR="2229AB24" w:rsidDel="00D45330">
                <w:delText xml:space="preserve">Not codified as separate “bases.” </w:delText>
              </w:r>
            </w:del>
            <w:ins w:id="591" w:author="Bahar Toto" w:date="2025-11-13T22:50:00Z">
              <w:r>
                <w:t xml:space="preserve"> The </w:t>
              </w:r>
            </w:ins>
            <w:r w:rsidR="2229AB24">
              <w:t xml:space="preserve">CTDPA permits processing subject to </w:t>
            </w:r>
            <w:ins w:id="592" w:author="Bahar Toto" w:date="2025-11-13T22:51:00Z">
              <w:r>
                <w:t xml:space="preserve">the </w:t>
              </w:r>
            </w:ins>
            <w:del w:id="593" w:author="Bahar Toto" w:date="2025-11-13T22:51:00Z">
              <w:r w:rsidR="2229AB24" w:rsidDel="0048189E">
                <w:delText xml:space="preserve">controller </w:delText>
              </w:r>
            </w:del>
            <w:ins w:id="594" w:author="Bahar Toto" w:date="2025-11-13T22:51:00Z">
              <w:r w:rsidR="0048189E">
                <w:t xml:space="preserve">controller's </w:t>
              </w:r>
            </w:ins>
            <w:r w:rsidR="2229AB24">
              <w:t xml:space="preserve">duties, </w:t>
            </w:r>
            <w:ins w:id="595" w:author="Bahar Toto" w:date="2025-11-13T22:51:00Z">
              <w:r w:rsidR="0048189E">
                <w:t xml:space="preserve">including </w:t>
              </w:r>
            </w:ins>
            <w:r w:rsidR="2229AB24">
              <w:t>consumer rights, and purpose‑based exemptions</w:t>
            </w:r>
            <w:ins w:id="596" w:author="Bahar Toto" w:date="2025-11-13T22:51:00Z">
              <w:r w:rsidR="00F70133" w:rsidRPr="00F70133">
                <w:t>, such as processing necessary for compliance with law or handling security incidents.</w:t>
              </w:r>
            </w:ins>
          </w:p>
          <w:p w14:paraId="65C7D2CB" w14:textId="7850250A" w:rsidR="2229AB24" w:rsidRDefault="003E7B54" w:rsidP="2229AB24">
            <w:pPr>
              <w:rPr>
                <w:rFonts w:ascii="Aptos" w:eastAsia="Aptos" w:hAnsi="Aptos" w:cs="Aptos"/>
              </w:rPr>
            </w:pPr>
            <w:commentRangeStart w:id="597"/>
            <w:commentRangeStart w:id="598"/>
            <w:ins w:id="599" w:author="Bahar Toto" w:date="2025-11-13T23:08:00Z">
              <w:r>
                <w:t xml:space="preserve">Moreover, </w:t>
              </w:r>
              <w:r w:rsidRPr="003E7B54">
                <w:t>the CTDPA states that its requirements do not restrict a controller or processor's ability to perform under a contract to which a consumer is a party, including fulfilling the terms of a written warranty and taking steps at the request of a consumer prior to entering into a contract.</w:t>
              </w:r>
            </w:ins>
            <w:del w:id="600" w:author="Bahar Toto" w:date="2025-11-13T22:51:00Z">
              <w:r w:rsidR="2229AB24" w:rsidDel="00F70133">
                <w:delText xml:space="preserve"> (e.g., compliance with law, </w:delText>
              </w:r>
            </w:del>
            <w:commentRangeEnd w:id="597"/>
            <w:r>
              <w:rPr>
                <w:rStyle w:val="CommentReference"/>
                <w:sz w:val="24"/>
                <w:szCs w:val="24"/>
              </w:rPr>
              <w:commentReference w:id="597"/>
            </w:r>
            <w:commentRangeEnd w:id="598"/>
            <w:r w:rsidR="00A55C6E">
              <w:rPr>
                <w:rStyle w:val="CommentReference"/>
                <w:sz w:val="24"/>
                <w:szCs w:val="24"/>
              </w:rPr>
              <w:commentReference w:id="598"/>
            </w:r>
            <w:del w:id="601" w:author="Bahar Toto" w:date="2025-11-13T22:51:00Z">
              <w:r w:rsidR="2229AB24" w:rsidDel="00F70133">
                <w:delText>security incidents).</w:delText>
              </w:r>
            </w:del>
          </w:p>
        </w:tc>
      </w:tr>
      <w:tr w:rsidR="2229AB24" w14:paraId="216EB592" w14:textId="77777777" w:rsidTr="2229AB24">
        <w:trPr>
          <w:trHeight w:val="300"/>
        </w:trPr>
        <w:tc>
          <w:tcPr>
            <w:tcW w:w="4500" w:type="dxa"/>
            <w:tcBorders>
              <w:top w:val="single" w:sz="6" w:space="0" w:color="auto"/>
              <w:left w:val="single" w:sz="6" w:space="0" w:color="auto"/>
              <w:bottom w:val="single" w:sz="6" w:space="0" w:color="auto"/>
              <w:right w:val="single" w:sz="6" w:space="0" w:color="auto"/>
            </w:tcBorders>
          </w:tcPr>
          <w:p w14:paraId="083D2EAC" w14:textId="77777777" w:rsidR="2229AB24" w:rsidRDefault="2229AB24" w:rsidP="2229AB24">
            <w:pPr>
              <w:rPr>
                <w:rFonts w:ascii="Aptos" w:eastAsia="Aptos" w:hAnsi="Aptos" w:cs="Aptos"/>
              </w:rPr>
            </w:pPr>
            <w:r>
              <w:t>Citation </w:t>
            </w:r>
          </w:p>
        </w:tc>
        <w:tc>
          <w:tcPr>
            <w:tcW w:w="4500" w:type="dxa"/>
            <w:tcBorders>
              <w:top w:val="single" w:sz="6" w:space="0" w:color="auto"/>
              <w:left w:val="single" w:sz="6" w:space="0" w:color="auto"/>
              <w:bottom w:val="single" w:sz="6" w:space="0" w:color="auto"/>
              <w:right w:val="single" w:sz="6" w:space="0" w:color="auto"/>
            </w:tcBorders>
          </w:tcPr>
          <w:p w14:paraId="2E3424A6" w14:textId="50CE4FE1" w:rsidR="2229AB24" w:rsidRDefault="2229AB24" w:rsidP="2229AB24">
            <w:pPr>
              <w:rPr>
                <w:rFonts w:ascii="Aptos" w:eastAsia="Aptos" w:hAnsi="Aptos" w:cs="Aptos"/>
              </w:rPr>
            </w:pPr>
            <w:del w:id="602" w:author="Bahar Toto" w:date="2025-11-13T15:01:00Z">
              <w:r w:rsidDel="00107E11">
                <w:delText xml:space="preserve">Conn. Gen. Stat. </w:delText>
              </w:r>
            </w:del>
            <w:r>
              <w:t>§§</w:t>
            </w:r>
            <w:del w:id="603" w:author="Bahar Toto" w:date="2025-11-13T22:52:00Z">
              <w:r w:rsidDel="00F70133">
                <w:delText xml:space="preserve"> </w:delText>
              </w:r>
            </w:del>
            <w:r>
              <w:t>42‑517(c)</w:t>
            </w:r>
            <w:ins w:id="604" w:author="Bahar Toto" w:date="2025-11-13T23:08:00Z">
              <w:r w:rsidR="003E7B54">
                <w:t xml:space="preserve">, </w:t>
              </w:r>
            </w:ins>
            <w:del w:id="605" w:author="Bahar Toto" w:date="2025-11-13T22:52:00Z">
              <w:r w:rsidDel="00F70133">
                <w:delText>;</w:delText>
              </w:r>
            </w:del>
            <w:r>
              <w:t xml:space="preserve"> 42‑524</w:t>
            </w:r>
            <w:ins w:id="606" w:author="Bahar Toto" w:date="2025-11-13T23:08:00Z">
              <w:r w:rsidR="003E7B54">
                <w:t>(a)(6)</w:t>
              </w:r>
            </w:ins>
            <w:ins w:id="607" w:author="Bahar Toto" w:date="2025-11-13T15:01:00Z">
              <w:r w:rsidR="00107E11">
                <w:t xml:space="preserve"> of the CTDPA</w:t>
              </w:r>
            </w:ins>
          </w:p>
        </w:tc>
      </w:tr>
      <w:tr w:rsidR="2229AB24" w14:paraId="791C67D0" w14:textId="77777777" w:rsidTr="2229AB24">
        <w:trPr>
          <w:trHeight w:val="300"/>
        </w:trPr>
        <w:tc>
          <w:tcPr>
            <w:tcW w:w="4500" w:type="dxa"/>
            <w:tcBorders>
              <w:top w:val="single" w:sz="6" w:space="0" w:color="auto"/>
              <w:left w:val="single" w:sz="6" w:space="0" w:color="auto"/>
              <w:bottom w:val="single" w:sz="6" w:space="0" w:color="auto"/>
              <w:right w:val="single" w:sz="6" w:space="0" w:color="auto"/>
            </w:tcBorders>
          </w:tcPr>
          <w:p w14:paraId="2F385D89" w14:textId="77777777" w:rsidR="2229AB24" w:rsidRDefault="2229AB24" w:rsidP="2229AB24">
            <w:pPr>
              <w:rPr>
                <w:rFonts w:ascii="Aptos" w:eastAsia="Aptos" w:hAnsi="Aptos" w:cs="Aptos"/>
              </w:rPr>
            </w:pPr>
            <w:r>
              <w:t xml:space="preserve">Applicable persona </w:t>
            </w:r>
          </w:p>
        </w:tc>
        <w:tc>
          <w:tcPr>
            <w:tcW w:w="4500" w:type="dxa"/>
            <w:tcBorders>
              <w:top w:val="single" w:sz="6" w:space="0" w:color="auto"/>
              <w:left w:val="single" w:sz="6" w:space="0" w:color="auto"/>
              <w:bottom w:val="single" w:sz="6" w:space="0" w:color="auto"/>
              <w:right w:val="single" w:sz="6" w:space="0" w:color="auto"/>
            </w:tcBorders>
          </w:tcPr>
          <w:p w14:paraId="20690CCA" w14:textId="2D2407BE" w:rsidR="2229AB24" w:rsidRDefault="005E2B1A" w:rsidP="2229AB24">
            <w:pPr>
              <w:rPr>
                <w:rFonts w:ascii="Aptos" w:eastAsia="Aptos" w:hAnsi="Aptos" w:cs="Aptos"/>
              </w:rPr>
            </w:pPr>
            <w:r>
              <w:t>Controllers</w:t>
            </w:r>
            <w:del w:id="608" w:author="Bahar Toto" w:date="2025-11-13T23:11:00Z">
              <w:r w:rsidR="0008156E" w:rsidDel="00060CDD">
                <w:delText>.</w:delText>
              </w:r>
            </w:del>
          </w:p>
        </w:tc>
      </w:tr>
    </w:tbl>
    <w:p w14:paraId="51C78CE0" w14:textId="77777777" w:rsidR="2229AB24" w:rsidRDefault="2229AB24" w:rsidP="2229AB24">
      <w:pPr>
        <w:rPr>
          <w:rFonts w:ascii="Aptos" w:eastAsia="Aptos" w:hAnsi="Aptos" w:cs="Aptos"/>
          <w:color w:val="000000" w:themeColor="text1"/>
        </w:rPr>
      </w:pPr>
    </w:p>
    <w:p w14:paraId="6F744005" w14:textId="77777777" w:rsidR="41A66100" w:rsidRDefault="41A66100" w:rsidP="2229AB24">
      <w:pPr>
        <w:rPr>
          <w:rFonts w:ascii="Aptos" w:eastAsia="Aptos" w:hAnsi="Aptos" w:cs="Aptos"/>
          <w:color w:val="000000" w:themeColor="text1"/>
        </w:rPr>
      </w:pPr>
      <w:r>
        <w:t>5.3.2. Which specific conditions must be fulfilled to rely on this lawful basis?</w:t>
      </w:r>
    </w:p>
    <w:p w14:paraId="59C8E711" w14:textId="77777777" w:rsidR="2229AB24" w:rsidRDefault="2229AB24" w:rsidP="2229AB24">
      <w:pPr>
        <w:rPr>
          <w:rFonts w:ascii="Aptos" w:eastAsia="Aptos" w:hAnsi="Aptos" w:cs="Aptos"/>
          <w:color w:val="000000" w:themeColor="text1"/>
        </w:rPr>
      </w:pPr>
    </w:p>
    <w:tbl>
      <w:tblPr>
        <w:tblW w:w="0" w:type="auto"/>
        <w:tblBorders>
          <w:top w:val="single" w:sz="6" w:space="0" w:color="auto"/>
          <w:left w:val="single" w:sz="6" w:space="0" w:color="auto"/>
          <w:bottom w:val="single" w:sz="6" w:space="0" w:color="auto"/>
          <w:right w:val="single" w:sz="6" w:space="0" w:color="auto"/>
        </w:tblBorders>
        <w:tblLayout w:type="fixed"/>
        <w:tblLook w:val="04A0" w:firstRow="1" w:lastRow="0" w:firstColumn="1" w:lastColumn="0" w:noHBand="0" w:noVBand="1"/>
      </w:tblPr>
      <w:tblGrid>
        <w:gridCol w:w="4500"/>
        <w:gridCol w:w="4500"/>
      </w:tblGrid>
      <w:tr w:rsidR="2229AB24" w14:paraId="7185A3F5" w14:textId="77777777" w:rsidTr="2229AB24">
        <w:trPr>
          <w:trHeight w:val="300"/>
        </w:trPr>
        <w:tc>
          <w:tcPr>
            <w:tcW w:w="4500" w:type="dxa"/>
            <w:tcBorders>
              <w:top w:val="single" w:sz="6" w:space="0" w:color="auto"/>
              <w:left w:val="single" w:sz="6" w:space="0" w:color="auto"/>
              <w:bottom w:val="single" w:sz="6" w:space="0" w:color="auto"/>
              <w:right w:val="single" w:sz="6" w:space="0" w:color="auto"/>
            </w:tcBorders>
          </w:tcPr>
          <w:p w14:paraId="0B555CB5" w14:textId="77777777" w:rsidR="2229AB24" w:rsidRDefault="2229AB24" w:rsidP="2229AB24">
            <w:pPr>
              <w:rPr>
                <w:rFonts w:ascii="Aptos" w:eastAsia="Aptos" w:hAnsi="Aptos" w:cs="Aptos"/>
              </w:rPr>
            </w:pPr>
            <w:r>
              <w:t>Response </w:t>
            </w:r>
          </w:p>
        </w:tc>
        <w:tc>
          <w:tcPr>
            <w:tcW w:w="4500" w:type="dxa"/>
            <w:tcBorders>
              <w:top w:val="single" w:sz="6" w:space="0" w:color="auto"/>
              <w:left w:val="single" w:sz="6" w:space="0" w:color="auto"/>
              <w:bottom w:val="single" w:sz="6" w:space="0" w:color="auto"/>
              <w:right w:val="single" w:sz="6" w:space="0" w:color="auto"/>
            </w:tcBorders>
          </w:tcPr>
          <w:p w14:paraId="64D243F3" w14:textId="50D12CF9" w:rsidR="2229AB24" w:rsidRDefault="005E2B1A" w:rsidP="2229AB24">
            <w:pPr>
              <w:rPr>
                <w:rFonts w:ascii="Aptos" w:eastAsia="Aptos" w:hAnsi="Aptos" w:cs="Aptos"/>
              </w:rPr>
            </w:pPr>
            <w:r>
              <w:t>Not applicable</w:t>
            </w:r>
            <w:r w:rsidR="0008156E">
              <w:t>.</w:t>
            </w:r>
            <w:r>
              <w:t xml:space="preserve"> </w:t>
            </w:r>
          </w:p>
        </w:tc>
      </w:tr>
      <w:tr w:rsidR="2229AB24" w14:paraId="35DFAB1D" w14:textId="77777777" w:rsidTr="2229AB24">
        <w:trPr>
          <w:trHeight w:val="300"/>
        </w:trPr>
        <w:tc>
          <w:tcPr>
            <w:tcW w:w="4500" w:type="dxa"/>
            <w:tcBorders>
              <w:top w:val="single" w:sz="6" w:space="0" w:color="auto"/>
              <w:left w:val="single" w:sz="6" w:space="0" w:color="auto"/>
              <w:bottom w:val="single" w:sz="6" w:space="0" w:color="auto"/>
              <w:right w:val="single" w:sz="6" w:space="0" w:color="auto"/>
            </w:tcBorders>
          </w:tcPr>
          <w:p w14:paraId="2EEFD050" w14:textId="77777777" w:rsidR="2229AB24" w:rsidRDefault="2229AB24" w:rsidP="2229AB24">
            <w:pPr>
              <w:rPr>
                <w:rFonts w:ascii="Aptos" w:eastAsia="Aptos" w:hAnsi="Aptos" w:cs="Aptos"/>
              </w:rPr>
            </w:pPr>
            <w:r>
              <w:t>Citation </w:t>
            </w:r>
          </w:p>
        </w:tc>
        <w:tc>
          <w:tcPr>
            <w:tcW w:w="4500" w:type="dxa"/>
            <w:tcBorders>
              <w:top w:val="single" w:sz="6" w:space="0" w:color="auto"/>
              <w:left w:val="single" w:sz="6" w:space="0" w:color="auto"/>
              <w:bottom w:val="single" w:sz="6" w:space="0" w:color="auto"/>
              <w:right w:val="single" w:sz="6" w:space="0" w:color="auto"/>
            </w:tcBorders>
          </w:tcPr>
          <w:p w14:paraId="41174C87" w14:textId="03B734C3" w:rsidR="2229AB24" w:rsidRDefault="005E2B1A" w:rsidP="2229AB24">
            <w:pPr>
              <w:rPr>
                <w:rFonts w:ascii="Aptos" w:eastAsia="Aptos" w:hAnsi="Aptos" w:cs="Aptos"/>
              </w:rPr>
            </w:pPr>
            <w:r>
              <w:t>Not applicable</w:t>
            </w:r>
            <w:r w:rsidR="0008156E">
              <w:t>.</w:t>
            </w:r>
            <w:r>
              <w:t xml:space="preserve"> </w:t>
            </w:r>
          </w:p>
        </w:tc>
      </w:tr>
      <w:tr w:rsidR="2229AB24" w14:paraId="0A0E2068" w14:textId="77777777" w:rsidTr="2229AB24">
        <w:trPr>
          <w:trHeight w:val="300"/>
        </w:trPr>
        <w:tc>
          <w:tcPr>
            <w:tcW w:w="4500" w:type="dxa"/>
            <w:tcBorders>
              <w:top w:val="single" w:sz="6" w:space="0" w:color="auto"/>
              <w:left w:val="single" w:sz="6" w:space="0" w:color="auto"/>
              <w:bottom w:val="single" w:sz="6" w:space="0" w:color="auto"/>
              <w:right w:val="single" w:sz="6" w:space="0" w:color="auto"/>
            </w:tcBorders>
          </w:tcPr>
          <w:p w14:paraId="60B449BB" w14:textId="77777777" w:rsidR="2229AB24" w:rsidRDefault="2229AB24" w:rsidP="2229AB24">
            <w:pPr>
              <w:rPr>
                <w:rFonts w:ascii="Aptos" w:eastAsia="Aptos" w:hAnsi="Aptos" w:cs="Aptos"/>
              </w:rPr>
            </w:pPr>
            <w:r>
              <w:t xml:space="preserve">Applicable persona </w:t>
            </w:r>
          </w:p>
        </w:tc>
        <w:tc>
          <w:tcPr>
            <w:tcW w:w="4500" w:type="dxa"/>
            <w:tcBorders>
              <w:top w:val="single" w:sz="6" w:space="0" w:color="auto"/>
              <w:left w:val="single" w:sz="6" w:space="0" w:color="auto"/>
              <w:bottom w:val="single" w:sz="6" w:space="0" w:color="auto"/>
              <w:right w:val="single" w:sz="6" w:space="0" w:color="auto"/>
            </w:tcBorders>
          </w:tcPr>
          <w:p w14:paraId="7F7D6EBC" w14:textId="266FE154" w:rsidR="2229AB24" w:rsidRDefault="005E2B1A" w:rsidP="2229AB24">
            <w:pPr>
              <w:rPr>
                <w:rFonts w:ascii="Aptos" w:eastAsia="Aptos" w:hAnsi="Aptos" w:cs="Aptos"/>
              </w:rPr>
            </w:pPr>
            <w:r>
              <w:t>Not applicable</w:t>
            </w:r>
            <w:r w:rsidR="0008156E">
              <w:t>.</w:t>
            </w:r>
            <w:r>
              <w:t xml:space="preserve"> </w:t>
            </w:r>
          </w:p>
        </w:tc>
      </w:tr>
    </w:tbl>
    <w:p w14:paraId="5AFDDDDE" w14:textId="77777777" w:rsidR="2229AB24" w:rsidRDefault="2229AB24" w:rsidP="2229AB24">
      <w:pPr>
        <w:rPr>
          <w:rFonts w:ascii="Aptos" w:eastAsia="Aptos" w:hAnsi="Aptos" w:cs="Aptos"/>
          <w:color w:val="000000" w:themeColor="text1"/>
        </w:rPr>
      </w:pPr>
    </w:p>
    <w:p w14:paraId="58356E4E" w14:textId="77777777" w:rsidR="2229AB24" w:rsidRDefault="2229AB24" w:rsidP="2229AB24">
      <w:pPr>
        <w:rPr>
          <w:rFonts w:ascii="Aptos" w:eastAsia="Aptos" w:hAnsi="Aptos" w:cs="Aptos"/>
          <w:color w:val="000000" w:themeColor="text1"/>
        </w:rPr>
      </w:pPr>
    </w:p>
    <w:p w14:paraId="14D58C51" w14:textId="77777777" w:rsidR="41A66100" w:rsidRDefault="41A66100" w:rsidP="2229AB24">
      <w:pPr>
        <w:rPr>
          <w:rFonts w:ascii="Aptos" w:eastAsia="Aptos" w:hAnsi="Aptos" w:cs="Aptos"/>
          <w:color w:val="000000" w:themeColor="text1"/>
        </w:rPr>
      </w:pPr>
      <w:r>
        <w:t xml:space="preserve">5.4. Legal obligations </w:t>
      </w:r>
    </w:p>
    <w:p w14:paraId="5F74BB11" w14:textId="77777777" w:rsidR="2229AB24" w:rsidRDefault="2229AB24" w:rsidP="2229AB24">
      <w:pPr>
        <w:rPr>
          <w:rFonts w:ascii="Aptos" w:eastAsia="Aptos" w:hAnsi="Aptos" w:cs="Aptos"/>
          <w:color w:val="000000" w:themeColor="text1"/>
        </w:rPr>
      </w:pPr>
    </w:p>
    <w:p w14:paraId="1C396B7F" w14:textId="77777777" w:rsidR="41A66100" w:rsidRDefault="41A66100" w:rsidP="2229AB24">
      <w:pPr>
        <w:rPr>
          <w:rFonts w:ascii="Aptos" w:eastAsia="Aptos" w:hAnsi="Aptos" w:cs="Aptos"/>
          <w:color w:val="000000" w:themeColor="text1"/>
        </w:rPr>
      </w:pPr>
      <w:r>
        <w:t>5.4.1. Can personal data be processed on the basis of a legal obligation?</w:t>
      </w:r>
    </w:p>
    <w:p w14:paraId="61DDA553" w14:textId="77777777" w:rsidR="2229AB24" w:rsidRDefault="2229AB24" w:rsidP="2229AB24">
      <w:pPr>
        <w:rPr>
          <w:rFonts w:ascii="Aptos" w:eastAsia="Aptos" w:hAnsi="Aptos" w:cs="Aptos"/>
          <w:color w:val="000000" w:themeColor="text1"/>
        </w:rPr>
      </w:pPr>
    </w:p>
    <w:tbl>
      <w:tblPr>
        <w:tblW w:w="0" w:type="auto"/>
        <w:tblBorders>
          <w:top w:val="single" w:sz="6" w:space="0" w:color="auto"/>
          <w:left w:val="single" w:sz="6" w:space="0" w:color="auto"/>
          <w:bottom w:val="single" w:sz="6" w:space="0" w:color="auto"/>
          <w:right w:val="single" w:sz="6" w:space="0" w:color="auto"/>
        </w:tblBorders>
        <w:tblLayout w:type="fixed"/>
        <w:tblLook w:val="04A0" w:firstRow="1" w:lastRow="0" w:firstColumn="1" w:lastColumn="0" w:noHBand="0" w:noVBand="1"/>
      </w:tblPr>
      <w:tblGrid>
        <w:gridCol w:w="4500"/>
        <w:gridCol w:w="4500"/>
      </w:tblGrid>
      <w:tr w:rsidR="2229AB24" w14:paraId="0353B5AB" w14:textId="77777777" w:rsidTr="2229AB24">
        <w:trPr>
          <w:trHeight w:val="300"/>
        </w:trPr>
        <w:tc>
          <w:tcPr>
            <w:tcW w:w="4500" w:type="dxa"/>
            <w:tcBorders>
              <w:top w:val="single" w:sz="6" w:space="0" w:color="auto"/>
              <w:left w:val="single" w:sz="6" w:space="0" w:color="auto"/>
              <w:bottom w:val="single" w:sz="6" w:space="0" w:color="auto"/>
              <w:right w:val="single" w:sz="6" w:space="0" w:color="auto"/>
            </w:tcBorders>
          </w:tcPr>
          <w:p w14:paraId="0F1C5837" w14:textId="77777777" w:rsidR="2229AB24" w:rsidRDefault="2229AB24" w:rsidP="2229AB24">
            <w:pPr>
              <w:rPr>
                <w:rFonts w:ascii="Aptos" w:eastAsia="Aptos" w:hAnsi="Aptos" w:cs="Aptos"/>
              </w:rPr>
            </w:pPr>
            <w:r>
              <w:t>Response </w:t>
            </w:r>
          </w:p>
        </w:tc>
        <w:tc>
          <w:tcPr>
            <w:tcW w:w="4500" w:type="dxa"/>
            <w:tcBorders>
              <w:top w:val="single" w:sz="6" w:space="0" w:color="auto"/>
              <w:left w:val="single" w:sz="6" w:space="0" w:color="auto"/>
              <w:bottom w:val="single" w:sz="6" w:space="0" w:color="auto"/>
              <w:right w:val="single" w:sz="6" w:space="0" w:color="auto"/>
            </w:tcBorders>
          </w:tcPr>
          <w:p w14:paraId="2D86A05B" w14:textId="3C64CC65" w:rsidR="00805710" w:rsidRDefault="00805710" w:rsidP="00805710">
            <w:pPr>
              <w:rPr>
                <w:ins w:id="609" w:author="Bahar Toto" w:date="2025-11-13T23:10:00Z"/>
              </w:rPr>
            </w:pPr>
            <w:ins w:id="610" w:author="Bahar Toto" w:date="2025-11-13T23:10:00Z">
              <w:r w:rsidRPr="00D45330">
                <w:t xml:space="preserve">The CTDPA does not recognize </w:t>
              </w:r>
            </w:ins>
            <w:ins w:id="611" w:author="Bahar Toto" w:date="2025-11-13T23:12:00Z">
              <w:r w:rsidR="007E4A88">
                <w:t>'legal obligation'</w:t>
              </w:r>
            </w:ins>
            <w:ins w:id="612" w:author="Bahar Toto" w:date="2025-11-13T23:10:00Z">
              <w:r w:rsidRPr="00D45330">
                <w:t xml:space="preserve"> as a separate lawful basis for processing, unlike the GDPR.</w:t>
              </w:r>
              <w:r>
                <w:t xml:space="preserve"> The CTDPA permits processing subject to the controller's duties, including consumer rights, and purpose</w:t>
              </w:r>
              <w:r>
                <w:rPr>
                  <w:rFonts w:ascii="Cambria Math" w:hAnsi="Cambria Math" w:cs="Cambria Math"/>
                </w:rPr>
                <w:t>‑</w:t>
              </w:r>
              <w:r>
                <w:t>based exemptions</w:t>
              </w:r>
              <w:r w:rsidRPr="00F70133">
                <w:t>, such as processing necessary for compliance with law or handling security incidents.</w:t>
              </w:r>
            </w:ins>
          </w:p>
          <w:p w14:paraId="3B3A3D96" w14:textId="3C1FEDDD" w:rsidR="00805710" w:rsidRDefault="00805710" w:rsidP="00805710">
            <w:pPr>
              <w:rPr>
                <w:ins w:id="613" w:author="Bahar Toto" w:date="2025-11-13T23:10:00Z"/>
              </w:rPr>
            </w:pPr>
            <w:commentRangeStart w:id="614"/>
            <w:commentRangeStart w:id="615"/>
            <w:ins w:id="616" w:author="Bahar Toto" w:date="2025-11-13T23:10:00Z">
              <w:r>
                <w:t>Moreover</w:t>
              </w:r>
              <w:r w:rsidR="00152C1D">
                <w:t xml:space="preserve">, </w:t>
              </w:r>
              <w:r w:rsidR="00152C1D" w:rsidRPr="00152C1D">
                <w:t xml:space="preserve">the CTDPA provides that its requirements do not restrict a controller or processor's ability to comply with </w:t>
              </w:r>
            </w:ins>
            <w:ins w:id="617" w:author="Bahar Toto" w:date="2025-12-17T13:31:00Z" w16du:dateUtc="2025-12-17T13:31:00Z">
              <w:r w:rsidR="004A67D0">
                <w:t>law</w:t>
              </w:r>
            </w:ins>
            <w:ins w:id="618" w:author="Bahar Toto" w:date="2025-11-13T23:10:00Z">
              <w:r w:rsidR="00152C1D" w:rsidRPr="00152C1D">
                <w:t>.</w:t>
              </w:r>
            </w:ins>
            <w:commentRangeEnd w:id="614"/>
            <w:ins w:id="619" w:author="Bahar Toto" w:date="2025-11-13T23:11:00Z">
              <w:r w:rsidR="00152C1D">
                <w:rPr>
                  <w:rStyle w:val="CommentReference"/>
                  <w:sz w:val="24"/>
                  <w:szCs w:val="24"/>
                </w:rPr>
                <w:commentReference w:id="614"/>
              </w:r>
            </w:ins>
            <w:commentRangeEnd w:id="615"/>
            <w:r w:rsidR="00A55C6E">
              <w:rPr>
                <w:rStyle w:val="CommentReference"/>
                <w:sz w:val="24"/>
                <w:szCs w:val="24"/>
              </w:rPr>
              <w:commentReference w:id="615"/>
            </w:r>
          </w:p>
          <w:p w14:paraId="4D710182" w14:textId="7D291E91" w:rsidR="2229AB24" w:rsidRDefault="2229AB24" w:rsidP="2229AB24">
            <w:pPr>
              <w:rPr>
                <w:rFonts w:ascii="Aptos" w:eastAsia="Aptos" w:hAnsi="Aptos" w:cs="Aptos"/>
              </w:rPr>
            </w:pPr>
            <w:del w:id="620" w:author="Bahar Toto" w:date="2025-11-13T23:10:00Z">
              <w:r w:rsidDel="00805710">
                <w:delText>Not codified as separate “bases.” CTDPA permits processing subject to controller duties, consumer rights, and purpose‑based exemptions (e.g., compliance with law, security incidents).</w:delText>
              </w:r>
            </w:del>
          </w:p>
        </w:tc>
      </w:tr>
      <w:tr w:rsidR="2229AB24" w14:paraId="783F1EAA" w14:textId="77777777" w:rsidTr="2229AB24">
        <w:trPr>
          <w:trHeight w:val="300"/>
        </w:trPr>
        <w:tc>
          <w:tcPr>
            <w:tcW w:w="4500" w:type="dxa"/>
            <w:tcBorders>
              <w:top w:val="single" w:sz="6" w:space="0" w:color="auto"/>
              <w:left w:val="single" w:sz="6" w:space="0" w:color="auto"/>
              <w:bottom w:val="single" w:sz="6" w:space="0" w:color="auto"/>
              <w:right w:val="single" w:sz="6" w:space="0" w:color="auto"/>
            </w:tcBorders>
          </w:tcPr>
          <w:p w14:paraId="3D6D01A4" w14:textId="77777777" w:rsidR="2229AB24" w:rsidRDefault="2229AB24" w:rsidP="2229AB24">
            <w:pPr>
              <w:rPr>
                <w:rFonts w:ascii="Aptos" w:eastAsia="Aptos" w:hAnsi="Aptos" w:cs="Aptos"/>
              </w:rPr>
            </w:pPr>
            <w:r>
              <w:t>Citation </w:t>
            </w:r>
          </w:p>
        </w:tc>
        <w:tc>
          <w:tcPr>
            <w:tcW w:w="4500" w:type="dxa"/>
            <w:tcBorders>
              <w:top w:val="single" w:sz="6" w:space="0" w:color="auto"/>
              <w:left w:val="single" w:sz="6" w:space="0" w:color="auto"/>
              <w:bottom w:val="single" w:sz="6" w:space="0" w:color="auto"/>
              <w:right w:val="single" w:sz="6" w:space="0" w:color="auto"/>
            </w:tcBorders>
          </w:tcPr>
          <w:p w14:paraId="19E4C3FA" w14:textId="2FE6C464" w:rsidR="2229AB24" w:rsidRDefault="2229AB24" w:rsidP="2229AB24">
            <w:pPr>
              <w:rPr>
                <w:rFonts w:ascii="Aptos" w:eastAsia="Aptos" w:hAnsi="Aptos" w:cs="Aptos"/>
              </w:rPr>
            </w:pPr>
            <w:del w:id="621" w:author="Bahar Toto" w:date="2025-11-13T15:01:00Z">
              <w:r w:rsidDel="00107E11">
                <w:delText xml:space="preserve">Conn. Gen. Stat. </w:delText>
              </w:r>
            </w:del>
            <w:r>
              <w:t>§§</w:t>
            </w:r>
            <w:del w:id="622" w:author="Bahar Toto" w:date="2025-11-13T23:11:00Z">
              <w:r w:rsidDel="00060CDD">
                <w:delText xml:space="preserve"> </w:delText>
              </w:r>
            </w:del>
            <w:r>
              <w:t>42‑517(c)</w:t>
            </w:r>
            <w:ins w:id="623" w:author="Bahar Toto" w:date="2025-11-13T23:11:00Z">
              <w:r w:rsidR="00060CDD">
                <w:t xml:space="preserve"> and</w:t>
              </w:r>
            </w:ins>
            <w:del w:id="624" w:author="Bahar Toto" w:date="2025-11-13T23:11:00Z">
              <w:r w:rsidDel="00060CDD">
                <w:delText>;</w:delText>
              </w:r>
            </w:del>
            <w:r>
              <w:t xml:space="preserve"> 42‑524</w:t>
            </w:r>
            <w:ins w:id="625" w:author="Bahar Toto" w:date="2025-11-13T23:11:00Z">
              <w:r w:rsidR="00060CDD">
                <w:t>(a)(1)</w:t>
              </w:r>
            </w:ins>
            <w:ins w:id="626" w:author="Bahar Toto" w:date="2025-11-13T15:01:00Z">
              <w:r w:rsidR="00107E11">
                <w:t xml:space="preserve"> of the CTDPA</w:t>
              </w:r>
            </w:ins>
          </w:p>
        </w:tc>
      </w:tr>
      <w:tr w:rsidR="2229AB24" w14:paraId="16F03150" w14:textId="77777777" w:rsidTr="2229AB24">
        <w:trPr>
          <w:trHeight w:val="300"/>
        </w:trPr>
        <w:tc>
          <w:tcPr>
            <w:tcW w:w="4500" w:type="dxa"/>
            <w:tcBorders>
              <w:top w:val="single" w:sz="6" w:space="0" w:color="auto"/>
              <w:left w:val="single" w:sz="6" w:space="0" w:color="auto"/>
              <w:bottom w:val="single" w:sz="6" w:space="0" w:color="auto"/>
              <w:right w:val="single" w:sz="6" w:space="0" w:color="auto"/>
            </w:tcBorders>
          </w:tcPr>
          <w:p w14:paraId="28885F96" w14:textId="77777777" w:rsidR="2229AB24" w:rsidRDefault="2229AB24" w:rsidP="2229AB24">
            <w:pPr>
              <w:rPr>
                <w:rFonts w:ascii="Aptos" w:eastAsia="Aptos" w:hAnsi="Aptos" w:cs="Aptos"/>
              </w:rPr>
            </w:pPr>
            <w:r>
              <w:t xml:space="preserve">Applicable persona </w:t>
            </w:r>
          </w:p>
        </w:tc>
        <w:tc>
          <w:tcPr>
            <w:tcW w:w="4500" w:type="dxa"/>
            <w:tcBorders>
              <w:top w:val="single" w:sz="6" w:space="0" w:color="auto"/>
              <w:left w:val="single" w:sz="6" w:space="0" w:color="auto"/>
              <w:bottom w:val="single" w:sz="6" w:space="0" w:color="auto"/>
              <w:right w:val="single" w:sz="6" w:space="0" w:color="auto"/>
            </w:tcBorders>
          </w:tcPr>
          <w:p w14:paraId="12C7D2D7" w14:textId="257640D4" w:rsidR="2229AB24" w:rsidRDefault="005E2B1A" w:rsidP="2229AB24">
            <w:pPr>
              <w:rPr>
                <w:rFonts w:ascii="Aptos" w:eastAsia="Aptos" w:hAnsi="Aptos" w:cs="Aptos"/>
              </w:rPr>
            </w:pPr>
            <w:del w:id="627" w:author="Bahar Toto" w:date="2025-11-13T23:11:00Z">
              <w:r w:rsidDel="00060CDD">
                <w:delText>Not applicable</w:delText>
              </w:r>
              <w:r w:rsidR="0008156E" w:rsidDel="00060CDD">
                <w:delText>.</w:delText>
              </w:r>
            </w:del>
            <w:ins w:id="628" w:author="Bahar Toto" w:date="2025-11-13T23:11:00Z">
              <w:r w:rsidR="00060CDD">
                <w:t>Controllers</w:t>
              </w:r>
            </w:ins>
          </w:p>
        </w:tc>
      </w:tr>
    </w:tbl>
    <w:p w14:paraId="17A08E2D" w14:textId="77777777" w:rsidR="2229AB24" w:rsidRDefault="2229AB24" w:rsidP="2229AB24">
      <w:pPr>
        <w:rPr>
          <w:rFonts w:ascii="Aptos" w:eastAsia="Aptos" w:hAnsi="Aptos" w:cs="Aptos"/>
          <w:color w:val="000000" w:themeColor="text1"/>
        </w:rPr>
      </w:pPr>
    </w:p>
    <w:p w14:paraId="057B0C19" w14:textId="77777777" w:rsidR="41A66100" w:rsidRDefault="41A66100" w:rsidP="2229AB24">
      <w:pPr>
        <w:rPr>
          <w:rFonts w:ascii="Aptos" w:eastAsia="Aptos" w:hAnsi="Aptos" w:cs="Aptos"/>
          <w:color w:val="000000" w:themeColor="text1"/>
        </w:rPr>
      </w:pPr>
      <w:r>
        <w:t>5.4.2. Which specific conditions must be fulfilled to rely on this lawful basis? (e.g., derived from national law only)</w:t>
      </w:r>
    </w:p>
    <w:p w14:paraId="5C8BD3F4" w14:textId="77777777" w:rsidR="2229AB24" w:rsidRDefault="2229AB24" w:rsidP="2229AB24">
      <w:pPr>
        <w:rPr>
          <w:rFonts w:ascii="Aptos" w:eastAsia="Aptos" w:hAnsi="Aptos" w:cs="Aptos"/>
          <w:color w:val="000000" w:themeColor="text1"/>
        </w:rPr>
      </w:pPr>
    </w:p>
    <w:tbl>
      <w:tblPr>
        <w:tblW w:w="0" w:type="auto"/>
        <w:tblBorders>
          <w:top w:val="single" w:sz="6" w:space="0" w:color="auto"/>
          <w:left w:val="single" w:sz="6" w:space="0" w:color="auto"/>
          <w:bottom w:val="single" w:sz="6" w:space="0" w:color="auto"/>
          <w:right w:val="single" w:sz="6" w:space="0" w:color="auto"/>
        </w:tblBorders>
        <w:tblLayout w:type="fixed"/>
        <w:tblLook w:val="04A0" w:firstRow="1" w:lastRow="0" w:firstColumn="1" w:lastColumn="0" w:noHBand="0" w:noVBand="1"/>
      </w:tblPr>
      <w:tblGrid>
        <w:gridCol w:w="4500"/>
        <w:gridCol w:w="4500"/>
      </w:tblGrid>
      <w:tr w:rsidR="2229AB24" w14:paraId="3F9B8B11" w14:textId="77777777" w:rsidTr="2229AB24">
        <w:trPr>
          <w:trHeight w:val="300"/>
        </w:trPr>
        <w:tc>
          <w:tcPr>
            <w:tcW w:w="4500" w:type="dxa"/>
            <w:tcBorders>
              <w:top w:val="single" w:sz="6" w:space="0" w:color="auto"/>
              <w:left w:val="single" w:sz="6" w:space="0" w:color="auto"/>
              <w:bottom w:val="single" w:sz="6" w:space="0" w:color="auto"/>
              <w:right w:val="single" w:sz="6" w:space="0" w:color="auto"/>
            </w:tcBorders>
          </w:tcPr>
          <w:p w14:paraId="7B4F0C4E" w14:textId="77777777" w:rsidR="2229AB24" w:rsidRDefault="2229AB24" w:rsidP="2229AB24">
            <w:pPr>
              <w:rPr>
                <w:rFonts w:ascii="Aptos" w:eastAsia="Aptos" w:hAnsi="Aptos" w:cs="Aptos"/>
              </w:rPr>
            </w:pPr>
            <w:r>
              <w:t>Response </w:t>
            </w:r>
          </w:p>
        </w:tc>
        <w:tc>
          <w:tcPr>
            <w:tcW w:w="4500" w:type="dxa"/>
            <w:tcBorders>
              <w:top w:val="single" w:sz="6" w:space="0" w:color="auto"/>
              <w:left w:val="single" w:sz="6" w:space="0" w:color="auto"/>
              <w:bottom w:val="single" w:sz="6" w:space="0" w:color="auto"/>
              <w:right w:val="single" w:sz="6" w:space="0" w:color="auto"/>
            </w:tcBorders>
          </w:tcPr>
          <w:p w14:paraId="22981648" w14:textId="60CC2457" w:rsidR="2229AB24" w:rsidRDefault="2229AB24" w:rsidP="2229AB24">
            <w:pPr>
              <w:rPr>
                <w:rFonts w:ascii="Aptos" w:eastAsia="Aptos" w:hAnsi="Aptos" w:cs="Aptos"/>
              </w:rPr>
            </w:pPr>
            <w:r>
              <w:t>Not applicable</w:t>
            </w:r>
            <w:r w:rsidR="0008156E">
              <w:t>.</w:t>
            </w:r>
          </w:p>
        </w:tc>
      </w:tr>
      <w:tr w:rsidR="2229AB24" w14:paraId="32BBBF89" w14:textId="77777777" w:rsidTr="2229AB24">
        <w:trPr>
          <w:trHeight w:val="300"/>
        </w:trPr>
        <w:tc>
          <w:tcPr>
            <w:tcW w:w="4500" w:type="dxa"/>
            <w:tcBorders>
              <w:top w:val="single" w:sz="6" w:space="0" w:color="auto"/>
              <w:left w:val="single" w:sz="6" w:space="0" w:color="auto"/>
              <w:bottom w:val="single" w:sz="6" w:space="0" w:color="auto"/>
              <w:right w:val="single" w:sz="6" w:space="0" w:color="auto"/>
            </w:tcBorders>
          </w:tcPr>
          <w:p w14:paraId="4D32ECE2" w14:textId="77777777" w:rsidR="2229AB24" w:rsidRDefault="2229AB24" w:rsidP="2229AB24">
            <w:pPr>
              <w:rPr>
                <w:rFonts w:ascii="Aptos" w:eastAsia="Aptos" w:hAnsi="Aptos" w:cs="Aptos"/>
              </w:rPr>
            </w:pPr>
            <w:r>
              <w:t>Citation </w:t>
            </w:r>
          </w:p>
        </w:tc>
        <w:tc>
          <w:tcPr>
            <w:tcW w:w="4500" w:type="dxa"/>
            <w:tcBorders>
              <w:top w:val="single" w:sz="6" w:space="0" w:color="auto"/>
              <w:left w:val="single" w:sz="6" w:space="0" w:color="auto"/>
              <w:bottom w:val="single" w:sz="6" w:space="0" w:color="auto"/>
              <w:right w:val="single" w:sz="6" w:space="0" w:color="auto"/>
            </w:tcBorders>
          </w:tcPr>
          <w:p w14:paraId="35B66E8C" w14:textId="129AF606" w:rsidR="2229AB24" w:rsidRDefault="2229AB24" w:rsidP="2229AB24">
            <w:pPr>
              <w:rPr>
                <w:rFonts w:ascii="Aptos" w:eastAsia="Aptos" w:hAnsi="Aptos" w:cs="Aptos"/>
              </w:rPr>
            </w:pPr>
            <w:r>
              <w:t>Not applicable</w:t>
            </w:r>
            <w:r w:rsidR="0008156E">
              <w:t>.</w:t>
            </w:r>
          </w:p>
        </w:tc>
      </w:tr>
      <w:tr w:rsidR="2229AB24" w14:paraId="14525AE3" w14:textId="77777777" w:rsidTr="2229AB24">
        <w:trPr>
          <w:trHeight w:val="300"/>
        </w:trPr>
        <w:tc>
          <w:tcPr>
            <w:tcW w:w="4500" w:type="dxa"/>
            <w:tcBorders>
              <w:top w:val="single" w:sz="6" w:space="0" w:color="auto"/>
              <w:left w:val="single" w:sz="6" w:space="0" w:color="auto"/>
              <w:bottom w:val="single" w:sz="6" w:space="0" w:color="auto"/>
              <w:right w:val="single" w:sz="6" w:space="0" w:color="auto"/>
            </w:tcBorders>
          </w:tcPr>
          <w:p w14:paraId="67AFB9F7" w14:textId="77777777" w:rsidR="2229AB24" w:rsidRDefault="2229AB24" w:rsidP="2229AB24">
            <w:pPr>
              <w:rPr>
                <w:rFonts w:ascii="Aptos" w:eastAsia="Aptos" w:hAnsi="Aptos" w:cs="Aptos"/>
              </w:rPr>
            </w:pPr>
            <w:r>
              <w:t xml:space="preserve">Applicable persona </w:t>
            </w:r>
          </w:p>
        </w:tc>
        <w:tc>
          <w:tcPr>
            <w:tcW w:w="4500" w:type="dxa"/>
            <w:tcBorders>
              <w:top w:val="single" w:sz="6" w:space="0" w:color="auto"/>
              <w:left w:val="single" w:sz="6" w:space="0" w:color="auto"/>
              <w:bottom w:val="single" w:sz="6" w:space="0" w:color="auto"/>
              <w:right w:val="single" w:sz="6" w:space="0" w:color="auto"/>
            </w:tcBorders>
          </w:tcPr>
          <w:p w14:paraId="5B7E38B5" w14:textId="5DDD048B" w:rsidR="2229AB24" w:rsidRDefault="005E2B1A" w:rsidP="2229AB24">
            <w:pPr>
              <w:rPr>
                <w:rFonts w:ascii="Aptos" w:eastAsia="Aptos" w:hAnsi="Aptos" w:cs="Aptos"/>
              </w:rPr>
            </w:pPr>
            <w:r>
              <w:t>Not applicable</w:t>
            </w:r>
            <w:r w:rsidR="0008156E">
              <w:t>.</w:t>
            </w:r>
          </w:p>
        </w:tc>
      </w:tr>
    </w:tbl>
    <w:p w14:paraId="367575DB" w14:textId="77777777" w:rsidR="2229AB24" w:rsidRDefault="2229AB24" w:rsidP="2229AB24">
      <w:pPr>
        <w:rPr>
          <w:rFonts w:ascii="Aptos" w:eastAsia="Aptos" w:hAnsi="Aptos" w:cs="Aptos"/>
          <w:color w:val="000000" w:themeColor="text1"/>
        </w:rPr>
      </w:pPr>
    </w:p>
    <w:p w14:paraId="53371FA9" w14:textId="77777777" w:rsidR="2229AB24" w:rsidRDefault="2229AB24" w:rsidP="2229AB24">
      <w:pPr>
        <w:rPr>
          <w:rFonts w:ascii="Aptos" w:eastAsia="Aptos" w:hAnsi="Aptos" w:cs="Aptos"/>
          <w:color w:val="000000" w:themeColor="text1"/>
        </w:rPr>
      </w:pPr>
    </w:p>
    <w:p w14:paraId="04C66CB7" w14:textId="77777777" w:rsidR="41A66100" w:rsidRDefault="41A66100" w:rsidP="2229AB24">
      <w:pPr>
        <w:rPr>
          <w:rFonts w:ascii="Aptos" w:eastAsia="Aptos" w:hAnsi="Aptos" w:cs="Aptos"/>
          <w:color w:val="000000" w:themeColor="text1"/>
        </w:rPr>
      </w:pPr>
      <w:r>
        <w:t xml:space="preserve">5.5. Interest of the data subject </w:t>
      </w:r>
    </w:p>
    <w:p w14:paraId="4B45658C" w14:textId="77777777" w:rsidR="2229AB24" w:rsidRDefault="2229AB24" w:rsidP="2229AB24">
      <w:pPr>
        <w:rPr>
          <w:rFonts w:ascii="Aptos" w:eastAsia="Aptos" w:hAnsi="Aptos" w:cs="Aptos"/>
          <w:color w:val="000000" w:themeColor="text1"/>
        </w:rPr>
      </w:pPr>
    </w:p>
    <w:p w14:paraId="4055871F" w14:textId="77777777" w:rsidR="41A66100" w:rsidRDefault="41A66100" w:rsidP="2229AB24">
      <w:pPr>
        <w:rPr>
          <w:rFonts w:ascii="Aptos" w:eastAsia="Aptos" w:hAnsi="Aptos" w:cs="Aptos"/>
          <w:color w:val="000000" w:themeColor="text1"/>
        </w:rPr>
      </w:pPr>
      <w:r>
        <w:t>5.5.1. Can personal data be processed on the basis of the interest of the data subject?</w:t>
      </w:r>
    </w:p>
    <w:p w14:paraId="2C2D933E" w14:textId="77777777" w:rsidR="2229AB24" w:rsidRDefault="2229AB24" w:rsidP="2229AB24">
      <w:pPr>
        <w:rPr>
          <w:rFonts w:ascii="Aptos" w:eastAsia="Aptos" w:hAnsi="Aptos" w:cs="Aptos"/>
          <w:color w:val="000000" w:themeColor="text1"/>
        </w:rPr>
      </w:pPr>
    </w:p>
    <w:tbl>
      <w:tblPr>
        <w:tblW w:w="0" w:type="auto"/>
        <w:tblBorders>
          <w:top w:val="single" w:sz="6" w:space="0" w:color="auto"/>
          <w:left w:val="single" w:sz="6" w:space="0" w:color="auto"/>
          <w:bottom w:val="single" w:sz="6" w:space="0" w:color="auto"/>
          <w:right w:val="single" w:sz="6" w:space="0" w:color="auto"/>
        </w:tblBorders>
        <w:tblLayout w:type="fixed"/>
        <w:tblLook w:val="04A0" w:firstRow="1" w:lastRow="0" w:firstColumn="1" w:lastColumn="0" w:noHBand="0" w:noVBand="1"/>
      </w:tblPr>
      <w:tblGrid>
        <w:gridCol w:w="4500"/>
        <w:gridCol w:w="4500"/>
      </w:tblGrid>
      <w:tr w:rsidR="2229AB24" w14:paraId="64C176EB" w14:textId="77777777" w:rsidTr="2229AB24">
        <w:trPr>
          <w:trHeight w:val="300"/>
        </w:trPr>
        <w:tc>
          <w:tcPr>
            <w:tcW w:w="4500" w:type="dxa"/>
            <w:tcBorders>
              <w:top w:val="single" w:sz="6" w:space="0" w:color="auto"/>
              <w:left w:val="single" w:sz="6" w:space="0" w:color="auto"/>
              <w:bottom w:val="single" w:sz="6" w:space="0" w:color="auto"/>
              <w:right w:val="single" w:sz="6" w:space="0" w:color="auto"/>
            </w:tcBorders>
          </w:tcPr>
          <w:p w14:paraId="6B768956" w14:textId="77777777" w:rsidR="2229AB24" w:rsidRDefault="2229AB24" w:rsidP="2229AB24">
            <w:pPr>
              <w:rPr>
                <w:rFonts w:ascii="Aptos" w:eastAsia="Aptos" w:hAnsi="Aptos" w:cs="Aptos"/>
              </w:rPr>
            </w:pPr>
            <w:r>
              <w:t>Response </w:t>
            </w:r>
          </w:p>
        </w:tc>
        <w:tc>
          <w:tcPr>
            <w:tcW w:w="4500" w:type="dxa"/>
            <w:tcBorders>
              <w:top w:val="single" w:sz="6" w:space="0" w:color="auto"/>
              <w:left w:val="single" w:sz="6" w:space="0" w:color="auto"/>
              <w:bottom w:val="single" w:sz="6" w:space="0" w:color="auto"/>
              <w:right w:val="single" w:sz="6" w:space="0" w:color="auto"/>
            </w:tcBorders>
          </w:tcPr>
          <w:p w14:paraId="47917B21" w14:textId="2BB70B38" w:rsidR="007E4A88" w:rsidRDefault="007E4A88" w:rsidP="007E4A88">
            <w:pPr>
              <w:rPr>
                <w:ins w:id="629" w:author="Bahar Toto" w:date="2025-11-13T23:15:00Z"/>
              </w:rPr>
            </w:pPr>
            <w:ins w:id="630" w:author="Bahar Toto" w:date="2025-11-13T23:12:00Z">
              <w:r w:rsidRPr="00D45330">
                <w:t xml:space="preserve">The CTDPA does not recognize </w:t>
              </w:r>
            </w:ins>
            <w:ins w:id="631" w:author="Bahar Toto" w:date="2025-11-13T23:13:00Z">
              <w:r>
                <w:t>'interest of the data subject</w:t>
              </w:r>
            </w:ins>
            <w:ins w:id="632" w:author="Bahar Toto" w:date="2025-11-13T23:12:00Z">
              <w:r>
                <w:t>'</w:t>
              </w:r>
              <w:r w:rsidRPr="00D45330">
                <w:t xml:space="preserve"> as a separate lawful basis for processing, unlike the GDPR.</w:t>
              </w:r>
              <w:r>
                <w:t xml:space="preserve"> The CTDPA permits processing subject to the controller's duties, including consumer rights, and purpose</w:t>
              </w:r>
              <w:r>
                <w:rPr>
                  <w:rFonts w:ascii="Cambria Math" w:hAnsi="Cambria Math" w:cs="Cambria Math"/>
                </w:rPr>
                <w:t>‑</w:t>
              </w:r>
              <w:r>
                <w:t>based exemptions</w:t>
              </w:r>
              <w:r w:rsidRPr="00F70133">
                <w:t>, such as processing necessary for compliance with law or handling security incidents.</w:t>
              </w:r>
            </w:ins>
          </w:p>
          <w:p w14:paraId="6A381DC3" w14:textId="44C31582" w:rsidR="00E549E9" w:rsidRDefault="005A65F5" w:rsidP="007E4A88">
            <w:pPr>
              <w:rPr>
                <w:ins w:id="633" w:author="Bahar Toto" w:date="2025-11-13T23:12:00Z"/>
              </w:rPr>
            </w:pPr>
            <w:commentRangeStart w:id="634"/>
            <w:commentRangeStart w:id="635"/>
            <w:commentRangeEnd w:id="634"/>
            <w:ins w:id="636" w:author="Bahar Toto" w:date="2025-11-13T23:15:00Z">
              <w:r w:rsidRPr="004A67D0">
                <w:rPr>
                  <w:rStyle w:val="CommentReference"/>
                  <w:sz w:val="24"/>
                  <w:szCs w:val="24"/>
                </w:rPr>
                <w:commentReference w:id="634"/>
              </w:r>
            </w:ins>
            <w:commentRangeEnd w:id="635"/>
            <w:r w:rsidR="00A55C6E" w:rsidRPr="004A67D0">
              <w:rPr>
                <w:rStyle w:val="CommentReference"/>
                <w:sz w:val="24"/>
                <w:szCs w:val="24"/>
              </w:rPr>
              <w:commentReference w:id="635"/>
            </w:r>
            <w:ins w:id="637" w:author="Bahar Toto" w:date="2025-12-17T13:32:00Z">
              <w:r w:rsidR="004A67D0" w:rsidRPr="004A67D0">
                <w:t>The CTDPA provides that nothing in the Act should be construed to impose obligations on controllers or processors that would adversely affect the rights or freedoms of any person, or to apply to purely personal or household processing.</w:t>
              </w:r>
            </w:ins>
          </w:p>
          <w:p w14:paraId="3D7FA3F3" w14:textId="1C320FB6" w:rsidR="2229AB24" w:rsidRDefault="2229AB24" w:rsidP="2229AB24">
            <w:pPr>
              <w:rPr>
                <w:rFonts w:ascii="Aptos" w:eastAsia="Aptos" w:hAnsi="Aptos" w:cs="Aptos"/>
              </w:rPr>
            </w:pPr>
            <w:del w:id="638" w:author="Bahar Toto" w:date="2025-11-13T23:12:00Z">
              <w:r w:rsidDel="007E4A88">
                <w:delText>Not codified as separate “bases.” CTDPA permits processing subject to controller duties, consumer rights, and purpose‑based exemptions (e.g., compliance with law, security incidents).</w:delText>
              </w:r>
            </w:del>
          </w:p>
        </w:tc>
      </w:tr>
      <w:tr w:rsidR="2229AB24" w14:paraId="1F2C87E9" w14:textId="77777777" w:rsidTr="2229AB24">
        <w:trPr>
          <w:trHeight w:val="300"/>
        </w:trPr>
        <w:tc>
          <w:tcPr>
            <w:tcW w:w="4500" w:type="dxa"/>
            <w:tcBorders>
              <w:top w:val="single" w:sz="6" w:space="0" w:color="auto"/>
              <w:left w:val="single" w:sz="6" w:space="0" w:color="auto"/>
              <w:bottom w:val="single" w:sz="6" w:space="0" w:color="auto"/>
              <w:right w:val="single" w:sz="6" w:space="0" w:color="auto"/>
            </w:tcBorders>
          </w:tcPr>
          <w:p w14:paraId="6CFC06CF" w14:textId="77777777" w:rsidR="2229AB24" w:rsidRDefault="2229AB24" w:rsidP="2229AB24">
            <w:pPr>
              <w:rPr>
                <w:rFonts w:ascii="Aptos" w:eastAsia="Aptos" w:hAnsi="Aptos" w:cs="Aptos"/>
              </w:rPr>
            </w:pPr>
            <w:r>
              <w:t>Citation </w:t>
            </w:r>
          </w:p>
        </w:tc>
        <w:tc>
          <w:tcPr>
            <w:tcW w:w="4500" w:type="dxa"/>
            <w:tcBorders>
              <w:top w:val="single" w:sz="6" w:space="0" w:color="auto"/>
              <w:left w:val="single" w:sz="6" w:space="0" w:color="auto"/>
              <w:bottom w:val="single" w:sz="6" w:space="0" w:color="auto"/>
              <w:right w:val="single" w:sz="6" w:space="0" w:color="auto"/>
            </w:tcBorders>
          </w:tcPr>
          <w:p w14:paraId="1B9E338E" w14:textId="5A29BADB" w:rsidR="2229AB24" w:rsidRDefault="2229AB24" w:rsidP="2229AB24">
            <w:pPr>
              <w:rPr>
                <w:rFonts w:ascii="Aptos" w:eastAsia="Aptos" w:hAnsi="Aptos" w:cs="Aptos"/>
              </w:rPr>
            </w:pPr>
            <w:del w:id="639" w:author="Bahar Toto" w:date="2025-11-13T15:01:00Z">
              <w:r w:rsidDel="00107E11">
                <w:delText xml:space="preserve">Conn. Gen. Stat. </w:delText>
              </w:r>
            </w:del>
            <w:r>
              <w:t>§§</w:t>
            </w:r>
            <w:del w:id="640" w:author="Bahar Toto" w:date="2025-11-13T23:15:00Z">
              <w:r w:rsidDel="005A65F5">
                <w:delText xml:space="preserve"> </w:delText>
              </w:r>
            </w:del>
            <w:r>
              <w:t>42‑517(c)</w:t>
            </w:r>
            <w:del w:id="641" w:author="Bahar Toto" w:date="2025-11-13T23:15:00Z">
              <w:r w:rsidDel="005A65F5">
                <w:delText>;</w:delText>
              </w:r>
            </w:del>
            <w:ins w:id="642" w:author="Bahar Toto" w:date="2025-11-13T23:15:00Z">
              <w:r w:rsidR="005A65F5">
                <w:t xml:space="preserve"> and</w:t>
              </w:r>
            </w:ins>
            <w:r>
              <w:t xml:space="preserve"> 42‑524</w:t>
            </w:r>
            <w:ins w:id="643" w:author="Bahar Toto" w:date="2025-12-03T21:22:00Z">
              <w:r w:rsidR="00C96C07">
                <w:t>(e)</w:t>
              </w:r>
            </w:ins>
            <w:ins w:id="644" w:author="Bahar Toto" w:date="2025-11-13T15:01:00Z">
              <w:r w:rsidR="00107E11">
                <w:t xml:space="preserve"> of the CTDPA</w:t>
              </w:r>
            </w:ins>
          </w:p>
        </w:tc>
      </w:tr>
      <w:tr w:rsidR="2229AB24" w14:paraId="2C18B5BB" w14:textId="77777777" w:rsidTr="2229AB24">
        <w:trPr>
          <w:trHeight w:val="300"/>
        </w:trPr>
        <w:tc>
          <w:tcPr>
            <w:tcW w:w="4500" w:type="dxa"/>
            <w:tcBorders>
              <w:top w:val="single" w:sz="6" w:space="0" w:color="auto"/>
              <w:left w:val="single" w:sz="6" w:space="0" w:color="auto"/>
              <w:bottom w:val="single" w:sz="6" w:space="0" w:color="auto"/>
              <w:right w:val="single" w:sz="6" w:space="0" w:color="auto"/>
            </w:tcBorders>
          </w:tcPr>
          <w:p w14:paraId="0A66A767" w14:textId="77777777" w:rsidR="2229AB24" w:rsidRDefault="2229AB24" w:rsidP="2229AB24">
            <w:pPr>
              <w:rPr>
                <w:rFonts w:ascii="Aptos" w:eastAsia="Aptos" w:hAnsi="Aptos" w:cs="Aptos"/>
              </w:rPr>
            </w:pPr>
            <w:r>
              <w:t xml:space="preserve">Applicable persona </w:t>
            </w:r>
          </w:p>
        </w:tc>
        <w:tc>
          <w:tcPr>
            <w:tcW w:w="4500" w:type="dxa"/>
            <w:tcBorders>
              <w:top w:val="single" w:sz="6" w:space="0" w:color="auto"/>
              <w:left w:val="single" w:sz="6" w:space="0" w:color="auto"/>
              <w:bottom w:val="single" w:sz="6" w:space="0" w:color="auto"/>
              <w:right w:val="single" w:sz="6" w:space="0" w:color="auto"/>
            </w:tcBorders>
          </w:tcPr>
          <w:p w14:paraId="1F30BEE9" w14:textId="4CA0CAAF" w:rsidR="2229AB24" w:rsidRDefault="001F261A" w:rsidP="2229AB24">
            <w:pPr>
              <w:rPr>
                <w:rFonts w:ascii="Aptos" w:eastAsia="Aptos" w:hAnsi="Aptos" w:cs="Aptos"/>
              </w:rPr>
            </w:pPr>
            <w:ins w:id="645" w:author="Bahar Toto" w:date="2025-11-13T23:22:00Z">
              <w:r>
                <w:rPr>
                  <w:rFonts w:ascii="Aptos" w:eastAsia="Aptos" w:hAnsi="Aptos" w:cs="Aptos"/>
                </w:rPr>
                <w:t>Controllers</w:t>
              </w:r>
            </w:ins>
            <w:del w:id="646" w:author="Bahar Toto" w:date="2025-11-13T23:22:00Z">
              <w:r w:rsidR="002E4045" w:rsidDel="001F261A">
                <w:rPr>
                  <w:rFonts w:ascii="Aptos" w:eastAsia="Aptos" w:hAnsi="Aptos" w:cs="Aptos"/>
                </w:rPr>
                <w:delText xml:space="preserve">Not applicable. </w:delText>
              </w:r>
            </w:del>
          </w:p>
        </w:tc>
      </w:tr>
    </w:tbl>
    <w:p w14:paraId="4B008C8B" w14:textId="77777777" w:rsidR="2229AB24" w:rsidRDefault="2229AB24" w:rsidP="2229AB24">
      <w:pPr>
        <w:rPr>
          <w:rFonts w:ascii="Aptos" w:eastAsia="Aptos" w:hAnsi="Aptos" w:cs="Aptos"/>
          <w:color w:val="000000" w:themeColor="text1"/>
        </w:rPr>
      </w:pPr>
    </w:p>
    <w:p w14:paraId="6F1C8084" w14:textId="77777777" w:rsidR="41A66100" w:rsidRDefault="41A66100" w:rsidP="2229AB24">
      <w:pPr>
        <w:rPr>
          <w:rFonts w:ascii="Aptos" w:eastAsia="Aptos" w:hAnsi="Aptos" w:cs="Aptos"/>
          <w:color w:val="000000" w:themeColor="text1"/>
        </w:rPr>
      </w:pPr>
      <w:r>
        <w:t>5.5.2. Which specific conditions must be fulfilled to rely on this lawful basis? (e.g., the data subject is unable to consent)</w:t>
      </w:r>
    </w:p>
    <w:p w14:paraId="337B47DB" w14:textId="77777777" w:rsidR="2229AB24" w:rsidRDefault="2229AB24" w:rsidP="2229AB24">
      <w:pPr>
        <w:rPr>
          <w:rFonts w:ascii="Aptos" w:eastAsia="Aptos" w:hAnsi="Aptos" w:cs="Aptos"/>
          <w:color w:val="000000" w:themeColor="text1"/>
        </w:rPr>
      </w:pPr>
    </w:p>
    <w:tbl>
      <w:tblPr>
        <w:tblW w:w="0" w:type="auto"/>
        <w:tblBorders>
          <w:top w:val="single" w:sz="6" w:space="0" w:color="auto"/>
          <w:left w:val="single" w:sz="6" w:space="0" w:color="auto"/>
          <w:bottom w:val="single" w:sz="6" w:space="0" w:color="auto"/>
          <w:right w:val="single" w:sz="6" w:space="0" w:color="auto"/>
        </w:tblBorders>
        <w:tblLayout w:type="fixed"/>
        <w:tblLook w:val="04A0" w:firstRow="1" w:lastRow="0" w:firstColumn="1" w:lastColumn="0" w:noHBand="0" w:noVBand="1"/>
      </w:tblPr>
      <w:tblGrid>
        <w:gridCol w:w="4500"/>
        <w:gridCol w:w="4500"/>
      </w:tblGrid>
      <w:tr w:rsidR="2229AB24" w14:paraId="62020D76" w14:textId="77777777" w:rsidTr="2229AB24">
        <w:trPr>
          <w:trHeight w:val="300"/>
        </w:trPr>
        <w:tc>
          <w:tcPr>
            <w:tcW w:w="4500" w:type="dxa"/>
            <w:tcBorders>
              <w:top w:val="single" w:sz="6" w:space="0" w:color="auto"/>
              <w:left w:val="single" w:sz="6" w:space="0" w:color="auto"/>
              <w:bottom w:val="single" w:sz="6" w:space="0" w:color="auto"/>
              <w:right w:val="single" w:sz="6" w:space="0" w:color="auto"/>
            </w:tcBorders>
          </w:tcPr>
          <w:p w14:paraId="1B8078CC" w14:textId="77777777" w:rsidR="2229AB24" w:rsidRDefault="2229AB24" w:rsidP="2229AB24">
            <w:pPr>
              <w:rPr>
                <w:rFonts w:ascii="Aptos" w:eastAsia="Aptos" w:hAnsi="Aptos" w:cs="Aptos"/>
              </w:rPr>
            </w:pPr>
            <w:r>
              <w:t>Response </w:t>
            </w:r>
          </w:p>
        </w:tc>
        <w:tc>
          <w:tcPr>
            <w:tcW w:w="4500" w:type="dxa"/>
            <w:tcBorders>
              <w:top w:val="single" w:sz="6" w:space="0" w:color="auto"/>
              <w:left w:val="single" w:sz="6" w:space="0" w:color="auto"/>
              <w:bottom w:val="single" w:sz="6" w:space="0" w:color="auto"/>
              <w:right w:val="single" w:sz="6" w:space="0" w:color="auto"/>
            </w:tcBorders>
          </w:tcPr>
          <w:p w14:paraId="2AA6F497" w14:textId="51A1C8CE" w:rsidR="2229AB24" w:rsidRDefault="2229AB24" w:rsidP="2229AB24">
            <w:pPr>
              <w:rPr>
                <w:rFonts w:ascii="Aptos" w:eastAsia="Aptos" w:hAnsi="Aptos" w:cs="Aptos"/>
              </w:rPr>
            </w:pPr>
            <w:r>
              <w:t>Not applicable</w:t>
            </w:r>
            <w:r w:rsidR="0008156E">
              <w:t>.</w:t>
            </w:r>
          </w:p>
        </w:tc>
      </w:tr>
      <w:tr w:rsidR="2229AB24" w14:paraId="1658D671" w14:textId="77777777" w:rsidTr="2229AB24">
        <w:trPr>
          <w:trHeight w:val="300"/>
        </w:trPr>
        <w:tc>
          <w:tcPr>
            <w:tcW w:w="4500" w:type="dxa"/>
            <w:tcBorders>
              <w:top w:val="single" w:sz="6" w:space="0" w:color="auto"/>
              <w:left w:val="single" w:sz="6" w:space="0" w:color="auto"/>
              <w:bottom w:val="single" w:sz="6" w:space="0" w:color="auto"/>
              <w:right w:val="single" w:sz="6" w:space="0" w:color="auto"/>
            </w:tcBorders>
          </w:tcPr>
          <w:p w14:paraId="03CB4216" w14:textId="77777777" w:rsidR="2229AB24" w:rsidRDefault="2229AB24" w:rsidP="2229AB24">
            <w:pPr>
              <w:rPr>
                <w:rFonts w:ascii="Aptos" w:eastAsia="Aptos" w:hAnsi="Aptos" w:cs="Aptos"/>
              </w:rPr>
            </w:pPr>
            <w:r>
              <w:t>Citation </w:t>
            </w:r>
          </w:p>
        </w:tc>
        <w:tc>
          <w:tcPr>
            <w:tcW w:w="4500" w:type="dxa"/>
            <w:tcBorders>
              <w:top w:val="single" w:sz="6" w:space="0" w:color="auto"/>
              <w:left w:val="single" w:sz="6" w:space="0" w:color="auto"/>
              <w:bottom w:val="single" w:sz="6" w:space="0" w:color="auto"/>
              <w:right w:val="single" w:sz="6" w:space="0" w:color="auto"/>
            </w:tcBorders>
          </w:tcPr>
          <w:p w14:paraId="27B2EDC8" w14:textId="46A1720F" w:rsidR="2229AB24" w:rsidRDefault="2229AB24" w:rsidP="2229AB24">
            <w:pPr>
              <w:rPr>
                <w:rFonts w:ascii="Aptos" w:eastAsia="Aptos" w:hAnsi="Aptos" w:cs="Aptos"/>
              </w:rPr>
            </w:pPr>
            <w:r>
              <w:t>Not applicable</w:t>
            </w:r>
            <w:r w:rsidR="0008156E">
              <w:t>.</w:t>
            </w:r>
          </w:p>
        </w:tc>
      </w:tr>
      <w:tr w:rsidR="2229AB24" w14:paraId="2CCE041B" w14:textId="77777777" w:rsidTr="2229AB24">
        <w:trPr>
          <w:trHeight w:val="300"/>
        </w:trPr>
        <w:tc>
          <w:tcPr>
            <w:tcW w:w="4500" w:type="dxa"/>
            <w:tcBorders>
              <w:top w:val="single" w:sz="6" w:space="0" w:color="auto"/>
              <w:left w:val="single" w:sz="6" w:space="0" w:color="auto"/>
              <w:bottom w:val="single" w:sz="6" w:space="0" w:color="auto"/>
              <w:right w:val="single" w:sz="6" w:space="0" w:color="auto"/>
            </w:tcBorders>
          </w:tcPr>
          <w:p w14:paraId="69277D26" w14:textId="77777777" w:rsidR="2229AB24" w:rsidRDefault="2229AB24" w:rsidP="2229AB24">
            <w:pPr>
              <w:rPr>
                <w:rFonts w:ascii="Aptos" w:eastAsia="Aptos" w:hAnsi="Aptos" w:cs="Aptos"/>
              </w:rPr>
            </w:pPr>
            <w:r>
              <w:t xml:space="preserve">Applicable persona </w:t>
            </w:r>
          </w:p>
        </w:tc>
        <w:tc>
          <w:tcPr>
            <w:tcW w:w="4500" w:type="dxa"/>
            <w:tcBorders>
              <w:top w:val="single" w:sz="6" w:space="0" w:color="auto"/>
              <w:left w:val="single" w:sz="6" w:space="0" w:color="auto"/>
              <w:bottom w:val="single" w:sz="6" w:space="0" w:color="auto"/>
              <w:right w:val="single" w:sz="6" w:space="0" w:color="auto"/>
            </w:tcBorders>
          </w:tcPr>
          <w:p w14:paraId="2AF8FB50" w14:textId="3AA18084" w:rsidR="2229AB24" w:rsidRDefault="005E2B1A" w:rsidP="2229AB24">
            <w:pPr>
              <w:rPr>
                <w:rFonts w:ascii="Aptos" w:eastAsia="Aptos" w:hAnsi="Aptos" w:cs="Aptos"/>
              </w:rPr>
            </w:pPr>
            <w:r>
              <w:t>Not applicable</w:t>
            </w:r>
            <w:r w:rsidR="0008156E">
              <w:t>.</w:t>
            </w:r>
          </w:p>
        </w:tc>
      </w:tr>
    </w:tbl>
    <w:p w14:paraId="768043B1" w14:textId="77777777" w:rsidR="2229AB24" w:rsidRDefault="2229AB24" w:rsidP="2229AB24">
      <w:pPr>
        <w:rPr>
          <w:rFonts w:ascii="Aptos" w:eastAsia="Aptos" w:hAnsi="Aptos" w:cs="Aptos"/>
          <w:color w:val="000000" w:themeColor="text1"/>
        </w:rPr>
      </w:pPr>
    </w:p>
    <w:p w14:paraId="31B1CCDF" w14:textId="77777777" w:rsidR="2229AB24" w:rsidRDefault="2229AB24" w:rsidP="2229AB24">
      <w:pPr>
        <w:rPr>
          <w:rFonts w:ascii="Aptos" w:eastAsia="Aptos" w:hAnsi="Aptos" w:cs="Aptos"/>
          <w:color w:val="000000" w:themeColor="text1"/>
        </w:rPr>
      </w:pPr>
    </w:p>
    <w:p w14:paraId="0D0D4C53" w14:textId="77777777" w:rsidR="41A66100" w:rsidRDefault="41A66100" w:rsidP="2229AB24">
      <w:pPr>
        <w:rPr>
          <w:rFonts w:ascii="Aptos" w:eastAsia="Aptos" w:hAnsi="Aptos" w:cs="Aptos"/>
          <w:color w:val="000000" w:themeColor="text1"/>
        </w:rPr>
      </w:pPr>
      <w:r>
        <w:t xml:space="preserve">5.6. Public interest </w:t>
      </w:r>
    </w:p>
    <w:p w14:paraId="5235C04D" w14:textId="77777777" w:rsidR="2229AB24" w:rsidRDefault="2229AB24" w:rsidP="2229AB24">
      <w:pPr>
        <w:rPr>
          <w:rFonts w:ascii="Aptos" w:eastAsia="Aptos" w:hAnsi="Aptos" w:cs="Aptos"/>
          <w:color w:val="000000" w:themeColor="text1"/>
        </w:rPr>
      </w:pPr>
    </w:p>
    <w:p w14:paraId="731F33FE" w14:textId="77777777" w:rsidR="41A66100" w:rsidRDefault="41A66100" w:rsidP="2229AB24">
      <w:pPr>
        <w:rPr>
          <w:rFonts w:ascii="Aptos" w:eastAsia="Aptos" w:hAnsi="Aptos" w:cs="Aptos"/>
          <w:color w:val="000000" w:themeColor="text1"/>
        </w:rPr>
      </w:pPr>
      <w:r>
        <w:t>5.6.1. Can personal data be processed on the basis of public interest?</w:t>
      </w:r>
    </w:p>
    <w:p w14:paraId="0F1A984E" w14:textId="77777777" w:rsidR="2229AB24" w:rsidRDefault="2229AB24" w:rsidP="2229AB24">
      <w:pPr>
        <w:rPr>
          <w:rFonts w:ascii="Aptos" w:eastAsia="Aptos" w:hAnsi="Aptos" w:cs="Aptos"/>
          <w:color w:val="000000" w:themeColor="text1"/>
        </w:rPr>
      </w:pPr>
    </w:p>
    <w:tbl>
      <w:tblPr>
        <w:tblW w:w="0" w:type="auto"/>
        <w:tblBorders>
          <w:top w:val="single" w:sz="6" w:space="0" w:color="auto"/>
          <w:left w:val="single" w:sz="6" w:space="0" w:color="auto"/>
          <w:bottom w:val="single" w:sz="6" w:space="0" w:color="auto"/>
          <w:right w:val="single" w:sz="6" w:space="0" w:color="auto"/>
        </w:tblBorders>
        <w:tblLayout w:type="fixed"/>
        <w:tblLook w:val="04A0" w:firstRow="1" w:lastRow="0" w:firstColumn="1" w:lastColumn="0" w:noHBand="0" w:noVBand="1"/>
      </w:tblPr>
      <w:tblGrid>
        <w:gridCol w:w="4500"/>
        <w:gridCol w:w="4500"/>
      </w:tblGrid>
      <w:tr w:rsidR="2229AB24" w14:paraId="7A6BC6FE" w14:textId="77777777" w:rsidTr="2229AB24">
        <w:trPr>
          <w:trHeight w:val="300"/>
        </w:trPr>
        <w:tc>
          <w:tcPr>
            <w:tcW w:w="4500" w:type="dxa"/>
            <w:tcBorders>
              <w:top w:val="single" w:sz="6" w:space="0" w:color="auto"/>
              <w:left w:val="single" w:sz="6" w:space="0" w:color="auto"/>
              <w:bottom w:val="single" w:sz="6" w:space="0" w:color="auto"/>
              <w:right w:val="single" w:sz="6" w:space="0" w:color="auto"/>
            </w:tcBorders>
          </w:tcPr>
          <w:p w14:paraId="0A5193B9" w14:textId="77777777" w:rsidR="2229AB24" w:rsidRDefault="2229AB24" w:rsidP="2229AB24">
            <w:pPr>
              <w:rPr>
                <w:rFonts w:ascii="Aptos" w:eastAsia="Aptos" w:hAnsi="Aptos" w:cs="Aptos"/>
              </w:rPr>
            </w:pPr>
            <w:r>
              <w:t>Response </w:t>
            </w:r>
          </w:p>
        </w:tc>
        <w:tc>
          <w:tcPr>
            <w:tcW w:w="4500" w:type="dxa"/>
            <w:tcBorders>
              <w:top w:val="single" w:sz="6" w:space="0" w:color="auto"/>
              <w:left w:val="single" w:sz="6" w:space="0" w:color="auto"/>
              <w:bottom w:val="single" w:sz="6" w:space="0" w:color="auto"/>
              <w:right w:val="single" w:sz="6" w:space="0" w:color="auto"/>
            </w:tcBorders>
          </w:tcPr>
          <w:p w14:paraId="42646D4E" w14:textId="28A8B2F6" w:rsidR="007E4A88" w:rsidRDefault="007E4A88" w:rsidP="007E4A88">
            <w:pPr>
              <w:rPr>
                <w:ins w:id="647" w:author="Bahar Toto" w:date="2025-11-13T23:16:00Z"/>
              </w:rPr>
            </w:pPr>
            <w:ins w:id="648" w:author="Bahar Toto" w:date="2025-11-13T23:13:00Z">
              <w:r w:rsidRPr="00D45330">
                <w:t xml:space="preserve">The CTDPA does not recognize </w:t>
              </w:r>
              <w:r>
                <w:t>'public interest'</w:t>
              </w:r>
              <w:r w:rsidRPr="00D45330">
                <w:t xml:space="preserve"> as a separate lawful basis for processing, unlike the GDPR.</w:t>
              </w:r>
              <w:r>
                <w:t xml:space="preserve"> The CTDPA permits processing subject to the controller's duties, including consumer rights, and purpose</w:t>
              </w:r>
              <w:r>
                <w:rPr>
                  <w:rFonts w:ascii="Cambria Math" w:hAnsi="Cambria Math" w:cs="Cambria Math"/>
                </w:rPr>
                <w:t>‑</w:t>
              </w:r>
              <w:r>
                <w:t>based exemptions</w:t>
              </w:r>
              <w:r w:rsidRPr="00F70133">
                <w:t>, such as processing necessary for compliance with law or handling security incidents.</w:t>
              </w:r>
            </w:ins>
          </w:p>
          <w:p w14:paraId="4B1CECCC" w14:textId="421B8003" w:rsidR="005F6EF1" w:rsidRDefault="005F6EF1" w:rsidP="007E4A88">
            <w:pPr>
              <w:rPr>
                <w:ins w:id="649" w:author="Bahar Toto" w:date="2025-12-17T13:33:00Z" w16du:dateUtc="2025-12-17T13:33:00Z"/>
              </w:rPr>
            </w:pPr>
            <w:commentRangeStart w:id="650"/>
            <w:commentRangeStart w:id="651"/>
            <w:commentRangeEnd w:id="650"/>
            <w:ins w:id="652" w:author="Bahar Toto" w:date="2025-11-13T23:16:00Z">
              <w:r>
                <w:rPr>
                  <w:rStyle w:val="CommentReference"/>
                  <w:sz w:val="24"/>
                  <w:szCs w:val="24"/>
                </w:rPr>
                <w:commentReference w:id="650"/>
              </w:r>
            </w:ins>
            <w:commentRangeEnd w:id="651"/>
            <w:r w:rsidR="00EC15CE">
              <w:rPr>
                <w:rStyle w:val="CommentReference"/>
                <w:sz w:val="24"/>
                <w:szCs w:val="24"/>
              </w:rPr>
              <w:commentReference w:id="651"/>
            </w:r>
          </w:p>
          <w:p w14:paraId="7C8DCDB2" w14:textId="1B986EE8" w:rsidR="004A67D0" w:rsidRDefault="004A67D0" w:rsidP="007E4A88">
            <w:pPr>
              <w:rPr>
                <w:ins w:id="653" w:author="Bahar Toto" w:date="2025-11-13T23:13:00Z"/>
              </w:rPr>
            </w:pPr>
            <w:ins w:id="654" w:author="Bahar Toto" w:date="2025-12-17T13:33:00Z">
              <w:r w:rsidRPr="004A67D0">
                <w:t xml:space="preserve">The CTDPA states that nothing in </w:t>
              </w:r>
            </w:ins>
            <w:ins w:id="655" w:author="Bahar Toto" w:date="2025-12-17T13:33:00Z" w16du:dateUtc="2025-12-17T13:33:00Z">
              <w:r>
                <w:t>§§</w:t>
              </w:r>
            </w:ins>
            <w:ins w:id="656" w:author="Bahar Toto" w:date="2025-12-17T13:33:00Z">
              <w:r w:rsidRPr="004A67D0">
                <w:t xml:space="preserve">42-515 </w:t>
              </w:r>
            </w:ins>
            <w:ins w:id="657" w:author="Bahar Toto" w:date="2025-12-17T13:34:00Z" w16du:dateUtc="2025-12-17T13:34:00Z">
              <w:r>
                <w:t>-</w:t>
              </w:r>
            </w:ins>
            <w:ins w:id="658" w:author="Bahar Toto" w:date="2025-12-17T13:33:00Z">
              <w:r w:rsidRPr="004A67D0">
                <w:t xml:space="preserve"> 42-526 shall be construed to restrict a controller’s, processor’s, or consumer health data controller’s ability (i) to process personal data for reasons of public interest in public, community, or population health, where such processing is subject to suitable and specific safeguards and conducted under the responsibility of a professional bound by legal confidentiality obligations, or (ii) to engage in public or peer-reviewed scientific or statistical research in the public interest, provided the research complies with applicable ethics and privacy laws and is overseen by an institutional review board or similar independent body that finds the benefits outweigh the privacy risks and that adequate safeguards are in place.</w:t>
              </w:r>
            </w:ins>
          </w:p>
          <w:p w14:paraId="769CDA33" w14:textId="1D00CA7A" w:rsidR="2229AB24" w:rsidRDefault="2229AB24" w:rsidP="2229AB24">
            <w:pPr>
              <w:rPr>
                <w:rFonts w:ascii="Aptos" w:eastAsia="Aptos" w:hAnsi="Aptos" w:cs="Aptos"/>
              </w:rPr>
            </w:pPr>
            <w:del w:id="659" w:author="Bahar Toto" w:date="2025-11-13T23:13:00Z">
              <w:r w:rsidDel="007E4A88">
                <w:delText>Not codified as separate “bases.” CTDPA permits processing subject to controller duties, consumer rights, and purpose</w:delText>
              </w:r>
              <w:r w:rsidDel="007E4A88">
                <w:rPr>
                  <w:rFonts w:ascii="Cambria Math" w:hAnsi="Cambria Math" w:cs="Cambria Math"/>
                </w:rPr>
                <w:delText>‑</w:delText>
              </w:r>
              <w:r w:rsidDel="007E4A88">
                <w:delText>based exemptions (e.g., compliance with law, security incidents).</w:delText>
              </w:r>
            </w:del>
          </w:p>
        </w:tc>
      </w:tr>
      <w:tr w:rsidR="2229AB24" w14:paraId="73DB046E" w14:textId="77777777" w:rsidTr="2229AB24">
        <w:trPr>
          <w:trHeight w:val="300"/>
        </w:trPr>
        <w:tc>
          <w:tcPr>
            <w:tcW w:w="4500" w:type="dxa"/>
            <w:tcBorders>
              <w:top w:val="single" w:sz="6" w:space="0" w:color="auto"/>
              <w:left w:val="single" w:sz="6" w:space="0" w:color="auto"/>
              <w:bottom w:val="single" w:sz="6" w:space="0" w:color="auto"/>
              <w:right w:val="single" w:sz="6" w:space="0" w:color="auto"/>
            </w:tcBorders>
          </w:tcPr>
          <w:p w14:paraId="13BDF0D8" w14:textId="77777777" w:rsidR="2229AB24" w:rsidRDefault="2229AB24" w:rsidP="2229AB24">
            <w:pPr>
              <w:rPr>
                <w:rFonts w:ascii="Aptos" w:eastAsia="Aptos" w:hAnsi="Aptos" w:cs="Aptos"/>
              </w:rPr>
            </w:pPr>
            <w:r>
              <w:t>Citation </w:t>
            </w:r>
          </w:p>
        </w:tc>
        <w:tc>
          <w:tcPr>
            <w:tcW w:w="4500" w:type="dxa"/>
            <w:tcBorders>
              <w:top w:val="single" w:sz="6" w:space="0" w:color="auto"/>
              <w:left w:val="single" w:sz="6" w:space="0" w:color="auto"/>
              <w:bottom w:val="single" w:sz="6" w:space="0" w:color="auto"/>
              <w:right w:val="single" w:sz="6" w:space="0" w:color="auto"/>
            </w:tcBorders>
          </w:tcPr>
          <w:p w14:paraId="78CD379A" w14:textId="3F2B541A" w:rsidR="2229AB24" w:rsidRDefault="2229AB24" w:rsidP="2229AB24">
            <w:pPr>
              <w:rPr>
                <w:rFonts w:ascii="Aptos" w:eastAsia="Aptos" w:hAnsi="Aptos" w:cs="Aptos"/>
              </w:rPr>
            </w:pPr>
            <w:del w:id="660" w:author="Bahar Toto" w:date="2025-11-13T15:01:00Z">
              <w:r w:rsidDel="00107E11">
                <w:delText xml:space="preserve">Conn. Gen. Stat. </w:delText>
              </w:r>
            </w:del>
            <w:r>
              <w:t>§§</w:t>
            </w:r>
            <w:del w:id="661" w:author="Bahar Toto" w:date="2025-11-13T23:16:00Z">
              <w:r w:rsidDel="005F6EF1">
                <w:delText xml:space="preserve"> </w:delText>
              </w:r>
            </w:del>
            <w:r>
              <w:t>42‑517(c)</w:t>
            </w:r>
            <w:del w:id="662" w:author="Bahar Toto" w:date="2025-11-13T23:16:00Z">
              <w:r w:rsidDel="005F6EF1">
                <w:delText>;</w:delText>
              </w:r>
            </w:del>
            <w:ins w:id="663" w:author="Bahar Toto" w:date="2025-11-13T23:16:00Z">
              <w:r w:rsidR="005F6EF1">
                <w:t xml:space="preserve"> and</w:t>
              </w:r>
            </w:ins>
            <w:r>
              <w:t xml:space="preserve"> 42‑524</w:t>
            </w:r>
            <w:ins w:id="664" w:author="Bahar Toto" w:date="2025-11-13T23:16:00Z">
              <w:r w:rsidR="005F6EF1">
                <w:t>(a)(12)</w:t>
              </w:r>
            </w:ins>
            <w:ins w:id="665" w:author="Bahar Toto" w:date="2025-11-13T15:01:00Z">
              <w:r w:rsidR="00107E11">
                <w:t xml:space="preserve"> of the CTDPA</w:t>
              </w:r>
            </w:ins>
          </w:p>
        </w:tc>
      </w:tr>
      <w:tr w:rsidR="2229AB24" w14:paraId="29FE4A38" w14:textId="77777777" w:rsidTr="2229AB24">
        <w:trPr>
          <w:trHeight w:val="300"/>
        </w:trPr>
        <w:tc>
          <w:tcPr>
            <w:tcW w:w="4500" w:type="dxa"/>
            <w:tcBorders>
              <w:top w:val="single" w:sz="6" w:space="0" w:color="auto"/>
              <w:left w:val="single" w:sz="6" w:space="0" w:color="auto"/>
              <w:bottom w:val="single" w:sz="6" w:space="0" w:color="auto"/>
              <w:right w:val="single" w:sz="6" w:space="0" w:color="auto"/>
            </w:tcBorders>
          </w:tcPr>
          <w:p w14:paraId="3445E8F9" w14:textId="77777777" w:rsidR="2229AB24" w:rsidRDefault="2229AB24" w:rsidP="2229AB24">
            <w:pPr>
              <w:rPr>
                <w:rFonts w:ascii="Aptos" w:eastAsia="Aptos" w:hAnsi="Aptos" w:cs="Aptos"/>
              </w:rPr>
            </w:pPr>
            <w:r>
              <w:t xml:space="preserve">Applicable persona </w:t>
            </w:r>
          </w:p>
        </w:tc>
        <w:tc>
          <w:tcPr>
            <w:tcW w:w="4500" w:type="dxa"/>
            <w:tcBorders>
              <w:top w:val="single" w:sz="6" w:space="0" w:color="auto"/>
              <w:left w:val="single" w:sz="6" w:space="0" w:color="auto"/>
              <w:bottom w:val="single" w:sz="6" w:space="0" w:color="auto"/>
              <w:right w:val="single" w:sz="6" w:space="0" w:color="auto"/>
            </w:tcBorders>
          </w:tcPr>
          <w:p w14:paraId="7907596B" w14:textId="7B74F9D8" w:rsidR="2229AB24" w:rsidRDefault="005E2B1A" w:rsidP="2229AB24">
            <w:pPr>
              <w:rPr>
                <w:rFonts w:ascii="Aptos" w:eastAsia="Aptos" w:hAnsi="Aptos" w:cs="Aptos"/>
              </w:rPr>
            </w:pPr>
            <w:r>
              <w:t>Not applicable</w:t>
            </w:r>
            <w:r w:rsidR="0008156E">
              <w:t>.</w:t>
            </w:r>
          </w:p>
        </w:tc>
      </w:tr>
    </w:tbl>
    <w:p w14:paraId="1B7212FF" w14:textId="77777777" w:rsidR="2229AB24" w:rsidRDefault="2229AB24" w:rsidP="2229AB24">
      <w:pPr>
        <w:rPr>
          <w:rFonts w:ascii="Aptos" w:eastAsia="Aptos" w:hAnsi="Aptos" w:cs="Aptos"/>
          <w:color w:val="000000" w:themeColor="text1"/>
        </w:rPr>
      </w:pPr>
    </w:p>
    <w:p w14:paraId="024F9383" w14:textId="77777777" w:rsidR="41A66100" w:rsidRDefault="41A66100" w:rsidP="2229AB24">
      <w:pPr>
        <w:rPr>
          <w:rFonts w:ascii="Aptos" w:eastAsia="Aptos" w:hAnsi="Aptos" w:cs="Aptos"/>
          <w:color w:val="000000" w:themeColor="text1"/>
        </w:rPr>
      </w:pPr>
      <w:r>
        <w:t>5.6.2. Which specific conditions must be fulfilled to rely on this lawful basis? (e.g., must be based on legal provision)</w:t>
      </w:r>
    </w:p>
    <w:p w14:paraId="41DAB805" w14:textId="77777777" w:rsidR="2229AB24" w:rsidRDefault="2229AB24" w:rsidP="2229AB24">
      <w:pPr>
        <w:rPr>
          <w:rFonts w:ascii="Aptos" w:eastAsia="Aptos" w:hAnsi="Aptos" w:cs="Aptos"/>
          <w:color w:val="000000" w:themeColor="text1"/>
        </w:rPr>
      </w:pPr>
    </w:p>
    <w:tbl>
      <w:tblPr>
        <w:tblW w:w="0" w:type="auto"/>
        <w:tblBorders>
          <w:top w:val="single" w:sz="6" w:space="0" w:color="auto"/>
          <w:left w:val="single" w:sz="6" w:space="0" w:color="auto"/>
          <w:bottom w:val="single" w:sz="6" w:space="0" w:color="auto"/>
          <w:right w:val="single" w:sz="6" w:space="0" w:color="auto"/>
        </w:tblBorders>
        <w:tblLayout w:type="fixed"/>
        <w:tblLook w:val="04A0" w:firstRow="1" w:lastRow="0" w:firstColumn="1" w:lastColumn="0" w:noHBand="0" w:noVBand="1"/>
      </w:tblPr>
      <w:tblGrid>
        <w:gridCol w:w="4500"/>
        <w:gridCol w:w="4500"/>
      </w:tblGrid>
      <w:tr w:rsidR="2229AB24" w14:paraId="21BCBD6F" w14:textId="77777777" w:rsidTr="2229AB24">
        <w:trPr>
          <w:trHeight w:val="300"/>
        </w:trPr>
        <w:tc>
          <w:tcPr>
            <w:tcW w:w="4500" w:type="dxa"/>
            <w:tcBorders>
              <w:top w:val="single" w:sz="6" w:space="0" w:color="auto"/>
              <w:left w:val="single" w:sz="6" w:space="0" w:color="auto"/>
              <w:bottom w:val="single" w:sz="6" w:space="0" w:color="auto"/>
              <w:right w:val="single" w:sz="6" w:space="0" w:color="auto"/>
            </w:tcBorders>
          </w:tcPr>
          <w:p w14:paraId="7ED270D4" w14:textId="77777777" w:rsidR="2229AB24" w:rsidRDefault="2229AB24" w:rsidP="2229AB24">
            <w:pPr>
              <w:rPr>
                <w:rFonts w:ascii="Aptos" w:eastAsia="Aptos" w:hAnsi="Aptos" w:cs="Aptos"/>
              </w:rPr>
            </w:pPr>
            <w:r>
              <w:t>Response </w:t>
            </w:r>
          </w:p>
        </w:tc>
        <w:tc>
          <w:tcPr>
            <w:tcW w:w="4500" w:type="dxa"/>
            <w:tcBorders>
              <w:top w:val="single" w:sz="6" w:space="0" w:color="auto"/>
              <w:left w:val="single" w:sz="6" w:space="0" w:color="auto"/>
              <w:bottom w:val="single" w:sz="6" w:space="0" w:color="auto"/>
              <w:right w:val="single" w:sz="6" w:space="0" w:color="auto"/>
            </w:tcBorders>
          </w:tcPr>
          <w:p w14:paraId="6A3F8420" w14:textId="5C88AAF9" w:rsidR="2229AB24" w:rsidRDefault="2229AB24" w:rsidP="2229AB24">
            <w:pPr>
              <w:rPr>
                <w:rFonts w:ascii="Aptos" w:eastAsia="Aptos" w:hAnsi="Aptos" w:cs="Aptos"/>
              </w:rPr>
            </w:pPr>
            <w:r>
              <w:t>Not applicable</w:t>
            </w:r>
            <w:r w:rsidR="0008156E">
              <w:t>.</w:t>
            </w:r>
          </w:p>
        </w:tc>
      </w:tr>
      <w:tr w:rsidR="2229AB24" w14:paraId="16EC9441" w14:textId="77777777" w:rsidTr="2229AB24">
        <w:trPr>
          <w:trHeight w:val="300"/>
        </w:trPr>
        <w:tc>
          <w:tcPr>
            <w:tcW w:w="4500" w:type="dxa"/>
            <w:tcBorders>
              <w:top w:val="single" w:sz="6" w:space="0" w:color="auto"/>
              <w:left w:val="single" w:sz="6" w:space="0" w:color="auto"/>
              <w:bottom w:val="single" w:sz="6" w:space="0" w:color="auto"/>
              <w:right w:val="single" w:sz="6" w:space="0" w:color="auto"/>
            </w:tcBorders>
          </w:tcPr>
          <w:p w14:paraId="60BBFDD3" w14:textId="77777777" w:rsidR="2229AB24" w:rsidRDefault="2229AB24" w:rsidP="2229AB24">
            <w:pPr>
              <w:rPr>
                <w:rFonts w:ascii="Aptos" w:eastAsia="Aptos" w:hAnsi="Aptos" w:cs="Aptos"/>
              </w:rPr>
            </w:pPr>
            <w:r>
              <w:t>Citation </w:t>
            </w:r>
          </w:p>
        </w:tc>
        <w:tc>
          <w:tcPr>
            <w:tcW w:w="4500" w:type="dxa"/>
            <w:tcBorders>
              <w:top w:val="single" w:sz="6" w:space="0" w:color="auto"/>
              <w:left w:val="single" w:sz="6" w:space="0" w:color="auto"/>
              <w:bottom w:val="single" w:sz="6" w:space="0" w:color="auto"/>
              <w:right w:val="single" w:sz="6" w:space="0" w:color="auto"/>
            </w:tcBorders>
          </w:tcPr>
          <w:p w14:paraId="270571D4" w14:textId="0213EF86" w:rsidR="2229AB24" w:rsidRDefault="2229AB24" w:rsidP="2229AB24">
            <w:pPr>
              <w:rPr>
                <w:rFonts w:ascii="Aptos" w:eastAsia="Aptos" w:hAnsi="Aptos" w:cs="Aptos"/>
              </w:rPr>
            </w:pPr>
            <w:r>
              <w:t>Not applicable</w:t>
            </w:r>
            <w:r w:rsidR="0008156E">
              <w:t>.</w:t>
            </w:r>
          </w:p>
        </w:tc>
      </w:tr>
      <w:tr w:rsidR="2229AB24" w14:paraId="09A9FF02" w14:textId="77777777" w:rsidTr="2229AB24">
        <w:trPr>
          <w:trHeight w:val="300"/>
        </w:trPr>
        <w:tc>
          <w:tcPr>
            <w:tcW w:w="4500" w:type="dxa"/>
            <w:tcBorders>
              <w:top w:val="single" w:sz="6" w:space="0" w:color="auto"/>
              <w:left w:val="single" w:sz="6" w:space="0" w:color="auto"/>
              <w:bottom w:val="single" w:sz="6" w:space="0" w:color="auto"/>
              <w:right w:val="single" w:sz="6" w:space="0" w:color="auto"/>
            </w:tcBorders>
          </w:tcPr>
          <w:p w14:paraId="0D004AF9" w14:textId="77777777" w:rsidR="2229AB24" w:rsidRDefault="2229AB24" w:rsidP="2229AB24">
            <w:pPr>
              <w:rPr>
                <w:rFonts w:ascii="Aptos" w:eastAsia="Aptos" w:hAnsi="Aptos" w:cs="Aptos"/>
              </w:rPr>
            </w:pPr>
            <w:r>
              <w:t xml:space="preserve">Applicable persona </w:t>
            </w:r>
          </w:p>
        </w:tc>
        <w:tc>
          <w:tcPr>
            <w:tcW w:w="4500" w:type="dxa"/>
            <w:tcBorders>
              <w:top w:val="single" w:sz="6" w:space="0" w:color="auto"/>
              <w:left w:val="single" w:sz="6" w:space="0" w:color="auto"/>
              <w:bottom w:val="single" w:sz="6" w:space="0" w:color="auto"/>
              <w:right w:val="single" w:sz="6" w:space="0" w:color="auto"/>
            </w:tcBorders>
          </w:tcPr>
          <w:p w14:paraId="5F48DF43" w14:textId="51D88BB8" w:rsidR="2229AB24" w:rsidRDefault="005E2B1A" w:rsidP="2229AB24">
            <w:pPr>
              <w:rPr>
                <w:rFonts w:ascii="Aptos" w:eastAsia="Aptos" w:hAnsi="Aptos" w:cs="Aptos"/>
              </w:rPr>
            </w:pPr>
            <w:r>
              <w:t>Not applicable</w:t>
            </w:r>
            <w:r w:rsidR="0008156E">
              <w:t>.</w:t>
            </w:r>
          </w:p>
        </w:tc>
      </w:tr>
    </w:tbl>
    <w:p w14:paraId="59A8B842" w14:textId="77777777" w:rsidR="2229AB24" w:rsidRDefault="2229AB24" w:rsidP="2229AB24">
      <w:pPr>
        <w:rPr>
          <w:rFonts w:ascii="Aptos" w:eastAsia="Aptos" w:hAnsi="Aptos" w:cs="Aptos"/>
          <w:color w:val="000000" w:themeColor="text1"/>
        </w:rPr>
      </w:pPr>
    </w:p>
    <w:p w14:paraId="38B18F39" w14:textId="77777777" w:rsidR="2229AB24" w:rsidRDefault="2229AB24" w:rsidP="2229AB24">
      <w:pPr>
        <w:rPr>
          <w:rFonts w:ascii="Aptos" w:eastAsia="Aptos" w:hAnsi="Aptos" w:cs="Aptos"/>
          <w:color w:val="000000" w:themeColor="text1"/>
        </w:rPr>
      </w:pPr>
    </w:p>
    <w:p w14:paraId="0ED04FFB" w14:textId="77777777" w:rsidR="41A66100" w:rsidRDefault="41A66100" w:rsidP="2229AB24">
      <w:pPr>
        <w:rPr>
          <w:rFonts w:ascii="Aptos" w:eastAsia="Aptos" w:hAnsi="Aptos" w:cs="Aptos"/>
          <w:color w:val="000000" w:themeColor="text1"/>
        </w:rPr>
      </w:pPr>
      <w:r>
        <w:t>5.7. Legitimate interest</w:t>
      </w:r>
    </w:p>
    <w:p w14:paraId="68991497" w14:textId="77777777" w:rsidR="2229AB24" w:rsidRDefault="2229AB24" w:rsidP="2229AB24">
      <w:pPr>
        <w:rPr>
          <w:rFonts w:ascii="Aptos" w:eastAsia="Aptos" w:hAnsi="Aptos" w:cs="Aptos"/>
          <w:color w:val="000000" w:themeColor="text1"/>
        </w:rPr>
      </w:pPr>
    </w:p>
    <w:p w14:paraId="53B7DED6" w14:textId="77777777" w:rsidR="41A66100" w:rsidRDefault="41A66100" w:rsidP="2229AB24">
      <w:pPr>
        <w:rPr>
          <w:rFonts w:ascii="Aptos" w:eastAsia="Aptos" w:hAnsi="Aptos" w:cs="Aptos"/>
          <w:color w:val="000000" w:themeColor="text1"/>
        </w:rPr>
      </w:pPr>
      <w:r>
        <w:t>5.7.1. Can personal data be processed on the basis of legitimate interest?</w:t>
      </w:r>
    </w:p>
    <w:p w14:paraId="4FECACDB" w14:textId="77777777" w:rsidR="2229AB24" w:rsidRDefault="2229AB24" w:rsidP="2229AB24">
      <w:pPr>
        <w:rPr>
          <w:rFonts w:ascii="Aptos" w:eastAsia="Aptos" w:hAnsi="Aptos" w:cs="Aptos"/>
          <w:color w:val="000000" w:themeColor="text1"/>
        </w:rPr>
      </w:pPr>
    </w:p>
    <w:tbl>
      <w:tblPr>
        <w:tblW w:w="0" w:type="auto"/>
        <w:tblBorders>
          <w:top w:val="single" w:sz="6" w:space="0" w:color="auto"/>
          <w:left w:val="single" w:sz="6" w:space="0" w:color="auto"/>
          <w:bottom w:val="single" w:sz="6" w:space="0" w:color="auto"/>
          <w:right w:val="single" w:sz="6" w:space="0" w:color="auto"/>
        </w:tblBorders>
        <w:tblLayout w:type="fixed"/>
        <w:tblLook w:val="04A0" w:firstRow="1" w:lastRow="0" w:firstColumn="1" w:lastColumn="0" w:noHBand="0" w:noVBand="1"/>
      </w:tblPr>
      <w:tblGrid>
        <w:gridCol w:w="4500"/>
        <w:gridCol w:w="4500"/>
      </w:tblGrid>
      <w:tr w:rsidR="2229AB24" w14:paraId="61D98551" w14:textId="77777777" w:rsidTr="2229AB24">
        <w:trPr>
          <w:trHeight w:val="300"/>
        </w:trPr>
        <w:tc>
          <w:tcPr>
            <w:tcW w:w="4500" w:type="dxa"/>
            <w:tcBorders>
              <w:top w:val="single" w:sz="6" w:space="0" w:color="auto"/>
              <w:left w:val="single" w:sz="6" w:space="0" w:color="auto"/>
              <w:bottom w:val="single" w:sz="6" w:space="0" w:color="auto"/>
              <w:right w:val="single" w:sz="6" w:space="0" w:color="auto"/>
            </w:tcBorders>
          </w:tcPr>
          <w:p w14:paraId="45B023BA" w14:textId="77777777" w:rsidR="2229AB24" w:rsidRDefault="2229AB24" w:rsidP="2229AB24">
            <w:pPr>
              <w:rPr>
                <w:rFonts w:ascii="Aptos" w:eastAsia="Aptos" w:hAnsi="Aptos" w:cs="Aptos"/>
              </w:rPr>
            </w:pPr>
            <w:r>
              <w:t>Response </w:t>
            </w:r>
          </w:p>
        </w:tc>
        <w:tc>
          <w:tcPr>
            <w:tcW w:w="4500" w:type="dxa"/>
            <w:tcBorders>
              <w:top w:val="single" w:sz="6" w:space="0" w:color="auto"/>
              <w:left w:val="single" w:sz="6" w:space="0" w:color="auto"/>
              <w:bottom w:val="single" w:sz="6" w:space="0" w:color="auto"/>
              <w:right w:val="single" w:sz="6" w:space="0" w:color="auto"/>
            </w:tcBorders>
          </w:tcPr>
          <w:p w14:paraId="56F8B288" w14:textId="6A8450A6" w:rsidR="007E4A88" w:rsidRDefault="007E4A88" w:rsidP="007E4A88">
            <w:pPr>
              <w:rPr>
                <w:ins w:id="666" w:author="Bahar Toto" w:date="2025-11-13T23:13:00Z"/>
              </w:rPr>
            </w:pPr>
            <w:ins w:id="667" w:author="Bahar Toto" w:date="2025-11-13T23:13:00Z">
              <w:r w:rsidRPr="00D45330">
                <w:t xml:space="preserve">The CTDPA does not recognize </w:t>
              </w:r>
            </w:ins>
            <w:ins w:id="668" w:author="Bahar Toto" w:date="2025-11-13T23:14:00Z">
              <w:r>
                <w:t>'legitimate interest</w:t>
              </w:r>
            </w:ins>
            <w:ins w:id="669" w:author="Bahar Toto" w:date="2025-11-13T23:13:00Z">
              <w:r>
                <w:t>'</w:t>
              </w:r>
              <w:r w:rsidRPr="00D45330">
                <w:t xml:space="preserve"> as a separate lawful basis for processing, unlike the GDPR.</w:t>
              </w:r>
              <w:r>
                <w:t xml:space="preserve"> The CTDPA permits processing subject to the controller's duties, including consumer rights, and purpose</w:t>
              </w:r>
              <w:r>
                <w:rPr>
                  <w:rFonts w:ascii="Cambria Math" w:hAnsi="Cambria Math" w:cs="Cambria Math"/>
                </w:rPr>
                <w:t>‑</w:t>
              </w:r>
              <w:r>
                <w:t>based exemptions</w:t>
              </w:r>
              <w:r w:rsidRPr="00F70133">
                <w:t>, such as processing necessary for compliance with law or handling security incidents.</w:t>
              </w:r>
            </w:ins>
          </w:p>
          <w:p w14:paraId="11576C11" w14:textId="4A55C1CD" w:rsidR="2229AB24" w:rsidRDefault="2229AB24" w:rsidP="2229AB24">
            <w:pPr>
              <w:rPr>
                <w:rFonts w:ascii="Aptos" w:eastAsia="Aptos" w:hAnsi="Aptos" w:cs="Aptos"/>
              </w:rPr>
            </w:pPr>
            <w:del w:id="670" w:author="Bahar Toto" w:date="2025-11-13T23:13:00Z">
              <w:r w:rsidDel="007E4A88">
                <w:delText>Not codified as separate “bases.” CTDPA permits processing subject to controller duties, consumer rights, and purpose‑based exemptions (e.g., compliance with law, security incidents).</w:delText>
              </w:r>
            </w:del>
          </w:p>
        </w:tc>
      </w:tr>
      <w:tr w:rsidR="2229AB24" w14:paraId="1020882C" w14:textId="77777777" w:rsidTr="2229AB24">
        <w:trPr>
          <w:trHeight w:val="300"/>
        </w:trPr>
        <w:tc>
          <w:tcPr>
            <w:tcW w:w="4500" w:type="dxa"/>
            <w:tcBorders>
              <w:top w:val="single" w:sz="6" w:space="0" w:color="auto"/>
              <w:left w:val="single" w:sz="6" w:space="0" w:color="auto"/>
              <w:bottom w:val="single" w:sz="6" w:space="0" w:color="auto"/>
              <w:right w:val="single" w:sz="6" w:space="0" w:color="auto"/>
            </w:tcBorders>
          </w:tcPr>
          <w:p w14:paraId="70DC56A7" w14:textId="77777777" w:rsidR="2229AB24" w:rsidRDefault="2229AB24" w:rsidP="2229AB24">
            <w:pPr>
              <w:rPr>
                <w:rFonts w:ascii="Aptos" w:eastAsia="Aptos" w:hAnsi="Aptos" w:cs="Aptos"/>
              </w:rPr>
            </w:pPr>
            <w:r>
              <w:t>Citation </w:t>
            </w:r>
          </w:p>
        </w:tc>
        <w:tc>
          <w:tcPr>
            <w:tcW w:w="4500" w:type="dxa"/>
            <w:tcBorders>
              <w:top w:val="single" w:sz="6" w:space="0" w:color="auto"/>
              <w:left w:val="single" w:sz="6" w:space="0" w:color="auto"/>
              <w:bottom w:val="single" w:sz="6" w:space="0" w:color="auto"/>
              <w:right w:val="single" w:sz="6" w:space="0" w:color="auto"/>
            </w:tcBorders>
          </w:tcPr>
          <w:p w14:paraId="4FF549E4" w14:textId="1F05A160" w:rsidR="2229AB24" w:rsidRDefault="2229AB24" w:rsidP="2229AB24">
            <w:pPr>
              <w:rPr>
                <w:rFonts w:ascii="Aptos" w:eastAsia="Aptos" w:hAnsi="Aptos" w:cs="Aptos"/>
              </w:rPr>
            </w:pPr>
            <w:del w:id="671" w:author="Bahar Toto" w:date="2025-11-13T15:02:00Z">
              <w:r w:rsidDel="00107E11">
                <w:delText xml:space="preserve">Conn. Gen. Stat. </w:delText>
              </w:r>
            </w:del>
            <w:r>
              <w:t>§§</w:t>
            </w:r>
            <w:del w:id="672" w:author="Bahar Toto" w:date="2025-11-13T23:24:00Z">
              <w:r w:rsidDel="008E76DA">
                <w:delText xml:space="preserve"> </w:delText>
              </w:r>
            </w:del>
            <w:r>
              <w:t>42‑517(c)</w:t>
            </w:r>
            <w:ins w:id="673" w:author="Bahar Toto" w:date="2025-11-13T23:24:00Z">
              <w:r w:rsidR="008E76DA">
                <w:t xml:space="preserve"> and</w:t>
              </w:r>
            </w:ins>
            <w:del w:id="674" w:author="Bahar Toto" w:date="2025-11-13T23:24:00Z">
              <w:r w:rsidDel="008E76DA">
                <w:delText>;</w:delText>
              </w:r>
            </w:del>
            <w:r>
              <w:t xml:space="preserve"> 42‑524</w:t>
            </w:r>
            <w:ins w:id="675" w:author="Bahar Toto" w:date="2025-11-13T23:24:00Z">
              <w:r w:rsidR="008E76DA">
                <w:t>(a)</w:t>
              </w:r>
            </w:ins>
            <w:ins w:id="676" w:author="Bahar Toto" w:date="2025-11-13T15:02:00Z">
              <w:r w:rsidR="00107E11">
                <w:t xml:space="preserve"> of the CTDPA</w:t>
              </w:r>
            </w:ins>
          </w:p>
        </w:tc>
      </w:tr>
      <w:tr w:rsidR="2229AB24" w14:paraId="4C583FE2" w14:textId="77777777" w:rsidTr="2229AB24">
        <w:trPr>
          <w:trHeight w:val="300"/>
        </w:trPr>
        <w:tc>
          <w:tcPr>
            <w:tcW w:w="4500" w:type="dxa"/>
            <w:tcBorders>
              <w:top w:val="single" w:sz="6" w:space="0" w:color="auto"/>
              <w:left w:val="single" w:sz="6" w:space="0" w:color="auto"/>
              <w:bottom w:val="single" w:sz="6" w:space="0" w:color="auto"/>
              <w:right w:val="single" w:sz="6" w:space="0" w:color="auto"/>
            </w:tcBorders>
          </w:tcPr>
          <w:p w14:paraId="4B14B961" w14:textId="77777777" w:rsidR="2229AB24" w:rsidRDefault="2229AB24" w:rsidP="2229AB24">
            <w:pPr>
              <w:rPr>
                <w:rFonts w:ascii="Aptos" w:eastAsia="Aptos" w:hAnsi="Aptos" w:cs="Aptos"/>
              </w:rPr>
            </w:pPr>
            <w:r>
              <w:t xml:space="preserve">Applicable persona </w:t>
            </w:r>
          </w:p>
        </w:tc>
        <w:tc>
          <w:tcPr>
            <w:tcW w:w="4500" w:type="dxa"/>
            <w:tcBorders>
              <w:top w:val="single" w:sz="6" w:space="0" w:color="auto"/>
              <w:left w:val="single" w:sz="6" w:space="0" w:color="auto"/>
              <w:bottom w:val="single" w:sz="6" w:space="0" w:color="auto"/>
              <w:right w:val="single" w:sz="6" w:space="0" w:color="auto"/>
            </w:tcBorders>
          </w:tcPr>
          <w:p w14:paraId="75189D52" w14:textId="44D28D6F" w:rsidR="2229AB24" w:rsidRDefault="005E2B1A" w:rsidP="2229AB24">
            <w:pPr>
              <w:rPr>
                <w:rFonts w:ascii="Aptos" w:eastAsia="Aptos" w:hAnsi="Aptos" w:cs="Aptos"/>
              </w:rPr>
            </w:pPr>
            <w:r>
              <w:t>Not applicable</w:t>
            </w:r>
            <w:r w:rsidR="0008156E">
              <w:t>.</w:t>
            </w:r>
          </w:p>
        </w:tc>
      </w:tr>
    </w:tbl>
    <w:p w14:paraId="7097ACEC" w14:textId="77777777" w:rsidR="2229AB24" w:rsidRDefault="2229AB24" w:rsidP="2229AB24">
      <w:pPr>
        <w:rPr>
          <w:rFonts w:ascii="Aptos" w:eastAsia="Aptos" w:hAnsi="Aptos" w:cs="Aptos"/>
          <w:color w:val="000000" w:themeColor="text1"/>
        </w:rPr>
      </w:pPr>
    </w:p>
    <w:p w14:paraId="05D1C230" w14:textId="77777777" w:rsidR="41A66100" w:rsidRDefault="41A66100" w:rsidP="2229AB24">
      <w:pPr>
        <w:rPr>
          <w:rFonts w:ascii="Aptos" w:eastAsia="Aptos" w:hAnsi="Aptos" w:cs="Aptos"/>
          <w:color w:val="000000" w:themeColor="text1"/>
        </w:rPr>
      </w:pPr>
      <w:r>
        <w:t>5.7.2. Which specific conditions must be fulfilled to rely on this lawful basis? (e.g., Legitimate Interest Assessment)</w:t>
      </w:r>
    </w:p>
    <w:p w14:paraId="5B136701" w14:textId="77777777" w:rsidR="2229AB24" w:rsidRDefault="2229AB24" w:rsidP="2229AB24">
      <w:pPr>
        <w:rPr>
          <w:rFonts w:ascii="Aptos" w:eastAsia="Aptos" w:hAnsi="Aptos" w:cs="Aptos"/>
          <w:color w:val="000000" w:themeColor="text1"/>
        </w:rPr>
      </w:pPr>
    </w:p>
    <w:tbl>
      <w:tblPr>
        <w:tblW w:w="0" w:type="auto"/>
        <w:tblBorders>
          <w:top w:val="single" w:sz="6" w:space="0" w:color="auto"/>
          <w:left w:val="single" w:sz="6" w:space="0" w:color="auto"/>
          <w:bottom w:val="single" w:sz="6" w:space="0" w:color="auto"/>
          <w:right w:val="single" w:sz="6" w:space="0" w:color="auto"/>
        </w:tblBorders>
        <w:tblLayout w:type="fixed"/>
        <w:tblLook w:val="04A0" w:firstRow="1" w:lastRow="0" w:firstColumn="1" w:lastColumn="0" w:noHBand="0" w:noVBand="1"/>
      </w:tblPr>
      <w:tblGrid>
        <w:gridCol w:w="4500"/>
        <w:gridCol w:w="4500"/>
      </w:tblGrid>
      <w:tr w:rsidR="2229AB24" w14:paraId="56C4BC11" w14:textId="77777777" w:rsidTr="2229AB24">
        <w:trPr>
          <w:trHeight w:val="300"/>
        </w:trPr>
        <w:tc>
          <w:tcPr>
            <w:tcW w:w="4500" w:type="dxa"/>
            <w:tcBorders>
              <w:top w:val="single" w:sz="6" w:space="0" w:color="auto"/>
              <w:left w:val="single" w:sz="6" w:space="0" w:color="auto"/>
              <w:bottom w:val="single" w:sz="6" w:space="0" w:color="auto"/>
              <w:right w:val="single" w:sz="6" w:space="0" w:color="auto"/>
            </w:tcBorders>
          </w:tcPr>
          <w:p w14:paraId="12637AB7" w14:textId="77777777" w:rsidR="2229AB24" w:rsidRDefault="2229AB24" w:rsidP="2229AB24">
            <w:pPr>
              <w:rPr>
                <w:rFonts w:ascii="Aptos" w:eastAsia="Aptos" w:hAnsi="Aptos" w:cs="Aptos"/>
              </w:rPr>
            </w:pPr>
            <w:r>
              <w:t>Response </w:t>
            </w:r>
          </w:p>
        </w:tc>
        <w:tc>
          <w:tcPr>
            <w:tcW w:w="4500" w:type="dxa"/>
            <w:tcBorders>
              <w:top w:val="single" w:sz="6" w:space="0" w:color="auto"/>
              <w:left w:val="single" w:sz="6" w:space="0" w:color="auto"/>
              <w:bottom w:val="single" w:sz="6" w:space="0" w:color="auto"/>
              <w:right w:val="single" w:sz="6" w:space="0" w:color="auto"/>
            </w:tcBorders>
          </w:tcPr>
          <w:p w14:paraId="0D6780CC" w14:textId="7153589E" w:rsidR="2229AB24" w:rsidRDefault="2229AB24" w:rsidP="2229AB24">
            <w:pPr>
              <w:rPr>
                <w:rFonts w:ascii="Aptos" w:eastAsia="Aptos" w:hAnsi="Aptos" w:cs="Aptos"/>
              </w:rPr>
            </w:pPr>
            <w:r>
              <w:t>Not applicable</w:t>
            </w:r>
            <w:r w:rsidR="0008156E">
              <w:t>.</w:t>
            </w:r>
          </w:p>
        </w:tc>
      </w:tr>
      <w:tr w:rsidR="2229AB24" w14:paraId="02287DC8" w14:textId="77777777" w:rsidTr="2229AB24">
        <w:trPr>
          <w:trHeight w:val="300"/>
        </w:trPr>
        <w:tc>
          <w:tcPr>
            <w:tcW w:w="4500" w:type="dxa"/>
            <w:tcBorders>
              <w:top w:val="single" w:sz="6" w:space="0" w:color="auto"/>
              <w:left w:val="single" w:sz="6" w:space="0" w:color="auto"/>
              <w:bottom w:val="single" w:sz="6" w:space="0" w:color="auto"/>
              <w:right w:val="single" w:sz="6" w:space="0" w:color="auto"/>
            </w:tcBorders>
          </w:tcPr>
          <w:p w14:paraId="546FCD96" w14:textId="77777777" w:rsidR="2229AB24" w:rsidRDefault="2229AB24" w:rsidP="2229AB24">
            <w:pPr>
              <w:rPr>
                <w:rFonts w:ascii="Aptos" w:eastAsia="Aptos" w:hAnsi="Aptos" w:cs="Aptos"/>
              </w:rPr>
            </w:pPr>
            <w:r>
              <w:t>Citation </w:t>
            </w:r>
          </w:p>
        </w:tc>
        <w:tc>
          <w:tcPr>
            <w:tcW w:w="4500" w:type="dxa"/>
            <w:tcBorders>
              <w:top w:val="single" w:sz="6" w:space="0" w:color="auto"/>
              <w:left w:val="single" w:sz="6" w:space="0" w:color="auto"/>
              <w:bottom w:val="single" w:sz="6" w:space="0" w:color="auto"/>
              <w:right w:val="single" w:sz="6" w:space="0" w:color="auto"/>
            </w:tcBorders>
          </w:tcPr>
          <w:p w14:paraId="602EE588" w14:textId="257B975E" w:rsidR="2229AB24" w:rsidRDefault="2229AB24" w:rsidP="2229AB24">
            <w:pPr>
              <w:rPr>
                <w:rFonts w:ascii="Aptos" w:eastAsia="Aptos" w:hAnsi="Aptos" w:cs="Aptos"/>
              </w:rPr>
            </w:pPr>
            <w:r>
              <w:t>Not applicable</w:t>
            </w:r>
            <w:r w:rsidR="0008156E">
              <w:t>.</w:t>
            </w:r>
          </w:p>
        </w:tc>
      </w:tr>
      <w:tr w:rsidR="2229AB24" w14:paraId="2536F748" w14:textId="77777777" w:rsidTr="2229AB24">
        <w:trPr>
          <w:trHeight w:val="300"/>
        </w:trPr>
        <w:tc>
          <w:tcPr>
            <w:tcW w:w="4500" w:type="dxa"/>
            <w:tcBorders>
              <w:top w:val="single" w:sz="6" w:space="0" w:color="auto"/>
              <w:left w:val="single" w:sz="6" w:space="0" w:color="auto"/>
              <w:bottom w:val="single" w:sz="6" w:space="0" w:color="auto"/>
              <w:right w:val="single" w:sz="6" w:space="0" w:color="auto"/>
            </w:tcBorders>
          </w:tcPr>
          <w:p w14:paraId="666E204B" w14:textId="77777777" w:rsidR="2229AB24" w:rsidRDefault="2229AB24" w:rsidP="2229AB24">
            <w:pPr>
              <w:rPr>
                <w:rFonts w:ascii="Aptos" w:eastAsia="Aptos" w:hAnsi="Aptos" w:cs="Aptos"/>
              </w:rPr>
            </w:pPr>
            <w:r>
              <w:t xml:space="preserve">Applicable persona </w:t>
            </w:r>
          </w:p>
        </w:tc>
        <w:tc>
          <w:tcPr>
            <w:tcW w:w="4500" w:type="dxa"/>
            <w:tcBorders>
              <w:top w:val="single" w:sz="6" w:space="0" w:color="auto"/>
              <w:left w:val="single" w:sz="6" w:space="0" w:color="auto"/>
              <w:bottom w:val="single" w:sz="6" w:space="0" w:color="auto"/>
              <w:right w:val="single" w:sz="6" w:space="0" w:color="auto"/>
            </w:tcBorders>
          </w:tcPr>
          <w:p w14:paraId="29D9D7C2" w14:textId="116AAF44" w:rsidR="2229AB24" w:rsidRDefault="005E2B1A" w:rsidP="2229AB24">
            <w:pPr>
              <w:rPr>
                <w:rFonts w:ascii="Aptos" w:eastAsia="Aptos" w:hAnsi="Aptos" w:cs="Aptos"/>
              </w:rPr>
            </w:pPr>
            <w:r>
              <w:t>Not applicable</w:t>
            </w:r>
            <w:r w:rsidR="0008156E">
              <w:t>.</w:t>
            </w:r>
          </w:p>
        </w:tc>
      </w:tr>
    </w:tbl>
    <w:p w14:paraId="48B95BC6" w14:textId="77777777" w:rsidR="2229AB24" w:rsidRDefault="2229AB24" w:rsidP="2229AB24">
      <w:pPr>
        <w:rPr>
          <w:rFonts w:ascii="Aptos" w:eastAsia="Aptos" w:hAnsi="Aptos" w:cs="Aptos"/>
          <w:color w:val="000000" w:themeColor="text1"/>
        </w:rPr>
      </w:pPr>
    </w:p>
    <w:p w14:paraId="0A0293E0" w14:textId="77777777" w:rsidR="2229AB24" w:rsidRDefault="2229AB24" w:rsidP="2229AB24">
      <w:pPr>
        <w:rPr>
          <w:rFonts w:ascii="Aptos" w:eastAsia="Aptos" w:hAnsi="Aptos" w:cs="Aptos"/>
          <w:color w:val="000000" w:themeColor="text1"/>
        </w:rPr>
      </w:pPr>
    </w:p>
    <w:p w14:paraId="1FEF9CCB" w14:textId="77777777" w:rsidR="41A66100" w:rsidRDefault="41A66100" w:rsidP="2229AB24">
      <w:pPr>
        <w:rPr>
          <w:rFonts w:ascii="Aptos" w:eastAsia="Aptos" w:hAnsi="Aptos" w:cs="Aptos"/>
          <w:color w:val="000000" w:themeColor="text1"/>
        </w:rPr>
      </w:pPr>
      <w:r>
        <w:t xml:space="preserve">5.8. Research </w:t>
      </w:r>
    </w:p>
    <w:p w14:paraId="465ED5DD" w14:textId="77777777" w:rsidR="2229AB24" w:rsidRDefault="2229AB24" w:rsidP="2229AB24">
      <w:pPr>
        <w:rPr>
          <w:rFonts w:ascii="Aptos" w:eastAsia="Aptos" w:hAnsi="Aptos" w:cs="Aptos"/>
          <w:color w:val="000000" w:themeColor="text1"/>
        </w:rPr>
      </w:pPr>
    </w:p>
    <w:p w14:paraId="3F3F4904" w14:textId="77777777" w:rsidR="41A66100" w:rsidRDefault="41A66100" w:rsidP="2229AB24">
      <w:pPr>
        <w:rPr>
          <w:rFonts w:ascii="Aptos" w:eastAsia="Aptos" w:hAnsi="Aptos" w:cs="Aptos"/>
          <w:color w:val="000000" w:themeColor="text1"/>
        </w:rPr>
      </w:pPr>
      <w:r>
        <w:t>5.8.1. Can personal data be processed for research purposes?</w:t>
      </w:r>
    </w:p>
    <w:p w14:paraId="79E0EE19" w14:textId="77777777" w:rsidR="2229AB24" w:rsidRDefault="2229AB24" w:rsidP="2229AB24">
      <w:pPr>
        <w:rPr>
          <w:rFonts w:ascii="Aptos" w:eastAsia="Aptos" w:hAnsi="Aptos" w:cs="Aptos"/>
          <w:color w:val="000000" w:themeColor="text1"/>
        </w:rPr>
      </w:pPr>
    </w:p>
    <w:tbl>
      <w:tblPr>
        <w:tblW w:w="0" w:type="auto"/>
        <w:tblBorders>
          <w:top w:val="single" w:sz="6" w:space="0" w:color="auto"/>
          <w:left w:val="single" w:sz="6" w:space="0" w:color="auto"/>
          <w:bottom w:val="single" w:sz="6" w:space="0" w:color="auto"/>
          <w:right w:val="single" w:sz="6" w:space="0" w:color="auto"/>
        </w:tblBorders>
        <w:tblLayout w:type="fixed"/>
        <w:tblLook w:val="04A0" w:firstRow="1" w:lastRow="0" w:firstColumn="1" w:lastColumn="0" w:noHBand="0" w:noVBand="1"/>
      </w:tblPr>
      <w:tblGrid>
        <w:gridCol w:w="4500"/>
        <w:gridCol w:w="4500"/>
      </w:tblGrid>
      <w:tr w:rsidR="2229AB24" w14:paraId="62D8D13A" w14:textId="77777777" w:rsidTr="2229AB24">
        <w:trPr>
          <w:trHeight w:val="300"/>
        </w:trPr>
        <w:tc>
          <w:tcPr>
            <w:tcW w:w="4500" w:type="dxa"/>
            <w:tcBorders>
              <w:top w:val="single" w:sz="6" w:space="0" w:color="auto"/>
              <w:left w:val="single" w:sz="6" w:space="0" w:color="auto"/>
              <w:bottom w:val="single" w:sz="6" w:space="0" w:color="auto"/>
              <w:right w:val="single" w:sz="6" w:space="0" w:color="auto"/>
            </w:tcBorders>
          </w:tcPr>
          <w:p w14:paraId="451B3882" w14:textId="77777777" w:rsidR="2229AB24" w:rsidRDefault="2229AB24" w:rsidP="2229AB24">
            <w:pPr>
              <w:rPr>
                <w:rFonts w:ascii="Aptos" w:eastAsia="Aptos" w:hAnsi="Aptos" w:cs="Aptos"/>
              </w:rPr>
            </w:pPr>
            <w:r>
              <w:t>Response </w:t>
            </w:r>
          </w:p>
        </w:tc>
        <w:tc>
          <w:tcPr>
            <w:tcW w:w="4500" w:type="dxa"/>
            <w:tcBorders>
              <w:top w:val="single" w:sz="6" w:space="0" w:color="auto"/>
              <w:left w:val="single" w:sz="6" w:space="0" w:color="auto"/>
              <w:bottom w:val="single" w:sz="6" w:space="0" w:color="auto"/>
              <w:right w:val="single" w:sz="6" w:space="0" w:color="auto"/>
            </w:tcBorders>
          </w:tcPr>
          <w:p w14:paraId="40539DC8" w14:textId="1FEB5357" w:rsidR="2229AB24" w:rsidRDefault="2229AB24" w:rsidP="2229AB24">
            <w:pPr>
              <w:rPr>
                <w:rFonts w:ascii="Aptos" w:eastAsia="Aptos" w:hAnsi="Aptos" w:cs="Aptos"/>
              </w:rPr>
            </w:pPr>
            <w:r>
              <w:t>Yes, the CTDPA includes multiple exemptions for various types of research. Research itself though</w:t>
            </w:r>
            <w:ins w:id="677" w:author="Bahar Toto" w:date="2025-11-13T23:24:00Z">
              <w:r w:rsidR="008E76DA">
                <w:t>,</w:t>
              </w:r>
            </w:ins>
            <w:r>
              <w:t xml:space="preserve"> is not a lawful basis for processing. </w:t>
            </w:r>
          </w:p>
        </w:tc>
      </w:tr>
      <w:tr w:rsidR="2229AB24" w14:paraId="49BAD14D" w14:textId="77777777" w:rsidTr="2229AB24">
        <w:trPr>
          <w:trHeight w:val="300"/>
        </w:trPr>
        <w:tc>
          <w:tcPr>
            <w:tcW w:w="4500" w:type="dxa"/>
            <w:tcBorders>
              <w:top w:val="single" w:sz="6" w:space="0" w:color="auto"/>
              <w:left w:val="single" w:sz="6" w:space="0" w:color="auto"/>
              <w:bottom w:val="single" w:sz="6" w:space="0" w:color="auto"/>
              <w:right w:val="single" w:sz="6" w:space="0" w:color="auto"/>
            </w:tcBorders>
          </w:tcPr>
          <w:p w14:paraId="32DF9A87" w14:textId="77777777" w:rsidR="2229AB24" w:rsidRDefault="2229AB24" w:rsidP="2229AB24">
            <w:pPr>
              <w:rPr>
                <w:rFonts w:ascii="Aptos" w:eastAsia="Aptos" w:hAnsi="Aptos" w:cs="Aptos"/>
              </w:rPr>
            </w:pPr>
            <w:r>
              <w:t>Citation </w:t>
            </w:r>
          </w:p>
        </w:tc>
        <w:tc>
          <w:tcPr>
            <w:tcW w:w="4500" w:type="dxa"/>
            <w:tcBorders>
              <w:top w:val="single" w:sz="6" w:space="0" w:color="auto"/>
              <w:left w:val="single" w:sz="6" w:space="0" w:color="auto"/>
              <w:bottom w:val="single" w:sz="6" w:space="0" w:color="auto"/>
              <w:right w:val="single" w:sz="6" w:space="0" w:color="auto"/>
            </w:tcBorders>
          </w:tcPr>
          <w:p w14:paraId="4737FB91" w14:textId="49191C67" w:rsidR="2229AB24" w:rsidRDefault="2229AB24" w:rsidP="005E2B1A">
            <w:pPr>
              <w:tabs>
                <w:tab w:val="left" w:pos="1065"/>
              </w:tabs>
              <w:rPr>
                <w:rFonts w:ascii="Aptos" w:eastAsia="Aptos" w:hAnsi="Aptos" w:cs="Aptos"/>
              </w:rPr>
            </w:pPr>
            <w:del w:id="678" w:author="Bahar Toto" w:date="2025-11-13T15:02:00Z">
              <w:r w:rsidDel="00107E11">
                <w:delText xml:space="preserve">Conn. Gen. Stat. </w:delText>
              </w:r>
            </w:del>
            <w:r>
              <w:t>§</w:t>
            </w:r>
            <w:ins w:id="679" w:author="Bahar Toto" w:date="2025-11-13T23:25:00Z">
              <w:r w:rsidR="008E76DA">
                <w:t>§</w:t>
              </w:r>
            </w:ins>
            <w:r>
              <w:t xml:space="preserve"> 42‑517</w:t>
            </w:r>
            <w:ins w:id="680" w:author="Bahar Toto" w:date="2025-11-13T15:02:00Z">
              <w:r w:rsidR="00107E11">
                <w:t xml:space="preserve"> </w:t>
              </w:r>
            </w:ins>
            <w:ins w:id="681" w:author="Bahar Toto" w:date="2025-11-13T23:25:00Z">
              <w:r w:rsidR="008E76DA">
                <w:t>and 42</w:t>
              </w:r>
              <w:r w:rsidR="00485710">
                <w:t xml:space="preserve">-524(b) </w:t>
              </w:r>
            </w:ins>
            <w:ins w:id="682" w:author="Bahar Toto" w:date="2025-11-13T15:02:00Z">
              <w:r w:rsidR="00107E11">
                <w:t>of the CTDPA</w:t>
              </w:r>
            </w:ins>
          </w:p>
        </w:tc>
      </w:tr>
      <w:tr w:rsidR="2229AB24" w14:paraId="6437D27C" w14:textId="77777777" w:rsidTr="2229AB24">
        <w:trPr>
          <w:trHeight w:val="300"/>
        </w:trPr>
        <w:tc>
          <w:tcPr>
            <w:tcW w:w="4500" w:type="dxa"/>
            <w:tcBorders>
              <w:top w:val="single" w:sz="6" w:space="0" w:color="auto"/>
              <w:left w:val="single" w:sz="6" w:space="0" w:color="auto"/>
              <w:bottom w:val="single" w:sz="6" w:space="0" w:color="auto"/>
              <w:right w:val="single" w:sz="6" w:space="0" w:color="auto"/>
            </w:tcBorders>
          </w:tcPr>
          <w:p w14:paraId="1EFC58D5" w14:textId="77777777" w:rsidR="2229AB24" w:rsidRDefault="2229AB24" w:rsidP="2229AB24">
            <w:pPr>
              <w:rPr>
                <w:rFonts w:ascii="Aptos" w:eastAsia="Aptos" w:hAnsi="Aptos" w:cs="Aptos"/>
              </w:rPr>
            </w:pPr>
            <w:r>
              <w:t xml:space="preserve">Applicable persona </w:t>
            </w:r>
          </w:p>
        </w:tc>
        <w:tc>
          <w:tcPr>
            <w:tcW w:w="4500" w:type="dxa"/>
            <w:tcBorders>
              <w:top w:val="single" w:sz="6" w:space="0" w:color="auto"/>
              <w:left w:val="single" w:sz="6" w:space="0" w:color="auto"/>
              <w:bottom w:val="single" w:sz="6" w:space="0" w:color="auto"/>
              <w:right w:val="single" w:sz="6" w:space="0" w:color="auto"/>
            </w:tcBorders>
          </w:tcPr>
          <w:p w14:paraId="51E89F65" w14:textId="21AFADD6" w:rsidR="2229AB24" w:rsidRDefault="005E2B1A" w:rsidP="2229AB24">
            <w:pPr>
              <w:rPr>
                <w:rFonts w:ascii="Aptos" w:eastAsia="Aptos" w:hAnsi="Aptos" w:cs="Aptos"/>
              </w:rPr>
            </w:pPr>
            <w:r>
              <w:t>Controller</w:t>
            </w:r>
            <w:ins w:id="683" w:author="Bahar Toto" w:date="2025-11-13T23:25:00Z">
              <w:r w:rsidR="00485710">
                <w:t>s</w:t>
              </w:r>
            </w:ins>
            <w:del w:id="684" w:author="Bahar Toto" w:date="2025-11-13T23:25:00Z">
              <w:r w:rsidR="0008156E" w:rsidDel="00485710">
                <w:delText>.</w:delText>
              </w:r>
              <w:r w:rsidDel="00485710">
                <w:delText xml:space="preserve"> </w:delText>
              </w:r>
            </w:del>
          </w:p>
        </w:tc>
      </w:tr>
    </w:tbl>
    <w:p w14:paraId="4C92D55C" w14:textId="77777777" w:rsidR="2229AB24" w:rsidRDefault="2229AB24" w:rsidP="2229AB24">
      <w:pPr>
        <w:rPr>
          <w:rFonts w:ascii="Aptos" w:eastAsia="Aptos" w:hAnsi="Aptos" w:cs="Aptos"/>
          <w:color w:val="000000" w:themeColor="text1"/>
        </w:rPr>
      </w:pPr>
    </w:p>
    <w:p w14:paraId="380FFCFE" w14:textId="77777777" w:rsidR="41A66100" w:rsidRDefault="41A66100" w:rsidP="2229AB24">
      <w:pPr>
        <w:rPr>
          <w:rFonts w:ascii="Aptos" w:eastAsia="Aptos" w:hAnsi="Aptos" w:cs="Aptos"/>
          <w:color w:val="000000" w:themeColor="text1"/>
        </w:rPr>
      </w:pPr>
      <w:r>
        <w:t>5.8.2. Which specific conditions must be fulfilled to rely on this lawful basis?</w:t>
      </w:r>
    </w:p>
    <w:p w14:paraId="58697C8E" w14:textId="77777777" w:rsidR="2229AB24" w:rsidRDefault="2229AB24" w:rsidP="2229AB24">
      <w:pPr>
        <w:rPr>
          <w:rFonts w:ascii="Aptos" w:eastAsia="Aptos" w:hAnsi="Aptos" w:cs="Aptos"/>
          <w:color w:val="000000" w:themeColor="text1"/>
        </w:rPr>
      </w:pPr>
    </w:p>
    <w:tbl>
      <w:tblPr>
        <w:tblW w:w="0" w:type="auto"/>
        <w:tblBorders>
          <w:top w:val="single" w:sz="6" w:space="0" w:color="auto"/>
          <w:left w:val="single" w:sz="6" w:space="0" w:color="auto"/>
          <w:bottom w:val="single" w:sz="6" w:space="0" w:color="auto"/>
          <w:right w:val="single" w:sz="6" w:space="0" w:color="auto"/>
        </w:tblBorders>
        <w:tblLayout w:type="fixed"/>
        <w:tblLook w:val="04A0" w:firstRow="1" w:lastRow="0" w:firstColumn="1" w:lastColumn="0" w:noHBand="0" w:noVBand="1"/>
      </w:tblPr>
      <w:tblGrid>
        <w:gridCol w:w="4500"/>
        <w:gridCol w:w="4500"/>
      </w:tblGrid>
      <w:tr w:rsidR="2229AB24" w14:paraId="460D239B" w14:textId="77777777" w:rsidTr="2229AB24">
        <w:trPr>
          <w:trHeight w:val="300"/>
        </w:trPr>
        <w:tc>
          <w:tcPr>
            <w:tcW w:w="4500" w:type="dxa"/>
            <w:tcBorders>
              <w:top w:val="single" w:sz="6" w:space="0" w:color="auto"/>
              <w:left w:val="single" w:sz="6" w:space="0" w:color="auto"/>
              <w:bottom w:val="single" w:sz="6" w:space="0" w:color="auto"/>
              <w:right w:val="single" w:sz="6" w:space="0" w:color="auto"/>
            </w:tcBorders>
          </w:tcPr>
          <w:p w14:paraId="61DC3D15" w14:textId="77777777" w:rsidR="2229AB24" w:rsidRDefault="2229AB24" w:rsidP="2229AB24">
            <w:pPr>
              <w:rPr>
                <w:rFonts w:ascii="Aptos" w:eastAsia="Aptos" w:hAnsi="Aptos" w:cs="Aptos"/>
              </w:rPr>
            </w:pPr>
            <w:r>
              <w:t>Response </w:t>
            </w:r>
          </w:p>
        </w:tc>
        <w:tc>
          <w:tcPr>
            <w:tcW w:w="4500" w:type="dxa"/>
            <w:tcBorders>
              <w:top w:val="single" w:sz="6" w:space="0" w:color="auto"/>
              <w:left w:val="single" w:sz="6" w:space="0" w:color="auto"/>
              <w:bottom w:val="single" w:sz="6" w:space="0" w:color="auto"/>
              <w:right w:val="single" w:sz="6" w:space="0" w:color="auto"/>
            </w:tcBorders>
          </w:tcPr>
          <w:p w14:paraId="5920453D" w14:textId="03D420E4" w:rsidR="2229AB24" w:rsidRDefault="005E2B1A" w:rsidP="2229AB24">
            <w:pPr>
              <w:rPr>
                <w:rFonts w:ascii="Aptos" w:eastAsia="Aptos" w:hAnsi="Aptos" w:cs="Aptos"/>
              </w:rPr>
            </w:pPr>
            <w:r>
              <w:t>Not applicable</w:t>
            </w:r>
            <w:r w:rsidR="0008156E">
              <w:t>.</w:t>
            </w:r>
          </w:p>
        </w:tc>
      </w:tr>
      <w:tr w:rsidR="2229AB24" w14:paraId="5020AE5D" w14:textId="77777777" w:rsidTr="2229AB24">
        <w:trPr>
          <w:trHeight w:val="300"/>
        </w:trPr>
        <w:tc>
          <w:tcPr>
            <w:tcW w:w="4500" w:type="dxa"/>
            <w:tcBorders>
              <w:top w:val="single" w:sz="6" w:space="0" w:color="auto"/>
              <w:left w:val="single" w:sz="6" w:space="0" w:color="auto"/>
              <w:bottom w:val="single" w:sz="6" w:space="0" w:color="auto"/>
              <w:right w:val="single" w:sz="6" w:space="0" w:color="auto"/>
            </w:tcBorders>
          </w:tcPr>
          <w:p w14:paraId="011BC11D" w14:textId="77777777" w:rsidR="2229AB24" w:rsidRDefault="2229AB24" w:rsidP="2229AB24">
            <w:pPr>
              <w:rPr>
                <w:rFonts w:ascii="Aptos" w:eastAsia="Aptos" w:hAnsi="Aptos" w:cs="Aptos"/>
              </w:rPr>
            </w:pPr>
            <w:r>
              <w:t>Citation </w:t>
            </w:r>
          </w:p>
        </w:tc>
        <w:tc>
          <w:tcPr>
            <w:tcW w:w="4500" w:type="dxa"/>
            <w:tcBorders>
              <w:top w:val="single" w:sz="6" w:space="0" w:color="auto"/>
              <w:left w:val="single" w:sz="6" w:space="0" w:color="auto"/>
              <w:bottom w:val="single" w:sz="6" w:space="0" w:color="auto"/>
              <w:right w:val="single" w:sz="6" w:space="0" w:color="auto"/>
            </w:tcBorders>
          </w:tcPr>
          <w:p w14:paraId="20CC13CF" w14:textId="33C76756" w:rsidR="2229AB24" w:rsidRDefault="005E2B1A" w:rsidP="2229AB24">
            <w:pPr>
              <w:rPr>
                <w:rFonts w:ascii="Aptos" w:eastAsia="Aptos" w:hAnsi="Aptos" w:cs="Aptos"/>
              </w:rPr>
            </w:pPr>
            <w:r>
              <w:t>Not applicable</w:t>
            </w:r>
            <w:r w:rsidR="0008156E">
              <w:t>.</w:t>
            </w:r>
            <w:r>
              <w:t xml:space="preserve"> </w:t>
            </w:r>
          </w:p>
        </w:tc>
      </w:tr>
      <w:tr w:rsidR="2229AB24" w14:paraId="40CAF801" w14:textId="77777777" w:rsidTr="2229AB24">
        <w:trPr>
          <w:trHeight w:val="300"/>
        </w:trPr>
        <w:tc>
          <w:tcPr>
            <w:tcW w:w="4500" w:type="dxa"/>
            <w:tcBorders>
              <w:top w:val="single" w:sz="6" w:space="0" w:color="auto"/>
              <w:left w:val="single" w:sz="6" w:space="0" w:color="auto"/>
              <w:bottom w:val="single" w:sz="6" w:space="0" w:color="auto"/>
              <w:right w:val="single" w:sz="6" w:space="0" w:color="auto"/>
            </w:tcBorders>
          </w:tcPr>
          <w:p w14:paraId="10CDF3AD" w14:textId="77777777" w:rsidR="2229AB24" w:rsidRDefault="2229AB24" w:rsidP="2229AB24">
            <w:pPr>
              <w:rPr>
                <w:rFonts w:ascii="Aptos" w:eastAsia="Aptos" w:hAnsi="Aptos" w:cs="Aptos"/>
              </w:rPr>
            </w:pPr>
            <w:r>
              <w:t xml:space="preserve">Applicable persona </w:t>
            </w:r>
          </w:p>
        </w:tc>
        <w:tc>
          <w:tcPr>
            <w:tcW w:w="4500" w:type="dxa"/>
            <w:tcBorders>
              <w:top w:val="single" w:sz="6" w:space="0" w:color="auto"/>
              <w:left w:val="single" w:sz="6" w:space="0" w:color="auto"/>
              <w:bottom w:val="single" w:sz="6" w:space="0" w:color="auto"/>
              <w:right w:val="single" w:sz="6" w:space="0" w:color="auto"/>
            </w:tcBorders>
          </w:tcPr>
          <w:p w14:paraId="4809F363" w14:textId="7BFE8BB6" w:rsidR="2229AB24" w:rsidRDefault="005E2B1A" w:rsidP="2229AB24">
            <w:pPr>
              <w:rPr>
                <w:rFonts w:ascii="Aptos" w:eastAsia="Aptos" w:hAnsi="Aptos" w:cs="Aptos"/>
              </w:rPr>
            </w:pPr>
            <w:r>
              <w:t>Not applicable</w:t>
            </w:r>
            <w:r w:rsidR="0008156E">
              <w:t>.</w:t>
            </w:r>
            <w:r>
              <w:t xml:space="preserve"> </w:t>
            </w:r>
          </w:p>
        </w:tc>
      </w:tr>
    </w:tbl>
    <w:p w14:paraId="45990C70" w14:textId="77777777" w:rsidR="2229AB24" w:rsidRDefault="2229AB24" w:rsidP="2229AB24">
      <w:pPr>
        <w:rPr>
          <w:rFonts w:ascii="Aptos" w:eastAsia="Aptos" w:hAnsi="Aptos" w:cs="Aptos"/>
          <w:color w:val="000000" w:themeColor="text1"/>
        </w:rPr>
      </w:pPr>
    </w:p>
    <w:p w14:paraId="1B7F08DF" w14:textId="77777777" w:rsidR="2229AB24" w:rsidRDefault="2229AB24" w:rsidP="2229AB24">
      <w:pPr>
        <w:rPr>
          <w:rFonts w:ascii="Aptos" w:eastAsia="Aptos" w:hAnsi="Aptos" w:cs="Aptos"/>
          <w:color w:val="000000" w:themeColor="text1"/>
        </w:rPr>
      </w:pPr>
    </w:p>
    <w:p w14:paraId="738400DD" w14:textId="77777777" w:rsidR="41A66100" w:rsidRDefault="41A66100" w:rsidP="2229AB24">
      <w:pPr>
        <w:rPr>
          <w:rFonts w:ascii="Aptos" w:eastAsia="Aptos" w:hAnsi="Aptos" w:cs="Aptos"/>
          <w:color w:val="000000" w:themeColor="text1"/>
        </w:rPr>
      </w:pPr>
      <w:r>
        <w:t>5.9. Other lawful bases</w:t>
      </w:r>
    </w:p>
    <w:p w14:paraId="2A2224C8" w14:textId="77777777" w:rsidR="2229AB24" w:rsidRDefault="2229AB24" w:rsidP="2229AB24">
      <w:pPr>
        <w:rPr>
          <w:rFonts w:ascii="Aptos" w:eastAsia="Aptos" w:hAnsi="Aptos" w:cs="Aptos"/>
          <w:color w:val="000000" w:themeColor="text1"/>
        </w:rPr>
      </w:pPr>
    </w:p>
    <w:p w14:paraId="7AE9E84A" w14:textId="77777777" w:rsidR="41A66100" w:rsidRDefault="41A66100" w:rsidP="2229AB24">
      <w:pPr>
        <w:rPr>
          <w:rFonts w:ascii="Aptos" w:eastAsia="Aptos" w:hAnsi="Aptos" w:cs="Aptos"/>
          <w:color w:val="000000" w:themeColor="text1"/>
        </w:rPr>
      </w:pPr>
      <w:r>
        <w:t xml:space="preserve">5.9.1. Are there any additional lawful bases available for data processing? </w:t>
      </w:r>
    </w:p>
    <w:p w14:paraId="7A8164B4" w14:textId="77777777" w:rsidR="2229AB24" w:rsidRDefault="2229AB24" w:rsidP="2229AB24">
      <w:pPr>
        <w:rPr>
          <w:rFonts w:ascii="Aptos" w:eastAsia="Aptos" w:hAnsi="Aptos" w:cs="Aptos"/>
          <w:color w:val="000000" w:themeColor="text1"/>
        </w:rPr>
      </w:pPr>
    </w:p>
    <w:tbl>
      <w:tblPr>
        <w:tblW w:w="0" w:type="auto"/>
        <w:tblBorders>
          <w:top w:val="single" w:sz="6" w:space="0" w:color="auto"/>
          <w:left w:val="single" w:sz="6" w:space="0" w:color="auto"/>
          <w:bottom w:val="single" w:sz="6" w:space="0" w:color="auto"/>
          <w:right w:val="single" w:sz="6" w:space="0" w:color="auto"/>
        </w:tblBorders>
        <w:tblLayout w:type="fixed"/>
        <w:tblLook w:val="04A0" w:firstRow="1" w:lastRow="0" w:firstColumn="1" w:lastColumn="0" w:noHBand="0" w:noVBand="1"/>
      </w:tblPr>
      <w:tblGrid>
        <w:gridCol w:w="4500"/>
        <w:gridCol w:w="4500"/>
      </w:tblGrid>
      <w:tr w:rsidR="2229AB24" w14:paraId="080A79E5" w14:textId="77777777" w:rsidTr="2229AB24">
        <w:trPr>
          <w:trHeight w:val="300"/>
        </w:trPr>
        <w:tc>
          <w:tcPr>
            <w:tcW w:w="4500" w:type="dxa"/>
            <w:tcBorders>
              <w:top w:val="single" w:sz="6" w:space="0" w:color="auto"/>
              <w:left w:val="single" w:sz="6" w:space="0" w:color="auto"/>
              <w:bottom w:val="single" w:sz="6" w:space="0" w:color="auto"/>
              <w:right w:val="single" w:sz="6" w:space="0" w:color="auto"/>
            </w:tcBorders>
          </w:tcPr>
          <w:p w14:paraId="5101371D" w14:textId="77777777" w:rsidR="2229AB24" w:rsidRDefault="2229AB24" w:rsidP="2229AB24">
            <w:pPr>
              <w:rPr>
                <w:rFonts w:ascii="Aptos" w:eastAsia="Aptos" w:hAnsi="Aptos" w:cs="Aptos"/>
              </w:rPr>
            </w:pPr>
            <w:r>
              <w:t>Response </w:t>
            </w:r>
          </w:p>
        </w:tc>
        <w:tc>
          <w:tcPr>
            <w:tcW w:w="4500" w:type="dxa"/>
            <w:tcBorders>
              <w:top w:val="single" w:sz="6" w:space="0" w:color="auto"/>
              <w:left w:val="single" w:sz="6" w:space="0" w:color="auto"/>
              <w:bottom w:val="single" w:sz="6" w:space="0" w:color="auto"/>
              <w:right w:val="single" w:sz="6" w:space="0" w:color="auto"/>
            </w:tcBorders>
          </w:tcPr>
          <w:p w14:paraId="16E0D7B1" w14:textId="77777777" w:rsidR="000B56DD" w:rsidRPr="000B56DD" w:rsidRDefault="000B56DD" w:rsidP="000B56DD">
            <w:pPr>
              <w:rPr>
                <w:ins w:id="685" w:author="Bahar Toto" w:date="2025-11-13T23:26:00Z"/>
              </w:rPr>
            </w:pPr>
            <w:ins w:id="686" w:author="Bahar Toto" w:date="2025-11-13T23:26:00Z">
              <w:r w:rsidRPr="000B56DD">
                <w:t>The CTDPA does not expressly provide that personal data can be processed based on other lawful bases but does outline what circumstances should not limit the ability of controllers or processors to process personal data.</w:t>
              </w:r>
            </w:ins>
          </w:p>
          <w:p w14:paraId="4ABF609D" w14:textId="77777777" w:rsidR="000B56DD" w:rsidRPr="000B56DD" w:rsidRDefault="000B56DD" w:rsidP="000B56DD">
            <w:pPr>
              <w:rPr>
                <w:ins w:id="687" w:author="Bahar Toto" w:date="2025-11-13T23:26:00Z"/>
              </w:rPr>
            </w:pPr>
            <w:ins w:id="688" w:author="Bahar Toto" w:date="2025-11-13T23:26:00Z">
              <w:r w:rsidRPr="000B56DD">
                <w:t>The obligations imposed on controllers or processors under the CTDPA do not restrict a controller's or processor's ability to collect, use, or retain data for internal use to:</w:t>
              </w:r>
            </w:ins>
          </w:p>
          <w:p w14:paraId="2AEA5388" w14:textId="77777777" w:rsidR="000B56DD" w:rsidRPr="000B56DD" w:rsidRDefault="000B56DD" w:rsidP="000B56DD">
            <w:pPr>
              <w:numPr>
                <w:ilvl w:val="0"/>
                <w:numId w:val="48"/>
              </w:numPr>
              <w:rPr>
                <w:ins w:id="689" w:author="Bahar Toto" w:date="2025-11-13T23:26:00Z"/>
              </w:rPr>
            </w:pPr>
            <w:ins w:id="690" w:author="Bahar Toto" w:date="2025-11-13T23:26:00Z">
              <w:r w:rsidRPr="000B56DD">
                <w:t>effectuate a product recall; or</w:t>
              </w:r>
            </w:ins>
          </w:p>
          <w:p w14:paraId="7A9362D7" w14:textId="77777777" w:rsidR="000B56DD" w:rsidRPr="000B56DD" w:rsidRDefault="000B56DD" w:rsidP="000B56DD">
            <w:pPr>
              <w:numPr>
                <w:ilvl w:val="0"/>
                <w:numId w:val="48"/>
              </w:numPr>
              <w:rPr>
                <w:ins w:id="691" w:author="Bahar Toto" w:date="2025-11-13T23:26:00Z"/>
              </w:rPr>
            </w:pPr>
            <w:ins w:id="692" w:author="Bahar Toto" w:date="2025-11-13T23:26:00Z">
              <w:r w:rsidRPr="000B56DD">
                <w:t>identify and repair technical errors that impair existing or intended functionality.</w:t>
              </w:r>
            </w:ins>
          </w:p>
          <w:p w14:paraId="36AC38C4" w14:textId="277D8EED" w:rsidR="2229AB24" w:rsidRDefault="2229AB24" w:rsidP="2229AB24">
            <w:pPr>
              <w:rPr>
                <w:rFonts w:ascii="Aptos" w:eastAsia="Aptos" w:hAnsi="Aptos" w:cs="Aptos"/>
              </w:rPr>
            </w:pPr>
            <w:del w:id="693" w:author="Bahar Toto" w:date="2025-11-13T23:26:00Z">
              <w:r w:rsidDel="000B56DD">
                <w:delText>No</w:delText>
              </w:r>
              <w:r w:rsidR="0008156E" w:rsidDel="000B56DD">
                <w:delText>.</w:delText>
              </w:r>
            </w:del>
          </w:p>
        </w:tc>
      </w:tr>
      <w:tr w:rsidR="2229AB24" w14:paraId="54A6DA29" w14:textId="77777777" w:rsidTr="2229AB24">
        <w:trPr>
          <w:trHeight w:val="300"/>
        </w:trPr>
        <w:tc>
          <w:tcPr>
            <w:tcW w:w="4500" w:type="dxa"/>
            <w:tcBorders>
              <w:top w:val="single" w:sz="6" w:space="0" w:color="auto"/>
              <w:left w:val="single" w:sz="6" w:space="0" w:color="auto"/>
              <w:bottom w:val="single" w:sz="6" w:space="0" w:color="auto"/>
              <w:right w:val="single" w:sz="6" w:space="0" w:color="auto"/>
            </w:tcBorders>
          </w:tcPr>
          <w:p w14:paraId="14F2ECA2" w14:textId="77777777" w:rsidR="2229AB24" w:rsidRDefault="2229AB24" w:rsidP="2229AB24">
            <w:pPr>
              <w:rPr>
                <w:rFonts w:ascii="Aptos" w:eastAsia="Aptos" w:hAnsi="Aptos" w:cs="Aptos"/>
              </w:rPr>
            </w:pPr>
            <w:r>
              <w:t>Citation </w:t>
            </w:r>
          </w:p>
        </w:tc>
        <w:tc>
          <w:tcPr>
            <w:tcW w:w="4500" w:type="dxa"/>
            <w:tcBorders>
              <w:top w:val="single" w:sz="6" w:space="0" w:color="auto"/>
              <w:left w:val="single" w:sz="6" w:space="0" w:color="auto"/>
              <w:bottom w:val="single" w:sz="6" w:space="0" w:color="auto"/>
              <w:right w:val="single" w:sz="6" w:space="0" w:color="auto"/>
            </w:tcBorders>
          </w:tcPr>
          <w:p w14:paraId="466CBD4C" w14:textId="3BB83241" w:rsidR="2229AB24" w:rsidRDefault="000B56DD" w:rsidP="2229AB24">
            <w:pPr>
              <w:rPr>
                <w:rFonts w:ascii="Aptos" w:eastAsia="Aptos" w:hAnsi="Aptos" w:cs="Aptos"/>
              </w:rPr>
            </w:pPr>
            <w:ins w:id="694" w:author="Bahar Toto" w:date="2025-11-13T23:26:00Z">
              <w:r w:rsidRPr="000B56DD">
                <w:t>§42-524(b) of the CTDPA</w:t>
              </w:r>
            </w:ins>
            <w:del w:id="695" w:author="Bahar Toto" w:date="2025-11-13T23:26:00Z">
              <w:r w:rsidR="2229AB24" w:rsidDel="000B56DD">
                <w:delText>Not applicable</w:delText>
              </w:r>
              <w:r w:rsidR="0008156E" w:rsidDel="000B56DD">
                <w:delText>.</w:delText>
              </w:r>
              <w:r w:rsidR="2229AB24" w:rsidDel="000B56DD">
                <w:delText xml:space="preserve"> </w:delText>
              </w:r>
            </w:del>
          </w:p>
        </w:tc>
      </w:tr>
      <w:tr w:rsidR="2229AB24" w14:paraId="195F3298" w14:textId="77777777" w:rsidTr="2229AB24">
        <w:trPr>
          <w:trHeight w:val="300"/>
        </w:trPr>
        <w:tc>
          <w:tcPr>
            <w:tcW w:w="4500" w:type="dxa"/>
            <w:tcBorders>
              <w:top w:val="single" w:sz="6" w:space="0" w:color="auto"/>
              <w:left w:val="single" w:sz="6" w:space="0" w:color="auto"/>
              <w:bottom w:val="single" w:sz="6" w:space="0" w:color="auto"/>
              <w:right w:val="single" w:sz="6" w:space="0" w:color="auto"/>
            </w:tcBorders>
          </w:tcPr>
          <w:p w14:paraId="200C30A9" w14:textId="77777777" w:rsidR="2229AB24" w:rsidRDefault="2229AB24" w:rsidP="2229AB24">
            <w:pPr>
              <w:rPr>
                <w:rFonts w:ascii="Aptos" w:eastAsia="Aptos" w:hAnsi="Aptos" w:cs="Aptos"/>
              </w:rPr>
            </w:pPr>
            <w:r>
              <w:t xml:space="preserve">Applicable persona </w:t>
            </w:r>
          </w:p>
        </w:tc>
        <w:tc>
          <w:tcPr>
            <w:tcW w:w="4500" w:type="dxa"/>
            <w:tcBorders>
              <w:top w:val="single" w:sz="6" w:space="0" w:color="auto"/>
              <w:left w:val="single" w:sz="6" w:space="0" w:color="auto"/>
              <w:bottom w:val="single" w:sz="6" w:space="0" w:color="auto"/>
              <w:right w:val="single" w:sz="6" w:space="0" w:color="auto"/>
            </w:tcBorders>
          </w:tcPr>
          <w:p w14:paraId="0EB38E1A" w14:textId="097049AF" w:rsidR="2229AB24" w:rsidRDefault="005E2B1A" w:rsidP="2229AB24">
            <w:pPr>
              <w:rPr>
                <w:rFonts w:ascii="Aptos" w:eastAsia="Aptos" w:hAnsi="Aptos" w:cs="Aptos"/>
              </w:rPr>
            </w:pPr>
            <w:r>
              <w:t>Not applicable</w:t>
            </w:r>
            <w:r w:rsidR="0008156E">
              <w:t>..</w:t>
            </w:r>
          </w:p>
        </w:tc>
      </w:tr>
    </w:tbl>
    <w:p w14:paraId="7424BF11" w14:textId="77777777" w:rsidR="2229AB24" w:rsidRDefault="2229AB24" w:rsidP="2229AB24">
      <w:pPr>
        <w:rPr>
          <w:rFonts w:ascii="Aptos" w:eastAsia="Aptos" w:hAnsi="Aptos" w:cs="Aptos"/>
          <w:color w:val="000000" w:themeColor="text1"/>
        </w:rPr>
      </w:pPr>
    </w:p>
    <w:p w14:paraId="40C2E4D0" w14:textId="77777777" w:rsidR="2229AB24" w:rsidRDefault="2229AB24" w:rsidP="2229AB24">
      <w:pPr>
        <w:rPr>
          <w:rFonts w:ascii="Aptos" w:eastAsia="Aptos" w:hAnsi="Aptos" w:cs="Aptos"/>
          <w:color w:val="000000" w:themeColor="text1"/>
        </w:rPr>
      </w:pPr>
    </w:p>
    <w:p w14:paraId="0FD0E04C" w14:textId="77777777" w:rsidR="41A66100" w:rsidRDefault="41A66100" w:rsidP="2229AB24">
      <w:pPr>
        <w:pStyle w:val="ListParagraph"/>
        <w:numPr>
          <w:ilvl w:val="0"/>
          <w:numId w:val="1"/>
        </w:numPr>
        <w:spacing w:line="259" w:lineRule="auto"/>
        <w:rPr>
          <w:rFonts w:ascii="Aptos" w:eastAsia="Aptos" w:hAnsi="Aptos" w:cs="Aptos"/>
          <w:color w:val="000000" w:themeColor="text1"/>
        </w:rPr>
      </w:pPr>
      <w:r>
        <w:t>Lawful bases: sensitive data</w:t>
      </w:r>
    </w:p>
    <w:p w14:paraId="5B398A31" w14:textId="77777777" w:rsidR="2229AB24" w:rsidRDefault="2229AB24" w:rsidP="2229AB24">
      <w:pPr>
        <w:rPr>
          <w:rFonts w:ascii="Aptos" w:eastAsia="Aptos" w:hAnsi="Aptos" w:cs="Aptos"/>
          <w:color w:val="000000" w:themeColor="text1"/>
        </w:rPr>
      </w:pPr>
    </w:p>
    <w:p w14:paraId="497757B0" w14:textId="77777777" w:rsidR="41A66100" w:rsidRDefault="41A66100" w:rsidP="2229AB24">
      <w:pPr>
        <w:rPr>
          <w:rFonts w:ascii="Aptos" w:eastAsia="Aptos" w:hAnsi="Aptos" w:cs="Aptos"/>
          <w:color w:val="000000" w:themeColor="text1"/>
        </w:rPr>
      </w:pPr>
      <w:r>
        <w:t>6.1. Sensitive data</w:t>
      </w:r>
    </w:p>
    <w:p w14:paraId="026BC545" w14:textId="77777777" w:rsidR="2229AB24" w:rsidRDefault="2229AB24" w:rsidP="2229AB24">
      <w:pPr>
        <w:rPr>
          <w:rFonts w:ascii="Aptos" w:eastAsia="Aptos" w:hAnsi="Aptos" w:cs="Aptos"/>
          <w:color w:val="000000" w:themeColor="text1"/>
        </w:rPr>
      </w:pPr>
    </w:p>
    <w:p w14:paraId="7B7BA2BB" w14:textId="77777777" w:rsidR="41A66100" w:rsidRDefault="41A66100" w:rsidP="2229AB24">
      <w:pPr>
        <w:rPr>
          <w:rFonts w:ascii="Aptos" w:eastAsia="Aptos" w:hAnsi="Aptos" w:cs="Aptos"/>
          <w:color w:val="000000" w:themeColor="text1"/>
        </w:rPr>
      </w:pPr>
      <w:r>
        <w:t xml:space="preserve">6.1.1. Is it permissible to process sensitive data? </w:t>
      </w:r>
    </w:p>
    <w:p w14:paraId="511EE8C1" w14:textId="77777777" w:rsidR="2229AB24" w:rsidRDefault="2229AB24" w:rsidP="2229AB24">
      <w:pPr>
        <w:rPr>
          <w:rFonts w:ascii="Aptos" w:eastAsia="Aptos" w:hAnsi="Aptos" w:cs="Aptos"/>
          <w:color w:val="000000" w:themeColor="text1"/>
        </w:rPr>
      </w:pPr>
    </w:p>
    <w:tbl>
      <w:tblPr>
        <w:tblW w:w="0" w:type="auto"/>
        <w:tblBorders>
          <w:top w:val="single" w:sz="6" w:space="0" w:color="auto"/>
          <w:left w:val="single" w:sz="6" w:space="0" w:color="auto"/>
          <w:bottom w:val="single" w:sz="6" w:space="0" w:color="auto"/>
          <w:right w:val="single" w:sz="6" w:space="0" w:color="auto"/>
        </w:tblBorders>
        <w:tblLayout w:type="fixed"/>
        <w:tblLook w:val="04A0" w:firstRow="1" w:lastRow="0" w:firstColumn="1" w:lastColumn="0" w:noHBand="0" w:noVBand="1"/>
      </w:tblPr>
      <w:tblGrid>
        <w:gridCol w:w="4500"/>
        <w:gridCol w:w="4500"/>
      </w:tblGrid>
      <w:tr w:rsidR="2229AB24" w14:paraId="13BB61EE" w14:textId="77777777" w:rsidTr="2229AB24">
        <w:trPr>
          <w:trHeight w:val="300"/>
        </w:trPr>
        <w:tc>
          <w:tcPr>
            <w:tcW w:w="4500" w:type="dxa"/>
            <w:tcBorders>
              <w:top w:val="single" w:sz="6" w:space="0" w:color="auto"/>
              <w:left w:val="single" w:sz="6" w:space="0" w:color="auto"/>
              <w:bottom w:val="single" w:sz="6" w:space="0" w:color="auto"/>
              <w:right w:val="single" w:sz="6" w:space="0" w:color="auto"/>
            </w:tcBorders>
          </w:tcPr>
          <w:p w14:paraId="29D41898" w14:textId="77777777" w:rsidR="2229AB24" w:rsidRDefault="2229AB24" w:rsidP="2229AB24">
            <w:pPr>
              <w:rPr>
                <w:rFonts w:ascii="Aptos" w:eastAsia="Aptos" w:hAnsi="Aptos" w:cs="Aptos"/>
              </w:rPr>
            </w:pPr>
            <w:r>
              <w:t>Response </w:t>
            </w:r>
          </w:p>
        </w:tc>
        <w:tc>
          <w:tcPr>
            <w:tcW w:w="4500" w:type="dxa"/>
            <w:tcBorders>
              <w:top w:val="single" w:sz="6" w:space="0" w:color="auto"/>
              <w:left w:val="single" w:sz="6" w:space="0" w:color="auto"/>
              <w:bottom w:val="single" w:sz="6" w:space="0" w:color="auto"/>
              <w:right w:val="single" w:sz="6" w:space="0" w:color="auto"/>
            </w:tcBorders>
          </w:tcPr>
          <w:p w14:paraId="48C048F3" w14:textId="31CABAB4" w:rsidR="2229AB24" w:rsidRDefault="2229AB24" w:rsidP="2229AB24">
            <w:pPr>
              <w:rPr>
                <w:rFonts w:ascii="Aptos" w:eastAsia="Aptos" w:hAnsi="Aptos" w:cs="Aptos"/>
              </w:rPr>
            </w:pPr>
            <w:r>
              <w:t>Yes, with proper consent</w:t>
            </w:r>
            <w:r w:rsidR="0008156E">
              <w:t>.</w:t>
            </w:r>
          </w:p>
        </w:tc>
      </w:tr>
      <w:tr w:rsidR="2229AB24" w14:paraId="697D2C9C" w14:textId="77777777" w:rsidTr="2229AB24">
        <w:trPr>
          <w:trHeight w:val="300"/>
        </w:trPr>
        <w:tc>
          <w:tcPr>
            <w:tcW w:w="4500" w:type="dxa"/>
            <w:tcBorders>
              <w:top w:val="single" w:sz="6" w:space="0" w:color="auto"/>
              <w:left w:val="single" w:sz="6" w:space="0" w:color="auto"/>
              <w:bottom w:val="single" w:sz="6" w:space="0" w:color="auto"/>
              <w:right w:val="single" w:sz="6" w:space="0" w:color="auto"/>
            </w:tcBorders>
          </w:tcPr>
          <w:p w14:paraId="16A89E29" w14:textId="77777777" w:rsidR="2229AB24" w:rsidRDefault="2229AB24" w:rsidP="2229AB24">
            <w:pPr>
              <w:rPr>
                <w:rFonts w:ascii="Aptos" w:eastAsia="Aptos" w:hAnsi="Aptos" w:cs="Aptos"/>
              </w:rPr>
            </w:pPr>
            <w:r>
              <w:t>Citation </w:t>
            </w:r>
          </w:p>
        </w:tc>
        <w:tc>
          <w:tcPr>
            <w:tcW w:w="4500" w:type="dxa"/>
            <w:tcBorders>
              <w:top w:val="single" w:sz="6" w:space="0" w:color="auto"/>
              <w:left w:val="single" w:sz="6" w:space="0" w:color="auto"/>
              <w:bottom w:val="single" w:sz="6" w:space="0" w:color="auto"/>
              <w:right w:val="single" w:sz="6" w:space="0" w:color="auto"/>
            </w:tcBorders>
          </w:tcPr>
          <w:p w14:paraId="5DC8554C" w14:textId="4F4F0CF5" w:rsidR="2229AB24" w:rsidRDefault="2229AB24" w:rsidP="2229AB24">
            <w:pPr>
              <w:rPr>
                <w:rFonts w:ascii="Aptos" w:eastAsia="Aptos" w:hAnsi="Aptos" w:cs="Aptos"/>
              </w:rPr>
            </w:pPr>
            <w:del w:id="696" w:author="Bahar Toto" w:date="2025-11-13T15:02:00Z">
              <w:r w:rsidDel="00107E11">
                <w:delText xml:space="preserve">Conn. Gen. Stat. </w:delText>
              </w:r>
            </w:del>
            <w:r>
              <w:t>§§</w:t>
            </w:r>
            <w:del w:id="697" w:author="Bahar Toto" w:date="2025-11-13T23:26:00Z">
              <w:r w:rsidDel="000B56DD">
                <w:delText xml:space="preserve"> </w:delText>
              </w:r>
            </w:del>
            <w:r>
              <w:t>42‑520(a)(</w:t>
            </w:r>
            <w:r w:rsidR="002E4045">
              <w:t>4</w:t>
            </w:r>
            <w:r>
              <w:t>)</w:t>
            </w:r>
            <w:del w:id="698" w:author="Bahar Toto" w:date="2025-11-13T23:26:00Z">
              <w:r w:rsidDel="00633927">
                <w:delText>;</w:delText>
              </w:r>
            </w:del>
            <w:ins w:id="699" w:author="Bahar Toto" w:date="2025-11-13T23:26:00Z">
              <w:r w:rsidR="00633927">
                <w:t xml:space="preserve"> and</w:t>
              </w:r>
            </w:ins>
            <w:r>
              <w:t xml:space="preserve"> 42‑515</w:t>
            </w:r>
            <w:ins w:id="700" w:author="Bahar Toto" w:date="2025-11-13T15:02:00Z">
              <w:r w:rsidR="00107E11">
                <w:t xml:space="preserve"> of the CTDPA</w:t>
              </w:r>
            </w:ins>
          </w:p>
        </w:tc>
      </w:tr>
      <w:tr w:rsidR="2229AB24" w14:paraId="1188E22D" w14:textId="77777777" w:rsidTr="2229AB24">
        <w:trPr>
          <w:trHeight w:val="300"/>
        </w:trPr>
        <w:tc>
          <w:tcPr>
            <w:tcW w:w="4500" w:type="dxa"/>
            <w:tcBorders>
              <w:top w:val="single" w:sz="6" w:space="0" w:color="auto"/>
              <w:left w:val="single" w:sz="6" w:space="0" w:color="auto"/>
              <w:bottom w:val="single" w:sz="6" w:space="0" w:color="auto"/>
              <w:right w:val="single" w:sz="6" w:space="0" w:color="auto"/>
            </w:tcBorders>
          </w:tcPr>
          <w:p w14:paraId="02253B03" w14:textId="77777777" w:rsidR="2229AB24" w:rsidRDefault="2229AB24" w:rsidP="2229AB24">
            <w:pPr>
              <w:rPr>
                <w:rFonts w:ascii="Aptos" w:eastAsia="Aptos" w:hAnsi="Aptos" w:cs="Aptos"/>
              </w:rPr>
            </w:pPr>
            <w:r>
              <w:t xml:space="preserve">Applicable persona </w:t>
            </w:r>
          </w:p>
        </w:tc>
        <w:tc>
          <w:tcPr>
            <w:tcW w:w="4500" w:type="dxa"/>
            <w:tcBorders>
              <w:top w:val="single" w:sz="6" w:space="0" w:color="auto"/>
              <w:left w:val="single" w:sz="6" w:space="0" w:color="auto"/>
              <w:bottom w:val="single" w:sz="6" w:space="0" w:color="auto"/>
              <w:right w:val="single" w:sz="6" w:space="0" w:color="auto"/>
            </w:tcBorders>
          </w:tcPr>
          <w:p w14:paraId="69558980" w14:textId="57B765D7" w:rsidR="2229AB24" w:rsidRDefault="006871A2" w:rsidP="2229AB24">
            <w:pPr>
              <w:rPr>
                <w:rFonts w:ascii="Aptos" w:eastAsia="Aptos" w:hAnsi="Aptos" w:cs="Aptos"/>
              </w:rPr>
            </w:pPr>
            <w:r>
              <w:t>Controllers</w:t>
            </w:r>
            <w:del w:id="701" w:author="Bahar Toto" w:date="2025-11-13T23:26:00Z">
              <w:r w:rsidR="0008156E" w:rsidDel="00633927">
                <w:delText>.</w:delText>
              </w:r>
            </w:del>
          </w:p>
        </w:tc>
      </w:tr>
    </w:tbl>
    <w:p w14:paraId="4B598754" w14:textId="77777777" w:rsidR="2229AB24" w:rsidRDefault="2229AB24" w:rsidP="2229AB24">
      <w:pPr>
        <w:rPr>
          <w:rFonts w:ascii="Aptos" w:eastAsia="Aptos" w:hAnsi="Aptos" w:cs="Aptos"/>
          <w:color w:val="000000" w:themeColor="text1"/>
        </w:rPr>
      </w:pPr>
    </w:p>
    <w:p w14:paraId="44A97715" w14:textId="77777777" w:rsidR="41A66100" w:rsidRDefault="41A66100" w:rsidP="2229AB24">
      <w:pPr>
        <w:rPr>
          <w:rFonts w:ascii="Aptos" w:eastAsia="Aptos" w:hAnsi="Aptos" w:cs="Aptos"/>
          <w:color w:val="000000" w:themeColor="text1"/>
        </w:rPr>
      </w:pPr>
      <w:r>
        <w:t>6.1.2. Which lawful bases can be relied on for the processing of sensitive data? (If none is required, please confirm the approach to data processing within the applicable jurisdiction e.g., appropriate notice, appropriate purposes)</w:t>
      </w:r>
    </w:p>
    <w:p w14:paraId="344A4B1A" w14:textId="77777777" w:rsidR="2229AB24" w:rsidRDefault="2229AB24" w:rsidP="2229AB24">
      <w:pPr>
        <w:rPr>
          <w:rFonts w:ascii="Aptos" w:eastAsia="Aptos" w:hAnsi="Aptos" w:cs="Aptos"/>
          <w:color w:val="000000" w:themeColor="text1"/>
        </w:rPr>
      </w:pPr>
    </w:p>
    <w:tbl>
      <w:tblPr>
        <w:tblW w:w="0" w:type="auto"/>
        <w:tblBorders>
          <w:top w:val="single" w:sz="6" w:space="0" w:color="auto"/>
          <w:left w:val="single" w:sz="6" w:space="0" w:color="auto"/>
          <w:bottom w:val="single" w:sz="6" w:space="0" w:color="auto"/>
          <w:right w:val="single" w:sz="6" w:space="0" w:color="auto"/>
        </w:tblBorders>
        <w:tblLayout w:type="fixed"/>
        <w:tblLook w:val="04A0" w:firstRow="1" w:lastRow="0" w:firstColumn="1" w:lastColumn="0" w:noHBand="0" w:noVBand="1"/>
      </w:tblPr>
      <w:tblGrid>
        <w:gridCol w:w="4500"/>
        <w:gridCol w:w="4500"/>
      </w:tblGrid>
      <w:tr w:rsidR="2229AB24" w14:paraId="0663ACF6" w14:textId="77777777" w:rsidTr="2229AB24">
        <w:trPr>
          <w:trHeight w:val="300"/>
        </w:trPr>
        <w:tc>
          <w:tcPr>
            <w:tcW w:w="4500" w:type="dxa"/>
            <w:tcBorders>
              <w:top w:val="single" w:sz="6" w:space="0" w:color="auto"/>
              <w:left w:val="single" w:sz="6" w:space="0" w:color="auto"/>
              <w:bottom w:val="single" w:sz="6" w:space="0" w:color="auto"/>
              <w:right w:val="single" w:sz="6" w:space="0" w:color="auto"/>
            </w:tcBorders>
          </w:tcPr>
          <w:p w14:paraId="2130028F" w14:textId="77777777" w:rsidR="2229AB24" w:rsidRDefault="2229AB24" w:rsidP="2229AB24">
            <w:pPr>
              <w:rPr>
                <w:rFonts w:ascii="Aptos" w:eastAsia="Aptos" w:hAnsi="Aptos" w:cs="Aptos"/>
              </w:rPr>
            </w:pPr>
            <w:r>
              <w:t>Response </w:t>
            </w:r>
          </w:p>
        </w:tc>
        <w:tc>
          <w:tcPr>
            <w:tcW w:w="4500" w:type="dxa"/>
            <w:tcBorders>
              <w:top w:val="single" w:sz="6" w:space="0" w:color="auto"/>
              <w:left w:val="single" w:sz="6" w:space="0" w:color="auto"/>
              <w:bottom w:val="single" w:sz="6" w:space="0" w:color="auto"/>
              <w:right w:val="single" w:sz="6" w:space="0" w:color="auto"/>
            </w:tcBorders>
          </w:tcPr>
          <w:p w14:paraId="49DEE0D2" w14:textId="3809F513" w:rsidR="2229AB24" w:rsidRDefault="00FC6169" w:rsidP="2229AB24">
            <w:pPr>
              <w:rPr>
                <w:rFonts w:ascii="Aptos" w:eastAsia="Aptos" w:hAnsi="Aptos" w:cs="Aptos"/>
              </w:rPr>
            </w:pPr>
            <w:ins w:id="702" w:author="Day Pitney LLP" w:date="2025-12-15T11:14:00Z">
              <w:r w:rsidRPr="00FC6169">
                <w:t xml:space="preserve">A controller may process sensitive data </w:t>
              </w:r>
              <w:r w:rsidRPr="00FC6169">
                <w:rPr>
                  <w:rPrChange w:id="703" w:author="Day Pitney LLP" w:date="2025-12-15T11:14:00Z">
                    <w:rPr>
                      <w:b/>
                      <w:bCs/>
                    </w:rPr>
                  </w:rPrChange>
                </w:rPr>
                <w:t>only</w:t>
              </w:r>
              <w:r w:rsidRPr="00FC6169">
                <w:t xml:space="preserve"> if (i) the processing is </w:t>
              </w:r>
              <w:r w:rsidRPr="00FC6169">
                <w:rPr>
                  <w:rPrChange w:id="704" w:author="Day Pitney LLP" w:date="2025-12-15T11:14:00Z">
                    <w:rPr>
                      <w:b/>
                      <w:bCs/>
                    </w:rPr>
                  </w:rPrChange>
                </w:rPr>
                <w:t>reasonably necessary</w:t>
              </w:r>
              <w:r w:rsidRPr="00FC6169">
                <w:t xml:space="preserve"> in relation to the disclosed purposes and (ii) the controller has obtained the consumer’s </w:t>
              </w:r>
              <w:r w:rsidRPr="00FC6169">
                <w:rPr>
                  <w:rPrChange w:id="705" w:author="Day Pitney LLP" w:date="2025-12-15T11:14:00Z">
                    <w:rPr>
                      <w:b/>
                      <w:bCs/>
                    </w:rPr>
                  </w:rPrChange>
                </w:rPr>
                <w:t>affirmative opt-in consent</w:t>
              </w:r>
              <w:r w:rsidRPr="00FC6169">
                <w:t xml:space="preserve"> (or, for consumers the controller has actual knowledge</w:t>
              </w:r>
            </w:ins>
            <w:ins w:id="706" w:author="Bahar Toto" w:date="2025-12-17T13:34:00Z" w16du:dateUtc="2025-12-17T13:34:00Z">
              <w:r w:rsidR="004A67D0">
                <w:t xml:space="preserve"> - </w:t>
              </w:r>
            </w:ins>
            <w:ins w:id="707" w:author="Day Pitney LLP" w:date="2025-12-15T11:14:00Z">
              <w:del w:id="708" w:author="Bahar Toto" w:date="2025-12-17T13:34:00Z" w16du:dateUtc="2025-12-17T13:34:00Z">
                <w:r w:rsidRPr="00FC6169" w:rsidDel="004A67D0">
                  <w:delText>—</w:delText>
                </w:r>
              </w:del>
              <w:r w:rsidRPr="00FC6169">
                <w:t>or willfully disregards</w:t>
              </w:r>
              <w:del w:id="709" w:author="Bahar Toto" w:date="2025-12-17T13:34:00Z" w16du:dateUtc="2025-12-17T13:34:00Z">
                <w:r w:rsidRPr="00FC6169" w:rsidDel="004A67D0">
                  <w:delText>—</w:delText>
                </w:r>
              </w:del>
            </w:ins>
            <w:ins w:id="710" w:author="Bahar Toto" w:date="2025-12-17T13:34:00Z" w16du:dateUtc="2025-12-17T13:34:00Z">
              <w:r w:rsidR="004A67D0">
                <w:t xml:space="preserve"> - </w:t>
              </w:r>
            </w:ins>
            <w:ins w:id="711" w:author="Day Pitney LLP" w:date="2025-12-15T11:14:00Z">
              <w:r w:rsidRPr="00FC6169">
                <w:t xml:space="preserve">are children, the controller processes such data in accordance with </w:t>
              </w:r>
              <w:r w:rsidRPr="00E00994">
                <w:rPr>
                  <w:color w:val="EE0000"/>
                  <w:rPrChange w:id="712" w:author="Day Pitney LLP" w:date="2025-12-15T11:14:00Z">
                    <w:rPr>
                      <w:b/>
                      <w:bCs/>
                    </w:rPr>
                  </w:rPrChange>
                </w:rPr>
                <w:t>COPPA</w:t>
              </w:r>
              <w:r w:rsidRPr="00FC6169">
                <w:t xml:space="preserve">). Effective July 1, 2026, the definition of </w:t>
              </w:r>
            </w:ins>
            <w:ins w:id="713" w:author="Bahar Toto" w:date="2025-12-17T13:34:00Z" w16du:dateUtc="2025-12-17T13:34:00Z">
              <w:r w:rsidR="004A67D0">
                <w:t>'</w:t>
              </w:r>
            </w:ins>
            <w:ins w:id="714" w:author="Day Pitney LLP" w:date="2025-12-15T11:14:00Z">
              <w:del w:id="715" w:author="Bahar Toto" w:date="2025-12-17T13:34:00Z" w16du:dateUtc="2025-12-17T13:34:00Z">
                <w:r w:rsidRPr="00FC6169" w:rsidDel="004A67D0">
                  <w:delText>“</w:delText>
                </w:r>
              </w:del>
              <w:r w:rsidRPr="00FC6169">
                <w:t>sensitive data</w:t>
              </w:r>
              <w:del w:id="716" w:author="Bahar Toto" w:date="2025-12-17T13:34:00Z" w16du:dateUtc="2025-12-17T13:34:00Z">
                <w:r w:rsidRPr="00FC6169" w:rsidDel="004A67D0">
                  <w:delText>”</w:delText>
                </w:r>
              </w:del>
            </w:ins>
            <w:ins w:id="717" w:author="Bahar Toto" w:date="2025-12-17T13:34:00Z" w16du:dateUtc="2025-12-17T13:34:00Z">
              <w:r w:rsidR="004A67D0">
                <w:t>'</w:t>
              </w:r>
            </w:ins>
            <w:ins w:id="718" w:author="Day Pitney LLP" w:date="2025-12-15T11:14:00Z">
              <w:r w:rsidRPr="00FC6169">
                <w:t xml:space="preserve"> expands (including, among other items, </w:t>
              </w:r>
              <w:r w:rsidRPr="00FC6169">
                <w:rPr>
                  <w:rPrChange w:id="719" w:author="Day Pitney LLP" w:date="2025-12-15T11:14:00Z">
                    <w:rPr>
                      <w:b/>
                      <w:bCs/>
                    </w:rPr>
                  </w:rPrChange>
                </w:rPr>
                <w:t>consumer health data, neural data, crime-victim status data, certain financial account credentials, and certain government-issued identification numbers</w:t>
              </w:r>
              <w:r w:rsidRPr="00FC6169">
                <w:t>), so controllers should re-inventory data flows to determine whether activities newly require opt-in consent and related compliance controls.</w:t>
              </w:r>
            </w:ins>
            <w:ins w:id="720" w:author="Bahar Toto" w:date="2025-12-03T22:18:00Z">
              <w:del w:id="721" w:author="Day Pitney LLP" w:date="2025-12-15T11:14:00Z">
                <w:r w:rsidR="00B941C3" w:rsidDel="00FC6169">
                  <w:delText>A contro</w:delText>
                </w:r>
              </w:del>
            </w:ins>
            <w:ins w:id="722" w:author="Bahar Toto" w:date="2025-12-03T22:19:00Z">
              <w:del w:id="723" w:author="Day Pitney LLP" w:date="2025-12-15T11:14:00Z">
                <w:r w:rsidR="00B941C3" w:rsidDel="00FC6169">
                  <w:delText xml:space="preserve">ller must not </w:delText>
                </w:r>
                <w:r w:rsidR="00B941C3" w:rsidRPr="00B941C3" w:rsidDel="00FC6169">
                  <w:delText>process sensitive data concerning a consumer unless such processing is reasonably necessary in relation to the purposes for which such sensitive data are processed and without obtaining the consumer's consent, or, in the case of the processing of sensitive data concerning a [known] consumer who the controller has actual knowledge, or wilfully disregards, is a child, without processing such data in accordance with COPPA</w:delText>
                </w:r>
              </w:del>
            </w:ins>
            <w:ins w:id="724" w:author="Bahar Toto" w:date="2025-11-13T23:27:00Z">
              <w:del w:id="725" w:author="Day Pitney LLP" w:date="2025-12-15T11:14:00Z">
                <w:r w:rsidR="0024602F" w:rsidRPr="0024602F" w:rsidDel="00FC6169">
                  <w:delText>.</w:delText>
                </w:r>
              </w:del>
            </w:ins>
            <w:del w:id="726" w:author="Day Pitney LLP" w:date="2025-12-15T11:14:00Z">
              <w:r w:rsidR="2229AB24" w:rsidDel="00FC6169">
                <w:delText>Consent, with purpose limitations where applicable</w:delText>
              </w:r>
              <w:r w:rsidR="0008156E" w:rsidDel="00FC6169">
                <w:delText>.</w:delText>
              </w:r>
              <w:r w:rsidR="2229AB24" w:rsidDel="00FC6169">
                <w:delText xml:space="preserve"> </w:delText>
              </w:r>
            </w:del>
          </w:p>
        </w:tc>
      </w:tr>
      <w:tr w:rsidR="2229AB24" w14:paraId="52EAE041" w14:textId="77777777" w:rsidTr="2229AB24">
        <w:trPr>
          <w:trHeight w:val="300"/>
        </w:trPr>
        <w:tc>
          <w:tcPr>
            <w:tcW w:w="4500" w:type="dxa"/>
            <w:tcBorders>
              <w:top w:val="single" w:sz="6" w:space="0" w:color="auto"/>
              <w:left w:val="single" w:sz="6" w:space="0" w:color="auto"/>
              <w:bottom w:val="single" w:sz="6" w:space="0" w:color="auto"/>
              <w:right w:val="single" w:sz="6" w:space="0" w:color="auto"/>
            </w:tcBorders>
          </w:tcPr>
          <w:p w14:paraId="38EF1696" w14:textId="77777777" w:rsidR="2229AB24" w:rsidRDefault="2229AB24" w:rsidP="2229AB24">
            <w:pPr>
              <w:rPr>
                <w:rFonts w:ascii="Aptos" w:eastAsia="Aptos" w:hAnsi="Aptos" w:cs="Aptos"/>
              </w:rPr>
            </w:pPr>
            <w:r>
              <w:t>Citation </w:t>
            </w:r>
          </w:p>
        </w:tc>
        <w:tc>
          <w:tcPr>
            <w:tcW w:w="4500" w:type="dxa"/>
            <w:tcBorders>
              <w:top w:val="single" w:sz="6" w:space="0" w:color="auto"/>
              <w:left w:val="single" w:sz="6" w:space="0" w:color="auto"/>
              <w:bottom w:val="single" w:sz="6" w:space="0" w:color="auto"/>
              <w:right w:val="single" w:sz="6" w:space="0" w:color="auto"/>
            </w:tcBorders>
          </w:tcPr>
          <w:p w14:paraId="47423B54" w14:textId="1C2D916F" w:rsidR="2229AB24" w:rsidRDefault="2229AB24" w:rsidP="2229AB24">
            <w:pPr>
              <w:rPr>
                <w:rFonts w:ascii="Aptos" w:eastAsia="Aptos" w:hAnsi="Aptos" w:cs="Aptos"/>
              </w:rPr>
            </w:pPr>
            <w:del w:id="727" w:author="Bahar Toto" w:date="2025-11-13T15:02:00Z">
              <w:r w:rsidDel="00107E11">
                <w:delText xml:space="preserve">Conn. Gen. Stat. </w:delText>
              </w:r>
            </w:del>
            <w:r>
              <w:t>§§</w:t>
            </w:r>
            <w:del w:id="728" w:author="Bahar Toto" w:date="2025-11-13T23:27:00Z">
              <w:r w:rsidDel="00633927">
                <w:delText xml:space="preserve"> </w:delText>
              </w:r>
            </w:del>
            <w:r>
              <w:t>42‑520(a)</w:t>
            </w:r>
            <w:ins w:id="729" w:author="Bahar Toto" w:date="2025-12-03T22:18:00Z">
              <w:r w:rsidR="00ED23D1">
                <w:t>(1)</w:t>
              </w:r>
            </w:ins>
            <w:r>
              <w:t>(</w:t>
            </w:r>
            <w:ins w:id="730" w:author="Bahar Toto" w:date="2025-12-03T22:17:00Z">
              <w:r w:rsidR="001C133D">
                <w:t>D</w:t>
              </w:r>
            </w:ins>
            <w:del w:id="731" w:author="Bahar Toto" w:date="2025-12-03T22:17:00Z">
              <w:r w:rsidR="002E4045" w:rsidDel="001C133D">
                <w:delText>4</w:delText>
              </w:r>
            </w:del>
            <w:r w:rsidR="002E4045">
              <w:t>)</w:t>
            </w:r>
            <w:ins w:id="732" w:author="Bahar Toto" w:date="2025-11-13T15:02:00Z">
              <w:r w:rsidR="00107E11">
                <w:t xml:space="preserve"> of the CTDPA</w:t>
              </w:r>
            </w:ins>
          </w:p>
        </w:tc>
      </w:tr>
      <w:tr w:rsidR="2229AB24" w14:paraId="76D772CF" w14:textId="77777777" w:rsidTr="2229AB24">
        <w:trPr>
          <w:trHeight w:val="300"/>
        </w:trPr>
        <w:tc>
          <w:tcPr>
            <w:tcW w:w="4500" w:type="dxa"/>
            <w:tcBorders>
              <w:top w:val="single" w:sz="6" w:space="0" w:color="auto"/>
              <w:left w:val="single" w:sz="6" w:space="0" w:color="auto"/>
              <w:bottom w:val="single" w:sz="6" w:space="0" w:color="auto"/>
              <w:right w:val="single" w:sz="6" w:space="0" w:color="auto"/>
            </w:tcBorders>
          </w:tcPr>
          <w:p w14:paraId="17A9F62E" w14:textId="77777777" w:rsidR="2229AB24" w:rsidRDefault="2229AB24" w:rsidP="2229AB24">
            <w:pPr>
              <w:rPr>
                <w:rFonts w:ascii="Aptos" w:eastAsia="Aptos" w:hAnsi="Aptos" w:cs="Aptos"/>
              </w:rPr>
            </w:pPr>
            <w:r>
              <w:t xml:space="preserve">Applicable persona </w:t>
            </w:r>
          </w:p>
        </w:tc>
        <w:tc>
          <w:tcPr>
            <w:tcW w:w="4500" w:type="dxa"/>
            <w:tcBorders>
              <w:top w:val="single" w:sz="6" w:space="0" w:color="auto"/>
              <w:left w:val="single" w:sz="6" w:space="0" w:color="auto"/>
              <w:bottom w:val="single" w:sz="6" w:space="0" w:color="auto"/>
              <w:right w:val="single" w:sz="6" w:space="0" w:color="auto"/>
            </w:tcBorders>
          </w:tcPr>
          <w:p w14:paraId="6E561102" w14:textId="57D21E87" w:rsidR="2229AB24" w:rsidRDefault="006871A2" w:rsidP="2229AB24">
            <w:pPr>
              <w:rPr>
                <w:rFonts w:ascii="Aptos" w:eastAsia="Aptos" w:hAnsi="Aptos" w:cs="Aptos"/>
              </w:rPr>
            </w:pPr>
            <w:r>
              <w:t>Controllers</w:t>
            </w:r>
            <w:del w:id="733" w:author="Bahar Toto" w:date="2025-11-13T23:27:00Z">
              <w:r w:rsidR="0008156E" w:rsidDel="0024602F">
                <w:delText>.</w:delText>
              </w:r>
            </w:del>
          </w:p>
        </w:tc>
      </w:tr>
    </w:tbl>
    <w:p w14:paraId="425C5D6B" w14:textId="77777777" w:rsidR="2229AB24" w:rsidRDefault="2229AB24" w:rsidP="2229AB24">
      <w:pPr>
        <w:rPr>
          <w:rFonts w:ascii="Aptos" w:eastAsia="Aptos" w:hAnsi="Aptos" w:cs="Aptos"/>
          <w:color w:val="000000" w:themeColor="text1"/>
        </w:rPr>
      </w:pPr>
    </w:p>
    <w:p w14:paraId="6C78B333" w14:textId="77777777" w:rsidR="41A66100" w:rsidRDefault="41A66100" w:rsidP="2229AB24">
      <w:pPr>
        <w:ind w:left="40"/>
        <w:rPr>
          <w:rFonts w:ascii="Aptos" w:eastAsia="Aptos" w:hAnsi="Aptos" w:cs="Aptos"/>
          <w:color w:val="000000" w:themeColor="text1"/>
        </w:rPr>
      </w:pPr>
      <w:r>
        <w:t>6.1.3. What constitutes valid consent for the processing of sensitive data? (e.g., explicit consent)</w:t>
      </w:r>
    </w:p>
    <w:p w14:paraId="6D7FA9DB" w14:textId="77777777" w:rsidR="2229AB24" w:rsidRDefault="2229AB24" w:rsidP="2229AB24">
      <w:pPr>
        <w:ind w:firstLine="40"/>
        <w:rPr>
          <w:rFonts w:ascii="Aptos" w:eastAsia="Aptos" w:hAnsi="Aptos" w:cs="Aptos"/>
          <w:color w:val="000000" w:themeColor="text1"/>
        </w:rPr>
      </w:pPr>
    </w:p>
    <w:tbl>
      <w:tblPr>
        <w:tblW w:w="0" w:type="auto"/>
        <w:tblBorders>
          <w:top w:val="single" w:sz="6" w:space="0" w:color="auto"/>
          <w:left w:val="single" w:sz="6" w:space="0" w:color="auto"/>
          <w:bottom w:val="single" w:sz="6" w:space="0" w:color="auto"/>
          <w:right w:val="single" w:sz="6" w:space="0" w:color="auto"/>
        </w:tblBorders>
        <w:tblLayout w:type="fixed"/>
        <w:tblLook w:val="04A0" w:firstRow="1" w:lastRow="0" w:firstColumn="1" w:lastColumn="0" w:noHBand="0" w:noVBand="1"/>
      </w:tblPr>
      <w:tblGrid>
        <w:gridCol w:w="4500"/>
        <w:gridCol w:w="4500"/>
      </w:tblGrid>
      <w:tr w:rsidR="2229AB24" w14:paraId="11128CD7" w14:textId="77777777" w:rsidTr="2229AB24">
        <w:trPr>
          <w:trHeight w:val="300"/>
        </w:trPr>
        <w:tc>
          <w:tcPr>
            <w:tcW w:w="4500" w:type="dxa"/>
            <w:tcBorders>
              <w:top w:val="single" w:sz="6" w:space="0" w:color="auto"/>
              <w:left w:val="single" w:sz="6" w:space="0" w:color="auto"/>
              <w:bottom w:val="single" w:sz="6" w:space="0" w:color="auto"/>
              <w:right w:val="single" w:sz="6" w:space="0" w:color="auto"/>
            </w:tcBorders>
          </w:tcPr>
          <w:p w14:paraId="55A419FD" w14:textId="77777777" w:rsidR="2229AB24" w:rsidRDefault="2229AB24" w:rsidP="2229AB24">
            <w:pPr>
              <w:rPr>
                <w:rFonts w:ascii="Aptos" w:eastAsia="Aptos" w:hAnsi="Aptos" w:cs="Aptos"/>
              </w:rPr>
            </w:pPr>
            <w:r>
              <w:t>Response </w:t>
            </w:r>
          </w:p>
        </w:tc>
        <w:tc>
          <w:tcPr>
            <w:tcW w:w="4500" w:type="dxa"/>
            <w:tcBorders>
              <w:top w:val="single" w:sz="6" w:space="0" w:color="auto"/>
              <w:left w:val="single" w:sz="6" w:space="0" w:color="auto"/>
              <w:bottom w:val="single" w:sz="6" w:space="0" w:color="auto"/>
              <w:right w:val="single" w:sz="6" w:space="0" w:color="auto"/>
            </w:tcBorders>
          </w:tcPr>
          <w:p w14:paraId="3C361472" w14:textId="77777777" w:rsidR="00962A28" w:rsidRDefault="2229AB24" w:rsidP="2229AB24">
            <w:pPr>
              <w:rPr>
                <w:ins w:id="734" w:author="Bahar Toto" w:date="2025-11-13T23:28:00Z"/>
              </w:rPr>
            </w:pPr>
            <w:r>
              <w:t>A clear affirmative act signifying a consumer's freely given, specific, informed</w:t>
            </w:r>
            <w:ins w:id="735" w:author="Bahar Toto" w:date="2025-11-13T23:27:00Z">
              <w:r w:rsidR="00962A28">
                <w:t>,</w:t>
              </w:r>
            </w:ins>
            <w:r>
              <w:t xml:space="preserve"> and unambiguous agreement to allow the processing of personal data relating to the consumer. </w:t>
            </w:r>
            <w:ins w:id="736" w:author="Bahar Toto" w:date="2025-11-13T23:27:00Z">
              <w:r w:rsidR="00962A28">
                <w:t>'</w:t>
              </w:r>
            </w:ins>
            <w:del w:id="737" w:author="Bahar Toto" w:date="2025-11-13T23:27:00Z">
              <w:r w:rsidDel="00962A28">
                <w:delText>“</w:delText>
              </w:r>
            </w:del>
            <w:r>
              <w:t>Consent</w:t>
            </w:r>
            <w:del w:id="738" w:author="Bahar Toto" w:date="2025-11-13T23:28:00Z">
              <w:r w:rsidDel="00962A28">
                <w:delText>”</w:delText>
              </w:r>
            </w:del>
            <w:ins w:id="739" w:author="Bahar Toto" w:date="2025-11-13T23:28:00Z">
              <w:r w:rsidR="00962A28">
                <w:t>'</w:t>
              </w:r>
            </w:ins>
            <w:r>
              <w:t xml:space="preserve"> may include a written statement, including by electronic means, or any other unambiguous affirmative action. </w:t>
            </w:r>
            <w:ins w:id="740" w:author="Bahar Toto" w:date="2025-11-13T23:28:00Z">
              <w:r w:rsidR="00962A28">
                <w:t>'</w:t>
              </w:r>
            </w:ins>
            <w:del w:id="741" w:author="Bahar Toto" w:date="2025-11-13T23:28:00Z">
              <w:r w:rsidDel="00962A28">
                <w:delText>“</w:delText>
              </w:r>
            </w:del>
            <w:r>
              <w:t>Consent</w:t>
            </w:r>
            <w:del w:id="742" w:author="Bahar Toto" w:date="2025-11-13T23:28:00Z">
              <w:r w:rsidDel="00962A28">
                <w:delText>”</w:delText>
              </w:r>
            </w:del>
            <w:ins w:id="743" w:author="Bahar Toto" w:date="2025-11-13T23:28:00Z">
              <w:r w:rsidR="00962A28">
                <w:t>'</w:t>
              </w:r>
            </w:ins>
            <w:r>
              <w:t xml:space="preserve"> does not include</w:t>
            </w:r>
            <w:ins w:id="744" w:author="Bahar Toto" w:date="2025-11-13T23:28:00Z">
              <w:r w:rsidR="00962A28">
                <w:t>:</w:t>
              </w:r>
            </w:ins>
            <w:del w:id="745" w:author="Bahar Toto" w:date="2025-11-13T23:28:00Z">
              <w:r w:rsidDel="00962A28">
                <w:delText xml:space="preserve"> (A) </w:delText>
              </w:r>
            </w:del>
          </w:p>
          <w:p w14:paraId="3DEB6C59" w14:textId="77777777" w:rsidR="00962A28" w:rsidRDefault="2229AB24">
            <w:pPr>
              <w:pStyle w:val="ListParagraph"/>
              <w:numPr>
                <w:ilvl w:val="0"/>
                <w:numId w:val="49"/>
              </w:numPr>
              <w:rPr>
                <w:ins w:id="746" w:author="Bahar Toto" w:date="2025-11-13T23:28:00Z"/>
              </w:rPr>
              <w:pPrChange w:id="747" w:author="Bahar Toto" w:date="2025-11-13T23:28:00Z">
                <w:pPr/>
              </w:pPrChange>
            </w:pPr>
            <w:r>
              <w:t>acceptance of general or broad terms of use or a similar document that contains descriptions of personal data processing along with other, unrelated information</w:t>
            </w:r>
            <w:ins w:id="748" w:author="Bahar Toto" w:date="2025-11-13T23:28:00Z">
              <w:r w:rsidR="00962A28">
                <w:t>;</w:t>
              </w:r>
            </w:ins>
            <w:del w:id="749" w:author="Bahar Toto" w:date="2025-11-13T23:28:00Z">
              <w:r w:rsidDel="00962A28">
                <w:delText xml:space="preserve">, (B) </w:delText>
              </w:r>
            </w:del>
          </w:p>
          <w:p w14:paraId="51862BF1" w14:textId="77777777" w:rsidR="00962A28" w:rsidRDefault="2229AB24">
            <w:pPr>
              <w:pStyle w:val="ListParagraph"/>
              <w:numPr>
                <w:ilvl w:val="0"/>
                <w:numId w:val="49"/>
              </w:numPr>
              <w:rPr>
                <w:ins w:id="750" w:author="Bahar Toto" w:date="2025-11-13T23:28:00Z"/>
              </w:rPr>
              <w:pPrChange w:id="751" w:author="Bahar Toto" w:date="2025-11-13T23:28:00Z">
                <w:pPr/>
              </w:pPrChange>
            </w:pPr>
            <w:r>
              <w:t>hovering over, muting, pausing or closing a given piece of content</w:t>
            </w:r>
            <w:del w:id="752" w:author="Bahar Toto" w:date="2025-11-13T23:28:00Z">
              <w:r w:rsidDel="00962A28">
                <w:delText>,</w:delText>
              </w:r>
            </w:del>
            <w:ins w:id="753" w:author="Bahar Toto" w:date="2025-11-13T23:28:00Z">
              <w:r w:rsidR="00962A28">
                <w:t>;</w:t>
              </w:r>
            </w:ins>
            <w:r>
              <w:t xml:space="preserve"> or</w:t>
            </w:r>
            <w:del w:id="754" w:author="Bahar Toto" w:date="2025-11-13T23:28:00Z">
              <w:r w:rsidDel="00962A28">
                <w:delText xml:space="preserve"> (C) </w:delText>
              </w:r>
            </w:del>
          </w:p>
          <w:p w14:paraId="2A6472BE" w14:textId="77777777" w:rsidR="2229AB24" w:rsidRPr="00F7119B" w:rsidRDefault="2229AB24" w:rsidP="00962A28">
            <w:pPr>
              <w:pStyle w:val="ListParagraph"/>
              <w:numPr>
                <w:ilvl w:val="0"/>
                <w:numId w:val="49"/>
              </w:numPr>
              <w:rPr>
                <w:ins w:id="755" w:author="Bahar Toto" w:date="2025-11-13T23:29:00Z"/>
                <w:rFonts w:ascii="Aptos" w:eastAsia="Aptos" w:hAnsi="Aptos" w:cs="Aptos"/>
                <w:rPrChange w:id="756" w:author="Bahar Toto" w:date="2025-11-13T23:29:00Z">
                  <w:rPr>
                    <w:ins w:id="757" w:author="Bahar Toto" w:date="2025-11-13T23:29:00Z"/>
                  </w:rPr>
                </w:rPrChange>
              </w:rPr>
            </w:pPr>
            <w:r>
              <w:t>agreement obtained through the use of dark patterns.</w:t>
            </w:r>
          </w:p>
          <w:p w14:paraId="26A6E8B4" w14:textId="77777777" w:rsidR="00F7119B" w:rsidRPr="00F7119B" w:rsidRDefault="00F7119B" w:rsidP="00F7119B">
            <w:pPr>
              <w:rPr>
                <w:ins w:id="758" w:author="Bahar Toto" w:date="2025-11-13T23:29:00Z"/>
                <w:rFonts w:ascii="Aptos" w:eastAsia="Aptos" w:hAnsi="Aptos" w:cs="Aptos"/>
              </w:rPr>
            </w:pPr>
            <w:ins w:id="759" w:author="Bahar Toto" w:date="2025-11-13T23:29:00Z">
              <w:r w:rsidRPr="00F7119B">
                <w:rPr>
                  <w:rFonts w:ascii="Aptos" w:eastAsia="Aptos" w:hAnsi="Aptos" w:cs="Aptos"/>
                </w:rPr>
                <w:t>Controllers must provide an effective mechanism for a consumer to revoke their consent that is at least as easy as the mechanism by which the consumer provided the consumer's consent and, upon revocation of such consent, cease to process the data as soon as practicable, but not later than 15 days after the receipt of such request.</w:t>
              </w:r>
            </w:ins>
          </w:p>
          <w:p w14:paraId="1385DA40" w14:textId="3C463544" w:rsidR="00F7119B" w:rsidRPr="00F7119B" w:rsidRDefault="00F7119B" w:rsidP="00F7119B">
            <w:pPr>
              <w:rPr>
                <w:rFonts w:ascii="Aptos" w:eastAsia="Aptos" w:hAnsi="Aptos" w:cs="Aptos"/>
                <w:rPrChange w:id="760" w:author="Bahar Toto" w:date="2025-11-13T23:29:00Z">
                  <w:rPr/>
                </w:rPrChange>
              </w:rPr>
            </w:pPr>
            <w:ins w:id="761" w:author="Bahar Toto" w:date="2025-11-13T23:29:00Z">
              <w:r w:rsidRPr="00F7119B">
                <w:rPr>
                  <w:rFonts w:ascii="Aptos" w:eastAsia="Aptos" w:hAnsi="Aptos" w:cs="Aptos"/>
                </w:rPr>
                <w:t xml:space="preserve">The CTDPA also notes that controllers </w:t>
              </w:r>
            </w:ins>
            <w:ins w:id="762" w:author="Bahar Toto" w:date="2025-12-03T22:25:00Z">
              <w:r w:rsidR="00181A64">
                <w:rPr>
                  <w:rFonts w:ascii="Aptos" w:eastAsia="Aptos" w:hAnsi="Aptos" w:cs="Aptos"/>
                </w:rPr>
                <w:t xml:space="preserve">must </w:t>
              </w:r>
              <w:r w:rsidR="005C2576" w:rsidRPr="005C2576">
                <w:rPr>
                  <w:rFonts w:ascii="Aptos" w:eastAsia="Aptos" w:hAnsi="Aptos" w:cs="Aptos"/>
                </w:rPr>
                <w:t>not process sensitive data concerning a consumer unless such processing is reasonably necessary in relation to the purposes for which such sensitive data are processed and without obtaining the consumer's consent, or, in the case of the processing of sensitive data concerning a consumer who the controller has actual knowledge, or wilfully disregards, is a child, without processing such data in accordance with COPP</w:t>
              </w:r>
              <w:r w:rsidR="005C2576">
                <w:rPr>
                  <w:rFonts w:ascii="Aptos" w:eastAsia="Aptos" w:hAnsi="Aptos" w:cs="Aptos"/>
                </w:rPr>
                <w:t>A.</w:t>
              </w:r>
            </w:ins>
          </w:p>
        </w:tc>
      </w:tr>
      <w:tr w:rsidR="2229AB24" w14:paraId="676056D3" w14:textId="77777777" w:rsidTr="2229AB24">
        <w:trPr>
          <w:trHeight w:val="300"/>
        </w:trPr>
        <w:tc>
          <w:tcPr>
            <w:tcW w:w="4500" w:type="dxa"/>
            <w:tcBorders>
              <w:top w:val="single" w:sz="6" w:space="0" w:color="auto"/>
              <w:left w:val="single" w:sz="6" w:space="0" w:color="auto"/>
              <w:bottom w:val="single" w:sz="6" w:space="0" w:color="auto"/>
              <w:right w:val="single" w:sz="6" w:space="0" w:color="auto"/>
            </w:tcBorders>
          </w:tcPr>
          <w:p w14:paraId="0FB1C171" w14:textId="77777777" w:rsidR="2229AB24" w:rsidRDefault="2229AB24" w:rsidP="2229AB24">
            <w:pPr>
              <w:rPr>
                <w:rFonts w:ascii="Aptos" w:eastAsia="Aptos" w:hAnsi="Aptos" w:cs="Aptos"/>
              </w:rPr>
            </w:pPr>
            <w:r>
              <w:t>Citation </w:t>
            </w:r>
          </w:p>
        </w:tc>
        <w:tc>
          <w:tcPr>
            <w:tcW w:w="4500" w:type="dxa"/>
            <w:tcBorders>
              <w:top w:val="single" w:sz="6" w:space="0" w:color="auto"/>
              <w:left w:val="single" w:sz="6" w:space="0" w:color="auto"/>
              <w:bottom w:val="single" w:sz="6" w:space="0" w:color="auto"/>
              <w:right w:val="single" w:sz="6" w:space="0" w:color="auto"/>
            </w:tcBorders>
          </w:tcPr>
          <w:p w14:paraId="3156BB68" w14:textId="2A89B82B" w:rsidR="2229AB24" w:rsidRDefault="006871A2" w:rsidP="2229AB24">
            <w:pPr>
              <w:rPr>
                <w:rFonts w:ascii="Aptos" w:eastAsia="Aptos" w:hAnsi="Aptos" w:cs="Aptos"/>
              </w:rPr>
            </w:pPr>
            <w:del w:id="763" w:author="Bahar Toto" w:date="2025-11-13T15:02:00Z">
              <w:r w:rsidDel="00107E11">
                <w:delText>Conn. Gen. Stat</w:delText>
              </w:r>
            </w:del>
            <w:ins w:id="764" w:author="Bahar Toto" w:date="2025-11-13T23:29:00Z">
              <w:r w:rsidR="00F7119B" w:rsidRPr="00F7119B">
                <w:t>§§42-515(7), 42-517(c), 42-520(</w:t>
              </w:r>
            </w:ins>
            <w:ins w:id="765" w:author="Bahar Toto" w:date="2025-12-03T22:21:00Z">
              <w:r w:rsidR="00756004">
                <w:t>a</w:t>
              </w:r>
            </w:ins>
            <w:ins w:id="766" w:author="Bahar Toto" w:date="2025-11-13T23:29:00Z">
              <w:r w:rsidR="00F7119B" w:rsidRPr="00F7119B">
                <w:t>)</w:t>
              </w:r>
            </w:ins>
            <w:ins w:id="767" w:author="Bahar Toto" w:date="2025-12-03T22:21:00Z">
              <w:r w:rsidR="00756004">
                <w:t>(1)(</w:t>
              </w:r>
            </w:ins>
            <w:ins w:id="768" w:author="Bahar Toto" w:date="2025-12-03T22:24:00Z">
              <w:r w:rsidR="00912F32">
                <w:t>G</w:t>
              </w:r>
            </w:ins>
            <w:ins w:id="769" w:author="Bahar Toto" w:date="2025-12-03T22:21:00Z">
              <w:r w:rsidR="00756004">
                <w:t>)</w:t>
              </w:r>
            </w:ins>
            <w:ins w:id="770" w:author="Bahar Toto" w:date="2025-12-03T22:24:00Z">
              <w:r w:rsidR="00912F32">
                <w:t xml:space="preserve">, and </w:t>
              </w:r>
              <w:r w:rsidR="00912F32" w:rsidRPr="00F7119B">
                <w:t>42-520(</w:t>
              </w:r>
              <w:r w:rsidR="00912F32">
                <w:t>a</w:t>
              </w:r>
              <w:r w:rsidR="00912F32" w:rsidRPr="00F7119B">
                <w:t>)</w:t>
              </w:r>
              <w:r w:rsidR="00912F32">
                <w:t>(1)(G)</w:t>
              </w:r>
            </w:ins>
            <w:ins w:id="771" w:author="Bahar Toto" w:date="2025-11-13T23:29:00Z">
              <w:r w:rsidR="00F7119B" w:rsidRPr="00F7119B">
                <w:t xml:space="preserve"> of the CTDPA</w:t>
              </w:r>
            </w:ins>
            <w:del w:id="772" w:author="Bahar Toto" w:date="2025-11-13T15:02:00Z">
              <w:r w:rsidDel="00107E11">
                <w:delText>. </w:delText>
              </w:r>
            </w:del>
            <w:del w:id="773" w:author="Bahar Toto" w:date="2025-11-13T23:29:00Z">
              <w:r w:rsidDel="00F7119B">
                <w:delText>§</w:delText>
              </w:r>
            </w:del>
            <w:del w:id="774" w:author="Bahar Toto" w:date="2025-11-13T23:28:00Z">
              <w:r w:rsidDel="00962A28">
                <w:delText xml:space="preserve"> </w:delText>
              </w:r>
            </w:del>
            <w:del w:id="775" w:author="Bahar Toto" w:date="2025-11-13T23:29:00Z">
              <w:r w:rsidDel="00F7119B">
                <w:delText>42‑515</w:delText>
              </w:r>
            </w:del>
          </w:p>
        </w:tc>
      </w:tr>
      <w:tr w:rsidR="2229AB24" w14:paraId="3F07B7B1" w14:textId="77777777" w:rsidTr="2229AB24">
        <w:trPr>
          <w:trHeight w:val="300"/>
        </w:trPr>
        <w:tc>
          <w:tcPr>
            <w:tcW w:w="4500" w:type="dxa"/>
            <w:tcBorders>
              <w:top w:val="single" w:sz="6" w:space="0" w:color="auto"/>
              <w:left w:val="single" w:sz="6" w:space="0" w:color="auto"/>
              <w:bottom w:val="single" w:sz="6" w:space="0" w:color="auto"/>
              <w:right w:val="single" w:sz="6" w:space="0" w:color="auto"/>
            </w:tcBorders>
          </w:tcPr>
          <w:p w14:paraId="75EFD8E1" w14:textId="77777777" w:rsidR="2229AB24" w:rsidRDefault="2229AB24" w:rsidP="2229AB24">
            <w:pPr>
              <w:rPr>
                <w:rFonts w:ascii="Aptos" w:eastAsia="Aptos" w:hAnsi="Aptos" w:cs="Aptos"/>
              </w:rPr>
            </w:pPr>
            <w:r>
              <w:t xml:space="preserve">Applicable persona </w:t>
            </w:r>
          </w:p>
        </w:tc>
        <w:tc>
          <w:tcPr>
            <w:tcW w:w="4500" w:type="dxa"/>
            <w:tcBorders>
              <w:top w:val="single" w:sz="6" w:space="0" w:color="auto"/>
              <w:left w:val="single" w:sz="6" w:space="0" w:color="auto"/>
              <w:bottom w:val="single" w:sz="6" w:space="0" w:color="auto"/>
              <w:right w:val="single" w:sz="6" w:space="0" w:color="auto"/>
            </w:tcBorders>
          </w:tcPr>
          <w:p w14:paraId="0D603617" w14:textId="08058BD5" w:rsidR="2229AB24" w:rsidRDefault="006871A2" w:rsidP="2229AB24">
            <w:pPr>
              <w:rPr>
                <w:rFonts w:ascii="Aptos" w:eastAsia="Aptos" w:hAnsi="Aptos" w:cs="Aptos"/>
              </w:rPr>
            </w:pPr>
            <w:r>
              <w:t>Controllers</w:t>
            </w:r>
            <w:del w:id="776" w:author="Bahar Toto" w:date="2025-11-13T23:29:00Z">
              <w:r w:rsidR="0008156E" w:rsidDel="00F7119B">
                <w:delText>.</w:delText>
              </w:r>
            </w:del>
          </w:p>
        </w:tc>
      </w:tr>
    </w:tbl>
    <w:p w14:paraId="261EE901" w14:textId="77777777" w:rsidR="2229AB24" w:rsidRDefault="2229AB24" w:rsidP="2229AB24">
      <w:pPr>
        <w:ind w:firstLine="40"/>
        <w:rPr>
          <w:rFonts w:ascii="Aptos" w:eastAsia="Aptos" w:hAnsi="Aptos" w:cs="Aptos"/>
          <w:color w:val="000000" w:themeColor="text1"/>
        </w:rPr>
      </w:pPr>
    </w:p>
    <w:p w14:paraId="0ADD8DD4" w14:textId="77777777" w:rsidR="2229AB24" w:rsidRDefault="2229AB24" w:rsidP="2229AB24">
      <w:pPr>
        <w:ind w:firstLine="40"/>
        <w:rPr>
          <w:rFonts w:ascii="Aptos" w:eastAsia="Aptos" w:hAnsi="Aptos" w:cs="Aptos"/>
          <w:color w:val="000000" w:themeColor="text1"/>
        </w:rPr>
      </w:pPr>
    </w:p>
    <w:p w14:paraId="7096B5E9" w14:textId="77777777" w:rsidR="41A66100" w:rsidRDefault="41A66100" w:rsidP="2229AB24">
      <w:pPr>
        <w:pStyle w:val="ListParagraph"/>
        <w:numPr>
          <w:ilvl w:val="0"/>
          <w:numId w:val="1"/>
        </w:numPr>
        <w:rPr>
          <w:rFonts w:ascii="Aptos" w:eastAsia="Aptos" w:hAnsi="Aptos" w:cs="Aptos"/>
          <w:color w:val="000000" w:themeColor="text1"/>
        </w:rPr>
      </w:pPr>
      <w:r>
        <w:t xml:space="preserve">Minors </w:t>
      </w:r>
    </w:p>
    <w:p w14:paraId="60CD98D0" w14:textId="77777777" w:rsidR="2229AB24" w:rsidRDefault="2229AB24" w:rsidP="2229AB24">
      <w:pPr>
        <w:rPr>
          <w:rFonts w:ascii="Aptos" w:eastAsia="Aptos" w:hAnsi="Aptos" w:cs="Aptos"/>
          <w:color w:val="000000" w:themeColor="text1"/>
        </w:rPr>
      </w:pPr>
    </w:p>
    <w:p w14:paraId="4A6C566D" w14:textId="77777777" w:rsidR="41A66100" w:rsidRDefault="41A66100" w:rsidP="2229AB24">
      <w:pPr>
        <w:rPr>
          <w:rFonts w:ascii="Aptos" w:eastAsia="Aptos" w:hAnsi="Aptos" w:cs="Aptos"/>
          <w:color w:val="000000" w:themeColor="text1"/>
        </w:rPr>
      </w:pPr>
      <w:r>
        <w:t>7.1. Minors' data protection</w:t>
      </w:r>
    </w:p>
    <w:p w14:paraId="393C7EE5" w14:textId="77777777" w:rsidR="2229AB24" w:rsidRDefault="2229AB24" w:rsidP="2229AB24">
      <w:pPr>
        <w:rPr>
          <w:rFonts w:ascii="Aptos" w:eastAsia="Aptos" w:hAnsi="Aptos" w:cs="Aptos"/>
          <w:color w:val="000000" w:themeColor="text1"/>
        </w:rPr>
      </w:pPr>
    </w:p>
    <w:p w14:paraId="60DCF53A" w14:textId="77777777" w:rsidR="41A66100" w:rsidRDefault="41A66100" w:rsidP="2229AB24">
      <w:pPr>
        <w:rPr>
          <w:rFonts w:ascii="Aptos" w:eastAsia="Aptos" w:hAnsi="Aptos" w:cs="Aptos"/>
          <w:color w:val="000000" w:themeColor="text1"/>
        </w:rPr>
      </w:pPr>
      <w:r>
        <w:t xml:space="preserve">7.1.1. How is 'minor' defined? </w:t>
      </w:r>
    </w:p>
    <w:p w14:paraId="17B88A57" w14:textId="77777777" w:rsidR="2229AB24" w:rsidRDefault="2229AB24" w:rsidP="2229AB24">
      <w:pPr>
        <w:rPr>
          <w:rFonts w:ascii="Aptos" w:eastAsia="Aptos" w:hAnsi="Aptos" w:cs="Aptos"/>
          <w:color w:val="000000" w:themeColor="text1"/>
        </w:rPr>
      </w:pPr>
    </w:p>
    <w:tbl>
      <w:tblPr>
        <w:tblW w:w="0" w:type="auto"/>
        <w:tblBorders>
          <w:top w:val="single" w:sz="6" w:space="0" w:color="auto"/>
          <w:left w:val="single" w:sz="6" w:space="0" w:color="auto"/>
          <w:bottom w:val="single" w:sz="6" w:space="0" w:color="auto"/>
          <w:right w:val="single" w:sz="6" w:space="0" w:color="auto"/>
        </w:tblBorders>
        <w:tblLayout w:type="fixed"/>
        <w:tblLook w:val="04A0" w:firstRow="1" w:lastRow="0" w:firstColumn="1" w:lastColumn="0" w:noHBand="0" w:noVBand="1"/>
      </w:tblPr>
      <w:tblGrid>
        <w:gridCol w:w="4500"/>
        <w:gridCol w:w="4500"/>
      </w:tblGrid>
      <w:tr w:rsidR="2229AB24" w14:paraId="71DE6AE4" w14:textId="77777777" w:rsidTr="2229AB24">
        <w:trPr>
          <w:trHeight w:val="300"/>
        </w:trPr>
        <w:tc>
          <w:tcPr>
            <w:tcW w:w="4500" w:type="dxa"/>
            <w:tcBorders>
              <w:top w:val="single" w:sz="6" w:space="0" w:color="auto"/>
              <w:left w:val="single" w:sz="6" w:space="0" w:color="auto"/>
              <w:bottom w:val="single" w:sz="6" w:space="0" w:color="auto"/>
              <w:right w:val="single" w:sz="6" w:space="0" w:color="auto"/>
            </w:tcBorders>
          </w:tcPr>
          <w:p w14:paraId="1D9FDE09" w14:textId="77777777" w:rsidR="2229AB24" w:rsidRDefault="2229AB24" w:rsidP="2229AB24">
            <w:pPr>
              <w:rPr>
                <w:rFonts w:ascii="Aptos" w:eastAsia="Aptos" w:hAnsi="Aptos" w:cs="Aptos"/>
              </w:rPr>
            </w:pPr>
            <w:r>
              <w:t>Response </w:t>
            </w:r>
          </w:p>
        </w:tc>
        <w:tc>
          <w:tcPr>
            <w:tcW w:w="4500" w:type="dxa"/>
            <w:tcBorders>
              <w:top w:val="single" w:sz="6" w:space="0" w:color="auto"/>
              <w:left w:val="single" w:sz="6" w:space="0" w:color="auto"/>
              <w:bottom w:val="single" w:sz="6" w:space="0" w:color="auto"/>
              <w:right w:val="single" w:sz="6" w:space="0" w:color="auto"/>
            </w:tcBorders>
          </w:tcPr>
          <w:p w14:paraId="39E0D5DD" w14:textId="77777777" w:rsidR="00D355D1" w:rsidRDefault="2229AB24" w:rsidP="2229AB24">
            <w:pPr>
              <w:rPr>
                <w:ins w:id="777" w:author="Bahar Toto" w:date="2025-11-13T23:31:00Z"/>
              </w:rPr>
            </w:pPr>
            <w:r>
              <w:t xml:space="preserve">The definition varies by context: </w:t>
            </w:r>
            <w:del w:id="778" w:author="Bahar Toto" w:date="2025-11-13T23:31:00Z">
              <w:r w:rsidDel="00D355D1">
                <w:delText xml:space="preserve">(1) </w:delText>
              </w:r>
            </w:del>
          </w:p>
          <w:p w14:paraId="1966E99C" w14:textId="77777777" w:rsidR="00D355D1" w:rsidRDefault="2229AB24">
            <w:pPr>
              <w:pStyle w:val="ListParagraph"/>
              <w:numPr>
                <w:ilvl w:val="0"/>
                <w:numId w:val="50"/>
              </w:numPr>
              <w:rPr>
                <w:ins w:id="779" w:author="Bahar Toto" w:date="2025-11-13T23:31:00Z"/>
              </w:rPr>
              <w:pPrChange w:id="780" w:author="Bahar Toto" w:date="2025-11-13T23:31:00Z">
                <w:pPr/>
              </w:pPrChange>
            </w:pPr>
            <w:r>
              <w:t xml:space="preserve">a child is defined as younger than 13 to </w:t>
            </w:r>
            <w:del w:id="781" w:author="Bahar Toto" w:date="2025-11-13T23:31:00Z">
              <w:r w:rsidDel="00D355D1">
                <w:delText xml:space="preserve">aligned </w:delText>
              </w:r>
            </w:del>
            <w:ins w:id="782" w:author="Bahar Toto" w:date="2025-11-13T23:31:00Z">
              <w:r w:rsidR="00D355D1">
                <w:t xml:space="preserve">align </w:t>
              </w:r>
            </w:ins>
            <w:r>
              <w:t>with COPPA;</w:t>
            </w:r>
            <w:del w:id="783" w:author="Bahar Toto" w:date="2025-11-13T23:31:00Z">
              <w:r w:rsidDel="00D355D1">
                <w:delText xml:space="preserve"> (2) </w:delText>
              </w:r>
            </w:del>
          </w:p>
          <w:p w14:paraId="42D66B88" w14:textId="77777777" w:rsidR="00D355D1" w:rsidRDefault="2229AB24">
            <w:pPr>
              <w:pStyle w:val="ListParagraph"/>
              <w:numPr>
                <w:ilvl w:val="0"/>
                <w:numId w:val="50"/>
              </w:numPr>
              <w:rPr>
                <w:ins w:id="784" w:author="Bahar Toto" w:date="2025-11-13T23:31:00Z"/>
              </w:rPr>
              <w:pPrChange w:id="785" w:author="Bahar Toto" w:date="2025-11-13T23:31:00Z">
                <w:pPr/>
              </w:pPrChange>
            </w:pPr>
            <w:r>
              <w:t xml:space="preserve">certain consent rules apply to minors 13 to 15 years of age; and </w:t>
            </w:r>
            <w:del w:id="786" w:author="Bahar Toto" w:date="2025-11-13T23:31:00Z">
              <w:r w:rsidDel="00D355D1">
                <w:delText xml:space="preserve">(3) </w:delText>
              </w:r>
            </w:del>
          </w:p>
          <w:p w14:paraId="1915BC1D" w14:textId="2D918635" w:rsidR="2229AB24" w:rsidRPr="00D355D1" w:rsidRDefault="2229AB24">
            <w:pPr>
              <w:pStyle w:val="ListParagraph"/>
              <w:numPr>
                <w:ilvl w:val="0"/>
                <w:numId w:val="50"/>
              </w:numPr>
              <w:rPr>
                <w:rFonts w:ascii="Aptos" w:eastAsia="Aptos" w:hAnsi="Aptos" w:cs="Aptos"/>
              </w:rPr>
              <w:pPrChange w:id="787" w:author="Bahar Toto" w:date="2025-11-13T23:31:00Z">
                <w:pPr/>
              </w:pPrChange>
            </w:pPr>
            <w:r>
              <w:t>separate minors protections apply to minors younger than 18 for online offerings.</w:t>
            </w:r>
          </w:p>
        </w:tc>
      </w:tr>
      <w:tr w:rsidR="2229AB24" w14:paraId="31E4FE93" w14:textId="77777777" w:rsidTr="2229AB24">
        <w:trPr>
          <w:trHeight w:val="300"/>
        </w:trPr>
        <w:tc>
          <w:tcPr>
            <w:tcW w:w="4500" w:type="dxa"/>
            <w:tcBorders>
              <w:top w:val="single" w:sz="6" w:space="0" w:color="auto"/>
              <w:left w:val="single" w:sz="6" w:space="0" w:color="auto"/>
              <w:bottom w:val="single" w:sz="6" w:space="0" w:color="auto"/>
              <w:right w:val="single" w:sz="6" w:space="0" w:color="auto"/>
            </w:tcBorders>
          </w:tcPr>
          <w:p w14:paraId="7CB79C2B" w14:textId="77777777" w:rsidR="2229AB24" w:rsidRDefault="2229AB24" w:rsidP="2229AB24">
            <w:pPr>
              <w:rPr>
                <w:rFonts w:ascii="Aptos" w:eastAsia="Aptos" w:hAnsi="Aptos" w:cs="Aptos"/>
              </w:rPr>
            </w:pPr>
            <w:r>
              <w:t>Citation </w:t>
            </w:r>
          </w:p>
        </w:tc>
        <w:tc>
          <w:tcPr>
            <w:tcW w:w="4500" w:type="dxa"/>
            <w:tcBorders>
              <w:top w:val="single" w:sz="6" w:space="0" w:color="auto"/>
              <w:left w:val="single" w:sz="6" w:space="0" w:color="auto"/>
              <w:bottom w:val="single" w:sz="6" w:space="0" w:color="auto"/>
              <w:right w:val="single" w:sz="6" w:space="0" w:color="auto"/>
            </w:tcBorders>
          </w:tcPr>
          <w:p w14:paraId="2AEF1AD4" w14:textId="299E0A54" w:rsidR="2229AB24" w:rsidRDefault="2229AB24" w:rsidP="2229AB24">
            <w:pPr>
              <w:rPr>
                <w:rFonts w:ascii="Aptos" w:eastAsia="Aptos" w:hAnsi="Aptos" w:cs="Aptos"/>
              </w:rPr>
            </w:pPr>
            <w:del w:id="788" w:author="Bahar Toto" w:date="2025-11-13T15:02:00Z">
              <w:r w:rsidDel="00107E11">
                <w:delText xml:space="preserve">Conn. Gen. Stat. </w:delText>
              </w:r>
            </w:del>
            <w:r>
              <w:t>§</w:t>
            </w:r>
            <w:ins w:id="789" w:author="Bahar Toto" w:date="2025-11-13T23:31:00Z">
              <w:r w:rsidR="00D355D1">
                <w:t>§</w:t>
              </w:r>
            </w:ins>
            <w:del w:id="790" w:author="Bahar Toto" w:date="2025-11-13T23:31:00Z">
              <w:r w:rsidDel="00D355D1">
                <w:delText xml:space="preserve"> </w:delText>
              </w:r>
            </w:del>
            <w:r>
              <w:t>42‑520(d)</w:t>
            </w:r>
            <w:ins w:id="791" w:author="Bahar Toto" w:date="2025-11-13T23:31:00Z">
              <w:r w:rsidR="00D355D1">
                <w:t>,</w:t>
              </w:r>
            </w:ins>
            <w:del w:id="792" w:author="Bahar Toto" w:date="2025-11-13T23:31:00Z">
              <w:r w:rsidDel="00D355D1">
                <w:delText>; §§</w:delText>
              </w:r>
            </w:del>
            <w:r>
              <w:t xml:space="preserve"> 42‑528,</w:t>
            </w:r>
            <w:ins w:id="793" w:author="Bahar Toto" w:date="2025-11-13T23:31:00Z">
              <w:r w:rsidR="00D355D1">
                <w:t xml:space="preserve"> and</w:t>
              </w:r>
            </w:ins>
            <w:r>
              <w:t xml:space="preserve"> 42‑529</w:t>
            </w:r>
            <w:del w:id="794" w:author="Bahar Toto" w:date="2025-11-13T23:31:00Z">
              <w:r w:rsidDel="00D355D1">
                <w:delText xml:space="preserve"> to </w:delText>
              </w:r>
            </w:del>
            <w:ins w:id="795" w:author="Bahar Toto" w:date="2025-11-13T23:31:00Z">
              <w:r w:rsidR="00D355D1">
                <w:t>-</w:t>
              </w:r>
            </w:ins>
            <w:r>
              <w:t>42‑529e</w:t>
            </w:r>
            <w:ins w:id="796" w:author="Bahar Toto" w:date="2025-11-13T15:02:00Z">
              <w:r w:rsidR="00107E11">
                <w:t xml:space="preserve"> of the CTDPA</w:t>
              </w:r>
            </w:ins>
          </w:p>
        </w:tc>
      </w:tr>
      <w:tr w:rsidR="2229AB24" w14:paraId="48963667" w14:textId="77777777" w:rsidTr="2229AB24">
        <w:trPr>
          <w:trHeight w:val="300"/>
        </w:trPr>
        <w:tc>
          <w:tcPr>
            <w:tcW w:w="4500" w:type="dxa"/>
            <w:tcBorders>
              <w:top w:val="single" w:sz="6" w:space="0" w:color="auto"/>
              <w:left w:val="single" w:sz="6" w:space="0" w:color="auto"/>
              <w:bottom w:val="single" w:sz="6" w:space="0" w:color="auto"/>
              <w:right w:val="single" w:sz="6" w:space="0" w:color="auto"/>
            </w:tcBorders>
          </w:tcPr>
          <w:p w14:paraId="390712C9" w14:textId="77777777" w:rsidR="2229AB24" w:rsidRDefault="2229AB24" w:rsidP="2229AB24">
            <w:pPr>
              <w:rPr>
                <w:rFonts w:ascii="Aptos" w:eastAsia="Aptos" w:hAnsi="Aptos" w:cs="Aptos"/>
              </w:rPr>
            </w:pPr>
            <w:r>
              <w:t xml:space="preserve">Applicable persona </w:t>
            </w:r>
          </w:p>
        </w:tc>
        <w:tc>
          <w:tcPr>
            <w:tcW w:w="4500" w:type="dxa"/>
            <w:tcBorders>
              <w:top w:val="single" w:sz="6" w:space="0" w:color="auto"/>
              <w:left w:val="single" w:sz="6" w:space="0" w:color="auto"/>
              <w:bottom w:val="single" w:sz="6" w:space="0" w:color="auto"/>
              <w:right w:val="single" w:sz="6" w:space="0" w:color="auto"/>
            </w:tcBorders>
          </w:tcPr>
          <w:p w14:paraId="5F688A80" w14:textId="77777777" w:rsidR="2229AB24" w:rsidRDefault="2229AB24" w:rsidP="2229AB24">
            <w:pPr>
              <w:rPr>
                <w:rFonts w:ascii="Aptos" w:eastAsia="Aptos" w:hAnsi="Aptos" w:cs="Aptos"/>
              </w:rPr>
            </w:pPr>
            <w:r>
              <w:t>Not applicable.</w:t>
            </w:r>
          </w:p>
        </w:tc>
      </w:tr>
    </w:tbl>
    <w:p w14:paraId="45B1E875" w14:textId="77777777" w:rsidR="2229AB24" w:rsidRDefault="2229AB24" w:rsidP="2229AB24">
      <w:pPr>
        <w:rPr>
          <w:rFonts w:ascii="Aptos" w:eastAsia="Aptos" w:hAnsi="Aptos" w:cs="Aptos"/>
          <w:color w:val="000000" w:themeColor="text1"/>
        </w:rPr>
      </w:pPr>
    </w:p>
    <w:p w14:paraId="552F9E94" w14:textId="77777777" w:rsidR="41A66100" w:rsidRDefault="41A66100" w:rsidP="2229AB24">
      <w:pPr>
        <w:rPr>
          <w:rFonts w:ascii="Aptos" w:eastAsia="Aptos" w:hAnsi="Aptos" w:cs="Aptos"/>
          <w:color w:val="000000" w:themeColor="text1"/>
        </w:rPr>
      </w:pPr>
      <w:r>
        <w:t xml:space="preserve">7.1.2. What is the legal age of consent? </w:t>
      </w:r>
    </w:p>
    <w:p w14:paraId="1EE377F2" w14:textId="77777777" w:rsidR="2229AB24" w:rsidRDefault="2229AB24" w:rsidP="2229AB24">
      <w:pPr>
        <w:rPr>
          <w:rFonts w:ascii="Aptos" w:eastAsia="Aptos" w:hAnsi="Aptos" w:cs="Aptos"/>
          <w:color w:val="000000" w:themeColor="text1"/>
        </w:rPr>
      </w:pPr>
    </w:p>
    <w:tbl>
      <w:tblPr>
        <w:tblW w:w="0" w:type="auto"/>
        <w:tblBorders>
          <w:top w:val="single" w:sz="6" w:space="0" w:color="auto"/>
          <w:left w:val="single" w:sz="6" w:space="0" w:color="auto"/>
          <w:bottom w:val="single" w:sz="6" w:space="0" w:color="auto"/>
          <w:right w:val="single" w:sz="6" w:space="0" w:color="auto"/>
        </w:tblBorders>
        <w:tblLayout w:type="fixed"/>
        <w:tblLook w:val="04A0" w:firstRow="1" w:lastRow="0" w:firstColumn="1" w:lastColumn="0" w:noHBand="0" w:noVBand="1"/>
      </w:tblPr>
      <w:tblGrid>
        <w:gridCol w:w="4500"/>
        <w:gridCol w:w="4500"/>
      </w:tblGrid>
      <w:tr w:rsidR="2229AB24" w14:paraId="74AE4029" w14:textId="77777777" w:rsidTr="2229AB24">
        <w:trPr>
          <w:trHeight w:val="300"/>
        </w:trPr>
        <w:tc>
          <w:tcPr>
            <w:tcW w:w="4500" w:type="dxa"/>
            <w:tcBorders>
              <w:top w:val="single" w:sz="6" w:space="0" w:color="auto"/>
              <w:left w:val="single" w:sz="6" w:space="0" w:color="auto"/>
              <w:bottom w:val="single" w:sz="6" w:space="0" w:color="auto"/>
              <w:right w:val="single" w:sz="6" w:space="0" w:color="auto"/>
            </w:tcBorders>
          </w:tcPr>
          <w:p w14:paraId="177D5323" w14:textId="77777777" w:rsidR="2229AB24" w:rsidRDefault="2229AB24" w:rsidP="2229AB24">
            <w:pPr>
              <w:rPr>
                <w:rFonts w:ascii="Aptos" w:eastAsia="Aptos" w:hAnsi="Aptos" w:cs="Aptos"/>
              </w:rPr>
            </w:pPr>
            <w:r>
              <w:t>Response </w:t>
            </w:r>
          </w:p>
        </w:tc>
        <w:tc>
          <w:tcPr>
            <w:tcW w:w="4500" w:type="dxa"/>
            <w:tcBorders>
              <w:top w:val="single" w:sz="6" w:space="0" w:color="auto"/>
              <w:left w:val="single" w:sz="6" w:space="0" w:color="auto"/>
              <w:bottom w:val="single" w:sz="6" w:space="0" w:color="auto"/>
              <w:right w:val="single" w:sz="6" w:space="0" w:color="auto"/>
            </w:tcBorders>
          </w:tcPr>
          <w:p w14:paraId="7A6D691F" w14:textId="77777777" w:rsidR="005D2B42" w:rsidRPr="005D2B42" w:rsidRDefault="005D2B42" w:rsidP="005D2B42">
            <w:pPr>
              <w:rPr>
                <w:ins w:id="797" w:author="Bahar Toto" w:date="2025-11-13T23:41:00Z"/>
              </w:rPr>
            </w:pPr>
            <w:commentRangeStart w:id="798"/>
            <w:commentRangeStart w:id="799"/>
            <w:ins w:id="800" w:author="Bahar Toto" w:date="2025-11-13T23:41:00Z">
              <w:r w:rsidRPr="005D2B42">
                <w:t>Under the CTDPA, the age of consent depends on the context:</w:t>
              </w:r>
            </w:ins>
          </w:p>
          <w:p w14:paraId="5266C884" w14:textId="4FC8FAE0" w:rsidR="005D2B42" w:rsidRPr="005D2B42" w:rsidRDefault="005D2B42" w:rsidP="005D2B42">
            <w:pPr>
              <w:numPr>
                <w:ilvl w:val="0"/>
                <w:numId w:val="51"/>
              </w:numPr>
              <w:rPr>
                <w:ins w:id="801" w:author="Bahar Toto" w:date="2025-11-13T23:41:00Z"/>
              </w:rPr>
            </w:pPr>
            <w:ins w:id="802" w:author="Bahar Toto" w:date="2025-11-13T23:41:00Z">
              <w:r>
                <w:t>f</w:t>
              </w:r>
              <w:r w:rsidRPr="005D2B42">
                <w:t>or teens aged 13 to 1</w:t>
              </w:r>
            </w:ins>
            <w:ins w:id="803" w:author="Bahar Toto" w:date="2025-12-04T00:32:00Z">
              <w:r w:rsidR="00B90112">
                <w:t>8</w:t>
              </w:r>
            </w:ins>
            <w:ins w:id="804" w:author="Bahar Toto" w:date="2025-11-13T23:41:00Z">
              <w:r w:rsidRPr="005D2B42">
                <w:t>, consent is required for the sale of personal data and for targeted advertising</w:t>
              </w:r>
            </w:ins>
            <w:ins w:id="805" w:author="Bahar Toto" w:date="2025-11-13T23:42:00Z">
              <w:r>
                <w:t>; and</w:t>
              </w:r>
            </w:ins>
          </w:p>
          <w:p w14:paraId="4C274C57" w14:textId="124C7F44" w:rsidR="005D2B42" w:rsidRPr="005D2B42" w:rsidRDefault="005D2B42" w:rsidP="005D2B42">
            <w:pPr>
              <w:numPr>
                <w:ilvl w:val="0"/>
                <w:numId w:val="51"/>
              </w:numPr>
              <w:rPr>
                <w:ins w:id="806" w:author="Bahar Toto" w:date="2025-11-13T23:41:00Z"/>
              </w:rPr>
            </w:pPr>
            <w:ins w:id="807" w:author="Bahar Toto" w:date="2025-11-13T23:42:00Z">
              <w:r>
                <w:t>f</w:t>
              </w:r>
            </w:ins>
            <w:ins w:id="808" w:author="Bahar Toto" w:date="2025-11-13T23:41:00Z">
              <w:r w:rsidRPr="005D2B42">
                <w:t>or children under 13, parental consent is required, consistent with COPPA requirements</w:t>
              </w:r>
            </w:ins>
            <w:ins w:id="809" w:author="Bahar Toto" w:date="2025-11-13T23:42:00Z">
              <w:r>
                <w:t>.</w:t>
              </w:r>
              <w:commentRangeEnd w:id="798"/>
              <w:r w:rsidR="009F1B2C" w:rsidRPr="005D2B42">
                <w:rPr>
                  <w:rStyle w:val="CommentReference"/>
                  <w:sz w:val="24"/>
                  <w:szCs w:val="24"/>
                </w:rPr>
                <w:commentReference w:id="798"/>
              </w:r>
            </w:ins>
            <w:commentRangeEnd w:id="799"/>
            <w:r w:rsidR="00C416C9" w:rsidRPr="005D2B42">
              <w:rPr>
                <w:rStyle w:val="CommentReference"/>
                <w:sz w:val="24"/>
                <w:szCs w:val="24"/>
              </w:rPr>
              <w:commentReference w:id="799"/>
            </w:r>
          </w:p>
          <w:p w14:paraId="3DEB1F7C" w14:textId="00042864" w:rsidR="00C301EA" w:rsidDel="005D2B42" w:rsidRDefault="2229AB24" w:rsidP="2229AB24">
            <w:pPr>
              <w:rPr>
                <w:del w:id="810" w:author="Bahar Toto" w:date="2025-11-13T23:41:00Z"/>
                <w:rFonts w:ascii="Aptos" w:eastAsia="Aptos" w:hAnsi="Aptos" w:cs="Aptos"/>
                <w:lang w:val="en-US"/>
              </w:rPr>
            </w:pPr>
            <w:del w:id="811" w:author="Bahar Toto" w:date="2025-11-13T23:41:00Z">
              <w:r w:rsidDel="005D2B42">
                <w:delText>13–15: teen’s opt</w:delText>
              </w:r>
              <w:r w:rsidDel="005D2B42">
                <w:rPr>
                  <w:rFonts w:ascii="Cambria Math" w:hAnsi="Cambria Math" w:cs="Cambria Math"/>
                </w:rPr>
                <w:delText>‑</w:delText>
              </w:r>
              <w:r w:rsidDel="005D2B42">
                <w:delText>in consent for sale/targeted ads</w:delText>
              </w:r>
              <w:r w:rsidR="0008156E" w:rsidDel="005D2B42">
                <w:delText>.</w:delText>
              </w:r>
            </w:del>
          </w:p>
          <w:p w14:paraId="0023B39D" w14:textId="3A8E26A5" w:rsidR="2229AB24" w:rsidRDefault="00C301EA" w:rsidP="2229AB24">
            <w:pPr>
              <w:rPr>
                <w:rFonts w:ascii="Aptos" w:eastAsia="Aptos" w:hAnsi="Aptos" w:cs="Aptos"/>
              </w:rPr>
            </w:pPr>
            <w:del w:id="812" w:author="Bahar Toto" w:date="2025-11-13T23:41:00Z">
              <w:r w:rsidDel="005D2B42">
                <w:delText>Under 13: parental consent (COPPA).</w:delText>
              </w:r>
            </w:del>
          </w:p>
        </w:tc>
      </w:tr>
      <w:tr w:rsidR="2229AB24" w14:paraId="2A861EAE" w14:textId="77777777" w:rsidTr="2229AB24">
        <w:trPr>
          <w:trHeight w:val="300"/>
        </w:trPr>
        <w:tc>
          <w:tcPr>
            <w:tcW w:w="4500" w:type="dxa"/>
            <w:tcBorders>
              <w:top w:val="single" w:sz="6" w:space="0" w:color="auto"/>
              <w:left w:val="single" w:sz="6" w:space="0" w:color="auto"/>
              <w:bottom w:val="single" w:sz="6" w:space="0" w:color="auto"/>
              <w:right w:val="single" w:sz="6" w:space="0" w:color="auto"/>
            </w:tcBorders>
          </w:tcPr>
          <w:p w14:paraId="5BE05297" w14:textId="77777777" w:rsidR="2229AB24" w:rsidRDefault="2229AB24" w:rsidP="2229AB24">
            <w:pPr>
              <w:rPr>
                <w:rFonts w:ascii="Aptos" w:eastAsia="Aptos" w:hAnsi="Aptos" w:cs="Aptos"/>
              </w:rPr>
            </w:pPr>
            <w:r>
              <w:t>Citation </w:t>
            </w:r>
          </w:p>
        </w:tc>
        <w:tc>
          <w:tcPr>
            <w:tcW w:w="4500" w:type="dxa"/>
            <w:tcBorders>
              <w:top w:val="single" w:sz="6" w:space="0" w:color="auto"/>
              <w:left w:val="single" w:sz="6" w:space="0" w:color="auto"/>
              <w:bottom w:val="single" w:sz="6" w:space="0" w:color="auto"/>
              <w:right w:val="single" w:sz="6" w:space="0" w:color="auto"/>
            </w:tcBorders>
          </w:tcPr>
          <w:p w14:paraId="47CD5015" w14:textId="50AC7A10" w:rsidR="2229AB24" w:rsidRDefault="2229AB24" w:rsidP="2229AB24">
            <w:pPr>
              <w:rPr>
                <w:rFonts w:ascii="Aptos" w:eastAsia="Aptos" w:hAnsi="Aptos" w:cs="Aptos"/>
              </w:rPr>
            </w:pPr>
            <w:del w:id="813" w:author="Bahar Toto" w:date="2025-11-13T15:02:00Z">
              <w:r w:rsidDel="00107E11">
                <w:delText xml:space="preserve">Conn. Gen. Stat. </w:delText>
              </w:r>
            </w:del>
            <w:r>
              <w:t>§</w:t>
            </w:r>
            <w:del w:id="814" w:author="Bahar Toto" w:date="2025-11-13T23:42:00Z">
              <w:r w:rsidDel="009F1B2C">
                <w:delText xml:space="preserve"> </w:delText>
              </w:r>
            </w:del>
            <w:r>
              <w:t>42‑520(</w:t>
            </w:r>
            <w:ins w:id="815" w:author="Bahar Toto" w:date="2025-12-04T00:32:00Z">
              <w:r w:rsidR="009756D3">
                <w:t>a</w:t>
              </w:r>
            </w:ins>
            <w:del w:id="816" w:author="Bahar Toto" w:date="2025-12-04T00:32:00Z">
              <w:r w:rsidDel="009756D3">
                <w:delText>d</w:delText>
              </w:r>
            </w:del>
            <w:r>
              <w:t>)</w:t>
            </w:r>
            <w:ins w:id="817" w:author="Bahar Toto" w:date="2025-12-04T00:32:00Z">
              <w:r w:rsidR="009756D3">
                <w:t>(1)</w:t>
              </w:r>
            </w:ins>
            <w:ins w:id="818" w:author="Bahar Toto" w:date="2025-12-04T00:33:00Z">
              <w:r w:rsidR="009756D3">
                <w:t>(I)</w:t>
              </w:r>
            </w:ins>
            <w:ins w:id="819" w:author="Bahar Toto" w:date="2025-11-13T15:02:00Z">
              <w:r w:rsidR="00107E11">
                <w:t xml:space="preserve"> of the CTDPA</w:t>
              </w:r>
            </w:ins>
            <w:del w:id="820" w:author="Bahar Toto" w:date="2025-11-13T15:02:00Z">
              <w:r w:rsidDel="00107E11">
                <w:delText>.</w:delText>
              </w:r>
            </w:del>
          </w:p>
        </w:tc>
      </w:tr>
      <w:tr w:rsidR="2229AB24" w14:paraId="644CE21B" w14:textId="77777777" w:rsidTr="2229AB24">
        <w:trPr>
          <w:trHeight w:val="300"/>
        </w:trPr>
        <w:tc>
          <w:tcPr>
            <w:tcW w:w="4500" w:type="dxa"/>
            <w:tcBorders>
              <w:top w:val="single" w:sz="6" w:space="0" w:color="auto"/>
              <w:left w:val="single" w:sz="6" w:space="0" w:color="auto"/>
              <w:bottom w:val="single" w:sz="6" w:space="0" w:color="auto"/>
              <w:right w:val="single" w:sz="6" w:space="0" w:color="auto"/>
            </w:tcBorders>
          </w:tcPr>
          <w:p w14:paraId="7653C602" w14:textId="77777777" w:rsidR="2229AB24" w:rsidRDefault="2229AB24" w:rsidP="2229AB24">
            <w:pPr>
              <w:rPr>
                <w:rFonts w:ascii="Aptos" w:eastAsia="Aptos" w:hAnsi="Aptos" w:cs="Aptos"/>
              </w:rPr>
            </w:pPr>
            <w:r>
              <w:t xml:space="preserve">Applicable persona </w:t>
            </w:r>
          </w:p>
        </w:tc>
        <w:tc>
          <w:tcPr>
            <w:tcW w:w="4500" w:type="dxa"/>
            <w:tcBorders>
              <w:top w:val="single" w:sz="6" w:space="0" w:color="auto"/>
              <w:left w:val="single" w:sz="6" w:space="0" w:color="auto"/>
              <w:bottom w:val="single" w:sz="6" w:space="0" w:color="auto"/>
              <w:right w:val="single" w:sz="6" w:space="0" w:color="auto"/>
            </w:tcBorders>
          </w:tcPr>
          <w:p w14:paraId="06E041E7" w14:textId="77777777" w:rsidR="2229AB24" w:rsidRDefault="2229AB24" w:rsidP="2229AB24">
            <w:pPr>
              <w:rPr>
                <w:rFonts w:ascii="Aptos" w:eastAsia="Aptos" w:hAnsi="Aptos" w:cs="Aptos"/>
              </w:rPr>
            </w:pPr>
            <w:r>
              <w:t>Not applicable.</w:t>
            </w:r>
          </w:p>
        </w:tc>
      </w:tr>
    </w:tbl>
    <w:p w14:paraId="748AFF92" w14:textId="77777777" w:rsidR="2229AB24" w:rsidRDefault="2229AB24" w:rsidP="2229AB24">
      <w:pPr>
        <w:rPr>
          <w:rFonts w:ascii="Aptos" w:eastAsia="Aptos" w:hAnsi="Aptos" w:cs="Aptos"/>
          <w:color w:val="000000" w:themeColor="text1"/>
        </w:rPr>
      </w:pPr>
    </w:p>
    <w:p w14:paraId="137B751C" w14:textId="77777777" w:rsidR="41A66100" w:rsidRDefault="41A66100" w:rsidP="2229AB24">
      <w:pPr>
        <w:rPr>
          <w:rFonts w:ascii="Aptos" w:eastAsia="Aptos" w:hAnsi="Aptos" w:cs="Aptos"/>
          <w:color w:val="000000" w:themeColor="text1"/>
        </w:rPr>
      </w:pPr>
      <w:r>
        <w:t>7.1.3. Is it permissible to process the personal data of a minor?</w:t>
      </w:r>
    </w:p>
    <w:p w14:paraId="02486A66" w14:textId="77777777" w:rsidR="2229AB24" w:rsidRDefault="2229AB24" w:rsidP="2229AB24">
      <w:pPr>
        <w:rPr>
          <w:rFonts w:ascii="Aptos" w:eastAsia="Aptos" w:hAnsi="Aptos" w:cs="Aptos"/>
          <w:color w:val="000000" w:themeColor="text1"/>
        </w:rPr>
      </w:pPr>
    </w:p>
    <w:tbl>
      <w:tblPr>
        <w:tblW w:w="0" w:type="auto"/>
        <w:tblBorders>
          <w:top w:val="single" w:sz="6" w:space="0" w:color="auto"/>
          <w:left w:val="single" w:sz="6" w:space="0" w:color="auto"/>
          <w:bottom w:val="single" w:sz="6" w:space="0" w:color="auto"/>
          <w:right w:val="single" w:sz="6" w:space="0" w:color="auto"/>
        </w:tblBorders>
        <w:tblLayout w:type="fixed"/>
        <w:tblLook w:val="04A0" w:firstRow="1" w:lastRow="0" w:firstColumn="1" w:lastColumn="0" w:noHBand="0" w:noVBand="1"/>
      </w:tblPr>
      <w:tblGrid>
        <w:gridCol w:w="4500"/>
        <w:gridCol w:w="4500"/>
      </w:tblGrid>
      <w:tr w:rsidR="2229AB24" w14:paraId="7982ADFB" w14:textId="77777777" w:rsidTr="2229AB24">
        <w:trPr>
          <w:trHeight w:val="300"/>
        </w:trPr>
        <w:tc>
          <w:tcPr>
            <w:tcW w:w="4500" w:type="dxa"/>
            <w:tcBorders>
              <w:top w:val="single" w:sz="6" w:space="0" w:color="auto"/>
              <w:left w:val="single" w:sz="6" w:space="0" w:color="auto"/>
              <w:bottom w:val="single" w:sz="6" w:space="0" w:color="auto"/>
              <w:right w:val="single" w:sz="6" w:space="0" w:color="auto"/>
            </w:tcBorders>
          </w:tcPr>
          <w:p w14:paraId="2F267983" w14:textId="77777777" w:rsidR="2229AB24" w:rsidRDefault="2229AB24" w:rsidP="2229AB24">
            <w:pPr>
              <w:rPr>
                <w:rFonts w:ascii="Aptos" w:eastAsia="Aptos" w:hAnsi="Aptos" w:cs="Aptos"/>
              </w:rPr>
            </w:pPr>
            <w:r>
              <w:t>Response </w:t>
            </w:r>
          </w:p>
        </w:tc>
        <w:tc>
          <w:tcPr>
            <w:tcW w:w="4500" w:type="dxa"/>
            <w:tcBorders>
              <w:top w:val="single" w:sz="6" w:space="0" w:color="auto"/>
              <w:left w:val="single" w:sz="6" w:space="0" w:color="auto"/>
              <w:bottom w:val="single" w:sz="6" w:space="0" w:color="auto"/>
              <w:right w:val="single" w:sz="6" w:space="0" w:color="auto"/>
            </w:tcBorders>
          </w:tcPr>
          <w:p w14:paraId="028CEE55" w14:textId="2A820203" w:rsidR="00C83E8A" w:rsidRPr="00C83E8A" w:rsidRDefault="002256E1" w:rsidP="00C83E8A">
            <w:pPr>
              <w:rPr>
                <w:ins w:id="821" w:author="Bahar Toto" w:date="2025-11-13T23:44:00Z"/>
              </w:rPr>
            </w:pPr>
            <w:ins w:id="822" w:author="Bahar Toto" w:date="2025-11-13T23:44:00Z">
              <w:r>
                <w:t xml:space="preserve">Yes. </w:t>
              </w:r>
            </w:ins>
            <w:del w:id="823" w:author="Bahar Toto" w:date="2025-11-13T23:44:00Z">
              <w:r w:rsidR="2229AB24" w:rsidDel="002256E1">
                <w:delText xml:space="preserve">Yes, </w:delText>
              </w:r>
            </w:del>
            <w:commentRangeStart w:id="824"/>
            <w:commentRangeStart w:id="825"/>
            <w:ins w:id="826" w:author="Bahar Toto" w:date="2025-11-13T23:44:00Z">
              <w:r>
                <w:t>However,</w:t>
              </w:r>
            </w:ins>
            <w:ins w:id="827" w:author="Bahar Toto" w:date="2025-11-13T23:45:00Z">
              <w:r>
                <w:t xml:space="preserve"> c</w:t>
              </w:r>
            </w:ins>
            <w:ins w:id="828" w:author="Bahar Toto" w:date="2025-11-13T23:44:00Z">
              <w:r w:rsidR="00C83E8A" w:rsidRPr="00C83E8A">
                <w:t>ontrollers must not process the personal data of a consumer for purposes of targeted advertising or sell the consumer's personal data without the consumer's consent, under circumstances where a controller has actual knowledge, and willfully disregards, that the consumer is at least 13 years of age but younger than 1</w:t>
              </w:r>
            </w:ins>
            <w:ins w:id="829" w:author="Bahar Toto" w:date="2025-12-04T00:33:00Z">
              <w:r w:rsidR="007B658E">
                <w:t>8</w:t>
              </w:r>
            </w:ins>
            <w:ins w:id="830" w:author="Bahar Toto" w:date="2025-11-13T23:44:00Z">
              <w:r w:rsidR="00C83E8A" w:rsidRPr="00C83E8A">
                <w:t xml:space="preserve"> years of age. In the case of processing personal data concerning a </w:t>
              </w:r>
            </w:ins>
            <w:ins w:id="831" w:author="Bahar Toto" w:date="2025-12-04T00:35:00Z">
              <w:r w:rsidR="0089461C" w:rsidRPr="0089461C">
                <w:t xml:space="preserve">consumer who the controller has actual knowledge, or wilfully disregards, is a </w:t>
              </w:r>
            </w:ins>
            <w:ins w:id="832" w:author="Bahar Toto" w:date="2025-11-13T23:44:00Z">
              <w:r w:rsidR="00C83E8A" w:rsidRPr="00C83E8A">
                <w:t>child, the parent or legal guardian of the known child will have the authority to exercise a right on the child's behalf. In the case of processing personal data concerning a consumer subject to a guardianship, conservatorship, or other protective arrangement, the guardian or the conservator of the consumer may exercise such rights on the consumer's behalf.</w:t>
              </w:r>
            </w:ins>
          </w:p>
          <w:p w14:paraId="739FE89A" w14:textId="77777777" w:rsidR="00C83E8A" w:rsidRPr="00C83E8A" w:rsidRDefault="00C83E8A" w:rsidP="00C83E8A">
            <w:pPr>
              <w:rPr>
                <w:ins w:id="833" w:author="Bahar Toto" w:date="2025-11-13T23:44:00Z"/>
              </w:rPr>
            </w:pPr>
            <w:ins w:id="834" w:author="Bahar Toto" w:date="2025-11-13T23:44:00Z">
              <w:r w:rsidRPr="00C83E8A">
                <w:t>Furthermore, the CTDPA establishes requirements regarding the collection of precise geo-location data, and notes that no controller must engage in the activities described in §42-529a(b) of the CTDPA unless the controller obtains the minor's consent or, if the minor is younger than 13 years of age, the consent of such minor's parent or legal guardian. A controller that complies with the verifiable parental consent requirements established in the COPPA, and the regulations, rules, guidance, and exemptions adopted pursuant to COPPA, as may be amended from time to time, will be deemed to have satisfied any requirement to obtain parental consent under the CTDPA.</w:t>
              </w:r>
            </w:ins>
          </w:p>
          <w:p w14:paraId="58AB3EDA" w14:textId="77777777" w:rsidR="00C83E8A" w:rsidRPr="00C83E8A" w:rsidRDefault="00C83E8A" w:rsidP="00C83E8A">
            <w:pPr>
              <w:rPr>
                <w:ins w:id="835" w:author="Bahar Toto" w:date="2025-11-13T23:44:00Z"/>
              </w:rPr>
            </w:pPr>
            <w:ins w:id="836" w:author="Bahar Toto" w:date="2025-11-13T23:44:00Z">
              <w:r w:rsidRPr="00C83E8A">
                <w:t>On consent, the CTDPA clarifies that no controller that offers any online service, product, or feature to consumers whom such controller has actual knowledge, or willfully disregards, are minors shall:</w:t>
              </w:r>
            </w:ins>
          </w:p>
          <w:p w14:paraId="3C97191F" w14:textId="77777777" w:rsidR="00C83E8A" w:rsidRPr="00C83E8A" w:rsidRDefault="00C83E8A" w:rsidP="00C83E8A">
            <w:pPr>
              <w:numPr>
                <w:ilvl w:val="0"/>
                <w:numId w:val="52"/>
              </w:numPr>
              <w:rPr>
                <w:ins w:id="837" w:author="Bahar Toto" w:date="2025-11-13T23:44:00Z"/>
              </w:rPr>
            </w:pPr>
            <w:ins w:id="838" w:author="Bahar Toto" w:date="2025-11-13T23:44:00Z">
              <w:r w:rsidRPr="00C83E8A">
                <w:t>provide any consent mechanism that is designed to substantially subvert or impair, or is manipulated with the effect of substantially subverting or impairing, user autonomy, decision-making, or choice; or</w:t>
              </w:r>
            </w:ins>
          </w:p>
          <w:p w14:paraId="0BAB91A2" w14:textId="77777777" w:rsidR="00C83E8A" w:rsidRPr="00C83E8A" w:rsidRDefault="00C83E8A" w:rsidP="00C83E8A">
            <w:pPr>
              <w:numPr>
                <w:ilvl w:val="0"/>
                <w:numId w:val="52"/>
              </w:numPr>
              <w:rPr>
                <w:ins w:id="839" w:author="Bahar Toto" w:date="2025-11-13T23:44:00Z"/>
              </w:rPr>
            </w:pPr>
            <w:ins w:id="840" w:author="Bahar Toto" w:date="2025-11-13T23:44:00Z">
              <w:r w:rsidRPr="00C83E8A">
                <w:t>offer any direct messaging apparatus for use by minors without providing readily accessible and easy-to-use safeguards to limit the ability of adults to send unsolicited communications to minors with whom they are not connected.</w:t>
              </w:r>
            </w:ins>
          </w:p>
          <w:p w14:paraId="4FFE9F62" w14:textId="77777777" w:rsidR="00C83E8A" w:rsidRPr="00C83E8A" w:rsidRDefault="00C83E8A" w:rsidP="00C83E8A">
            <w:pPr>
              <w:rPr>
                <w:ins w:id="841" w:author="Bahar Toto" w:date="2025-11-13T23:44:00Z"/>
              </w:rPr>
            </w:pPr>
            <w:ins w:id="842" w:author="Bahar Toto" w:date="2025-11-13T23:44:00Z">
              <w:r w:rsidRPr="00C83E8A">
                <w:t>The CTDPA provides an exception to point two in which the predominant or exclusive function is: electronic mail; or direct messaging consisting of text, photos, or videos that are sent between devices by electronic means, where messages are shared between the sender and the recipient, only visible to the sender and the recipient, and not publicly posted.</w:t>
              </w:r>
            </w:ins>
          </w:p>
          <w:p w14:paraId="763560E5" w14:textId="77777777" w:rsidR="00C83E8A" w:rsidRPr="00C83E8A" w:rsidRDefault="00C83E8A" w:rsidP="00C83E8A">
            <w:pPr>
              <w:rPr>
                <w:ins w:id="843" w:author="Bahar Toto" w:date="2025-11-13T23:44:00Z"/>
              </w:rPr>
            </w:pPr>
            <w:ins w:id="844" w:author="Bahar Toto" w:date="2025-11-13T23:44:00Z">
              <w:r w:rsidRPr="00C83E8A">
                <w:rPr>
                  <w:b/>
                  <w:bCs/>
                </w:rPr>
                <w:t>Geolocation data</w:t>
              </w:r>
            </w:ins>
          </w:p>
          <w:p w14:paraId="78D3196A" w14:textId="77777777" w:rsidR="00C83E8A" w:rsidRPr="00C83E8A" w:rsidRDefault="00C83E8A" w:rsidP="00C83E8A">
            <w:pPr>
              <w:rPr>
                <w:ins w:id="845" w:author="Bahar Toto" w:date="2025-11-13T23:44:00Z"/>
              </w:rPr>
            </w:pPr>
            <w:ins w:id="846" w:author="Bahar Toto" w:date="2025-11-13T23:44:00Z">
              <w:r w:rsidRPr="00C83E8A">
                <w:t>The CTDPA also establishes requirements regarding the collection of precise geo-location data, and notes that no controller must engage in the activities described in §42-529a(b)(2) unless the controller obtains the minor's consent or, if the minor is younger than 13 years of age, the consent of such minor's parent or legal guardian. A controller that complies with the verifiable parental consent requirements established in the COPPA, and the regulations, rules, guidance, and exemptions adopted pursuant to COPPA, as may be amended from time to time, will be deemed to have satisfied any requirement to obtain parental consent under the CTDPA.</w:t>
              </w:r>
            </w:ins>
          </w:p>
          <w:p w14:paraId="5582EAD2" w14:textId="77777777" w:rsidR="00C83E8A" w:rsidRPr="00C83E8A" w:rsidRDefault="00C83E8A" w:rsidP="00C83E8A">
            <w:pPr>
              <w:rPr>
                <w:ins w:id="847" w:author="Bahar Toto" w:date="2025-11-13T23:44:00Z"/>
              </w:rPr>
            </w:pPr>
            <w:ins w:id="848" w:author="Bahar Toto" w:date="2025-11-13T23:44:00Z">
              <w:r w:rsidRPr="00C83E8A">
                <w:t>In addition, controllers may not collect a minor's geolocation data unless:</w:t>
              </w:r>
            </w:ins>
          </w:p>
          <w:p w14:paraId="1A77691C" w14:textId="77777777" w:rsidR="00C83E8A" w:rsidRPr="00C83E8A" w:rsidRDefault="00C83E8A" w:rsidP="00C83E8A">
            <w:pPr>
              <w:numPr>
                <w:ilvl w:val="0"/>
                <w:numId w:val="53"/>
              </w:numPr>
              <w:rPr>
                <w:ins w:id="849" w:author="Bahar Toto" w:date="2025-11-13T23:44:00Z"/>
              </w:rPr>
            </w:pPr>
            <w:ins w:id="850" w:author="Bahar Toto" w:date="2025-11-13T23:44:00Z">
              <w:r w:rsidRPr="00C83E8A">
                <w:t>geolocation data is reasonably necessary for the provision of such online product, service, or feature; and</w:t>
              </w:r>
            </w:ins>
          </w:p>
          <w:p w14:paraId="72082372" w14:textId="77777777" w:rsidR="00C83E8A" w:rsidRPr="00C83E8A" w:rsidRDefault="00C83E8A" w:rsidP="00C83E8A">
            <w:pPr>
              <w:numPr>
                <w:ilvl w:val="0"/>
                <w:numId w:val="53"/>
              </w:numPr>
              <w:rPr>
                <w:ins w:id="851" w:author="Bahar Toto" w:date="2025-11-13T23:44:00Z"/>
              </w:rPr>
            </w:pPr>
            <w:ins w:id="852" w:author="Bahar Toto" w:date="2025-11-13T23:44:00Z">
              <w:r w:rsidRPr="00C83E8A">
                <w:t>the controller provides the minor a signal indicating that the controller is collecting such precise geolocation data.</w:t>
              </w:r>
            </w:ins>
          </w:p>
          <w:p w14:paraId="3D44C92C" w14:textId="77777777" w:rsidR="00C83E8A" w:rsidRPr="00C83E8A" w:rsidRDefault="00C83E8A" w:rsidP="00C83E8A">
            <w:pPr>
              <w:rPr>
                <w:ins w:id="853" w:author="Bahar Toto" w:date="2025-11-13T23:44:00Z"/>
              </w:rPr>
            </w:pPr>
            <w:ins w:id="854" w:author="Bahar Toto" w:date="2025-11-13T23:44:00Z">
              <w:r w:rsidRPr="00C83E8A">
                <w:rPr>
                  <w:b/>
                  <w:bCs/>
                </w:rPr>
                <w:t>Social media</w:t>
              </w:r>
            </w:ins>
          </w:p>
          <w:p w14:paraId="12E66119" w14:textId="77777777" w:rsidR="00C83E8A" w:rsidRPr="00C83E8A" w:rsidRDefault="00C83E8A" w:rsidP="00C83E8A">
            <w:pPr>
              <w:rPr>
                <w:ins w:id="855" w:author="Bahar Toto" w:date="2025-11-13T23:44:00Z"/>
              </w:rPr>
            </w:pPr>
            <w:ins w:id="856" w:author="Bahar Toto" w:date="2025-11-13T23:44:00Z">
              <w:r w:rsidRPr="00C83E8A">
                <w:t>In relation to social media, not later than 15 business days after a social media platform receives a request from a minor or, if the minor is younger than 16 years of age, from such minor's parent or legal guardian to unpublish such minor's social media platform account, the social media platform shall unpublish such minor's social media platform account age.</w:t>
              </w:r>
            </w:ins>
          </w:p>
          <w:p w14:paraId="2B27B3D5" w14:textId="77777777" w:rsidR="00C83E8A" w:rsidRPr="00C83E8A" w:rsidRDefault="00C83E8A" w:rsidP="00C83E8A">
            <w:pPr>
              <w:rPr>
                <w:ins w:id="857" w:author="Bahar Toto" w:date="2025-11-13T23:44:00Z"/>
              </w:rPr>
            </w:pPr>
            <w:ins w:id="858" w:author="Bahar Toto" w:date="2025-11-13T23:44:00Z">
              <w:r w:rsidRPr="00C83E8A">
                <w:t>Please note the above on social media platforms entered into effect on July 1, 2024.</w:t>
              </w:r>
            </w:ins>
          </w:p>
          <w:p w14:paraId="2D2AAB40" w14:textId="77777777" w:rsidR="00C83E8A" w:rsidRPr="00C83E8A" w:rsidRDefault="00C83E8A" w:rsidP="00C83E8A">
            <w:pPr>
              <w:rPr>
                <w:ins w:id="859" w:author="Bahar Toto" w:date="2025-11-13T23:44:00Z"/>
              </w:rPr>
            </w:pPr>
            <w:ins w:id="860" w:author="Bahar Toto" w:date="2025-11-13T23:44:00Z">
              <w:r w:rsidRPr="00C83E8A">
                <w:rPr>
                  <w:b/>
                  <w:bCs/>
                </w:rPr>
                <w:t>Enforcement</w:t>
              </w:r>
            </w:ins>
          </w:p>
          <w:p w14:paraId="58F88AEB" w14:textId="77777777" w:rsidR="00C83E8A" w:rsidRPr="00C83E8A" w:rsidRDefault="00C83E8A" w:rsidP="00C83E8A">
            <w:pPr>
              <w:rPr>
                <w:ins w:id="861" w:author="Bahar Toto" w:date="2025-11-13T23:44:00Z"/>
              </w:rPr>
            </w:pPr>
            <w:ins w:id="862" w:author="Bahar Toto" w:date="2025-11-13T23:44:00Z">
              <w:r w:rsidRPr="00C83E8A">
                <w:t>In addition, each controller that offers any online service, product, or feature to consumers and has actual knowledge, or willfully disregards, that the consumer is a minor must use reasonable care to avoid any heightened risk of harm to minors caused by such online service, product, or feature. In any enforcement action brought by the AG pursuant to §42-529a(a) of the CTDPA there will be a rebuttable presumption that the controller used reasonable care as required if the controller complied with the provisions of the CTDPA concerning DPAs.</w:t>
              </w:r>
            </w:ins>
            <w:commentRangeEnd w:id="824"/>
            <w:ins w:id="863" w:author="Bahar Toto" w:date="2025-12-04T00:39:00Z">
              <w:r w:rsidR="002326C8" w:rsidRPr="00C83E8A">
                <w:rPr>
                  <w:rStyle w:val="CommentReference"/>
                  <w:sz w:val="24"/>
                  <w:szCs w:val="24"/>
                </w:rPr>
                <w:commentReference w:id="824"/>
              </w:r>
            </w:ins>
            <w:commentRangeEnd w:id="825"/>
            <w:r w:rsidR="00C416C9" w:rsidRPr="00C83E8A">
              <w:rPr>
                <w:rStyle w:val="CommentReference"/>
                <w:sz w:val="24"/>
                <w:szCs w:val="24"/>
              </w:rPr>
              <w:commentReference w:id="825"/>
            </w:r>
          </w:p>
          <w:p w14:paraId="721061BE" w14:textId="51F63CF3" w:rsidR="2229AB24" w:rsidRDefault="2229AB24" w:rsidP="2229AB24">
            <w:pPr>
              <w:rPr>
                <w:rFonts w:ascii="Aptos" w:eastAsia="Aptos" w:hAnsi="Aptos" w:cs="Aptos"/>
              </w:rPr>
            </w:pPr>
            <w:del w:id="864" w:author="Bahar Toto" w:date="2025-11-13T23:44:00Z">
              <w:r w:rsidDel="00C83E8A">
                <w:delText>but subject to above consents and heightened online minors’ duties (e.g., DPAs, design limits, geolocation limits).</w:delText>
              </w:r>
            </w:del>
          </w:p>
        </w:tc>
      </w:tr>
      <w:tr w:rsidR="2229AB24" w:rsidRPr="00107E11" w14:paraId="4164EE31" w14:textId="77777777" w:rsidTr="2229AB24">
        <w:trPr>
          <w:trHeight w:val="300"/>
        </w:trPr>
        <w:tc>
          <w:tcPr>
            <w:tcW w:w="4500" w:type="dxa"/>
            <w:tcBorders>
              <w:top w:val="single" w:sz="6" w:space="0" w:color="auto"/>
              <w:left w:val="single" w:sz="6" w:space="0" w:color="auto"/>
              <w:bottom w:val="single" w:sz="6" w:space="0" w:color="auto"/>
              <w:right w:val="single" w:sz="6" w:space="0" w:color="auto"/>
            </w:tcBorders>
          </w:tcPr>
          <w:p w14:paraId="25596F0B" w14:textId="77777777" w:rsidR="2229AB24" w:rsidRDefault="2229AB24" w:rsidP="2229AB24">
            <w:pPr>
              <w:rPr>
                <w:rFonts w:ascii="Aptos" w:eastAsia="Aptos" w:hAnsi="Aptos" w:cs="Aptos"/>
              </w:rPr>
            </w:pPr>
            <w:r>
              <w:t>Citation </w:t>
            </w:r>
          </w:p>
        </w:tc>
        <w:tc>
          <w:tcPr>
            <w:tcW w:w="4500" w:type="dxa"/>
            <w:tcBorders>
              <w:top w:val="single" w:sz="6" w:space="0" w:color="auto"/>
              <w:left w:val="single" w:sz="6" w:space="0" w:color="auto"/>
              <w:bottom w:val="single" w:sz="6" w:space="0" w:color="auto"/>
              <w:right w:val="single" w:sz="6" w:space="0" w:color="auto"/>
            </w:tcBorders>
          </w:tcPr>
          <w:p w14:paraId="7305D262" w14:textId="2A1DFA6B" w:rsidR="2229AB24" w:rsidRPr="00107E11" w:rsidRDefault="2229AB24" w:rsidP="2229AB24">
            <w:pPr>
              <w:rPr>
                <w:rFonts w:ascii="Aptos" w:eastAsia="Aptos" w:hAnsi="Aptos" w:cs="Aptos"/>
                <w:rPrChange w:id="865" w:author="Bahar Toto" w:date="2025-11-13T15:02:00Z">
                  <w:rPr>
                    <w:rFonts w:ascii="Aptos" w:eastAsia="Aptos" w:hAnsi="Aptos" w:cs="Aptos"/>
                    <w:lang w:val="it-IT"/>
                  </w:rPr>
                </w:rPrChange>
              </w:rPr>
            </w:pPr>
            <w:del w:id="866" w:author="Bahar Toto" w:date="2025-11-13T15:02:00Z">
              <w:r w:rsidRPr="00107E11" w:rsidDel="00107E11">
                <w:rPr>
                  <w:rPrChange w:id="867" w:author="Bahar Toto" w:date="2025-11-13T15:02:00Z">
                    <w:rPr>
                      <w:lang w:val="it-IT"/>
                    </w:rPr>
                  </w:rPrChange>
                </w:rPr>
                <w:delText xml:space="preserve">Conn. Gen. Stat. </w:delText>
              </w:r>
            </w:del>
            <w:r w:rsidRPr="00107E11">
              <w:rPr>
                <w:rPrChange w:id="868" w:author="Bahar Toto" w:date="2025-11-13T15:02:00Z">
                  <w:rPr>
                    <w:lang w:val="it-IT"/>
                  </w:rPr>
                </w:rPrChange>
              </w:rPr>
              <w:t>§§</w:t>
            </w:r>
            <w:del w:id="869" w:author="Bahar Toto" w:date="2025-11-13T23:45:00Z">
              <w:r w:rsidRPr="00107E11" w:rsidDel="002256E1">
                <w:rPr>
                  <w:rPrChange w:id="870" w:author="Bahar Toto" w:date="2025-11-13T15:02:00Z">
                    <w:rPr>
                      <w:lang w:val="it-IT"/>
                    </w:rPr>
                  </w:rPrChange>
                </w:rPr>
                <w:delText xml:space="preserve"> </w:delText>
              </w:r>
            </w:del>
            <w:ins w:id="871" w:author="Bahar Toto" w:date="2025-12-04T00:35:00Z">
              <w:r w:rsidR="00617FC8">
                <w:t xml:space="preserve">42-518(b), </w:t>
              </w:r>
            </w:ins>
            <w:r w:rsidRPr="00107E11">
              <w:rPr>
                <w:rPrChange w:id="872" w:author="Bahar Toto" w:date="2025-11-13T15:02:00Z">
                  <w:rPr>
                    <w:lang w:val="it-IT"/>
                  </w:rPr>
                </w:rPrChange>
              </w:rPr>
              <w:t>42‑520(d)</w:t>
            </w:r>
            <w:del w:id="873" w:author="Bahar Toto" w:date="2025-11-13T23:45:00Z">
              <w:r w:rsidRPr="00107E11" w:rsidDel="002256E1">
                <w:rPr>
                  <w:rPrChange w:id="874" w:author="Bahar Toto" w:date="2025-11-13T15:02:00Z">
                    <w:rPr>
                      <w:lang w:val="it-IT"/>
                    </w:rPr>
                  </w:rPrChange>
                </w:rPr>
                <w:delText>,</w:delText>
              </w:r>
            </w:del>
            <w:ins w:id="875" w:author="Bahar Toto" w:date="2025-11-13T23:45:00Z">
              <w:r w:rsidR="002256E1">
                <w:t xml:space="preserve"> and</w:t>
              </w:r>
            </w:ins>
            <w:r w:rsidRPr="00107E11">
              <w:rPr>
                <w:rPrChange w:id="876" w:author="Bahar Toto" w:date="2025-11-13T15:02:00Z">
                  <w:rPr>
                    <w:lang w:val="it-IT"/>
                  </w:rPr>
                </w:rPrChange>
              </w:rPr>
              <w:t xml:space="preserve"> 42‑529a–42‑529c</w:t>
            </w:r>
            <w:ins w:id="877" w:author="Bahar Toto" w:date="2025-11-13T15:02:00Z">
              <w:r w:rsidR="00107E11" w:rsidRPr="00107E11">
                <w:rPr>
                  <w:rPrChange w:id="878" w:author="Bahar Toto" w:date="2025-11-13T15:02:00Z">
                    <w:rPr>
                      <w:lang w:val="it-IT"/>
                    </w:rPr>
                  </w:rPrChange>
                </w:rPr>
                <w:t xml:space="preserve"> </w:t>
              </w:r>
              <w:r w:rsidR="00107E11">
                <w:t>of the CTDPA</w:t>
              </w:r>
            </w:ins>
          </w:p>
        </w:tc>
      </w:tr>
      <w:tr w:rsidR="2229AB24" w14:paraId="0DE47D33" w14:textId="77777777" w:rsidTr="2229AB24">
        <w:trPr>
          <w:trHeight w:val="300"/>
        </w:trPr>
        <w:tc>
          <w:tcPr>
            <w:tcW w:w="4500" w:type="dxa"/>
            <w:tcBorders>
              <w:top w:val="single" w:sz="6" w:space="0" w:color="auto"/>
              <w:left w:val="single" w:sz="6" w:space="0" w:color="auto"/>
              <w:bottom w:val="single" w:sz="6" w:space="0" w:color="auto"/>
              <w:right w:val="single" w:sz="6" w:space="0" w:color="auto"/>
            </w:tcBorders>
          </w:tcPr>
          <w:p w14:paraId="5812998D" w14:textId="77777777" w:rsidR="2229AB24" w:rsidRDefault="2229AB24" w:rsidP="2229AB24">
            <w:pPr>
              <w:rPr>
                <w:rFonts w:ascii="Aptos" w:eastAsia="Aptos" w:hAnsi="Aptos" w:cs="Aptos"/>
              </w:rPr>
            </w:pPr>
            <w:r>
              <w:t xml:space="preserve">Applicable persona </w:t>
            </w:r>
          </w:p>
        </w:tc>
        <w:tc>
          <w:tcPr>
            <w:tcW w:w="4500" w:type="dxa"/>
            <w:tcBorders>
              <w:top w:val="single" w:sz="6" w:space="0" w:color="auto"/>
              <w:left w:val="single" w:sz="6" w:space="0" w:color="auto"/>
              <w:bottom w:val="single" w:sz="6" w:space="0" w:color="auto"/>
              <w:right w:val="single" w:sz="6" w:space="0" w:color="auto"/>
            </w:tcBorders>
          </w:tcPr>
          <w:p w14:paraId="5C99A890" w14:textId="29742B8E" w:rsidR="2229AB24" w:rsidRDefault="00C301EA" w:rsidP="2229AB24">
            <w:pPr>
              <w:rPr>
                <w:rFonts w:ascii="Aptos" w:eastAsia="Aptos" w:hAnsi="Aptos" w:cs="Aptos"/>
              </w:rPr>
            </w:pPr>
            <w:r>
              <w:t>Controllers</w:t>
            </w:r>
            <w:del w:id="879" w:author="Bahar Toto" w:date="2025-11-13T23:45:00Z">
              <w:r w:rsidR="0008156E" w:rsidDel="001070DA">
                <w:delText>.</w:delText>
              </w:r>
            </w:del>
          </w:p>
        </w:tc>
      </w:tr>
    </w:tbl>
    <w:p w14:paraId="11A3BBB0" w14:textId="77777777" w:rsidR="2229AB24" w:rsidRDefault="2229AB24" w:rsidP="2229AB24">
      <w:pPr>
        <w:rPr>
          <w:rFonts w:ascii="Aptos" w:eastAsia="Aptos" w:hAnsi="Aptos" w:cs="Aptos"/>
          <w:color w:val="000000" w:themeColor="text1"/>
        </w:rPr>
      </w:pPr>
    </w:p>
    <w:p w14:paraId="5163FE37" w14:textId="77777777" w:rsidR="41A66100" w:rsidRDefault="41A66100" w:rsidP="2229AB24">
      <w:pPr>
        <w:rPr>
          <w:rFonts w:ascii="Aptos" w:eastAsia="Aptos" w:hAnsi="Aptos" w:cs="Aptos"/>
          <w:color w:val="000000" w:themeColor="text1"/>
        </w:rPr>
      </w:pPr>
      <w:r>
        <w:t>7.1.4. Which lawful bases can be relied on for the processing of minors' data? (If none is required, please confirm the approach within the applicable jurisdiction e.g., appropriate notice, appropriate purposes)</w:t>
      </w:r>
    </w:p>
    <w:p w14:paraId="041C756D" w14:textId="77777777" w:rsidR="2229AB24" w:rsidRDefault="2229AB24" w:rsidP="2229AB24">
      <w:pPr>
        <w:rPr>
          <w:rFonts w:ascii="Aptos" w:eastAsia="Aptos" w:hAnsi="Aptos" w:cs="Aptos"/>
          <w:color w:val="000000" w:themeColor="text1"/>
        </w:rPr>
      </w:pPr>
    </w:p>
    <w:tbl>
      <w:tblPr>
        <w:tblW w:w="0" w:type="auto"/>
        <w:tblBorders>
          <w:top w:val="single" w:sz="6" w:space="0" w:color="auto"/>
          <w:left w:val="single" w:sz="6" w:space="0" w:color="auto"/>
          <w:bottom w:val="single" w:sz="6" w:space="0" w:color="auto"/>
          <w:right w:val="single" w:sz="6" w:space="0" w:color="auto"/>
        </w:tblBorders>
        <w:tblLayout w:type="fixed"/>
        <w:tblLook w:val="04A0" w:firstRow="1" w:lastRow="0" w:firstColumn="1" w:lastColumn="0" w:noHBand="0" w:noVBand="1"/>
      </w:tblPr>
      <w:tblGrid>
        <w:gridCol w:w="4500"/>
        <w:gridCol w:w="4500"/>
      </w:tblGrid>
      <w:tr w:rsidR="2229AB24" w14:paraId="4F03D093" w14:textId="77777777" w:rsidTr="2229AB24">
        <w:trPr>
          <w:trHeight w:val="300"/>
        </w:trPr>
        <w:tc>
          <w:tcPr>
            <w:tcW w:w="4500" w:type="dxa"/>
            <w:tcBorders>
              <w:top w:val="single" w:sz="6" w:space="0" w:color="auto"/>
              <w:left w:val="single" w:sz="6" w:space="0" w:color="auto"/>
              <w:bottom w:val="single" w:sz="6" w:space="0" w:color="auto"/>
              <w:right w:val="single" w:sz="6" w:space="0" w:color="auto"/>
            </w:tcBorders>
          </w:tcPr>
          <w:p w14:paraId="52D18A39" w14:textId="77777777" w:rsidR="2229AB24" w:rsidRDefault="2229AB24" w:rsidP="2229AB24">
            <w:pPr>
              <w:rPr>
                <w:rFonts w:ascii="Aptos" w:eastAsia="Aptos" w:hAnsi="Aptos" w:cs="Aptos"/>
              </w:rPr>
            </w:pPr>
            <w:r>
              <w:t>Response </w:t>
            </w:r>
          </w:p>
        </w:tc>
        <w:tc>
          <w:tcPr>
            <w:tcW w:w="4500" w:type="dxa"/>
            <w:tcBorders>
              <w:top w:val="single" w:sz="6" w:space="0" w:color="auto"/>
              <w:left w:val="single" w:sz="6" w:space="0" w:color="auto"/>
              <w:bottom w:val="single" w:sz="6" w:space="0" w:color="auto"/>
              <w:right w:val="single" w:sz="6" w:space="0" w:color="auto"/>
            </w:tcBorders>
          </w:tcPr>
          <w:p w14:paraId="4BB08C51" w14:textId="77777777" w:rsidR="2229AB24" w:rsidRDefault="00C301EA" w:rsidP="2229AB24">
            <w:pPr>
              <w:rPr>
                <w:rFonts w:ascii="Aptos" w:eastAsia="Aptos" w:hAnsi="Aptos" w:cs="Aptos"/>
              </w:rPr>
            </w:pPr>
            <w:r>
              <w:t xml:space="preserve">The processing of minor data is based upon consent in accordance with the above requirements. </w:t>
            </w:r>
          </w:p>
        </w:tc>
      </w:tr>
      <w:tr w:rsidR="2229AB24" w:rsidRPr="001070DA" w14:paraId="27754269" w14:textId="77777777" w:rsidTr="2229AB24">
        <w:trPr>
          <w:trHeight w:val="300"/>
        </w:trPr>
        <w:tc>
          <w:tcPr>
            <w:tcW w:w="4500" w:type="dxa"/>
            <w:tcBorders>
              <w:top w:val="single" w:sz="6" w:space="0" w:color="auto"/>
              <w:left w:val="single" w:sz="6" w:space="0" w:color="auto"/>
              <w:bottom w:val="single" w:sz="6" w:space="0" w:color="auto"/>
              <w:right w:val="single" w:sz="6" w:space="0" w:color="auto"/>
            </w:tcBorders>
          </w:tcPr>
          <w:p w14:paraId="60656660" w14:textId="77777777" w:rsidR="2229AB24" w:rsidRDefault="2229AB24" w:rsidP="2229AB24">
            <w:pPr>
              <w:rPr>
                <w:rFonts w:ascii="Aptos" w:eastAsia="Aptos" w:hAnsi="Aptos" w:cs="Aptos"/>
              </w:rPr>
            </w:pPr>
            <w:r>
              <w:t>Citation </w:t>
            </w:r>
          </w:p>
        </w:tc>
        <w:tc>
          <w:tcPr>
            <w:tcW w:w="4500" w:type="dxa"/>
            <w:tcBorders>
              <w:top w:val="single" w:sz="6" w:space="0" w:color="auto"/>
              <w:left w:val="single" w:sz="6" w:space="0" w:color="auto"/>
              <w:bottom w:val="single" w:sz="6" w:space="0" w:color="auto"/>
              <w:right w:val="single" w:sz="6" w:space="0" w:color="auto"/>
            </w:tcBorders>
          </w:tcPr>
          <w:p w14:paraId="2D155BF3" w14:textId="32B74CA9" w:rsidR="2229AB24" w:rsidRPr="001070DA" w:rsidRDefault="2229AB24" w:rsidP="2229AB24">
            <w:pPr>
              <w:rPr>
                <w:rFonts w:ascii="Aptos" w:eastAsia="Aptos" w:hAnsi="Aptos" w:cs="Aptos"/>
                <w:rPrChange w:id="880" w:author="Bahar Toto" w:date="2025-11-13T23:46:00Z">
                  <w:rPr>
                    <w:rFonts w:ascii="Aptos" w:eastAsia="Aptos" w:hAnsi="Aptos" w:cs="Aptos"/>
                    <w:lang w:val="it-IT"/>
                  </w:rPr>
                </w:rPrChange>
              </w:rPr>
            </w:pPr>
            <w:del w:id="881" w:author="Bahar Toto" w:date="2025-11-13T15:02:00Z">
              <w:r w:rsidRPr="001070DA" w:rsidDel="00107E11">
                <w:rPr>
                  <w:rPrChange w:id="882" w:author="Bahar Toto" w:date="2025-11-13T23:46:00Z">
                    <w:rPr>
                      <w:lang w:val="it-IT"/>
                    </w:rPr>
                  </w:rPrChange>
                </w:rPr>
                <w:delText xml:space="preserve">Conn. Gen. Stat. </w:delText>
              </w:r>
            </w:del>
            <w:r w:rsidRPr="001070DA">
              <w:rPr>
                <w:rPrChange w:id="883" w:author="Bahar Toto" w:date="2025-11-13T23:46:00Z">
                  <w:rPr>
                    <w:lang w:val="it-IT"/>
                  </w:rPr>
                </w:rPrChange>
              </w:rPr>
              <w:t>§</w:t>
            </w:r>
            <w:ins w:id="884" w:author="Bahar Toto" w:date="2025-11-13T23:46:00Z">
              <w:r w:rsidR="001070DA" w:rsidRPr="001070DA">
                <w:rPr>
                  <w:rPrChange w:id="885" w:author="Bahar Toto" w:date="2025-11-13T23:46:00Z">
                    <w:rPr>
                      <w:lang w:val="it-IT"/>
                    </w:rPr>
                  </w:rPrChange>
                </w:rPr>
                <w:t>§</w:t>
              </w:r>
            </w:ins>
            <w:del w:id="886" w:author="Bahar Toto" w:date="2025-11-30T23:45:00Z">
              <w:r w:rsidRPr="001070DA" w:rsidDel="00B30BFB">
                <w:rPr>
                  <w:rPrChange w:id="887" w:author="Bahar Toto" w:date="2025-11-13T23:46:00Z">
                    <w:rPr>
                      <w:lang w:val="it-IT"/>
                    </w:rPr>
                  </w:rPrChange>
                </w:rPr>
                <w:delText xml:space="preserve"> </w:delText>
              </w:r>
            </w:del>
            <w:r w:rsidRPr="001070DA">
              <w:rPr>
                <w:rPrChange w:id="888" w:author="Bahar Toto" w:date="2025-11-13T23:46:00Z">
                  <w:rPr>
                    <w:lang w:val="it-IT"/>
                  </w:rPr>
                </w:rPrChange>
              </w:rPr>
              <w:t>42‑520(d)</w:t>
            </w:r>
            <w:del w:id="889" w:author="Bahar Toto" w:date="2025-11-13T23:46:00Z">
              <w:r w:rsidRPr="001070DA" w:rsidDel="001070DA">
                <w:rPr>
                  <w:rPrChange w:id="890" w:author="Bahar Toto" w:date="2025-11-13T23:46:00Z">
                    <w:rPr>
                      <w:lang w:val="it-IT"/>
                    </w:rPr>
                  </w:rPrChange>
                </w:rPr>
                <w:delText>; §</w:delText>
              </w:r>
            </w:del>
            <w:ins w:id="891" w:author="Bahar Toto" w:date="2025-11-13T23:46:00Z">
              <w:r w:rsidR="001070DA" w:rsidRPr="001070DA">
                <w:rPr>
                  <w:rPrChange w:id="892" w:author="Bahar Toto" w:date="2025-11-13T23:46:00Z">
                    <w:rPr>
                      <w:lang w:val="it-IT"/>
                    </w:rPr>
                  </w:rPrChange>
                </w:rPr>
                <w:t xml:space="preserve"> and</w:t>
              </w:r>
            </w:ins>
            <w:r w:rsidRPr="001070DA">
              <w:rPr>
                <w:rPrChange w:id="893" w:author="Bahar Toto" w:date="2025-11-13T23:46:00Z">
                  <w:rPr>
                    <w:lang w:val="it-IT"/>
                  </w:rPr>
                </w:rPrChange>
              </w:rPr>
              <w:t xml:space="preserve"> 42‑529</w:t>
            </w:r>
            <w:ins w:id="894" w:author="Bahar Toto" w:date="2025-11-13T23:46:00Z">
              <w:r w:rsidR="001070DA">
                <w:t>a</w:t>
              </w:r>
            </w:ins>
            <w:del w:id="895" w:author="Bahar Toto" w:date="2025-11-13T15:02:00Z">
              <w:r w:rsidRPr="001070DA" w:rsidDel="00107E11">
                <w:rPr>
                  <w:rPrChange w:id="896" w:author="Bahar Toto" w:date="2025-11-13T23:46:00Z">
                    <w:rPr>
                      <w:lang w:val="it-IT"/>
                    </w:rPr>
                  </w:rPrChange>
                </w:rPr>
                <w:delText>a</w:delText>
              </w:r>
            </w:del>
            <w:ins w:id="897" w:author="Bahar Toto" w:date="2025-11-13T15:02:00Z">
              <w:r w:rsidR="00107E11" w:rsidRPr="001070DA">
                <w:rPr>
                  <w:rPrChange w:id="898" w:author="Bahar Toto" w:date="2025-11-13T23:46:00Z">
                    <w:rPr>
                      <w:lang w:val="it-IT"/>
                    </w:rPr>
                  </w:rPrChange>
                </w:rPr>
                <w:t xml:space="preserve"> </w:t>
              </w:r>
              <w:r w:rsidR="00107E11">
                <w:t>of the CTDPA</w:t>
              </w:r>
            </w:ins>
          </w:p>
        </w:tc>
      </w:tr>
      <w:tr w:rsidR="2229AB24" w14:paraId="4EA76DF8" w14:textId="77777777" w:rsidTr="2229AB24">
        <w:trPr>
          <w:trHeight w:val="300"/>
        </w:trPr>
        <w:tc>
          <w:tcPr>
            <w:tcW w:w="4500" w:type="dxa"/>
            <w:tcBorders>
              <w:top w:val="single" w:sz="6" w:space="0" w:color="auto"/>
              <w:left w:val="single" w:sz="6" w:space="0" w:color="auto"/>
              <w:bottom w:val="single" w:sz="6" w:space="0" w:color="auto"/>
              <w:right w:val="single" w:sz="6" w:space="0" w:color="auto"/>
            </w:tcBorders>
          </w:tcPr>
          <w:p w14:paraId="58817469" w14:textId="77777777" w:rsidR="2229AB24" w:rsidRDefault="2229AB24" w:rsidP="2229AB24">
            <w:pPr>
              <w:rPr>
                <w:rFonts w:ascii="Aptos" w:eastAsia="Aptos" w:hAnsi="Aptos" w:cs="Aptos"/>
              </w:rPr>
            </w:pPr>
            <w:r>
              <w:t xml:space="preserve">Applicable persona </w:t>
            </w:r>
          </w:p>
        </w:tc>
        <w:tc>
          <w:tcPr>
            <w:tcW w:w="4500" w:type="dxa"/>
            <w:tcBorders>
              <w:top w:val="single" w:sz="6" w:space="0" w:color="auto"/>
              <w:left w:val="single" w:sz="6" w:space="0" w:color="auto"/>
              <w:bottom w:val="single" w:sz="6" w:space="0" w:color="auto"/>
              <w:right w:val="single" w:sz="6" w:space="0" w:color="auto"/>
            </w:tcBorders>
          </w:tcPr>
          <w:p w14:paraId="795BB7CF" w14:textId="2B1D989B" w:rsidR="2229AB24" w:rsidRDefault="00C301EA" w:rsidP="2229AB24">
            <w:pPr>
              <w:rPr>
                <w:rFonts w:ascii="Aptos" w:eastAsia="Aptos" w:hAnsi="Aptos" w:cs="Aptos"/>
              </w:rPr>
            </w:pPr>
            <w:r>
              <w:t>Controllers</w:t>
            </w:r>
            <w:del w:id="899" w:author="Bahar Toto" w:date="2025-11-13T23:46:00Z">
              <w:r w:rsidR="0008156E" w:rsidDel="001070DA">
                <w:delText>.</w:delText>
              </w:r>
            </w:del>
          </w:p>
        </w:tc>
      </w:tr>
    </w:tbl>
    <w:p w14:paraId="0832A0FC" w14:textId="77777777" w:rsidR="2229AB24" w:rsidRDefault="2229AB24" w:rsidP="2229AB24">
      <w:pPr>
        <w:rPr>
          <w:rFonts w:ascii="Aptos" w:eastAsia="Aptos" w:hAnsi="Aptos" w:cs="Aptos"/>
          <w:color w:val="000000" w:themeColor="text1"/>
        </w:rPr>
      </w:pPr>
    </w:p>
    <w:p w14:paraId="19568784" w14:textId="77777777" w:rsidR="2229AB24" w:rsidRDefault="2229AB24" w:rsidP="2229AB24">
      <w:pPr>
        <w:rPr>
          <w:rFonts w:ascii="Aptos" w:eastAsia="Aptos" w:hAnsi="Aptos" w:cs="Aptos"/>
          <w:color w:val="000000" w:themeColor="text1"/>
        </w:rPr>
      </w:pPr>
    </w:p>
    <w:p w14:paraId="27998DA0" w14:textId="77777777" w:rsidR="41A66100" w:rsidRDefault="41A66100" w:rsidP="2229AB24">
      <w:pPr>
        <w:pStyle w:val="ListParagraph"/>
        <w:numPr>
          <w:ilvl w:val="0"/>
          <w:numId w:val="1"/>
        </w:numPr>
        <w:rPr>
          <w:rFonts w:ascii="Aptos" w:eastAsia="Aptos" w:hAnsi="Aptos" w:cs="Aptos"/>
          <w:color w:val="000000" w:themeColor="text1"/>
        </w:rPr>
      </w:pPr>
      <w:r>
        <w:t xml:space="preserve">Data processing notification </w:t>
      </w:r>
    </w:p>
    <w:p w14:paraId="48DAEF38" w14:textId="77777777" w:rsidR="2229AB24" w:rsidRDefault="2229AB24" w:rsidP="2229AB24">
      <w:pPr>
        <w:rPr>
          <w:rFonts w:ascii="Aptos" w:eastAsia="Aptos" w:hAnsi="Aptos" w:cs="Aptos"/>
          <w:color w:val="000000" w:themeColor="text1"/>
        </w:rPr>
      </w:pPr>
    </w:p>
    <w:p w14:paraId="121804BF" w14:textId="77777777" w:rsidR="41A66100" w:rsidRDefault="41A66100" w:rsidP="2229AB24">
      <w:pPr>
        <w:rPr>
          <w:rFonts w:ascii="Aptos" w:eastAsia="Aptos" w:hAnsi="Aptos" w:cs="Aptos"/>
          <w:color w:val="000000" w:themeColor="text1"/>
        </w:rPr>
      </w:pPr>
      <w:r>
        <w:t>8.1. Notification, registration, and authorization</w:t>
      </w:r>
    </w:p>
    <w:p w14:paraId="3E7ADF37" w14:textId="77777777" w:rsidR="2229AB24" w:rsidRDefault="2229AB24" w:rsidP="2229AB24">
      <w:pPr>
        <w:rPr>
          <w:rFonts w:ascii="Aptos" w:eastAsia="Aptos" w:hAnsi="Aptos" w:cs="Aptos"/>
          <w:color w:val="000000" w:themeColor="text1"/>
        </w:rPr>
      </w:pPr>
    </w:p>
    <w:p w14:paraId="0AD213EE" w14:textId="77777777" w:rsidR="41A66100" w:rsidRDefault="41A66100" w:rsidP="2229AB24">
      <w:pPr>
        <w:rPr>
          <w:rFonts w:ascii="Aptos" w:eastAsia="Aptos" w:hAnsi="Aptos" w:cs="Aptos"/>
          <w:color w:val="000000" w:themeColor="text1"/>
        </w:rPr>
      </w:pPr>
      <w:r>
        <w:t xml:space="preserve">8.1.1. Is there a requirement to notify, register, and/or seek authorization for processing activities? (If yes, please provide a link to where registration can be made) </w:t>
      </w:r>
    </w:p>
    <w:p w14:paraId="385347DC" w14:textId="77777777" w:rsidR="2229AB24" w:rsidRDefault="2229AB24" w:rsidP="2229AB24">
      <w:pPr>
        <w:rPr>
          <w:rFonts w:ascii="Aptos" w:eastAsia="Aptos" w:hAnsi="Aptos" w:cs="Aptos"/>
          <w:color w:val="000000" w:themeColor="text1"/>
        </w:rPr>
      </w:pPr>
    </w:p>
    <w:tbl>
      <w:tblPr>
        <w:tblW w:w="0" w:type="auto"/>
        <w:tblBorders>
          <w:top w:val="single" w:sz="6" w:space="0" w:color="auto"/>
          <w:left w:val="single" w:sz="6" w:space="0" w:color="auto"/>
          <w:bottom w:val="single" w:sz="6" w:space="0" w:color="auto"/>
          <w:right w:val="single" w:sz="6" w:space="0" w:color="auto"/>
        </w:tblBorders>
        <w:tblLayout w:type="fixed"/>
        <w:tblLook w:val="04A0" w:firstRow="1" w:lastRow="0" w:firstColumn="1" w:lastColumn="0" w:noHBand="0" w:noVBand="1"/>
      </w:tblPr>
      <w:tblGrid>
        <w:gridCol w:w="4500"/>
        <w:gridCol w:w="4500"/>
      </w:tblGrid>
      <w:tr w:rsidR="2229AB24" w14:paraId="10194C33" w14:textId="77777777" w:rsidTr="2229AB24">
        <w:trPr>
          <w:trHeight w:val="300"/>
        </w:trPr>
        <w:tc>
          <w:tcPr>
            <w:tcW w:w="4500" w:type="dxa"/>
            <w:tcBorders>
              <w:top w:val="single" w:sz="6" w:space="0" w:color="auto"/>
              <w:left w:val="single" w:sz="6" w:space="0" w:color="auto"/>
              <w:bottom w:val="single" w:sz="6" w:space="0" w:color="auto"/>
              <w:right w:val="single" w:sz="6" w:space="0" w:color="auto"/>
            </w:tcBorders>
          </w:tcPr>
          <w:p w14:paraId="6DF897D0" w14:textId="77777777" w:rsidR="2229AB24" w:rsidRDefault="2229AB24" w:rsidP="2229AB24">
            <w:pPr>
              <w:rPr>
                <w:rFonts w:ascii="Aptos" w:eastAsia="Aptos" w:hAnsi="Aptos" w:cs="Aptos"/>
              </w:rPr>
            </w:pPr>
            <w:r>
              <w:t>Response </w:t>
            </w:r>
          </w:p>
        </w:tc>
        <w:tc>
          <w:tcPr>
            <w:tcW w:w="4500" w:type="dxa"/>
            <w:tcBorders>
              <w:top w:val="single" w:sz="6" w:space="0" w:color="auto"/>
              <w:left w:val="single" w:sz="6" w:space="0" w:color="auto"/>
              <w:bottom w:val="single" w:sz="6" w:space="0" w:color="auto"/>
              <w:right w:val="single" w:sz="6" w:space="0" w:color="auto"/>
            </w:tcBorders>
          </w:tcPr>
          <w:p w14:paraId="74E4FF0B" w14:textId="036A537B" w:rsidR="2229AB24" w:rsidRDefault="2229AB24" w:rsidP="2229AB24">
            <w:pPr>
              <w:rPr>
                <w:rFonts w:ascii="Aptos" w:eastAsia="Aptos" w:hAnsi="Aptos" w:cs="Aptos"/>
              </w:rPr>
            </w:pPr>
            <w:r>
              <w:t>No</w:t>
            </w:r>
            <w:r w:rsidR="0008156E">
              <w:t>.</w:t>
            </w:r>
          </w:p>
        </w:tc>
      </w:tr>
      <w:tr w:rsidR="2229AB24" w14:paraId="1317739A" w14:textId="77777777" w:rsidTr="2229AB24">
        <w:trPr>
          <w:trHeight w:val="300"/>
        </w:trPr>
        <w:tc>
          <w:tcPr>
            <w:tcW w:w="4500" w:type="dxa"/>
            <w:tcBorders>
              <w:top w:val="single" w:sz="6" w:space="0" w:color="auto"/>
              <w:left w:val="single" w:sz="6" w:space="0" w:color="auto"/>
              <w:bottom w:val="single" w:sz="6" w:space="0" w:color="auto"/>
              <w:right w:val="single" w:sz="6" w:space="0" w:color="auto"/>
            </w:tcBorders>
          </w:tcPr>
          <w:p w14:paraId="358CF61A" w14:textId="77777777" w:rsidR="2229AB24" w:rsidRDefault="2229AB24" w:rsidP="2229AB24">
            <w:pPr>
              <w:rPr>
                <w:rFonts w:ascii="Aptos" w:eastAsia="Aptos" w:hAnsi="Aptos" w:cs="Aptos"/>
              </w:rPr>
            </w:pPr>
            <w:r>
              <w:t>Citation </w:t>
            </w:r>
          </w:p>
        </w:tc>
        <w:tc>
          <w:tcPr>
            <w:tcW w:w="4500" w:type="dxa"/>
            <w:tcBorders>
              <w:top w:val="single" w:sz="6" w:space="0" w:color="auto"/>
              <w:left w:val="single" w:sz="6" w:space="0" w:color="auto"/>
              <w:bottom w:val="single" w:sz="6" w:space="0" w:color="auto"/>
              <w:right w:val="single" w:sz="6" w:space="0" w:color="auto"/>
            </w:tcBorders>
          </w:tcPr>
          <w:p w14:paraId="7BCA1869" w14:textId="211145A4" w:rsidR="2229AB24" w:rsidRDefault="00D75CF3" w:rsidP="2229AB24">
            <w:pPr>
              <w:rPr>
                <w:rFonts w:ascii="Aptos" w:eastAsia="Aptos" w:hAnsi="Aptos" w:cs="Aptos"/>
              </w:rPr>
            </w:pPr>
            <w:r>
              <w:t>Not applicable</w:t>
            </w:r>
            <w:r w:rsidR="0008156E">
              <w:t>.</w:t>
            </w:r>
            <w:r>
              <w:t xml:space="preserve"> </w:t>
            </w:r>
          </w:p>
        </w:tc>
      </w:tr>
      <w:tr w:rsidR="2229AB24" w14:paraId="672E5133" w14:textId="77777777" w:rsidTr="2229AB24">
        <w:trPr>
          <w:trHeight w:val="300"/>
        </w:trPr>
        <w:tc>
          <w:tcPr>
            <w:tcW w:w="4500" w:type="dxa"/>
            <w:tcBorders>
              <w:top w:val="single" w:sz="6" w:space="0" w:color="auto"/>
              <w:left w:val="single" w:sz="6" w:space="0" w:color="auto"/>
              <w:bottom w:val="single" w:sz="6" w:space="0" w:color="auto"/>
              <w:right w:val="single" w:sz="6" w:space="0" w:color="auto"/>
            </w:tcBorders>
          </w:tcPr>
          <w:p w14:paraId="05BA8D60" w14:textId="77777777" w:rsidR="2229AB24" w:rsidRDefault="2229AB24" w:rsidP="2229AB24">
            <w:pPr>
              <w:rPr>
                <w:rFonts w:ascii="Aptos" w:eastAsia="Aptos" w:hAnsi="Aptos" w:cs="Aptos"/>
              </w:rPr>
            </w:pPr>
            <w:r>
              <w:t xml:space="preserve">Applicable persona </w:t>
            </w:r>
          </w:p>
        </w:tc>
        <w:tc>
          <w:tcPr>
            <w:tcW w:w="4500" w:type="dxa"/>
            <w:tcBorders>
              <w:top w:val="single" w:sz="6" w:space="0" w:color="auto"/>
              <w:left w:val="single" w:sz="6" w:space="0" w:color="auto"/>
              <w:bottom w:val="single" w:sz="6" w:space="0" w:color="auto"/>
              <w:right w:val="single" w:sz="6" w:space="0" w:color="auto"/>
            </w:tcBorders>
          </w:tcPr>
          <w:p w14:paraId="60CE58B7" w14:textId="6DF8FDD3" w:rsidR="2229AB24" w:rsidRDefault="00D75CF3" w:rsidP="2229AB24">
            <w:pPr>
              <w:rPr>
                <w:rFonts w:ascii="Aptos" w:eastAsia="Aptos" w:hAnsi="Aptos" w:cs="Aptos"/>
              </w:rPr>
            </w:pPr>
            <w:r>
              <w:t>Not applicable</w:t>
            </w:r>
            <w:r w:rsidR="0008156E">
              <w:t>.</w:t>
            </w:r>
          </w:p>
        </w:tc>
      </w:tr>
    </w:tbl>
    <w:p w14:paraId="76EE00DE" w14:textId="77777777" w:rsidR="2229AB24" w:rsidRDefault="2229AB24" w:rsidP="2229AB24">
      <w:pPr>
        <w:rPr>
          <w:rFonts w:ascii="Aptos" w:eastAsia="Aptos" w:hAnsi="Aptos" w:cs="Aptos"/>
          <w:color w:val="000000" w:themeColor="text1"/>
        </w:rPr>
      </w:pPr>
    </w:p>
    <w:p w14:paraId="23A441B5" w14:textId="77777777" w:rsidR="41A66100" w:rsidRDefault="41A66100" w:rsidP="2229AB24">
      <w:pPr>
        <w:rPr>
          <w:rFonts w:ascii="Aptos" w:eastAsia="Aptos" w:hAnsi="Aptos" w:cs="Aptos"/>
          <w:color w:val="000000" w:themeColor="text1"/>
        </w:rPr>
      </w:pPr>
      <w:r>
        <w:t>8.1.2. When is notification, registration, and/or authorization required?</w:t>
      </w:r>
    </w:p>
    <w:p w14:paraId="6F79765F" w14:textId="77777777" w:rsidR="2229AB24" w:rsidRDefault="2229AB24" w:rsidP="2229AB24">
      <w:pPr>
        <w:rPr>
          <w:rFonts w:ascii="Aptos" w:eastAsia="Aptos" w:hAnsi="Aptos" w:cs="Aptos"/>
          <w:color w:val="000000" w:themeColor="text1"/>
        </w:rPr>
      </w:pPr>
    </w:p>
    <w:tbl>
      <w:tblPr>
        <w:tblW w:w="0" w:type="auto"/>
        <w:tblBorders>
          <w:top w:val="single" w:sz="6" w:space="0" w:color="auto"/>
          <w:left w:val="single" w:sz="6" w:space="0" w:color="auto"/>
          <w:bottom w:val="single" w:sz="6" w:space="0" w:color="auto"/>
          <w:right w:val="single" w:sz="6" w:space="0" w:color="auto"/>
        </w:tblBorders>
        <w:tblLayout w:type="fixed"/>
        <w:tblLook w:val="04A0" w:firstRow="1" w:lastRow="0" w:firstColumn="1" w:lastColumn="0" w:noHBand="0" w:noVBand="1"/>
      </w:tblPr>
      <w:tblGrid>
        <w:gridCol w:w="4500"/>
        <w:gridCol w:w="4500"/>
      </w:tblGrid>
      <w:tr w:rsidR="2229AB24" w14:paraId="364D3561" w14:textId="77777777" w:rsidTr="2229AB24">
        <w:trPr>
          <w:trHeight w:val="300"/>
        </w:trPr>
        <w:tc>
          <w:tcPr>
            <w:tcW w:w="4500" w:type="dxa"/>
            <w:tcBorders>
              <w:top w:val="single" w:sz="6" w:space="0" w:color="auto"/>
              <w:left w:val="single" w:sz="6" w:space="0" w:color="auto"/>
              <w:bottom w:val="single" w:sz="6" w:space="0" w:color="auto"/>
              <w:right w:val="single" w:sz="6" w:space="0" w:color="auto"/>
            </w:tcBorders>
          </w:tcPr>
          <w:p w14:paraId="21BF0E81" w14:textId="77777777" w:rsidR="2229AB24" w:rsidRDefault="2229AB24" w:rsidP="2229AB24">
            <w:pPr>
              <w:rPr>
                <w:rFonts w:ascii="Aptos" w:eastAsia="Aptos" w:hAnsi="Aptos" w:cs="Aptos"/>
              </w:rPr>
            </w:pPr>
            <w:r>
              <w:t>Response </w:t>
            </w:r>
          </w:p>
        </w:tc>
        <w:tc>
          <w:tcPr>
            <w:tcW w:w="4500" w:type="dxa"/>
            <w:tcBorders>
              <w:top w:val="single" w:sz="6" w:space="0" w:color="auto"/>
              <w:left w:val="single" w:sz="6" w:space="0" w:color="auto"/>
              <w:bottom w:val="single" w:sz="6" w:space="0" w:color="auto"/>
              <w:right w:val="single" w:sz="6" w:space="0" w:color="auto"/>
            </w:tcBorders>
          </w:tcPr>
          <w:p w14:paraId="399C253C" w14:textId="042E835D" w:rsidR="2229AB24" w:rsidRDefault="2229AB24" w:rsidP="2229AB24">
            <w:pPr>
              <w:rPr>
                <w:rFonts w:ascii="Aptos" w:eastAsia="Aptos" w:hAnsi="Aptos" w:cs="Aptos"/>
              </w:rPr>
            </w:pPr>
            <w:r>
              <w:t>Not applicable</w:t>
            </w:r>
            <w:r w:rsidR="0008156E">
              <w:t>.</w:t>
            </w:r>
          </w:p>
        </w:tc>
      </w:tr>
      <w:tr w:rsidR="2229AB24" w14:paraId="792B7AAB" w14:textId="77777777" w:rsidTr="2229AB24">
        <w:trPr>
          <w:trHeight w:val="300"/>
        </w:trPr>
        <w:tc>
          <w:tcPr>
            <w:tcW w:w="4500" w:type="dxa"/>
            <w:tcBorders>
              <w:top w:val="single" w:sz="6" w:space="0" w:color="auto"/>
              <w:left w:val="single" w:sz="6" w:space="0" w:color="auto"/>
              <w:bottom w:val="single" w:sz="6" w:space="0" w:color="auto"/>
              <w:right w:val="single" w:sz="6" w:space="0" w:color="auto"/>
            </w:tcBorders>
          </w:tcPr>
          <w:p w14:paraId="4B05A820" w14:textId="77777777" w:rsidR="2229AB24" w:rsidRDefault="2229AB24" w:rsidP="2229AB24">
            <w:pPr>
              <w:rPr>
                <w:rFonts w:ascii="Aptos" w:eastAsia="Aptos" w:hAnsi="Aptos" w:cs="Aptos"/>
              </w:rPr>
            </w:pPr>
            <w:r>
              <w:t>Citation </w:t>
            </w:r>
          </w:p>
        </w:tc>
        <w:tc>
          <w:tcPr>
            <w:tcW w:w="4500" w:type="dxa"/>
            <w:tcBorders>
              <w:top w:val="single" w:sz="6" w:space="0" w:color="auto"/>
              <w:left w:val="single" w:sz="6" w:space="0" w:color="auto"/>
              <w:bottom w:val="single" w:sz="6" w:space="0" w:color="auto"/>
              <w:right w:val="single" w:sz="6" w:space="0" w:color="auto"/>
            </w:tcBorders>
          </w:tcPr>
          <w:p w14:paraId="330F9DF4" w14:textId="07723612" w:rsidR="2229AB24" w:rsidRDefault="2229AB24" w:rsidP="2229AB24">
            <w:pPr>
              <w:rPr>
                <w:rFonts w:ascii="Aptos" w:eastAsia="Aptos" w:hAnsi="Aptos" w:cs="Aptos"/>
              </w:rPr>
            </w:pPr>
            <w:r>
              <w:t>Not applicable</w:t>
            </w:r>
            <w:r w:rsidR="0008156E">
              <w:t>.</w:t>
            </w:r>
          </w:p>
        </w:tc>
      </w:tr>
      <w:tr w:rsidR="2229AB24" w14:paraId="55436835" w14:textId="77777777" w:rsidTr="2229AB24">
        <w:trPr>
          <w:trHeight w:val="300"/>
        </w:trPr>
        <w:tc>
          <w:tcPr>
            <w:tcW w:w="4500" w:type="dxa"/>
            <w:tcBorders>
              <w:top w:val="single" w:sz="6" w:space="0" w:color="auto"/>
              <w:left w:val="single" w:sz="6" w:space="0" w:color="auto"/>
              <w:bottom w:val="single" w:sz="6" w:space="0" w:color="auto"/>
              <w:right w:val="single" w:sz="6" w:space="0" w:color="auto"/>
            </w:tcBorders>
          </w:tcPr>
          <w:p w14:paraId="140DFAF1" w14:textId="77777777" w:rsidR="2229AB24" w:rsidRDefault="2229AB24" w:rsidP="2229AB24">
            <w:pPr>
              <w:rPr>
                <w:rFonts w:ascii="Aptos" w:eastAsia="Aptos" w:hAnsi="Aptos" w:cs="Aptos"/>
              </w:rPr>
            </w:pPr>
            <w:r>
              <w:t xml:space="preserve">Applicable persona </w:t>
            </w:r>
          </w:p>
        </w:tc>
        <w:tc>
          <w:tcPr>
            <w:tcW w:w="4500" w:type="dxa"/>
            <w:tcBorders>
              <w:top w:val="single" w:sz="6" w:space="0" w:color="auto"/>
              <w:left w:val="single" w:sz="6" w:space="0" w:color="auto"/>
              <w:bottom w:val="single" w:sz="6" w:space="0" w:color="auto"/>
              <w:right w:val="single" w:sz="6" w:space="0" w:color="auto"/>
            </w:tcBorders>
          </w:tcPr>
          <w:p w14:paraId="7760BD19" w14:textId="4390F541" w:rsidR="2229AB24" w:rsidRDefault="00D75CF3" w:rsidP="2229AB24">
            <w:pPr>
              <w:rPr>
                <w:rFonts w:ascii="Aptos" w:eastAsia="Aptos" w:hAnsi="Aptos" w:cs="Aptos"/>
              </w:rPr>
            </w:pPr>
            <w:r>
              <w:t>Not applicable</w:t>
            </w:r>
            <w:r w:rsidR="0008156E">
              <w:t>.</w:t>
            </w:r>
          </w:p>
        </w:tc>
      </w:tr>
    </w:tbl>
    <w:p w14:paraId="1601AA79" w14:textId="77777777" w:rsidR="2229AB24" w:rsidRDefault="2229AB24" w:rsidP="2229AB24">
      <w:pPr>
        <w:rPr>
          <w:rFonts w:ascii="Aptos" w:eastAsia="Aptos" w:hAnsi="Aptos" w:cs="Aptos"/>
          <w:color w:val="000000" w:themeColor="text1"/>
        </w:rPr>
      </w:pPr>
    </w:p>
    <w:p w14:paraId="58F5A90A" w14:textId="77777777" w:rsidR="41A66100" w:rsidRDefault="41A66100" w:rsidP="2229AB24">
      <w:pPr>
        <w:rPr>
          <w:rFonts w:ascii="Aptos" w:eastAsia="Aptos" w:hAnsi="Aptos" w:cs="Aptos"/>
          <w:color w:val="000000" w:themeColor="text1"/>
        </w:rPr>
      </w:pPr>
      <w:r>
        <w:t>8.1.3. What information must be included in the application?</w:t>
      </w:r>
    </w:p>
    <w:p w14:paraId="6362D09A" w14:textId="77777777" w:rsidR="2229AB24" w:rsidRDefault="2229AB24" w:rsidP="2229AB24">
      <w:pPr>
        <w:rPr>
          <w:rFonts w:ascii="Aptos" w:eastAsia="Aptos" w:hAnsi="Aptos" w:cs="Aptos"/>
          <w:color w:val="000000" w:themeColor="text1"/>
        </w:rPr>
      </w:pPr>
    </w:p>
    <w:tbl>
      <w:tblPr>
        <w:tblW w:w="0" w:type="auto"/>
        <w:tblBorders>
          <w:top w:val="single" w:sz="6" w:space="0" w:color="auto"/>
          <w:left w:val="single" w:sz="6" w:space="0" w:color="auto"/>
          <w:bottom w:val="single" w:sz="6" w:space="0" w:color="auto"/>
          <w:right w:val="single" w:sz="6" w:space="0" w:color="auto"/>
        </w:tblBorders>
        <w:tblLayout w:type="fixed"/>
        <w:tblLook w:val="04A0" w:firstRow="1" w:lastRow="0" w:firstColumn="1" w:lastColumn="0" w:noHBand="0" w:noVBand="1"/>
      </w:tblPr>
      <w:tblGrid>
        <w:gridCol w:w="4500"/>
        <w:gridCol w:w="4500"/>
      </w:tblGrid>
      <w:tr w:rsidR="2229AB24" w14:paraId="33C84D09" w14:textId="77777777" w:rsidTr="2229AB24">
        <w:trPr>
          <w:trHeight w:val="300"/>
        </w:trPr>
        <w:tc>
          <w:tcPr>
            <w:tcW w:w="4500" w:type="dxa"/>
            <w:tcBorders>
              <w:top w:val="single" w:sz="6" w:space="0" w:color="auto"/>
              <w:left w:val="single" w:sz="6" w:space="0" w:color="auto"/>
              <w:bottom w:val="single" w:sz="6" w:space="0" w:color="auto"/>
              <w:right w:val="single" w:sz="6" w:space="0" w:color="auto"/>
            </w:tcBorders>
          </w:tcPr>
          <w:p w14:paraId="60E99A55" w14:textId="77777777" w:rsidR="2229AB24" w:rsidRDefault="2229AB24" w:rsidP="2229AB24">
            <w:pPr>
              <w:rPr>
                <w:rFonts w:ascii="Aptos" w:eastAsia="Aptos" w:hAnsi="Aptos" w:cs="Aptos"/>
              </w:rPr>
            </w:pPr>
            <w:r>
              <w:t>Response </w:t>
            </w:r>
          </w:p>
        </w:tc>
        <w:tc>
          <w:tcPr>
            <w:tcW w:w="4500" w:type="dxa"/>
            <w:tcBorders>
              <w:top w:val="single" w:sz="6" w:space="0" w:color="auto"/>
              <w:left w:val="single" w:sz="6" w:space="0" w:color="auto"/>
              <w:bottom w:val="single" w:sz="6" w:space="0" w:color="auto"/>
              <w:right w:val="single" w:sz="6" w:space="0" w:color="auto"/>
            </w:tcBorders>
          </w:tcPr>
          <w:p w14:paraId="7CD2886A" w14:textId="58E279DF" w:rsidR="2229AB24" w:rsidRDefault="2229AB24" w:rsidP="2229AB24">
            <w:pPr>
              <w:rPr>
                <w:rFonts w:ascii="Aptos" w:eastAsia="Aptos" w:hAnsi="Aptos" w:cs="Aptos"/>
              </w:rPr>
            </w:pPr>
            <w:r>
              <w:t>Not applicable</w:t>
            </w:r>
            <w:r w:rsidR="0008156E">
              <w:t>.</w:t>
            </w:r>
          </w:p>
        </w:tc>
      </w:tr>
      <w:tr w:rsidR="2229AB24" w14:paraId="32416B39" w14:textId="77777777" w:rsidTr="2229AB24">
        <w:trPr>
          <w:trHeight w:val="300"/>
        </w:trPr>
        <w:tc>
          <w:tcPr>
            <w:tcW w:w="4500" w:type="dxa"/>
            <w:tcBorders>
              <w:top w:val="single" w:sz="6" w:space="0" w:color="auto"/>
              <w:left w:val="single" w:sz="6" w:space="0" w:color="auto"/>
              <w:bottom w:val="single" w:sz="6" w:space="0" w:color="auto"/>
              <w:right w:val="single" w:sz="6" w:space="0" w:color="auto"/>
            </w:tcBorders>
          </w:tcPr>
          <w:p w14:paraId="264015EF" w14:textId="77777777" w:rsidR="2229AB24" w:rsidRDefault="2229AB24" w:rsidP="2229AB24">
            <w:pPr>
              <w:rPr>
                <w:rFonts w:ascii="Aptos" w:eastAsia="Aptos" w:hAnsi="Aptos" w:cs="Aptos"/>
              </w:rPr>
            </w:pPr>
            <w:r>
              <w:t>Citation </w:t>
            </w:r>
          </w:p>
        </w:tc>
        <w:tc>
          <w:tcPr>
            <w:tcW w:w="4500" w:type="dxa"/>
            <w:tcBorders>
              <w:top w:val="single" w:sz="6" w:space="0" w:color="auto"/>
              <w:left w:val="single" w:sz="6" w:space="0" w:color="auto"/>
              <w:bottom w:val="single" w:sz="6" w:space="0" w:color="auto"/>
              <w:right w:val="single" w:sz="6" w:space="0" w:color="auto"/>
            </w:tcBorders>
          </w:tcPr>
          <w:p w14:paraId="03962621" w14:textId="40EFCC7C" w:rsidR="2229AB24" w:rsidRDefault="2229AB24" w:rsidP="2229AB24">
            <w:pPr>
              <w:rPr>
                <w:rFonts w:ascii="Aptos" w:eastAsia="Aptos" w:hAnsi="Aptos" w:cs="Aptos"/>
              </w:rPr>
            </w:pPr>
            <w:r>
              <w:t>Not applicable</w:t>
            </w:r>
            <w:r w:rsidR="0008156E">
              <w:t>.</w:t>
            </w:r>
          </w:p>
        </w:tc>
      </w:tr>
      <w:tr w:rsidR="2229AB24" w14:paraId="47F3FE9F" w14:textId="77777777" w:rsidTr="2229AB24">
        <w:trPr>
          <w:trHeight w:val="300"/>
        </w:trPr>
        <w:tc>
          <w:tcPr>
            <w:tcW w:w="4500" w:type="dxa"/>
            <w:tcBorders>
              <w:top w:val="single" w:sz="6" w:space="0" w:color="auto"/>
              <w:left w:val="single" w:sz="6" w:space="0" w:color="auto"/>
              <w:bottom w:val="single" w:sz="6" w:space="0" w:color="auto"/>
              <w:right w:val="single" w:sz="6" w:space="0" w:color="auto"/>
            </w:tcBorders>
          </w:tcPr>
          <w:p w14:paraId="12BB3C22" w14:textId="77777777" w:rsidR="2229AB24" w:rsidRDefault="2229AB24" w:rsidP="2229AB24">
            <w:pPr>
              <w:rPr>
                <w:rFonts w:ascii="Aptos" w:eastAsia="Aptos" w:hAnsi="Aptos" w:cs="Aptos"/>
              </w:rPr>
            </w:pPr>
            <w:r>
              <w:t xml:space="preserve">Applicable persona </w:t>
            </w:r>
          </w:p>
        </w:tc>
        <w:tc>
          <w:tcPr>
            <w:tcW w:w="4500" w:type="dxa"/>
            <w:tcBorders>
              <w:top w:val="single" w:sz="6" w:space="0" w:color="auto"/>
              <w:left w:val="single" w:sz="6" w:space="0" w:color="auto"/>
              <w:bottom w:val="single" w:sz="6" w:space="0" w:color="auto"/>
              <w:right w:val="single" w:sz="6" w:space="0" w:color="auto"/>
            </w:tcBorders>
          </w:tcPr>
          <w:p w14:paraId="33FE9056" w14:textId="4A8484AB" w:rsidR="2229AB24" w:rsidRDefault="00D75CF3" w:rsidP="2229AB24">
            <w:pPr>
              <w:rPr>
                <w:rFonts w:ascii="Aptos" w:eastAsia="Aptos" w:hAnsi="Aptos" w:cs="Aptos"/>
              </w:rPr>
            </w:pPr>
            <w:r>
              <w:t>Not applicable</w:t>
            </w:r>
            <w:r w:rsidR="0008156E">
              <w:t>.</w:t>
            </w:r>
          </w:p>
        </w:tc>
      </w:tr>
    </w:tbl>
    <w:p w14:paraId="767BE942" w14:textId="77777777" w:rsidR="2229AB24" w:rsidRDefault="2229AB24" w:rsidP="2229AB24">
      <w:pPr>
        <w:rPr>
          <w:rFonts w:ascii="Aptos" w:eastAsia="Aptos" w:hAnsi="Aptos" w:cs="Aptos"/>
          <w:color w:val="000000" w:themeColor="text1"/>
        </w:rPr>
      </w:pPr>
    </w:p>
    <w:p w14:paraId="0AB07E78" w14:textId="77777777" w:rsidR="41A66100" w:rsidRDefault="41A66100" w:rsidP="2229AB24">
      <w:pPr>
        <w:rPr>
          <w:rFonts w:ascii="Aptos" w:eastAsia="Aptos" w:hAnsi="Aptos" w:cs="Aptos"/>
          <w:color w:val="000000" w:themeColor="text1"/>
        </w:rPr>
      </w:pPr>
      <w:r>
        <w:t>8.1.4. Is the notification, registration, and authorization subject to the payment of a fee? (If yes, please list the applicable fee)</w:t>
      </w:r>
    </w:p>
    <w:p w14:paraId="2FF06DE1" w14:textId="77777777" w:rsidR="2229AB24" w:rsidRDefault="2229AB24" w:rsidP="2229AB24">
      <w:pPr>
        <w:rPr>
          <w:rFonts w:ascii="Aptos" w:eastAsia="Aptos" w:hAnsi="Aptos" w:cs="Aptos"/>
          <w:color w:val="000000" w:themeColor="text1"/>
        </w:rPr>
      </w:pPr>
    </w:p>
    <w:tbl>
      <w:tblPr>
        <w:tblW w:w="0" w:type="auto"/>
        <w:tblBorders>
          <w:top w:val="single" w:sz="6" w:space="0" w:color="auto"/>
          <w:left w:val="single" w:sz="6" w:space="0" w:color="auto"/>
          <w:bottom w:val="single" w:sz="6" w:space="0" w:color="auto"/>
          <w:right w:val="single" w:sz="6" w:space="0" w:color="auto"/>
        </w:tblBorders>
        <w:tblLayout w:type="fixed"/>
        <w:tblLook w:val="04A0" w:firstRow="1" w:lastRow="0" w:firstColumn="1" w:lastColumn="0" w:noHBand="0" w:noVBand="1"/>
      </w:tblPr>
      <w:tblGrid>
        <w:gridCol w:w="4500"/>
        <w:gridCol w:w="4500"/>
      </w:tblGrid>
      <w:tr w:rsidR="2229AB24" w14:paraId="3A8D817D" w14:textId="77777777" w:rsidTr="2229AB24">
        <w:trPr>
          <w:trHeight w:val="300"/>
        </w:trPr>
        <w:tc>
          <w:tcPr>
            <w:tcW w:w="4500" w:type="dxa"/>
            <w:tcBorders>
              <w:top w:val="single" w:sz="6" w:space="0" w:color="auto"/>
              <w:left w:val="single" w:sz="6" w:space="0" w:color="auto"/>
              <w:bottom w:val="single" w:sz="6" w:space="0" w:color="auto"/>
              <w:right w:val="single" w:sz="6" w:space="0" w:color="auto"/>
            </w:tcBorders>
          </w:tcPr>
          <w:p w14:paraId="35B411A1" w14:textId="77777777" w:rsidR="2229AB24" w:rsidRDefault="2229AB24" w:rsidP="2229AB24">
            <w:pPr>
              <w:rPr>
                <w:rFonts w:ascii="Aptos" w:eastAsia="Aptos" w:hAnsi="Aptos" w:cs="Aptos"/>
              </w:rPr>
            </w:pPr>
            <w:r>
              <w:t>Response </w:t>
            </w:r>
          </w:p>
        </w:tc>
        <w:tc>
          <w:tcPr>
            <w:tcW w:w="4500" w:type="dxa"/>
            <w:tcBorders>
              <w:top w:val="single" w:sz="6" w:space="0" w:color="auto"/>
              <w:left w:val="single" w:sz="6" w:space="0" w:color="auto"/>
              <w:bottom w:val="single" w:sz="6" w:space="0" w:color="auto"/>
              <w:right w:val="single" w:sz="6" w:space="0" w:color="auto"/>
            </w:tcBorders>
          </w:tcPr>
          <w:p w14:paraId="58150C80" w14:textId="1CC889D6" w:rsidR="2229AB24" w:rsidRDefault="2229AB24" w:rsidP="2229AB24">
            <w:pPr>
              <w:rPr>
                <w:rFonts w:ascii="Aptos" w:eastAsia="Aptos" w:hAnsi="Aptos" w:cs="Aptos"/>
              </w:rPr>
            </w:pPr>
            <w:r>
              <w:t>Not applicable</w:t>
            </w:r>
            <w:r w:rsidR="0008156E">
              <w:t>.</w:t>
            </w:r>
          </w:p>
        </w:tc>
      </w:tr>
      <w:tr w:rsidR="2229AB24" w14:paraId="3BFF082D" w14:textId="77777777" w:rsidTr="2229AB24">
        <w:trPr>
          <w:trHeight w:val="300"/>
        </w:trPr>
        <w:tc>
          <w:tcPr>
            <w:tcW w:w="4500" w:type="dxa"/>
            <w:tcBorders>
              <w:top w:val="single" w:sz="6" w:space="0" w:color="auto"/>
              <w:left w:val="single" w:sz="6" w:space="0" w:color="auto"/>
              <w:bottom w:val="single" w:sz="6" w:space="0" w:color="auto"/>
              <w:right w:val="single" w:sz="6" w:space="0" w:color="auto"/>
            </w:tcBorders>
          </w:tcPr>
          <w:p w14:paraId="61AD5CF8" w14:textId="77777777" w:rsidR="2229AB24" w:rsidRDefault="2229AB24" w:rsidP="2229AB24">
            <w:pPr>
              <w:rPr>
                <w:rFonts w:ascii="Aptos" w:eastAsia="Aptos" w:hAnsi="Aptos" w:cs="Aptos"/>
              </w:rPr>
            </w:pPr>
            <w:r>
              <w:t>Citation </w:t>
            </w:r>
          </w:p>
        </w:tc>
        <w:tc>
          <w:tcPr>
            <w:tcW w:w="4500" w:type="dxa"/>
            <w:tcBorders>
              <w:top w:val="single" w:sz="6" w:space="0" w:color="auto"/>
              <w:left w:val="single" w:sz="6" w:space="0" w:color="auto"/>
              <w:bottom w:val="single" w:sz="6" w:space="0" w:color="auto"/>
              <w:right w:val="single" w:sz="6" w:space="0" w:color="auto"/>
            </w:tcBorders>
          </w:tcPr>
          <w:p w14:paraId="52D477A6" w14:textId="545CA9FD" w:rsidR="2229AB24" w:rsidRDefault="2229AB24" w:rsidP="2229AB24">
            <w:pPr>
              <w:rPr>
                <w:rFonts w:ascii="Aptos" w:eastAsia="Aptos" w:hAnsi="Aptos" w:cs="Aptos"/>
              </w:rPr>
            </w:pPr>
            <w:r>
              <w:t>Not applicable</w:t>
            </w:r>
            <w:r w:rsidR="0008156E">
              <w:t>.</w:t>
            </w:r>
          </w:p>
        </w:tc>
      </w:tr>
      <w:tr w:rsidR="2229AB24" w14:paraId="40E380D3" w14:textId="77777777" w:rsidTr="2229AB24">
        <w:trPr>
          <w:trHeight w:val="300"/>
        </w:trPr>
        <w:tc>
          <w:tcPr>
            <w:tcW w:w="4500" w:type="dxa"/>
            <w:tcBorders>
              <w:top w:val="single" w:sz="6" w:space="0" w:color="auto"/>
              <w:left w:val="single" w:sz="6" w:space="0" w:color="auto"/>
              <w:bottom w:val="single" w:sz="6" w:space="0" w:color="auto"/>
              <w:right w:val="single" w:sz="6" w:space="0" w:color="auto"/>
            </w:tcBorders>
          </w:tcPr>
          <w:p w14:paraId="41E97D44" w14:textId="77777777" w:rsidR="2229AB24" w:rsidRDefault="2229AB24" w:rsidP="2229AB24">
            <w:pPr>
              <w:rPr>
                <w:rFonts w:ascii="Aptos" w:eastAsia="Aptos" w:hAnsi="Aptos" w:cs="Aptos"/>
              </w:rPr>
            </w:pPr>
            <w:r>
              <w:t xml:space="preserve">Applicable persona </w:t>
            </w:r>
          </w:p>
        </w:tc>
        <w:tc>
          <w:tcPr>
            <w:tcW w:w="4500" w:type="dxa"/>
            <w:tcBorders>
              <w:top w:val="single" w:sz="6" w:space="0" w:color="auto"/>
              <w:left w:val="single" w:sz="6" w:space="0" w:color="auto"/>
              <w:bottom w:val="single" w:sz="6" w:space="0" w:color="auto"/>
              <w:right w:val="single" w:sz="6" w:space="0" w:color="auto"/>
            </w:tcBorders>
          </w:tcPr>
          <w:p w14:paraId="35776827" w14:textId="01F2212F" w:rsidR="2229AB24" w:rsidRDefault="00D75CF3" w:rsidP="2229AB24">
            <w:pPr>
              <w:rPr>
                <w:rFonts w:ascii="Aptos" w:eastAsia="Aptos" w:hAnsi="Aptos" w:cs="Aptos"/>
              </w:rPr>
            </w:pPr>
            <w:r>
              <w:t>Not applicable</w:t>
            </w:r>
            <w:r w:rsidR="0008156E">
              <w:t>.</w:t>
            </w:r>
          </w:p>
        </w:tc>
      </w:tr>
    </w:tbl>
    <w:p w14:paraId="72D204A1" w14:textId="77777777" w:rsidR="2229AB24" w:rsidRDefault="2229AB24" w:rsidP="2229AB24">
      <w:pPr>
        <w:rPr>
          <w:rFonts w:ascii="Aptos" w:eastAsia="Aptos" w:hAnsi="Aptos" w:cs="Aptos"/>
          <w:color w:val="000000" w:themeColor="text1"/>
        </w:rPr>
      </w:pPr>
    </w:p>
    <w:p w14:paraId="7E08767E" w14:textId="77777777" w:rsidR="2229AB24" w:rsidRDefault="2229AB24" w:rsidP="2229AB24">
      <w:pPr>
        <w:rPr>
          <w:rFonts w:ascii="Aptos" w:eastAsia="Aptos" w:hAnsi="Aptos" w:cs="Aptos"/>
          <w:color w:val="000000" w:themeColor="text1"/>
        </w:rPr>
      </w:pPr>
    </w:p>
    <w:p w14:paraId="25B6B018" w14:textId="77777777" w:rsidR="41A66100" w:rsidRDefault="41A66100" w:rsidP="2229AB24">
      <w:pPr>
        <w:pStyle w:val="ListParagraph"/>
        <w:numPr>
          <w:ilvl w:val="0"/>
          <w:numId w:val="1"/>
        </w:numPr>
        <w:rPr>
          <w:rFonts w:ascii="Aptos" w:eastAsia="Aptos" w:hAnsi="Aptos" w:cs="Aptos"/>
          <w:color w:val="000000" w:themeColor="text1"/>
        </w:rPr>
      </w:pPr>
      <w:r>
        <w:t>Data protection officer and locat representatives</w:t>
      </w:r>
    </w:p>
    <w:p w14:paraId="6C8E46FB" w14:textId="77777777" w:rsidR="2229AB24" w:rsidRDefault="2229AB24" w:rsidP="2229AB24">
      <w:pPr>
        <w:rPr>
          <w:rFonts w:ascii="Aptos" w:eastAsia="Aptos" w:hAnsi="Aptos" w:cs="Aptos"/>
          <w:color w:val="000000" w:themeColor="text1"/>
        </w:rPr>
      </w:pPr>
    </w:p>
    <w:p w14:paraId="29460937" w14:textId="77777777" w:rsidR="41A66100" w:rsidRDefault="41A66100" w:rsidP="2229AB24">
      <w:pPr>
        <w:rPr>
          <w:rFonts w:ascii="Aptos" w:eastAsia="Aptos" w:hAnsi="Aptos" w:cs="Aptos"/>
          <w:color w:val="000000" w:themeColor="text1"/>
        </w:rPr>
      </w:pPr>
      <w:r>
        <w:t xml:space="preserve">9.1. Data protection officer </w:t>
      </w:r>
    </w:p>
    <w:p w14:paraId="7EDC4A89" w14:textId="77777777" w:rsidR="2229AB24" w:rsidRDefault="2229AB24" w:rsidP="2229AB24">
      <w:pPr>
        <w:rPr>
          <w:rFonts w:ascii="Aptos" w:eastAsia="Aptos" w:hAnsi="Aptos" w:cs="Aptos"/>
          <w:color w:val="000000" w:themeColor="text1"/>
        </w:rPr>
      </w:pPr>
    </w:p>
    <w:p w14:paraId="64245584" w14:textId="77777777" w:rsidR="41A66100" w:rsidRDefault="41A66100" w:rsidP="2229AB24">
      <w:pPr>
        <w:rPr>
          <w:rFonts w:ascii="Aptos" w:eastAsia="Aptos" w:hAnsi="Aptos" w:cs="Aptos"/>
          <w:color w:val="000000" w:themeColor="text1"/>
        </w:rPr>
      </w:pPr>
      <w:r>
        <w:t>9.1.1. Is there a requirement to appoint a data protection officer? (Please also note if it is a recommendation)</w:t>
      </w:r>
    </w:p>
    <w:p w14:paraId="60F18A95" w14:textId="77777777" w:rsidR="2229AB24" w:rsidRDefault="2229AB24" w:rsidP="2229AB24">
      <w:pPr>
        <w:rPr>
          <w:rFonts w:ascii="Aptos" w:eastAsia="Aptos" w:hAnsi="Aptos" w:cs="Aptos"/>
          <w:color w:val="000000" w:themeColor="text1"/>
        </w:rPr>
      </w:pPr>
    </w:p>
    <w:tbl>
      <w:tblPr>
        <w:tblW w:w="0" w:type="auto"/>
        <w:tblBorders>
          <w:top w:val="single" w:sz="6" w:space="0" w:color="auto"/>
          <w:left w:val="single" w:sz="6" w:space="0" w:color="auto"/>
          <w:bottom w:val="single" w:sz="6" w:space="0" w:color="auto"/>
          <w:right w:val="single" w:sz="6" w:space="0" w:color="auto"/>
        </w:tblBorders>
        <w:tblLayout w:type="fixed"/>
        <w:tblLook w:val="04A0" w:firstRow="1" w:lastRow="0" w:firstColumn="1" w:lastColumn="0" w:noHBand="0" w:noVBand="1"/>
      </w:tblPr>
      <w:tblGrid>
        <w:gridCol w:w="4500"/>
        <w:gridCol w:w="4500"/>
      </w:tblGrid>
      <w:tr w:rsidR="2229AB24" w14:paraId="1164F6A8" w14:textId="77777777" w:rsidTr="2229AB24">
        <w:trPr>
          <w:trHeight w:val="300"/>
        </w:trPr>
        <w:tc>
          <w:tcPr>
            <w:tcW w:w="4500" w:type="dxa"/>
            <w:tcBorders>
              <w:top w:val="single" w:sz="6" w:space="0" w:color="auto"/>
              <w:left w:val="single" w:sz="6" w:space="0" w:color="auto"/>
              <w:bottom w:val="single" w:sz="6" w:space="0" w:color="auto"/>
              <w:right w:val="single" w:sz="6" w:space="0" w:color="auto"/>
            </w:tcBorders>
          </w:tcPr>
          <w:p w14:paraId="2D5E69F8" w14:textId="77777777" w:rsidR="2229AB24" w:rsidRDefault="2229AB24" w:rsidP="2229AB24">
            <w:pPr>
              <w:rPr>
                <w:rFonts w:ascii="Aptos" w:eastAsia="Aptos" w:hAnsi="Aptos" w:cs="Aptos"/>
              </w:rPr>
            </w:pPr>
            <w:r>
              <w:t>Response </w:t>
            </w:r>
          </w:p>
        </w:tc>
        <w:tc>
          <w:tcPr>
            <w:tcW w:w="4500" w:type="dxa"/>
            <w:tcBorders>
              <w:top w:val="single" w:sz="6" w:space="0" w:color="auto"/>
              <w:left w:val="single" w:sz="6" w:space="0" w:color="auto"/>
              <w:bottom w:val="single" w:sz="6" w:space="0" w:color="auto"/>
              <w:right w:val="single" w:sz="6" w:space="0" w:color="auto"/>
            </w:tcBorders>
          </w:tcPr>
          <w:p w14:paraId="1A1421E4" w14:textId="10846E7D" w:rsidR="2229AB24" w:rsidRDefault="2229AB24" w:rsidP="2229AB24">
            <w:pPr>
              <w:rPr>
                <w:rFonts w:ascii="Aptos" w:eastAsia="Aptos" w:hAnsi="Aptos" w:cs="Aptos"/>
              </w:rPr>
            </w:pPr>
            <w:r>
              <w:t>No</w:t>
            </w:r>
            <w:r w:rsidR="0008156E">
              <w:t>.</w:t>
            </w:r>
          </w:p>
        </w:tc>
      </w:tr>
      <w:tr w:rsidR="2229AB24" w14:paraId="1592CE23" w14:textId="77777777" w:rsidTr="2229AB24">
        <w:trPr>
          <w:trHeight w:val="300"/>
        </w:trPr>
        <w:tc>
          <w:tcPr>
            <w:tcW w:w="4500" w:type="dxa"/>
            <w:tcBorders>
              <w:top w:val="single" w:sz="6" w:space="0" w:color="auto"/>
              <w:left w:val="single" w:sz="6" w:space="0" w:color="auto"/>
              <w:bottom w:val="single" w:sz="6" w:space="0" w:color="auto"/>
              <w:right w:val="single" w:sz="6" w:space="0" w:color="auto"/>
            </w:tcBorders>
          </w:tcPr>
          <w:p w14:paraId="695741CD" w14:textId="77777777" w:rsidR="2229AB24" w:rsidRDefault="2229AB24" w:rsidP="2229AB24">
            <w:pPr>
              <w:rPr>
                <w:rFonts w:ascii="Aptos" w:eastAsia="Aptos" w:hAnsi="Aptos" w:cs="Aptos"/>
              </w:rPr>
            </w:pPr>
            <w:r>
              <w:t>Citation </w:t>
            </w:r>
          </w:p>
        </w:tc>
        <w:tc>
          <w:tcPr>
            <w:tcW w:w="4500" w:type="dxa"/>
            <w:tcBorders>
              <w:top w:val="single" w:sz="6" w:space="0" w:color="auto"/>
              <w:left w:val="single" w:sz="6" w:space="0" w:color="auto"/>
              <w:bottom w:val="single" w:sz="6" w:space="0" w:color="auto"/>
              <w:right w:val="single" w:sz="6" w:space="0" w:color="auto"/>
            </w:tcBorders>
          </w:tcPr>
          <w:p w14:paraId="53844D35" w14:textId="438F5E38" w:rsidR="2229AB24" w:rsidRDefault="00D75CF3" w:rsidP="2229AB24">
            <w:pPr>
              <w:rPr>
                <w:rFonts w:ascii="Aptos" w:eastAsia="Aptos" w:hAnsi="Aptos" w:cs="Aptos"/>
              </w:rPr>
            </w:pPr>
            <w:r>
              <w:t>Not applicable</w:t>
            </w:r>
            <w:r w:rsidR="0008156E">
              <w:t>.</w:t>
            </w:r>
            <w:r>
              <w:t xml:space="preserve"> </w:t>
            </w:r>
          </w:p>
        </w:tc>
      </w:tr>
      <w:tr w:rsidR="2229AB24" w14:paraId="64F7CB3D" w14:textId="77777777" w:rsidTr="2229AB24">
        <w:trPr>
          <w:trHeight w:val="300"/>
        </w:trPr>
        <w:tc>
          <w:tcPr>
            <w:tcW w:w="4500" w:type="dxa"/>
            <w:tcBorders>
              <w:top w:val="single" w:sz="6" w:space="0" w:color="auto"/>
              <w:left w:val="single" w:sz="6" w:space="0" w:color="auto"/>
              <w:bottom w:val="single" w:sz="6" w:space="0" w:color="auto"/>
              <w:right w:val="single" w:sz="6" w:space="0" w:color="auto"/>
            </w:tcBorders>
          </w:tcPr>
          <w:p w14:paraId="3BFACD10" w14:textId="77777777" w:rsidR="2229AB24" w:rsidRDefault="2229AB24" w:rsidP="2229AB24">
            <w:pPr>
              <w:rPr>
                <w:rFonts w:ascii="Aptos" w:eastAsia="Aptos" w:hAnsi="Aptos" w:cs="Aptos"/>
              </w:rPr>
            </w:pPr>
            <w:r>
              <w:t xml:space="preserve">Applicable persona </w:t>
            </w:r>
          </w:p>
        </w:tc>
        <w:tc>
          <w:tcPr>
            <w:tcW w:w="4500" w:type="dxa"/>
            <w:tcBorders>
              <w:top w:val="single" w:sz="6" w:space="0" w:color="auto"/>
              <w:left w:val="single" w:sz="6" w:space="0" w:color="auto"/>
              <w:bottom w:val="single" w:sz="6" w:space="0" w:color="auto"/>
              <w:right w:val="single" w:sz="6" w:space="0" w:color="auto"/>
            </w:tcBorders>
          </w:tcPr>
          <w:p w14:paraId="1F99A912" w14:textId="6E1E55A5" w:rsidR="2229AB24" w:rsidRDefault="00D75CF3" w:rsidP="2229AB24">
            <w:pPr>
              <w:rPr>
                <w:rFonts w:ascii="Aptos" w:eastAsia="Aptos" w:hAnsi="Aptos" w:cs="Aptos"/>
              </w:rPr>
            </w:pPr>
            <w:r>
              <w:t>Not applicable</w:t>
            </w:r>
            <w:r w:rsidR="0008156E">
              <w:t>.</w:t>
            </w:r>
          </w:p>
        </w:tc>
      </w:tr>
    </w:tbl>
    <w:p w14:paraId="113CC9BD" w14:textId="77777777" w:rsidR="2229AB24" w:rsidRDefault="2229AB24" w:rsidP="2229AB24">
      <w:pPr>
        <w:rPr>
          <w:rFonts w:ascii="Aptos" w:eastAsia="Aptos" w:hAnsi="Aptos" w:cs="Aptos"/>
          <w:color w:val="000000" w:themeColor="text1"/>
        </w:rPr>
      </w:pPr>
    </w:p>
    <w:p w14:paraId="641424AF" w14:textId="77777777" w:rsidR="41A66100" w:rsidRDefault="41A66100" w:rsidP="2229AB24">
      <w:pPr>
        <w:rPr>
          <w:rFonts w:ascii="Aptos" w:eastAsia="Aptos" w:hAnsi="Aptos" w:cs="Aptos"/>
          <w:color w:val="000000" w:themeColor="text1"/>
        </w:rPr>
      </w:pPr>
      <w:r>
        <w:t>9.1.2. Under which circumstances must a data protection officer be appointed?</w:t>
      </w:r>
    </w:p>
    <w:p w14:paraId="73D04349" w14:textId="77777777" w:rsidR="2229AB24" w:rsidRDefault="2229AB24" w:rsidP="2229AB24">
      <w:pPr>
        <w:rPr>
          <w:rFonts w:ascii="Aptos" w:eastAsia="Aptos" w:hAnsi="Aptos" w:cs="Aptos"/>
          <w:color w:val="000000" w:themeColor="text1"/>
        </w:rPr>
      </w:pPr>
    </w:p>
    <w:tbl>
      <w:tblPr>
        <w:tblW w:w="0" w:type="auto"/>
        <w:tblBorders>
          <w:top w:val="single" w:sz="6" w:space="0" w:color="auto"/>
          <w:left w:val="single" w:sz="6" w:space="0" w:color="auto"/>
          <w:bottom w:val="single" w:sz="6" w:space="0" w:color="auto"/>
          <w:right w:val="single" w:sz="6" w:space="0" w:color="auto"/>
        </w:tblBorders>
        <w:tblLayout w:type="fixed"/>
        <w:tblLook w:val="04A0" w:firstRow="1" w:lastRow="0" w:firstColumn="1" w:lastColumn="0" w:noHBand="0" w:noVBand="1"/>
      </w:tblPr>
      <w:tblGrid>
        <w:gridCol w:w="4500"/>
        <w:gridCol w:w="4500"/>
      </w:tblGrid>
      <w:tr w:rsidR="2229AB24" w14:paraId="77511BD6" w14:textId="77777777" w:rsidTr="2229AB24">
        <w:trPr>
          <w:trHeight w:val="300"/>
        </w:trPr>
        <w:tc>
          <w:tcPr>
            <w:tcW w:w="4500" w:type="dxa"/>
            <w:tcBorders>
              <w:top w:val="single" w:sz="6" w:space="0" w:color="auto"/>
              <w:left w:val="single" w:sz="6" w:space="0" w:color="auto"/>
              <w:bottom w:val="single" w:sz="6" w:space="0" w:color="auto"/>
              <w:right w:val="single" w:sz="6" w:space="0" w:color="auto"/>
            </w:tcBorders>
          </w:tcPr>
          <w:p w14:paraId="17B22F13" w14:textId="77777777" w:rsidR="2229AB24" w:rsidRDefault="2229AB24" w:rsidP="2229AB24">
            <w:pPr>
              <w:rPr>
                <w:rFonts w:ascii="Aptos" w:eastAsia="Aptos" w:hAnsi="Aptos" w:cs="Aptos"/>
              </w:rPr>
            </w:pPr>
            <w:r>
              <w:t>Response </w:t>
            </w:r>
          </w:p>
        </w:tc>
        <w:tc>
          <w:tcPr>
            <w:tcW w:w="4500" w:type="dxa"/>
            <w:tcBorders>
              <w:top w:val="single" w:sz="6" w:space="0" w:color="auto"/>
              <w:left w:val="single" w:sz="6" w:space="0" w:color="auto"/>
              <w:bottom w:val="single" w:sz="6" w:space="0" w:color="auto"/>
              <w:right w:val="single" w:sz="6" w:space="0" w:color="auto"/>
            </w:tcBorders>
          </w:tcPr>
          <w:p w14:paraId="29C4A094" w14:textId="51417E87" w:rsidR="2229AB24" w:rsidRDefault="00D75CF3" w:rsidP="2229AB24">
            <w:pPr>
              <w:rPr>
                <w:rFonts w:ascii="Aptos" w:eastAsia="Aptos" w:hAnsi="Aptos" w:cs="Aptos"/>
              </w:rPr>
            </w:pPr>
            <w:r>
              <w:t>Not applicable</w:t>
            </w:r>
            <w:r w:rsidR="0008156E">
              <w:t>.</w:t>
            </w:r>
          </w:p>
        </w:tc>
      </w:tr>
      <w:tr w:rsidR="2229AB24" w14:paraId="74AAC9BC" w14:textId="77777777" w:rsidTr="2229AB24">
        <w:trPr>
          <w:trHeight w:val="300"/>
        </w:trPr>
        <w:tc>
          <w:tcPr>
            <w:tcW w:w="4500" w:type="dxa"/>
            <w:tcBorders>
              <w:top w:val="single" w:sz="6" w:space="0" w:color="auto"/>
              <w:left w:val="single" w:sz="6" w:space="0" w:color="auto"/>
              <w:bottom w:val="single" w:sz="6" w:space="0" w:color="auto"/>
              <w:right w:val="single" w:sz="6" w:space="0" w:color="auto"/>
            </w:tcBorders>
          </w:tcPr>
          <w:p w14:paraId="7DA5EB48" w14:textId="77777777" w:rsidR="2229AB24" w:rsidRDefault="2229AB24" w:rsidP="2229AB24">
            <w:pPr>
              <w:rPr>
                <w:rFonts w:ascii="Aptos" w:eastAsia="Aptos" w:hAnsi="Aptos" w:cs="Aptos"/>
              </w:rPr>
            </w:pPr>
            <w:r>
              <w:t>Citation </w:t>
            </w:r>
          </w:p>
        </w:tc>
        <w:tc>
          <w:tcPr>
            <w:tcW w:w="4500" w:type="dxa"/>
            <w:tcBorders>
              <w:top w:val="single" w:sz="6" w:space="0" w:color="auto"/>
              <w:left w:val="single" w:sz="6" w:space="0" w:color="auto"/>
              <w:bottom w:val="single" w:sz="6" w:space="0" w:color="auto"/>
              <w:right w:val="single" w:sz="6" w:space="0" w:color="auto"/>
            </w:tcBorders>
          </w:tcPr>
          <w:p w14:paraId="614023D0" w14:textId="589FEB37" w:rsidR="2229AB24" w:rsidRDefault="2229AB24" w:rsidP="2229AB24">
            <w:pPr>
              <w:rPr>
                <w:rFonts w:ascii="Aptos" w:eastAsia="Aptos" w:hAnsi="Aptos" w:cs="Aptos"/>
              </w:rPr>
            </w:pPr>
            <w:r>
              <w:t>Not applicable</w:t>
            </w:r>
            <w:r w:rsidR="0008156E">
              <w:t>.</w:t>
            </w:r>
          </w:p>
        </w:tc>
      </w:tr>
      <w:tr w:rsidR="2229AB24" w14:paraId="68A825B4" w14:textId="77777777" w:rsidTr="2229AB24">
        <w:trPr>
          <w:trHeight w:val="300"/>
        </w:trPr>
        <w:tc>
          <w:tcPr>
            <w:tcW w:w="4500" w:type="dxa"/>
            <w:tcBorders>
              <w:top w:val="single" w:sz="6" w:space="0" w:color="auto"/>
              <w:left w:val="single" w:sz="6" w:space="0" w:color="auto"/>
              <w:bottom w:val="single" w:sz="6" w:space="0" w:color="auto"/>
              <w:right w:val="single" w:sz="6" w:space="0" w:color="auto"/>
            </w:tcBorders>
          </w:tcPr>
          <w:p w14:paraId="570A3612" w14:textId="77777777" w:rsidR="2229AB24" w:rsidRDefault="2229AB24" w:rsidP="2229AB24">
            <w:pPr>
              <w:rPr>
                <w:rFonts w:ascii="Aptos" w:eastAsia="Aptos" w:hAnsi="Aptos" w:cs="Aptos"/>
              </w:rPr>
            </w:pPr>
            <w:r>
              <w:t xml:space="preserve">Applicable persona </w:t>
            </w:r>
          </w:p>
        </w:tc>
        <w:tc>
          <w:tcPr>
            <w:tcW w:w="4500" w:type="dxa"/>
            <w:tcBorders>
              <w:top w:val="single" w:sz="6" w:space="0" w:color="auto"/>
              <w:left w:val="single" w:sz="6" w:space="0" w:color="auto"/>
              <w:bottom w:val="single" w:sz="6" w:space="0" w:color="auto"/>
              <w:right w:val="single" w:sz="6" w:space="0" w:color="auto"/>
            </w:tcBorders>
          </w:tcPr>
          <w:p w14:paraId="3DC92549" w14:textId="0A0F8595" w:rsidR="2229AB24" w:rsidRDefault="00D75CF3" w:rsidP="2229AB24">
            <w:pPr>
              <w:rPr>
                <w:rFonts w:ascii="Aptos" w:eastAsia="Aptos" w:hAnsi="Aptos" w:cs="Aptos"/>
              </w:rPr>
            </w:pPr>
            <w:r>
              <w:t>Not applicable</w:t>
            </w:r>
            <w:r w:rsidR="0008156E">
              <w:t>.</w:t>
            </w:r>
          </w:p>
        </w:tc>
      </w:tr>
    </w:tbl>
    <w:p w14:paraId="15BB4F79" w14:textId="77777777" w:rsidR="2229AB24" w:rsidRDefault="2229AB24" w:rsidP="2229AB24">
      <w:pPr>
        <w:rPr>
          <w:rFonts w:ascii="Aptos" w:eastAsia="Aptos" w:hAnsi="Aptos" w:cs="Aptos"/>
          <w:color w:val="000000" w:themeColor="text1"/>
        </w:rPr>
      </w:pPr>
    </w:p>
    <w:p w14:paraId="4DE489B5" w14:textId="77777777" w:rsidR="2229AB24" w:rsidRDefault="2229AB24" w:rsidP="2229AB24">
      <w:pPr>
        <w:rPr>
          <w:rFonts w:ascii="Aptos" w:eastAsia="Aptos" w:hAnsi="Aptos" w:cs="Aptos"/>
          <w:color w:val="000000" w:themeColor="text1"/>
        </w:rPr>
      </w:pPr>
    </w:p>
    <w:p w14:paraId="5383B9CC" w14:textId="77777777" w:rsidR="41A66100" w:rsidRDefault="41A66100" w:rsidP="2229AB24">
      <w:pPr>
        <w:rPr>
          <w:rFonts w:ascii="Aptos" w:eastAsia="Aptos" w:hAnsi="Aptos" w:cs="Aptos"/>
          <w:color w:val="000000" w:themeColor="text1"/>
        </w:rPr>
      </w:pPr>
      <w:r>
        <w:t>9.2. Local representatives</w:t>
      </w:r>
    </w:p>
    <w:p w14:paraId="7F7BA72A" w14:textId="77777777" w:rsidR="2229AB24" w:rsidRDefault="2229AB24" w:rsidP="2229AB24">
      <w:pPr>
        <w:rPr>
          <w:rFonts w:ascii="Aptos" w:eastAsia="Aptos" w:hAnsi="Aptos" w:cs="Aptos"/>
          <w:color w:val="000000" w:themeColor="text1"/>
        </w:rPr>
      </w:pPr>
    </w:p>
    <w:p w14:paraId="45C8F137" w14:textId="77777777" w:rsidR="41A66100" w:rsidRDefault="41A66100" w:rsidP="2229AB24">
      <w:pPr>
        <w:rPr>
          <w:rFonts w:ascii="Aptos" w:eastAsia="Aptos" w:hAnsi="Aptos" w:cs="Aptos"/>
          <w:color w:val="000000" w:themeColor="text1"/>
        </w:rPr>
      </w:pPr>
      <w:r>
        <w:t xml:space="preserve">9.2.1. Is there a requirement to appoint a local representative? </w:t>
      </w:r>
    </w:p>
    <w:p w14:paraId="48DAA7AB" w14:textId="77777777" w:rsidR="2229AB24" w:rsidRDefault="2229AB24" w:rsidP="2229AB24">
      <w:pPr>
        <w:rPr>
          <w:rFonts w:ascii="Aptos" w:eastAsia="Aptos" w:hAnsi="Aptos" w:cs="Aptos"/>
          <w:color w:val="000000" w:themeColor="text1"/>
        </w:rPr>
      </w:pPr>
    </w:p>
    <w:tbl>
      <w:tblPr>
        <w:tblW w:w="0" w:type="auto"/>
        <w:tblBorders>
          <w:top w:val="single" w:sz="6" w:space="0" w:color="auto"/>
          <w:left w:val="single" w:sz="6" w:space="0" w:color="auto"/>
          <w:bottom w:val="single" w:sz="6" w:space="0" w:color="auto"/>
          <w:right w:val="single" w:sz="6" w:space="0" w:color="auto"/>
        </w:tblBorders>
        <w:tblLayout w:type="fixed"/>
        <w:tblLook w:val="04A0" w:firstRow="1" w:lastRow="0" w:firstColumn="1" w:lastColumn="0" w:noHBand="0" w:noVBand="1"/>
      </w:tblPr>
      <w:tblGrid>
        <w:gridCol w:w="4500"/>
        <w:gridCol w:w="4500"/>
      </w:tblGrid>
      <w:tr w:rsidR="2229AB24" w14:paraId="41A06B68" w14:textId="77777777" w:rsidTr="2229AB24">
        <w:trPr>
          <w:trHeight w:val="300"/>
        </w:trPr>
        <w:tc>
          <w:tcPr>
            <w:tcW w:w="4500" w:type="dxa"/>
            <w:tcBorders>
              <w:top w:val="single" w:sz="6" w:space="0" w:color="auto"/>
              <w:left w:val="single" w:sz="6" w:space="0" w:color="auto"/>
              <w:bottom w:val="single" w:sz="6" w:space="0" w:color="auto"/>
              <w:right w:val="single" w:sz="6" w:space="0" w:color="auto"/>
            </w:tcBorders>
          </w:tcPr>
          <w:p w14:paraId="075F190D" w14:textId="77777777" w:rsidR="2229AB24" w:rsidRDefault="2229AB24" w:rsidP="2229AB24">
            <w:pPr>
              <w:rPr>
                <w:rFonts w:ascii="Aptos" w:eastAsia="Aptos" w:hAnsi="Aptos" w:cs="Aptos"/>
              </w:rPr>
            </w:pPr>
            <w:r>
              <w:t>Response </w:t>
            </w:r>
          </w:p>
        </w:tc>
        <w:tc>
          <w:tcPr>
            <w:tcW w:w="4500" w:type="dxa"/>
            <w:tcBorders>
              <w:top w:val="single" w:sz="6" w:space="0" w:color="auto"/>
              <w:left w:val="single" w:sz="6" w:space="0" w:color="auto"/>
              <w:bottom w:val="single" w:sz="6" w:space="0" w:color="auto"/>
              <w:right w:val="single" w:sz="6" w:space="0" w:color="auto"/>
            </w:tcBorders>
          </w:tcPr>
          <w:p w14:paraId="6650B79A" w14:textId="744C32D7" w:rsidR="2229AB24" w:rsidRDefault="2229AB24" w:rsidP="2229AB24">
            <w:pPr>
              <w:rPr>
                <w:rFonts w:ascii="Aptos" w:eastAsia="Aptos" w:hAnsi="Aptos" w:cs="Aptos"/>
              </w:rPr>
            </w:pPr>
            <w:r>
              <w:t>No</w:t>
            </w:r>
            <w:r w:rsidR="0008156E">
              <w:t>.</w:t>
            </w:r>
          </w:p>
        </w:tc>
      </w:tr>
      <w:tr w:rsidR="2229AB24" w14:paraId="2D4646A0" w14:textId="77777777" w:rsidTr="2229AB24">
        <w:trPr>
          <w:trHeight w:val="300"/>
        </w:trPr>
        <w:tc>
          <w:tcPr>
            <w:tcW w:w="4500" w:type="dxa"/>
            <w:tcBorders>
              <w:top w:val="single" w:sz="6" w:space="0" w:color="auto"/>
              <w:left w:val="single" w:sz="6" w:space="0" w:color="auto"/>
              <w:bottom w:val="single" w:sz="6" w:space="0" w:color="auto"/>
              <w:right w:val="single" w:sz="6" w:space="0" w:color="auto"/>
            </w:tcBorders>
          </w:tcPr>
          <w:p w14:paraId="4245542A" w14:textId="77777777" w:rsidR="2229AB24" w:rsidRDefault="2229AB24" w:rsidP="2229AB24">
            <w:pPr>
              <w:rPr>
                <w:rFonts w:ascii="Aptos" w:eastAsia="Aptos" w:hAnsi="Aptos" w:cs="Aptos"/>
              </w:rPr>
            </w:pPr>
            <w:r>
              <w:t>Citation </w:t>
            </w:r>
          </w:p>
        </w:tc>
        <w:tc>
          <w:tcPr>
            <w:tcW w:w="4500" w:type="dxa"/>
            <w:tcBorders>
              <w:top w:val="single" w:sz="6" w:space="0" w:color="auto"/>
              <w:left w:val="single" w:sz="6" w:space="0" w:color="auto"/>
              <w:bottom w:val="single" w:sz="6" w:space="0" w:color="auto"/>
              <w:right w:val="single" w:sz="6" w:space="0" w:color="auto"/>
            </w:tcBorders>
          </w:tcPr>
          <w:p w14:paraId="78BAB1DC" w14:textId="2A474935" w:rsidR="2229AB24" w:rsidRDefault="2229AB24" w:rsidP="2229AB24">
            <w:pPr>
              <w:rPr>
                <w:rFonts w:ascii="Aptos" w:eastAsia="Aptos" w:hAnsi="Aptos" w:cs="Aptos"/>
              </w:rPr>
            </w:pPr>
            <w:r>
              <w:t>Not applicable</w:t>
            </w:r>
            <w:r w:rsidR="0008156E">
              <w:t>.</w:t>
            </w:r>
          </w:p>
        </w:tc>
      </w:tr>
      <w:tr w:rsidR="2229AB24" w14:paraId="482A4352" w14:textId="77777777" w:rsidTr="2229AB24">
        <w:trPr>
          <w:trHeight w:val="300"/>
        </w:trPr>
        <w:tc>
          <w:tcPr>
            <w:tcW w:w="4500" w:type="dxa"/>
            <w:tcBorders>
              <w:top w:val="single" w:sz="6" w:space="0" w:color="auto"/>
              <w:left w:val="single" w:sz="6" w:space="0" w:color="auto"/>
              <w:bottom w:val="single" w:sz="6" w:space="0" w:color="auto"/>
              <w:right w:val="single" w:sz="6" w:space="0" w:color="auto"/>
            </w:tcBorders>
          </w:tcPr>
          <w:p w14:paraId="7C102BC8" w14:textId="77777777" w:rsidR="2229AB24" w:rsidRDefault="2229AB24" w:rsidP="2229AB24">
            <w:pPr>
              <w:rPr>
                <w:rFonts w:ascii="Aptos" w:eastAsia="Aptos" w:hAnsi="Aptos" w:cs="Aptos"/>
              </w:rPr>
            </w:pPr>
            <w:r>
              <w:t xml:space="preserve">Applicable persona </w:t>
            </w:r>
          </w:p>
        </w:tc>
        <w:tc>
          <w:tcPr>
            <w:tcW w:w="4500" w:type="dxa"/>
            <w:tcBorders>
              <w:top w:val="single" w:sz="6" w:space="0" w:color="auto"/>
              <w:left w:val="single" w:sz="6" w:space="0" w:color="auto"/>
              <w:bottom w:val="single" w:sz="6" w:space="0" w:color="auto"/>
              <w:right w:val="single" w:sz="6" w:space="0" w:color="auto"/>
            </w:tcBorders>
          </w:tcPr>
          <w:p w14:paraId="136C98B0" w14:textId="0BD04DB3" w:rsidR="2229AB24" w:rsidRDefault="00D75CF3" w:rsidP="2229AB24">
            <w:pPr>
              <w:rPr>
                <w:rFonts w:ascii="Aptos" w:eastAsia="Aptos" w:hAnsi="Aptos" w:cs="Aptos"/>
              </w:rPr>
            </w:pPr>
            <w:r>
              <w:t>Not applicable</w:t>
            </w:r>
            <w:r w:rsidR="0008156E">
              <w:t>.</w:t>
            </w:r>
          </w:p>
        </w:tc>
      </w:tr>
    </w:tbl>
    <w:p w14:paraId="18658126" w14:textId="77777777" w:rsidR="2229AB24" w:rsidRDefault="2229AB24" w:rsidP="2229AB24">
      <w:pPr>
        <w:rPr>
          <w:rFonts w:ascii="Aptos" w:eastAsia="Aptos" w:hAnsi="Aptos" w:cs="Aptos"/>
          <w:color w:val="000000" w:themeColor="text1"/>
        </w:rPr>
      </w:pPr>
    </w:p>
    <w:p w14:paraId="091858EA" w14:textId="77777777" w:rsidR="41A66100" w:rsidRDefault="41A66100" w:rsidP="2229AB24">
      <w:pPr>
        <w:rPr>
          <w:rFonts w:ascii="Aptos" w:eastAsia="Aptos" w:hAnsi="Aptos" w:cs="Aptos"/>
          <w:color w:val="000000" w:themeColor="text1"/>
        </w:rPr>
      </w:pPr>
      <w:r>
        <w:t>9.2.2. Under which circumstances must a local representative be appointed?</w:t>
      </w:r>
    </w:p>
    <w:p w14:paraId="0617AEC7" w14:textId="77777777" w:rsidR="2229AB24" w:rsidRDefault="2229AB24" w:rsidP="2229AB24">
      <w:pPr>
        <w:rPr>
          <w:rFonts w:ascii="Aptos" w:eastAsia="Aptos" w:hAnsi="Aptos" w:cs="Aptos"/>
          <w:color w:val="000000" w:themeColor="text1"/>
        </w:rPr>
      </w:pPr>
    </w:p>
    <w:tbl>
      <w:tblPr>
        <w:tblW w:w="0" w:type="auto"/>
        <w:tblBorders>
          <w:top w:val="single" w:sz="6" w:space="0" w:color="auto"/>
          <w:left w:val="single" w:sz="6" w:space="0" w:color="auto"/>
          <w:bottom w:val="single" w:sz="6" w:space="0" w:color="auto"/>
          <w:right w:val="single" w:sz="6" w:space="0" w:color="auto"/>
        </w:tblBorders>
        <w:tblLayout w:type="fixed"/>
        <w:tblLook w:val="04A0" w:firstRow="1" w:lastRow="0" w:firstColumn="1" w:lastColumn="0" w:noHBand="0" w:noVBand="1"/>
      </w:tblPr>
      <w:tblGrid>
        <w:gridCol w:w="4500"/>
        <w:gridCol w:w="4500"/>
      </w:tblGrid>
      <w:tr w:rsidR="2229AB24" w14:paraId="4E8B74EA" w14:textId="77777777" w:rsidTr="2229AB24">
        <w:trPr>
          <w:trHeight w:val="300"/>
        </w:trPr>
        <w:tc>
          <w:tcPr>
            <w:tcW w:w="4500" w:type="dxa"/>
            <w:tcBorders>
              <w:top w:val="single" w:sz="6" w:space="0" w:color="auto"/>
              <w:left w:val="single" w:sz="6" w:space="0" w:color="auto"/>
              <w:bottom w:val="single" w:sz="6" w:space="0" w:color="auto"/>
              <w:right w:val="single" w:sz="6" w:space="0" w:color="auto"/>
            </w:tcBorders>
          </w:tcPr>
          <w:p w14:paraId="5598AA62" w14:textId="77777777" w:rsidR="2229AB24" w:rsidRDefault="2229AB24" w:rsidP="2229AB24">
            <w:pPr>
              <w:rPr>
                <w:rFonts w:ascii="Aptos" w:eastAsia="Aptos" w:hAnsi="Aptos" w:cs="Aptos"/>
              </w:rPr>
            </w:pPr>
            <w:r>
              <w:t>Response </w:t>
            </w:r>
          </w:p>
        </w:tc>
        <w:tc>
          <w:tcPr>
            <w:tcW w:w="4500" w:type="dxa"/>
            <w:tcBorders>
              <w:top w:val="single" w:sz="6" w:space="0" w:color="auto"/>
              <w:left w:val="single" w:sz="6" w:space="0" w:color="auto"/>
              <w:bottom w:val="single" w:sz="6" w:space="0" w:color="auto"/>
              <w:right w:val="single" w:sz="6" w:space="0" w:color="auto"/>
            </w:tcBorders>
          </w:tcPr>
          <w:p w14:paraId="5CCD643E" w14:textId="131892A6" w:rsidR="2229AB24" w:rsidRDefault="2229AB24" w:rsidP="2229AB24">
            <w:pPr>
              <w:rPr>
                <w:rFonts w:ascii="Aptos" w:eastAsia="Aptos" w:hAnsi="Aptos" w:cs="Aptos"/>
              </w:rPr>
            </w:pPr>
            <w:r>
              <w:t>Not applicable</w:t>
            </w:r>
            <w:r w:rsidR="0008156E">
              <w:t>.</w:t>
            </w:r>
          </w:p>
        </w:tc>
      </w:tr>
      <w:tr w:rsidR="2229AB24" w14:paraId="4DDFD417" w14:textId="77777777" w:rsidTr="2229AB24">
        <w:trPr>
          <w:trHeight w:val="300"/>
        </w:trPr>
        <w:tc>
          <w:tcPr>
            <w:tcW w:w="4500" w:type="dxa"/>
            <w:tcBorders>
              <w:top w:val="single" w:sz="6" w:space="0" w:color="auto"/>
              <w:left w:val="single" w:sz="6" w:space="0" w:color="auto"/>
              <w:bottom w:val="single" w:sz="6" w:space="0" w:color="auto"/>
              <w:right w:val="single" w:sz="6" w:space="0" w:color="auto"/>
            </w:tcBorders>
          </w:tcPr>
          <w:p w14:paraId="57111F68" w14:textId="77777777" w:rsidR="2229AB24" w:rsidRDefault="2229AB24" w:rsidP="2229AB24">
            <w:pPr>
              <w:rPr>
                <w:rFonts w:ascii="Aptos" w:eastAsia="Aptos" w:hAnsi="Aptos" w:cs="Aptos"/>
              </w:rPr>
            </w:pPr>
            <w:r>
              <w:t>Citation </w:t>
            </w:r>
          </w:p>
        </w:tc>
        <w:tc>
          <w:tcPr>
            <w:tcW w:w="4500" w:type="dxa"/>
            <w:tcBorders>
              <w:top w:val="single" w:sz="6" w:space="0" w:color="auto"/>
              <w:left w:val="single" w:sz="6" w:space="0" w:color="auto"/>
              <w:bottom w:val="single" w:sz="6" w:space="0" w:color="auto"/>
              <w:right w:val="single" w:sz="6" w:space="0" w:color="auto"/>
            </w:tcBorders>
          </w:tcPr>
          <w:p w14:paraId="46EEAFEC" w14:textId="30BE9B16" w:rsidR="2229AB24" w:rsidRDefault="2229AB24" w:rsidP="2229AB24">
            <w:pPr>
              <w:rPr>
                <w:rFonts w:ascii="Aptos" w:eastAsia="Aptos" w:hAnsi="Aptos" w:cs="Aptos"/>
              </w:rPr>
            </w:pPr>
            <w:r>
              <w:t>Not applicable</w:t>
            </w:r>
            <w:r w:rsidR="0008156E">
              <w:t>.</w:t>
            </w:r>
          </w:p>
        </w:tc>
      </w:tr>
      <w:tr w:rsidR="2229AB24" w14:paraId="2FD3D239" w14:textId="77777777" w:rsidTr="2229AB24">
        <w:trPr>
          <w:trHeight w:val="300"/>
        </w:trPr>
        <w:tc>
          <w:tcPr>
            <w:tcW w:w="4500" w:type="dxa"/>
            <w:tcBorders>
              <w:top w:val="single" w:sz="6" w:space="0" w:color="auto"/>
              <w:left w:val="single" w:sz="6" w:space="0" w:color="auto"/>
              <w:bottom w:val="single" w:sz="6" w:space="0" w:color="auto"/>
              <w:right w:val="single" w:sz="6" w:space="0" w:color="auto"/>
            </w:tcBorders>
          </w:tcPr>
          <w:p w14:paraId="1ED84AA7" w14:textId="77777777" w:rsidR="2229AB24" w:rsidRDefault="2229AB24" w:rsidP="2229AB24">
            <w:pPr>
              <w:rPr>
                <w:rFonts w:ascii="Aptos" w:eastAsia="Aptos" w:hAnsi="Aptos" w:cs="Aptos"/>
              </w:rPr>
            </w:pPr>
            <w:r>
              <w:t xml:space="preserve">Applicable persona </w:t>
            </w:r>
          </w:p>
        </w:tc>
        <w:tc>
          <w:tcPr>
            <w:tcW w:w="4500" w:type="dxa"/>
            <w:tcBorders>
              <w:top w:val="single" w:sz="6" w:space="0" w:color="auto"/>
              <w:left w:val="single" w:sz="6" w:space="0" w:color="auto"/>
              <w:bottom w:val="single" w:sz="6" w:space="0" w:color="auto"/>
              <w:right w:val="single" w:sz="6" w:space="0" w:color="auto"/>
            </w:tcBorders>
          </w:tcPr>
          <w:p w14:paraId="6AB4A967" w14:textId="1B5057FD" w:rsidR="2229AB24" w:rsidRDefault="00D75CF3" w:rsidP="2229AB24">
            <w:pPr>
              <w:rPr>
                <w:rFonts w:ascii="Aptos" w:eastAsia="Aptos" w:hAnsi="Aptos" w:cs="Aptos"/>
              </w:rPr>
            </w:pPr>
            <w:r>
              <w:t>Not applicable</w:t>
            </w:r>
            <w:r w:rsidR="0008156E">
              <w:t>.</w:t>
            </w:r>
          </w:p>
        </w:tc>
      </w:tr>
    </w:tbl>
    <w:p w14:paraId="6C34AD92" w14:textId="77777777" w:rsidR="2229AB24" w:rsidRDefault="2229AB24" w:rsidP="2229AB24">
      <w:pPr>
        <w:rPr>
          <w:rFonts w:ascii="Aptos" w:eastAsia="Aptos" w:hAnsi="Aptos" w:cs="Aptos"/>
          <w:color w:val="000000" w:themeColor="text1"/>
        </w:rPr>
      </w:pPr>
    </w:p>
    <w:p w14:paraId="3BF3A437" w14:textId="77777777" w:rsidR="2229AB24" w:rsidRDefault="2229AB24" w:rsidP="2229AB24">
      <w:pPr>
        <w:rPr>
          <w:rFonts w:ascii="Aptos" w:eastAsia="Aptos" w:hAnsi="Aptos" w:cs="Aptos"/>
          <w:color w:val="000000" w:themeColor="text1"/>
        </w:rPr>
      </w:pPr>
    </w:p>
    <w:p w14:paraId="0CEF944C" w14:textId="77777777" w:rsidR="41A66100" w:rsidRDefault="41A66100" w:rsidP="2229AB24">
      <w:pPr>
        <w:pStyle w:val="ListParagraph"/>
        <w:numPr>
          <w:ilvl w:val="0"/>
          <w:numId w:val="1"/>
        </w:numPr>
        <w:tabs>
          <w:tab w:val="left" w:pos="1794"/>
        </w:tabs>
        <w:rPr>
          <w:rFonts w:ascii="Aptos" w:eastAsia="Aptos" w:hAnsi="Aptos" w:cs="Aptos"/>
          <w:color w:val="000000" w:themeColor="text1"/>
        </w:rPr>
      </w:pPr>
      <w:r>
        <w:t>Activity records</w:t>
      </w:r>
    </w:p>
    <w:p w14:paraId="5E18D191" w14:textId="77777777" w:rsidR="2229AB24" w:rsidRDefault="2229AB24" w:rsidP="2229AB24">
      <w:pPr>
        <w:tabs>
          <w:tab w:val="left" w:pos="1794"/>
        </w:tabs>
        <w:rPr>
          <w:rFonts w:ascii="Aptos" w:eastAsia="Aptos" w:hAnsi="Aptos" w:cs="Aptos"/>
          <w:color w:val="000000" w:themeColor="text1"/>
        </w:rPr>
      </w:pPr>
    </w:p>
    <w:p w14:paraId="792C9D16" w14:textId="77777777" w:rsidR="41A66100" w:rsidRDefault="41A66100" w:rsidP="2229AB24">
      <w:pPr>
        <w:tabs>
          <w:tab w:val="left" w:pos="1794"/>
        </w:tabs>
        <w:rPr>
          <w:rFonts w:ascii="Aptos" w:eastAsia="Aptos" w:hAnsi="Aptos" w:cs="Aptos"/>
          <w:color w:val="000000" w:themeColor="text1"/>
        </w:rPr>
      </w:pPr>
      <w:r>
        <w:t>10.1. Records of processing activities</w:t>
      </w:r>
    </w:p>
    <w:p w14:paraId="3F934709" w14:textId="77777777" w:rsidR="2229AB24" w:rsidRDefault="2229AB24" w:rsidP="2229AB24">
      <w:pPr>
        <w:tabs>
          <w:tab w:val="left" w:pos="1794"/>
        </w:tabs>
        <w:rPr>
          <w:rFonts w:ascii="Aptos" w:eastAsia="Aptos" w:hAnsi="Aptos" w:cs="Aptos"/>
          <w:color w:val="000000" w:themeColor="text1"/>
        </w:rPr>
      </w:pPr>
    </w:p>
    <w:p w14:paraId="1018E96E" w14:textId="77777777" w:rsidR="41A66100" w:rsidRDefault="41A66100" w:rsidP="2229AB24">
      <w:pPr>
        <w:tabs>
          <w:tab w:val="left" w:pos="1794"/>
        </w:tabs>
        <w:rPr>
          <w:rFonts w:ascii="Aptos" w:eastAsia="Aptos" w:hAnsi="Aptos" w:cs="Aptos"/>
          <w:color w:val="000000" w:themeColor="text1"/>
        </w:rPr>
      </w:pPr>
      <w:r>
        <w:t xml:space="preserve">10.1.1. Does the law(s) require the maintenance of records of processing activities? (Please also outline where there is a recommendation to maintain such records) </w:t>
      </w:r>
    </w:p>
    <w:p w14:paraId="26BFED8A" w14:textId="77777777" w:rsidR="2229AB24" w:rsidRDefault="2229AB24" w:rsidP="2229AB24">
      <w:pPr>
        <w:tabs>
          <w:tab w:val="left" w:pos="1794"/>
        </w:tabs>
        <w:rPr>
          <w:rFonts w:ascii="Aptos" w:eastAsia="Aptos" w:hAnsi="Aptos" w:cs="Aptos"/>
          <w:color w:val="000000" w:themeColor="text1"/>
        </w:rPr>
      </w:pPr>
    </w:p>
    <w:tbl>
      <w:tblPr>
        <w:tblW w:w="0" w:type="auto"/>
        <w:tblBorders>
          <w:top w:val="single" w:sz="6" w:space="0" w:color="auto"/>
          <w:left w:val="single" w:sz="6" w:space="0" w:color="auto"/>
          <w:bottom w:val="single" w:sz="6" w:space="0" w:color="auto"/>
          <w:right w:val="single" w:sz="6" w:space="0" w:color="auto"/>
        </w:tblBorders>
        <w:tblLayout w:type="fixed"/>
        <w:tblLook w:val="04A0" w:firstRow="1" w:lastRow="0" w:firstColumn="1" w:lastColumn="0" w:noHBand="0" w:noVBand="1"/>
      </w:tblPr>
      <w:tblGrid>
        <w:gridCol w:w="4500"/>
        <w:gridCol w:w="4500"/>
      </w:tblGrid>
      <w:tr w:rsidR="2229AB24" w14:paraId="1F10D5B7" w14:textId="77777777" w:rsidTr="2229AB24">
        <w:trPr>
          <w:trHeight w:val="300"/>
        </w:trPr>
        <w:tc>
          <w:tcPr>
            <w:tcW w:w="4500" w:type="dxa"/>
            <w:tcBorders>
              <w:top w:val="single" w:sz="6" w:space="0" w:color="auto"/>
              <w:left w:val="single" w:sz="6" w:space="0" w:color="auto"/>
              <w:bottom w:val="single" w:sz="6" w:space="0" w:color="auto"/>
              <w:right w:val="single" w:sz="6" w:space="0" w:color="auto"/>
            </w:tcBorders>
          </w:tcPr>
          <w:p w14:paraId="2C089309" w14:textId="77777777" w:rsidR="2229AB24" w:rsidRDefault="2229AB24" w:rsidP="2229AB24">
            <w:pPr>
              <w:rPr>
                <w:rFonts w:ascii="Aptos" w:eastAsia="Aptos" w:hAnsi="Aptos" w:cs="Aptos"/>
              </w:rPr>
            </w:pPr>
            <w:r>
              <w:t>Response </w:t>
            </w:r>
          </w:p>
        </w:tc>
        <w:tc>
          <w:tcPr>
            <w:tcW w:w="4500" w:type="dxa"/>
            <w:tcBorders>
              <w:top w:val="single" w:sz="6" w:space="0" w:color="auto"/>
              <w:left w:val="single" w:sz="6" w:space="0" w:color="auto"/>
              <w:bottom w:val="single" w:sz="6" w:space="0" w:color="auto"/>
              <w:right w:val="single" w:sz="6" w:space="0" w:color="auto"/>
            </w:tcBorders>
          </w:tcPr>
          <w:p w14:paraId="3EBB39A3" w14:textId="77777777" w:rsidR="00D63CE7" w:rsidRPr="00D63CE7" w:rsidRDefault="00D63CE7" w:rsidP="00D63CE7">
            <w:pPr>
              <w:rPr>
                <w:ins w:id="900" w:author="Bahar Toto" w:date="2025-11-13T23:47:00Z"/>
              </w:rPr>
            </w:pPr>
            <w:ins w:id="901" w:author="Bahar Toto" w:date="2025-11-13T23:47:00Z">
              <w:r w:rsidRPr="00D63CE7">
                <w:t>The CTDPA does not expressly provide for record-keeping requirements.</w:t>
              </w:r>
            </w:ins>
          </w:p>
          <w:p w14:paraId="5FFD9A2F" w14:textId="6777D075" w:rsidR="2229AB24" w:rsidRDefault="00D63CE7" w:rsidP="00D63CE7">
            <w:pPr>
              <w:rPr>
                <w:rFonts w:ascii="Aptos" w:eastAsia="Aptos" w:hAnsi="Aptos" w:cs="Aptos"/>
              </w:rPr>
            </w:pPr>
            <w:ins w:id="902" w:author="Bahar Toto" w:date="2025-11-13T23:47:00Z">
              <w:r w:rsidRPr="00D63CE7">
                <w:t>However, Data Protection Assessments (DPAs)</w:t>
              </w:r>
              <w:r>
                <w:t xml:space="preserve"> and processor contracts </w:t>
              </w:r>
            </w:ins>
            <w:del w:id="903" w:author="Bahar Toto" w:date="2025-11-13T23:47:00Z">
              <w:r w:rsidR="2229AB24" w:rsidDel="00D63CE7">
                <w:delText xml:space="preserve">No explicit ROPA mandate; Data Protection Assessments (DPAs) and processor contracts </w:delText>
              </w:r>
            </w:del>
            <w:r w:rsidR="2229AB24">
              <w:t>must be maintained and provided to AG on request.</w:t>
            </w:r>
          </w:p>
        </w:tc>
      </w:tr>
      <w:tr w:rsidR="2229AB24" w14:paraId="7F813AEC" w14:textId="77777777" w:rsidTr="2229AB24">
        <w:trPr>
          <w:trHeight w:val="300"/>
        </w:trPr>
        <w:tc>
          <w:tcPr>
            <w:tcW w:w="4500" w:type="dxa"/>
            <w:tcBorders>
              <w:top w:val="single" w:sz="6" w:space="0" w:color="auto"/>
              <w:left w:val="single" w:sz="6" w:space="0" w:color="auto"/>
              <w:bottom w:val="single" w:sz="6" w:space="0" w:color="auto"/>
              <w:right w:val="single" w:sz="6" w:space="0" w:color="auto"/>
            </w:tcBorders>
          </w:tcPr>
          <w:p w14:paraId="63E3A2BF" w14:textId="77777777" w:rsidR="2229AB24" w:rsidRDefault="2229AB24" w:rsidP="2229AB24">
            <w:pPr>
              <w:rPr>
                <w:rFonts w:ascii="Aptos" w:eastAsia="Aptos" w:hAnsi="Aptos" w:cs="Aptos"/>
              </w:rPr>
            </w:pPr>
            <w:r>
              <w:t>Citation </w:t>
            </w:r>
          </w:p>
        </w:tc>
        <w:tc>
          <w:tcPr>
            <w:tcW w:w="4500" w:type="dxa"/>
            <w:tcBorders>
              <w:top w:val="single" w:sz="6" w:space="0" w:color="auto"/>
              <w:left w:val="single" w:sz="6" w:space="0" w:color="auto"/>
              <w:bottom w:val="single" w:sz="6" w:space="0" w:color="auto"/>
              <w:right w:val="single" w:sz="6" w:space="0" w:color="auto"/>
            </w:tcBorders>
          </w:tcPr>
          <w:p w14:paraId="2EE76E5A" w14:textId="634AAFE7" w:rsidR="2229AB24" w:rsidRDefault="00D75CF3" w:rsidP="2229AB24">
            <w:pPr>
              <w:rPr>
                <w:rFonts w:ascii="Aptos" w:eastAsia="Aptos" w:hAnsi="Aptos" w:cs="Aptos"/>
              </w:rPr>
            </w:pPr>
            <w:del w:id="904" w:author="Bahar Toto" w:date="2025-11-13T15:02:00Z">
              <w:r w:rsidDel="00107E11">
                <w:delText>Conn. Gen. Stat. </w:delText>
              </w:r>
            </w:del>
            <w:r>
              <w:t>§</w:t>
            </w:r>
            <w:ins w:id="905" w:author="Bahar Toto" w:date="2025-11-13T23:48:00Z">
              <w:r w:rsidR="00D63CE7">
                <w:t>§</w:t>
              </w:r>
            </w:ins>
            <w:r>
              <w:t xml:space="preserve"> 42‑52</w:t>
            </w:r>
            <w:r w:rsidR="00392189">
              <w:t>1</w:t>
            </w:r>
            <w:del w:id="906" w:author="Bahar Toto" w:date="2025-11-13T23:48:00Z">
              <w:r w:rsidDel="00D63CE7">
                <w:delText>; §</w:delText>
              </w:r>
            </w:del>
            <w:ins w:id="907" w:author="Bahar Toto" w:date="2025-11-13T23:48:00Z">
              <w:r w:rsidR="00D63CE7">
                <w:t xml:space="preserve"> and</w:t>
              </w:r>
            </w:ins>
            <w:r>
              <w:t xml:space="preserve"> 42‑52</w:t>
            </w:r>
            <w:r w:rsidR="00392189">
              <w:t>2</w:t>
            </w:r>
            <w:ins w:id="908" w:author="Bahar Toto" w:date="2025-11-13T15:02:00Z">
              <w:r w:rsidR="00107E11">
                <w:t xml:space="preserve"> of the CTDPA</w:t>
              </w:r>
            </w:ins>
          </w:p>
        </w:tc>
      </w:tr>
      <w:tr w:rsidR="2229AB24" w14:paraId="515F027F" w14:textId="77777777" w:rsidTr="2229AB24">
        <w:trPr>
          <w:trHeight w:val="300"/>
        </w:trPr>
        <w:tc>
          <w:tcPr>
            <w:tcW w:w="4500" w:type="dxa"/>
            <w:tcBorders>
              <w:top w:val="single" w:sz="6" w:space="0" w:color="auto"/>
              <w:left w:val="single" w:sz="6" w:space="0" w:color="auto"/>
              <w:bottom w:val="single" w:sz="6" w:space="0" w:color="auto"/>
              <w:right w:val="single" w:sz="6" w:space="0" w:color="auto"/>
            </w:tcBorders>
          </w:tcPr>
          <w:p w14:paraId="1BBE73D6" w14:textId="77777777" w:rsidR="2229AB24" w:rsidRDefault="2229AB24" w:rsidP="2229AB24">
            <w:pPr>
              <w:rPr>
                <w:rFonts w:ascii="Aptos" w:eastAsia="Aptos" w:hAnsi="Aptos" w:cs="Aptos"/>
              </w:rPr>
            </w:pPr>
            <w:r>
              <w:t xml:space="preserve">Applicable persona </w:t>
            </w:r>
          </w:p>
        </w:tc>
        <w:tc>
          <w:tcPr>
            <w:tcW w:w="4500" w:type="dxa"/>
            <w:tcBorders>
              <w:top w:val="single" w:sz="6" w:space="0" w:color="auto"/>
              <w:left w:val="single" w:sz="6" w:space="0" w:color="auto"/>
              <w:bottom w:val="single" w:sz="6" w:space="0" w:color="auto"/>
              <w:right w:val="single" w:sz="6" w:space="0" w:color="auto"/>
            </w:tcBorders>
          </w:tcPr>
          <w:p w14:paraId="746E9535" w14:textId="7971856D" w:rsidR="2229AB24" w:rsidRDefault="00D75CF3" w:rsidP="2229AB24">
            <w:pPr>
              <w:rPr>
                <w:rFonts w:ascii="Aptos" w:eastAsia="Aptos" w:hAnsi="Aptos" w:cs="Aptos"/>
              </w:rPr>
            </w:pPr>
            <w:r>
              <w:t>Controllers</w:t>
            </w:r>
            <w:r w:rsidR="0008156E">
              <w:t>.</w:t>
            </w:r>
          </w:p>
        </w:tc>
      </w:tr>
    </w:tbl>
    <w:p w14:paraId="44EF9FDF" w14:textId="77777777" w:rsidR="2229AB24" w:rsidRDefault="2229AB24" w:rsidP="2229AB24">
      <w:pPr>
        <w:tabs>
          <w:tab w:val="left" w:pos="1794"/>
        </w:tabs>
        <w:rPr>
          <w:rFonts w:ascii="Aptos" w:eastAsia="Aptos" w:hAnsi="Aptos" w:cs="Aptos"/>
          <w:color w:val="000000" w:themeColor="text1"/>
        </w:rPr>
      </w:pPr>
    </w:p>
    <w:p w14:paraId="37D510C5" w14:textId="77777777" w:rsidR="41A66100" w:rsidRDefault="41A66100" w:rsidP="2229AB24">
      <w:pPr>
        <w:tabs>
          <w:tab w:val="left" w:pos="1794"/>
        </w:tabs>
        <w:rPr>
          <w:rFonts w:ascii="Aptos" w:eastAsia="Aptos" w:hAnsi="Aptos" w:cs="Aptos"/>
          <w:color w:val="000000" w:themeColor="text1"/>
        </w:rPr>
      </w:pPr>
      <w:r>
        <w:t>10.1.2. In which circumstances must records of processing be maintained?</w:t>
      </w:r>
    </w:p>
    <w:p w14:paraId="03F1187B" w14:textId="77777777" w:rsidR="2229AB24" w:rsidRDefault="2229AB24" w:rsidP="2229AB24">
      <w:pPr>
        <w:tabs>
          <w:tab w:val="left" w:pos="1794"/>
        </w:tabs>
        <w:rPr>
          <w:rFonts w:ascii="Aptos" w:eastAsia="Aptos" w:hAnsi="Aptos" w:cs="Aptos"/>
          <w:color w:val="000000" w:themeColor="text1"/>
        </w:rPr>
      </w:pPr>
    </w:p>
    <w:tbl>
      <w:tblPr>
        <w:tblW w:w="0" w:type="auto"/>
        <w:tblBorders>
          <w:top w:val="single" w:sz="6" w:space="0" w:color="auto"/>
          <w:left w:val="single" w:sz="6" w:space="0" w:color="auto"/>
          <w:bottom w:val="single" w:sz="6" w:space="0" w:color="auto"/>
          <w:right w:val="single" w:sz="6" w:space="0" w:color="auto"/>
        </w:tblBorders>
        <w:tblLayout w:type="fixed"/>
        <w:tblLook w:val="04A0" w:firstRow="1" w:lastRow="0" w:firstColumn="1" w:lastColumn="0" w:noHBand="0" w:noVBand="1"/>
      </w:tblPr>
      <w:tblGrid>
        <w:gridCol w:w="4500"/>
        <w:gridCol w:w="4500"/>
      </w:tblGrid>
      <w:tr w:rsidR="2229AB24" w14:paraId="586C8A95" w14:textId="77777777" w:rsidTr="2229AB24">
        <w:trPr>
          <w:trHeight w:val="300"/>
        </w:trPr>
        <w:tc>
          <w:tcPr>
            <w:tcW w:w="4500" w:type="dxa"/>
            <w:tcBorders>
              <w:top w:val="single" w:sz="6" w:space="0" w:color="auto"/>
              <w:left w:val="single" w:sz="6" w:space="0" w:color="auto"/>
              <w:bottom w:val="single" w:sz="6" w:space="0" w:color="auto"/>
              <w:right w:val="single" w:sz="6" w:space="0" w:color="auto"/>
            </w:tcBorders>
          </w:tcPr>
          <w:p w14:paraId="5344E207" w14:textId="77777777" w:rsidR="2229AB24" w:rsidRDefault="2229AB24" w:rsidP="2229AB24">
            <w:pPr>
              <w:rPr>
                <w:rFonts w:ascii="Aptos" w:eastAsia="Aptos" w:hAnsi="Aptos" w:cs="Aptos"/>
              </w:rPr>
            </w:pPr>
            <w:r>
              <w:t>Response </w:t>
            </w:r>
          </w:p>
        </w:tc>
        <w:tc>
          <w:tcPr>
            <w:tcW w:w="4500" w:type="dxa"/>
            <w:tcBorders>
              <w:top w:val="single" w:sz="6" w:space="0" w:color="auto"/>
              <w:left w:val="single" w:sz="6" w:space="0" w:color="auto"/>
              <w:bottom w:val="single" w:sz="6" w:space="0" w:color="auto"/>
              <w:right w:val="single" w:sz="6" w:space="0" w:color="auto"/>
            </w:tcBorders>
          </w:tcPr>
          <w:p w14:paraId="149FFAFD" w14:textId="12CFDE54" w:rsidR="2229AB24" w:rsidRDefault="2229AB24" w:rsidP="2229AB24">
            <w:pPr>
              <w:rPr>
                <w:rFonts w:ascii="Aptos" w:eastAsia="Aptos" w:hAnsi="Aptos" w:cs="Aptos"/>
              </w:rPr>
            </w:pPr>
            <w:r>
              <w:t>Not applicable</w:t>
            </w:r>
            <w:r w:rsidR="0008156E">
              <w:t>.</w:t>
            </w:r>
          </w:p>
        </w:tc>
      </w:tr>
      <w:tr w:rsidR="2229AB24" w14:paraId="671F7A23" w14:textId="77777777" w:rsidTr="2229AB24">
        <w:trPr>
          <w:trHeight w:val="300"/>
        </w:trPr>
        <w:tc>
          <w:tcPr>
            <w:tcW w:w="4500" w:type="dxa"/>
            <w:tcBorders>
              <w:top w:val="single" w:sz="6" w:space="0" w:color="auto"/>
              <w:left w:val="single" w:sz="6" w:space="0" w:color="auto"/>
              <w:bottom w:val="single" w:sz="6" w:space="0" w:color="auto"/>
              <w:right w:val="single" w:sz="6" w:space="0" w:color="auto"/>
            </w:tcBorders>
          </w:tcPr>
          <w:p w14:paraId="570D6BB1" w14:textId="77777777" w:rsidR="2229AB24" w:rsidRDefault="2229AB24" w:rsidP="2229AB24">
            <w:pPr>
              <w:rPr>
                <w:rFonts w:ascii="Aptos" w:eastAsia="Aptos" w:hAnsi="Aptos" w:cs="Aptos"/>
              </w:rPr>
            </w:pPr>
            <w:r>
              <w:t>Citation </w:t>
            </w:r>
          </w:p>
        </w:tc>
        <w:tc>
          <w:tcPr>
            <w:tcW w:w="4500" w:type="dxa"/>
            <w:tcBorders>
              <w:top w:val="single" w:sz="6" w:space="0" w:color="auto"/>
              <w:left w:val="single" w:sz="6" w:space="0" w:color="auto"/>
              <w:bottom w:val="single" w:sz="6" w:space="0" w:color="auto"/>
              <w:right w:val="single" w:sz="6" w:space="0" w:color="auto"/>
            </w:tcBorders>
          </w:tcPr>
          <w:p w14:paraId="38E93EEA" w14:textId="4B90ED5E" w:rsidR="2229AB24" w:rsidRDefault="2229AB24" w:rsidP="2229AB24">
            <w:pPr>
              <w:rPr>
                <w:rFonts w:ascii="Aptos" w:eastAsia="Aptos" w:hAnsi="Aptos" w:cs="Aptos"/>
              </w:rPr>
            </w:pPr>
            <w:r>
              <w:t>Not applicable</w:t>
            </w:r>
            <w:r w:rsidR="0008156E">
              <w:t>.</w:t>
            </w:r>
          </w:p>
        </w:tc>
      </w:tr>
      <w:tr w:rsidR="2229AB24" w14:paraId="31C5D0FC" w14:textId="77777777" w:rsidTr="2229AB24">
        <w:trPr>
          <w:trHeight w:val="300"/>
        </w:trPr>
        <w:tc>
          <w:tcPr>
            <w:tcW w:w="4500" w:type="dxa"/>
            <w:tcBorders>
              <w:top w:val="single" w:sz="6" w:space="0" w:color="auto"/>
              <w:left w:val="single" w:sz="6" w:space="0" w:color="auto"/>
              <w:bottom w:val="single" w:sz="6" w:space="0" w:color="auto"/>
              <w:right w:val="single" w:sz="6" w:space="0" w:color="auto"/>
            </w:tcBorders>
          </w:tcPr>
          <w:p w14:paraId="3D9D7678" w14:textId="77777777" w:rsidR="2229AB24" w:rsidRDefault="2229AB24" w:rsidP="2229AB24">
            <w:pPr>
              <w:rPr>
                <w:rFonts w:ascii="Aptos" w:eastAsia="Aptos" w:hAnsi="Aptos" w:cs="Aptos"/>
              </w:rPr>
            </w:pPr>
            <w:r>
              <w:t xml:space="preserve">Applicable persona </w:t>
            </w:r>
          </w:p>
        </w:tc>
        <w:tc>
          <w:tcPr>
            <w:tcW w:w="4500" w:type="dxa"/>
            <w:tcBorders>
              <w:top w:val="single" w:sz="6" w:space="0" w:color="auto"/>
              <w:left w:val="single" w:sz="6" w:space="0" w:color="auto"/>
              <w:bottom w:val="single" w:sz="6" w:space="0" w:color="auto"/>
              <w:right w:val="single" w:sz="6" w:space="0" w:color="auto"/>
            </w:tcBorders>
          </w:tcPr>
          <w:p w14:paraId="5CD6A6B2" w14:textId="11EF197A" w:rsidR="2229AB24" w:rsidRDefault="00D75CF3" w:rsidP="2229AB24">
            <w:pPr>
              <w:rPr>
                <w:rFonts w:ascii="Aptos" w:eastAsia="Aptos" w:hAnsi="Aptos" w:cs="Aptos"/>
              </w:rPr>
            </w:pPr>
            <w:r>
              <w:t>Not applicable</w:t>
            </w:r>
            <w:r w:rsidR="0008156E">
              <w:t>.</w:t>
            </w:r>
          </w:p>
        </w:tc>
      </w:tr>
    </w:tbl>
    <w:p w14:paraId="0CEF109E" w14:textId="77777777" w:rsidR="2229AB24" w:rsidRDefault="2229AB24" w:rsidP="2229AB24">
      <w:pPr>
        <w:tabs>
          <w:tab w:val="left" w:pos="1794"/>
        </w:tabs>
        <w:rPr>
          <w:rFonts w:ascii="Aptos" w:eastAsia="Aptos" w:hAnsi="Aptos" w:cs="Aptos"/>
          <w:color w:val="000000" w:themeColor="text1"/>
        </w:rPr>
      </w:pPr>
    </w:p>
    <w:p w14:paraId="4A5D324C" w14:textId="77777777" w:rsidR="41A66100" w:rsidRDefault="41A66100" w:rsidP="2229AB24">
      <w:pPr>
        <w:tabs>
          <w:tab w:val="left" w:pos="1794"/>
        </w:tabs>
        <w:rPr>
          <w:rFonts w:ascii="Aptos" w:eastAsia="Aptos" w:hAnsi="Aptos" w:cs="Aptos"/>
          <w:color w:val="000000" w:themeColor="text1"/>
        </w:rPr>
      </w:pPr>
      <w:r>
        <w:t>10.1.3. What information must be included in records of processing activities?</w:t>
      </w:r>
    </w:p>
    <w:p w14:paraId="745F7096" w14:textId="77777777" w:rsidR="2229AB24" w:rsidRDefault="2229AB24" w:rsidP="2229AB24">
      <w:pPr>
        <w:tabs>
          <w:tab w:val="left" w:pos="1794"/>
        </w:tabs>
        <w:rPr>
          <w:rFonts w:ascii="Aptos" w:eastAsia="Aptos" w:hAnsi="Aptos" w:cs="Aptos"/>
          <w:color w:val="000000" w:themeColor="text1"/>
        </w:rPr>
      </w:pPr>
    </w:p>
    <w:tbl>
      <w:tblPr>
        <w:tblW w:w="0" w:type="auto"/>
        <w:tblBorders>
          <w:top w:val="single" w:sz="6" w:space="0" w:color="auto"/>
          <w:left w:val="single" w:sz="6" w:space="0" w:color="auto"/>
          <w:bottom w:val="single" w:sz="6" w:space="0" w:color="auto"/>
          <w:right w:val="single" w:sz="6" w:space="0" w:color="auto"/>
        </w:tblBorders>
        <w:tblLayout w:type="fixed"/>
        <w:tblLook w:val="04A0" w:firstRow="1" w:lastRow="0" w:firstColumn="1" w:lastColumn="0" w:noHBand="0" w:noVBand="1"/>
      </w:tblPr>
      <w:tblGrid>
        <w:gridCol w:w="4500"/>
        <w:gridCol w:w="4500"/>
      </w:tblGrid>
      <w:tr w:rsidR="2229AB24" w14:paraId="5F035195" w14:textId="77777777" w:rsidTr="2229AB24">
        <w:trPr>
          <w:trHeight w:val="300"/>
        </w:trPr>
        <w:tc>
          <w:tcPr>
            <w:tcW w:w="4500" w:type="dxa"/>
            <w:tcBorders>
              <w:top w:val="single" w:sz="6" w:space="0" w:color="auto"/>
              <w:left w:val="single" w:sz="6" w:space="0" w:color="auto"/>
              <w:bottom w:val="single" w:sz="6" w:space="0" w:color="auto"/>
              <w:right w:val="single" w:sz="6" w:space="0" w:color="auto"/>
            </w:tcBorders>
          </w:tcPr>
          <w:p w14:paraId="0C6F28AD" w14:textId="77777777" w:rsidR="2229AB24" w:rsidRDefault="2229AB24" w:rsidP="2229AB24">
            <w:pPr>
              <w:rPr>
                <w:rFonts w:ascii="Aptos" w:eastAsia="Aptos" w:hAnsi="Aptos" w:cs="Aptos"/>
              </w:rPr>
            </w:pPr>
            <w:r>
              <w:t>Response </w:t>
            </w:r>
          </w:p>
        </w:tc>
        <w:tc>
          <w:tcPr>
            <w:tcW w:w="4500" w:type="dxa"/>
            <w:tcBorders>
              <w:top w:val="single" w:sz="6" w:space="0" w:color="auto"/>
              <w:left w:val="single" w:sz="6" w:space="0" w:color="auto"/>
              <w:bottom w:val="single" w:sz="6" w:space="0" w:color="auto"/>
              <w:right w:val="single" w:sz="6" w:space="0" w:color="auto"/>
            </w:tcBorders>
          </w:tcPr>
          <w:p w14:paraId="1F7823D4" w14:textId="1CB10722" w:rsidR="2229AB24" w:rsidRDefault="2229AB24" w:rsidP="2229AB24">
            <w:pPr>
              <w:rPr>
                <w:rFonts w:ascii="Aptos" w:eastAsia="Aptos" w:hAnsi="Aptos" w:cs="Aptos"/>
              </w:rPr>
            </w:pPr>
            <w:r>
              <w:t>Not applicable</w:t>
            </w:r>
            <w:r w:rsidR="0008156E">
              <w:t>.</w:t>
            </w:r>
          </w:p>
        </w:tc>
      </w:tr>
      <w:tr w:rsidR="2229AB24" w14:paraId="17D42553" w14:textId="77777777" w:rsidTr="2229AB24">
        <w:trPr>
          <w:trHeight w:val="300"/>
        </w:trPr>
        <w:tc>
          <w:tcPr>
            <w:tcW w:w="4500" w:type="dxa"/>
            <w:tcBorders>
              <w:top w:val="single" w:sz="6" w:space="0" w:color="auto"/>
              <w:left w:val="single" w:sz="6" w:space="0" w:color="auto"/>
              <w:bottom w:val="single" w:sz="6" w:space="0" w:color="auto"/>
              <w:right w:val="single" w:sz="6" w:space="0" w:color="auto"/>
            </w:tcBorders>
          </w:tcPr>
          <w:p w14:paraId="1D5DAB9B" w14:textId="77777777" w:rsidR="2229AB24" w:rsidRDefault="2229AB24" w:rsidP="2229AB24">
            <w:pPr>
              <w:rPr>
                <w:rFonts w:ascii="Aptos" w:eastAsia="Aptos" w:hAnsi="Aptos" w:cs="Aptos"/>
              </w:rPr>
            </w:pPr>
            <w:r>
              <w:t>Citation </w:t>
            </w:r>
          </w:p>
        </w:tc>
        <w:tc>
          <w:tcPr>
            <w:tcW w:w="4500" w:type="dxa"/>
            <w:tcBorders>
              <w:top w:val="single" w:sz="6" w:space="0" w:color="auto"/>
              <w:left w:val="single" w:sz="6" w:space="0" w:color="auto"/>
              <w:bottom w:val="single" w:sz="6" w:space="0" w:color="auto"/>
              <w:right w:val="single" w:sz="6" w:space="0" w:color="auto"/>
            </w:tcBorders>
          </w:tcPr>
          <w:p w14:paraId="2D8D110F" w14:textId="4E6B6477" w:rsidR="2229AB24" w:rsidRDefault="2229AB24" w:rsidP="2229AB24">
            <w:pPr>
              <w:rPr>
                <w:rFonts w:ascii="Aptos" w:eastAsia="Aptos" w:hAnsi="Aptos" w:cs="Aptos"/>
              </w:rPr>
            </w:pPr>
            <w:r>
              <w:t>Not applicable</w:t>
            </w:r>
            <w:r w:rsidR="0008156E">
              <w:t>.</w:t>
            </w:r>
          </w:p>
        </w:tc>
      </w:tr>
      <w:tr w:rsidR="2229AB24" w14:paraId="601091D4" w14:textId="77777777" w:rsidTr="2229AB24">
        <w:trPr>
          <w:trHeight w:val="300"/>
        </w:trPr>
        <w:tc>
          <w:tcPr>
            <w:tcW w:w="4500" w:type="dxa"/>
            <w:tcBorders>
              <w:top w:val="single" w:sz="6" w:space="0" w:color="auto"/>
              <w:left w:val="single" w:sz="6" w:space="0" w:color="auto"/>
              <w:bottom w:val="single" w:sz="6" w:space="0" w:color="auto"/>
              <w:right w:val="single" w:sz="6" w:space="0" w:color="auto"/>
            </w:tcBorders>
          </w:tcPr>
          <w:p w14:paraId="40A88F75" w14:textId="77777777" w:rsidR="2229AB24" w:rsidRDefault="2229AB24" w:rsidP="2229AB24">
            <w:pPr>
              <w:rPr>
                <w:rFonts w:ascii="Aptos" w:eastAsia="Aptos" w:hAnsi="Aptos" w:cs="Aptos"/>
              </w:rPr>
            </w:pPr>
            <w:r>
              <w:t xml:space="preserve">Applicable persona </w:t>
            </w:r>
          </w:p>
        </w:tc>
        <w:tc>
          <w:tcPr>
            <w:tcW w:w="4500" w:type="dxa"/>
            <w:tcBorders>
              <w:top w:val="single" w:sz="6" w:space="0" w:color="auto"/>
              <w:left w:val="single" w:sz="6" w:space="0" w:color="auto"/>
              <w:bottom w:val="single" w:sz="6" w:space="0" w:color="auto"/>
              <w:right w:val="single" w:sz="6" w:space="0" w:color="auto"/>
            </w:tcBorders>
          </w:tcPr>
          <w:p w14:paraId="1D945F16" w14:textId="08F9FD27" w:rsidR="2229AB24" w:rsidRDefault="00D75CF3" w:rsidP="2229AB24">
            <w:pPr>
              <w:rPr>
                <w:rFonts w:ascii="Aptos" w:eastAsia="Aptos" w:hAnsi="Aptos" w:cs="Aptos"/>
              </w:rPr>
            </w:pPr>
            <w:r>
              <w:t>Not applicable</w:t>
            </w:r>
            <w:r w:rsidR="0008156E">
              <w:t>.</w:t>
            </w:r>
          </w:p>
        </w:tc>
      </w:tr>
    </w:tbl>
    <w:p w14:paraId="76B74CC0" w14:textId="77777777" w:rsidR="2229AB24" w:rsidRDefault="2229AB24" w:rsidP="2229AB24">
      <w:pPr>
        <w:tabs>
          <w:tab w:val="left" w:pos="1794"/>
        </w:tabs>
        <w:rPr>
          <w:rFonts w:ascii="Aptos" w:eastAsia="Aptos" w:hAnsi="Aptos" w:cs="Aptos"/>
          <w:color w:val="000000" w:themeColor="text1"/>
        </w:rPr>
      </w:pPr>
    </w:p>
    <w:p w14:paraId="710860AD" w14:textId="77777777" w:rsidR="2229AB24" w:rsidRDefault="2229AB24" w:rsidP="2229AB24">
      <w:pPr>
        <w:tabs>
          <w:tab w:val="left" w:pos="1794"/>
        </w:tabs>
        <w:rPr>
          <w:rFonts w:ascii="Aptos" w:eastAsia="Aptos" w:hAnsi="Aptos" w:cs="Aptos"/>
          <w:color w:val="000000" w:themeColor="text1"/>
        </w:rPr>
      </w:pPr>
    </w:p>
    <w:p w14:paraId="6971C1A9" w14:textId="77777777" w:rsidR="41A66100" w:rsidRDefault="41A66100" w:rsidP="2229AB24">
      <w:pPr>
        <w:pStyle w:val="ListParagraph"/>
        <w:numPr>
          <w:ilvl w:val="0"/>
          <w:numId w:val="1"/>
        </w:numPr>
        <w:tabs>
          <w:tab w:val="left" w:pos="1794"/>
        </w:tabs>
        <w:rPr>
          <w:rFonts w:ascii="Aptos" w:eastAsia="Aptos" w:hAnsi="Aptos" w:cs="Aptos"/>
          <w:color w:val="000000" w:themeColor="text1"/>
        </w:rPr>
      </w:pPr>
      <w:r>
        <w:t>Privacy Impact Assessment</w:t>
      </w:r>
    </w:p>
    <w:p w14:paraId="4C1F5120" w14:textId="77777777" w:rsidR="2229AB24" w:rsidRDefault="2229AB24" w:rsidP="2229AB24">
      <w:pPr>
        <w:tabs>
          <w:tab w:val="left" w:pos="1794"/>
        </w:tabs>
        <w:rPr>
          <w:rFonts w:ascii="Aptos" w:eastAsia="Aptos" w:hAnsi="Aptos" w:cs="Aptos"/>
          <w:color w:val="000000" w:themeColor="text1"/>
        </w:rPr>
      </w:pPr>
    </w:p>
    <w:p w14:paraId="68782592" w14:textId="77777777" w:rsidR="41A66100" w:rsidRDefault="41A66100" w:rsidP="2229AB24">
      <w:pPr>
        <w:tabs>
          <w:tab w:val="left" w:pos="1794"/>
        </w:tabs>
        <w:rPr>
          <w:rFonts w:ascii="Aptos" w:eastAsia="Aptos" w:hAnsi="Aptos" w:cs="Aptos"/>
          <w:color w:val="000000" w:themeColor="text1"/>
        </w:rPr>
      </w:pPr>
      <w:r>
        <w:t>11.1. Privacy Impact Assessment requirements</w:t>
      </w:r>
    </w:p>
    <w:p w14:paraId="64462FEC" w14:textId="77777777" w:rsidR="2229AB24" w:rsidRDefault="2229AB24" w:rsidP="2229AB24">
      <w:pPr>
        <w:tabs>
          <w:tab w:val="left" w:pos="1794"/>
        </w:tabs>
        <w:rPr>
          <w:rFonts w:ascii="Aptos" w:eastAsia="Aptos" w:hAnsi="Aptos" w:cs="Aptos"/>
          <w:color w:val="000000" w:themeColor="text1"/>
        </w:rPr>
      </w:pPr>
    </w:p>
    <w:p w14:paraId="73A9616C" w14:textId="77777777" w:rsidR="41A66100" w:rsidRDefault="41A66100" w:rsidP="2229AB24">
      <w:pPr>
        <w:tabs>
          <w:tab w:val="left" w:pos="1794"/>
        </w:tabs>
        <w:rPr>
          <w:rFonts w:ascii="Aptos" w:eastAsia="Aptos" w:hAnsi="Aptos" w:cs="Aptos"/>
          <w:color w:val="000000" w:themeColor="text1"/>
        </w:rPr>
      </w:pPr>
      <w:r>
        <w:t>11.1.1. Is there a requirement to conduct a Privacy Impact Assessment? (Please also outline where there is a recommendation to conduct an assessment. If another approach is adopted within the jurisdiction, please note this)</w:t>
      </w:r>
    </w:p>
    <w:p w14:paraId="440B73A1" w14:textId="77777777" w:rsidR="2229AB24" w:rsidRDefault="2229AB24" w:rsidP="2229AB24">
      <w:pPr>
        <w:tabs>
          <w:tab w:val="left" w:pos="1794"/>
        </w:tabs>
        <w:rPr>
          <w:rFonts w:ascii="Aptos" w:eastAsia="Aptos" w:hAnsi="Aptos" w:cs="Aptos"/>
          <w:color w:val="000000" w:themeColor="text1"/>
        </w:rPr>
      </w:pPr>
    </w:p>
    <w:tbl>
      <w:tblPr>
        <w:tblW w:w="0" w:type="auto"/>
        <w:tblBorders>
          <w:top w:val="single" w:sz="6" w:space="0" w:color="auto"/>
          <w:left w:val="single" w:sz="6" w:space="0" w:color="auto"/>
          <w:bottom w:val="single" w:sz="6" w:space="0" w:color="auto"/>
          <w:right w:val="single" w:sz="6" w:space="0" w:color="auto"/>
        </w:tblBorders>
        <w:tblLayout w:type="fixed"/>
        <w:tblLook w:val="04A0" w:firstRow="1" w:lastRow="0" w:firstColumn="1" w:lastColumn="0" w:noHBand="0" w:noVBand="1"/>
      </w:tblPr>
      <w:tblGrid>
        <w:gridCol w:w="4500"/>
        <w:gridCol w:w="4500"/>
      </w:tblGrid>
      <w:tr w:rsidR="2229AB24" w14:paraId="62525724" w14:textId="77777777" w:rsidTr="2229AB24">
        <w:trPr>
          <w:trHeight w:val="300"/>
        </w:trPr>
        <w:tc>
          <w:tcPr>
            <w:tcW w:w="4500" w:type="dxa"/>
            <w:tcBorders>
              <w:top w:val="single" w:sz="6" w:space="0" w:color="auto"/>
              <w:left w:val="single" w:sz="6" w:space="0" w:color="auto"/>
              <w:bottom w:val="single" w:sz="6" w:space="0" w:color="auto"/>
              <w:right w:val="single" w:sz="6" w:space="0" w:color="auto"/>
            </w:tcBorders>
          </w:tcPr>
          <w:p w14:paraId="065FCA06" w14:textId="77777777" w:rsidR="2229AB24" w:rsidRDefault="2229AB24" w:rsidP="2229AB24">
            <w:pPr>
              <w:rPr>
                <w:rFonts w:ascii="Aptos" w:eastAsia="Aptos" w:hAnsi="Aptos" w:cs="Aptos"/>
              </w:rPr>
            </w:pPr>
            <w:r>
              <w:t>Response </w:t>
            </w:r>
          </w:p>
        </w:tc>
        <w:tc>
          <w:tcPr>
            <w:tcW w:w="4500" w:type="dxa"/>
            <w:tcBorders>
              <w:top w:val="single" w:sz="6" w:space="0" w:color="auto"/>
              <w:left w:val="single" w:sz="6" w:space="0" w:color="auto"/>
              <w:bottom w:val="single" w:sz="6" w:space="0" w:color="auto"/>
              <w:right w:val="single" w:sz="6" w:space="0" w:color="auto"/>
            </w:tcBorders>
          </w:tcPr>
          <w:p w14:paraId="23D5F630" w14:textId="044CE18D" w:rsidR="2229AB24" w:rsidRDefault="2229AB24" w:rsidP="2229AB24">
            <w:pPr>
              <w:rPr>
                <w:rFonts w:ascii="Aptos" w:eastAsia="Aptos" w:hAnsi="Aptos" w:cs="Aptos"/>
              </w:rPr>
            </w:pPr>
            <w:r>
              <w:t xml:space="preserve">Yes, </w:t>
            </w:r>
            <w:del w:id="909" w:author="Bahar Toto" w:date="2025-11-13T23:48:00Z">
              <w:r w:rsidDel="00D63CE7">
                <w:delText>Data Protection Assessment (</w:delText>
              </w:r>
            </w:del>
            <w:r>
              <w:t>DPA</w:t>
            </w:r>
            <w:del w:id="910" w:author="Bahar Toto" w:date="2025-11-13T23:48:00Z">
              <w:r w:rsidDel="00D63CE7">
                <w:delText>)</w:delText>
              </w:r>
            </w:del>
            <w:r w:rsidR="00392189">
              <w:t xml:space="preserve"> is</w:t>
            </w:r>
            <w:r>
              <w:t xml:space="preserve"> required for heightened risk processing.</w:t>
            </w:r>
          </w:p>
        </w:tc>
      </w:tr>
      <w:tr w:rsidR="2229AB24" w14:paraId="1F69F0EB" w14:textId="77777777" w:rsidTr="2229AB24">
        <w:trPr>
          <w:trHeight w:val="300"/>
        </w:trPr>
        <w:tc>
          <w:tcPr>
            <w:tcW w:w="4500" w:type="dxa"/>
            <w:tcBorders>
              <w:top w:val="single" w:sz="6" w:space="0" w:color="auto"/>
              <w:left w:val="single" w:sz="6" w:space="0" w:color="auto"/>
              <w:bottom w:val="single" w:sz="6" w:space="0" w:color="auto"/>
              <w:right w:val="single" w:sz="6" w:space="0" w:color="auto"/>
            </w:tcBorders>
          </w:tcPr>
          <w:p w14:paraId="0BE5F9C4" w14:textId="77777777" w:rsidR="2229AB24" w:rsidRDefault="2229AB24" w:rsidP="2229AB24">
            <w:pPr>
              <w:rPr>
                <w:rFonts w:ascii="Aptos" w:eastAsia="Aptos" w:hAnsi="Aptos" w:cs="Aptos"/>
              </w:rPr>
            </w:pPr>
            <w:r>
              <w:t>Citation </w:t>
            </w:r>
          </w:p>
        </w:tc>
        <w:tc>
          <w:tcPr>
            <w:tcW w:w="4500" w:type="dxa"/>
            <w:tcBorders>
              <w:top w:val="single" w:sz="6" w:space="0" w:color="auto"/>
              <w:left w:val="single" w:sz="6" w:space="0" w:color="auto"/>
              <w:bottom w:val="single" w:sz="6" w:space="0" w:color="auto"/>
              <w:right w:val="single" w:sz="6" w:space="0" w:color="auto"/>
            </w:tcBorders>
          </w:tcPr>
          <w:p w14:paraId="10AB8715" w14:textId="02BDB25A" w:rsidR="2229AB24" w:rsidRDefault="00517F30" w:rsidP="2229AB24">
            <w:pPr>
              <w:rPr>
                <w:rFonts w:ascii="Aptos" w:eastAsia="Aptos" w:hAnsi="Aptos" w:cs="Aptos"/>
              </w:rPr>
            </w:pPr>
            <w:del w:id="911" w:author="Bahar Toto" w:date="2025-11-13T15:03:00Z">
              <w:r w:rsidDel="00107E11">
                <w:delText xml:space="preserve">Conn. Gen. Stat. </w:delText>
              </w:r>
            </w:del>
            <w:r>
              <w:t>§</w:t>
            </w:r>
            <w:del w:id="912" w:author="Bahar Toto" w:date="2025-11-13T23:48:00Z">
              <w:r w:rsidDel="00D63CE7">
                <w:delText xml:space="preserve"> </w:delText>
              </w:r>
            </w:del>
            <w:r>
              <w:t>42‑522(a)</w:t>
            </w:r>
            <w:ins w:id="913" w:author="Bahar Toto" w:date="2025-11-13T15:03:00Z">
              <w:r w:rsidR="00107E11">
                <w:t xml:space="preserve"> of the CTDPA</w:t>
              </w:r>
            </w:ins>
          </w:p>
        </w:tc>
      </w:tr>
      <w:tr w:rsidR="2229AB24" w14:paraId="27AE5ACD" w14:textId="77777777" w:rsidTr="2229AB24">
        <w:trPr>
          <w:trHeight w:val="300"/>
        </w:trPr>
        <w:tc>
          <w:tcPr>
            <w:tcW w:w="4500" w:type="dxa"/>
            <w:tcBorders>
              <w:top w:val="single" w:sz="6" w:space="0" w:color="auto"/>
              <w:left w:val="single" w:sz="6" w:space="0" w:color="auto"/>
              <w:bottom w:val="single" w:sz="6" w:space="0" w:color="auto"/>
              <w:right w:val="single" w:sz="6" w:space="0" w:color="auto"/>
            </w:tcBorders>
          </w:tcPr>
          <w:p w14:paraId="3E4C3B5E" w14:textId="77777777" w:rsidR="2229AB24" w:rsidRDefault="2229AB24" w:rsidP="2229AB24">
            <w:pPr>
              <w:rPr>
                <w:rFonts w:ascii="Aptos" w:eastAsia="Aptos" w:hAnsi="Aptos" w:cs="Aptos"/>
              </w:rPr>
            </w:pPr>
            <w:r>
              <w:t xml:space="preserve">Applicable persona </w:t>
            </w:r>
          </w:p>
        </w:tc>
        <w:tc>
          <w:tcPr>
            <w:tcW w:w="4500" w:type="dxa"/>
            <w:tcBorders>
              <w:top w:val="single" w:sz="6" w:space="0" w:color="auto"/>
              <w:left w:val="single" w:sz="6" w:space="0" w:color="auto"/>
              <w:bottom w:val="single" w:sz="6" w:space="0" w:color="auto"/>
              <w:right w:val="single" w:sz="6" w:space="0" w:color="auto"/>
            </w:tcBorders>
          </w:tcPr>
          <w:p w14:paraId="0D8E5061" w14:textId="479DFBC0" w:rsidR="2229AB24" w:rsidRDefault="00517F30" w:rsidP="2229AB24">
            <w:pPr>
              <w:rPr>
                <w:rFonts w:ascii="Aptos" w:eastAsia="Aptos" w:hAnsi="Aptos" w:cs="Aptos"/>
              </w:rPr>
            </w:pPr>
            <w:r>
              <w:t>Controllers</w:t>
            </w:r>
            <w:r w:rsidR="0008156E">
              <w:t>.</w:t>
            </w:r>
          </w:p>
        </w:tc>
      </w:tr>
    </w:tbl>
    <w:p w14:paraId="66DE41D6" w14:textId="77777777" w:rsidR="2229AB24" w:rsidRDefault="2229AB24" w:rsidP="2229AB24">
      <w:pPr>
        <w:tabs>
          <w:tab w:val="left" w:pos="1794"/>
        </w:tabs>
        <w:rPr>
          <w:rFonts w:ascii="Aptos" w:eastAsia="Aptos" w:hAnsi="Aptos" w:cs="Aptos"/>
          <w:color w:val="000000" w:themeColor="text1"/>
        </w:rPr>
      </w:pPr>
    </w:p>
    <w:p w14:paraId="7790A700" w14:textId="77777777" w:rsidR="41A66100" w:rsidRDefault="41A66100" w:rsidP="2229AB24">
      <w:pPr>
        <w:tabs>
          <w:tab w:val="left" w:pos="1794"/>
        </w:tabs>
        <w:rPr>
          <w:rFonts w:ascii="Aptos" w:eastAsia="Aptos" w:hAnsi="Aptos" w:cs="Aptos"/>
          <w:color w:val="000000" w:themeColor="text1"/>
        </w:rPr>
      </w:pPr>
      <w:r>
        <w:t>11.1.2. In which circumstances is the requirement to conduct a Privacy Impact Assessment triggered? (Please include any whitelist(s) or blacklist(s) released by the data protection authority)</w:t>
      </w:r>
    </w:p>
    <w:p w14:paraId="0363994C" w14:textId="77777777" w:rsidR="2229AB24" w:rsidRDefault="2229AB24" w:rsidP="2229AB24">
      <w:pPr>
        <w:tabs>
          <w:tab w:val="left" w:pos="1794"/>
        </w:tabs>
        <w:rPr>
          <w:rFonts w:ascii="Aptos" w:eastAsia="Aptos" w:hAnsi="Aptos" w:cs="Aptos"/>
          <w:color w:val="000000" w:themeColor="text1"/>
        </w:rPr>
      </w:pPr>
    </w:p>
    <w:tbl>
      <w:tblPr>
        <w:tblW w:w="0" w:type="auto"/>
        <w:tblBorders>
          <w:top w:val="single" w:sz="6" w:space="0" w:color="auto"/>
          <w:left w:val="single" w:sz="6" w:space="0" w:color="auto"/>
          <w:bottom w:val="single" w:sz="6" w:space="0" w:color="auto"/>
          <w:right w:val="single" w:sz="6" w:space="0" w:color="auto"/>
        </w:tblBorders>
        <w:tblLayout w:type="fixed"/>
        <w:tblLook w:val="04A0" w:firstRow="1" w:lastRow="0" w:firstColumn="1" w:lastColumn="0" w:noHBand="0" w:noVBand="1"/>
      </w:tblPr>
      <w:tblGrid>
        <w:gridCol w:w="4500"/>
        <w:gridCol w:w="4500"/>
      </w:tblGrid>
      <w:tr w:rsidR="2229AB24" w14:paraId="3C7D5328" w14:textId="77777777" w:rsidTr="2229AB24">
        <w:trPr>
          <w:trHeight w:val="300"/>
        </w:trPr>
        <w:tc>
          <w:tcPr>
            <w:tcW w:w="4500" w:type="dxa"/>
            <w:tcBorders>
              <w:top w:val="single" w:sz="6" w:space="0" w:color="auto"/>
              <w:left w:val="single" w:sz="6" w:space="0" w:color="auto"/>
              <w:bottom w:val="single" w:sz="6" w:space="0" w:color="auto"/>
              <w:right w:val="single" w:sz="6" w:space="0" w:color="auto"/>
            </w:tcBorders>
          </w:tcPr>
          <w:p w14:paraId="1EFCBA79" w14:textId="77777777" w:rsidR="2229AB24" w:rsidRDefault="2229AB24" w:rsidP="2229AB24">
            <w:pPr>
              <w:rPr>
                <w:rFonts w:ascii="Aptos" w:eastAsia="Aptos" w:hAnsi="Aptos" w:cs="Aptos"/>
              </w:rPr>
            </w:pPr>
            <w:r>
              <w:t>Response </w:t>
            </w:r>
          </w:p>
        </w:tc>
        <w:tc>
          <w:tcPr>
            <w:tcW w:w="4500" w:type="dxa"/>
            <w:tcBorders>
              <w:top w:val="single" w:sz="6" w:space="0" w:color="auto"/>
              <w:left w:val="single" w:sz="6" w:space="0" w:color="auto"/>
              <w:bottom w:val="single" w:sz="6" w:space="0" w:color="auto"/>
              <w:right w:val="single" w:sz="6" w:space="0" w:color="auto"/>
            </w:tcBorders>
          </w:tcPr>
          <w:p w14:paraId="4FAFD847" w14:textId="77777777" w:rsidR="00167F9E" w:rsidRDefault="00167F9E" w:rsidP="2229AB24">
            <w:pPr>
              <w:rPr>
                <w:ins w:id="914" w:author="Bahar Toto" w:date="2025-11-30T23:50:00Z"/>
              </w:rPr>
            </w:pPr>
            <w:commentRangeStart w:id="915"/>
            <w:commentRangeStart w:id="916"/>
            <w:ins w:id="917" w:author="Bahar Toto" w:date="2025-11-30T23:49:00Z">
              <w:r w:rsidRPr="00167F9E">
                <w:t xml:space="preserve">For the purposes of </w:t>
              </w:r>
            </w:ins>
            <w:ins w:id="918" w:author="Bahar Toto" w:date="2025-11-30T23:50:00Z">
              <w:r>
                <w:t>§42</w:t>
              </w:r>
              <w:r>
                <w:rPr>
                  <w:rFonts w:ascii="Cambria Math" w:hAnsi="Cambria Math" w:cs="Cambria Math"/>
                </w:rPr>
                <w:t>‑</w:t>
              </w:r>
              <w:r>
                <w:t>522 of the CTDPA</w:t>
              </w:r>
            </w:ins>
            <w:ins w:id="919" w:author="Bahar Toto" w:date="2025-11-30T23:49:00Z">
              <w:r w:rsidRPr="00167F9E">
                <w:t xml:space="preserve">, processing that presents a heightened risk of harm to a consumer includes: </w:t>
              </w:r>
            </w:ins>
          </w:p>
          <w:p w14:paraId="16A70DD0" w14:textId="77777777" w:rsidR="00167F9E" w:rsidRDefault="00167F9E" w:rsidP="2229AB24">
            <w:pPr>
              <w:rPr>
                <w:ins w:id="920" w:author="Bahar Toto" w:date="2025-11-30T23:50:00Z"/>
              </w:rPr>
            </w:pPr>
            <w:ins w:id="921" w:author="Bahar Toto" w:date="2025-11-30T23:49:00Z">
              <w:r w:rsidRPr="00167F9E">
                <w:t xml:space="preserve">(1) The processing of personal data for the purposes of targeted advertising; </w:t>
              </w:r>
            </w:ins>
          </w:p>
          <w:p w14:paraId="2C22FF15" w14:textId="77777777" w:rsidR="00167F9E" w:rsidRDefault="00167F9E" w:rsidP="2229AB24">
            <w:pPr>
              <w:rPr>
                <w:ins w:id="922" w:author="Bahar Toto" w:date="2025-11-30T23:50:00Z"/>
              </w:rPr>
            </w:pPr>
            <w:ins w:id="923" w:author="Bahar Toto" w:date="2025-11-30T23:49:00Z">
              <w:r w:rsidRPr="00167F9E">
                <w:t xml:space="preserve">(2) the sale of personal data; </w:t>
              </w:r>
            </w:ins>
          </w:p>
          <w:p w14:paraId="751815B1" w14:textId="77777777" w:rsidR="00167F9E" w:rsidRDefault="00167F9E" w:rsidP="2229AB24">
            <w:pPr>
              <w:rPr>
                <w:ins w:id="924" w:author="Bahar Toto" w:date="2025-11-30T23:50:00Z"/>
              </w:rPr>
            </w:pPr>
            <w:ins w:id="925" w:author="Bahar Toto" w:date="2025-11-30T23:49:00Z">
              <w:r w:rsidRPr="00167F9E">
                <w:t xml:space="preserve">(3) the processing of personal data for the purposes </w:t>
              </w:r>
            </w:ins>
            <w:ins w:id="926" w:author="Bahar Toto" w:date="2025-11-30T23:50:00Z">
              <w:r>
                <w:t xml:space="preserve">of </w:t>
              </w:r>
            </w:ins>
            <w:ins w:id="927" w:author="Bahar Toto" w:date="2025-11-30T23:49:00Z">
              <w:r w:rsidRPr="00167F9E">
                <w:t xml:space="preserve"> profiling, where such profiling presents a reasonably foreseeable risk of </w:t>
              </w:r>
            </w:ins>
          </w:p>
          <w:p w14:paraId="7E61C259" w14:textId="77777777" w:rsidR="00167F9E" w:rsidRDefault="00167F9E" w:rsidP="2229AB24">
            <w:pPr>
              <w:rPr>
                <w:ins w:id="928" w:author="Bahar Toto" w:date="2025-11-30T23:50:00Z"/>
              </w:rPr>
            </w:pPr>
            <w:ins w:id="929" w:author="Bahar Toto" w:date="2025-11-30T23:49:00Z">
              <w:r w:rsidRPr="00167F9E">
                <w:t xml:space="preserve">(A) unfair or deceptive treatment of, or unlawful disparate impact on, consumers, </w:t>
              </w:r>
            </w:ins>
          </w:p>
          <w:p w14:paraId="1424ACB9" w14:textId="77777777" w:rsidR="00167F9E" w:rsidRDefault="00167F9E" w:rsidP="2229AB24">
            <w:pPr>
              <w:rPr>
                <w:ins w:id="930" w:author="Bahar Toto" w:date="2025-11-30T23:50:00Z"/>
              </w:rPr>
            </w:pPr>
            <w:ins w:id="931" w:author="Bahar Toto" w:date="2025-11-30T23:49:00Z">
              <w:r w:rsidRPr="00167F9E">
                <w:t xml:space="preserve">(B) financial, physical or reputational injury to consumers, </w:t>
              </w:r>
            </w:ins>
          </w:p>
          <w:p w14:paraId="111B6E93" w14:textId="77777777" w:rsidR="00167F9E" w:rsidRDefault="00167F9E" w:rsidP="2229AB24">
            <w:pPr>
              <w:rPr>
                <w:ins w:id="932" w:author="Bahar Toto" w:date="2025-11-30T23:50:00Z"/>
              </w:rPr>
            </w:pPr>
            <w:ins w:id="933" w:author="Bahar Toto" w:date="2025-11-30T23:49:00Z">
              <w:r w:rsidRPr="00167F9E">
                <w:t xml:space="preserve">(C) a physical or other intrusion upon the solitude or seclusion, or the private affairs or concerns, of consumers, where such intrusion would be offensive to a reasonable person, or </w:t>
              </w:r>
            </w:ins>
          </w:p>
          <w:p w14:paraId="220A32A4" w14:textId="77777777" w:rsidR="00167F9E" w:rsidRDefault="00167F9E" w:rsidP="2229AB24">
            <w:pPr>
              <w:rPr>
                <w:ins w:id="934" w:author="Bahar Toto" w:date="2025-11-30T23:50:00Z"/>
              </w:rPr>
            </w:pPr>
            <w:ins w:id="935" w:author="Bahar Toto" w:date="2025-11-30T23:49:00Z">
              <w:r w:rsidRPr="00167F9E">
                <w:t xml:space="preserve">(D) other substantial injury to consumers; and </w:t>
              </w:r>
            </w:ins>
          </w:p>
          <w:p w14:paraId="608A80D5" w14:textId="20882543" w:rsidR="2229AB24" w:rsidRPr="00167F9E" w:rsidRDefault="00167F9E" w:rsidP="2229AB24">
            <w:pPr>
              <w:rPr>
                <w:rPrChange w:id="936" w:author="Bahar Toto" w:date="2025-11-30T23:50:00Z">
                  <w:rPr>
                    <w:rFonts w:ascii="Aptos" w:eastAsia="Aptos" w:hAnsi="Aptos" w:cs="Aptos"/>
                  </w:rPr>
                </w:rPrChange>
              </w:rPr>
            </w:pPr>
            <w:ins w:id="937" w:author="Bahar Toto" w:date="2025-11-30T23:49:00Z">
              <w:r w:rsidRPr="00167F9E">
                <w:t>(4) the processing of sensitive data.</w:t>
              </w:r>
            </w:ins>
            <w:del w:id="938" w:author="Bahar Toto" w:date="2025-11-30T23:49:00Z">
              <w:r w:rsidR="2229AB24" w:rsidDel="00167F9E">
                <w:delText xml:space="preserve">Targeted advertising, </w:delText>
              </w:r>
            </w:del>
            <w:commentRangeEnd w:id="915"/>
            <w:r w:rsidR="00565582">
              <w:rPr>
                <w:rStyle w:val="CommentReference"/>
                <w:sz w:val="24"/>
                <w:szCs w:val="24"/>
              </w:rPr>
              <w:commentReference w:id="915"/>
            </w:r>
            <w:commentRangeEnd w:id="916"/>
            <w:r w:rsidR="00C416C9">
              <w:rPr>
                <w:rStyle w:val="CommentReference"/>
                <w:sz w:val="24"/>
                <w:szCs w:val="24"/>
              </w:rPr>
              <w:commentReference w:id="916"/>
            </w:r>
            <w:del w:id="939" w:author="Bahar Toto" w:date="2025-11-30T23:49:00Z">
              <w:r w:rsidR="2229AB24" w:rsidDel="00167F9E">
                <w:delText>sale, profiling with legal/similarly significant effects, and sensitive data processing</w:delText>
              </w:r>
              <w:r w:rsidR="0008156E" w:rsidDel="00167F9E">
                <w:delText>.</w:delText>
              </w:r>
            </w:del>
          </w:p>
        </w:tc>
      </w:tr>
      <w:tr w:rsidR="2229AB24" w14:paraId="754D9B68" w14:textId="77777777" w:rsidTr="2229AB24">
        <w:trPr>
          <w:trHeight w:val="300"/>
        </w:trPr>
        <w:tc>
          <w:tcPr>
            <w:tcW w:w="4500" w:type="dxa"/>
            <w:tcBorders>
              <w:top w:val="single" w:sz="6" w:space="0" w:color="auto"/>
              <w:left w:val="single" w:sz="6" w:space="0" w:color="auto"/>
              <w:bottom w:val="single" w:sz="6" w:space="0" w:color="auto"/>
              <w:right w:val="single" w:sz="6" w:space="0" w:color="auto"/>
            </w:tcBorders>
          </w:tcPr>
          <w:p w14:paraId="2EEBEEF6" w14:textId="77777777" w:rsidR="2229AB24" w:rsidRDefault="2229AB24" w:rsidP="2229AB24">
            <w:pPr>
              <w:rPr>
                <w:rFonts w:ascii="Aptos" w:eastAsia="Aptos" w:hAnsi="Aptos" w:cs="Aptos"/>
              </w:rPr>
            </w:pPr>
            <w:r>
              <w:t>Citation </w:t>
            </w:r>
          </w:p>
        </w:tc>
        <w:tc>
          <w:tcPr>
            <w:tcW w:w="4500" w:type="dxa"/>
            <w:tcBorders>
              <w:top w:val="single" w:sz="6" w:space="0" w:color="auto"/>
              <w:left w:val="single" w:sz="6" w:space="0" w:color="auto"/>
              <w:bottom w:val="single" w:sz="6" w:space="0" w:color="auto"/>
              <w:right w:val="single" w:sz="6" w:space="0" w:color="auto"/>
            </w:tcBorders>
          </w:tcPr>
          <w:p w14:paraId="2C3B2D82" w14:textId="4D5501BB" w:rsidR="2229AB24" w:rsidRDefault="2229AB24" w:rsidP="2229AB24">
            <w:pPr>
              <w:rPr>
                <w:rFonts w:ascii="Aptos" w:eastAsia="Aptos" w:hAnsi="Aptos" w:cs="Aptos"/>
              </w:rPr>
            </w:pPr>
            <w:del w:id="940" w:author="Bahar Toto" w:date="2025-11-13T15:03:00Z">
              <w:r w:rsidDel="00107E11">
                <w:delText xml:space="preserve">Conn. Gen. Stat. </w:delText>
              </w:r>
            </w:del>
            <w:r>
              <w:t>§</w:t>
            </w:r>
            <w:del w:id="941" w:author="Bahar Toto" w:date="2025-11-30T23:52:00Z">
              <w:r w:rsidDel="00565582">
                <w:delText xml:space="preserve"> </w:delText>
              </w:r>
            </w:del>
            <w:r>
              <w:t>42‑522(a)</w:t>
            </w:r>
            <w:ins w:id="942" w:author="Bahar Toto" w:date="2025-11-13T15:03:00Z">
              <w:r w:rsidR="00107E11">
                <w:t xml:space="preserve"> of the CTDPA</w:t>
              </w:r>
            </w:ins>
          </w:p>
        </w:tc>
      </w:tr>
      <w:tr w:rsidR="2229AB24" w14:paraId="5F7AC750" w14:textId="77777777" w:rsidTr="2229AB24">
        <w:trPr>
          <w:trHeight w:val="300"/>
        </w:trPr>
        <w:tc>
          <w:tcPr>
            <w:tcW w:w="4500" w:type="dxa"/>
            <w:tcBorders>
              <w:top w:val="single" w:sz="6" w:space="0" w:color="auto"/>
              <w:left w:val="single" w:sz="6" w:space="0" w:color="auto"/>
              <w:bottom w:val="single" w:sz="6" w:space="0" w:color="auto"/>
              <w:right w:val="single" w:sz="6" w:space="0" w:color="auto"/>
            </w:tcBorders>
          </w:tcPr>
          <w:p w14:paraId="3D4FD40D" w14:textId="77777777" w:rsidR="2229AB24" w:rsidRDefault="2229AB24" w:rsidP="2229AB24">
            <w:pPr>
              <w:rPr>
                <w:rFonts w:ascii="Aptos" w:eastAsia="Aptos" w:hAnsi="Aptos" w:cs="Aptos"/>
              </w:rPr>
            </w:pPr>
            <w:r>
              <w:t xml:space="preserve">Applicable persona </w:t>
            </w:r>
          </w:p>
        </w:tc>
        <w:tc>
          <w:tcPr>
            <w:tcW w:w="4500" w:type="dxa"/>
            <w:tcBorders>
              <w:top w:val="single" w:sz="6" w:space="0" w:color="auto"/>
              <w:left w:val="single" w:sz="6" w:space="0" w:color="auto"/>
              <w:bottom w:val="single" w:sz="6" w:space="0" w:color="auto"/>
              <w:right w:val="single" w:sz="6" w:space="0" w:color="auto"/>
            </w:tcBorders>
          </w:tcPr>
          <w:p w14:paraId="3A86C686" w14:textId="231C9975" w:rsidR="2229AB24" w:rsidRDefault="00517F30" w:rsidP="2229AB24">
            <w:pPr>
              <w:rPr>
                <w:rFonts w:ascii="Aptos" w:eastAsia="Aptos" w:hAnsi="Aptos" w:cs="Aptos"/>
              </w:rPr>
            </w:pPr>
            <w:r>
              <w:t>Controllers</w:t>
            </w:r>
            <w:del w:id="943" w:author="Bahar Toto" w:date="2025-11-30T23:50:00Z">
              <w:r w:rsidR="0008156E" w:rsidDel="00167F9E">
                <w:delText>.</w:delText>
              </w:r>
            </w:del>
          </w:p>
        </w:tc>
      </w:tr>
    </w:tbl>
    <w:p w14:paraId="043D3097" w14:textId="77777777" w:rsidR="2229AB24" w:rsidRDefault="2229AB24" w:rsidP="2229AB24">
      <w:pPr>
        <w:tabs>
          <w:tab w:val="left" w:pos="1794"/>
        </w:tabs>
        <w:rPr>
          <w:rFonts w:ascii="Aptos" w:eastAsia="Aptos" w:hAnsi="Aptos" w:cs="Aptos"/>
          <w:color w:val="000000" w:themeColor="text1"/>
        </w:rPr>
      </w:pPr>
    </w:p>
    <w:p w14:paraId="3A7DD33E" w14:textId="77777777" w:rsidR="41A66100" w:rsidRDefault="41A66100" w:rsidP="2229AB24">
      <w:pPr>
        <w:tabs>
          <w:tab w:val="left" w:pos="1794"/>
        </w:tabs>
        <w:rPr>
          <w:rFonts w:ascii="Aptos" w:eastAsia="Aptos" w:hAnsi="Aptos" w:cs="Aptos"/>
          <w:color w:val="000000" w:themeColor="text1"/>
        </w:rPr>
      </w:pPr>
      <w:r>
        <w:t>11.1.3. What information must be included in a Privacy Impact Assessment?</w:t>
      </w:r>
    </w:p>
    <w:p w14:paraId="081DC8D2" w14:textId="77777777" w:rsidR="2229AB24" w:rsidRDefault="2229AB24" w:rsidP="2229AB24">
      <w:pPr>
        <w:tabs>
          <w:tab w:val="left" w:pos="1794"/>
        </w:tabs>
        <w:rPr>
          <w:rFonts w:ascii="Aptos" w:eastAsia="Aptos" w:hAnsi="Aptos" w:cs="Aptos"/>
          <w:color w:val="000000" w:themeColor="text1"/>
        </w:rPr>
      </w:pPr>
    </w:p>
    <w:tbl>
      <w:tblPr>
        <w:tblW w:w="0" w:type="auto"/>
        <w:tblBorders>
          <w:top w:val="single" w:sz="6" w:space="0" w:color="auto"/>
          <w:left w:val="single" w:sz="6" w:space="0" w:color="auto"/>
          <w:bottom w:val="single" w:sz="6" w:space="0" w:color="auto"/>
          <w:right w:val="single" w:sz="6" w:space="0" w:color="auto"/>
        </w:tblBorders>
        <w:tblLayout w:type="fixed"/>
        <w:tblLook w:val="04A0" w:firstRow="1" w:lastRow="0" w:firstColumn="1" w:lastColumn="0" w:noHBand="0" w:noVBand="1"/>
      </w:tblPr>
      <w:tblGrid>
        <w:gridCol w:w="4500"/>
        <w:gridCol w:w="4500"/>
      </w:tblGrid>
      <w:tr w:rsidR="2229AB24" w14:paraId="4F273599" w14:textId="77777777" w:rsidTr="2229AB24">
        <w:trPr>
          <w:trHeight w:val="300"/>
        </w:trPr>
        <w:tc>
          <w:tcPr>
            <w:tcW w:w="4500" w:type="dxa"/>
            <w:tcBorders>
              <w:top w:val="single" w:sz="6" w:space="0" w:color="auto"/>
              <w:left w:val="single" w:sz="6" w:space="0" w:color="auto"/>
              <w:bottom w:val="single" w:sz="6" w:space="0" w:color="auto"/>
              <w:right w:val="single" w:sz="6" w:space="0" w:color="auto"/>
            </w:tcBorders>
          </w:tcPr>
          <w:p w14:paraId="79ADC4DA" w14:textId="77777777" w:rsidR="2229AB24" w:rsidRDefault="2229AB24" w:rsidP="2229AB24">
            <w:pPr>
              <w:rPr>
                <w:rFonts w:ascii="Aptos" w:eastAsia="Aptos" w:hAnsi="Aptos" w:cs="Aptos"/>
              </w:rPr>
            </w:pPr>
            <w:r>
              <w:t>Response </w:t>
            </w:r>
          </w:p>
        </w:tc>
        <w:tc>
          <w:tcPr>
            <w:tcW w:w="4500" w:type="dxa"/>
            <w:tcBorders>
              <w:top w:val="single" w:sz="6" w:space="0" w:color="auto"/>
              <w:left w:val="single" w:sz="6" w:space="0" w:color="auto"/>
              <w:bottom w:val="single" w:sz="6" w:space="0" w:color="auto"/>
              <w:right w:val="single" w:sz="6" w:space="0" w:color="auto"/>
            </w:tcBorders>
          </w:tcPr>
          <w:p w14:paraId="478AD6D4" w14:textId="77777777" w:rsidR="00565582" w:rsidRDefault="00565582" w:rsidP="2229AB24">
            <w:pPr>
              <w:rPr>
                <w:ins w:id="944" w:author="Bahar Toto" w:date="2025-11-30T23:53:00Z"/>
              </w:rPr>
            </w:pPr>
            <w:ins w:id="945" w:author="Bahar Toto" w:date="2025-11-30T23:51:00Z">
              <w:r w:rsidRPr="00565582">
                <w:t xml:space="preserve">Each </w:t>
              </w:r>
            </w:ins>
            <w:ins w:id="946" w:author="Bahar Toto" w:date="2025-11-30T23:52:00Z">
              <w:r>
                <w:t>DPA</w:t>
              </w:r>
            </w:ins>
            <w:ins w:id="947" w:author="Bahar Toto" w:date="2025-11-30T23:51:00Z">
              <w:r w:rsidRPr="00565582">
                <w:t xml:space="preserve"> conducted pursuant to </w:t>
              </w:r>
            </w:ins>
            <w:ins w:id="948" w:author="Bahar Toto" w:date="2025-11-30T23:52:00Z">
              <w:r>
                <w:t>§42</w:t>
              </w:r>
              <w:r>
                <w:rPr>
                  <w:rFonts w:ascii="Cambria Math" w:hAnsi="Cambria Math" w:cs="Cambria Math"/>
                </w:rPr>
                <w:t>‑</w:t>
              </w:r>
              <w:r>
                <w:t>522 of the CTDPA</w:t>
              </w:r>
            </w:ins>
            <w:ins w:id="949" w:author="Bahar Toto" w:date="2025-11-30T23:51:00Z">
              <w:r w:rsidRPr="00565582">
                <w:t xml:space="preserve"> shall identify and weigh the benefits that may flow, directly and indirectly, from the processing to the controller, the consumer, other stakeholders and the public against the potential risks to the rights of the consumer associated with such processing, as mitigated by safeguards that can be employed by the controller to reduce such risks. The controller shall factor into each such </w:t>
              </w:r>
            </w:ins>
            <w:ins w:id="950" w:author="Bahar Toto" w:date="2025-11-30T23:53:00Z">
              <w:r>
                <w:t>DPA</w:t>
              </w:r>
            </w:ins>
            <w:ins w:id="951" w:author="Bahar Toto" w:date="2025-11-30T23:51:00Z">
              <w:r w:rsidRPr="00565582">
                <w:t xml:space="preserve"> the use of de-identified data and the reasonable expectations of consumers, as well as the context of the processing and the relationship between the controller and the consumer whose personal data will be processed. </w:t>
              </w:r>
            </w:ins>
          </w:p>
          <w:p w14:paraId="20250299" w14:textId="77777777" w:rsidR="00565582" w:rsidRDefault="00565582" w:rsidP="2229AB24">
            <w:pPr>
              <w:rPr>
                <w:ins w:id="952" w:author="Bahar Toto" w:date="2025-11-30T23:53:00Z"/>
              </w:rPr>
            </w:pPr>
            <w:ins w:id="953" w:author="Bahar Toto" w:date="2025-11-30T23:53:00Z">
              <w:r>
                <w:t>Moreover, e</w:t>
              </w:r>
            </w:ins>
            <w:ins w:id="954" w:author="Bahar Toto" w:date="2025-11-30T23:51:00Z">
              <w:r w:rsidRPr="00565582">
                <w:t xml:space="preserve">ach controller that engages in any profiling for the purposes of making a decision that produces any legal or similarly significant effect concerning a consumer shall conduct an impact assessment for such profiling. Such impact assessment shall include, to the extent reasonably known by or available to the controller, as applicable: </w:t>
              </w:r>
            </w:ins>
          </w:p>
          <w:p w14:paraId="6B4A09A9" w14:textId="77777777" w:rsidR="00565582" w:rsidRDefault="00565582" w:rsidP="2229AB24">
            <w:pPr>
              <w:rPr>
                <w:ins w:id="955" w:author="Bahar Toto" w:date="2025-11-30T23:53:00Z"/>
              </w:rPr>
            </w:pPr>
            <w:ins w:id="956" w:author="Bahar Toto" w:date="2025-11-30T23:51:00Z">
              <w:r w:rsidRPr="00565582">
                <w:t xml:space="preserve">(1) A statement by the controller disclosing the purpose, intended use cases and deployment context of, and benefits afforded by, such profiling; </w:t>
              </w:r>
            </w:ins>
          </w:p>
          <w:p w14:paraId="7AA7EC98" w14:textId="77777777" w:rsidR="00565582" w:rsidRDefault="00565582" w:rsidP="2229AB24">
            <w:pPr>
              <w:rPr>
                <w:ins w:id="957" w:author="Bahar Toto" w:date="2025-11-30T23:53:00Z"/>
              </w:rPr>
            </w:pPr>
            <w:ins w:id="958" w:author="Bahar Toto" w:date="2025-11-30T23:51:00Z">
              <w:r w:rsidRPr="00565582">
                <w:t xml:space="preserve">(2) an analysis of whether such profiling poses any known or reasonably foreseeable heightened risk of harm to a consumer, and, if so, </w:t>
              </w:r>
            </w:ins>
          </w:p>
          <w:p w14:paraId="1D738E19" w14:textId="77777777" w:rsidR="00565582" w:rsidRDefault="00565582" w:rsidP="2229AB24">
            <w:pPr>
              <w:rPr>
                <w:ins w:id="959" w:author="Bahar Toto" w:date="2025-11-30T23:53:00Z"/>
              </w:rPr>
            </w:pPr>
            <w:ins w:id="960" w:author="Bahar Toto" w:date="2025-11-30T23:51:00Z">
              <w:r w:rsidRPr="00565582">
                <w:t xml:space="preserve">(A) the nature of such heightened risk of harm to a consumer, and </w:t>
              </w:r>
            </w:ins>
          </w:p>
          <w:p w14:paraId="013C537E" w14:textId="77777777" w:rsidR="00565582" w:rsidRDefault="00565582" w:rsidP="2229AB24">
            <w:pPr>
              <w:rPr>
                <w:ins w:id="961" w:author="Bahar Toto" w:date="2025-11-30T23:54:00Z"/>
              </w:rPr>
            </w:pPr>
            <w:ins w:id="962" w:author="Bahar Toto" w:date="2025-11-30T23:51:00Z">
              <w:r w:rsidRPr="00565582">
                <w:t xml:space="preserve">(B) the steps that have been taken to mitigate such heightened risk of harm to a consumer; </w:t>
              </w:r>
            </w:ins>
          </w:p>
          <w:p w14:paraId="22A053C7" w14:textId="77777777" w:rsidR="00565582" w:rsidRDefault="00565582" w:rsidP="2229AB24">
            <w:pPr>
              <w:rPr>
                <w:ins w:id="963" w:author="Bahar Toto" w:date="2025-11-30T23:54:00Z"/>
              </w:rPr>
            </w:pPr>
            <w:ins w:id="964" w:author="Bahar Toto" w:date="2025-11-30T23:51:00Z">
              <w:r w:rsidRPr="00565582">
                <w:t xml:space="preserve">(3) a description of </w:t>
              </w:r>
            </w:ins>
          </w:p>
          <w:p w14:paraId="1276B3DB" w14:textId="77777777" w:rsidR="00565582" w:rsidRDefault="00565582" w:rsidP="2229AB24">
            <w:pPr>
              <w:rPr>
                <w:ins w:id="965" w:author="Bahar Toto" w:date="2025-11-30T23:54:00Z"/>
              </w:rPr>
            </w:pPr>
            <w:ins w:id="966" w:author="Bahar Toto" w:date="2025-11-30T23:51:00Z">
              <w:r w:rsidRPr="00565582">
                <w:t xml:space="preserve">(A) the main categories of personal data processed as inputs for the purposes of such profiling, and </w:t>
              </w:r>
            </w:ins>
          </w:p>
          <w:p w14:paraId="5FBEA3FD" w14:textId="77777777" w:rsidR="00565582" w:rsidRDefault="00565582" w:rsidP="2229AB24">
            <w:pPr>
              <w:rPr>
                <w:ins w:id="967" w:author="Bahar Toto" w:date="2025-11-30T23:54:00Z"/>
              </w:rPr>
            </w:pPr>
            <w:ins w:id="968" w:author="Bahar Toto" w:date="2025-11-30T23:51:00Z">
              <w:r w:rsidRPr="00565582">
                <w:t>(B) the outputs such profiling produces;</w:t>
              </w:r>
            </w:ins>
          </w:p>
          <w:p w14:paraId="0EBA9D35" w14:textId="77777777" w:rsidR="00565582" w:rsidRDefault="00565582" w:rsidP="2229AB24">
            <w:pPr>
              <w:rPr>
                <w:ins w:id="969" w:author="Bahar Toto" w:date="2025-11-30T23:54:00Z"/>
              </w:rPr>
            </w:pPr>
            <w:ins w:id="970" w:author="Bahar Toto" w:date="2025-11-30T23:51:00Z">
              <w:r w:rsidRPr="00565582">
                <w:t xml:space="preserve">(4) an overview of the main categories of personal data the controller used to customize such profiling, if the controller used data to customize such profiling; </w:t>
              </w:r>
            </w:ins>
          </w:p>
          <w:p w14:paraId="007D6E5E" w14:textId="77777777" w:rsidR="00565582" w:rsidRDefault="00565582" w:rsidP="2229AB24">
            <w:pPr>
              <w:rPr>
                <w:ins w:id="971" w:author="Bahar Toto" w:date="2025-11-30T23:54:00Z"/>
              </w:rPr>
            </w:pPr>
            <w:ins w:id="972" w:author="Bahar Toto" w:date="2025-11-30T23:51:00Z">
              <w:r w:rsidRPr="00565582">
                <w:t xml:space="preserve">(5) any metrics used to evaluate the performance and known limitations of such profiling; </w:t>
              </w:r>
            </w:ins>
          </w:p>
          <w:p w14:paraId="4A726241" w14:textId="77777777" w:rsidR="00565582" w:rsidRDefault="00565582" w:rsidP="2229AB24">
            <w:pPr>
              <w:rPr>
                <w:ins w:id="973" w:author="Bahar Toto" w:date="2025-11-30T23:54:00Z"/>
              </w:rPr>
            </w:pPr>
            <w:ins w:id="974" w:author="Bahar Toto" w:date="2025-11-30T23:51:00Z">
              <w:r w:rsidRPr="00565582">
                <w:t>(6) a description of any transparency measures taken concerning such profiling, including, but not limited to, any measures taken to disclose to consumers that such controller is engaged in such profiling while such controller is engaged in such profiling; and</w:t>
              </w:r>
            </w:ins>
          </w:p>
          <w:p w14:paraId="1A65D19D" w14:textId="151DA00B" w:rsidR="2229AB24" w:rsidRPr="00565582" w:rsidRDefault="00565582" w:rsidP="2229AB24">
            <w:pPr>
              <w:rPr>
                <w:rPrChange w:id="975" w:author="Bahar Toto" w:date="2025-11-30T23:53:00Z">
                  <w:rPr>
                    <w:rFonts w:ascii="Aptos" w:eastAsia="Aptos" w:hAnsi="Aptos" w:cs="Aptos"/>
                  </w:rPr>
                </w:rPrChange>
              </w:rPr>
            </w:pPr>
            <w:ins w:id="976" w:author="Bahar Toto" w:date="2025-11-30T23:51:00Z">
              <w:r w:rsidRPr="00565582">
                <w:t>(7) a description of the post-deployment monitoring and user safeguards provided concerning such profiling, including, but not limited to, the oversight, use and learning processes established by the controller to address issues arising from such profiling.</w:t>
              </w:r>
            </w:ins>
            <w:del w:id="977" w:author="Bahar Toto" w:date="2025-11-30T23:51:00Z">
              <w:r w:rsidR="2229AB24" w:rsidDel="00565582">
                <w:delText>Assessment of benefits vs. risks to consumers, considering safeguards, de‑identification, expectations, context, and less intrusive means.</w:delText>
              </w:r>
            </w:del>
          </w:p>
        </w:tc>
      </w:tr>
      <w:tr w:rsidR="00517F30" w14:paraId="19D33F48" w14:textId="77777777" w:rsidTr="2229AB24">
        <w:trPr>
          <w:trHeight w:val="300"/>
        </w:trPr>
        <w:tc>
          <w:tcPr>
            <w:tcW w:w="4500" w:type="dxa"/>
            <w:tcBorders>
              <w:top w:val="single" w:sz="6" w:space="0" w:color="auto"/>
              <w:left w:val="single" w:sz="6" w:space="0" w:color="auto"/>
              <w:bottom w:val="single" w:sz="6" w:space="0" w:color="auto"/>
              <w:right w:val="single" w:sz="6" w:space="0" w:color="auto"/>
            </w:tcBorders>
          </w:tcPr>
          <w:p w14:paraId="2E4005F3" w14:textId="77777777" w:rsidR="00517F30" w:rsidRDefault="00517F30" w:rsidP="00517F30">
            <w:pPr>
              <w:rPr>
                <w:rFonts w:ascii="Aptos" w:eastAsia="Aptos" w:hAnsi="Aptos" w:cs="Aptos"/>
              </w:rPr>
            </w:pPr>
            <w:r>
              <w:t>Citation </w:t>
            </w:r>
          </w:p>
        </w:tc>
        <w:tc>
          <w:tcPr>
            <w:tcW w:w="4500" w:type="dxa"/>
            <w:tcBorders>
              <w:top w:val="single" w:sz="6" w:space="0" w:color="auto"/>
              <w:left w:val="single" w:sz="6" w:space="0" w:color="auto"/>
              <w:bottom w:val="single" w:sz="6" w:space="0" w:color="auto"/>
              <w:right w:val="single" w:sz="6" w:space="0" w:color="auto"/>
            </w:tcBorders>
          </w:tcPr>
          <w:p w14:paraId="69310D2C" w14:textId="5C56DAEF" w:rsidR="00517F30" w:rsidRDefault="00517F30" w:rsidP="00517F30">
            <w:pPr>
              <w:rPr>
                <w:rFonts w:ascii="Aptos" w:eastAsia="Aptos" w:hAnsi="Aptos" w:cs="Aptos"/>
              </w:rPr>
            </w:pPr>
            <w:del w:id="978" w:author="Bahar Toto" w:date="2025-11-13T15:03:00Z">
              <w:r w:rsidDel="00107E11">
                <w:delText xml:space="preserve">Conn. Gen. Stat. </w:delText>
              </w:r>
            </w:del>
            <w:r>
              <w:t>§ 42‑522(b)</w:t>
            </w:r>
            <w:ins w:id="979" w:author="Bahar Toto" w:date="2025-11-13T15:03:00Z">
              <w:r w:rsidR="00107E11">
                <w:t xml:space="preserve"> of the CTDPA</w:t>
              </w:r>
            </w:ins>
          </w:p>
        </w:tc>
      </w:tr>
      <w:tr w:rsidR="00517F30" w14:paraId="050C7115" w14:textId="77777777" w:rsidTr="2229AB24">
        <w:trPr>
          <w:trHeight w:val="300"/>
        </w:trPr>
        <w:tc>
          <w:tcPr>
            <w:tcW w:w="4500" w:type="dxa"/>
            <w:tcBorders>
              <w:top w:val="single" w:sz="6" w:space="0" w:color="auto"/>
              <w:left w:val="single" w:sz="6" w:space="0" w:color="auto"/>
              <w:bottom w:val="single" w:sz="6" w:space="0" w:color="auto"/>
              <w:right w:val="single" w:sz="6" w:space="0" w:color="auto"/>
            </w:tcBorders>
          </w:tcPr>
          <w:p w14:paraId="582F6F04" w14:textId="77777777" w:rsidR="00517F30" w:rsidRDefault="00517F30" w:rsidP="00517F30">
            <w:pPr>
              <w:rPr>
                <w:rFonts w:ascii="Aptos" w:eastAsia="Aptos" w:hAnsi="Aptos" w:cs="Aptos"/>
              </w:rPr>
            </w:pPr>
            <w:r>
              <w:t xml:space="preserve">Applicable persona </w:t>
            </w:r>
          </w:p>
        </w:tc>
        <w:tc>
          <w:tcPr>
            <w:tcW w:w="4500" w:type="dxa"/>
            <w:tcBorders>
              <w:top w:val="single" w:sz="6" w:space="0" w:color="auto"/>
              <w:left w:val="single" w:sz="6" w:space="0" w:color="auto"/>
              <w:bottom w:val="single" w:sz="6" w:space="0" w:color="auto"/>
              <w:right w:val="single" w:sz="6" w:space="0" w:color="auto"/>
            </w:tcBorders>
          </w:tcPr>
          <w:p w14:paraId="2EC2DFB2" w14:textId="64441669" w:rsidR="00517F30" w:rsidRDefault="00517F30" w:rsidP="00517F30">
            <w:pPr>
              <w:rPr>
                <w:rFonts w:ascii="Aptos" w:eastAsia="Aptos" w:hAnsi="Aptos" w:cs="Aptos"/>
              </w:rPr>
            </w:pPr>
            <w:r>
              <w:t>Controllers</w:t>
            </w:r>
            <w:del w:id="980" w:author="Bahar Toto" w:date="2025-11-30T23:54:00Z">
              <w:r w:rsidR="0008156E" w:rsidDel="00565582">
                <w:delText>.</w:delText>
              </w:r>
            </w:del>
          </w:p>
        </w:tc>
      </w:tr>
    </w:tbl>
    <w:p w14:paraId="495AD5B2" w14:textId="77777777" w:rsidR="2229AB24" w:rsidRDefault="2229AB24" w:rsidP="2229AB24">
      <w:pPr>
        <w:tabs>
          <w:tab w:val="left" w:pos="1794"/>
        </w:tabs>
        <w:rPr>
          <w:rFonts w:ascii="Aptos" w:eastAsia="Aptos" w:hAnsi="Aptos" w:cs="Aptos"/>
          <w:color w:val="000000" w:themeColor="text1"/>
        </w:rPr>
      </w:pPr>
    </w:p>
    <w:p w14:paraId="3CC4E7CE" w14:textId="77777777" w:rsidR="2229AB24" w:rsidRDefault="2229AB24" w:rsidP="2229AB24">
      <w:pPr>
        <w:tabs>
          <w:tab w:val="left" w:pos="1794"/>
        </w:tabs>
        <w:rPr>
          <w:rFonts w:ascii="Aptos" w:eastAsia="Aptos" w:hAnsi="Aptos" w:cs="Aptos"/>
          <w:color w:val="000000" w:themeColor="text1"/>
        </w:rPr>
      </w:pPr>
    </w:p>
    <w:p w14:paraId="68FD9104" w14:textId="77777777" w:rsidR="41A66100" w:rsidRDefault="41A66100" w:rsidP="2229AB24">
      <w:pPr>
        <w:tabs>
          <w:tab w:val="left" w:pos="1794"/>
        </w:tabs>
        <w:rPr>
          <w:rFonts w:ascii="Aptos" w:eastAsia="Aptos" w:hAnsi="Aptos" w:cs="Aptos"/>
          <w:color w:val="000000" w:themeColor="text1"/>
        </w:rPr>
      </w:pPr>
      <w:r>
        <w:t>11.2. Prior consultation</w:t>
      </w:r>
    </w:p>
    <w:p w14:paraId="62B135B8" w14:textId="77777777" w:rsidR="2229AB24" w:rsidRDefault="2229AB24" w:rsidP="2229AB24">
      <w:pPr>
        <w:tabs>
          <w:tab w:val="left" w:pos="1794"/>
        </w:tabs>
        <w:rPr>
          <w:rFonts w:ascii="Aptos" w:eastAsia="Aptos" w:hAnsi="Aptos" w:cs="Aptos"/>
          <w:color w:val="000000" w:themeColor="text1"/>
        </w:rPr>
      </w:pPr>
    </w:p>
    <w:p w14:paraId="4366C9EE" w14:textId="77777777" w:rsidR="41A66100" w:rsidRDefault="41A66100" w:rsidP="2229AB24">
      <w:pPr>
        <w:tabs>
          <w:tab w:val="left" w:pos="1794"/>
        </w:tabs>
        <w:rPr>
          <w:rFonts w:ascii="Aptos" w:eastAsia="Aptos" w:hAnsi="Aptos" w:cs="Aptos"/>
          <w:color w:val="000000" w:themeColor="text1"/>
        </w:rPr>
      </w:pPr>
      <w:r>
        <w:t xml:space="preserve">11.2.1. Is consultation with the supervisory authority required? (Please also outline where there is a recommendation to consult) </w:t>
      </w:r>
    </w:p>
    <w:p w14:paraId="595D937D" w14:textId="77777777" w:rsidR="2229AB24" w:rsidRDefault="2229AB24" w:rsidP="2229AB24">
      <w:pPr>
        <w:tabs>
          <w:tab w:val="left" w:pos="1794"/>
        </w:tabs>
        <w:rPr>
          <w:rFonts w:ascii="Aptos" w:eastAsia="Aptos" w:hAnsi="Aptos" w:cs="Aptos"/>
          <w:color w:val="000000" w:themeColor="text1"/>
        </w:rPr>
      </w:pPr>
    </w:p>
    <w:tbl>
      <w:tblPr>
        <w:tblW w:w="0" w:type="auto"/>
        <w:tblBorders>
          <w:top w:val="single" w:sz="6" w:space="0" w:color="auto"/>
          <w:left w:val="single" w:sz="6" w:space="0" w:color="auto"/>
          <w:bottom w:val="single" w:sz="6" w:space="0" w:color="auto"/>
          <w:right w:val="single" w:sz="6" w:space="0" w:color="auto"/>
        </w:tblBorders>
        <w:tblLayout w:type="fixed"/>
        <w:tblLook w:val="04A0" w:firstRow="1" w:lastRow="0" w:firstColumn="1" w:lastColumn="0" w:noHBand="0" w:noVBand="1"/>
      </w:tblPr>
      <w:tblGrid>
        <w:gridCol w:w="4500"/>
        <w:gridCol w:w="4500"/>
      </w:tblGrid>
      <w:tr w:rsidR="2229AB24" w14:paraId="2F46ADC2" w14:textId="77777777" w:rsidTr="2229AB24">
        <w:trPr>
          <w:trHeight w:val="300"/>
        </w:trPr>
        <w:tc>
          <w:tcPr>
            <w:tcW w:w="4500" w:type="dxa"/>
            <w:tcBorders>
              <w:top w:val="single" w:sz="6" w:space="0" w:color="auto"/>
              <w:left w:val="single" w:sz="6" w:space="0" w:color="auto"/>
              <w:bottom w:val="single" w:sz="6" w:space="0" w:color="auto"/>
              <w:right w:val="single" w:sz="6" w:space="0" w:color="auto"/>
            </w:tcBorders>
          </w:tcPr>
          <w:p w14:paraId="75F00F0E" w14:textId="77777777" w:rsidR="2229AB24" w:rsidRDefault="2229AB24" w:rsidP="2229AB24">
            <w:pPr>
              <w:rPr>
                <w:rFonts w:ascii="Aptos" w:eastAsia="Aptos" w:hAnsi="Aptos" w:cs="Aptos"/>
              </w:rPr>
            </w:pPr>
            <w:r>
              <w:t>Response </w:t>
            </w:r>
          </w:p>
        </w:tc>
        <w:tc>
          <w:tcPr>
            <w:tcW w:w="4500" w:type="dxa"/>
            <w:tcBorders>
              <w:top w:val="single" w:sz="6" w:space="0" w:color="auto"/>
              <w:left w:val="single" w:sz="6" w:space="0" w:color="auto"/>
              <w:bottom w:val="single" w:sz="6" w:space="0" w:color="auto"/>
              <w:right w:val="single" w:sz="6" w:space="0" w:color="auto"/>
            </w:tcBorders>
          </w:tcPr>
          <w:p w14:paraId="157E7477" w14:textId="700CFB91" w:rsidR="2229AB24" w:rsidRDefault="2229AB24" w:rsidP="2229AB24">
            <w:pPr>
              <w:rPr>
                <w:rFonts w:ascii="Aptos" w:eastAsia="Aptos" w:hAnsi="Aptos" w:cs="Aptos"/>
              </w:rPr>
            </w:pPr>
            <w:del w:id="981" w:author="Bahar Toto" w:date="2025-11-30T23:57:00Z">
              <w:r w:rsidDel="00F439FA">
                <w:delText>No</w:delText>
              </w:r>
              <w:r w:rsidR="0008156E" w:rsidDel="00F439FA">
                <w:delText>.</w:delText>
              </w:r>
            </w:del>
            <w:ins w:id="982" w:author="Bahar Toto" w:date="2025-11-30T23:57:00Z">
              <w:r w:rsidR="00F439FA">
                <w:t xml:space="preserve">Prior consultation </w:t>
              </w:r>
              <w:r w:rsidR="002610BF">
                <w:t>with the AG is not required. However, a</w:t>
              </w:r>
              <w:r w:rsidR="002610BF" w:rsidRPr="002610BF">
                <w:t xml:space="preserve"> controller shall make the </w:t>
              </w:r>
              <w:r w:rsidR="002610BF">
                <w:t>DPA or impact assessment</w:t>
              </w:r>
              <w:r w:rsidR="002610BF" w:rsidRPr="002610BF">
                <w:t xml:space="preserve"> available to the AG upon request. The AG may evaluate the assessment for compliance with the duties contained in the CTDPA.</w:t>
              </w:r>
            </w:ins>
          </w:p>
        </w:tc>
      </w:tr>
      <w:tr w:rsidR="2229AB24" w14:paraId="7CD765F8" w14:textId="77777777" w:rsidTr="2229AB24">
        <w:trPr>
          <w:trHeight w:val="300"/>
        </w:trPr>
        <w:tc>
          <w:tcPr>
            <w:tcW w:w="4500" w:type="dxa"/>
            <w:tcBorders>
              <w:top w:val="single" w:sz="6" w:space="0" w:color="auto"/>
              <w:left w:val="single" w:sz="6" w:space="0" w:color="auto"/>
              <w:bottom w:val="single" w:sz="6" w:space="0" w:color="auto"/>
              <w:right w:val="single" w:sz="6" w:space="0" w:color="auto"/>
            </w:tcBorders>
          </w:tcPr>
          <w:p w14:paraId="4584AB9D" w14:textId="77777777" w:rsidR="2229AB24" w:rsidRDefault="2229AB24" w:rsidP="2229AB24">
            <w:pPr>
              <w:rPr>
                <w:rFonts w:ascii="Aptos" w:eastAsia="Aptos" w:hAnsi="Aptos" w:cs="Aptos"/>
              </w:rPr>
            </w:pPr>
            <w:r>
              <w:t>Citation </w:t>
            </w:r>
          </w:p>
        </w:tc>
        <w:tc>
          <w:tcPr>
            <w:tcW w:w="4500" w:type="dxa"/>
            <w:tcBorders>
              <w:top w:val="single" w:sz="6" w:space="0" w:color="auto"/>
              <w:left w:val="single" w:sz="6" w:space="0" w:color="auto"/>
              <w:bottom w:val="single" w:sz="6" w:space="0" w:color="auto"/>
              <w:right w:val="single" w:sz="6" w:space="0" w:color="auto"/>
            </w:tcBorders>
          </w:tcPr>
          <w:p w14:paraId="0DB89276" w14:textId="166103C5" w:rsidR="2229AB24" w:rsidRDefault="00147248" w:rsidP="2229AB24">
            <w:pPr>
              <w:rPr>
                <w:rFonts w:ascii="Aptos" w:eastAsia="Aptos" w:hAnsi="Aptos" w:cs="Aptos"/>
              </w:rPr>
            </w:pPr>
            <w:ins w:id="983" w:author="Bahar Toto" w:date="2025-11-30T23:57:00Z">
              <w:r w:rsidRPr="00147248">
                <w:t>§42-522(</w:t>
              </w:r>
              <w:r>
                <w:t>d</w:t>
              </w:r>
              <w:r w:rsidRPr="00147248">
                <w:t>) of the CTDPA</w:t>
              </w:r>
            </w:ins>
            <w:del w:id="984" w:author="Bahar Toto" w:date="2025-11-30T23:57:00Z">
              <w:r w:rsidR="2229AB24" w:rsidDel="00147248">
                <w:delText>Not applicable</w:delText>
              </w:r>
              <w:r w:rsidR="0008156E" w:rsidDel="00147248">
                <w:delText>.</w:delText>
              </w:r>
            </w:del>
          </w:p>
        </w:tc>
      </w:tr>
      <w:tr w:rsidR="2229AB24" w14:paraId="673B5807" w14:textId="77777777" w:rsidTr="2229AB24">
        <w:trPr>
          <w:trHeight w:val="300"/>
        </w:trPr>
        <w:tc>
          <w:tcPr>
            <w:tcW w:w="4500" w:type="dxa"/>
            <w:tcBorders>
              <w:top w:val="single" w:sz="6" w:space="0" w:color="auto"/>
              <w:left w:val="single" w:sz="6" w:space="0" w:color="auto"/>
              <w:bottom w:val="single" w:sz="6" w:space="0" w:color="auto"/>
              <w:right w:val="single" w:sz="6" w:space="0" w:color="auto"/>
            </w:tcBorders>
          </w:tcPr>
          <w:p w14:paraId="6E6FE8A1" w14:textId="77777777" w:rsidR="2229AB24" w:rsidRDefault="2229AB24" w:rsidP="2229AB24">
            <w:pPr>
              <w:rPr>
                <w:rFonts w:ascii="Aptos" w:eastAsia="Aptos" w:hAnsi="Aptos" w:cs="Aptos"/>
              </w:rPr>
            </w:pPr>
            <w:r>
              <w:t xml:space="preserve">Applicable persona </w:t>
            </w:r>
          </w:p>
        </w:tc>
        <w:tc>
          <w:tcPr>
            <w:tcW w:w="4500" w:type="dxa"/>
            <w:tcBorders>
              <w:top w:val="single" w:sz="6" w:space="0" w:color="auto"/>
              <w:left w:val="single" w:sz="6" w:space="0" w:color="auto"/>
              <w:bottom w:val="single" w:sz="6" w:space="0" w:color="auto"/>
              <w:right w:val="single" w:sz="6" w:space="0" w:color="auto"/>
            </w:tcBorders>
          </w:tcPr>
          <w:p w14:paraId="563C6D56" w14:textId="6B60C22F" w:rsidR="2229AB24" w:rsidRDefault="00147248" w:rsidP="2229AB24">
            <w:pPr>
              <w:rPr>
                <w:rFonts w:ascii="Aptos" w:eastAsia="Aptos" w:hAnsi="Aptos" w:cs="Aptos"/>
              </w:rPr>
            </w:pPr>
            <w:ins w:id="985" w:author="Bahar Toto" w:date="2025-11-30T23:58:00Z">
              <w:r>
                <w:t>Controllers</w:t>
              </w:r>
            </w:ins>
            <w:del w:id="986" w:author="Bahar Toto" w:date="2025-11-30T23:58:00Z">
              <w:r w:rsidR="00CE2ED5" w:rsidDel="00147248">
                <w:delText>Not applicable</w:delText>
              </w:r>
              <w:r w:rsidR="0008156E" w:rsidDel="00147248">
                <w:delText>.</w:delText>
              </w:r>
              <w:r w:rsidR="00CE2ED5" w:rsidDel="00147248">
                <w:delText xml:space="preserve"> </w:delText>
              </w:r>
            </w:del>
          </w:p>
        </w:tc>
      </w:tr>
    </w:tbl>
    <w:p w14:paraId="6AACF1F0" w14:textId="77777777" w:rsidR="2229AB24" w:rsidRDefault="2229AB24" w:rsidP="2229AB24">
      <w:pPr>
        <w:tabs>
          <w:tab w:val="left" w:pos="1794"/>
        </w:tabs>
        <w:rPr>
          <w:rFonts w:ascii="Aptos" w:eastAsia="Aptos" w:hAnsi="Aptos" w:cs="Aptos"/>
          <w:color w:val="000000" w:themeColor="text1"/>
        </w:rPr>
      </w:pPr>
    </w:p>
    <w:p w14:paraId="07CA6586" w14:textId="77777777" w:rsidR="41A66100" w:rsidRDefault="41A66100" w:rsidP="2229AB24">
      <w:pPr>
        <w:tabs>
          <w:tab w:val="left" w:pos="1794"/>
        </w:tabs>
        <w:rPr>
          <w:rFonts w:ascii="Aptos" w:eastAsia="Aptos" w:hAnsi="Aptos" w:cs="Aptos"/>
          <w:color w:val="000000" w:themeColor="text1"/>
        </w:rPr>
      </w:pPr>
      <w:r>
        <w:t xml:space="preserve">11.2.2. In which circumstances is the requirement to consult triggered? </w:t>
      </w:r>
    </w:p>
    <w:p w14:paraId="7AA57747" w14:textId="77777777" w:rsidR="2229AB24" w:rsidRDefault="2229AB24" w:rsidP="2229AB24">
      <w:pPr>
        <w:tabs>
          <w:tab w:val="left" w:pos="1794"/>
        </w:tabs>
        <w:rPr>
          <w:rFonts w:ascii="Aptos" w:eastAsia="Aptos" w:hAnsi="Aptos" w:cs="Aptos"/>
          <w:color w:val="000000" w:themeColor="text1"/>
        </w:rPr>
      </w:pPr>
    </w:p>
    <w:tbl>
      <w:tblPr>
        <w:tblW w:w="0" w:type="auto"/>
        <w:tblBorders>
          <w:top w:val="single" w:sz="6" w:space="0" w:color="auto"/>
          <w:left w:val="single" w:sz="6" w:space="0" w:color="auto"/>
          <w:bottom w:val="single" w:sz="6" w:space="0" w:color="auto"/>
          <w:right w:val="single" w:sz="6" w:space="0" w:color="auto"/>
        </w:tblBorders>
        <w:tblLayout w:type="fixed"/>
        <w:tblLook w:val="04A0" w:firstRow="1" w:lastRow="0" w:firstColumn="1" w:lastColumn="0" w:noHBand="0" w:noVBand="1"/>
      </w:tblPr>
      <w:tblGrid>
        <w:gridCol w:w="4500"/>
        <w:gridCol w:w="4500"/>
      </w:tblGrid>
      <w:tr w:rsidR="2229AB24" w14:paraId="6B96E42E" w14:textId="77777777" w:rsidTr="2229AB24">
        <w:trPr>
          <w:trHeight w:val="300"/>
        </w:trPr>
        <w:tc>
          <w:tcPr>
            <w:tcW w:w="4500" w:type="dxa"/>
            <w:tcBorders>
              <w:top w:val="single" w:sz="6" w:space="0" w:color="auto"/>
              <w:left w:val="single" w:sz="6" w:space="0" w:color="auto"/>
              <w:bottom w:val="single" w:sz="6" w:space="0" w:color="auto"/>
              <w:right w:val="single" w:sz="6" w:space="0" w:color="auto"/>
            </w:tcBorders>
          </w:tcPr>
          <w:p w14:paraId="38DDE870" w14:textId="77777777" w:rsidR="2229AB24" w:rsidRDefault="2229AB24" w:rsidP="2229AB24">
            <w:pPr>
              <w:rPr>
                <w:rFonts w:ascii="Aptos" w:eastAsia="Aptos" w:hAnsi="Aptos" w:cs="Aptos"/>
              </w:rPr>
            </w:pPr>
            <w:r>
              <w:t>Response </w:t>
            </w:r>
          </w:p>
        </w:tc>
        <w:tc>
          <w:tcPr>
            <w:tcW w:w="4500" w:type="dxa"/>
            <w:tcBorders>
              <w:top w:val="single" w:sz="6" w:space="0" w:color="auto"/>
              <w:left w:val="single" w:sz="6" w:space="0" w:color="auto"/>
              <w:bottom w:val="single" w:sz="6" w:space="0" w:color="auto"/>
              <w:right w:val="single" w:sz="6" w:space="0" w:color="auto"/>
            </w:tcBorders>
          </w:tcPr>
          <w:p w14:paraId="342ADE17" w14:textId="74105171" w:rsidR="2229AB24" w:rsidRDefault="2229AB24" w:rsidP="2229AB24">
            <w:pPr>
              <w:rPr>
                <w:rFonts w:ascii="Aptos" w:eastAsia="Aptos" w:hAnsi="Aptos" w:cs="Aptos"/>
              </w:rPr>
            </w:pPr>
            <w:r>
              <w:t>Not applicable</w:t>
            </w:r>
            <w:r w:rsidR="0008156E">
              <w:t>.</w:t>
            </w:r>
          </w:p>
        </w:tc>
      </w:tr>
      <w:tr w:rsidR="2229AB24" w14:paraId="6BD15087" w14:textId="77777777" w:rsidTr="2229AB24">
        <w:trPr>
          <w:trHeight w:val="300"/>
        </w:trPr>
        <w:tc>
          <w:tcPr>
            <w:tcW w:w="4500" w:type="dxa"/>
            <w:tcBorders>
              <w:top w:val="single" w:sz="6" w:space="0" w:color="auto"/>
              <w:left w:val="single" w:sz="6" w:space="0" w:color="auto"/>
              <w:bottom w:val="single" w:sz="6" w:space="0" w:color="auto"/>
              <w:right w:val="single" w:sz="6" w:space="0" w:color="auto"/>
            </w:tcBorders>
          </w:tcPr>
          <w:p w14:paraId="16BCB206" w14:textId="77777777" w:rsidR="2229AB24" w:rsidRDefault="2229AB24" w:rsidP="2229AB24">
            <w:pPr>
              <w:rPr>
                <w:rFonts w:ascii="Aptos" w:eastAsia="Aptos" w:hAnsi="Aptos" w:cs="Aptos"/>
              </w:rPr>
            </w:pPr>
            <w:r>
              <w:t>Citation </w:t>
            </w:r>
          </w:p>
        </w:tc>
        <w:tc>
          <w:tcPr>
            <w:tcW w:w="4500" w:type="dxa"/>
            <w:tcBorders>
              <w:top w:val="single" w:sz="6" w:space="0" w:color="auto"/>
              <w:left w:val="single" w:sz="6" w:space="0" w:color="auto"/>
              <w:bottom w:val="single" w:sz="6" w:space="0" w:color="auto"/>
              <w:right w:val="single" w:sz="6" w:space="0" w:color="auto"/>
            </w:tcBorders>
          </w:tcPr>
          <w:p w14:paraId="600646A7" w14:textId="31114A92" w:rsidR="2229AB24" w:rsidRDefault="2229AB24" w:rsidP="2229AB24">
            <w:pPr>
              <w:rPr>
                <w:rFonts w:ascii="Aptos" w:eastAsia="Aptos" w:hAnsi="Aptos" w:cs="Aptos"/>
              </w:rPr>
            </w:pPr>
            <w:r>
              <w:t>Not applicable</w:t>
            </w:r>
            <w:r w:rsidR="0008156E">
              <w:t>.</w:t>
            </w:r>
          </w:p>
        </w:tc>
      </w:tr>
      <w:tr w:rsidR="2229AB24" w14:paraId="1CCEA97D" w14:textId="77777777" w:rsidTr="2229AB24">
        <w:trPr>
          <w:trHeight w:val="300"/>
        </w:trPr>
        <w:tc>
          <w:tcPr>
            <w:tcW w:w="4500" w:type="dxa"/>
            <w:tcBorders>
              <w:top w:val="single" w:sz="6" w:space="0" w:color="auto"/>
              <w:left w:val="single" w:sz="6" w:space="0" w:color="auto"/>
              <w:bottom w:val="single" w:sz="6" w:space="0" w:color="auto"/>
              <w:right w:val="single" w:sz="6" w:space="0" w:color="auto"/>
            </w:tcBorders>
          </w:tcPr>
          <w:p w14:paraId="580B3F68" w14:textId="77777777" w:rsidR="2229AB24" w:rsidRDefault="2229AB24" w:rsidP="2229AB24">
            <w:pPr>
              <w:rPr>
                <w:rFonts w:ascii="Aptos" w:eastAsia="Aptos" w:hAnsi="Aptos" w:cs="Aptos"/>
              </w:rPr>
            </w:pPr>
            <w:r>
              <w:t xml:space="preserve">Applicable persona </w:t>
            </w:r>
          </w:p>
        </w:tc>
        <w:tc>
          <w:tcPr>
            <w:tcW w:w="4500" w:type="dxa"/>
            <w:tcBorders>
              <w:top w:val="single" w:sz="6" w:space="0" w:color="auto"/>
              <w:left w:val="single" w:sz="6" w:space="0" w:color="auto"/>
              <w:bottom w:val="single" w:sz="6" w:space="0" w:color="auto"/>
              <w:right w:val="single" w:sz="6" w:space="0" w:color="auto"/>
            </w:tcBorders>
          </w:tcPr>
          <w:p w14:paraId="428C5611" w14:textId="7F6699E1" w:rsidR="2229AB24" w:rsidRDefault="00CE2ED5" w:rsidP="2229AB24">
            <w:pPr>
              <w:rPr>
                <w:rFonts w:ascii="Aptos" w:eastAsia="Aptos" w:hAnsi="Aptos" w:cs="Aptos"/>
              </w:rPr>
            </w:pPr>
            <w:r>
              <w:t>Not applicable</w:t>
            </w:r>
            <w:r w:rsidR="0008156E">
              <w:t>.</w:t>
            </w:r>
          </w:p>
        </w:tc>
      </w:tr>
    </w:tbl>
    <w:p w14:paraId="3F48D5AF" w14:textId="77777777" w:rsidR="2229AB24" w:rsidRDefault="2229AB24" w:rsidP="2229AB24">
      <w:pPr>
        <w:tabs>
          <w:tab w:val="left" w:pos="1794"/>
        </w:tabs>
        <w:rPr>
          <w:rFonts w:ascii="Aptos" w:eastAsia="Aptos" w:hAnsi="Aptos" w:cs="Aptos"/>
          <w:color w:val="000000" w:themeColor="text1"/>
        </w:rPr>
      </w:pPr>
    </w:p>
    <w:p w14:paraId="683A7A08" w14:textId="77777777" w:rsidR="41A66100" w:rsidRDefault="41A66100" w:rsidP="2229AB24">
      <w:pPr>
        <w:tabs>
          <w:tab w:val="left" w:pos="1794"/>
        </w:tabs>
        <w:rPr>
          <w:rFonts w:ascii="Aptos" w:eastAsia="Aptos" w:hAnsi="Aptos" w:cs="Aptos"/>
          <w:color w:val="000000" w:themeColor="text1"/>
        </w:rPr>
      </w:pPr>
      <w:r>
        <w:t>11.2.3. What information needs to be provided to the supervisory authority?</w:t>
      </w:r>
    </w:p>
    <w:p w14:paraId="26686E7B" w14:textId="77777777" w:rsidR="2229AB24" w:rsidRDefault="2229AB24" w:rsidP="2229AB24">
      <w:pPr>
        <w:tabs>
          <w:tab w:val="left" w:pos="1794"/>
        </w:tabs>
        <w:rPr>
          <w:rFonts w:ascii="Aptos" w:eastAsia="Aptos" w:hAnsi="Aptos" w:cs="Aptos"/>
          <w:color w:val="000000" w:themeColor="text1"/>
        </w:rPr>
      </w:pPr>
    </w:p>
    <w:tbl>
      <w:tblPr>
        <w:tblW w:w="0" w:type="auto"/>
        <w:tblBorders>
          <w:top w:val="single" w:sz="6" w:space="0" w:color="auto"/>
          <w:left w:val="single" w:sz="6" w:space="0" w:color="auto"/>
          <w:bottom w:val="single" w:sz="6" w:space="0" w:color="auto"/>
          <w:right w:val="single" w:sz="6" w:space="0" w:color="auto"/>
        </w:tblBorders>
        <w:tblLayout w:type="fixed"/>
        <w:tblLook w:val="04A0" w:firstRow="1" w:lastRow="0" w:firstColumn="1" w:lastColumn="0" w:noHBand="0" w:noVBand="1"/>
      </w:tblPr>
      <w:tblGrid>
        <w:gridCol w:w="4500"/>
        <w:gridCol w:w="4500"/>
      </w:tblGrid>
      <w:tr w:rsidR="2229AB24" w14:paraId="604317E9" w14:textId="77777777" w:rsidTr="2229AB24">
        <w:trPr>
          <w:trHeight w:val="300"/>
        </w:trPr>
        <w:tc>
          <w:tcPr>
            <w:tcW w:w="4500" w:type="dxa"/>
            <w:tcBorders>
              <w:top w:val="single" w:sz="6" w:space="0" w:color="auto"/>
              <w:left w:val="single" w:sz="6" w:space="0" w:color="auto"/>
              <w:bottom w:val="single" w:sz="6" w:space="0" w:color="auto"/>
              <w:right w:val="single" w:sz="6" w:space="0" w:color="auto"/>
            </w:tcBorders>
          </w:tcPr>
          <w:p w14:paraId="0F633BE7" w14:textId="77777777" w:rsidR="2229AB24" w:rsidRDefault="2229AB24" w:rsidP="2229AB24">
            <w:pPr>
              <w:rPr>
                <w:rFonts w:ascii="Aptos" w:eastAsia="Aptos" w:hAnsi="Aptos" w:cs="Aptos"/>
              </w:rPr>
            </w:pPr>
            <w:r>
              <w:t>Response </w:t>
            </w:r>
          </w:p>
        </w:tc>
        <w:tc>
          <w:tcPr>
            <w:tcW w:w="4500" w:type="dxa"/>
            <w:tcBorders>
              <w:top w:val="single" w:sz="6" w:space="0" w:color="auto"/>
              <w:left w:val="single" w:sz="6" w:space="0" w:color="auto"/>
              <w:bottom w:val="single" w:sz="6" w:space="0" w:color="auto"/>
              <w:right w:val="single" w:sz="6" w:space="0" w:color="auto"/>
            </w:tcBorders>
          </w:tcPr>
          <w:p w14:paraId="6CFDD0E0" w14:textId="5CD592A2" w:rsidR="2229AB24" w:rsidRDefault="2229AB24" w:rsidP="2229AB24">
            <w:pPr>
              <w:rPr>
                <w:rFonts w:ascii="Aptos" w:eastAsia="Aptos" w:hAnsi="Aptos" w:cs="Aptos"/>
              </w:rPr>
            </w:pPr>
            <w:r>
              <w:t>Not applicable</w:t>
            </w:r>
            <w:r w:rsidR="0008156E">
              <w:t>.</w:t>
            </w:r>
          </w:p>
        </w:tc>
      </w:tr>
      <w:tr w:rsidR="2229AB24" w14:paraId="79CCED1D" w14:textId="77777777" w:rsidTr="2229AB24">
        <w:trPr>
          <w:trHeight w:val="300"/>
        </w:trPr>
        <w:tc>
          <w:tcPr>
            <w:tcW w:w="4500" w:type="dxa"/>
            <w:tcBorders>
              <w:top w:val="single" w:sz="6" w:space="0" w:color="auto"/>
              <w:left w:val="single" w:sz="6" w:space="0" w:color="auto"/>
              <w:bottom w:val="single" w:sz="6" w:space="0" w:color="auto"/>
              <w:right w:val="single" w:sz="6" w:space="0" w:color="auto"/>
            </w:tcBorders>
          </w:tcPr>
          <w:p w14:paraId="08F92D46" w14:textId="77777777" w:rsidR="2229AB24" w:rsidRDefault="2229AB24" w:rsidP="2229AB24">
            <w:pPr>
              <w:rPr>
                <w:rFonts w:ascii="Aptos" w:eastAsia="Aptos" w:hAnsi="Aptos" w:cs="Aptos"/>
              </w:rPr>
            </w:pPr>
            <w:r>
              <w:t>Citation </w:t>
            </w:r>
          </w:p>
        </w:tc>
        <w:tc>
          <w:tcPr>
            <w:tcW w:w="4500" w:type="dxa"/>
            <w:tcBorders>
              <w:top w:val="single" w:sz="6" w:space="0" w:color="auto"/>
              <w:left w:val="single" w:sz="6" w:space="0" w:color="auto"/>
              <w:bottom w:val="single" w:sz="6" w:space="0" w:color="auto"/>
              <w:right w:val="single" w:sz="6" w:space="0" w:color="auto"/>
            </w:tcBorders>
          </w:tcPr>
          <w:p w14:paraId="5A4A91EC" w14:textId="08673123" w:rsidR="2229AB24" w:rsidRDefault="2229AB24" w:rsidP="2229AB24">
            <w:pPr>
              <w:rPr>
                <w:rFonts w:ascii="Aptos" w:eastAsia="Aptos" w:hAnsi="Aptos" w:cs="Aptos"/>
              </w:rPr>
            </w:pPr>
            <w:r>
              <w:t>Not applicable</w:t>
            </w:r>
            <w:r w:rsidR="0008156E">
              <w:t>.</w:t>
            </w:r>
          </w:p>
        </w:tc>
      </w:tr>
      <w:tr w:rsidR="2229AB24" w14:paraId="0AE54197" w14:textId="77777777" w:rsidTr="2229AB24">
        <w:trPr>
          <w:trHeight w:val="300"/>
        </w:trPr>
        <w:tc>
          <w:tcPr>
            <w:tcW w:w="4500" w:type="dxa"/>
            <w:tcBorders>
              <w:top w:val="single" w:sz="6" w:space="0" w:color="auto"/>
              <w:left w:val="single" w:sz="6" w:space="0" w:color="auto"/>
              <w:bottom w:val="single" w:sz="6" w:space="0" w:color="auto"/>
              <w:right w:val="single" w:sz="6" w:space="0" w:color="auto"/>
            </w:tcBorders>
          </w:tcPr>
          <w:p w14:paraId="45B15E55" w14:textId="77777777" w:rsidR="2229AB24" w:rsidRDefault="2229AB24" w:rsidP="2229AB24">
            <w:pPr>
              <w:rPr>
                <w:rFonts w:ascii="Aptos" w:eastAsia="Aptos" w:hAnsi="Aptos" w:cs="Aptos"/>
              </w:rPr>
            </w:pPr>
            <w:r>
              <w:t xml:space="preserve">Applicable persona </w:t>
            </w:r>
          </w:p>
        </w:tc>
        <w:tc>
          <w:tcPr>
            <w:tcW w:w="4500" w:type="dxa"/>
            <w:tcBorders>
              <w:top w:val="single" w:sz="6" w:space="0" w:color="auto"/>
              <w:left w:val="single" w:sz="6" w:space="0" w:color="auto"/>
              <w:bottom w:val="single" w:sz="6" w:space="0" w:color="auto"/>
              <w:right w:val="single" w:sz="6" w:space="0" w:color="auto"/>
            </w:tcBorders>
          </w:tcPr>
          <w:p w14:paraId="407CB2D4" w14:textId="79D4CED9" w:rsidR="2229AB24" w:rsidRDefault="00CE2ED5" w:rsidP="2229AB24">
            <w:pPr>
              <w:rPr>
                <w:rFonts w:ascii="Aptos" w:eastAsia="Aptos" w:hAnsi="Aptos" w:cs="Aptos"/>
              </w:rPr>
            </w:pPr>
            <w:r>
              <w:t>Not applicable</w:t>
            </w:r>
            <w:r w:rsidR="0008156E">
              <w:t>.</w:t>
            </w:r>
          </w:p>
        </w:tc>
      </w:tr>
    </w:tbl>
    <w:p w14:paraId="1811F7C7" w14:textId="77777777" w:rsidR="2229AB24" w:rsidRDefault="2229AB24" w:rsidP="2229AB24">
      <w:pPr>
        <w:tabs>
          <w:tab w:val="left" w:pos="1794"/>
        </w:tabs>
        <w:rPr>
          <w:rFonts w:ascii="Aptos" w:eastAsia="Aptos" w:hAnsi="Aptos" w:cs="Aptos"/>
          <w:color w:val="000000" w:themeColor="text1"/>
        </w:rPr>
      </w:pPr>
    </w:p>
    <w:p w14:paraId="045B506F" w14:textId="77777777" w:rsidR="2229AB24" w:rsidRDefault="2229AB24" w:rsidP="2229AB24">
      <w:pPr>
        <w:tabs>
          <w:tab w:val="left" w:pos="1794"/>
        </w:tabs>
        <w:rPr>
          <w:rFonts w:ascii="Aptos" w:eastAsia="Aptos" w:hAnsi="Aptos" w:cs="Aptos"/>
          <w:color w:val="000000" w:themeColor="text1"/>
        </w:rPr>
      </w:pPr>
    </w:p>
    <w:p w14:paraId="3E295C36" w14:textId="77777777" w:rsidR="41A66100" w:rsidRDefault="41A66100" w:rsidP="2229AB24">
      <w:pPr>
        <w:pStyle w:val="ListParagraph"/>
        <w:numPr>
          <w:ilvl w:val="0"/>
          <w:numId w:val="1"/>
        </w:numPr>
        <w:tabs>
          <w:tab w:val="left" w:pos="1794"/>
        </w:tabs>
        <w:rPr>
          <w:rFonts w:ascii="Aptos" w:eastAsia="Aptos" w:hAnsi="Aptos" w:cs="Aptos"/>
          <w:color w:val="000000" w:themeColor="text1"/>
        </w:rPr>
      </w:pPr>
      <w:r>
        <w:t>Data transfers</w:t>
      </w:r>
    </w:p>
    <w:p w14:paraId="53C34BB3" w14:textId="77777777" w:rsidR="2229AB24" w:rsidRDefault="2229AB24" w:rsidP="2229AB24">
      <w:pPr>
        <w:tabs>
          <w:tab w:val="left" w:pos="1794"/>
        </w:tabs>
        <w:rPr>
          <w:rFonts w:ascii="Aptos" w:eastAsia="Aptos" w:hAnsi="Aptos" w:cs="Aptos"/>
          <w:color w:val="000000" w:themeColor="text1"/>
        </w:rPr>
      </w:pPr>
    </w:p>
    <w:p w14:paraId="063BE1D4" w14:textId="77777777" w:rsidR="41A66100" w:rsidRDefault="41A66100" w:rsidP="2229AB24">
      <w:pPr>
        <w:tabs>
          <w:tab w:val="left" w:pos="1794"/>
        </w:tabs>
        <w:rPr>
          <w:rFonts w:ascii="Aptos" w:eastAsia="Aptos" w:hAnsi="Aptos" w:cs="Aptos"/>
          <w:color w:val="000000" w:themeColor="text1"/>
        </w:rPr>
      </w:pPr>
      <w:r>
        <w:t xml:space="preserve">12.1. Sharing of personal data </w:t>
      </w:r>
    </w:p>
    <w:p w14:paraId="425346A6" w14:textId="77777777" w:rsidR="2229AB24" w:rsidRDefault="2229AB24" w:rsidP="2229AB24">
      <w:pPr>
        <w:tabs>
          <w:tab w:val="left" w:pos="1794"/>
        </w:tabs>
        <w:rPr>
          <w:rFonts w:ascii="Aptos" w:eastAsia="Aptos" w:hAnsi="Aptos" w:cs="Aptos"/>
          <w:color w:val="000000" w:themeColor="text1"/>
        </w:rPr>
      </w:pPr>
    </w:p>
    <w:p w14:paraId="0FCA36D5" w14:textId="77777777" w:rsidR="41A66100" w:rsidRDefault="41A66100" w:rsidP="2229AB24">
      <w:pPr>
        <w:tabs>
          <w:tab w:val="left" w:pos="1794"/>
        </w:tabs>
        <w:rPr>
          <w:rFonts w:ascii="Aptos" w:eastAsia="Aptos" w:hAnsi="Aptos" w:cs="Aptos"/>
          <w:color w:val="000000" w:themeColor="text1"/>
        </w:rPr>
      </w:pPr>
      <w:r>
        <w:t xml:space="preserve">12.1.1. Are there any restrictions on data sharing? </w:t>
      </w:r>
    </w:p>
    <w:p w14:paraId="5BA64BC4" w14:textId="77777777" w:rsidR="2229AB24" w:rsidRDefault="2229AB24" w:rsidP="2229AB24">
      <w:pPr>
        <w:tabs>
          <w:tab w:val="left" w:pos="1794"/>
        </w:tabs>
        <w:rPr>
          <w:rFonts w:ascii="Aptos" w:eastAsia="Aptos" w:hAnsi="Aptos" w:cs="Aptos"/>
          <w:color w:val="000000" w:themeColor="text1"/>
        </w:rPr>
      </w:pPr>
    </w:p>
    <w:tbl>
      <w:tblPr>
        <w:tblW w:w="0" w:type="auto"/>
        <w:tblBorders>
          <w:top w:val="single" w:sz="6" w:space="0" w:color="auto"/>
          <w:left w:val="single" w:sz="6" w:space="0" w:color="auto"/>
          <w:bottom w:val="single" w:sz="6" w:space="0" w:color="auto"/>
          <w:right w:val="single" w:sz="6" w:space="0" w:color="auto"/>
        </w:tblBorders>
        <w:tblLayout w:type="fixed"/>
        <w:tblLook w:val="04A0" w:firstRow="1" w:lastRow="0" w:firstColumn="1" w:lastColumn="0" w:noHBand="0" w:noVBand="1"/>
      </w:tblPr>
      <w:tblGrid>
        <w:gridCol w:w="4500"/>
        <w:gridCol w:w="4500"/>
      </w:tblGrid>
      <w:tr w:rsidR="2229AB24" w14:paraId="7CCADC3A" w14:textId="77777777" w:rsidTr="2229AB24">
        <w:trPr>
          <w:trHeight w:val="300"/>
        </w:trPr>
        <w:tc>
          <w:tcPr>
            <w:tcW w:w="4500" w:type="dxa"/>
            <w:tcBorders>
              <w:top w:val="single" w:sz="6" w:space="0" w:color="auto"/>
              <w:left w:val="single" w:sz="6" w:space="0" w:color="auto"/>
              <w:bottom w:val="single" w:sz="6" w:space="0" w:color="auto"/>
              <w:right w:val="single" w:sz="6" w:space="0" w:color="auto"/>
            </w:tcBorders>
          </w:tcPr>
          <w:p w14:paraId="15B5757F" w14:textId="77777777" w:rsidR="2229AB24" w:rsidRDefault="2229AB24" w:rsidP="2229AB24">
            <w:pPr>
              <w:rPr>
                <w:rFonts w:ascii="Aptos" w:eastAsia="Aptos" w:hAnsi="Aptos" w:cs="Aptos"/>
              </w:rPr>
            </w:pPr>
            <w:r>
              <w:t>Response </w:t>
            </w:r>
          </w:p>
        </w:tc>
        <w:tc>
          <w:tcPr>
            <w:tcW w:w="4500" w:type="dxa"/>
            <w:tcBorders>
              <w:top w:val="single" w:sz="6" w:space="0" w:color="auto"/>
              <w:left w:val="single" w:sz="6" w:space="0" w:color="auto"/>
              <w:bottom w:val="single" w:sz="6" w:space="0" w:color="auto"/>
              <w:right w:val="single" w:sz="6" w:space="0" w:color="auto"/>
            </w:tcBorders>
          </w:tcPr>
          <w:p w14:paraId="6D695410" w14:textId="40FD9F50" w:rsidR="2229AB24" w:rsidRDefault="2229AB24" w:rsidP="2229AB24">
            <w:pPr>
              <w:rPr>
                <w:rFonts w:ascii="Aptos" w:eastAsia="Aptos" w:hAnsi="Aptos" w:cs="Aptos"/>
              </w:rPr>
            </w:pPr>
            <w:r>
              <w:t>Yes, data sharing is generally subject to notice, opt‑outs (sale/targeted ads/profiling), and processor contract controls (including restrictions on subprocessors)</w:t>
            </w:r>
            <w:r w:rsidR="0008156E">
              <w:t>.</w:t>
            </w:r>
            <w:r>
              <w:t xml:space="preserve"> </w:t>
            </w:r>
          </w:p>
        </w:tc>
      </w:tr>
      <w:tr w:rsidR="2229AB24" w14:paraId="6DB29221" w14:textId="77777777" w:rsidTr="2229AB24">
        <w:trPr>
          <w:trHeight w:val="300"/>
        </w:trPr>
        <w:tc>
          <w:tcPr>
            <w:tcW w:w="4500" w:type="dxa"/>
            <w:tcBorders>
              <w:top w:val="single" w:sz="6" w:space="0" w:color="auto"/>
              <w:left w:val="single" w:sz="6" w:space="0" w:color="auto"/>
              <w:bottom w:val="single" w:sz="6" w:space="0" w:color="auto"/>
              <w:right w:val="single" w:sz="6" w:space="0" w:color="auto"/>
            </w:tcBorders>
          </w:tcPr>
          <w:p w14:paraId="0D6F8500" w14:textId="77777777" w:rsidR="2229AB24" w:rsidRDefault="2229AB24" w:rsidP="2229AB24">
            <w:pPr>
              <w:rPr>
                <w:rFonts w:ascii="Aptos" w:eastAsia="Aptos" w:hAnsi="Aptos" w:cs="Aptos"/>
              </w:rPr>
            </w:pPr>
            <w:r>
              <w:t>Citation </w:t>
            </w:r>
          </w:p>
        </w:tc>
        <w:tc>
          <w:tcPr>
            <w:tcW w:w="4500" w:type="dxa"/>
            <w:tcBorders>
              <w:top w:val="single" w:sz="6" w:space="0" w:color="auto"/>
              <w:left w:val="single" w:sz="6" w:space="0" w:color="auto"/>
              <w:bottom w:val="single" w:sz="6" w:space="0" w:color="auto"/>
              <w:right w:val="single" w:sz="6" w:space="0" w:color="auto"/>
            </w:tcBorders>
          </w:tcPr>
          <w:p w14:paraId="0A4E0215" w14:textId="3FE93033" w:rsidR="2229AB24" w:rsidRDefault="2229AB24" w:rsidP="2229AB24">
            <w:pPr>
              <w:rPr>
                <w:rFonts w:ascii="Aptos" w:eastAsia="Aptos" w:hAnsi="Aptos" w:cs="Aptos"/>
              </w:rPr>
            </w:pPr>
            <w:del w:id="987" w:author="Bahar Toto" w:date="2025-11-13T15:03:00Z">
              <w:r w:rsidDel="00107E11">
                <w:delText xml:space="preserve">Conn. Gen. Stat. </w:delText>
              </w:r>
            </w:del>
            <w:r>
              <w:t>§§</w:t>
            </w:r>
            <w:del w:id="988" w:author="Bahar Toto" w:date="2025-11-30T23:58:00Z">
              <w:r w:rsidDel="000575D1">
                <w:delText xml:space="preserve"> </w:delText>
              </w:r>
            </w:del>
            <w:r>
              <w:t xml:space="preserve">42‑518, </w:t>
            </w:r>
            <w:ins w:id="989" w:author="Bahar Toto" w:date="2025-11-30T23:58:00Z">
              <w:r w:rsidR="000575D1">
                <w:t xml:space="preserve">and </w:t>
              </w:r>
            </w:ins>
            <w:r>
              <w:t xml:space="preserve">42‑520–42‑521 </w:t>
            </w:r>
            <w:ins w:id="990" w:author="Bahar Toto" w:date="2025-11-13T15:03:00Z">
              <w:r w:rsidR="00107E11">
                <w:t>of the CTDPA</w:t>
              </w:r>
            </w:ins>
          </w:p>
        </w:tc>
      </w:tr>
      <w:tr w:rsidR="2229AB24" w14:paraId="55FB0070" w14:textId="77777777" w:rsidTr="2229AB24">
        <w:trPr>
          <w:trHeight w:val="300"/>
        </w:trPr>
        <w:tc>
          <w:tcPr>
            <w:tcW w:w="4500" w:type="dxa"/>
            <w:tcBorders>
              <w:top w:val="single" w:sz="6" w:space="0" w:color="auto"/>
              <w:left w:val="single" w:sz="6" w:space="0" w:color="auto"/>
              <w:bottom w:val="single" w:sz="6" w:space="0" w:color="auto"/>
              <w:right w:val="single" w:sz="6" w:space="0" w:color="auto"/>
            </w:tcBorders>
          </w:tcPr>
          <w:p w14:paraId="769CE629" w14:textId="77777777" w:rsidR="2229AB24" w:rsidRDefault="2229AB24" w:rsidP="2229AB24">
            <w:pPr>
              <w:rPr>
                <w:rFonts w:ascii="Aptos" w:eastAsia="Aptos" w:hAnsi="Aptos" w:cs="Aptos"/>
              </w:rPr>
            </w:pPr>
            <w:r>
              <w:t xml:space="preserve">Applicable persona </w:t>
            </w:r>
          </w:p>
        </w:tc>
        <w:tc>
          <w:tcPr>
            <w:tcW w:w="4500" w:type="dxa"/>
            <w:tcBorders>
              <w:top w:val="single" w:sz="6" w:space="0" w:color="auto"/>
              <w:left w:val="single" w:sz="6" w:space="0" w:color="auto"/>
              <w:bottom w:val="single" w:sz="6" w:space="0" w:color="auto"/>
              <w:right w:val="single" w:sz="6" w:space="0" w:color="auto"/>
            </w:tcBorders>
          </w:tcPr>
          <w:p w14:paraId="7C369B91" w14:textId="1A36BD01" w:rsidR="2229AB24" w:rsidRDefault="00674E8E" w:rsidP="2229AB24">
            <w:pPr>
              <w:rPr>
                <w:rFonts w:ascii="Aptos" w:eastAsia="Aptos" w:hAnsi="Aptos" w:cs="Aptos"/>
              </w:rPr>
            </w:pPr>
            <w:r>
              <w:t>Controllers and processors</w:t>
            </w:r>
            <w:del w:id="991" w:author="Bahar Toto" w:date="2025-12-01T00:04:00Z">
              <w:r w:rsidR="0008156E" w:rsidDel="00B22624">
                <w:delText>.</w:delText>
              </w:r>
              <w:r w:rsidDel="00B22624">
                <w:delText xml:space="preserve"> </w:delText>
              </w:r>
            </w:del>
          </w:p>
        </w:tc>
      </w:tr>
    </w:tbl>
    <w:p w14:paraId="194C9EC8" w14:textId="77777777" w:rsidR="2229AB24" w:rsidRDefault="2229AB24" w:rsidP="2229AB24">
      <w:pPr>
        <w:tabs>
          <w:tab w:val="left" w:pos="1794"/>
        </w:tabs>
        <w:rPr>
          <w:rFonts w:ascii="Aptos" w:eastAsia="Aptos" w:hAnsi="Aptos" w:cs="Aptos"/>
          <w:color w:val="000000" w:themeColor="text1"/>
        </w:rPr>
      </w:pPr>
    </w:p>
    <w:p w14:paraId="2B742D2F" w14:textId="77777777" w:rsidR="41A66100" w:rsidRDefault="41A66100" w:rsidP="2229AB24">
      <w:pPr>
        <w:tabs>
          <w:tab w:val="left" w:pos="1794"/>
        </w:tabs>
        <w:rPr>
          <w:rFonts w:ascii="Aptos" w:eastAsia="Aptos" w:hAnsi="Aptos" w:cs="Aptos"/>
          <w:color w:val="000000" w:themeColor="text1"/>
        </w:rPr>
      </w:pPr>
      <w:r>
        <w:t>12.1.2. If yes, when is it permissible to share personal data with third parties?</w:t>
      </w:r>
    </w:p>
    <w:p w14:paraId="22F62557" w14:textId="77777777" w:rsidR="2229AB24" w:rsidRDefault="2229AB24" w:rsidP="2229AB24">
      <w:pPr>
        <w:tabs>
          <w:tab w:val="left" w:pos="1794"/>
        </w:tabs>
        <w:rPr>
          <w:rFonts w:ascii="Aptos" w:eastAsia="Aptos" w:hAnsi="Aptos" w:cs="Aptos"/>
          <w:color w:val="000000" w:themeColor="text1"/>
        </w:rPr>
      </w:pPr>
    </w:p>
    <w:tbl>
      <w:tblPr>
        <w:tblW w:w="0" w:type="auto"/>
        <w:tblBorders>
          <w:top w:val="single" w:sz="6" w:space="0" w:color="auto"/>
          <w:left w:val="single" w:sz="6" w:space="0" w:color="auto"/>
          <w:bottom w:val="single" w:sz="6" w:space="0" w:color="auto"/>
          <w:right w:val="single" w:sz="6" w:space="0" w:color="auto"/>
        </w:tblBorders>
        <w:tblLayout w:type="fixed"/>
        <w:tblLook w:val="04A0" w:firstRow="1" w:lastRow="0" w:firstColumn="1" w:lastColumn="0" w:noHBand="0" w:noVBand="1"/>
      </w:tblPr>
      <w:tblGrid>
        <w:gridCol w:w="4500"/>
        <w:gridCol w:w="4500"/>
      </w:tblGrid>
      <w:tr w:rsidR="2229AB24" w14:paraId="2B727EAA" w14:textId="77777777" w:rsidTr="2229AB24">
        <w:trPr>
          <w:trHeight w:val="300"/>
        </w:trPr>
        <w:tc>
          <w:tcPr>
            <w:tcW w:w="4500" w:type="dxa"/>
            <w:tcBorders>
              <w:top w:val="single" w:sz="6" w:space="0" w:color="auto"/>
              <w:left w:val="single" w:sz="6" w:space="0" w:color="auto"/>
              <w:bottom w:val="single" w:sz="6" w:space="0" w:color="auto"/>
              <w:right w:val="single" w:sz="6" w:space="0" w:color="auto"/>
            </w:tcBorders>
          </w:tcPr>
          <w:p w14:paraId="58033619" w14:textId="77777777" w:rsidR="2229AB24" w:rsidRDefault="2229AB24" w:rsidP="2229AB24">
            <w:pPr>
              <w:rPr>
                <w:rFonts w:ascii="Aptos" w:eastAsia="Aptos" w:hAnsi="Aptos" w:cs="Aptos"/>
              </w:rPr>
            </w:pPr>
            <w:r>
              <w:t>Response </w:t>
            </w:r>
          </w:p>
        </w:tc>
        <w:tc>
          <w:tcPr>
            <w:tcW w:w="4500" w:type="dxa"/>
            <w:tcBorders>
              <w:top w:val="single" w:sz="6" w:space="0" w:color="auto"/>
              <w:left w:val="single" w:sz="6" w:space="0" w:color="auto"/>
              <w:bottom w:val="single" w:sz="6" w:space="0" w:color="auto"/>
              <w:right w:val="single" w:sz="6" w:space="0" w:color="auto"/>
            </w:tcBorders>
          </w:tcPr>
          <w:p w14:paraId="0E3F3F77" w14:textId="3695ABA2" w:rsidR="2229AB24" w:rsidRDefault="2229AB24" w:rsidP="2229AB24">
            <w:pPr>
              <w:rPr>
                <w:rFonts w:ascii="Aptos" w:eastAsia="Aptos" w:hAnsi="Aptos" w:cs="Aptos"/>
              </w:rPr>
            </w:pPr>
            <w:r>
              <w:t>When consistent with disclosed purposes, opt‑out rights, and contractual requirements for processors/third parties.</w:t>
            </w:r>
          </w:p>
        </w:tc>
      </w:tr>
      <w:tr w:rsidR="00674E8E" w14:paraId="18290170" w14:textId="77777777" w:rsidTr="2229AB24">
        <w:trPr>
          <w:trHeight w:val="300"/>
        </w:trPr>
        <w:tc>
          <w:tcPr>
            <w:tcW w:w="4500" w:type="dxa"/>
            <w:tcBorders>
              <w:top w:val="single" w:sz="6" w:space="0" w:color="auto"/>
              <w:left w:val="single" w:sz="6" w:space="0" w:color="auto"/>
              <w:bottom w:val="single" w:sz="6" w:space="0" w:color="auto"/>
              <w:right w:val="single" w:sz="6" w:space="0" w:color="auto"/>
            </w:tcBorders>
          </w:tcPr>
          <w:p w14:paraId="62720FB4" w14:textId="77777777" w:rsidR="00674E8E" w:rsidRDefault="00674E8E" w:rsidP="00674E8E">
            <w:pPr>
              <w:rPr>
                <w:rFonts w:ascii="Aptos" w:eastAsia="Aptos" w:hAnsi="Aptos" w:cs="Aptos"/>
              </w:rPr>
            </w:pPr>
            <w:r>
              <w:t>Citation </w:t>
            </w:r>
          </w:p>
        </w:tc>
        <w:tc>
          <w:tcPr>
            <w:tcW w:w="4500" w:type="dxa"/>
            <w:tcBorders>
              <w:top w:val="single" w:sz="6" w:space="0" w:color="auto"/>
              <w:left w:val="single" w:sz="6" w:space="0" w:color="auto"/>
              <w:bottom w:val="single" w:sz="6" w:space="0" w:color="auto"/>
              <w:right w:val="single" w:sz="6" w:space="0" w:color="auto"/>
            </w:tcBorders>
          </w:tcPr>
          <w:p w14:paraId="4CD16553" w14:textId="7E062CF0" w:rsidR="00674E8E" w:rsidRDefault="00674E8E" w:rsidP="00674E8E">
            <w:pPr>
              <w:rPr>
                <w:rFonts w:ascii="Aptos" w:eastAsia="Aptos" w:hAnsi="Aptos" w:cs="Aptos"/>
              </w:rPr>
            </w:pPr>
            <w:del w:id="992" w:author="Bahar Toto" w:date="2025-11-13T15:03:00Z">
              <w:r w:rsidDel="00107E11">
                <w:delText xml:space="preserve">Conn. Gen. Stat. </w:delText>
              </w:r>
            </w:del>
            <w:r>
              <w:t>§§</w:t>
            </w:r>
            <w:del w:id="993" w:author="Bahar Toto" w:date="2025-12-01T00:04:00Z">
              <w:r w:rsidDel="00B22624">
                <w:delText xml:space="preserve"> </w:delText>
              </w:r>
            </w:del>
            <w:r>
              <w:t>42‑520–42‑521</w:t>
            </w:r>
            <w:ins w:id="994" w:author="Bahar Toto" w:date="2025-11-13T15:03:00Z">
              <w:r w:rsidR="00107E11">
                <w:t xml:space="preserve"> of the CTDPA</w:t>
              </w:r>
            </w:ins>
          </w:p>
        </w:tc>
      </w:tr>
      <w:tr w:rsidR="00674E8E" w14:paraId="360D8413" w14:textId="77777777" w:rsidTr="2229AB24">
        <w:trPr>
          <w:trHeight w:val="300"/>
        </w:trPr>
        <w:tc>
          <w:tcPr>
            <w:tcW w:w="4500" w:type="dxa"/>
            <w:tcBorders>
              <w:top w:val="single" w:sz="6" w:space="0" w:color="auto"/>
              <w:left w:val="single" w:sz="6" w:space="0" w:color="auto"/>
              <w:bottom w:val="single" w:sz="6" w:space="0" w:color="auto"/>
              <w:right w:val="single" w:sz="6" w:space="0" w:color="auto"/>
            </w:tcBorders>
          </w:tcPr>
          <w:p w14:paraId="7828E8D2" w14:textId="77777777" w:rsidR="00674E8E" w:rsidRDefault="00674E8E" w:rsidP="00674E8E">
            <w:pPr>
              <w:rPr>
                <w:rFonts w:ascii="Aptos" w:eastAsia="Aptos" w:hAnsi="Aptos" w:cs="Aptos"/>
              </w:rPr>
            </w:pPr>
            <w:r>
              <w:t xml:space="preserve">Applicable persona </w:t>
            </w:r>
          </w:p>
        </w:tc>
        <w:tc>
          <w:tcPr>
            <w:tcW w:w="4500" w:type="dxa"/>
            <w:tcBorders>
              <w:top w:val="single" w:sz="6" w:space="0" w:color="auto"/>
              <w:left w:val="single" w:sz="6" w:space="0" w:color="auto"/>
              <w:bottom w:val="single" w:sz="6" w:space="0" w:color="auto"/>
              <w:right w:val="single" w:sz="6" w:space="0" w:color="auto"/>
            </w:tcBorders>
          </w:tcPr>
          <w:p w14:paraId="5478B6E6" w14:textId="795703B9" w:rsidR="00674E8E" w:rsidRDefault="00674E8E" w:rsidP="00674E8E">
            <w:pPr>
              <w:rPr>
                <w:rFonts w:ascii="Aptos" w:eastAsia="Aptos" w:hAnsi="Aptos" w:cs="Aptos"/>
              </w:rPr>
            </w:pPr>
            <w:r>
              <w:t>Controllers and processors</w:t>
            </w:r>
            <w:del w:id="995" w:author="Bahar Toto" w:date="2025-12-01T00:04:00Z">
              <w:r w:rsidR="0008156E" w:rsidDel="00B22624">
                <w:delText>.</w:delText>
              </w:r>
              <w:r w:rsidDel="00B22624">
                <w:delText xml:space="preserve"> </w:delText>
              </w:r>
            </w:del>
          </w:p>
        </w:tc>
      </w:tr>
    </w:tbl>
    <w:p w14:paraId="3F90A3AB" w14:textId="77777777" w:rsidR="2229AB24" w:rsidRDefault="2229AB24" w:rsidP="2229AB24">
      <w:pPr>
        <w:tabs>
          <w:tab w:val="left" w:pos="1794"/>
        </w:tabs>
        <w:rPr>
          <w:rFonts w:ascii="Aptos" w:eastAsia="Aptos" w:hAnsi="Aptos" w:cs="Aptos"/>
          <w:color w:val="000000" w:themeColor="text1"/>
        </w:rPr>
      </w:pPr>
    </w:p>
    <w:p w14:paraId="2AE3BE00" w14:textId="77777777" w:rsidR="2229AB24" w:rsidRDefault="2229AB24" w:rsidP="2229AB24">
      <w:pPr>
        <w:tabs>
          <w:tab w:val="left" w:pos="1794"/>
        </w:tabs>
        <w:rPr>
          <w:rFonts w:ascii="Aptos" w:eastAsia="Aptos" w:hAnsi="Aptos" w:cs="Aptos"/>
          <w:color w:val="000000" w:themeColor="text1"/>
        </w:rPr>
      </w:pPr>
    </w:p>
    <w:p w14:paraId="7DFCC888" w14:textId="77777777" w:rsidR="41A66100" w:rsidRDefault="41A66100" w:rsidP="2229AB24">
      <w:pPr>
        <w:tabs>
          <w:tab w:val="left" w:pos="1794"/>
        </w:tabs>
        <w:rPr>
          <w:rFonts w:ascii="Aptos" w:eastAsia="Aptos" w:hAnsi="Aptos" w:cs="Aptos"/>
          <w:color w:val="000000" w:themeColor="text1"/>
        </w:rPr>
      </w:pPr>
      <w:r>
        <w:t xml:space="preserve">12.2. Sale of personal data </w:t>
      </w:r>
    </w:p>
    <w:p w14:paraId="65A614FF" w14:textId="77777777" w:rsidR="2229AB24" w:rsidRDefault="2229AB24" w:rsidP="2229AB24">
      <w:pPr>
        <w:tabs>
          <w:tab w:val="left" w:pos="1794"/>
        </w:tabs>
        <w:rPr>
          <w:rFonts w:ascii="Aptos" w:eastAsia="Aptos" w:hAnsi="Aptos" w:cs="Aptos"/>
          <w:color w:val="000000" w:themeColor="text1"/>
        </w:rPr>
      </w:pPr>
    </w:p>
    <w:p w14:paraId="2F8063C3" w14:textId="77777777" w:rsidR="41A66100" w:rsidRDefault="41A66100" w:rsidP="2229AB24">
      <w:pPr>
        <w:tabs>
          <w:tab w:val="left" w:pos="1794"/>
        </w:tabs>
        <w:rPr>
          <w:rFonts w:ascii="Aptos" w:eastAsia="Aptos" w:hAnsi="Aptos" w:cs="Aptos"/>
          <w:color w:val="000000" w:themeColor="text1"/>
        </w:rPr>
      </w:pPr>
      <w:r>
        <w:t xml:space="preserve">12.2.1. Are there any restrictions on the sale of personal data? </w:t>
      </w:r>
    </w:p>
    <w:p w14:paraId="6B80039B" w14:textId="77777777" w:rsidR="2229AB24" w:rsidRDefault="2229AB24" w:rsidP="2229AB24">
      <w:pPr>
        <w:tabs>
          <w:tab w:val="left" w:pos="1794"/>
        </w:tabs>
        <w:rPr>
          <w:rFonts w:ascii="Aptos" w:eastAsia="Aptos" w:hAnsi="Aptos" w:cs="Aptos"/>
          <w:color w:val="000000" w:themeColor="text1"/>
        </w:rPr>
      </w:pPr>
    </w:p>
    <w:tbl>
      <w:tblPr>
        <w:tblW w:w="0" w:type="auto"/>
        <w:tblBorders>
          <w:top w:val="single" w:sz="6" w:space="0" w:color="auto"/>
          <w:left w:val="single" w:sz="6" w:space="0" w:color="auto"/>
          <w:bottom w:val="single" w:sz="6" w:space="0" w:color="auto"/>
          <w:right w:val="single" w:sz="6" w:space="0" w:color="auto"/>
        </w:tblBorders>
        <w:tblLayout w:type="fixed"/>
        <w:tblLook w:val="04A0" w:firstRow="1" w:lastRow="0" w:firstColumn="1" w:lastColumn="0" w:noHBand="0" w:noVBand="1"/>
      </w:tblPr>
      <w:tblGrid>
        <w:gridCol w:w="4500"/>
        <w:gridCol w:w="4500"/>
      </w:tblGrid>
      <w:tr w:rsidR="2229AB24" w14:paraId="0E84DB73" w14:textId="77777777" w:rsidTr="2229AB24">
        <w:trPr>
          <w:trHeight w:val="300"/>
        </w:trPr>
        <w:tc>
          <w:tcPr>
            <w:tcW w:w="4500" w:type="dxa"/>
            <w:tcBorders>
              <w:top w:val="single" w:sz="6" w:space="0" w:color="auto"/>
              <w:left w:val="single" w:sz="6" w:space="0" w:color="auto"/>
              <w:bottom w:val="single" w:sz="6" w:space="0" w:color="auto"/>
              <w:right w:val="single" w:sz="6" w:space="0" w:color="auto"/>
            </w:tcBorders>
          </w:tcPr>
          <w:p w14:paraId="2917545C" w14:textId="77777777" w:rsidR="2229AB24" w:rsidRDefault="2229AB24" w:rsidP="2229AB24">
            <w:pPr>
              <w:rPr>
                <w:rFonts w:ascii="Aptos" w:eastAsia="Aptos" w:hAnsi="Aptos" w:cs="Aptos"/>
              </w:rPr>
            </w:pPr>
            <w:r>
              <w:t>Response </w:t>
            </w:r>
          </w:p>
        </w:tc>
        <w:tc>
          <w:tcPr>
            <w:tcW w:w="4500" w:type="dxa"/>
            <w:tcBorders>
              <w:top w:val="single" w:sz="6" w:space="0" w:color="auto"/>
              <w:left w:val="single" w:sz="6" w:space="0" w:color="auto"/>
              <w:bottom w:val="single" w:sz="6" w:space="0" w:color="auto"/>
              <w:right w:val="single" w:sz="6" w:space="0" w:color="auto"/>
            </w:tcBorders>
          </w:tcPr>
          <w:p w14:paraId="79F4853F" w14:textId="77777777" w:rsidR="2229AB24" w:rsidRDefault="2229AB24" w:rsidP="2229AB24">
            <w:pPr>
              <w:rPr>
                <w:ins w:id="996" w:author="Bahar Toto" w:date="2025-12-01T00:08:00Z"/>
              </w:rPr>
            </w:pPr>
            <w:r>
              <w:t>Yes. Restrictions on the sale vary by type of data and the data subject, including consumer opt‑out</w:t>
            </w:r>
            <w:del w:id="997" w:author="Bahar Toto" w:date="2025-12-01T00:07:00Z">
              <w:r w:rsidDel="004B2E0A">
                <w:delText>;</w:delText>
              </w:r>
            </w:del>
            <w:ins w:id="998" w:author="Bahar Toto" w:date="2025-12-01T00:07:00Z">
              <w:r w:rsidR="004B2E0A">
                <w:t>,</w:t>
              </w:r>
            </w:ins>
            <w:r>
              <w:t xml:space="preserve"> opt‑in required for certain minors</w:t>
            </w:r>
            <w:ins w:id="999" w:author="Bahar Toto" w:date="2025-12-01T00:07:00Z">
              <w:r w:rsidR="004B2E0A">
                <w:t>,</w:t>
              </w:r>
            </w:ins>
            <w:del w:id="1000" w:author="Bahar Toto" w:date="2025-12-01T00:07:00Z">
              <w:r w:rsidDel="004B2E0A">
                <w:delText>;</w:delText>
              </w:r>
            </w:del>
            <w:r>
              <w:t xml:space="preserve"> and consent for the sale of consumer health data</w:t>
            </w:r>
            <w:r w:rsidR="0008156E">
              <w:t>.</w:t>
            </w:r>
            <w:r>
              <w:t xml:space="preserve"> </w:t>
            </w:r>
          </w:p>
          <w:p w14:paraId="6C55FE90" w14:textId="77777777" w:rsidR="002E2082" w:rsidRPr="002E2082" w:rsidRDefault="002E2082" w:rsidP="002E2082">
            <w:pPr>
              <w:rPr>
                <w:ins w:id="1001" w:author="Bahar Toto" w:date="2025-12-01T00:08:00Z"/>
                <w:rFonts w:ascii="Aptos" w:eastAsia="Aptos" w:hAnsi="Aptos" w:cs="Aptos"/>
              </w:rPr>
            </w:pPr>
            <w:ins w:id="1002" w:author="Bahar Toto" w:date="2025-12-01T00:08:00Z">
              <w:r w:rsidRPr="002E2082">
                <w:rPr>
                  <w:rFonts w:ascii="Aptos" w:eastAsia="Aptos" w:hAnsi="Aptos" w:cs="Aptos"/>
                </w:rPr>
                <w:t>The sale of personal data means the exchange of personal data for monetary or other valuable consideration by the controller to a third party. Importantly, the CTDPA confirms that the sale of personal data does not include:</w:t>
              </w:r>
            </w:ins>
          </w:p>
          <w:p w14:paraId="3A13D9C4" w14:textId="77777777" w:rsidR="002E2082" w:rsidRPr="002E2082" w:rsidRDefault="002E2082" w:rsidP="002E2082">
            <w:pPr>
              <w:numPr>
                <w:ilvl w:val="0"/>
                <w:numId w:val="55"/>
              </w:numPr>
              <w:rPr>
                <w:ins w:id="1003" w:author="Bahar Toto" w:date="2025-12-01T00:08:00Z"/>
                <w:rFonts w:ascii="Aptos" w:eastAsia="Aptos" w:hAnsi="Aptos" w:cs="Aptos"/>
              </w:rPr>
            </w:pPr>
            <w:ins w:id="1004" w:author="Bahar Toto" w:date="2025-12-01T00:08:00Z">
              <w:r w:rsidRPr="002E2082">
                <w:rPr>
                  <w:rFonts w:ascii="Aptos" w:eastAsia="Aptos" w:hAnsi="Aptos" w:cs="Aptos"/>
                </w:rPr>
                <w:t>the disclosure of personal data to a processor that processes the personal data on behalf of the controller;</w:t>
              </w:r>
            </w:ins>
          </w:p>
          <w:p w14:paraId="26960CFF" w14:textId="77777777" w:rsidR="002E2082" w:rsidRPr="002E2082" w:rsidRDefault="002E2082" w:rsidP="002E2082">
            <w:pPr>
              <w:numPr>
                <w:ilvl w:val="0"/>
                <w:numId w:val="55"/>
              </w:numPr>
              <w:rPr>
                <w:ins w:id="1005" w:author="Bahar Toto" w:date="2025-12-01T00:08:00Z"/>
                <w:rFonts w:ascii="Aptos" w:eastAsia="Aptos" w:hAnsi="Aptos" w:cs="Aptos"/>
              </w:rPr>
            </w:pPr>
            <w:ins w:id="1006" w:author="Bahar Toto" w:date="2025-12-01T00:08:00Z">
              <w:r w:rsidRPr="002E2082">
                <w:rPr>
                  <w:rFonts w:ascii="Aptos" w:eastAsia="Aptos" w:hAnsi="Aptos" w:cs="Aptos"/>
                </w:rPr>
                <w:t>the disclosure of personal data to a third party for purposes of providing a product or service requested by the consumer;</w:t>
              </w:r>
            </w:ins>
          </w:p>
          <w:p w14:paraId="657D4F7A" w14:textId="77777777" w:rsidR="002E2082" w:rsidRPr="002E2082" w:rsidRDefault="002E2082" w:rsidP="002E2082">
            <w:pPr>
              <w:numPr>
                <w:ilvl w:val="0"/>
                <w:numId w:val="55"/>
              </w:numPr>
              <w:rPr>
                <w:ins w:id="1007" w:author="Bahar Toto" w:date="2025-12-01T00:08:00Z"/>
                <w:rFonts w:ascii="Aptos" w:eastAsia="Aptos" w:hAnsi="Aptos" w:cs="Aptos"/>
              </w:rPr>
            </w:pPr>
            <w:ins w:id="1008" w:author="Bahar Toto" w:date="2025-12-01T00:08:00Z">
              <w:r w:rsidRPr="002E2082">
                <w:rPr>
                  <w:rFonts w:ascii="Aptos" w:eastAsia="Aptos" w:hAnsi="Aptos" w:cs="Aptos"/>
                </w:rPr>
                <w:t>the disclosure or transfer of personal data to an affiliate of the controller; and</w:t>
              </w:r>
            </w:ins>
          </w:p>
          <w:p w14:paraId="135EE80B" w14:textId="77777777" w:rsidR="002E2082" w:rsidRPr="002E2082" w:rsidRDefault="002E2082" w:rsidP="002E2082">
            <w:pPr>
              <w:numPr>
                <w:ilvl w:val="0"/>
                <w:numId w:val="55"/>
              </w:numPr>
              <w:rPr>
                <w:ins w:id="1009" w:author="Bahar Toto" w:date="2025-12-01T00:08:00Z"/>
                <w:rFonts w:ascii="Aptos" w:eastAsia="Aptos" w:hAnsi="Aptos" w:cs="Aptos"/>
              </w:rPr>
            </w:pPr>
            <w:ins w:id="1010" w:author="Bahar Toto" w:date="2025-12-01T00:08:00Z">
              <w:r w:rsidRPr="002E2082">
                <w:rPr>
                  <w:rFonts w:ascii="Aptos" w:eastAsia="Aptos" w:hAnsi="Aptos" w:cs="Aptos"/>
                </w:rPr>
                <w:t>the disclosure of personal data where the consumer directs the controller to disclose the personal data or intentionally uses the controller to interact with a third party;</w:t>
              </w:r>
            </w:ins>
          </w:p>
          <w:p w14:paraId="3AF8B6FA" w14:textId="77777777" w:rsidR="002E2082" w:rsidRPr="002E2082" w:rsidRDefault="002E2082" w:rsidP="002E2082">
            <w:pPr>
              <w:numPr>
                <w:ilvl w:val="0"/>
                <w:numId w:val="55"/>
              </w:numPr>
              <w:rPr>
                <w:ins w:id="1011" w:author="Bahar Toto" w:date="2025-12-01T00:08:00Z"/>
                <w:rFonts w:ascii="Aptos" w:eastAsia="Aptos" w:hAnsi="Aptos" w:cs="Aptos"/>
              </w:rPr>
            </w:pPr>
            <w:ins w:id="1012" w:author="Bahar Toto" w:date="2025-12-01T00:08:00Z">
              <w:r w:rsidRPr="002E2082">
                <w:rPr>
                  <w:rFonts w:ascii="Aptos" w:eastAsia="Aptos" w:hAnsi="Aptos" w:cs="Aptos"/>
                </w:rPr>
                <w:t>the disclosure of personal data that the consumer:</w:t>
              </w:r>
            </w:ins>
          </w:p>
          <w:p w14:paraId="72906B82" w14:textId="77777777" w:rsidR="002E2082" w:rsidRPr="002E2082" w:rsidRDefault="002E2082" w:rsidP="002E2082">
            <w:pPr>
              <w:numPr>
                <w:ilvl w:val="1"/>
                <w:numId w:val="55"/>
              </w:numPr>
              <w:rPr>
                <w:ins w:id="1013" w:author="Bahar Toto" w:date="2025-12-01T00:08:00Z"/>
                <w:rFonts w:ascii="Aptos" w:eastAsia="Aptos" w:hAnsi="Aptos" w:cs="Aptos"/>
              </w:rPr>
            </w:pPr>
            <w:ins w:id="1014" w:author="Bahar Toto" w:date="2025-12-01T00:08:00Z">
              <w:r w:rsidRPr="002E2082">
                <w:rPr>
                  <w:rFonts w:ascii="Aptos" w:eastAsia="Aptos" w:hAnsi="Aptos" w:cs="Aptos"/>
                </w:rPr>
                <w:t>intentionally made available to the general public via a channel of mass media and did not restrict to a specific audience; or</w:t>
              </w:r>
            </w:ins>
          </w:p>
          <w:p w14:paraId="29796080" w14:textId="77777777" w:rsidR="002E2082" w:rsidRPr="002E2082" w:rsidRDefault="002E2082" w:rsidP="002E2082">
            <w:pPr>
              <w:numPr>
                <w:ilvl w:val="1"/>
                <w:numId w:val="55"/>
              </w:numPr>
              <w:rPr>
                <w:ins w:id="1015" w:author="Bahar Toto" w:date="2025-12-01T00:08:00Z"/>
                <w:rFonts w:ascii="Aptos" w:eastAsia="Aptos" w:hAnsi="Aptos" w:cs="Aptos"/>
              </w:rPr>
            </w:pPr>
            <w:ins w:id="1016" w:author="Bahar Toto" w:date="2025-12-01T00:08:00Z">
              <w:r w:rsidRPr="002E2082">
                <w:rPr>
                  <w:rFonts w:ascii="Aptos" w:eastAsia="Aptos" w:hAnsi="Aptos" w:cs="Aptos"/>
                </w:rPr>
                <w:t>the disclosure or transfer of personal data to a third party as an asset that is part of a merger, acquisition, bankruptcy, or other transaction, or a proposed merger, acquisition, bankruptcy, or other transaction, in which the third party assumes control of all or part of the controller's assets.</w:t>
              </w:r>
            </w:ins>
          </w:p>
          <w:p w14:paraId="3077D529" w14:textId="77777777" w:rsidR="002E2082" w:rsidRPr="002E2082" w:rsidRDefault="002E2082" w:rsidP="002E2082">
            <w:pPr>
              <w:rPr>
                <w:ins w:id="1017" w:author="Bahar Toto" w:date="2025-12-01T00:08:00Z"/>
                <w:rFonts w:ascii="Aptos" w:eastAsia="Aptos" w:hAnsi="Aptos" w:cs="Aptos"/>
              </w:rPr>
            </w:pPr>
            <w:ins w:id="1018" w:author="Bahar Toto" w:date="2025-12-01T00:08:00Z">
              <w:r w:rsidRPr="002E2082">
                <w:rPr>
                  <w:rFonts w:ascii="Aptos" w:eastAsia="Aptos" w:hAnsi="Aptos" w:cs="Aptos"/>
                </w:rPr>
                <w:t>The CTDPA provides that consumers have the right to opt out of the processing of personal data for purposes of the sale of personal data except as provided in §6 of the CTDPA. The CTDPA outlines controllers must provide a clear and conspicuous link on the controller's Internet website to an Internet web page that enables a consumer, or an agent of the consumer, to opt out of the sale of the consumer's personal data and not later than January 1, 2025, allowing a consumer to opt out of any processing of the consumer's personal data for the sale of such personal data, through an opt-out preference signal sent, with such consumer's consent, by a platform, technology or mechanism to the controller indicating such consumer's intent to opt out of any such processing or sale.</w:t>
              </w:r>
            </w:ins>
          </w:p>
          <w:p w14:paraId="00394464" w14:textId="77777777" w:rsidR="002E2082" w:rsidRPr="002E2082" w:rsidRDefault="002E2082" w:rsidP="002E2082">
            <w:pPr>
              <w:rPr>
                <w:ins w:id="1019" w:author="Bahar Toto" w:date="2025-12-01T00:08:00Z"/>
                <w:rFonts w:ascii="Aptos" w:eastAsia="Aptos" w:hAnsi="Aptos" w:cs="Aptos"/>
              </w:rPr>
            </w:pPr>
            <w:ins w:id="1020" w:author="Bahar Toto" w:date="2025-12-01T00:08:00Z">
              <w:r w:rsidRPr="002E2082">
                <w:rPr>
                  <w:rFonts w:ascii="Aptos" w:eastAsia="Aptos" w:hAnsi="Aptos" w:cs="Aptos"/>
                </w:rPr>
                <w:t>The platform, technology, or mechanism for opting out of the sale of personal data must:</w:t>
              </w:r>
            </w:ins>
          </w:p>
          <w:p w14:paraId="3001502D" w14:textId="77777777" w:rsidR="002E2082" w:rsidRPr="002E2082" w:rsidRDefault="002E2082" w:rsidP="002E2082">
            <w:pPr>
              <w:numPr>
                <w:ilvl w:val="0"/>
                <w:numId w:val="56"/>
              </w:numPr>
              <w:rPr>
                <w:ins w:id="1021" w:author="Bahar Toto" w:date="2025-12-01T00:08:00Z"/>
                <w:rFonts w:ascii="Aptos" w:eastAsia="Aptos" w:hAnsi="Aptos" w:cs="Aptos"/>
              </w:rPr>
            </w:pPr>
            <w:ins w:id="1022" w:author="Bahar Toto" w:date="2025-12-01T00:08:00Z">
              <w:r w:rsidRPr="002E2082">
                <w:rPr>
                  <w:rFonts w:ascii="Aptos" w:eastAsia="Aptos" w:hAnsi="Aptos" w:cs="Aptos"/>
                </w:rPr>
                <w:t>not unfairly disadvantage another controller;</w:t>
              </w:r>
            </w:ins>
          </w:p>
          <w:p w14:paraId="3D6D8965" w14:textId="77777777" w:rsidR="002E2082" w:rsidRPr="002E2082" w:rsidRDefault="002E2082" w:rsidP="002E2082">
            <w:pPr>
              <w:numPr>
                <w:ilvl w:val="0"/>
                <w:numId w:val="56"/>
              </w:numPr>
              <w:rPr>
                <w:ins w:id="1023" w:author="Bahar Toto" w:date="2025-12-01T00:08:00Z"/>
                <w:rFonts w:ascii="Aptos" w:eastAsia="Aptos" w:hAnsi="Aptos" w:cs="Aptos"/>
              </w:rPr>
            </w:pPr>
            <w:ins w:id="1024" w:author="Bahar Toto" w:date="2025-12-01T00:08:00Z">
              <w:r w:rsidRPr="002E2082">
                <w:rPr>
                  <w:rFonts w:ascii="Aptos" w:eastAsia="Aptos" w:hAnsi="Aptos" w:cs="Aptos"/>
                </w:rPr>
                <w:t>not make use of a default setting, but, rather, require the consumer to make an affirmative, freely given, and unambiguous choice to opt out of any processing of such consumer's personal data;</w:t>
              </w:r>
            </w:ins>
          </w:p>
          <w:p w14:paraId="2E3CAEA6" w14:textId="77777777" w:rsidR="002E2082" w:rsidRPr="002E2082" w:rsidRDefault="002E2082" w:rsidP="002E2082">
            <w:pPr>
              <w:numPr>
                <w:ilvl w:val="0"/>
                <w:numId w:val="56"/>
              </w:numPr>
              <w:rPr>
                <w:ins w:id="1025" w:author="Bahar Toto" w:date="2025-12-01T00:08:00Z"/>
                <w:rFonts w:ascii="Aptos" w:eastAsia="Aptos" w:hAnsi="Aptos" w:cs="Aptos"/>
              </w:rPr>
            </w:pPr>
            <w:ins w:id="1026" w:author="Bahar Toto" w:date="2025-12-01T00:08:00Z">
              <w:r w:rsidRPr="002E2082">
                <w:rPr>
                  <w:rFonts w:ascii="Aptos" w:eastAsia="Aptos" w:hAnsi="Aptos" w:cs="Aptos"/>
                </w:rPr>
                <w:t>be consumer-friendly and easy to use by the average consumer;</w:t>
              </w:r>
            </w:ins>
          </w:p>
          <w:p w14:paraId="6904F0AB" w14:textId="77777777" w:rsidR="002E2082" w:rsidRPr="002E2082" w:rsidRDefault="002E2082" w:rsidP="002E2082">
            <w:pPr>
              <w:numPr>
                <w:ilvl w:val="0"/>
                <w:numId w:val="56"/>
              </w:numPr>
              <w:rPr>
                <w:ins w:id="1027" w:author="Bahar Toto" w:date="2025-12-01T00:08:00Z"/>
                <w:rFonts w:ascii="Aptos" w:eastAsia="Aptos" w:hAnsi="Aptos" w:cs="Aptos"/>
              </w:rPr>
            </w:pPr>
            <w:ins w:id="1028" w:author="Bahar Toto" w:date="2025-12-01T00:08:00Z">
              <w:r w:rsidRPr="002E2082">
                <w:rPr>
                  <w:rFonts w:ascii="Aptos" w:eastAsia="Aptos" w:hAnsi="Aptos" w:cs="Aptos"/>
                </w:rPr>
                <w:t>be as consistent as possible with any other similar platform, technology, or mechanism required by any federal or state law or regulation; and</w:t>
              </w:r>
            </w:ins>
          </w:p>
          <w:p w14:paraId="7D91AC34" w14:textId="77777777" w:rsidR="002E2082" w:rsidRPr="002E2082" w:rsidRDefault="002E2082" w:rsidP="002E2082">
            <w:pPr>
              <w:numPr>
                <w:ilvl w:val="0"/>
                <w:numId w:val="56"/>
              </w:numPr>
              <w:rPr>
                <w:ins w:id="1029" w:author="Bahar Toto" w:date="2025-12-01T00:08:00Z"/>
                <w:rFonts w:ascii="Aptos" w:eastAsia="Aptos" w:hAnsi="Aptos" w:cs="Aptos"/>
              </w:rPr>
            </w:pPr>
            <w:ins w:id="1030" w:author="Bahar Toto" w:date="2025-12-01T00:08:00Z">
              <w:r w:rsidRPr="002E2082">
                <w:rPr>
                  <w:rFonts w:ascii="Aptos" w:eastAsia="Aptos" w:hAnsi="Aptos" w:cs="Aptos"/>
                </w:rPr>
                <w:t>enable the controller to accurately determine whether the consumer is a resident of this state and whether the consumer has made a legitimate request to opt out of any sale of such consumer's personal data or targeted advertising.</w:t>
              </w:r>
            </w:ins>
          </w:p>
          <w:p w14:paraId="7F0C1B6B" w14:textId="51342211" w:rsidR="002E2082" w:rsidRDefault="002E2082" w:rsidP="2229AB24">
            <w:pPr>
              <w:rPr>
                <w:rFonts w:ascii="Aptos" w:eastAsia="Aptos" w:hAnsi="Aptos" w:cs="Aptos"/>
              </w:rPr>
            </w:pPr>
          </w:p>
        </w:tc>
      </w:tr>
      <w:tr w:rsidR="2229AB24" w:rsidRPr="00107E11" w14:paraId="77A76518" w14:textId="77777777" w:rsidTr="2229AB24">
        <w:trPr>
          <w:trHeight w:val="300"/>
        </w:trPr>
        <w:tc>
          <w:tcPr>
            <w:tcW w:w="4500" w:type="dxa"/>
            <w:tcBorders>
              <w:top w:val="single" w:sz="6" w:space="0" w:color="auto"/>
              <w:left w:val="single" w:sz="6" w:space="0" w:color="auto"/>
              <w:bottom w:val="single" w:sz="6" w:space="0" w:color="auto"/>
              <w:right w:val="single" w:sz="6" w:space="0" w:color="auto"/>
            </w:tcBorders>
          </w:tcPr>
          <w:p w14:paraId="19E37CC2" w14:textId="77777777" w:rsidR="2229AB24" w:rsidRDefault="2229AB24" w:rsidP="2229AB24">
            <w:pPr>
              <w:rPr>
                <w:rFonts w:ascii="Aptos" w:eastAsia="Aptos" w:hAnsi="Aptos" w:cs="Aptos"/>
              </w:rPr>
            </w:pPr>
            <w:r>
              <w:t>Citation </w:t>
            </w:r>
          </w:p>
        </w:tc>
        <w:tc>
          <w:tcPr>
            <w:tcW w:w="4500" w:type="dxa"/>
            <w:tcBorders>
              <w:top w:val="single" w:sz="6" w:space="0" w:color="auto"/>
              <w:left w:val="single" w:sz="6" w:space="0" w:color="auto"/>
              <w:bottom w:val="single" w:sz="6" w:space="0" w:color="auto"/>
              <w:right w:val="single" w:sz="6" w:space="0" w:color="auto"/>
            </w:tcBorders>
          </w:tcPr>
          <w:p w14:paraId="4735D7DF" w14:textId="7AF15ACE" w:rsidR="2229AB24" w:rsidRPr="00107E11" w:rsidRDefault="00392189" w:rsidP="2229AB24">
            <w:pPr>
              <w:rPr>
                <w:rFonts w:ascii="Aptos" w:eastAsia="Aptos" w:hAnsi="Aptos" w:cs="Aptos"/>
                <w:rPrChange w:id="1031" w:author="Bahar Toto" w:date="2025-11-13T15:03:00Z">
                  <w:rPr>
                    <w:rFonts w:ascii="Aptos" w:eastAsia="Aptos" w:hAnsi="Aptos" w:cs="Aptos"/>
                    <w:lang w:val="it-IT"/>
                  </w:rPr>
                </w:rPrChange>
              </w:rPr>
            </w:pPr>
            <w:del w:id="1032" w:author="Bahar Toto" w:date="2025-11-13T15:03:00Z">
              <w:r w:rsidRPr="00107E11" w:rsidDel="00107E11">
                <w:rPr>
                  <w:rPrChange w:id="1033" w:author="Bahar Toto" w:date="2025-11-13T15:03:00Z">
                    <w:rPr>
                      <w:lang w:val="it-IT"/>
                    </w:rPr>
                  </w:rPrChange>
                </w:rPr>
                <w:delText xml:space="preserve">Conn. Gen. Stat. </w:delText>
              </w:r>
            </w:del>
            <w:r w:rsidR="2229AB24" w:rsidRPr="00107E11">
              <w:rPr>
                <w:rPrChange w:id="1034" w:author="Bahar Toto" w:date="2025-11-13T15:03:00Z">
                  <w:rPr>
                    <w:lang w:val="it-IT"/>
                  </w:rPr>
                </w:rPrChange>
              </w:rPr>
              <w:t>§</w:t>
            </w:r>
            <w:ins w:id="1035" w:author="Bahar Toto" w:date="2025-12-01T00:08:00Z">
              <w:r w:rsidR="003A7B28" w:rsidRPr="00D23590">
                <w:t>§</w:t>
              </w:r>
            </w:ins>
            <w:ins w:id="1036" w:author="Bahar Toto" w:date="2025-12-01T00:09:00Z">
              <w:r w:rsidR="001E5667" w:rsidRPr="001E5667">
                <w:t>42-515(37</w:t>
              </w:r>
              <w:r w:rsidR="001E5667">
                <w:t xml:space="preserve">), </w:t>
              </w:r>
            </w:ins>
            <w:del w:id="1037" w:author="Bahar Toto" w:date="2025-12-01T00:09:00Z">
              <w:r w:rsidR="2229AB24" w:rsidRPr="00107E11" w:rsidDel="001E5667">
                <w:rPr>
                  <w:rPrChange w:id="1038" w:author="Bahar Toto" w:date="2025-11-13T15:03:00Z">
                    <w:rPr>
                      <w:lang w:val="it-IT"/>
                    </w:rPr>
                  </w:rPrChange>
                </w:rPr>
                <w:delText xml:space="preserve"> </w:delText>
              </w:r>
            </w:del>
            <w:r w:rsidR="2229AB24" w:rsidRPr="00107E11">
              <w:rPr>
                <w:rPrChange w:id="1039" w:author="Bahar Toto" w:date="2025-11-13T15:03:00Z">
                  <w:rPr>
                    <w:lang w:val="it-IT"/>
                  </w:rPr>
                </w:rPrChange>
              </w:rPr>
              <w:t>42‑518(a)(5)</w:t>
            </w:r>
            <w:ins w:id="1040" w:author="Bahar Toto" w:date="2025-12-01T00:09:00Z">
              <w:r w:rsidR="001E5667">
                <w:t xml:space="preserve">, </w:t>
              </w:r>
              <w:r w:rsidR="001E5667" w:rsidRPr="001E5667">
                <w:t>42-520(a)</w:t>
              </w:r>
            </w:ins>
            <w:del w:id="1041" w:author="Bahar Toto" w:date="2025-12-01T00:09:00Z">
              <w:r w:rsidR="2229AB24" w:rsidRPr="00107E11" w:rsidDel="001E5667">
                <w:rPr>
                  <w:rPrChange w:id="1042" w:author="Bahar Toto" w:date="2025-11-13T15:03:00Z">
                    <w:rPr>
                      <w:lang w:val="it-IT"/>
                    </w:rPr>
                  </w:rPrChange>
                </w:rPr>
                <w:delText>; §</w:delText>
              </w:r>
            </w:del>
            <w:ins w:id="1043" w:author="Bahar Toto" w:date="2025-12-01T00:09:00Z">
              <w:r w:rsidR="001E5667">
                <w:t xml:space="preserve">, </w:t>
              </w:r>
              <w:r w:rsidR="001E5667" w:rsidRPr="001E5667">
                <w:t>42-520(e)(1)</w:t>
              </w:r>
              <w:r w:rsidR="001E5667">
                <w:t>,</w:t>
              </w:r>
            </w:ins>
            <w:r w:rsidR="2229AB24" w:rsidRPr="00107E11">
              <w:rPr>
                <w:rPrChange w:id="1044" w:author="Bahar Toto" w:date="2025-11-13T15:03:00Z">
                  <w:rPr>
                    <w:lang w:val="it-IT"/>
                  </w:rPr>
                </w:rPrChange>
              </w:rPr>
              <w:t xml:space="preserve"> 42‑520(d)</w:t>
            </w:r>
            <w:del w:id="1045" w:author="Bahar Toto" w:date="2025-12-01T00:09:00Z">
              <w:r w:rsidR="2229AB24" w:rsidRPr="00107E11" w:rsidDel="001E5667">
                <w:rPr>
                  <w:rPrChange w:id="1046" w:author="Bahar Toto" w:date="2025-11-13T15:03:00Z">
                    <w:rPr>
                      <w:lang w:val="it-IT"/>
                    </w:rPr>
                  </w:rPrChange>
                </w:rPr>
                <w:delText>; §</w:delText>
              </w:r>
            </w:del>
            <w:ins w:id="1047" w:author="Bahar Toto" w:date="2025-12-01T00:09:00Z">
              <w:r w:rsidR="001E5667">
                <w:t>, and</w:t>
              </w:r>
            </w:ins>
            <w:r w:rsidR="2229AB24" w:rsidRPr="00107E11">
              <w:rPr>
                <w:rPrChange w:id="1048" w:author="Bahar Toto" w:date="2025-11-13T15:03:00Z">
                  <w:rPr>
                    <w:lang w:val="it-IT"/>
                  </w:rPr>
                </w:rPrChange>
              </w:rPr>
              <w:t xml:space="preserve"> 42‑526</w:t>
            </w:r>
            <w:ins w:id="1049" w:author="Bahar Toto" w:date="2025-11-13T15:03:00Z">
              <w:r w:rsidR="00107E11" w:rsidRPr="00107E11">
                <w:rPr>
                  <w:rPrChange w:id="1050" w:author="Bahar Toto" w:date="2025-11-13T15:03:00Z">
                    <w:rPr>
                      <w:lang w:val="it-IT"/>
                    </w:rPr>
                  </w:rPrChange>
                </w:rPr>
                <w:t xml:space="preserve"> </w:t>
              </w:r>
              <w:r w:rsidR="00107E11">
                <w:t>of the CTDPA</w:t>
              </w:r>
            </w:ins>
          </w:p>
        </w:tc>
      </w:tr>
      <w:tr w:rsidR="2229AB24" w14:paraId="0EE05921" w14:textId="77777777" w:rsidTr="2229AB24">
        <w:trPr>
          <w:trHeight w:val="300"/>
        </w:trPr>
        <w:tc>
          <w:tcPr>
            <w:tcW w:w="4500" w:type="dxa"/>
            <w:tcBorders>
              <w:top w:val="single" w:sz="6" w:space="0" w:color="auto"/>
              <w:left w:val="single" w:sz="6" w:space="0" w:color="auto"/>
              <w:bottom w:val="single" w:sz="6" w:space="0" w:color="auto"/>
              <w:right w:val="single" w:sz="6" w:space="0" w:color="auto"/>
            </w:tcBorders>
          </w:tcPr>
          <w:p w14:paraId="6BDE36D0" w14:textId="77777777" w:rsidR="2229AB24" w:rsidRDefault="2229AB24" w:rsidP="2229AB24">
            <w:pPr>
              <w:rPr>
                <w:rFonts w:ascii="Aptos" w:eastAsia="Aptos" w:hAnsi="Aptos" w:cs="Aptos"/>
              </w:rPr>
            </w:pPr>
            <w:r>
              <w:t xml:space="preserve">Applicable persona </w:t>
            </w:r>
          </w:p>
        </w:tc>
        <w:tc>
          <w:tcPr>
            <w:tcW w:w="4500" w:type="dxa"/>
            <w:tcBorders>
              <w:top w:val="single" w:sz="6" w:space="0" w:color="auto"/>
              <w:left w:val="single" w:sz="6" w:space="0" w:color="auto"/>
              <w:bottom w:val="single" w:sz="6" w:space="0" w:color="auto"/>
              <w:right w:val="single" w:sz="6" w:space="0" w:color="auto"/>
            </w:tcBorders>
          </w:tcPr>
          <w:p w14:paraId="46E9B562" w14:textId="2DEDAD02" w:rsidR="2229AB24" w:rsidRDefault="00674E8E" w:rsidP="2229AB24">
            <w:pPr>
              <w:rPr>
                <w:rFonts w:ascii="Aptos" w:eastAsia="Aptos" w:hAnsi="Aptos" w:cs="Aptos"/>
              </w:rPr>
            </w:pPr>
            <w:r>
              <w:t>Controllers</w:t>
            </w:r>
            <w:del w:id="1051" w:author="Bahar Toto" w:date="2025-12-01T00:09:00Z">
              <w:r w:rsidR="0008156E" w:rsidDel="001E5667">
                <w:delText>.</w:delText>
              </w:r>
            </w:del>
          </w:p>
        </w:tc>
      </w:tr>
    </w:tbl>
    <w:p w14:paraId="4FC80960" w14:textId="77777777" w:rsidR="2229AB24" w:rsidRDefault="2229AB24" w:rsidP="2229AB24">
      <w:pPr>
        <w:tabs>
          <w:tab w:val="left" w:pos="1794"/>
        </w:tabs>
        <w:rPr>
          <w:rFonts w:ascii="Aptos" w:eastAsia="Aptos" w:hAnsi="Aptos" w:cs="Aptos"/>
          <w:color w:val="000000" w:themeColor="text1"/>
        </w:rPr>
      </w:pPr>
    </w:p>
    <w:p w14:paraId="481C7F2B" w14:textId="77777777" w:rsidR="41A66100" w:rsidRDefault="41A66100" w:rsidP="2229AB24">
      <w:pPr>
        <w:tabs>
          <w:tab w:val="left" w:pos="1794"/>
        </w:tabs>
        <w:rPr>
          <w:rFonts w:ascii="Aptos" w:eastAsia="Aptos" w:hAnsi="Aptos" w:cs="Aptos"/>
          <w:color w:val="000000" w:themeColor="text1"/>
        </w:rPr>
      </w:pPr>
      <w:r>
        <w:t>12.2.2. If yes, when is it permissible to sell personal data?</w:t>
      </w:r>
    </w:p>
    <w:p w14:paraId="08475F8E" w14:textId="77777777" w:rsidR="2229AB24" w:rsidRDefault="2229AB24" w:rsidP="2229AB24">
      <w:pPr>
        <w:tabs>
          <w:tab w:val="left" w:pos="1794"/>
        </w:tabs>
        <w:rPr>
          <w:rFonts w:ascii="Aptos" w:eastAsia="Aptos" w:hAnsi="Aptos" w:cs="Aptos"/>
          <w:color w:val="000000" w:themeColor="text1"/>
        </w:rPr>
      </w:pPr>
    </w:p>
    <w:tbl>
      <w:tblPr>
        <w:tblW w:w="0" w:type="auto"/>
        <w:tblBorders>
          <w:top w:val="single" w:sz="6" w:space="0" w:color="auto"/>
          <w:left w:val="single" w:sz="6" w:space="0" w:color="auto"/>
          <w:bottom w:val="single" w:sz="6" w:space="0" w:color="auto"/>
          <w:right w:val="single" w:sz="6" w:space="0" w:color="auto"/>
        </w:tblBorders>
        <w:tblLayout w:type="fixed"/>
        <w:tblLook w:val="04A0" w:firstRow="1" w:lastRow="0" w:firstColumn="1" w:lastColumn="0" w:noHBand="0" w:noVBand="1"/>
      </w:tblPr>
      <w:tblGrid>
        <w:gridCol w:w="4500"/>
        <w:gridCol w:w="4500"/>
      </w:tblGrid>
      <w:tr w:rsidR="2229AB24" w14:paraId="50CE3B8E" w14:textId="77777777" w:rsidTr="2229AB24">
        <w:trPr>
          <w:trHeight w:val="300"/>
        </w:trPr>
        <w:tc>
          <w:tcPr>
            <w:tcW w:w="4500" w:type="dxa"/>
            <w:tcBorders>
              <w:top w:val="single" w:sz="6" w:space="0" w:color="auto"/>
              <w:left w:val="single" w:sz="6" w:space="0" w:color="auto"/>
              <w:bottom w:val="single" w:sz="6" w:space="0" w:color="auto"/>
              <w:right w:val="single" w:sz="6" w:space="0" w:color="auto"/>
            </w:tcBorders>
          </w:tcPr>
          <w:p w14:paraId="35297047" w14:textId="77777777" w:rsidR="2229AB24" w:rsidRDefault="2229AB24" w:rsidP="2229AB24">
            <w:pPr>
              <w:rPr>
                <w:rFonts w:ascii="Aptos" w:eastAsia="Aptos" w:hAnsi="Aptos" w:cs="Aptos"/>
              </w:rPr>
            </w:pPr>
            <w:r>
              <w:t>Response </w:t>
            </w:r>
          </w:p>
        </w:tc>
        <w:tc>
          <w:tcPr>
            <w:tcW w:w="4500" w:type="dxa"/>
            <w:tcBorders>
              <w:top w:val="single" w:sz="6" w:space="0" w:color="auto"/>
              <w:left w:val="single" w:sz="6" w:space="0" w:color="auto"/>
              <w:bottom w:val="single" w:sz="6" w:space="0" w:color="auto"/>
              <w:right w:val="single" w:sz="6" w:space="0" w:color="auto"/>
            </w:tcBorders>
          </w:tcPr>
          <w:p w14:paraId="087A5E8B" w14:textId="77777777" w:rsidR="005D5BC9" w:rsidRPr="005D5BC9" w:rsidRDefault="005D5BC9" w:rsidP="005D5BC9">
            <w:pPr>
              <w:rPr>
                <w:ins w:id="1052" w:author="Bahar Toto" w:date="2025-12-01T00:10:00Z"/>
              </w:rPr>
            </w:pPr>
            <w:ins w:id="1053" w:author="Bahar Toto" w:date="2025-12-01T00:10:00Z">
              <w:r w:rsidRPr="005D5BC9">
                <w:t>The CTDPA provides that consumers have the right to opt out of the processing of personal data for purposes of the sale of personal data except as provided in §42-520 of the CTDPA.</w:t>
              </w:r>
            </w:ins>
          </w:p>
          <w:p w14:paraId="5989B863" w14:textId="77777777" w:rsidR="005D5BC9" w:rsidRPr="005D5BC9" w:rsidRDefault="005D5BC9" w:rsidP="005D5BC9">
            <w:pPr>
              <w:rPr>
                <w:ins w:id="1054" w:author="Bahar Toto" w:date="2025-12-01T00:10:00Z"/>
              </w:rPr>
            </w:pPr>
            <w:ins w:id="1055" w:author="Bahar Toto" w:date="2025-12-01T00:10:00Z">
              <w:r w:rsidRPr="005D5BC9">
                <w:t>The CTDPA provides that no controller that offers any online service, product, or feature to consumers whom such controller has actual knowledge, or willfully disregards, are minors shall process any minor's personal data for the sale of personal data without the valid consent of the minor or parent/legal guardian.</w:t>
              </w:r>
            </w:ins>
          </w:p>
          <w:p w14:paraId="13738928" w14:textId="77777777" w:rsidR="005D5BC9" w:rsidRPr="005D5BC9" w:rsidRDefault="005D5BC9" w:rsidP="005D5BC9">
            <w:pPr>
              <w:rPr>
                <w:ins w:id="1056" w:author="Bahar Toto" w:date="2025-12-01T00:10:00Z"/>
              </w:rPr>
            </w:pPr>
            <w:ins w:id="1057" w:author="Bahar Toto" w:date="2025-12-01T00:10:00Z">
              <w:r w:rsidRPr="005D5BC9">
                <w:t>The CTDPA also prohibits anyone from selling, or offering to sell, consumer health data without first getting the consumer's consent.</w:t>
              </w:r>
            </w:ins>
          </w:p>
          <w:p w14:paraId="11C51549" w14:textId="5506FF3B" w:rsidR="2229AB24" w:rsidRDefault="2229AB24" w:rsidP="2229AB24">
            <w:pPr>
              <w:rPr>
                <w:rFonts w:ascii="Aptos" w:eastAsia="Aptos" w:hAnsi="Aptos" w:cs="Aptos"/>
              </w:rPr>
            </w:pPr>
            <w:del w:id="1058" w:author="Bahar Toto" w:date="2025-12-01T00:10:00Z">
              <w:r w:rsidDel="005D5BC9">
                <w:delText>Absent opt</w:delText>
              </w:r>
              <w:r w:rsidDel="005D5BC9">
                <w:rPr>
                  <w:rFonts w:ascii="Cambria Math" w:hAnsi="Cambria Math" w:cs="Cambria Math"/>
                </w:rPr>
                <w:delText>‑</w:delText>
              </w:r>
              <w:r w:rsidDel="005D5BC9">
                <w:delText>out (or where opt</w:delText>
              </w:r>
              <w:r w:rsidDel="005D5BC9">
                <w:rPr>
                  <w:rFonts w:ascii="Cambria Math" w:hAnsi="Cambria Math" w:cs="Cambria Math"/>
                </w:rPr>
                <w:delText>‑</w:delText>
              </w:r>
              <w:r w:rsidDel="005D5BC9">
                <w:delText>in obtained for certain minors or consent for consumer health data), and consistent with notice and contract duties.</w:delText>
              </w:r>
            </w:del>
          </w:p>
        </w:tc>
      </w:tr>
      <w:tr w:rsidR="2229AB24" w14:paraId="42B95308" w14:textId="77777777" w:rsidTr="2229AB24">
        <w:trPr>
          <w:trHeight w:val="300"/>
        </w:trPr>
        <w:tc>
          <w:tcPr>
            <w:tcW w:w="4500" w:type="dxa"/>
            <w:tcBorders>
              <w:top w:val="single" w:sz="6" w:space="0" w:color="auto"/>
              <w:left w:val="single" w:sz="6" w:space="0" w:color="auto"/>
              <w:bottom w:val="single" w:sz="6" w:space="0" w:color="auto"/>
              <w:right w:val="single" w:sz="6" w:space="0" w:color="auto"/>
            </w:tcBorders>
          </w:tcPr>
          <w:p w14:paraId="12CF8C9B" w14:textId="77777777" w:rsidR="2229AB24" w:rsidRDefault="2229AB24" w:rsidP="2229AB24">
            <w:pPr>
              <w:rPr>
                <w:rFonts w:ascii="Aptos" w:eastAsia="Aptos" w:hAnsi="Aptos" w:cs="Aptos"/>
              </w:rPr>
            </w:pPr>
            <w:r>
              <w:t>Citation </w:t>
            </w:r>
          </w:p>
        </w:tc>
        <w:tc>
          <w:tcPr>
            <w:tcW w:w="4500" w:type="dxa"/>
            <w:tcBorders>
              <w:top w:val="single" w:sz="6" w:space="0" w:color="auto"/>
              <w:left w:val="single" w:sz="6" w:space="0" w:color="auto"/>
              <w:bottom w:val="single" w:sz="6" w:space="0" w:color="auto"/>
              <w:right w:val="single" w:sz="6" w:space="0" w:color="auto"/>
            </w:tcBorders>
          </w:tcPr>
          <w:p w14:paraId="3F51DDDE" w14:textId="3ACD30DD" w:rsidR="2229AB24" w:rsidRDefault="2229AB24" w:rsidP="2229AB24">
            <w:pPr>
              <w:rPr>
                <w:rFonts w:ascii="Aptos" w:eastAsia="Aptos" w:hAnsi="Aptos" w:cs="Aptos"/>
              </w:rPr>
            </w:pPr>
            <w:del w:id="1059" w:author="Bahar Toto" w:date="2025-11-13T15:03:00Z">
              <w:r w:rsidDel="00107E11">
                <w:delText xml:space="preserve">Conn. Gen. Stat. </w:delText>
              </w:r>
            </w:del>
            <w:r>
              <w:t>§§</w:t>
            </w:r>
            <w:del w:id="1060" w:author="Bahar Toto" w:date="2025-12-01T00:10:00Z">
              <w:r w:rsidDel="005D5BC9">
                <w:delText xml:space="preserve"> </w:delText>
              </w:r>
            </w:del>
            <w:r>
              <w:t xml:space="preserve">42‑518, </w:t>
            </w:r>
            <w:ins w:id="1061" w:author="Bahar Toto" w:date="2025-12-01T00:10:00Z">
              <w:r w:rsidR="005D5BC9" w:rsidRPr="005D5BC9">
                <w:t>42-520(a), 42-526(a)(D),</w:t>
              </w:r>
              <w:r w:rsidR="005D5BC9">
                <w:t xml:space="preserve"> and</w:t>
              </w:r>
              <w:r w:rsidR="005D5BC9" w:rsidRPr="005D5BC9">
                <w:t xml:space="preserve"> 42-529a(a)</w:t>
              </w:r>
            </w:ins>
            <w:del w:id="1062" w:author="Bahar Toto" w:date="2025-12-01T00:10:00Z">
              <w:r w:rsidDel="005D5BC9">
                <w:delText>42520, 42526</w:delText>
              </w:r>
            </w:del>
            <w:ins w:id="1063" w:author="Bahar Toto" w:date="2025-12-01T00:10:00Z">
              <w:r w:rsidR="005D5BC9">
                <w:t xml:space="preserve"> </w:t>
              </w:r>
            </w:ins>
            <w:ins w:id="1064" w:author="Bahar Toto" w:date="2025-11-13T15:03:00Z">
              <w:r w:rsidR="00107E11">
                <w:t>of the CTDPA</w:t>
              </w:r>
            </w:ins>
          </w:p>
        </w:tc>
      </w:tr>
      <w:tr w:rsidR="2229AB24" w14:paraId="204B61B0" w14:textId="77777777" w:rsidTr="2229AB24">
        <w:trPr>
          <w:trHeight w:val="300"/>
        </w:trPr>
        <w:tc>
          <w:tcPr>
            <w:tcW w:w="4500" w:type="dxa"/>
            <w:tcBorders>
              <w:top w:val="single" w:sz="6" w:space="0" w:color="auto"/>
              <w:left w:val="single" w:sz="6" w:space="0" w:color="auto"/>
              <w:bottom w:val="single" w:sz="6" w:space="0" w:color="auto"/>
              <w:right w:val="single" w:sz="6" w:space="0" w:color="auto"/>
            </w:tcBorders>
          </w:tcPr>
          <w:p w14:paraId="5AB33B63" w14:textId="77777777" w:rsidR="2229AB24" w:rsidRDefault="2229AB24" w:rsidP="2229AB24">
            <w:pPr>
              <w:rPr>
                <w:rFonts w:ascii="Aptos" w:eastAsia="Aptos" w:hAnsi="Aptos" w:cs="Aptos"/>
              </w:rPr>
            </w:pPr>
            <w:r>
              <w:t xml:space="preserve">Applicable persona </w:t>
            </w:r>
          </w:p>
        </w:tc>
        <w:tc>
          <w:tcPr>
            <w:tcW w:w="4500" w:type="dxa"/>
            <w:tcBorders>
              <w:top w:val="single" w:sz="6" w:space="0" w:color="auto"/>
              <w:left w:val="single" w:sz="6" w:space="0" w:color="auto"/>
              <w:bottom w:val="single" w:sz="6" w:space="0" w:color="auto"/>
              <w:right w:val="single" w:sz="6" w:space="0" w:color="auto"/>
            </w:tcBorders>
          </w:tcPr>
          <w:p w14:paraId="28FA2ADE" w14:textId="08C2A2D6" w:rsidR="2229AB24" w:rsidRDefault="00674E8E" w:rsidP="2229AB24">
            <w:pPr>
              <w:rPr>
                <w:rFonts w:ascii="Aptos" w:eastAsia="Aptos" w:hAnsi="Aptos" w:cs="Aptos"/>
              </w:rPr>
            </w:pPr>
            <w:r>
              <w:t>Controllers</w:t>
            </w:r>
            <w:del w:id="1065" w:author="Bahar Toto" w:date="2025-12-01T00:10:00Z">
              <w:r w:rsidR="0008156E" w:rsidDel="005D5BC9">
                <w:delText>.</w:delText>
              </w:r>
              <w:r w:rsidDel="005D5BC9">
                <w:delText xml:space="preserve"> </w:delText>
              </w:r>
            </w:del>
          </w:p>
        </w:tc>
      </w:tr>
    </w:tbl>
    <w:p w14:paraId="06EF6B04" w14:textId="77777777" w:rsidR="2229AB24" w:rsidRDefault="2229AB24" w:rsidP="2229AB24">
      <w:pPr>
        <w:tabs>
          <w:tab w:val="left" w:pos="1794"/>
        </w:tabs>
        <w:rPr>
          <w:rFonts w:ascii="Aptos" w:eastAsia="Aptos" w:hAnsi="Aptos" w:cs="Aptos"/>
          <w:color w:val="000000" w:themeColor="text1"/>
        </w:rPr>
      </w:pPr>
    </w:p>
    <w:p w14:paraId="29E93645" w14:textId="77777777" w:rsidR="2229AB24" w:rsidRDefault="2229AB24" w:rsidP="2229AB24">
      <w:pPr>
        <w:tabs>
          <w:tab w:val="left" w:pos="1794"/>
        </w:tabs>
        <w:rPr>
          <w:rFonts w:ascii="Aptos" w:eastAsia="Aptos" w:hAnsi="Aptos" w:cs="Aptos"/>
          <w:color w:val="000000" w:themeColor="text1"/>
        </w:rPr>
      </w:pPr>
    </w:p>
    <w:p w14:paraId="72D3C948" w14:textId="77777777" w:rsidR="41A66100" w:rsidRDefault="41A66100" w:rsidP="2229AB24">
      <w:pPr>
        <w:tabs>
          <w:tab w:val="left" w:pos="1794"/>
        </w:tabs>
        <w:rPr>
          <w:rFonts w:ascii="Aptos" w:eastAsia="Aptos" w:hAnsi="Aptos" w:cs="Aptos"/>
          <w:color w:val="000000" w:themeColor="text1"/>
        </w:rPr>
      </w:pPr>
      <w:r>
        <w:t>12.3. Cross-border transfers</w:t>
      </w:r>
    </w:p>
    <w:p w14:paraId="41DDD5A7" w14:textId="77777777" w:rsidR="2229AB24" w:rsidRDefault="2229AB24" w:rsidP="2229AB24">
      <w:pPr>
        <w:tabs>
          <w:tab w:val="left" w:pos="1794"/>
        </w:tabs>
        <w:rPr>
          <w:rFonts w:ascii="Aptos" w:eastAsia="Aptos" w:hAnsi="Aptos" w:cs="Aptos"/>
          <w:color w:val="000000" w:themeColor="text1"/>
        </w:rPr>
      </w:pPr>
    </w:p>
    <w:p w14:paraId="765A434D" w14:textId="77777777" w:rsidR="41A66100" w:rsidRDefault="41A66100" w:rsidP="2229AB24">
      <w:pPr>
        <w:tabs>
          <w:tab w:val="left" w:pos="1794"/>
        </w:tabs>
        <w:rPr>
          <w:rFonts w:ascii="Aptos" w:eastAsia="Aptos" w:hAnsi="Aptos" w:cs="Aptos"/>
          <w:color w:val="000000" w:themeColor="text1"/>
        </w:rPr>
      </w:pPr>
      <w:r>
        <w:t xml:space="preserve">12.3.1. Are there any restrictions on the cross-border transfer of personal data? </w:t>
      </w:r>
    </w:p>
    <w:p w14:paraId="7FD4E6CB" w14:textId="77777777" w:rsidR="2229AB24" w:rsidRDefault="2229AB24" w:rsidP="2229AB24">
      <w:pPr>
        <w:tabs>
          <w:tab w:val="left" w:pos="1794"/>
        </w:tabs>
        <w:rPr>
          <w:rFonts w:ascii="Aptos" w:eastAsia="Aptos" w:hAnsi="Aptos" w:cs="Aptos"/>
          <w:color w:val="000000" w:themeColor="text1"/>
        </w:rPr>
      </w:pPr>
    </w:p>
    <w:tbl>
      <w:tblPr>
        <w:tblW w:w="0" w:type="auto"/>
        <w:tblBorders>
          <w:top w:val="single" w:sz="6" w:space="0" w:color="auto"/>
          <w:left w:val="single" w:sz="6" w:space="0" w:color="auto"/>
          <w:bottom w:val="single" w:sz="6" w:space="0" w:color="auto"/>
          <w:right w:val="single" w:sz="6" w:space="0" w:color="auto"/>
        </w:tblBorders>
        <w:tblLayout w:type="fixed"/>
        <w:tblLook w:val="04A0" w:firstRow="1" w:lastRow="0" w:firstColumn="1" w:lastColumn="0" w:noHBand="0" w:noVBand="1"/>
      </w:tblPr>
      <w:tblGrid>
        <w:gridCol w:w="4500"/>
        <w:gridCol w:w="4500"/>
      </w:tblGrid>
      <w:tr w:rsidR="2229AB24" w14:paraId="2D42FC57" w14:textId="77777777" w:rsidTr="2229AB24">
        <w:trPr>
          <w:trHeight w:val="300"/>
        </w:trPr>
        <w:tc>
          <w:tcPr>
            <w:tcW w:w="4500" w:type="dxa"/>
            <w:tcBorders>
              <w:top w:val="single" w:sz="6" w:space="0" w:color="auto"/>
              <w:left w:val="single" w:sz="6" w:space="0" w:color="auto"/>
              <w:bottom w:val="single" w:sz="6" w:space="0" w:color="auto"/>
              <w:right w:val="single" w:sz="6" w:space="0" w:color="auto"/>
            </w:tcBorders>
          </w:tcPr>
          <w:p w14:paraId="25A6E379" w14:textId="77777777" w:rsidR="2229AB24" w:rsidRDefault="2229AB24" w:rsidP="2229AB24">
            <w:pPr>
              <w:rPr>
                <w:rFonts w:ascii="Aptos" w:eastAsia="Aptos" w:hAnsi="Aptos" w:cs="Aptos"/>
              </w:rPr>
            </w:pPr>
            <w:r>
              <w:t>Response </w:t>
            </w:r>
          </w:p>
        </w:tc>
        <w:tc>
          <w:tcPr>
            <w:tcW w:w="4500" w:type="dxa"/>
            <w:tcBorders>
              <w:top w:val="single" w:sz="6" w:space="0" w:color="auto"/>
              <w:left w:val="single" w:sz="6" w:space="0" w:color="auto"/>
              <w:bottom w:val="single" w:sz="6" w:space="0" w:color="auto"/>
              <w:right w:val="single" w:sz="6" w:space="0" w:color="auto"/>
            </w:tcBorders>
          </w:tcPr>
          <w:p w14:paraId="0E7157D3" w14:textId="4CAF9F3C" w:rsidR="2229AB24" w:rsidRDefault="2229AB24" w:rsidP="2229AB24">
            <w:pPr>
              <w:rPr>
                <w:rFonts w:ascii="Aptos" w:eastAsia="Aptos" w:hAnsi="Aptos" w:cs="Aptos"/>
              </w:rPr>
            </w:pPr>
            <w:r>
              <w:t>No</w:t>
            </w:r>
            <w:r w:rsidR="0008156E">
              <w:t>.</w:t>
            </w:r>
          </w:p>
        </w:tc>
      </w:tr>
      <w:tr w:rsidR="2229AB24" w14:paraId="1D743E69" w14:textId="77777777" w:rsidTr="2229AB24">
        <w:trPr>
          <w:trHeight w:val="300"/>
        </w:trPr>
        <w:tc>
          <w:tcPr>
            <w:tcW w:w="4500" w:type="dxa"/>
            <w:tcBorders>
              <w:top w:val="single" w:sz="6" w:space="0" w:color="auto"/>
              <w:left w:val="single" w:sz="6" w:space="0" w:color="auto"/>
              <w:bottom w:val="single" w:sz="6" w:space="0" w:color="auto"/>
              <w:right w:val="single" w:sz="6" w:space="0" w:color="auto"/>
            </w:tcBorders>
          </w:tcPr>
          <w:p w14:paraId="7DD76267" w14:textId="77777777" w:rsidR="2229AB24" w:rsidRDefault="2229AB24" w:rsidP="2229AB24">
            <w:pPr>
              <w:rPr>
                <w:rFonts w:ascii="Aptos" w:eastAsia="Aptos" w:hAnsi="Aptos" w:cs="Aptos"/>
              </w:rPr>
            </w:pPr>
            <w:r>
              <w:t>Citation </w:t>
            </w:r>
          </w:p>
        </w:tc>
        <w:tc>
          <w:tcPr>
            <w:tcW w:w="4500" w:type="dxa"/>
            <w:tcBorders>
              <w:top w:val="single" w:sz="6" w:space="0" w:color="auto"/>
              <w:left w:val="single" w:sz="6" w:space="0" w:color="auto"/>
              <w:bottom w:val="single" w:sz="6" w:space="0" w:color="auto"/>
              <w:right w:val="single" w:sz="6" w:space="0" w:color="auto"/>
            </w:tcBorders>
          </w:tcPr>
          <w:p w14:paraId="4AE71097" w14:textId="087C9060" w:rsidR="2229AB24" w:rsidRDefault="0067346E" w:rsidP="2229AB24">
            <w:pPr>
              <w:rPr>
                <w:rFonts w:ascii="Aptos" w:eastAsia="Aptos" w:hAnsi="Aptos" w:cs="Aptos"/>
              </w:rPr>
            </w:pPr>
            <w:r>
              <w:t>Not applicable</w:t>
            </w:r>
            <w:r w:rsidR="0008156E">
              <w:t>.</w:t>
            </w:r>
          </w:p>
        </w:tc>
      </w:tr>
      <w:tr w:rsidR="2229AB24" w14:paraId="0FA05FD4" w14:textId="77777777" w:rsidTr="2229AB24">
        <w:trPr>
          <w:trHeight w:val="300"/>
        </w:trPr>
        <w:tc>
          <w:tcPr>
            <w:tcW w:w="4500" w:type="dxa"/>
            <w:tcBorders>
              <w:top w:val="single" w:sz="6" w:space="0" w:color="auto"/>
              <w:left w:val="single" w:sz="6" w:space="0" w:color="auto"/>
              <w:bottom w:val="single" w:sz="6" w:space="0" w:color="auto"/>
              <w:right w:val="single" w:sz="6" w:space="0" w:color="auto"/>
            </w:tcBorders>
          </w:tcPr>
          <w:p w14:paraId="0F8AF58C" w14:textId="77777777" w:rsidR="2229AB24" w:rsidRDefault="2229AB24" w:rsidP="2229AB24">
            <w:pPr>
              <w:rPr>
                <w:rFonts w:ascii="Aptos" w:eastAsia="Aptos" w:hAnsi="Aptos" w:cs="Aptos"/>
              </w:rPr>
            </w:pPr>
            <w:r>
              <w:t xml:space="preserve">Applicable persona </w:t>
            </w:r>
          </w:p>
        </w:tc>
        <w:tc>
          <w:tcPr>
            <w:tcW w:w="4500" w:type="dxa"/>
            <w:tcBorders>
              <w:top w:val="single" w:sz="6" w:space="0" w:color="auto"/>
              <w:left w:val="single" w:sz="6" w:space="0" w:color="auto"/>
              <w:bottom w:val="single" w:sz="6" w:space="0" w:color="auto"/>
              <w:right w:val="single" w:sz="6" w:space="0" w:color="auto"/>
            </w:tcBorders>
          </w:tcPr>
          <w:p w14:paraId="60FAC690" w14:textId="2DBB629B" w:rsidR="2229AB24" w:rsidRDefault="0067346E" w:rsidP="2229AB24">
            <w:pPr>
              <w:rPr>
                <w:rFonts w:ascii="Aptos" w:eastAsia="Aptos" w:hAnsi="Aptos" w:cs="Aptos"/>
              </w:rPr>
            </w:pPr>
            <w:r>
              <w:t>Not applicable</w:t>
            </w:r>
            <w:r w:rsidR="0008156E">
              <w:t>.</w:t>
            </w:r>
            <w:r>
              <w:t xml:space="preserve"> </w:t>
            </w:r>
          </w:p>
        </w:tc>
      </w:tr>
    </w:tbl>
    <w:p w14:paraId="1688EF81" w14:textId="77777777" w:rsidR="2229AB24" w:rsidRDefault="2229AB24" w:rsidP="2229AB24">
      <w:pPr>
        <w:tabs>
          <w:tab w:val="left" w:pos="1794"/>
        </w:tabs>
        <w:rPr>
          <w:rFonts w:ascii="Aptos" w:eastAsia="Aptos" w:hAnsi="Aptos" w:cs="Aptos"/>
          <w:color w:val="000000" w:themeColor="text1"/>
        </w:rPr>
      </w:pPr>
    </w:p>
    <w:p w14:paraId="1E58F724" w14:textId="77777777" w:rsidR="41A66100" w:rsidRDefault="41A66100" w:rsidP="2229AB24">
      <w:pPr>
        <w:tabs>
          <w:tab w:val="left" w:pos="1794"/>
        </w:tabs>
        <w:rPr>
          <w:rFonts w:ascii="Aptos" w:eastAsia="Aptos" w:hAnsi="Aptos" w:cs="Aptos"/>
          <w:color w:val="000000" w:themeColor="text1"/>
        </w:rPr>
      </w:pPr>
      <w:r>
        <w:t xml:space="preserve">12.3.2. Is there a requirement to have a transfer mechanism in place for the cross-border transfer of personal data? (Iif no, please highlight the approach within the jurisdictions e.g., the taking of reasonable step, appropriate notice) </w:t>
      </w:r>
    </w:p>
    <w:p w14:paraId="560DDA4C" w14:textId="77777777" w:rsidR="2229AB24" w:rsidRDefault="2229AB24" w:rsidP="2229AB24">
      <w:pPr>
        <w:tabs>
          <w:tab w:val="left" w:pos="1794"/>
        </w:tabs>
        <w:rPr>
          <w:rFonts w:ascii="Aptos" w:eastAsia="Aptos" w:hAnsi="Aptos" w:cs="Aptos"/>
          <w:color w:val="000000" w:themeColor="text1"/>
        </w:rPr>
      </w:pPr>
    </w:p>
    <w:tbl>
      <w:tblPr>
        <w:tblW w:w="0" w:type="auto"/>
        <w:tblBorders>
          <w:top w:val="single" w:sz="6" w:space="0" w:color="auto"/>
          <w:left w:val="single" w:sz="6" w:space="0" w:color="auto"/>
          <w:bottom w:val="single" w:sz="6" w:space="0" w:color="auto"/>
          <w:right w:val="single" w:sz="6" w:space="0" w:color="auto"/>
        </w:tblBorders>
        <w:tblLayout w:type="fixed"/>
        <w:tblLook w:val="04A0" w:firstRow="1" w:lastRow="0" w:firstColumn="1" w:lastColumn="0" w:noHBand="0" w:noVBand="1"/>
      </w:tblPr>
      <w:tblGrid>
        <w:gridCol w:w="4500"/>
        <w:gridCol w:w="4500"/>
      </w:tblGrid>
      <w:tr w:rsidR="2229AB24" w14:paraId="00977FB4" w14:textId="77777777" w:rsidTr="2229AB24">
        <w:trPr>
          <w:trHeight w:val="300"/>
        </w:trPr>
        <w:tc>
          <w:tcPr>
            <w:tcW w:w="4500" w:type="dxa"/>
            <w:tcBorders>
              <w:top w:val="single" w:sz="6" w:space="0" w:color="auto"/>
              <w:left w:val="single" w:sz="6" w:space="0" w:color="auto"/>
              <w:bottom w:val="single" w:sz="6" w:space="0" w:color="auto"/>
              <w:right w:val="single" w:sz="6" w:space="0" w:color="auto"/>
            </w:tcBorders>
          </w:tcPr>
          <w:p w14:paraId="6C7C749E" w14:textId="77777777" w:rsidR="2229AB24" w:rsidRDefault="2229AB24" w:rsidP="2229AB24">
            <w:pPr>
              <w:rPr>
                <w:rFonts w:ascii="Aptos" w:eastAsia="Aptos" w:hAnsi="Aptos" w:cs="Aptos"/>
              </w:rPr>
            </w:pPr>
            <w:r>
              <w:t>Response </w:t>
            </w:r>
          </w:p>
        </w:tc>
        <w:tc>
          <w:tcPr>
            <w:tcW w:w="4500" w:type="dxa"/>
            <w:tcBorders>
              <w:top w:val="single" w:sz="6" w:space="0" w:color="auto"/>
              <w:left w:val="single" w:sz="6" w:space="0" w:color="auto"/>
              <w:bottom w:val="single" w:sz="6" w:space="0" w:color="auto"/>
              <w:right w:val="single" w:sz="6" w:space="0" w:color="auto"/>
            </w:tcBorders>
          </w:tcPr>
          <w:p w14:paraId="7D92B786" w14:textId="695DC085" w:rsidR="2229AB24" w:rsidRDefault="2229AB24" w:rsidP="2229AB24">
            <w:pPr>
              <w:rPr>
                <w:rFonts w:ascii="Aptos" w:eastAsia="Aptos" w:hAnsi="Aptos" w:cs="Aptos"/>
              </w:rPr>
            </w:pPr>
            <w:r>
              <w:t>No</w:t>
            </w:r>
            <w:r w:rsidR="0008156E">
              <w:t>.</w:t>
            </w:r>
          </w:p>
        </w:tc>
      </w:tr>
      <w:tr w:rsidR="2229AB24" w14:paraId="16B46493" w14:textId="77777777" w:rsidTr="2229AB24">
        <w:trPr>
          <w:trHeight w:val="300"/>
        </w:trPr>
        <w:tc>
          <w:tcPr>
            <w:tcW w:w="4500" w:type="dxa"/>
            <w:tcBorders>
              <w:top w:val="single" w:sz="6" w:space="0" w:color="auto"/>
              <w:left w:val="single" w:sz="6" w:space="0" w:color="auto"/>
              <w:bottom w:val="single" w:sz="6" w:space="0" w:color="auto"/>
              <w:right w:val="single" w:sz="6" w:space="0" w:color="auto"/>
            </w:tcBorders>
          </w:tcPr>
          <w:p w14:paraId="4F0ABEC8" w14:textId="77777777" w:rsidR="2229AB24" w:rsidRDefault="2229AB24" w:rsidP="2229AB24">
            <w:pPr>
              <w:rPr>
                <w:rFonts w:ascii="Aptos" w:eastAsia="Aptos" w:hAnsi="Aptos" w:cs="Aptos"/>
              </w:rPr>
            </w:pPr>
            <w:r>
              <w:t>Citation </w:t>
            </w:r>
          </w:p>
        </w:tc>
        <w:tc>
          <w:tcPr>
            <w:tcW w:w="4500" w:type="dxa"/>
            <w:tcBorders>
              <w:top w:val="single" w:sz="6" w:space="0" w:color="auto"/>
              <w:left w:val="single" w:sz="6" w:space="0" w:color="auto"/>
              <w:bottom w:val="single" w:sz="6" w:space="0" w:color="auto"/>
              <w:right w:val="single" w:sz="6" w:space="0" w:color="auto"/>
            </w:tcBorders>
          </w:tcPr>
          <w:p w14:paraId="6A45E6CE" w14:textId="77777777" w:rsidR="2229AB24" w:rsidRDefault="0067346E" w:rsidP="2229AB24">
            <w:pPr>
              <w:rPr>
                <w:rFonts w:ascii="Aptos" w:eastAsia="Aptos" w:hAnsi="Aptos" w:cs="Aptos"/>
              </w:rPr>
            </w:pPr>
            <w:r>
              <w:t xml:space="preserve">Not applicable </w:t>
            </w:r>
          </w:p>
        </w:tc>
      </w:tr>
      <w:tr w:rsidR="2229AB24" w14:paraId="1F71C5E3" w14:textId="77777777" w:rsidTr="2229AB24">
        <w:trPr>
          <w:trHeight w:val="300"/>
        </w:trPr>
        <w:tc>
          <w:tcPr>
            <w:tcW w:w="4500" w:type="dxa"/>
            <w:tcBorders>
              <w:top w:val="single" w:sz="6" w:space="0" w:color="auto"/>
              <w:left w:val="single" w:sz="6" w:space="0" w:color="auto"/>
              <w:bottom w:val="single" w:sz="6" w:space="0" w:color="auto"/>
              <w:right w:val="single" w:sz="6" w:space="0" w:color="auto"/>
            </w:tcBorders>
          </w:tcPr>
          <w:p w14:paraId="218318EC" w14:textId="77777777" w:rsidR="2229AB24" w:rsidRDefault="2229AB24" w:rsidP="2229AB24">
            <w:pPr>
              <w:rPr>
                <w:rFonts w:ascii="Aptos" w:eastAsia="Aptos" w:hAnsi="Aptos" w:cs="Aptos"/>
              </w:rPr>
            </w:pPr>
            <w:r>
              <w:t xml:space="preserve">Applicable persona </w:t>
            </w:r>
          </w:p>
        </w:tc>
        <w:tc>
          <w:tcPr>
            <w:tcW w:w="4500" w:type="dxa"/>
            <w:tcBorders>
              <w:top w:val="single" w:sz="6" w:space="0" w:color="auto"/>
              <w:left w:val="single" w:sz="6" w:space="0" w:color="auto"/>
              <w:bottom w:val="single" w:sz="6" w:space="0" w:color="auto"/>
              <w:right w:val="single" w:sz="6" w:space="0" w:color="auto"/>
            </w:tcBorders>
          </w:tcPr>
          <w:p w14:paraId="3D5FCE15" w14:textId="77777777" w:rsidR="2229AB24" w:rsidRDefault="0067346E" w:rsidP="2229AB24">
            <w:pPr>
              <w:rPr>
                <w:rFonts w:ascii="Aptos" w:eastAsia="Aptos" w:hAnsi="Aptos" w:cs="Aptos"/>
              </w:rPr>
            </w:pPr>
            <w:r>
              <w:t xml:space="preserve">Not applicable </w:t>
            </w:r>
          </w:p>
        </w:tc>
      </w:tr>
    </w:tbl>
    <w:p w14:paraId="6AC1492A" w14:textId="77777777" w:rsidR="2229AB24" w:rsidRDefault="2229AB24" w:rsidP="2229AB24">
      <w:pPr>
        <w:tabs>
          <w:tab w:val="left" w:pos="1794"/>
        </w:tabs>
        <w:rPr>
          <w:rFonts w:ascii="Aptos" w:eastAsia="Aptos" w:hAnsi="Aptos" w:cs="Aptos"/>
          <w:color w:val="000000" w:themeColor="text1"/>
        </w:rPr>
      </w:pPr>
    </w:p>
    <w:p w14:paraId="1420B6D6" w14:textId="77777777" w:rsidR="41A66100" w:rsidRDefault="41A66100" w:rsidP="2229AB24">
      <w:pPr>
        <w:tabs>
          <w:tab w:val="left" w:pos="1794"/>
        </w:tabs>
        <w:rPr>
          <w:rFonts w:ascii="Aptos" w:eastAsia="Aptos" w:hAnsi="Aptos" w:cs="Aptos"/>
          <w:color w:val="000000" w:themeColor="text1"/>
        </w:rPr>
      </w:pPr>
      <w:r>
        <w:t>12.3.3. Which transfer mechanisms are available?</w:t>
      </w:r>
    </w:p>
    <w:p w14:paraId="4612FCC5" w14:textId="77777777" w:rsidR="2229AB24" w:rsidRDefault="2229AB24" w:rsidP="2229AB24">
      <w:pPr>
        <w:tabs>
          <w:tab w:val="left" w:pos="1794"/>
        </w:tabs>
        <w:rPr>
          <w:rFonts w:ascii="Aptos" w:eastAsia="Aptos" w:hAnsi="Aptos" w:cs="Aptos"/>
          <w:color w:val="000000" w:themeColor="text1"/>
        </w:rPr>
      </w:pPr>
    </w:p>
    <w:tbl>
      <w:tblPr>
        <w:tblW w:w="0" w:type="auto"/>
        <w:tblBorders>
          <w:top w:val="single" w:sz="6" w:space="0" w:color="auto"/>
          <w:left w:val="single" w:sz="6" w:space="0" w:color="auto"/>
          <w:bottom w:val="single" w:sz="6" w:space="0" w:color="auto"/>
          <w:right w:val="single" w:sz="6" w:space="0" w:color="auto"/>
        </w:tblBorders>
        <w:tblLayout w:type="fixed"/>
        <w:tblLook w:val="04A0" w:firstRow="1" w:lastRow="0" w:firstColumn="1" w:lastColumn="0" w:noHBand="0" w:noVBand="1"/>
      </w:tblPr>
      <w:tblGrid>
        <w:gridCol w:w="4500"/>
        <w:gridCol w:w="4500"/>
      </w:tblGrid>
      <w:tr w:rsidR="2229AB24" w14:paraId="41DE40D6" w14:textId="77777777" w:rsidTr="2229AB24">
        <w:trPr>
          <w:trHeight w:val="300"/>
        </w:trPr>
        <w:tc>
          <w:tcPr>
            <w:tcW w:w="4500" w:type="dxa"/>
            <w:tcBorders>
              <w:top w:val="single" w:sz="6" w:space="0" w:color="auto"/>
              <w:left w:val="single" w:sz="6" w:space="0" w:color="auto"/>
              <w:bottom w:val="single" w:sz="6" w:space="0" w:color="auto"/>
              <w:right w:val="single" w:sz="6" w:space="0" w:color="auto"/>
            </w:tcBorders>
          </w:tcPr>
          <w:p w14:paraId="6177E0EA" w14:textId="77777777" w:rsidR="2229AB24" w:rsidRDefault="2229AB24" w:rsidP="2229AB24">
            <w:pPr>
              <w:rPr>
                <w:rFonts w:ascii="Aptos" w:eastAsia="Aptos" w:hAnsi="Aptos" w:cs="Aptos"/>
              </w:rPr>
            </w:pPr>
            <w:r>
              <w:t>Response </w:t>
            </w:r>
          </w:p>
        </w:tc>
        <w:tc>
          <w:tcPr>
            <w:tcW w:w="4500" w:type="dxa"/>
            <w:tcBorders>
              <w:top w:val="single" w:sz="6" w:space="0" w:color="auto"/>
              <w:left w:val="single" w:sz="6" w:space="0" w:color="auto"/>
              <w:bottom w:val="single" w:sz="6" w:space="0" w:color="auto"/>
              <w:right w:val="single" w:sz="6" w:space="0" w:color="auto"/>
            </w:tcBorders>
          </w:tcPr>
          <w:p w14:paraId="4EFC588F" w14:textId="7278EF32" w:rsidR="2229AB24" w:rsidRDefault="2229AB24" w:rsidP="2229AB24">
            <w:pPr>
              <w:rPr>
                <w:rFonts w:ascii="Aptos" w:eastAsia="Aptos" w:hAnsi="Aptos" w:cs="Aptos"/>
              </w:rPr>
            </w:pPr>
            <w:r>
              <w:t>Not applicable</w:t>
            </w:r>
            <w:r w:rsidR="0008156E">
              <w:t>.</w:t>
            </w:r>
            <w:r>
              <w:t xml:space="preserve"> </w:t>
            </w:r>
          </w:p>
        </w:tc>
      </w:tr>
      <w:tr w:rsidR="2229AB24" w14:paraId="7B04AD62" w14:textId="77777777" w:rsidTr="2229AB24">
        <w:trPr>
          <w:trHeight w:val="300"/>
        </w:trPr>
        <w:tc>
          <w:tcPr>
            <w:tcW w:w="4500" w:type="dxa"/>
            <w:tcBorders>
              <w:top w:val="single" w:sz="6" w:space="0" w:color="auto"/>
              <w:left w:val="single" w:sz="6" w:space="0" w:color="auto"/>
              <w:bottom w:val="single" w:sz="6" w:space="0" w:color="auto"/>
              <w:right w:val="single" w:sz="6" w:space="0" w:color="auto"/>
            </w:tcBorders>
          </w:tcPr>
          <w:p w14:paraId="066A383F" w14:textId="77777777" w:rsidR="2229AB24" w:rsidRDefault="2229AB24" w:rsidP="2229AB24">
            <w:pPr>
              <w:rPr>
                <w:rFonts w:ascii="Aptos" w:eastAsia="Aptos" w:hAnsi="Aptos" w:cs="Aptos"/>
              </w:rPr>
            </w:pPr>
            <w:r>
              <w:t>Citation </w:t>
            </w:r>
          </w:p>
        </w:tc>
        <w:tc>
          <w:tcPr>
            <w:tcW w:w="4500" w:type="dxa"/>
            <w:tcBorders>
              <w:top w:val="single" w:sz="6" w:space="0" w:color="auto"/>
              <w:left w:val="single" w:sz="6" w:space="0" w:color="auto"/>
              <w:bottom w:val="single" w:sz="6" w:space="0" w:color="auto"/>
              <w:right w:val="single" w:sz="6" w:space="0" w:color="auto"/>
            </w:tcBorders>
          </w:tcPr>
          <w:p w14:paraId="33FC8EF2" w14:textId="247D42E8" w:rsidR="2229AB24" w:rsidRDefault="0067346E" w:rsidP="2229AB24">
            <w:pPr>
              <w:rPr>
                <w:rFonts w:ascii="Aptos" w:eastAsia="Aptos" w:hAnsi="Aptos" w:cs="Aptos"/>
              </w:rPr>
            </w:pPr>
            <w:r>
              <w:t>Not applicable</w:t>
            </w:r>
            <w:r w:rsidR="0008156E">
              <w:t>.</w:t>
            </w:r>
            <w:r>
              <w:t xml:space="preserve"> </w:t>
            </w:r>
          </w:p>
        </w:tc>
      </w:tr>
      <w:tr w:rsidR="2229AB24" w14:paraId="0572C516" w14:textId="77777777" w:rsidTr="2229AB24">
        <w:trPr>
          <w:trHeight w:val="300"/>
        </w:trPr>
        <w:tc>
          <w:tcPr>
            <w:tcW w:w="4500" w:type="dxa"/>
            <w:tcBorders>
              <w:top w:val="single" w:sz="6" w:space="0" w:color="auto"/>
              <w:left w:val="single" w:sz="6" w:space="0" w:color="auto"/>
              <w:bottom w:val="single" w:sz="6" w:space="0" w:color="auto"/>
              <w:right w:val="single" w:sz="6" w:space="0" w:color="auto"/>
            </w:tcBorders>
          </w:tcPr>
          <w:p w14:paraId="7D7C6FC6" w14:textId="77777777" w:rsidR="2229AB24" w:rsidRDefault="2229AB24" w:rsidP="2229AB24">
            <w:pPr>
              <w:rPr>
                <w:rFonts w:ascii="Aptos" w:eastAsia="Aptos" w:hAnsi="Aptos" w:cs="Aptos"/>
              </w:rPr>
            </w:pPr>
            <w:r>
              <w:t xml:space="preserve">Applicable persona </w:t>
            </w:r>
          </w:p>
        </w:tc>
        <w:tc>
          <w:tcPr>
            <w:tcW w:w="4500" w:type="dxa"/>
            <w:tcBorders>
              <w:top w:val="single" w:sz="6" w:space="0" w:color="auto"/>
              <w:left w:val="single" w:sz="6" w:space="0" w:color="auto"/>
              <w:bottom w:val="single" w:sz="6" w:space="0" w:color="auto"/>
              <w:right w:val="single" w:sz="6" w:space="0" w:color="auto"/>
            </w:tcBorders>
          </w:tcPr>
          <w:p w14:paraId="29D903C7" w14:textId="747C8DED" w:rsidR="2229AB24" w:rsidRDefault="0067346E" w:rsidP="2229AB24">
            <w:pPr>
              <w:rPr>
                <w:rFonts w:ascii="Aptos" w:eastAsia="Aptos" w:hAnsi="Aptos" w:cs="Aptos"/>
              </w:rPr>
            </w:pPr>
            <w:r>
              <w:t>Not applicable</w:t>
            </w:r>
            <w:r w:rsidR="0008156E">
              <w:t>.</w:t>
            </w:r>
            <w:r>
              <w:t xml:space="preserve"> </w:t>
            </w:r>
          </w:p>
        </w:tc>
      </w:tr>
    </w:tbl>
    <w:p w14:paraId="1EFF7DAA" w14:textId="77777777" w:rsidR="2229AB24" w:rsidRDefault="2229AB24" w:rsidP="2229AB24">
      <w:pPr>
        <w:tabs>
          <w:tab w:val="left" w:pos="1794"/>
        </w:tabs>
        <w:rPr>
          <w:rFonts w:ascii="Aptos" w:eastAsia="Aptos" w:hAnsi="Aptos" w:cs="Aptos"/>
          <w:color w:val="000000" w:themeColor="text1"/>
        </w:rPr>
      </w:pPr>
    </w:p>
    <w:p w14:paraId="4A849DBA" w14:textId="77777777" w:rsidR="41A66100" w:rsidRDefault="41A66100" w:rsidP="2229AB24">
      <w:pPr>
        <w:tabs>
          <w:tab w:val="left" w:pos="1794"/>
        </w:tabs>
        <w:rPr>
          <w:rFonts w:ascii="Aptos" w:eastAsia="Aptos" w:hAnsi="Aptos" w:cs="Aptos"/>
          <w:color w:val="000000" w:themeColor="text1"/>
        </w:rPr>
      </w:pPr>
      <w:r>
        <w:t>12.3.4. Does the law(s) provide for exceptions to the restrictions on cross-border transfers?</w:t>
      </w:r>
    </w:p>
    <w:p w14:paraId="5CA3C089" w14:textId="77777777" w:rsidR="2229AB24" w:rsidRDefault="2229AB24" w:rsidP="2229AB24">
      <w:pPr>
        <w:tabs>
          <w:tab w:val="left" w:pos="1794"/>
        </w:tabs>
        <w:rPr>
          <w:rFonts w:ascii="Aptos" w:eastAsia="Aptos" w:hAnsi="Aptos" w:cs="Aptos"/>
          <w:color w:val="000000" w:themeColor="text1"/>
        </w:rPr>
      </w:pPr>
    </w:p>
    <w:tbl>
      <w:tblPr>
        <w:tblW w:w="0" w:type="auto"/>
        <w:tblBorders>
          <w:top w:val="single" w:sz="6" w:space="0" w:color="auto"/>
          <w:left w:val="single" w:sz="6" w:space="0" w:color="auto"/>
          <w:bottom w:val="single" w:sz="6" w:space="0" w:color="auto"/>
          <w:right w:val="single" w:sz="6" w:space="0" w:color="auto"/>
        </w:tblBorders>
        <w:tblLayout w:type="fixed"/>
        <w:tblLook w:val="04A0" w:firstRow="1" w:lastRow="0" w:firstColumn="1" w:lastColumn="0" w:noHBand="0" w:noVBand="1"/>
      </w:tblPr>
      <w:tblGrid>
        <w:gridCol w:w="4500"/>
        <w:gridCol w:w="4500"/>
      </w:tblGrid>
      <w:tr w:rsidR="2229AB24" w14:paraId="6B593A94" w14:textId="77777777" w:rsidTr="2229AB24">
        <w:trPr>
          <w:trHeight w:val="300"/>
        </w:trPr>
        <w:tc>
          <w:tcPr>
            <w:tcW w:w="4500" w:type="dxa"/>
            <w:tcBorders>
              <w:top w:val="single" w:sz="6" w:space="0" w:color="auto"/>
              <w:left w:val="single" w:sz="6" w:space="0" w:color="auto"/>
              <w:bottom w:val="single" w:sz="6" w:space="0" w:color="auto"/>
              <w:right w:val="single" w:sz="6" w:space="0" w:color="auto"/>
            </w:tcBorders>
          </w:tcPr>
          <w:p w14:paraId="111E2B0D" w14:textId="77777777" w:rsidR="2229AB24" w:rsidRDefault="2229AB24" w:rsidP="2229AB24">
            <w:pPr>
              <w:rPr>
                <w:rFonts w:ascii="Aptos" w:eastAsia="Aptos" w:hAnsi="Aptos" w:cs="Aptos"/>
              </w:rPr>
            </w:pPr>
            <w:r>
              <w:t>Response </w:t>
            </w:r>
          </w:p>
        </w:tc>
        <w:tc>
          <w:tcPr>
            <w:tcW w:w="4500" w:type="dxa"/>
            <w:tcBorders>
              <w:top w:val="single" w:sz="6" w:space="0" w:color="auto"/>
              <w:left w:val="single" w:sz="6" w:space="0" w:color="auto"/>
              <w:bottom w:val="single" w:sz="6" w:space="0" w:color="auto"/>
              <w:right w:val="single" w:sz="6" w:space="0" w:color="auto"/>
            </w:tcBorders>
          </w:tcPr>
          <w:p w14:paraId="4D665F0C" w14:textId="3E525119" w:rsidR="2229AB24" w:rsidRDefault="2229AB24" w:rsidP="2229AB24">
            <w:pPr>
              <w:rPr>
                <w:rFonts w:ascii="Aptos" w:eastAsia="Aptos" w:hAnsi="Aptos" w:cs="Aptos"/>
              </w:rPr>
            </w:pPr>
            <w:r>
              <w:t>Not applicable</w:t>
            </w:r>
            <w:r w:rsidR="0008156E">
              <w:t>.</w:t>
            </w:r>
            <w:r>
              <w:t xml:space="preserve"> </w:t>
            </w:r>
          </w:p>
        </w:tc>
      </w:tr>
      <w:tr w:rsidR="2229AB24" w14:paraId="6D525060" w14:textId="77777777" w:rsidTr="2229AB24">
        <w:trPr>
          <w:trHeight w:val="300"/>
        </w:trPr>
        <w:tc>
          <w:tcPr>
            <w:tcW w:w="4500" w:type="dxa"/>
            <w:tcBorders>
              <w:top w:val="single" w:sz="6" w:space="0" w:color="auto"/>
              <w:left w:val="single" w:sz="6" w:space="0" w:color="auto"/>
              <w:bottom w:val="single" w:sz="6" w:space="0" w:color="auto"/>
              <w:right w:val="single" w:sz="6" w:space="0" w:color="auto"/>
            </w:tcBorders>
          </w:tcPr>
          <w:p w14:paraId="59293D32" w14:textId="77777777" w:rsidR="2229AB24" w:rsidRDefault="2229AB24" w:rsidP="2229AB24">
            <w:pPr>
              <w:rPr>
                <w:rFonts w:ascii="Aptos" w:eastAsia="Aptos" w:hAnsi="Aptos" w:cs="Aptos"/>
              </w:rPr>
            </w:pPr>
            <w:r>
              <w:t>Citation </w:t>
            </w:r>
          </w:p>
        </w:tc>
        <w:tc>
          <w:tcPr>
            <w:tcW w:w="4500" w:type="dxa"/>
            <w:tcBorders>
              <w:top w:val="single" w:sz="6" w:space="0" w:color="auto"/>
              <w:left w:val="single" w:sz="6" w:space="0" w:color="auto"/>
              <w:bottom w:val="single" w:sz="6" w:space="0" w:color="auto"/>
              <w:right w:val="single" w:sz="6" w:space="0" w:color="auto"/>
            </w:tcBorders>
          </w:tcPr>
          <w:p w14:paraId="1E1D83B4" w14:textId="76FDFDAD" w:rsidR="2229AB24" w:rsidRDefault="0067346E" w:rsidP="2229AB24">
            <w:pPr>
              <w:rPr>
                <w:rFonts w:ascii="Aptos" w:eastAsia="Aptos" w:hAnsi="Aptos" w:cs="Aptos"/>
              </w:rPr>
            </w:pPr>
            <w:r>
              <w:t>Not applicable</w:t>
            </w:r>
            <w:r w:rsidR="0008156E">
              <w:t>.</w:t>
            </w:r>
          </w:p>
        </w:tc>
      </w:tr>
      <w:tr w:rsidR="2229AB24" w14:paraId="3C9330AB" w14:textId="77777777" w:rsidTr="2229AB24">
        <w:trPr>
          <w:trHeight w:val="300"/>
        </w:trPr>
        <w:tc>
          <w:tcPr>
            <w:tcW w:w="4500" w:type="dxa"/>
            <w:tcBorders>
              <w:top w:val="single" w:sz="6" w:space="0" w:color="auto"/>
              <w:left w:val="single" w:sz="6" w:space="0" w:color="auto"/>
              <w:bottom w:val="single" w:sz="6" w:space="0" w:color="auto"/>
              <w:right w:val="single" w:sz="6" w:space="0" w:color="auto"/>
            </w:tcBorders>
          </w:tcPr>
          <w:p w14:paraId="09E277BA" w14:textId="77777777" w:rsidR="2229AB24" w:rsidRDefault="2229AB24" w:rsidP="2229AB24">
            <w:pPr>
              <w:rPr>
                <w:rFonts w:ascii="Aptos" w:eastAsia="Aptos" w:hAnsi="Aptos" w:cs="Aptos"/>
              </w:rPr>
            </w:pPr>
            <w:r>
              <w:t xml:space="preserve">Applicable persona </w:t>
            </w:r>
          </w:p>
        </w:tc>
        <w:tc>
          <w:tcPr>
            <w:tcW w:w="4500" w:type="dxa"/>
            <w:tcBorders>
              <w:top w:val="single" w:sz="6" w:space="0" w:color="auto"/>
              <w:left w:val="single" w:sz="6" w:space="0" w:color="auto"/>
              <w:bottom w:val="single" w:sz="6" w:space="0" w:color="auto"/>
              <w:right w:val="single" w:sz="6" w:space="0" w:color="auto"/>
            </w:tcBorders>
          </w:tcPr>
          <w:p w14:paraId="5017CFFE" w14:textId="08F9CEA3" w:rsidR="2229AB24" w:rsidRDefault="0067346E" w:rsidP="2229AB24">
            <w:pPr>
              <w:rPr>
                <w:rFonts w:ascii="Aptos" w:eastAsia="Aptos" w:hAnsi="Aptos" w:cs="Aptos"/>
              </w:rPr>
            </w:pPr>
            <w:r>
              <w:t>Not applicable</w:t>
            </w:r>
            <w:r w:rsidR="0008156E">
              <w:t>.</w:t>
            </w:r>
            <w:r>
              <w:t xml:space="preserve"> </w:t>
            </w:r>
          </w:p>
        </w:tc>
      </w:tr>
    </w:tbl>
    <w:p w14:paraId="75BEF173" w14:textId="77777777" w:rsidR="2229AB24" w:rsidRDefault="2229AB24" w:rsidP="2229AB24">
      <w:pPr>
        <w:tabs>
          <w:tab w:val="left" w:pos="1794"/>
        </w:tabs>
        <w:rPr>
          <w:rFonts w:ascii="Aptos" w:eastAsia="Aptos" w:hAnsi="Aptos" w:cs="Aptos"/>
          <w:color w:val="000000" w:themeColor="text1"/>
        </w:rPr>
      </w:pPr>
    </w:p>
    <w:p w14:paraId="3941C71B" w14:textId="77777777" w:rsidR="2229AB24" w:rsidRDefault="2229AB24" w:rsidP="2229AB24">
      <w:pPr>
        <w:tabs>
          <w:tab w:val="left" w:pos="1794"/>
        </w:tabs>
        <w:rPr>
          <w:rFonts w:ascii="Aptos" w:eastAsia="Aptos" w:hAnsi="Aptos" w:cs="Aptos"/>
          <w:color w:val="000000" w:themeColor="text1"/>
        </w:rPr>
      </w:pPr>
    </w:p>
    <w:p w14:paraId="2B803A3D" w14:textId="77777777" w:rsidR="41A66100" w:rsidRDefault="41A66100" w:rsidP="2229AB24">
      <w:pPr>
        <w:tabs>
          <w:tab w:val="left" w:pos="1794"/>
        </w:tabs>
        <w:rPr>
          <w:rFonts w:ascii="Aptos" w:eastAsia="Aptos" w:hAnsi="Aptos" w:cs="Aptos"/>
          <w:color w:val="000000" w:themeColor="text1"/>
        </w:rPr>
      </w:pPr>
      <w:r>
        <w:t>12.4. Data localization/residency</w:t>
      </w:r>
    </w:p>
    <w:p w14:paraId="7147116C" w14:textId="77777777" w:rsidR="2229AB24" w:rsidRDefault="2229AB24" w:rsidP="2229AB24">
      <w:pPr>
        <w:tabs>
          <w:tab w:val="left" w:pos="1794"/>
        </w:tabs>
        <w:rPr>
          <w:rFonts w:ascii="Aptos" w:eastAsia="Aptos" w:hAnsi="Aptos" w:cs="Aptos"/>
          <w:color w:val="000000" w:themeColor="text1"/>
        </w:rPr>
      </w:pPr>
    </w:p>
    <w:p w14:paraId="4E743F37" w14:textId="77777777" w:rsidR="41A66100" w:rsidRDefault="41A66100" w:rsidP="2229AB24">
      <w:pPr>
        <w:tabs>
          <w:tab w:val="left" w:pos="1794"/>
        </w:tabs>
        <w:rPr>
          <w:rFonts w:ascii="Aptos" w:eastAsia="Aptos" w:hAnsi="Aptos" w:cs="Aptos"/>
          <w:color w:val="000000" w:themeColor="text1"/>
        </w:rPr>
      </w:pPr>
      <w:r>
        <w:t xml:space="preserve">12.4.1. Does the law(s) restrict the storage of personal data in a third country? (Please focus on general requirements rather than sectoral requirements) </w:t>
      </w:r>
    </w:p>
    <w:p w14:paraId="5CA9F8DF" w14:textId="77777777" w:rsidR="2229AB24" w:rsidRDefault="2229AB24" w:rsidP="2229AB24">
      <w:pPr>
        <w:tabs>
          <w:tab w:val="left" w:pos="1794"/>
        </w:tabs>
        <w:rPr>
          <w:rFonts w:ascii="Aptos" w:eastAsia="Aptos" w:hAnsi="Aptos" w:cs="Aptos"/>
          <w:color w:val="000000" w:themeColor="text1"/>
        </w:rPr>
      </w:pPr>
    </w:p>
    <w:tbl>
      <w:tblPr>
        <w:tblW w:w="0" w:type="auto"/>
        <w:tblBorders>
          <w:top w:val="single" w:sz="6" w:space="0" w:color="auto"/>
          <w:left w:val="single" w:sz="6" w:space="0" w:color="auto"/>
          <w:bottom w:val="single" w:sz="6" w:space="0" w:color="auto"/>
          <w:right w:val="single" w:sz="6" w:space="0" w:color="auto"/>
        </w:tblBorders>
        <w:tblLayout w:type="fixed"/>
        <w:tblLook w:val="04A0" w:firstRow="1" w:lastRow="0" w:firstColumn="1" w:lastColumn="0" w:noHBand="0" w:noVBand="1"/>
      </w:tblPr>
      <w:tblGrid>
        <w:gridCol w:w="4500"/>
        <w:gridCol w:w="4500"/>
      </w:tblGrid>
      <w:tr w:rsidR="2229AB24" w14:paraId="2EC90C82" w14:textId="77777777" w:rsidTr="2229AB24">
        <w:trPr>
          <w:trHeight w:val="300"/>
        </w:trPr>
        <w:tc>
          <w:tcPr>
            <w:tcW w:w="4500" w:type="dxa"/>
            <w:tcBorders>
              <w:top w:val="single" w:sz="6" w:space="0" w:color="auto"/>
              <w:left w:val="single" w:sz="6" w:space="0" w:color="auto"/>
              <w:bottom w:val="single" w:sz="6" w:space="0" w:color="auto"/>
              <w:right w:val="single" w:sz="6" w:space="0" w:color="auto"/>
            </w:tcBorders>
          </w:tcPr>
          <w:p w14:paraId="7FBD5F52" w14:textId="77777777" w:rsidR="2229AB24" w:rsidRDefault="2229AB24" w:rsidP="2229AB24">
            <w:pPr>
              <w:rPr>
                <w:rFonts w:ascii="Aptos" w:eastAsia="Aptos" w:hAnsi="Aptos" w:cs="Aptos"/>
              </w:rPr>
            </w:pPr>
            <w:r>
              <w:t>Response </w:t>
            </w:r>
          </w:p>
        </w:tc>
        <w:tc>
          <w:tcPr>
            <w:tcW w:w="4500" w:type="dxa"/>
            <w:tcBorders>
              <w:top w:val="single" w:sz="6" w:space="0" w:color="auto"/>
              <w:left w:val="single" w:sz="6" w:space="0" w:color="auto"/>
              <w:bottom w:val="single" w:sz="6" w:space="0" w:color="auto"/>
              <w:right w:val="single" w:sz="6" w:space="0" w:color="auto"/>
            </w:tcBorders>
          </w:tcPr>
          <w:p w14:paraId="1EFEC49A" w14:textId="278F42AE" w:rsidR="2229AB24" w:rsidRDefault="2229AB24" w:rsidP="2229AB24">
            <w:pPr>
              <w:rPr>
                <w:rFonts w:ascii="Aptos" w:eastAsia="Aptos" w:hAnsi="Aptos" w:cs="Aptos"/>
              </w:rPr>
            </w:pPr>
            <w:r>
              <w:t>No</w:t>
            </w:r>
            <w:r w:rsidR="0008156E">
              <w:t>.</w:t>
            </w:r>
          </w:p>
        </w:tc>
      </w:tr>
      <w:tr w:rsidR="2229AB24" w14:paraId="7E81F303" w14:textId="77777777" w:rsidTr="2229AB24">
        <w:trPr>
          <w:trHeight w:val="300"/>
        </w:trPr>
        <w:tc>
          <w:tcPr>
            <w:tcW w:w="4500" w:type="dxa"/>
            <w:tcBorders>
              <w:top w:val="single" w:sz="6" w:space="0" w:color="auto"/>
              <w:left w:val="single" w:sz="6" w:space="0" w:color="auto"/>
              <w:bottom w:val="single" w:sz="6" w:space="0" w:color="auto"/>
              <w:right w:val="single" w:sz="6" w:space="0" w:color="auto"/>
            </w:tcBorders>
          </w:tcPr>
          <w:p w14:paraId="71F1926B" w14:textId="77777777" w:rsidR="2229AB24" w:rsidRDefault="2229AB24" w:rsidP="2229AB24">
            <w:pPr>
              <w:rPr>
                <w:rFonts w:ascii="Aptos" w:eastAsia="Aptos" w:hAnsi="Aptos" w:cs="Aptos"/>
              </w:rPr>
            </w:pPr>
            <w:r>
              <w:t>Citation </w:t>
            </w:r>
          </w:p>
        </w:tc>
        <w:tc>
          <w:tcPr>
            <w:tcW w:w="4500" w:type="dxa"/>
            <w:tcBorders>
              <w:top w:val="single" w:sz="6" w:space="0" w:color="auto"/>
              <w:left w:val="single" w:sz="6" w:space="0" w:color="auto"/>
              <w:bottom w:val="single" w:sz="6" w:space="0" w:color="auto"/>
              <w:right w:val="single" w:sz="6" w:space="0" w:color="auto"/>
            </w:tcBorders>
          </w:tcPr>
          <w:p w14:paraId="5B8AFFBE" w14:textId="3DFDC81B" w:rsidR="2229AB24" w:rsidRDefault="0067346E" w:rsidP="2229AB24">
            <w:pPr>
              <w:rPr>
                <w:rFonts w:ascii="Aptos" w:eastAsia="Aptos" w:hAnsi="Aptos" w:cs="Aptos"/>
              </w:rPr>
            </w:pPr>
            <w:r>
              <w:t>Not applicable</w:t>
            </w:r>
            <w:r w:rsidR="0008156E">
              <w:t>.</w:t>
            </w:r>
          </w:p>
        </w:tc>
      </w:tr>
      <w:tr w:rsidR="2229AB24" w14:paraId="5A9EC936" w14:textId="77777777" w:rsidTr="2229AB24">
        <w:trPr>
          <w:trHeight w:val="300"/>
        </w:trPr>
        <w:tc>
          <w:tcPr>
            <w:tcW w:w="4500" w:type="dxa"/>
            <w:tcBorders>
              <w:top w:val="single" w:sz="6" w:space="0" w:color="auto"/>
              <w:left w:val="single" w:sz="6" w:space="0" w:color="auto"/>
              <w:bottom w:val="single" w:sz="6" w:space="0" w:color="auto"/>
              <w:right w:val="single" w:sz="6" w:space="0" w:color="auto"/>
            </w:tcBorders>
          </w:tcPr>
          <w:p w14:paraId="5A54B5DF" w14:textId="77777777" w:rsidR="2229AB24" w:rsidRDefault="2229AB24" w:rsidP="2229AB24">
            <w:pPr>
              <w:rPr>
                <w:rFonts w:ascii="Aptos" w:eastAsia="Aptos" w:hAnsi="Aptos" w:cs="Aptos"/>
              </w:rPr>
            </w:pPr>
            <w:r>
              <w:t xml:space="preserve">Applicable persona </w:t>
            </w:r>
          </w:p>
        </w:tc>
        <w:tc>
          <w:tcPr>
            <w:tcW w:w="4500" w:type="dxa"/>
            <w:tcBorders>
              <w:top w:val="single" w:sz="6" w:space="0" w:color="auto"/>
              <w:left w:val="single" w:sz="6" w:space="0" w:color="auto"/>
              <w:bottom w:val="single" w:sz="6" w:space="0" w:color="auto"/>
              <w:right w:val="single" w:sz="6" w:space="0" w:color="auto"/>
            </w:tcBorders>
          </w:tcPr>
          <w:p w14:paraId="7ED2088B" w14:textId="31DDBA3D" w:rsidR="2229AB24" w:rsidRDefault="0067346E" w:rsidP="2229AB24">
            <w:pPr>
              <w:rPr>
                <w:rFonts w:ascii="Aptos" w:eastAsia="Aptos" w:hAnsi="Aptos" w:cs="Aptos"/>
              </w:rPr>
            </w:pPr>
            <w:r>
              <w:t>Not applicable</w:t>
            </w:r>
            <w:r w:rsidR="0008156E">
              <w:t>.</w:t>
            </w:r>
          </w:p>
        </w:tc>
      </w:tr>
    </w:tbl>
    <w:p w14:paraId="1899FB41" w14:textId="77777777" w:rsidR="2229AB24" w:rsidRDefault="2229AB24" w:rsidP="2229AB24">
      <w:pPr>
        <w:tabs>
          <w:tab w:val="left" w:pos="1794"/>
        </w:tabs>
        <w:rPr>
          <w:rFonts w:ascii="Aptos" w:eastAsia="Aptos" w:hAnsi="Aptos" w:cs="Aptos"/>
          <w:color w:val="000000" w:themeColor="text1"/>
        </w:rPr>
      </w:pPr>
    </w:p>
    <w:p w14:paraId="6648AFE6" w14:textId="77777777" w:rsidR="41A66100" w:rsidRDefault="41A66100" w:rsidP="2229AB24">
      <w:pPr>
        <w:tabs>
          <w:tab w:val="left" w:pos="1794"/>
        </w:tabs>
        <w:rPr>
          <w:rFonts w:ascii="Aptos" w:eastAsia="Aptos" w:hAnsi="Aptos" w:cs="Aptos"/>
          <w:color w:val="000000" w:themeColor="text1"/>
        </w:rPr>
      </w:pPr>
      <w:r>
        <w:t>12.4.2. Are there any exemptions to this rule? (e.g., copy can be transferred abroad)</w:t>
      </w:r>
    </w:p>
    <w:p w14:paraId="0D90E8BE" w14:textId="77777777" w:rsidR="2229AB24" w:rsidRDefault="2229AB24" w:rsidP="2229AB24">
      <w:pPr>
        <w:tabs>
          <w:tab w:val="left" w:pos="1794"/>
        </w:tabs>
        <w:rPr>
          <w:rFonts w:ascii="Aptos" w:eastAsia="Aptos" w:hAnsi="Aptos" w:cs="Aptos"/>
          <w:color w:val="000000" w:themeColor="text1"/>
        </w:rPr>
      </w:pPr>
    </w:p>
    <w:tbl>
      <w:tblPr>
        <w:tblW w:w="0" w:type="auto"/>
        <w:tblBorders>
          <w:top w:val="single" w:sz="6" w:space="0" w:color="auto"/>
          <w:left w:val="single" w:sz="6" w:space="0" w:color="auto"/>
          <w:bottom w:val="single" w:sz="6" w:space="0" w:color="auto"/>
          <w:right w:val="single" w:sz="6" w:space="0" w:color="auto"/>
        </w:tblBorders>
        <w:tblLayout w:type="fixed"/>
        <w:tblLook w:val="04A0" w:firstRow="1" w:lastRow="0" w:firstColumn="1" w:lastColumn="0" w:noHBand="0" w:noVBand="1"/>
      </w:tblPr>
      <w:tblGrid>
        <w:gridCol w:w="4500"/>
        <w:gridCol w:w="4500"/>
      </w:tblGrid>
      <w:tr w:rsidR="2229AB24" w14:paraId="06F9C556" w14:textId="77777777" w:rsidTr="2229AB24">
        <w:trPr>
          <w:trHeight w:val="300"/>
        </w:trPr>
        <w:tc>
          <w:tcPr>
            <w:tcW w:w="4500" w:type="dxa"/>
            <w:tcBorders>
              <w:top w:val="single" w:sz="6" w:space="0" w:color="auto"/>
              <w:left w:val="single" w:sz="6" w:space="0" w:color="auto"/>
              <w:bottom w:val="single" w:sz="6" w:space="0" w:color="auto"/>
              <w:right w:val="single" w:sz="6" w:space="0" w:color="auto"/>
            </w:tcBorders>
          </w:tcPr>
          <w:p w14:paraId="0B3D80DE" w14:textId="77777777" w:rsidR="2229AB24" w:rsidRDefault="2229AB24" w:rsidP="2229AB24">
            <w:pPr>
              <w:rPr>
                <w:rFonts w:ascii="Aptos" w:eastAsia="Aptos" w:hAnsi="Aptos" w:cs="Aptos"/>
              </w:rPr>
            </w:pPr>
            <w:r>
              <w:t>Response </w:t>
            </w:r>
          </w:p>
        </w:tc>
        <w:tc>
          <w:tcPr>
            <w:tcW w:w="4500" w:type="dxa"/>
            <w:tcBorders>
              <w:top w:val="single" w:sz="6" w:space="0" w:color="auto"/>
              <w:left w:val="single" w:sz="6" w:space="0" w:color="auto"/>
              <w:bottom w:val="single" w:sz="6" w:space="0" w:color="auto"/>
              <w:right w:val="single" w:sz="6" w:space="0" w:color="auto"/>
            </w:tcBorders>
          </w:tcPr>
          <w:p w14:paraId="51856ED5" w14:textId="4BF284CE" w:rsidR="2229AB24" w:rsidRDefault="2229AB24" w:rsidP="2229AB24">
            <w:pPr>
              <w:rPr>
                <w:rFonts w:ascii="Aptos" w:eastAsia="Aptos" w:hAnsi="Aptos" w:cs="Aptos"/>
              </w:rPr>
            </w:pPr>
            <w:r>
              <w:t>Not applicable</w:t>
            </w:r>
            <w:r w:rsidR="0008156E">
              <w:t>.</w:t>
            </w:r>
          </w:p>
        </w:tc>
      </w:tr>
      <w:tr w:rsidR="2229AB24" w14:paraId="3FB7EF11" w14:textId="77777777" w:rsidTr="2229AB24">
        <w:trPr>
          <w:trHeight w:val="300"/>
        </w:trPr>
        <w:tc>
          <w:tcPr>
            <w:tcW w:w="4500" w:type="dxa"/>
            <w:tcBorders>
              <w:top w:val="single" w:sz="6" w:space="0" w:color="auto"/>
              <w:left w:val="single" w:sz="6" w:space="0" w:color="auto"/>
              <w:bottom w:val="single" w:sz="6" w:space="0" w:color="auto"/>
              <w:right w:val="single" w:sz="6" w:space="0" w:color="auto"/>
            </w:tcBorders>
          </w:tcPr>
          <w:p w14:paraId="3714338F" w14:textId="77777777" w:rsidR="2229AB24" w:rsidRDefault="2229AB24" w:rsidP="2229AB24">
            <w:pPr>
              <w:rPr>
                <w:rFonts w:ascii="Aptos" w:eastAsia="Aptos" w:hAnsi="Aptos" w:cs="Aptos"/>
              </w:rPr>
            </w:pPr>
            <w:r>
              <w:t>Citation </w:t>
            </w:r>
          </w:p>
        </w:tc>
        <w:tc>
          <w:tcPr>
            <w:tcW w:w="4500" w:type="dxa"/>
            <w:tcBorders>
              <w:top w:val="single" w:sz="6" w:space="0" w:color="auto"/>
              <w:left w:val="single" w:sz="6" w:space="0" w:color="auto"/>
              <w:bottom w:val="single" w:sz="6" w:space="0" w:color="auto"/>
              <w:right w:val="single" w:sz="6" w:space="0" w:color="auto"/>
            </w:tcBorders>
          </w:tcPr>
          <w:p w14:paraId="1D0ABB16" w14:textId="5AA028B9" w:rsidR="2229AB24" w:rsidRDefault="0067346E" w:rsidP="2229AB24">
            <w:pPr>
              <w:rPr>
                <w:rFonts w:ascii="Aptos" w:eastAsia="Aptos" w:hAnsi="Aptos" w:cs="Aptos"/>
              </w:rPr>
            </w:pPr>
            <w:r>
              <w:t>Not applicable</w:t>
            </w:r>
            <w:r w:rsidR="0008156E">
              <w:t>.</w:t>
            </w:r>
          </w:p>
        </w:tc>
      </w:tr>
      <w:tr w:rsidR="2229AB24" w14:paraId="0E5D2592" w14:textId="77777777" w:rsidTr="2229AB24">
        <w:trPr>
          <w:trHeight w:val="300"/>
        </w:trPr>
        <w:tc>
          <w:tcPr>
            <w:tcW w:w="4500" w:type="dxa"/>
            <w:tcBorders>
              <w:top w:val="single" w:sz="6" w:space="0" w:color="auto"/>
              <w:left w:val="single" w:sz="6" w:space="0" w:color="auto"/>
              <w:bottom w:val="single" w:sz="6" w:space="0" w:color="auto"/>
              <w:right w:val="single" w:sz="6" w:space="0" w:color="auto"/>
            </w:tcBorders>
          </w:tcPr>
          <w:p w14:paraId="0E5B423C" w14:textId="77777777" w:rsidR="2229AB24" w:rsidRDefault="2229AB24" w:rsidP="2229AB24">
            <w:pPr>
              <w:rPr>
                <w:rFonts w:ascii="Aptos" w:eastAsia="Aptos" w:hAnsi="Aptos" w:cs="Aptos"/>
              </w:rPr>
            </w:pPr>
            <w:r>
              <w:t xml:space="preserve">Applicable persona </w:t>
            </w:r>
          </w:p>
        </w:tc>
        <w:tc>
          <w:tcPr>
            <w:tcW w:w="4500" w:type="dxa"/>
            <w:tcBorders>
              <w:top w:val="single" w:sz="6" w:space="0" w:color="auto"/>
              <w:left w:val="single" w:sz="6" w:space="0" w:color="auto"/>
              <w:bottom w:val="single" w:sz="6" w:space="0" w:color="auto"/>
              <w:right w:val="single" w:sz="6" w:space="0" w:color="auto"/>
            </w:tcBorders>
          </w:tcPr>
          <w:p w14:paraId="5E08B037" w14:textId="4D472B3B" w:rsidR="2229AB24" w:rsidRDefault="0067346E" w:rsidP="2229AB24">
            <w:pPr>
              <w:rPr>
                <w:rFonts w:ascii="Aptos" w:eastAsia="Aptos" w:hAnsi="Aptos" w:cs="Aptos"/>
              </w:rPr>
            </w:pPr>
            <w:r>
              <w:t>Not applicable</w:t>
            </w:r>
            <w:r w:rsidR="0008156E">
              <w:t>.</w:t>
            </w:r>
            <w:r>
              <w:t xml:space="preserve"> </w:t>
            </w:r>
          </w:p>
        </w:tc>
      </w:tr>
    </w:tbl>
    <w:p w14:paraId="2677019F" w14:textId="77777777" w:rsidR="2229AB24" w:rsidRDefault="2229AB24" w:rsidP="2229AB24">
      <w:pPr>
        <w:tabs>
          <w:tab w:val="left" w:pos="1794"/>
        </w:tabs>
        <w:rPr>
          <w:rFonts w:ascii="Aptos" w:eastAsia="Aptos" w:hAnsi="Aptos" w:cs="Aptos"/>
          <w:color w:val="000000" w:themeColor="text1"/>
        </w:rPr>
      </w:pPr>
    </w:p>
    <w:p w14:paraId="3E85F15A" w14:textId="77777777" w:rsidR="2229AB24" w:rsidRDefault="2229AB24" w:rsidP="2229AB24">
      <w:pPr>
        <w:tabs>
          <w:tab w:val="left" w:pos="1794"/>
        </w:tabs>
        <w:rPr>
          <w:rFonts w:ascii="Aptos" w:eastAsia="Aptos" w:hAnsi="Aptos" w:cs="Aptos"/>
          <w:color w:val="000000" w:themeColor="text1"/>
        </w:rPr>
      </w:pPr>
    </w:p>
    <w:p w14:paraId="3388D333" w14:textId="77777777" w:rsidR="41A66100" w:rsidRDefault="41A66100" w:rsidP="2229AB24">
      <w:pPr>
        <w:pStyle w:val="ListParagraph"/>
        <w:numPr>
          <w:ilvl w:val="0"/>
          <w:numId w:val="1"/>
        </w:numPr>
        <w:tabs>
          <w:tab w:val="left" w:pos="1794"/>
        </w:tabs>
        <w:rPr>
          <w:rFonts w:ascii="Aptos" w:eastAsia="Aptos" w:hAnsi="Aptos" w:cs="Aptos"/>
          <w:color w:val="000000" w:themeColor="text1"/>
        </w:rPr>
      </w:pPr>
      <w:r>
        <w:t>Security</w:t>
      </w:r>
    </w:p>
    <w:p w14:paraId="231B2CA3" w14:textId="77777777" w:rsidR="2229AB24" w:rsidRDefault="2229AB24" w:rsidP="2229AB24">
      <w:pPr>
        <w:tabs>
          <w:tab w:val="left" w:pos="1794"/>
        </w:tabs>
        <w:rPr>
          <w:rFonts w:ascii="Aptos" w:eastAsia="Aptos" w:hAnsi="Aptos" w:cs="Aptos"/>
          <w:color w:val="000000" w:themeColor="text1"/>
        </w:rPr>
      </w:pPr>
    </w:p>
    <w:p w14:paraId="648C2C46" w14:textId="77777777" w:rsidR="41A66100" w:rsidRDefault="41A66100" w:rsidP="2229AB24">
      <w:pPr>
        <w:tabs>
          <w:tab w:val="left" w:pos="1794"/>
        </w:tabs>
        <w:rPr>
          <w:rFonts w:ascii="Aptos" w:eastAsia="Aptos" w:hAnsi="Aptos" w:cs="Aptos"/>
          <w:color w:val="000000" w:themeColor="text1"/>
        </w:rPr>
      </w:pPr>
      <w:r>
        <w:t>13.1. Data security measures</w:t>
      </w:r>
    </w:p>
    <w:p w14:paraId="708B6912" w14:textId="77777777" w:rsidR="2229AB24" w:rsidRDefault="2229AB24" w:rsidP="2229AB24">
      <w:pPr>
        <w:tabs>
          <w:tab w:val="left" w:pos="1794"/>
        </w:tabs>
        <w:rPr>
          <w:rFonts w:ascii="Aptos" w:eastAsia="Aptos" w:hAnsi="Aptos" w:cs="Aptos"/>
          <w:color w:val="000000" w:themeColor="text1"/>
        </w:rPr>
      </w:pPr>
    </w:p>
    <w:p w14:paraId="2F4ACA1B" w14:textId="77777777" w:rsidR="41A66100" w:rsidRDefault="41A66100" w:rsidP="2229AB24">
      <w:pPr>
        <w:tabs>
          <w:tab w:val="left" w:pos="1794"/>
        </w:tabs>
        <w:rPr>
          <w:rFonts w:ascii="Aptos" w:eastAsia="Aptos" w:hAnsi="Aptos" w:cs="Aptos"/>
          <w:color w:val="000000" w:themeColor="text1"/>
        </w:rPr>
      </w:pPr>
      <w:r>
        <w:t xml:space="preserve">13.1.1. Does the law(s) require the implementation of data security measures? (If yes, please list them and include any example measures provided in law or guidance) </w:t>
      </w:r>
    </w:p>
    <w:p w14:paraId="63383D4E" w14:textId="77777777" w:rsidR="2229AB24" w:rsidRDefault="2229AB24" w:rsidP="2229AB24">
      <w:pPr>
        <w:tabs>
          <w:tab w:val="left" w:pos="1794"/>
        </w:tabs>
        <w:rPr>
          <w:rFonts w:ascii="Aptos" w:eastAsia="Aptos" w:hAnsi="Aptos" w:cs="Aptos"/>
          <w:color w:val="000000" w:themeColor="text1"/>
        </w:rPr>
      </w:pPr>
    </w:p>
    <w:tbl>
      <w:tblPr>
        <w:tblW w:w="0" w:type="auto"/>
        <w:tblBorders>
          <w:top w:val="single" w:sz="6" w:space="0" w:color="auto"/>
          <w:left w:val="single" w:sz="6" w:space="0" w:color="auto"/>
          <w:bottom w:val="single" w:sz="6" w:space="0" w:color="auto"/>
          <w:right w:val="single" w:sz="6" w:space="0" w:color="auto"/>
        </w:tblBorders>
        <w:tblLayout w:type="fixed"/>
        <w:tblLook w:val="04A0" w:firstRow="1" w:lastRow="0" w:firstColumn="1" w:lastColumn="0" w:noHBand="0" w:noVBand="1"/>
      </w:tblPr>
      <w:tblGrid>
        <w:gridCol w:w="4500"/>
        <w:gridCol w:w="4500"/>
      </w:tblGrid>
      <w:tr w:rsidR="2229AB24" w14:paraId="4CEF15EF" w14:textId="77777777" w:rsidTr="2229AB24">
        <w:trPr>
          <w:trHeight w:val="300"/>
        </w:trPr>
        <w:tc>
          <w:tcPr>
            <w:tcW w:w="4500" w:type="dxa"/>
            <w:tcBorders>
              <w:top w:val="single" w:sz="6" w:space="0" w:color="auto"/>
              <w:left w:val="single" w:sz="6" w:space="0" w:color="auto"/>
              <w:bottom w:val="single" w:sz="6" w:space="0" w:color="auto"/>
              <w:right w:val="single" w:sz="6" w:space="0" w:color="auto"/>
            </w:tcBorders>
          </w:tcPr>
          <w:p w14:paraId="7F94CED2" w14:textId="77777777" w:rsidR="2229AB24" w:rsidRDefault="2229AB24" w:rsidP="2229AB24">
            <w:pPr>
              <w:rPr>
                <w:rFonts w:ascii="Aptos" w:eastAsia="Aptos" w:hAnsi="Aptos" w:cs="Aptos"/>
              </w:rPr>
            </w:pPr>
            <w:r>
              <w:t>Response </w:t>
            </w:r>
          </w:p>
        </w:tc>
        <w:tc>
          <w:tcPr>
            <w:tcW w:w="4500" w:type="dxa"/>
            <w:tcBorders>
              <w:top w:val="single" w:sz="6" w:space="0" w:color="auto"/>
              <w:left w:val="single" w:sz="6" w:space="0" w:color="auto"/>
              <w:bottom w:val="single" w:sz="6" w:space="0" w:color="auto"/>
              <w:right w:val="single" w:sz="6" w:space="0" w:color="auto"/>
            </w:tcBorders>
          </w:tcPr>
          <w:p w14:paraId="30FECCFE" w14:textId="77777777" w:rsidR="00604082" w:rsidRPr="00604082" w:rsidRDefault="00604082" w:rsidP="00604082">
            <w:pPr>
              <w:rPr>
                <w:ins w:id="1066" w:author="Bahar Toto" w:date="2025-12-01T00:11:00Z"/>
              </w:rPr>
            </w:pPr>
            <w:ins w:id="1067" w:author="Bahar Toto" w:date="2025-12-01T00:11:00Z">
              <w:r w:rsidRPr="00604082">
                <w:t>Controllers must establish, implement, and maintain reasonable administrative, technical, and physical data security practices to protect the confidentiality, integrity, and accessibility of personal data appropriate to the volume and nature of the personal data at issue.</w:t>
              </w:r>
            </w:ins>
          </w:p>
          <w:p w14:paraId="3A0AF0E9" w14:textId="77777777" w:rsidR="00604082" w:rsidRPr="00604082" w:rsidRDefault="00604082" w:rsidP="00604082">
            <w:pPr>
              <w:rPr>
                <w:ins w:id="1068" w:author="Bahar Toto" w:date="2025-12-01T00:11:00Z"/>
              </w:rPr>
            </w:pPr>
            <w:ins w:id="1069" w:author="Bahar Toto" w:date="2025-12-01T00:11:00Z">
              <w:r w:rsidRPr="00604082">
                <w:t>The CTDPA generally prohibits anyone from giving any employee or contractor access to consumer health data unless the employee or contractor is subject to a contractual or statutory duty of confidentiality.</w:t>
              </w:r>
            </w:ins>
          </w:p>
          <w:p w14:paraId="0ACF474D" w14:textId="533B9CE5" w:rsidR="2229AB24" w:rsidRDefault="2229AB24" w:rsidP="2229AB24">
            <w:pPr>
              <w:rPr>
                <w:rFonts w:ascii="Aptos" w:eastAsia="Aptos" w:hAnsi="Aptos" w:cs="Aptos"/>
              </w:rPr>
            </w:pPr>
            <w:del w:id="1070" w:author="Bahar Toto" w:date="2025-12-01T00:11:00Z">
              <w:r w:rsidDel="00604082">
                <w:delText>Controllers must implement reasonable administrative, technical, and physical safeguards appropriate to data volume/nature.</w:delText>
              </w:r>
            </w:del>
          </w:p>
        </w:tc>
      </w:tr>
      <w:tr w:rsidR="2229AB24" w14:paraId="41E3A258" w14:textId="77777777" w:rsidTr="2229AB24">
        <w:trPr>
          <w:trHeight w:val="300"/>
        </w:trPr>
        <w:tc>
          <w:tcPr>
            <w:tcW w:w="4500" w:type="dxa"/>
            <w:tcBorders>
              <w:top w:val="single" w:sz="6" w:space="0" w:color="auto"/>
              <w:left w:val="single" w:sz="6" w:space="0" w:color="auto"/>
              <w:bottom w:val="single" w:sz="6" w:space="0" w:color="auto"/>
              <w:right w:val="single" w:sz="6" w:space="0" w:color="auto"/>
            </w:tcBorders>
          </w:tcPr>
          <w:p w14:paraId="0B295E2D" w14:textId="77777777" w:rsidR="2229AB24" w:rsidRDefault="2229AB24" w:rsidP="2229AB24">
            <w:pPr>
              <w:rPr>
                <w:rFonts w:ascii="Aptos" w:eastAsia="Aptos" w:hAnsi="Aptos" w:cs="Aptos"/>
              </w:rPr>
            </w:pPr>
            <w:r>
              <w:t>Citation </w:t>
            </w:r>
          </w:p>
        </w:tc>
        <w:tc>
          <w:tcPr>
            <w:tcW w:w="4500" w:type="dxa"/>
            <w:tcBorders>
              <w:top w:val="single" w:sz="6" w:space="0" w:color="auto"/>
              <w:left w:val="single" w:sz="6" w:space="0" w:color="auto"/>
              <w:bottom w:val="single" w:sz="6" w:space="0" w:color="auto"/>
              <w:right w:val="single" w:sz="6" w:space="0" w:color="auto"/>
            </w:tcBorders>
          </w:tcPr>
          <w:p w14:paraId="4D0E8A7C" w14:textId="5F03155F" w:rsidR="2229AB24" w:rsidRPr="0067346E" w:rsidRDefault="2229AB24" w:rsidP="0067346E">
            <w:pPr>
              <w:rPr>
                <w:rFonts w:ascii="Aptos" w:eastAsia="Aptos" w:hAnsi="Aptos" w:cs="Aptos"/>
                <w:lang w:val="en-US"/>
              </w:rPr>
            </w:pPr>
            <w:del w:id="1071" w:author="Bahar Toto" w:date="2025-11-13T15:03:00Z">
              <w:r w:rsidDel="00107E11">
                <w:delText xml:space="preserve">Conn. Gen. Stat. </w:delText>
              </w:r>
            </w:del>
            <w:r>
              <w:t>§</w:t>
            </w:r>
            <w:ins w:id="1072" w:author="Bahar Toto" w:date="2025-12-01T00:11:00Z">
              <w:r w:rsidR="00604082">
                <w:t>§</w:t>
              </w:r>
            </w:ins>
            <w:del w:id="1073" w:author="Bahar Toto" w:date="2025-12-01T00:11:00Z">
              <w:r w:rsidDel="00604082">
                <w:delText xml:space="preserve"> </w:delText>
              </w:r>
            </w:del>
            <w:r>
              <w:t>42‑520(a)(3)</w:t>
            </w:r>
            <w:ins w:id="1074" w:author="Bahar Toto" w:date="2025-12-01T00:11:00Z">
              <w:r w:rsidR="003A05C6" w:rsidRPr="003A05C6">
                <w:t> and 42-525(a)(1)</w:t>
              </w:r>
              <w:r w:rsidR="003A05C6">
                <w:t xml:space="preserve"> </w:t>
              </w:r>
            </w:ins>
            <w:ins w:id="1075" w:author="Bahar Toto" w:date="2025-11-13T15:03:00Z">
              <w:r w:rsidR="00107E11">
                <w:t>of the CTDPA</w:t>
              </w:r>
            </w:ins>
          </w:p>
        </w:tc>
      </w:tr>
      <w:tr w:rsidR="2229AB24" w14:paraId="785E6746" w14:textId="77777777" w:rsidTr="2229AB24">
        <w:trPr>
          <w:trHeight w:val="300"/>
        </w:trPr>
        <w:tc>
          <w:tcPr>
            <w:tcW w:w="4500" w:type="dxa"/>
            <w:tcBorders>
              <w:top w:val="single" w:sz="6" w:space="0" w:color="auto"/>
              <w:left w:val="single" w:sz="6" w:space="0" w:color="auto"/>
              <w:bottom w:val="single" w:sz="6" w:space="0" w:color="auto"/>
              <w:right w:val="single" w:sz="6" w:space="0" w:color="auto"/>
            </w:tcBorders>
          </w:tcPr>
          <w:p w14:paraId="54D7E801" w14:textId="77777777" w:rsidR="2229AB24" w:rsidRDefault="2229AB24" w:rsidP="2229AB24">
            <w:pPr>
              <w:rPr>
                <w:rFonts w:ascii="Aptos" w:eastAsia="Aptos" w:hAnsi="Aptos" w:cs="Aptos"/>
              </w:rPr>
            </w:pPr>
            <w:r>
              <w:t xml:space="preserve">Applicable persona </w:t>
            </w:r>
          </w:p>
        </w:tc>
        <w:tc>
          <w:tcPr>
            <w:tcW w:w="4500" w:type="dxa"/>
            <w:tcBorders>
              <w:top w:val="single" w:sz="6" w:space="0" w:color="auto"/>
              <w:left w:val="single" w:sz="6" w:space="0" w:color="auto"/>
              <w:bottom w:val="single" w:sz="6" w:space="0" w:color="auto"/>
              <w:right w:val="single" w:sz="6" w:space="0" w:color="auto"/>
            </w:tcBorders>
          </w:tcPr>
          <w:p w14:paraId="79EC46A0" w14:textId="370DCD71" w:rsidR="2229AB24" w:rsidRDefault="0067346E" w:rsidP="2229AB24">
            <w:pPr>
              <w:rPr>
                <w:rFonts w:ascii="Aptos" w:eastAsia="Aptos" w:hAnsi="Aptos" w:cs="Aptos"/>
              </w:rPr>
            </w:pPr>
            <w:r>
              <w:t>Controllers</w:t>
            </w:r>
            <w:del w:id="1076" w:author="Bahar Toto" w:date="2025-12-01T00:11:00Z">
              <w:r w:rsidR="0008156E" w:rsidDel="003A05C6">
                <w:delText>.</w:delText>
              </w:r>
              <w:r w:rsidDel="003A05C6">
                <w:delText xml:space="preserve"> </w:delText>
              </w:r>
            </w:del>
          </w:p>
        </w:tc>
      </w:tr>
    </w:tbl>
    <w:p w14:paraId="58ACF212" w14:textId="77777777" w:rsidR="2229AB24" w:rsidRDefault="2229AB24" w:rsidP="2229AB24">
      <w:pPr>
        <w:tabs>
          <w:tab w:val="left" w:pos="1794"/>
        </w:tabs>
        <w:rPr>
          <w:rFonts w:ascii="Aptos" w:eastAsia="Aptos" w:hAnsi="Aptos" w:cs="Aptos"/>
          <w:color w:val="000000" w:themeColor="text1"/>
        </w:rPr>
      </w:pPr>
    </w:p>
    <w:p w14:paraId="7DCF904D" w14:textId="77777777" w:rsidR="41A66100" w:rsidRDefault="41A66100" w:rsidP="2229AB24">
      <w:pPr>
        <w:tabs>
          <w:tab w:val="left" w:pos="1794"/>
        </w:tabs>
        <w:rPr>
          <w:rFonts w:ascii="Aptos" w:eastAsia="Aptos" w:hAnsi="Aptos" w:cs="Aptos"/>
          <w:color w:val="000000" w:themeColor="text1"/>
        </w:rPr>
      </w:pPr>
      <w:r>
        <w:t>13.1.2. When are such measures required?</w:t>
      </w:r>
    </w:p>
    <w:p w14:paraId="1EDFCC2A" w14:textId="77777777" w:rsidR="2229AB24" w:rsidRDefault="2229AB24" w:rsidP="2229AB24">
      <w:pPr>
        <w:tabs>
          <w:tab w:val="left" w:pos="1794"/>
        </w:tabs>
        <w:rPr>
          <w:rFonts w:ascii="Aptos" w:eastAsia="Aptos" w:hAnsi="Aptos" w:cs="Aptos"/>
          <w:color w:val="000000" w:themeColor="text1"/>
        </w:rPr>
      </w:pPr>
    </w:p>
    <w:tbl>
      <w:tblPr>
        <w:tblW w:w="0" w:type="auto"/>
        <w:tblBorders>
          <w:top w:val="single" w:sz="6" w:space="0" w:color="auto"/>
          <w:left w:val="single" w:sz="6" w:space="0" w:color="auto"/>
          <w:bottom w:val="single" w:sz="6" w:space="0" w:color="auto"/>
          <w:right w:val="single" w:sz="6" w:space="0" w:color="auto"/>
        </w:tblBorders>
        <w:tblLayout w:type="fixed"/>
        <w:tblLook w:val="04A0" w:firstRow="1" w:lastRow="0" w:firstColumn="1" w:lastColumn="0" w:noHBand="0" w:noVBand="1"/>
      </w:tblPr>
      <w:tblGrid>
        <w:gridCol w:w="4500"/>
        <w:gridCol w:w="4500"/>
      </w:tblGrid>
      <w:tr w:rsidR="2229AB24" w14:paraId="5958108F" w14:textId="77777777" w:rsidTr="2229AB24">
        <w:trPr>
          <w:trHeight w:val="300"/>
        </w:trPr>
        <w:tc>
          <w:tcPr>
            <w:tcW w:w="4500" w:type="dxa"/>
            <w:tcBorders>
              <w:top w:val="single" w:sz="6" w:space="0" w:color="auto"/>
              <w:left w:val="single" w:sz="6" w:space="0" w:color="auto"/>
              <w:bottom w:val="single" w:sz="6" w:space="0" w:color="auto"/>
              <w:right w:val="single" w:sz="6" w:space="0" w:color="auto"/>
            </w:tcBorders>
          </w:tcPr>
          <w:p w14:paraId="0AA83A35" w14:textId="77777777" w:rsidR="2229AB24" w:rsidRDefault="2229AB24" w:rsidP="2229AB24">
            <w:pPr>
              <w:rPr>
                <w:rFonts w:ascii="Aptos" w:eastAsia="Aptos" w:hAnsi="Aptos" w:cs="Aptos"/>
              </w:rPr>
            </w:pPr>
            <w:r>
              <w:t>Response </w:t>
            </w:r>
          </w:p>
        </w:tc>
        <w:tc>
          <w:tcPr>
            <w:tcW w:w="4500" w:type="dxa"/>
            <w:tcBorders>
              <w:top w:val="single" w:sz="6" w:space="0" w:color="auto"/>
              <w:left w:val="single" w:sz="6" w:space="0" w:color="auto"/>
              <w:bottom w:val="single" w:sz="6" w:space="0" w:color="auto"/>
              <w:right w:val="single" w:sz="6" w:space="0" w:color="auto"/>
            </w:tcBorders>
          </w:tcPr>
          <w:p w14:paraId="72CDB9A6" w14:textId="481CB7F6" w:rsidR="2229AB24" w:rsidRDefault="2229AB24" w:rsidP="2229AB24">
            <w:pPr>
              <w:rPr>
                <w:rFonts w:ascii="Aptos" w:eastAsia="Aptos" w:hAnsi="Aptos" w:cs="Aptos"/>
              </w:rPr>
            </w:pPr>
            <w:r>
              <w:t>Always when processing personal data.</w:t>
            </w:r>
          </w:p>
        </w:tc>
      </w:tr>
      <w:tr w:rsidR="0067346E" w14:paraId="4C72F3A6" w14:textId="77777777" w:rsidTr="2229AB24">
        <w:trPr>
          <w:trHeight w:val="300"/>
        </w:trPr>
        <w:tc>
          <w:tcPr>
            <w:tcW w:w="4500" w:type="dxa"/>
            <w:tcBorders>
              <w:top w:val="single" w:sz="6" w:space="0" w:color="auto"/>
              <w:left w:val="single" w:sz="6" w:space="0" w:color="auto"/>
              <w:bottom w:val="single" w:sz="6" w:space="0" w:color="auto"/>
              <w:right w:val="single" w:sz="6" w:space="0" w:color="auto"/>
            </w:tcBorders>
          </w:tcPr>
          <w:p w14:paraId="22803683" w14:textId="77777777" w:rsidR="0067346E" w:rsidRDefault="0067346E" w:rsidP="0067346E">
            <w:pPr>
              <w:rPr>
                <w:rFonts w:ascii="Aptos" w:eastAsia="Aptos" w:hAnsi="Aptos" w:cs="Aptos"/>
              </w:rPr>
            </w:pPr>
            <w:r>
              <w:t>Citation </w:t>
            </w:r>
          </w:p>
        </w:tc>
        <w:tc>
          <w:tcPr>
            <w:tcW w:w="4500" w:type="dxa"/>
            <w:tcBorders>
              <w:top w:val="single" w:sz="6" w:space="0" w:color="auto"/>
              <w:left w:val="single" w:sz="6" w:space="0" w:color="auto"/>
              <w:bottom w:val="single" w:sz="6" w:space="0" w:color="auto"/>
              <w:right w:val="single" w:sz="6" w:space="0" w:color="auto"/>
            </w:tcBorders>
          </w:tcPr>
          <w:p w14:paraId="2BB7FD08" w14:textId="0E3F7C92" w:rsidR="0067346E" w:rsidRDefault="0067346E" w:rsidP="0067346E">
            <w:pPr>
              <w:rPr>
                <w:rFonts w:ascii="Aptos" w:eastAsia="Aptos" w:hAnsi="Aptos" w:cs="Aptos"/>
              </w:rPr>
            </w:pPr>
            <w:del w:id="1077" w:author="Bahar Toto" w:date="2025-11-13T15:03:00Z">
              <w:r w:rsidDel="00107E11">
                <w:delText xml:space="preserve">Conn. Gen. Stat. </w:delText>
              </w:r>
            </w:del>
            <w:r>
              <w:t>§ 42‑520(a)(3)</w:t>
            </w:r>
            <w:ins w:id="1078" w:author="Bahar Toto" w:date="2025-11-13T15:03:00Z">
              <w:r w:rsidR="00107E11">
                <w:t xml:space="preserve"> of the CTDPA</w:t>
              </w:r>
            </w:ins>
          </w:p>
        </w:tc>
      </w:tr>
      <w:tr w:rsidR="0067346E" w14:paraId="487D7ABA" w14:textId="77777777" w:rsidTr="2229AB24">
        <w:trPr>
          <w:trHeight w:val="300"/>
        </w:trPr>
        <w:tc>
          <w:tcPr>
            <w:tcW w:w="4500" w:type="dxa"/>
            <w:tcBorders>
              <w:top w:val="single" w:sz="6" w:space="0" w:color="auto"/>
              <w:left w:val="single" w:sz="6" w:space="0" w:color="auto"/>
              <w:bottom w:val="single" w:sz="6" w:space="0" w:color="auto"/>
              <w:right w:val="single" w:sz="6" w:space="0" w:color="auto"/>
            </w:tcBorders>
          </w:tcPr>
          <w:p w14:paraId="70F9F5AD" w14:textId="77777777" w:rsidR="0067346E" w:rsidRDefault="0067346E" w:rsidP="0067346E">
            <w:pPr>
              <w:rPr>
                <w:rFonts w:ascii="Aptos" w:eastAsia="Aptos" w:hAnsi="Aptos" w:cs="Aptos"/>
              </w:rPr>
            </w:pPr>
            <w:r>
              <w:t xml:space="preserve">Applicable persona </w:t>
            </w:r>
          </w:p>
        </w:tc>
        <w:tc>
          <w:tcPr>
            <w:tcW w:w="4500" w:type="dxa"/>
            <w:tcBorders>
              <w:top w:val="single" w:sz="6" w:space="0" w:color="auto"/>
              <w:left w:val="single" w:sz="6" w:space="0" w:color="auto"/>
              <w:bottom w:val="single" w:sz="6" w:space="0" w:color="auto"/>
              <w:right w:val="single" w:sz="6" w:space="0" w:color="auto"/>
            </w:tcBorders>
          </w:tcPr>
          <w:p w14:paraId="4052EDE7" w14:textId="11A30BF1" w:rsidR="0067346E" w:rsidRDefault="0067346E" w:rsidP="0067346E">
            <w:pPr>
              <w:rPr>
                <w:rFonts w:ascii="Aptos" w:eastAsia="Aptos" w:hAnsi="Aptos" w:cs="Aptos"/>
              </w:rPr>
            </w:pPr>
            <w:r>
              <w:t>Controllers</w:t>
            </w:r>
            <w:del w:id="1079" w:author="Bahar Toto" w:date="2025-12-01T00:11:00Z">
              <w:r w:rsidR="0008156E" w:rsidDel="003A05C6">
                <w:delText>.</w:delText>
              </w:r>
              <w:r w:rsidDel="003A05C6">
                <w:delText xml:space="preserve"> </w:delText>
              </w:r>
            </w:del>
          </w:p>
        </w:tc>
      </w:tr>
    </w:tbl>
    <w:p w14:paraId="10DA1A2C" w14:textId="77777777" w:rsidR="2229AB24" w:rsidRDefault="2229AB24" w:rsidP="2229AB24">
      <w:pPr>
        <w:tabs>
          <w:tab w:val="left" w:pos="1794"/>
        </w:tabs>
        <w:rPr>
          <w:rFonts w:ascii="Aptos" w:eastAsia="Aptos" w:hAnsi="Aptos" w:cs="Aptos"/>
          <w:color w:val="000000" w:themeColor="text1"/>
        </w:rPr>
      </w:pPr>
    </w:p>
    <w:p w14:paraId="1A2AD358" w14:textId="77777777" w:rsidR="2229AB24" w:rsidRDefault="2229AB24" w:rsidP="2229AB24">
      <w:pPr>
        <w:tabs>
          <w:tab w:val="left" w:pos="1794"/>
        </w:tabs>
        <w:rPr>
          <w:rFonts w:ascii="Aptos" w:eastAsia="Aptos" w:hAnsi="Aptos" w:cs="Aptos"/>
          <w:color w:val="000000" w:themeColor="text1"/>
        </w:rPr>
      </w:pPr>
    </w:p>
    <w:p w14:paraId="77FA83C6" w14:textId="77777777" w:rsidR="41A66100" w:rsidRDefault="41A66100" w:rsidP="2229AB24">
      <w:pPr>
        <w:pStyle w:val="ListParagraph"/>
        <w:numPr>
          <w:ilvl w:val="0"/>
          <w:numId w:val="1"/>
        </w:numPr>
        <w:tabs>
          <w:tab w:val="left" w:pos="1794"/>
        </w:tabs>
        <w:rPr>
          <w:rFonts w:ascii="Aptos" w:eastAsia="Aptos" w:hAnsi="Aptos" w:cs="Aptos"/>
          <w:color w:val="000000" w:themeColor="text1"/>
        </w:rPr>
      </w:pPr>
      <w:r>
        <w:t>Vendor privacy management</w:t>
      </w:r>
    </w:p>
    <w:p w14:paraId="609E3498" w14:textId="77777777" w:rsidR="2229AB24" w:rsidRDefault="2229AB24" w:rsidP="2229AB24">
      <w:pPr>
        <w:tabs>
          <w:tab w:val="left" w:pos="1794"/>
        </w:tabs>
        <w:rPr>
          <w:rFonts w:ascii="Aptos" w:eastAsia="Aptos" w:hAnsi="Aptos" w:cs="Aptos"/>
          <w:color w:val="000000" w:themeColor="text1"/>
        </w:rPr>
      </w:pPr>
    </w:p>
    <w:p w14:paraId="30549A30" w14:textId="77777777" w:rsidR="41A66100" w:rsidRDefault="41A66100" w:rsidP="2229AB24">
      <w:pPr>
        <w:tabs>
          <w:tab w:val="left" w:pos="1794"/>
        </w:tabs>
        <w:rPr>
          <w:rFonts w:ascii="Aptos" w:eastAsia="Aptos" w:hAnsi="Aptos" w:cs="Aptos"/>
          <w:color w:val="000000" w:themeColor="text1"/>
        </w:rPr>
      </w:pPr>
      <w:r>
        <w:t>14.1. Eligibility</w:t>
      </w:r>
    </w:p>
    <w:p w14:paraId="38ABFDA7" w14:textId="77777777" w:rsidR="2229AB24" w:rsidRDefault="2229AB24" w:rsidP="2229AB24">
      <w:pPr>
        <w:tabs>
          <w:tab w:val="left" w:pos="1794"/>
        </w:tabs>
        <w:rPr>
          <w:rFonts w:ascii="Aptos" w:eastAsia="Aptos" w:hAnsi="Aptos" w:cs="Aptos"/>
          <w:color w:val="000000" w:themeColor="text1"/>
        </w:rPr>
      </w:pPr>
    </w:p>
    <w:p w14:paraId="392EBDD2" w14:textId="77777777" w:rsidR="41A66100" w:rsidRDefault="41A66100" w:rsidP="2229AB24">
      <w:pPr>
        <w:tabs>
          <w:tab w:val="left" w:pos="1794"/>
        </w:tabs>
        <w:rPr>
          <w:rFonts w:ascii="Aptos" w:eastAsia="Aptos" w:hAnsi="Aptos" w:cs="Aptos"/>
          <w:color w:val="000000" w:themeColor="text1"/>
        </w:rPr>
      </w:pPr>
      <w:r>
        <w:t>14.1.1. Does the law(s) impose restrictions on vendor selection? (e.g., able to implement technical measures)</w:t>
      </w:r>
    </w:p>
    <w:p w14:paraId="5134E613" w14:textId="77777777" w:rsidR="2229AB24" w:rsidRDefault="2229AB24" w:rsidP="2229AB24">
      <w:pPr>
        <w:tabs>
          <w:tab w:val="left" w:pos="1794"/>
        </w:tabs>
        <w:rPr>
          <w:rFonts w:ascii="Aptos" w:eastAsia="Aptos" w:hAnsi="Aptos" w:cs="Aptos"/>
          <w:color w:val="000000" w:themeColor="text1"/>
        </w:rPr>
      </w:pPr>
    </w:p>
    <w:tbl>
      <w:tblPr>
        <w:tblW w:w="0" w:type="auto"/>
        <w:tblBorders>
          <w:top w:val="single" w:sz="6" w:space="0" w:color="auto"/>
          <w:left w:val="single" w:sz="6" w:space="0" w:color="auto"/>
          <w:bottom w:val="single" w:sz="6" w:space="0" w:color="auto"/>
          <w:right w:val="single" w:sz="6" w:space="0" w:color="auto"/>
        </w:tblBorders>
        <w:tblLayout w:type="fixed"/>
        <w:tblLook w:val="04A0" w:firstRow="1" w:lastRow="0" w:firstColumn="1" w:lastColumn="0" w:noHBand="0" w:noVBand="1"/>
      </w:tblPr>
      <w:tblGrid>
        <w:gridCol w:w="4500"/>
        <w:gridCol w:w="4500"/>
      </w:tblGrid>
      <w:tr w:rsidR="2229AB24" w14:paraId="39D6E245" w14:textId="77777777" w:rsidTr="2229AB24">
        <w:trPr>
          <w:trHeight w:val="300"/>
        </w:trPr>
        <w:tc>
          <w:tcPr>
            <w:tcW w:w="4500" w:type="dxa"/>
            <w:tcBorders>
              <w:top w:val="single" w:sz="6" w:space="0" w:color="auto"/>
              <w:left w:val="single" w:sz="6" w:space="0" w:color="auto"/>
              <w:bottom w:val="single" w:sz="6" w:space="0" w:color="auto"/>
              <w:right w:val="single" w:sz="6" w:space="0" w:color="auto"/>
            </w:tcBorders>
          </w:tcPr>
          <w:p w14:paraId="756B36FF" w14:textId="77777777" w:rsidR="2229AB24" w:rsidRDefault="2229AB24" w:rsidP="2229AB24">
            <w:pPr>
              <w:rPr>
                <w:rFonts w:ascii="Aptos" w:eastAsia="Aptos" w:hAnsi="Aptos" w:cs="Aptos"/>
              </w:rPr>
            </w:pPr>
            <w:r>
              <w:t>Response </w:t>
            </w:r>
          </w:p>
        </w:tc>
        <w:tc>
          <w:tcPr>
            <w:tcW w:w="4500" w:type="dxa"/>
            <w:tcBorders>
              <w:top w:val="single" w:sz="6" w:space="0" w:color="auto"/>
              <w:left w:val="single" w:sz="6" w:space="0" w:color="auto"/>
              <w:bottom w:val="single" w:sz="6" w:space="0" w:color="auto"/>
              <w:right w:val="single" w:sz="6" w:space="0" w:color="auto"/>
            </w:tcBorders>
          </w:tcPr>
          <w:p w14:paraId="41DE5366" w14:textId="07CFE4E8" w:rsidR="2229AB24" w:rsidRDefault="00111840" w:rsidP="2229AB24">
            <w:pPr>
              <w:rPr>
                <w:ins w:id="1080" w:author="Bahar Toto" w:date="2025-12-01T00:13:00Z"/>
              </w:rPr>
            </w:pPr>
            <w:ins w:id="1081" w:author="Bahar Toto" w:date="2025-12-01T00:13:00Z">
              <w:r>
                <w:t>There is n</w:t>
              </w:r>
            </w:ins>
            <w:del w:id="1082" w:author="Bahar Toto" w:date="2025-12-01T00:13:00Z">
              <w:r w:rsidR="2229AB24" w:rsidDel="00111840">
                <w:delText>N</w:delText>
              </w:r>
            </w:del>
            <w:r w:rsidR="2229AB24">
              <w:t>o enumerated selection criteria</w:t>
            </w:r>
            <w:ins w:id="1083" w:author="Bahar Toto" w:date="2025-12-01T00:14:00Z">
              <w:r>
                <w:t xml:space="preserve"> under the CTDPA</w:t>
              </w:r>
            </w:ins>
            <w:del w:id="1084" w:author="Bahar Toto" w:date="2025-12-01T00:13:00Z">
              <w:r w:rsidR="2229AB24" w:rsidDel="00111840">
                <w:delText>; controllers must ensure processors can meet statutory/contractual duties.</w:delText>
              </w:r>
            </w:del>
            <w:ins w:id="1085" w:author="Bahar Toto" w:date="2025-12-01T00:13:00Z">
              <w:r>
                <w:t>.</w:t>
              </w:r>
            </w:ins>
          </w:p>
          <w:p w14:paraId="607EA6F5" w14:textId="77777777" w:rsidR="00111840" w:rsidRPr="00111840" w:rsidRDefault="00111840" w:rsidP="00111840">
            <w:pPr>
              <w:rPr>
                <w:ins w:id="1086" w:author="Bahar Toto" w:date="2025-12-01T00:13:00Z"/>
                <w:rFonts w:ascii="Aptos" w:eastAsia="Aptos" w:hAnsi="Aptos" w:cs="Aptos"/>
              </w:rPr>
            </w:pPr>
            <w:ins w:id="1087" w:author="Bahar Toto" w:date="2025-12-01T00:13:00Z">
              <w:r w:rsidRPr="00111840">
                <w:rPr>
                  <w:rFonts w:ascii="Aptos" w:eastAsia="Aptos" w:hAnsi="Aptos" w:cs="Aptos"/>
                </w:rPr>
                <w:t>A processor must adhere to the instructions of a controller and assist the controller in meeting the controller's obligations under the CTDPA. Such assistance must include:</w:t>
              </w:r>
            </w:ins>
          </w:p>
          <w:p w14:paraId="75D7F10C" w14:textId="77777777" w:rsidR="00111840" w:rsidRPr="00111840" w:rsidRDefault="00111840" w:rsidP="00111840">
            <w:pPr>
              <w:numPr>
                <w:ilvl w:val="0"/>
                <w:numId w:val="57"/>
              </w:numPr>
              <w:rPr>
                <w:ins w:id="1088" w:author="Bahar Toto" w:date="2025-12-01T00:13:00Z"/>
                <w:rFonts w:ascii="Aptos" w:eastAsia="Aptos" w:hAnsi="Aptos" w:cs="Aptos"/>
              </w:rPr>
            </w:pPr>
            <w:ins w:id="1089" w:author="Bahar Toto" w:date="2025-12-01T00:13:00Z">
              <w:r w:rsidRPr="00111840">
                <w:rPr>
                  <w:rFonts w:ascii="Aptos" w:eastAsia="Aptos" w:hAnsi="Aptos" w:cs="Aptos"/>
                </w:rPr>
                <w:t>taking into account the nature of processing and the information available to the processor, by appropriate technical and organizational measures, insofar as is reasonably practicable, to fulfill the controller's obligation to respond to consumer rights requests;</w:t>
              </w:r>
            </w:ins>
          </w:p>
          <w:p w14:paraId="784756B6" w14:textId="77777777" w:rsidR="00111840" w:rsidRPr="00111840" w:rsidRDefault="00111840" w:rsidP="00111840">
            <w:pPr>
              <w:numPr>
                <w:ilvl w:val="0"/>
                <w:numId w:val="57"/>
              </w:numPr>
              <w:rPr>
                <w:ins w:id="1090" w:author="Bahar Toto" w:date="2025-12-01T00:13:00Z"/>
                <w:rFonts w:ascii="Aptos" w:eastAsia="Aptos" w:hAnsi="Aptos" w:cs="Aptos"/>
              </w:rPr>
            </w:pPr>
            <w:ins w:id="1091" w:author="Bahar Toto" w:date="2025-12-01T00:13:00Z">
              <w:r w:rsidRPr="00111840">
                <w:rPr>
                  <w:rFonts w:ascii="Aptos" w:eastAsia="Aptos" w:hAnsi="Aptos" w:cs="Aptos"/>
                </w:rPr>
                <w:t>taking into account the nature of processing and the information available to the processor, by assisting the controller in meeting the controller's obligations in relation to the security of processing the personal data and in relation to the notification of a breach of security, of the system of the processor, in order to meet the controller's obligations; and</w:t>
              </w:r>
            </w:ins>
          </w:p>
          <w:p w14:paraId="63D67FF9" w14:textId="09DE036C" w:rsidR="00111840" w:rsidRPr="00111840" w:rsidRDefault="00111840" w:rsidP="00111840">
            <w:pPr>
              <w:numPr>
                <w:ilvl w:val="0"/>
                <w:numId w:val="57"/>
              </w:numPr>
              <w:rPr>
                <w:ins w:id="1092" w:author="Bahar Toto" w:date="2025-12-01T00:13:00Z"/>
                <w:rFonts w:ascii="Aptos" w:eastAsia="Aptos" w:hAnsi="Aptos" w:cs="Aptos"/>
              </w:rPr>
            </w:pPr>
            <w:ins w:id="1093" w:author="Bahar Toto" w:date="2025-12-01T00:13:00Z">
              <w:r w:rsidRPr="00111840">
                <w:rPr>
                  <w:rFonts w:ascii="Aptos" w:eastAsia="Aptos" w:hAnsi="Aptos" w:cs="Aptos"/>
                </w:rPr>
                <w:t>providing necessary information to enable the controller to conduct and document</w:t>
              </w:r>
            </w:ins>
            <w:ins w:id="1094" w:author="Bahar Toto" w:date="2025-12-01T00:14:00Z">
              <w:r w:rsidR="00B6258C">
                <w:rPr>
                  <w:rFonts w:ascii="Aptos" w:eastAsia="Aptos" w:hAnsi="Aptos" w:cs="Aptos"/>
                </w:rPr>
                <w:t xml:space="preserve"> DPAs</w:t>
              </w:r>
            </w:ins>
            <w:ins w:id="1095" w:author="Bahar Toto" w:date="2025-12-01T00:13:00Z">
              <w:r w:rsidRPr="00111840">
                <w:rPr>
                  <w:rFonts w:ascii="Aptos" w:eastAsia="Aptos" w:hAnsi="Aptos" w:cs="Aptos"/>
                </w:rPr>
                <w:t>.</w:t>
              </w:r>
            </w:ins>
          </w:p>
          <w:p w14:paraId="36F8570A" w14:textId="2AF8C137" w:rsidR="00111840" w:rsidRPr="00111840" w:rsidRDefault="00111840" w:rsidP="00111840">
            <w:pPr>
              <w:rPr>
                <w:ins w:id="1096" w:author="Bahar Toto" w:date="2025-12-01T00:13:00Z"/>
                <w:rFonts w:ascii="Aptos" w:eastAsia="Aptos" w:hAnsi="Aptos" w:cs="Aptos"/>
              </w:rPr>
            </w:pPr>
            <w:ins w:id="1097" w:author="Bahar Toto" w:date="2025-12-01T00:13:00Z">
              <w:r w:rsidRPr="00111840">
                <w:rPr>
                  <w:rFonts w:ascii="Aptos" w:eastAsia="Aptos" w:hAnsi="Aptos" w:cs="Aptos"/>
                </w:rPr>
                <w:t xml:space="preserve">Nothing above should be construed to relieve a controller or processor from the liabilities imposed on the controller or processor by virtue of such controller's or processor's role in the processing relationship </w:t>
              </w:r>
            </w:ins>
            <w:ins w:id="1098" w:author="Bahar Toto" w:date="2025-12-01T00:14:00Z">
              <w:r w:rsidR="00B6258C">
                <w:rPr>
                  <w:rFonts w:ascii="Aptos" w:eastAsia="Aptos" w:hAnsi="Aptos" w:cs="Aptos"/>
                </w:rPr>
                <w:t xml:space="preserve">under the </w:t>
              </w:r>
            </w:ins>
            <w:ins w:id="1099" w:author="Bahar Toto" w:date="2025-12-01T00:13:00Z">
              <w:r w:rsidRPr="00111840">
                <w:rPr>
                  <w:rFonts w:ascii="Aptos" w:eastAsia="Aptos" w:hAnsi="Aptos" w:cs="Aptos"/>
                </w:rPr>
                <w:t>CTDPA.</w:t>
              </w:r>
            </w:ins>
          </w:p>
          <w:p w14:paraId="702FDD77" w14:textId="0AC1AC02" w:rsidR="00111840" w:rsidRPr="00111840" w:rsidRDefault="00111840" w:rsidP="00111840">
            <w:pPr>
              <w:rPr>
                <w:ins w:id="1100" w:author="Bahar Toto" w:date="2025-12-01T00:13:00Z"/>
                <w:rFonts w:ascii="Aptos" w:eastAsia="Aptos" w:hAnsi="Aptos" w:cs="Aptos"/>
              </w:rPr>
            </w:pPr>
            <w:ins w:id="1101" w:author="Bahar Toto" w:date="2025-12-01T00:13:00Z">
              <w:r w:rsidRPr="00111840">
                <w:rPr>
                  <w:rFonts w:ascii="Aptos" w:eastAsia="Aptos" w:hAnsi="Aptos" w:cs="Aptos"/>
                </w:rPr>
                <w:t xml:space="preserve">The CTDPA generally prohibits anyone from giving a processor access to consumer health data unless the person and </w:t>
              </w:r>
            </w:ins>
            <w:ins w:id="1102" w:author="Bahar Toto" w:date="2025-12-01T00:14:00Z">
              <w:r w:rsidR="00B6258C">
                <w:rPr>
                  <w:rFonts w:ascii="Aptos" w:eastAsia="Aptos" w:hAnsi="Aptos" w:cs="Aptos"/>
                </w:rPr>
                <w:t xml:space="preserve">the </w:t>
              </w:r>
            </w:ins>
            <w:ins w:id="1103" w:author="Bahar Toto" w:date="2025-12-01T00:13:00Z">
              <w:r w:rsidRPr="00111840">
                <w:rPr>
                  <w:rFonts w:ascii="Aptos" w:eastAsia="Aptos" w:hAnsi="Aptos" w:cs="Aptos"/>
                </w:rPr>
                <w:t>processor comply with specified existing requirements</w:t>
              </w:r>
            </w:ins>
            <w:ins w:id="1104" w:author="Bahar Toto" w:date="2025-12-01T00:14:00Z">
              <w:r w:rsidR="00B6258C">
                <w:rPr>
                  <w:rFonts w:ascii="Aptos" w:eastAsia="Aptos" w:hAnsi="Aptos" w:cs="Aptos"/>
                </w:rPr>
                <w:t>,</w:t>
              </w:r>
            </w:ins>
            <w:ins w:id="1105" w:author="Bahar Toto" w:date="2025-12-01T00:13:00Z">
              <w:r w:rsidRPr="00111840">
                <w:rPr>
                  <w:rFonts w:ascii="Aptos" w:eastAsia="Aptos" w:hAnsi="Aptos" w:cs="Aptos"/>
                </w:rPr>
                <w:t xml:space="preserve"> such as:</w:t>
              </w:r>
            </w:ins>
          </w:p>
          <w:p w14:paraId="77501F54" w14:textId="1D9548B6" w:rsidR="00111840" w:rsidRPr="00111840" w:rsidRDefault="00111840" w:rsidP="00111840">
            <w:pPr>
              <w:numPr>
                <w:ilvl w:val="0"/>
                <w:numId w:val="58"/>
              </w:numPr>
              <w:rPr>
                <w:ins w:id="1106" w:author="Bahar Toto" w:date="2025-12-01T00:13:00Z"/>
                <w:rFonts w:ascii="Aptos" w:eastAsia="Aptos" w:hAnsi="Aptos" w:cs="Aptos"/>
              </w:rPr>
            </w:pPr>
            <w:ins w:id="1107" w:author="Bahar Toto" w:date="2025-12-01T00:13:00Z">
              <w:r w:rsidRPr="00111840">
                <w:rPr>
                  <w:rFonts w:ascii="Aptos" w:eastAsia="Aptos" w:hAnsi="Aptos" w:cs="Aptos"/>
                </w:rPr>
                <w:t>the processor adheres to the controller</w:t>
              </w:r>
            </w:ins>
            <w:ins w:id="1108" w:author="Bahar Toto" w:date="2025-12-01T00:14:00Z">
              <w:r w:rsidR="00B6258C">
                <w:rPr>
                  <w:rFonts w:ascii="Aptos" w:eastAsia="Aptos" w:hAnsi="Aptos" w:cs="Aptos"/>
                </w:rPr>
                <w:t>'</w:t>
              </w:r>
            </w:ins>
            <w:ins w:id="1109" w:author="Bahar Toto" w:date="2025-12-01T00:13:00Z">
              <w:r w:rsidRPr="00111840">
                <w:rPr>
                  <w:rFonts w:ascii="Aptos" w:eastAsia="Aptos" w:hAnsi="Aptos" w:cs="Aptos"/>
                </w:rPr>
                <w:t>s instructions; and</w:t>
              </w:r>
            </w:ins>
          </w:p>
          <w:p w14:paraId="2D29DB82" w14:textId="3C52EB21" w:rsidR="00111840" w:rsidRPr="00B6258C" w:rsidRDefault="00111840">
            <w:pPr>
              <w:numPr>
                <w:ilvl w:val="0"/>
                <w:numId w:val="58"/>
              </w:numPr>
              <w:rPr>
                <w:rFonts w:ascii="Aptos" w:eastAsia="Aptos" w:hAnsi="Aptos" w:cs="Aptos"/>
              </w:rPr>
              <w:pPrChange w:id="1110" w:author="Bahar Toto" w:date="2025-12-01T00:14:00Z">
                <w:pPr/>
              </w:pPrChange>
            </w:pPr>
            <w:ins w:id="1111" w:author="Bahar Toto" w:date="2025-12-01T00:13:00Z">
              <w:r w:rsidRPr="00111840">
                <w:rPr>
                  <w:rFonts w:ascii="Aptos" w:eastAsia="Aptos" w:hAnsi="Aptos" w:cs="Aptos"/>
                </w:rPr>
                <w:t>a contract between the controller and processor governs the processor</w:t>
              </w:r>
            </w:ins>
            <w:ins w:id="1112" w:author="Bahar Toto" w:date="2025-12-01T00:14:00Z">
              <w:r w:rsidR="00B6258C">
                <w:rPr>
                  <w:rFonts w:ascii="Aptos" w:eastAsia="Aptos" w:hAnsi="Aptos" w:cs="Aptos"/>
                </w:rPr>
                <w:t>'</w:t>
              </w:r>
            </w:ins>
            <w:ins w:id="1113" w:author="Bahar Toto" w:date="2025-12-01T00:13:00Z">
              <w:r w:rsidRPr="00111840">
                <w:rPr>
                  <w:rFonts w:ascii="Aptos" w:eastAsia="Aptos" w:hAnsi="Aptos" w:cs="Aptos"/>
                </w:rPr>
                <w:t>s data processing procedures performed on the controller</w:t>
              </w:r>
            </w:ins>
            <w:ins w:id="1114" w:author="Bahar Toto" w:date="2025-12-01T00:14:00Z">
              <w:r w:rsidR="00B6258C">
                <w:rPr>
                  <w:rFonts w:ascii="Aptos" w:eastAsia="Aptos" w:hAnsi="Aptos" w:cs="Aptos"/>
                </w:rPr>
                <w:t>'</w:t>
              </w:r>
            </w:ins>
            <w:ins w:id="1115" w:author="Bahar Toto" w:date="2025-12-01T00:13:00Z">
              <w:r w:rsidRPr="00111840">
                <w:rPr>
                  <w:rFonts w:ascii="Aptos" w:eastAsia="Aptos" w:hAnsi="Aptos" w:cs="Aptos"/>
                </w:rPr>
                <w:t>s behalf.</w:t>
              </w:r>
            </w:ins>
          </w:p>
        </w:tc>
      </w:tr>
      <w:tr w:rsidR="2229AB24" w:rsidRPr="00107E11" w14:paraId="50687311" w14:textId="77777777" w:rsidTr="2229AB24">
        <w:trPr>
          <w:trHeight w:val="300"/>
        </w:trPr>
        <w:tc>
          <w:tcPr>
            <w:tcW w:w="4500" w:type="dxa"/>
            <w:tcBorders>
              <w:top w:val="single" w:sz="6" w:space="0" w:color="auto"/>
              <w:left w:val="single" w:sz="6" w:space="0" w:color="auto"/>
              <w:bottom w:val="single" w:sz="6" w:space="0" w:color="auto"/>
              <w:right w:val="single" w:sz="6" w:space="0" w:color="auto"/>
            </w:tcBorders>
          </w:tcPr>
          <w:p w14:paraId="03B334F5" w14:textId="77777777" w:rsidR="2229AB24" w:rsidRDefault="2229AB24" w:rsidP="2229AB24">
            <w:pPr>
              <w:rPr>
                <w:rFonts w:ascii="Aptos" w:eastAsia="Aptos" w:hAnsi="Aptos" w:cs="Aptos"/>
              </w:rPr>
            </w:pPr>
            <w:r>
              <w:t>Citation </w:t>
            </w:r>
          </w:p>
        </w:tc>
        <w:tc>
          <w:tcPr>
            <w:tcW w:w="4500" w:type="dxa"/>
            <w:tcBorders>
              <w:top w:val="single" w:sz="6" w:space="0" w:color="auto"/>
              <w:left w:val="single" w:sz="6" w:space="0" w:color="auto"/>
              <w:bottom w:val="single" w:sz="6" w:space="0" w:color="auto"/>
              <w:right w:val="single" w:sz="6" w:space="0" w:color="auto"/>
            </w:tcBorders>
          </w:tcPr>
          <w:p w14:paraId="0D033DD9" w14:textId="77ED855D" w:rsidR="2229AB24" w:rsidRPr="00107E11" w:rsidRDefault="008678A0" w:rsidP="2229AB24">
            <w:pPr>
              <w:rPr>
                <w:rFonts w:ascii="Aptos" w:eastAsia="Aptos" w:hAnsi="Aptos" w:cs="Aptos"/>
                <w:rPrChange w:id="1116" w:author="Bahar Toto" w:date="2025-11-13T15:03:00Z">
                  <w:rPr>
                    <w:rFonts w:ascii="Aptos" w:eastAsia="Aptos" w:hAnsi="Aptos" w:cs="Aptos"/>
                    <w:lang w:val="it-IT"/>
                  </w:rPr>
                </w:rPrChange>
              </w:rPr>
            </w:pPr>
            <w:del w:id="1117" w:author="Bahar Toto" w:date="2025-11-13T15:03:00Z">
              <w:r w:rsidRPr="00107E11" w:rsidDel="00107E11">
                <w:rPr>
                  <w:rPrChange w:id="1118" w:author="Bahar Toto" w:date="2025-11-13T15:03:00Z">
                    <w:rPr>
                      <w:lang w:val="it-IT"/>
                    </w:rPr>
                  </w:rPrChange>
                </w:rPr>
                <w:delText>Conn. Gen. Stat.  </w:delText>
              </w:r>
            </w:del>
            <w:ins w:id="1119" w:author="Bahar Toto" w:date="2025-12-01T00:14:00Z">
              <w:r w:rsidR="00B6258C" w:rsidRPr="00B6258C">
                <w:t>§§42-521(a)</w:t>
              </w:r>
            </w:ins>
            <w:ins w:id="1120" w:author="Bahar Toto" w:date="2025-12-01T00:15:00Z">
              <w:r w:rsidR="00B6258C">
                <w:t>-(b)</w:t>
              </w:r>
            </w:ins>
            <w:ins w:id="1121" w:author="Bahar Toto" w:date="2025-12-01T00:14:00Z">
              <w:r w:rsidR="00B6258C" w:rsidRPr="00B6258C">
                <w:t xml:space="preserve"> and 42-526(a)(1)</w:t>
              </w:r>
            </w:ins>
            <w:del w:id="1122" w:author="Bahar Toto" w:date="2025-12-01T00:14:00Z">
              <w:r w:rsidRPr="00107E11" w:rsidDel="00B6258C">
                <w:rPr>
                  <w:rPrChange w:id="1123" w:author="Bahar Toto" w:date="2025-11-13T15:03:00Z">
                    <w:rPr>
                      <w:lang w:val="it-IT"/>
                    </w:rPr>
                  </w:rPrChange>
                </w:rPr>
                <w:delText>§ 42‑521(a)–(b)</w:delText>
              </w:r>
            </w:del>
            <w:ins w:id="1124" w:author="Bahar Toto" w:date="2025-12-01T00:15:00Z">
              <w:r w:rsidR="00B6258C">
                <w:t xml:space="preserve"> </w:t>
              </w:r>
            </w:ins>
            <w:ins w:id="1125" w:author="Bahar Toto" w:date="2025-11-13T15:03:00Z">
              <w:r w:rsidR="00107E11">
                <w:t>of the CTDPA</w:t>
              </w:r>
            </w:ins>
          </w:p>
        </w:tc>
      </w:tr>
      <w:tr w:rsidR="2229AB24" w14:paraId="6A001A32" w14:textId="77777777" w:rsidTr="2229AB24">
        <w:trPr>
          <w:trHeight w:val="300"/>
        </w:trPr>
        <w:tc>
          <w:tcPr>
            <w:tcW w:w="4500" w:type="dxa"/>
            <w:tcBorders>
              <w:top w:val="single" w:sz="6" w:space="0" w:color="auto"/>
              <w:left w:val="single" w:sz="6" w:space="0" w:color="auto"/>
              <w:bottom w:val="single" w:sz="6" w:space="0" w:color="auto"/>
              <w:right w:val="single" w:sz="6" w:space="0" w:color="auto"/>
            </w:tcBorders>
          </w:tcPr>
          <w:p w14:paraId="521326B8" w14:textId="77777777" w:rsidR="2229AB24" w:rsidRDefault="2229AB24" w:rsidP="2229AB24">
            <w:pPr>
              <w:rPr>
                <w:rFonts w:ascii="Aptos" w:eastAsia="Aptos" w:hAnsi="Aptos" w:cs="Aptos"/>
              </w:rPr>
            </w:pPr>
            <w:r>
              <w:t xml:space="preserve">Applicable persona </w:t>
            </w:r>
          </w:p>
        </w:tc>
        <w:tc>
          <w:tcPr>
            <w:tcW w:w="4500" w:type="dxa"/>
            <w:tcBorders>
              <w:top w:val="single" w:sz="6" w:space="0" w:color="auto"/>
              <w:left w:val="single" w:sz="6" w:space="0" w:color="auto"/>
              <w:bottom w:val="single" w:sz="6" w:space="0" w:color="auto"/>
              <w:right w:val="single" w:sz="6" w:space="0" w:color="auto"/>
            </w:tcBorders>
          </w:tcPr>
          <w:p w14:paraId="43C14EFD" w14:textId="05AB247A" w:rsidR="2229AB24" w:rsidRDefault="008678A0" w:rsidP="2229AB24">
            <w:pPr>
              <w:rPr>
                <w:rFonts w:ascii="Aptos" w:eastAsia="Aptos" w:hAnsi="Aptos" w:cs="Aptos"/>
              </w:rPr>
            </w:pPr>
            <w:r>
              <w:t>Controllers</w:t>
            </w:r>
            <w:del w:id="1126" w:author="Bahar Toto" w:date="2025-12-01T00:15:00Z">
              <w:r w:rsidR="0008156E" w:rsidDel="00B6258C">
                <w:delText>.</w:delText>
              </w:r>
              <w:r w:rsidDel="00B6258C">
                <w:delText xml:space="preserve"> </w:delText>
              </w:r>
            </w:del>
          </w:p>
        </w:tc>
      </w:tr>
    </w:tbl>
    <w:p w14:paraId="20F9EBA6" w14:textId="77777777" w:rsidR="2229AB24" w:rsidRDefault="2229AB24" w:rsidP="2229AB24">
      <w:pPr>
        <w:tabs>
          <w:tab w:val="left" w:pos="1794"/>
        </w:tabs>
        <w:rPr>
          <w:rFonts w:ascii="Aptos" w:eastAsia="Aptos" w:hAnsi="Aptos" w:cs="Aptos"/>
          <w:color w:val="000000" w:themeColor="text1"/>
        </w:rPr>
      </w:pPr>
    </w:p>
    <w:p w14:paraId="2ED1FFF8" w14:textId="77777777" w:rsidR="2229AB24" w:rsidRDefault="2229AB24" w:rsidP="2229AB24">
      <w:pPr>
        <w:tabs>
          <w:tab w:val="left" w:pos="1794"/>
        </w:tabs>
        <w:rPr>
          <w:rFonts w:ascii="Aptos" w:eastAsia="Aptos" w:hAnsi="Aptos" w:cs="Aptos"/>
          <w:color w:val="000000" w:themeColor="text1"/>
        </w:rPr>
      </w:pPr>
    </w:p>
    <w:p w14:paraId="49559D91" w14:textId="77777777" w:rsidR="41A66100" w:rsidRDefault="41A66100" w:rsidP="2229AB24">
      <w:pPr>
        <w:tabs>
          <w:tab w:val="left" w:pos="1794"/>
        </w:tabs>
        <w:rPr>
          <w:rFonts w:ascii="Aptos" w:eastAsia="Aptos" w:hAnsi="Aptos" w:cs="Aptos"/>
          <w:color w:val="000000" w:themeColor="text1"/>
        </w:rPr>
      </w:pPr>
      <w:r>
        <w:t xml:space="preserve">14.2. Contracts </w:t>
      </w:r>
    </w:p>
    <w:p w14:paraId="748AA0A9" w14:textId="77777777" w:rsidR="2229AB24" w:rsidRDefault="2229AB24" w:rsidP="2229AB24">
      <w:pPr>
        <w:tabs>
          <w:tab w:val="left" w:pos="1794"/>
        </w:tabs>
        <w:rPr>
          <w:rFonts w:ascii="Aptos" w:eastAsia="Aptos" w:hAnsi="Aptos" w:cs="Aptos"/>
          <w:color w:val="000000" w:themeColor="text1"/>
        </w:rPr>
      </w:pPr>
    </w:p>
    <w:p w14:paraId="05425D32" w14:textId="77777777" w:rsidR="41A66100" w:rsidRDefault="41A66100" w:rsidP="2229AB24">
      <w:pPr>
        <w:tabs>
          <w:tab w:val="left" w:pos="1794"/>
        </w:tabs>
        <w:rPr>
          <w:rFonts w:ascii="Aptos" w:eastAsia="Aptos" w:hAnsi="Aptos" w:cs="Aptos"/>
          <w:color w:val="000000" w:themeColor="text1"/>
        </w:rPr>
      </w:pPr>
      <w:r>
        <w:t>14.2.1. Is there a requirement to have a data processing agreement in place with vendors? (If no, please outline the approach within the jurisdiction)</w:t>
      </w:r>
    </w:p>
    <w:p w14:paraId="5DFE0CEC" w14:textId="77777777" w:rsidR="2229AB24" w:rsidRDefault="2229AB24" w:rsidP="2229AB24">
      <w:pPr>
        <w:tabs>
          <w:tab w:val="left" w:pos="1794"/>
        </w:tabs>
        <w:rPr>
          <w:rFonts w:ascii="Aptos" w:eastAsia="Aptos" w:hAnsi="Aptos" w:cs="Aptos"/>
          <w:color w:val="000000" w:themeColor="text1"/>
        </w:rPr>
      </w:pPr>
    </w:p>
    <w:tbl>
      <w:tblPr>
        <w:tblW w:w="0" w:type="auto"/>
        <w:tblBorders>
          <w:top w:val="single" w:sz="6" w:space="0" w:color="auto"/>
          <w:left w:val="single" w:sz="6" w:space="0" w:color="auto"/>
          <w:bottom w:val="single" w:sz="6" w:space="0" w:color="auto"/>
          <w:right w:val="single" w:sz="6" w:space="0" w:color="auto"/>
        </w:tblBorders>
        <w:tblLayout w:type="fixed"/>
        <w:tblLook w:val="04A0" w:firstRow="1" w:lastRow="0" w:firstColumn="1" w:lastColumn="0" w:noHBand="0" w:noVBand="1"/>
      </w:tblPr>
      <w:tblGrid>
        <w:gridCol w:w="4500"/>
        <w:gridCol w:w="4500"/>
      </w:tblGrid>
      <w:tr w:rsidR="2229AB24" w14:paraId="01DBB25B" w14:textId="77777777" w:rsidTr="2229AB24">
        <w:trPr>
          <w:trHeight w:val="300"/>
        </w:trPr>
        <w:tc>
          <w:tcPr>
            <w:tcW w:w="4500" w:type="dxa"/>
            <w:tcBorders>
              <w:top w:val="single" w:sz="6" w:space="0" w:color="auto"/>
              <w:left w:val="single" w:sz="6" w:space="0" w:color="auto"/>
              <w:bottom w:val="single" w:sz="6" w:space="0" w:color="auto"/>
              <w:right w:val="single" w:sz="6" w:space="0" w:color="auto"/>
            </w:tcBorders>
          </w:tcPr>
          <w:p w14:paraId="764297B1" w14:textId="77777777" w:rsidR="2229AB24" w:rsidRDefault="2229AB24" w:rsidP="2229AB24">
            <w:pPr>
              <w:rPr>
                <w:rFonts w:ascii="Aptos" w:eastAsia="Aptos" w:hAnsi="Aptos" w:cs="Aptos"/>
              </w:rPr>
            </w:pPr>
            <w:r>
              <w:t>Response </w:t>
            </w:r>
          </w:p>
        </w:tc>
        <w:tc>
          <w:tcPr>
            <w:tcW w:w="4500" w:type="dxa"/>
            <w:tcBorders>
              <w:top w:val="single" w:sz="6" w:space="0" w:color="auto"/>
              <w:left w:val="single" w:sz="6" w:space="0" w:color="auto"/>
              <w:bottom w:val="single" w:sz="6" w:space="0" w:color="auto"/>
              <w:right w:val="single" w:sz="6" w:space="0" w:color="auto"/>
            </w:tcBorders>
          </w:tcPr>
          <w:p w14:paraId="73C258F5" w14:textId="7F01847E" w:rsidR="2229AB24" w:rsidRDefault="2229AB24" w:rsidP="2229AB24">
            <w:pPr>
              <w:rPr>
                <w:rFonts w:ascii="Aptos" w:eastAsia="Aptos" w:hAnsi="Aptos" w:cs="Aptos"/>
              </w:rPr>
            </w:pPr>
            <w:r>
              <w:t>Yes, a written contract is required.</w:t>
            </w:r>
          </w:p>
        </w:tc>
      </w:tr>
      <w:tr w:rsidR="2229AB24" w14:paraId="5DD3B90B" w14:textId="77777777" w:rsidTr="2229AB24">
        <w:trPr>
          <w:trHeight w:val="300"/>
        </w:trPr>
        <w:tc>
          <w:tcPr>
            <w:tcW w:w="4500" w:type="dxa"/>
            <w:tcBorders>
              <w:top w:val="single" w:sz="6" w:space="0" w:color="auto"/>
              <w:left w:val="single" w:sz="6" w:space="0" w:color="auto"/>
              <w:bottom w:val="single" w:sz="6" w:space="0" w:color="auto"/>
              <w:right w:val="single" w:sz="6" w:space="0" w:color="auto"/>
            </w:tcBorders>
          </w:tcPr>
          <w:p w14:paraId="64561091" w14:textId="77777777" w:rsidR="2229AB24" w:rsidRDefault="2229AB24" w:rsidP="2229AB24">
            <w:pPr>
              <w:rPr>
                <w:rFonts w:ascii="Aptos" w:eastAsia="Aptos" w:hAnsi="Aptos" w:cs="Aptos"/>
              </w:rPr>
            </w:pPr>
            <w:r>
              <w:t>Citation </w:t>
            </w:r>
          </w:p>
        </w:tc>
        <w:tc>
          <w:tcPr>
            <w:tcW w:w="4500" w:type="dxa"/>
            <w:tcBorders>
              <w:top w:val="single" w:sz="6" w:space="0" w:color="auto"/>
              <w:left w:val="single" w:sz="6" w:space="0" w:color="auto"/>
              <w:bottom w:val="single" w:sz="6" w:space="0" w:color="auto"/>
              <w:right w:val="single" w:sz="6" w:space="0" w:color="auto"/>
            </w:tcBorders>
          </w:tcPr>
          <w:p w14:paraId="54C67DC4" w14:textId="5957C6BB" w:rsidR="2229AB24" w:rsidRDefault="2229AB24" w:rsidP="2229AB24">
            <w:pPr>
              <w:rPr>
                <w:rFonts w:ascii="Aptos" w:eastAsia="Aptos" w:hAnsi="Aptos" w:cs="Aptos"/>
              </w:rPr>
            </w:pPr>
            <w:del w:id="1127" w:author="Bahar Toto" w:date="2025-11-13T15:04:00Z">
              <w:r w:rsidDel="00107E11">
                <w:delText xml:space="preserve">Conn. Gen. Stat. </w:delText>
              </w:r>
            </w:del>
            <w:r>
              <w:t>§</w:t>
            </w:r>
            <w:del w:id="1128" w:author="Bahar Toto" w:date="2025-12-03T12:42:00Z">
              <w:r w:rsidDel="00F70ADD">
                <w:delText xml:space="preserve"> </w:delText>
              </w:r>
            </w:del>
            <w:r>
              <w:t>42‑521(b)</w:t>
            </w:r>
            <w:ins w:id="1129" w:author="Bahar Toto" w:date="2025-11-13T15:04:00Z">
              <w:r w:rsidR="00107E11">
                <w:t xml:space="preserve"> of the CTDPA</w:t>
              </w:r>
            </w:ins>
          </w:p>
        </w:tc>
      </w:tr>
      <w:tr w:rsidR="2229AB24" w14:paraId="097D2C11" w14:textId="77777777" w:rsidTr="2229AB24">
        <w:trPr>
          <w:trHeight w:val="300"/>
        </w:trPr>
        <w:tc>
          <w:tcPr>
            <w:tcW w:w="4500" w:type="dxa"/>
            <w:tcBorders>
              <w:top w:val="single" w:sz="6" w:space="0" w:color="auto"/>
              <w:left w:val="single" w:sz="6" w:space="0" w:color="auto"/>
              <w:bottom w:val="single" w:sz="6" w:space="0" w:color="auto"/>
              <w:right w:val="single" w:sz="6" w:space="0" w:color="auto"/>
            </w:tcBorders>
          </w:tcPr>
          <w:p w14:paraId="1E6EC9F8" w14:textId="77777777" w:rsidR="2229AB24" w:rsidRDefault="2229AB24" w:rsidP="2229AB24">
            <w:pPr>
              <w:rPr>
                <w:rFonts w:ascii="Aptos" w:eastAsia="Aptos" w:hAnsi="Aptos" w:cs="Aptos"/>
              </w:rPr>
            </w:pPr>
            <w:r>
              <w:t xml:space="preserve">Applicable persona </w:t>
            </w:r>
          </w:p>
        </w:tc>
        <w:tc>
          <w:tcPr>
            <w:tcW w:w="4500" w:type="dxa"/>
            <w:tcBorders>
              <w:top w:val="single" w:sz="6" w:space="0" w:color="auto"/>
              <w:left w:val="single" w:sz="6" w:space="0" w:color="auto"/>
              <w:bottom w:val="single" w:sz="6" w:space="0" w:color="auto"/>
              <w:right w:val="single" w:sz="6" w:space="0" w:color="auto"/>
            </w:tcBorders>
          </w:tcPr>
          <w:p w14:paraId="1B46E2F2" w14:textId="1E92ED6D" w:rsidR="2229AB24" w:rsidRDefault="008678A0" w:rsidP="2229AB24">
            <w:pPr>
              <w:rPr>
                <w:rFonts w:ascii="Aptos" w:eastAsia="Aptos" w:hAnsi="Aptos" w:cs="Aptos"/>
              </w:rPr>
            </w:pPr>
            <w:r>
              <w:t>Controllers and Processors</w:t>
            </w:r>
            <w:del w:id="1130" w:author="Bahar Toto" w:date="2025-12-03T12:40:00Z">
              <w:r w:rsidR="0008156E" w:rsidDel="00FD7737">
                <w:delText>.</w:delText>
              </w:r>
              <w:r w:rsidDel="00FD7737">
                <w:delText xml:space="preserve"> </w:delText>
              </w:r>
            </w:del>
          </w:p>
        </w:tc>
      </w:tr>
    </w:tbl>
    <w:p w14:paraId="22104CF6" w14:textId="77777777" w:rsidR="2229AB24" w:rsidRDefault="2229AB24" w:rsidP="2229AB24">
      <w:pPr>
        <w:tabs>
          <w:tab w:val="left" w:pos="1794"/>
        </w:tabs>
        <w:rPr>
          <w:rFonts w:ascii="Aptos" w:eastAsia="Aptos" w:hAnsi="Aptos" w:cs="Aptos"/>
          <w:color w:val="000000" w:themeColor="text1"/>
        </w:rPr>
      </w:pPr>
    </w:p>
    <w:p w14:paraId="66654977" w14:textId="77777777" w:rsidR="41A66100" w:rsidRDefault="41A66100" w:rsidP="2229AB24">
      <w:pPr>
        <w:tabs>
          <w:tab w:val="left" w:pos="1794"/>
        </w:tabs>
        <w:rPr>
          <w:rFonts w:ascii="Aptos" w:eastAsia="Aptos" w:hAnsi="Aptos" w:cs="Aptos"/>
          <w:color w:val="000000" w:themeColor="text1"/>
        </w:rPr>
      </w:pPr>
      <w:r>
        <w:t>14.2.2. What information should be included in the vendor contract?</w:t>
      </w:r>
    </w:p>
    <w:p w14:paraId="56C03ABD" w14:textId="77777777" w:rsidR="2229AB24" w:rsidRDefault="2229AB24" w:rsidP="2229AB24">
      <w:pPr>
        <w:tabs>
          <w:tab w:val="left" w:pos="1794"/>
        </w:tabs>
        <w:rPr>
          <w:rFonts w:ascii="Aptos" w:eastAsia="Aptos" w:hAnsi="Aptos" w:cs="Aptos"/>
          <w:color w:val="000000" w:themeColor="text1"/>
        </w:rPr>
      </w:pPr>
    </w:p>
    <w:tbl>
      <w:tblPr>
        <w:tblW w:w="0" w:type="auto"/>
        <w:tblBorders>
          <w:top w:val="single" w:sz="6" w:space="0" w:color="auto"/>
          <w:left w:val="single" w:sz="6" w:space="0" w:color="auto"/>
          <w:bottom w:val="single" w:sz="6" w:space="0" w:color="auto"/>
          <w:right w:val="single" w:sz="6" w:space="0" w:color="auto"/>
        </w:tblBorders>
        <w:tblLayout w:type="fixed"/>
        <w:tblLook w:val="04A0" w:firstRow="1" w:lastRow="0" w:firstColumn="1" w:lastColumn="0" w:noHBand="0" w:noVBand="1"/>
      </w:tblPr>
      <w:tblGrid>
        <w:gridCol w:w="4500"/>
        <w:gridCol w:w="4500"/>
      </w:tblGrid>
      <w:tr w:rsidR="2229AB24" w14:paraId="18FA3200" w14:textId="77777777" w:rsidTr="2229AB24">
        <w:trPr>
          <w:trHeight w:val="300"/>
        </w:trPr>
        <w:tc>
          <w:tcPr>
            <w:tcW w:w="4500" w:type="dxa"/>
            <w:tcBorders>
              <w:top w:val="single" w:sz="6" w:space="0" w:color="auto"/>
              <w:left w:val="single" w:sz="6" w:space="0" w:color="auto"/>
              <w:bottom w:val="single" w:sz="6" w:space="0" w:color="auto"/>
              <w:right w:val="single" w:sz="6" w:space="0" w:color="auto"/>
            </w:tcBorders>
          </w:tcPr>
          <w:p w14:paraId="279A3CB4" w14:textId="77777777" w:rsidR="2229AB24" w:rsidRDefault="2229AB24" w:rsidP="2229AB24">
            <w:pPr>
              <w:rPr>
                <w:rFonts w:ascii="Aptos" w:eastAsia="Aptos" w:hAnsi="Aptos" w:cs="Aptos"/>
              </w:rPr>
            </w:pPr>
            <w:r>
              <w:t>Response </w:t>
            </w:r>
          </w:p>
        </w:tc>
        <w:tc>
          <w:tcPr>
            <w:tcW w:w="4500" w:type="dxa"/>
            <w:tcBorders>
              <w:top w:val="single" w:sz="6" w:space="0" w:color="auto"/>
              <w:left w:val="single" w:sz="6" w:space="0" w:color="auto"/>
              <w:bottom w:val="single" w:sz="6" w:space="0" w:color="auto"/>
              <w:right w:val="single" w:sz="6" w:space="0" w:color="auto"/>
            </w:tcBorders>
          </w:tcPr>
          <w:p w14:paraId="7930274E" w14:textId="77777777" w:rsidR="2229AB24" w:rsidRDefault="2229AB24" w:rsidP="2229AB24">
            <w:pPr>
              <w:rPr>
                <w:ins w:id="1131" w:author="Bahar Toto" w:date="2025-12-03T12:56:00Z"/>
              </w:rPr>
            </w:pPr>
            <w:r>
              <w:t>The contract shall be binding and clearly set forth instructions for processing data, the nature and purpose of processing, the type of data subject to processing, the duration of processing</w:t>
            </w:r>
            <w:ins w:id="1132" w:author="Bahar Toto" w:date="2025-12-03T12:56:00Z">
              <w:r w:rsidR="00E96E48">
                <w:t>,</w:t>
              </w:r>
            </w:ins>
            <w:r>
              <w:t xml:space="preserve"> and the rights and obligations of both parties.</w:t>
            </w:r>
          </w:p>
          <w:p w14:paraId="4CBDA958" w14:textId="77777777" w:rsidR="00C57B20" w:rsidRPr="00C57B20" w:rsidRDefault="00C57B20" w:rsidP="00C57B20">
            <w:pPr>
              <w:rPr>
                <w:ins w:id="1133" w:author="Bahar Toto" w:date="2025-12-03T12:56:00Z"/>
                <w:rFonts w:ascii="Aptos" w:eastAsia="Aptos" w:hAnsi="Aptos" w:cs="Aptos"/>
              </w:rPr>
            </w:pPr>
            <w:ins w:id="1134" w:author="Bahar Toto" w:date="2025-12-03T12:56:00Z">
              <w:r w:rsidRPr="00C57B20">
                <w:rPr>
                  <w:rFonts w:ascii="Aptos" w:eastAsia="Aptos" w:hAnsi="Aptos" w:cs="Aptos"/>
                </w:rPr>
                <w:t>Moreover, the contract shall:</w:t>
              </w:r>
            </w:ins>
          </w:p>
          <w:p w14:paraId="231664FF" w14:textId="77777777" w:rsidR="00C57B20" w:rsidRPr="00C57B20" w:rsidRDefault="00C57B20" w:rsidP="00C57B20">
            <w:pPr>
              <w:numPr>
                <w:ilvl w:val="0"/>
                <w:numId w:val="59"/>
              </w:numPr>
              <w:rPr>
                <w:ins w:id="1135" w:author="Bahar Toto" w:date="2025-12-03T12:56:00Z"/>
                <w:rFonts w:ascii="Aptos" w:eastAsia="Aptos" w:hAnsi="Aptos" w:cs="Aptos"/>
              </w:rPr>
            </w:pPr>
            <w:ins w:id="1136" w:author="Bahar Toto" w:date="2025-12-03T12:56:00Z">
              <w:r w:rsidRPr="00C57B20">
                <w:rPr>
                  <w:rFonts w:ascii="Aptos" w:eastAsia="Aptos" w:hAnsi="Aptos" w:cs="Aptos"/>
                </w:rPr>
                <w:t>require the processor to ensure each person processing personal data is subject to a duty of confidentiality with respect to the personal data;</w:t>
              </w:r>
            </w:ins>
          </w:p>
          <w:p w14:paraId="2D2D3DD0" w14:textId="77777777" w:rsidR="00C57B20" w:rsidRPr="00C57B20" w:rsidRDefault="00C57B20" w:rsidP="00C57B20">
            <w:pPr>
              <w:numPr>
                <w:ilvl w:val="0"/>
                <w:numId w:val="59"/>
              </w:numPr>
              <w:rPr>
                <w:ins w:id="1137" w:author="Bahar Toto" w:date="2025-12-03T12:56:00Z"/>
                <w:rFonts w:ascii="Aptos" w:eastAsia="Aptos" w:hAnsi="Aptos" w:cs="Aptos"/>
              </w:rPr>
            </w:pPr>
            <w:ins w:id="1138" w:author="Bahar Toto" w:date="2025-12-03T12:56:00Z">
              <w:r w:rsidRPr="00C57B20">
                <w:rPr>
                  <w:rFonts w:ascii="Aptos" w:eastAsia="Aptos" w:hAnsi="Aptos" w:cs="Aptos"/>
                </w:rPr>
                <w:t>at the controller's direction, require the processor to delete or return all personal data to the controller as requested at the end of the provision of services, unless retention of the personal data is required by law;</w:t>
              </w:r>
            </w:ins>
          </w:p>
          <w:p w14:paraId="3BA930BA" w14:textId="77777777" w:rsidR="00C57B20" w:rsidRPr="00C57B20" w:rsidRDefault="00C57B20" w:rsidP="00C57B20">
            <w:pPr>
              <w:numPr>
                <w:ilvl w:val="0"/>
                <w:numId w:val="59"/>
              </w:numPr>
              <w:rPr>
                <w:ins w:id="1139" w:author="Bahar Toto" w:date="2025-12-03T12:56:00Z"/>
                <w:rFonts w:ascii="Aptos" w:eastAsia="Aptos" w:hAnsi="Aptos" w:cs="Aptos"/>
              </w:rPr>
            </w:pPr>
            <w:ins w:id="1140" w:author="Bahar Toto" w:date="2025-12-03T12:56:00Z">
              <w:r w:rsidRPr="00C57B20">
                <w:rPr>
                  <w:rFonts w:ascii="Aptos" w:eastAsia="Aptos" w:hAnsi="Aptos" w:cs="Aptos"/>
                </w:rPr>
                <w:t>provide that, upon the reasonable request of the controller, the processor must make available to the controller all information in its possession necessary to demonstrate the processor's compliance with the obligations of the CTDPA;</w:t>
              </w:r>
            </w:ins>
          </w:p>
          <w:p w14:paraId="64BF1314" w14:textId="77777777" w:rsidR="00C57B20" w:rsidRPr="00C57B20" w:rsidRDefault="00C57B20" w:rsidP="00C57B20">
            <w:pPr>
              <w:numPr>
                <w:ilvl w:val="0"/>
                <w:numId w:val="59"/>
              </w:numPr>
              <w:rPr>
                <w:ins w:id="1141" w:author="Bahar Toto" w:date="2025-12-03T12:56:00Z"/>
                <w:rFonts w:ascii="Aptos" w:eastAsia="Aptos" w:hAnsi="Aptos" w:cs="Aptos"/>
              </w:rPr>
            </w:pPr>
            <w:ins w:id="1142" w:author="Bahar Toto" w:date="2025-12-03T12:56:00Z">
              <w:r w:rsidRPr="00C57B20">
                <w:rPr>
                  <w:rFonts w:ascii="Aptos" w:eastAsia="Aptos" w:hAnsi="Aptos" w:cs="Aptos"/>
                </w:rPr>
                <w:t>establish that, after providing the controller an opportunity to object, the processor may engage any subcontractor pursuant to a written contract that requires the subcontractor to meet the obligations of the processor with respect to the personal data; and</w:t>
              </w:r>
            </w:ins>
          </w:p>
          <w:p w14:paraId="63178946" w14:textId="67E2DF84" w:rsidR="00C57B20" w:rsidRPr="00C57B20" w:rsidRDefault="00C57B20">
            <w:pPr>
              <w:numPr>
                <w:ilvl w:val="0"/>
                <w:numId w:val="59"/>
              </w:numPr>
              <w:rPr>
                <w:rFonts w:ascii="Aptos" w:eastAsia="Aptos" w:hAnsi="Aptos" w:cs="Aptos"/>
              </w:rPr>
              <w:pPrChange w:id="1143" w:author="Bahar Toto" w:date="2025-12-03T12:57:00Z">
                <w:pPr/>
              </w:pPrChange>
            </w:pPr>
            <w:ins w:id="1144" w:author="Bahar Toto" w:date="2025-12-03T12:56:00Z">
              <w:r w:rsidRPr="00C57B20">
                <w:rPr>
                  <w:rFonts w:ascii="Aptos" w:eastAsia="Aptos" w:hAnsi="Aptos" w:cs="Aptos"/>
                </w:rPr>
                <w:t>provide for the processor to allow, and cooperate with, reasonable assessments by the controller or the controller's designated assessor, or provide that the processor may arrange for a qualified and independent assessor to conduct an assessment of the processor's policies and technical and organizational measures in support of the obligations under the CTDPA, inclusive of using an appropriate and accepted control standard or framework and assessment procedure for such assessments. The processor shall provide a report of such assessment to the controller upon request.</w:t>
              </w:r>
            </w:ins>
          </w:p>
        </w:tc>
      </w:tr>
      <w:tr w:rsidR="008678A0" w14:paraId="7E778BBF" w14:textId="77777777" w:rsidTr="2229AB24">
        <w:trPr>
          <w:trHeight w:val="300"/>
        </w:trPr>
        <w:tc>
          <w:tcPr>
            <w:tcW w:w="4500" w:type="dxa"/>
            <w:tcBorders>
              <w:top w:val="single" w:sz="6" w:space="0" w:color="auto"/>
              <w:left w:val="single" w:sz="6" w:space="0" w:color="auto"/>
              <w:bottom w:val="single" w:sz="6" w:space="0" w:color="auto"/>
              <w:right w:val="single" w:sz="6" w:space="0" w:color="auto"/>
            </w:tcBorders>
          </w:tcPr>
          <w:p w14:paraId="515CEF3C" w14:textId="77777777" w:rsidR="008678A0" w:rsidRDefault="008678A0" w:rsidP="008678A0">
            <w:pPr>
              <w:rPr>
                <w:rFonts w:ascii="Aptos" w:eastAsia="Aptos" w:hAnsi="Aptos" w:cs="Aptos"/>
              </w:rPr>
            </w:pPr>
            <w:r>
              <w:t>Citation </w:t>
            </w:r>
          </w:p>
        </w:tc>
        <w:tc>
          <w:tcPr>
            <w:tcW w:w="4500" w:type="dxa"/>
            <w:tcBorders>
              <w:top w:val="single" w:sz="6" w:space="0" w:color="auto"/>
              <w:left w:val="single" w:sz="6" w:space="0" w:color="auto"/>
              <w:bottom w:val="single" w:sz="6" w:space="0" w:color="auto"/>
              <w:right w:val="single" w:sz="6" w:space="0" w:color="auto"/>
            </w:tcBorders>
          </w:tcPr>
          <w:p w14:paraId="7552A457" w14:textId="6E5014D6" w:rsidR="008678A0" w:rsidRDefault="008678A0" w:rsidP="008678A0">
            <w:pPr>
              <w:rPr>
                <w:rFonts w:ascii="Aptos" w:eastAsia="Aptos" w:hAnsi="Aptos" w:cs="Aptos"/>
              </w:rPr>
            </w:pPr>
            <w:del w:id="1145" w:author="Bahar Toto" w:date="2025-11-13T15:04:00Z">
              <w:r w:rsidDel="00107E11">
                <w:delText xml:space="preserve"> Conn. Gen. Stat. </w:delText>
              </w:r>
            </w:del>
            <w:r>
              <w:t>§</w:t>
            </w:r>
            <w:del w:id="1146" w:author="Bahar Toto" w:date="2025-12-03T12:42:00Z">
              <w:r w:rsidDel="00F70ADD">
                <w:delText xml:space="preserve"> </w:delText>
              </w:r>
            </w:del>
            <w:r>
              <w:t>42‑521(b)</w:t>
            </w:r>
            <w:ins w:id="1147" w:author="Bahar Toto" w:date="2025-11-13T15:04:00Z">
              <w:r w:rsidR="00107E11">
                <w:t xml:space="preserve"> of the CTDPA</w:t>
              </w:r>
            </w:ins>
          </w:p>
        </w:tc>
      </w:tr>
      <w:tr w:rsidR="008678A0" w14:paraId="49223B6E" w14:textId="77777777" w:rsidTr="2229AB24">
        <w:trPr>
          <w:trHeight w:val="300"/>
        </w:trPr>
        <w:tc>
          <w:tcPr>
            <w:tcW w:w="4500" w:type="dxa"/>
            <w:tcBorders>
              <w:top w:val="single" w:sz="6" w:space="0" w:color="auto"/>
              <w:left w:val="single" w:sz="6" w:space="0" w:color="auto"/>
              <w:bottom w:val="single" w:sz="6" w:space="0" w:color="auto"/>
              <w:right w:val="single" w:sz="6" w:space="0" w:color="auto"/>
            </w:tcBorders>
          </w:tcPr>
          <w:p w14:paraId="4B391F30" w14:textId="77777777" w:rsidR="008678A0" w:rsidRDefault="008678A0" w:rsidP="008678A0">
            <w:pPr>
              <w:rPr>
                <w:rFonts w:ascii="Aptos" w:eastAsia="Aptos" w:hAnsi="Aptos" w:cs="Aptos"/>
              </w:rPr>
            </w:pPr>
            <w:r>
              <w:t xml:space="preserve">Applicable persona </w:t>
            </w:r>
          </w:p>
        </w:tc>
        <w:tc>
          <w:tcPr>
            <w:tcW w:w="4500" w:type="dxa"/>
            <w:tcBorders>
              <w:top w:val="single" w:sz="6" w:space="0" w:color="auto"/>
              <w:left w:val="single" w:sz="6" w:space="0" w:color="auto"/>
              <w:bottom w:val="single" w:sz="6" w:space="0" w:color="auto"/>
              <w:right w:val="single" w:sz="6" w:space="0" w:color="auto"/>
            </w:tcBorders>
          </w:tcPr>
          <w:p w14:paraId="696E5791" w14:textId="0147123A" w:rsidR="008678A0" w:rsidRDefault="008678A0" w:rsidP="008678A0">
            <w:pPr>
              <w:rPr>
                <w:rFonts w:ascii="Aptos" w:eastAsia="Aptos" w:hAnsi="Aptos" w:cs="Aptos"/>
              </w:rPr>
            </w:pPr>
            <w:r>
              <w:t>Controllers and Processors</w:t>
            </w:r>
            <w:del w:id="1148" w:author="Bahar Toto" w:date="2025-12-03T12:42:00Z">
              <w:r w:rsidR="0008156E" w:rsidDel="00F70ADD">
                <w:delText>.</w:delText>
              </w:r>
              <w:r w:rsidDel="00F70ADD">
                <w:delText xml:space="preserve"> </w:delText>
              </w:r>
            </w:del>
          </w:p>
        </w:tc>
      </w:tr>
    </w:tbl>
    <w:p w14:paraId="414EB810" w14:textId="77777777" w:rsidR="2229AB24" w:rsidRDefault="2229AB24" w:rsidP="2229AB24">
      <w:pPr>
        <w:tabs>
          <w:tab w:val="left" w:pos="1794"/>
        </w:tabs>
        <w:rPr>
          <w:rFonts w:ascii="Aptos" w:eastAsia="Aptos" w:hAnsi="Aptos" w:cs="Aptos"/>
          <w:color w:val="000000" w:themeColor="text1"/>
        </w:rPr>
      </w:pPr>
    </w:p>
    <w:p w14:paraId="03F81422" w14:textId="77777777" w:rsidR="2229AB24" w:rsidRDefault="2229AB24" w:rsidP="2229AB24">
      <w:pPr>
        <w:tabs>
          <w:tab w:val="left" w:pos="1794"/>
        </w:tabs>
        <w:rPr>
          <w:rFonts w:ascii="Aptos" w:eastAsia="Aptos" w:hAnsi="Aptos" w:cs="Aptos"/>
          <w:color w:val="000000" w:themeColor="text1"/>
        </w:rPr>
      </w:pPr>
    </w:p>
    <w:p w14:paraId="5F29196B" w14:textId="77777777" w:rsidR="41A66100" w:rsidRDefault="41A66100" w:rsidP="2229AB24">
      <w:pPr>
        <w:tabs>
          <w:tab w:val="left" w:pos="1794"/>
        </w:tabs>
        <w:rPr>
          <w:rFonts w:ascii="Aptos" w:eastAsia="Aptos" w:hAnsi="Aptos" w:cs="Aptos"/>
          <w:color w:val="000000" w:themeColor="text1"/>
        </w:rPr>
      </w:pPr>
      <w:r>
        <w:t>14.3. Sub-processors</w:t>
      </w:r>
    </w:p>
    <w:p w14:paraId="46C0F922" w14:textId="77777777" w:rsidR="2229AB24" w:rsidRDefault="2229AB24" w:rsidP="2229AB24">
      <w:pPr>
        <w:tabs>
          <w:tab w:val="left" w:pos="1794"/>
        </w:tabs>
        <w:rPr>
          <w:rFonts w:ascii="Aptos" w:eastAsia="Aptos" w:hAnsi="Aptos" w:cs="Aptos"/>
          <w:color w:val="000000" w:themeColor="text1"/>
        </w:rPr>
      </w:pPr>
    </w:p>
    <w:p w14:paraId="74227054" w14:textId="77777777" w:rsidR="41A66100" w:rsidRDefault="41A66100" w:rsidP="2229AB24">
      <w:pPr>
        <w:tabs>
          <w:tab w:val="left" w:pos="1794"/>
        </w:tabs>
        <w:rPr>
          <w:rFonts w:ascii="Aptos" w:eastAsia="Aptos" w:hAnsi="Aptos" w:cs="Aptos"/>
          <w:color w:val="000000" w:themeColor="text1"/>
        </w:rPr>
      </w:pPr>
      <w:r>
        <w:t>14.3.1. Are there restrictions regarding the use of sub-processors?</w:t>
      </w:r>
    </w:p>
    <w:p w14:paraId="683C44B1" w14:textId="77777777" w:rsidR="2229AB24" w:rsidRDefault="2229AB24" w:rsidP="2229AB24">
      <w:pPr>
        <w:tabs>
          <w:tab w:val="left" w:pos="1794"/>
        </w:tabs>
        <w:rPr>
          <w:rFonts w:ascii="Aptos" w:eastAsia="Aptos" w:hAnsi="Aptos" w:cs="Aptos"/>
          <w:color w:val="000000" w:themeColor="text1"/>
        </w:rPr>
      </w:pPr>
    </w:p>
    <w:tbl>
      <w:tblPr>
        <w:tblW w:w="0" w:type="auto"/>
        <w:tblBorders>
          <w:top w:val="single" w:sz="6" w:space="0" w:color="auto"/>
          <w:left w:val="single" w:sz="6" w:space="0" w:color="auto"/>
          <w:bottom w:val="single" w:sz="6" w:space="0" w:color="auto"/>
          <w:right w:val="single" w:sz="6" w:space="0" w:color="auto"/>
        </w:tblBorders>
        <w:tblLayout w:type="fixed"/>
        <w:tblLook w:val="04A0" w:firstRow="1" w:lastRow="0" w:firstColumn="1" w:lastColumn="0" w:noHBand="0" w:noVBand="1"/>
        <w:tblPrChange w:id="1149" w:author="Bahar Toto" w:date="2025-11-13T15:04:00Z">
          <w:tblPr>
            <w:tblW w:w="0" w:type="auto"/>
            <w:tblBorders>
              <w:top w:val="single" w:sz="6" w:space="0" w:color="auto"/>
              <w:left w:val="single" w:sz="6" w:space="0" w:color="auto"/>
              <w:bottom w:val="single" w:sz="6" w:space="0" w:color="auto"/>
              <w:right w:val="single" w:sz="6" w:space="0" w:color="auto"/>
            </w:tblBorders>
            <w:tblLayout w:type="fixed"/>
            <w:tblLook w:val="04A0" w:firstRow="1" w:lastRow="0" w:firstColumn="1" w:lastColumn="0" w:noHBand="0" w:noVBand="1"/>
          </w:tblPr>
        </w:tblPrChange>
      </w:tblPr>
      <w:tblGrid>
        <w:gridCol w:w="4500"/>
        <w:gridCol w:w="4500"/>
        <w:tblGridChange w:id="1150">
          <w:tblGrid>
            <w:gridCol w:w="4500"/>
            <w:gridCol w:w="4500"/>
          </w:tblGrid>
        </w:tblGridChange>
      </w:tblGrid>
      <w:tr w:rsidR="2229AB24" w14:paraId="0735E7DF" w14:textId="77777777" w:rsidTr="00107E11">
        <w:trPr>
          <w:trHeight w:val="901"/>
          <w:trPrChange w:id="1151" w:author="Bahar Toto" w:date="2025-11-13T15:04:00Z">
            <w:trPr>
              <w:trHeight w:val="300"/>
            </w:trPr>
          </w:trPrChange>
        </w:trPr>
        <w:tc>
          <w:tcPr>
            <w:tcW w:w="4500" w:type="dxa"/>
            <w:tcBorders>
              <w:top w:val="single" w:sz="6" w:space="0" w:color="auto"/>
              <w:left w:val="single" w:sz="6" w:space="0" w:color="auto"/>
              <w:bottom w:val="single" w:sz="6" w:space="0" w:color="auto"/>
              <w:right w:val="single" w:sz="6" w:space="0" w:color="auto"/>
            </w:tcBorders>
            <w:tcPrChange w:id="1152" w:author="Bahar Toto" w:date="2025-11-13T15:04:00Z">
              <w:tcPr>
                <w:tcW w:w="4500" w:type="dxa"/>
                <w:tcBorders>
                  <w:top w:val="single" w:sz="6" w:space="0" w:color="auto"/>
                  <w:left w:val="single" w:sz="6" w:space="0" w:color="auto"/>
                  <w:bottom w:val="single" w:sz="6" w:space="0" w:color="auto"/>
                  <w:right w:val="single" w:sz="6" w:space="0" w:color="auto"/>
                </w:tcBorders>
              </w:tcPr>
            </w:tcPrChange>
          </w:tcPr>
          <w:p w14:paraId="6B243601" w14:textId="77777777" w:rsidR="2229AB24" w:rsidRDefault="2229AB24" w:rsidP="2229AB24">
            <w:pPr>
              <w:rPr>
                <w:rFonts w:ascii="Aptos" w:eastAsia="Aptos" w:hAnsi="Aptos" w:cs="Aptos"/>
              </w:rPr>
            </w:pPr>
            <w:r>
              <w:t>Response </w:t>
            </w:r>
          </w:p>
        </w:tc>
        <w:tc>
          <w:tcPr>
            <w:tcW w:w="4500" w:type="dxa"/>
            <w:tcBorders>
              <w:top w:val="single" w:sz="6" w:space="0" w:color="auto"/>
              <w:left w:val="single" w:sz="6" w:space="0" w:color="auto"/>
              <w:bottom w:val="single" w:sz="6" w:space="0" w:color="auto"/>
              <w:right w:val="single" w:sz="6" w:space="0" w:color="auto"/>
            </w:tcBorders>
            <w:tcPrChange w:id="1153" w:author="Bahar Toto" w:date="2025-11-13T15:04:00Z">
              <w:tcPr>
                <w:tcW w:w="4500" w:type="dxa"/>
                <w:tcBorders>
                  <w:top w:val="single" w:sz="6" w:space="0" w:color="auto"/>
                  <w:left w:val="single" w:sz="6" w:space="0" w:color="auto"/>
                  <w:bottom w:val="single" w:sz="6" w:space="0" w:color="auto"/>
                  <w:right w:val="single" w:sz="6" w:space="0" w:color="auto"/>
                </w:tcBorders>
              </w:tcPr>
            </w:tcPrChange>
          </w:tcPr>
          <w:p w14:paraId="6738C04B" w14:textId="77777777" w:rsidR="2229AB24" w:rsidRDefault="008678A0" w:rsidP="2229AB24">
            <w:pPr>
              <w:rPr>
                <w:rFonts w:ascii="Aptos" w:eastAsia="Aptos" w:hAnsi="Aptos" w:cs="Aptos"/>
              </w:rPr>
            </w:pPr>
            <w:r>
              <w:t>Yes, allowed only after controller has an opportunity to object and must include flow‑down contractual terms.</w:t>
            </w:r>
          </w:p>
        </w:tc>
      </w:tr>
      <w:tr w:rsidR="008678A0" w14:paraId="3C2BCC73" w14:textId="77777777" w:rsidTr="2229AB24">
        <w:trPr>
          <w:trHeight w:val="300"/>
        </w:trPr>
        <w:tc>
          <w:tcPr>
            <w:tcW w:w="4500" w:type="dxa"/>
            <w:tcBorders>
              <w:top w:val="single" w:sz="6" w:space="0" w:color="auto"/>
              <w:left w:val="single" w:sz="6" w:space="0" w:color="auto"/>
              <w:bottom w:val="single" w:sz="6" w:space="0" w:color="auto"/>
              <w:right w:val="single" w:sz="6" w:space="0" w:color="auto"/>
            </w:tcBorders>
          </w:tcPr>
          <w:p w14:paraId="3A0D1BB2" w14:textId="77777777" w:rsidR="008678A0" w:rsidRDefault="008678A0" w:rsidP="008678A0">
            <w:pPr>
              <w:rPr>
                <w:rFonts w:ascii="Aptos" w:eastAsia="Aptos" w:hAnsi="Aptos" w:cs="Aptos"/>
              </w:rPr>
            </w:pPr>
            <w:r>
              <w:t>Citation </w:t>
            </w:r>
          </w:p>
        </w:tc>
        <w:tc>
          <w:tcPr>
            <w:tcW w:w="4500" w:type="dxa"/>
            <w:tcBorders>
              <w:top w:val="single" w:sz="6" w:space="0" w:color="auto"/>
              <w:left w:val="single" w:sz="6" w:space="0" w:color="auto"/>
              <w:bottom w:val="single" w:sz="6" w:space="0" w:color="auto"/>
              <w:right w:val="single" w:sz="6" w:space="0" w:color="auto"/>
            </w:tcBorders>
          </w:tcPr>
          <w:p w14:paraId="23EC52A8" w14:textId="6D2F706F" w:rsidR="008678A0" w:rsidRDefault="008678A0" w:rsidP="008678A0">
            <w:pPr>
              <w:rPr>
                <w:rFonts w:ascii="Aptos" w:eastAsia="Aptos" w:hAnsi="Aptos" w:cs="Aptos"/>
              </w:rPr>
            </w:pPr>
            <w:del w:id="1154" w:author="Bahar Toto" w:date="2025-11-13T15:04:00Z">
              <w:r w:rsidDel="00107E11">
                <w:delText xml:space="preserve">Conn. Gen. Stat. </w:delText>
              </w:r>
            </w:del>
            <w:r>
              <w:t>§</w:t>
            </w:r>
            <w:del w:id="1155" w:author="Bahar Toto" w:date="2025-12-03T12:57:00Z">
              <w:r w:rsidDel="00C57B20">
                <w:delText xml:space="preserve"> </w:delText>
              </w:r>
            </w:del>
            <w:r>
              <w:t>42‑521(b)(4)</w:t>
            </w:r>
            <w:ins w:id="1156" w:author="Bahar Toto" w:date="2025-11-13T15:04:00Z">
              <w:r w:rsidR="00107E11">
                <w:t xml:space="preserve"> of the CTDPA</w:t>
              </w:r>
            </w:ins>
          </w:p>
        </w:tc>
      </w:tr>
      <w:tr w:rsidR="008678A0" w14:paraId="176D0C25" w14:textId="77777777" w:rsidTr="2229AB24">
        <w:trPr>
          <w:trHeight w:val="300"/>
        </w:trPr>
        <w:tc>
          <w:tcPr>
            <w:tcW w:w="4500" w:type="dxa"/>
            <w:tcBorders>
              <w:top w:val="single" w:sz="6" w:space="0" w:color="auto"/>
              <w:left w:val="single" w:sz="6" w:space="0" w:color="auto"/>
              <w:bottom w:val="single" w:sz="6" w:space="0" w:color="auto"/>
              <w:right w:val="single" w:sz="6" w:space="0" w:color="auto"/>
            </w:tcBorders>
          </w:tcPr>
          <w:p w14:paraId="774F3450" w14:textId="77777777" w:rsidR="008678A0" w:rsidRDefault="008678A0" w:rsidP="008678A0">
            <w:pPr>
              <w:rPr>
                <w:rFonts w:ascii="Aptos" w:eastAsia="Aptos" w:hAnsi="Aptos" w:cs="Aptos"/>
              </w:rPr>
            </w:pPr>
            <w:r>
              <w:t xml:space="preserve">Applicable persona </w:t>
            </w:r>
          </w:p>
        </w:tc>
        <w:tc>
          <w:tcPr>
            <w:tcW w:w="4500" w:type="dxa"/>
            <w:tcBorders>
              <w:top w:val="single" w:sz="6" w:space="0" w:color="auto"/>
              <w:left w:val="single" w:sz="6" w:space="0" w:color="auto"/>
              <w:bottom w:val="single" w:sz="6" w:space="0" w:color="auto"/>
              <w:right w:val="single" w:sz="6" w:space="0" w:color="auto"/>
            </w:tcBorders>
          </w:tcPr>
          <w:p w14:paraId="3496C76A" w14:textId="55ED078A" w:rsidR="008678A0" w:rsidRDefault="008678A0" w:rsidP="008678A0">
            <w:pPr>
              <w:rPr>
                <w:rFonts w:ascii="Aptos" w:eastAsia="Aptos" w:hAnsi="Aptos" w:cs="Aptos"/>
              </w:rPr>
            </w:pPr>
            <w:r>
              <w:t>Controllers and Processors</w:t>
            </w:r>
            <w:del w:id="1157" w:author="Bahar Toto" w:date="2025-12-03T12:57:00Z">
              <w:r w:rsidR="0008156E" w:rsidDel="00C57B20">
                <w:delText>.</w:delText>
              </w:r>
              <w:r w:rsidDel="00C57B20">
                <w:delText xml:space="preserve"> </w:delText>
              </w:r>
            </w:del>
          </w:p>
        </w:tc>
      </w:tr>
    </w:tbl>
    <w:p w14:paraId="4D77AABA" w14:textId="77777777" w:rsidR="2229AB24" w:rsidRDefault="2229AB24" w:rsidP="2229AB24">
      <w:pPr>
        <w:tabs>
          <w:tab w:val="left" w:pos="1794"/>
        </w:tabs>
        <w:rPr>
          <w:rFonts w:ascii="Aptos" w:eastAsia="Aptos" w:hAnsi="Aptos" w:cs="Aptos"/>
          <w:color w:val="000000" w:themeColor="text1"/>
        </w:rPr>
      </w:pPr>
    </w:p>
    <w:p w14:paraId="02DD7FC2" w14:textId="77777777" w:rsidR="2229AB24" w:rsidRDefault="2229AB24" w:rsidP="2229AB24">
      <w:pPr>
        <w:tabs>
          <w:tab w:val="left" w:pos="1794"/>
        </w:tabs>
        <w:rPr>
          <w:rFonts w:ascii="Aptos" w:eastAsia="Aptos" w:hAnsi="Aptos" w:cs="Aptos"/>
          <w:color w:val="000000" w:themeColor="text1"/>
        </w:rPr>
      </w:pPr>
    </w:p>
    <w:p w14:paraId="067AF552" w14:textId="77777777" w:rsidR="41A66100" w:rsidRDefault="41A66100" w:rsidP="2229AB24">
      <w:pPr>
        <w:tabs>
          <w:tab w:val="left" w:pos="1794"/>
        </w:tabs>
        <w:rPr>
          <w:rFonts w:ascii="Aptos" w:eastAsia="Aptos" w:hAnsi="Aptos" w:cs="Aptos"/>
          <w:color w:val="000000" w:themeColor="text1"/>
        </w:rPr>
      </w:pPr>
      <w:r>
        <w:t>14.4. Support</w:t>
      </w:r>
    </w:p>
    <w:p w14:paraId="3621F4FA" w14:textId="77777777" w:rsidR="2229AB24" w:rsidRDefault="2229AB24" w:rsidP="2229AB24">
      <w:pPr>
        <w:tabs>
          <w:tab w:val="left" w:pos="1794"/>
        </w:tabs>
        <w:rPr>
          <w:rFonts w:ascii="Aptos" w:eastAsia="Aptos" w:hAnsi="Aptos" w:cs="Aptos"/>
          <w:color w:val="000000" w:themeColor="text1"/>
        </w:rPr>
      </w:pPr>
    </w:p>
    <w:p w14:paraId="4FBFEF68" w14:textId="77777777" w:rsidR="41A66100" w:rsidRDefault="41A66100" w:rsidP="2229AB24">
      <w:pPr>
        <w:tabs>
          <w:tab w:val="left" w:pos="1794"/>
        </w:tabs>
        <w:rPr>
          <w:rFonts w:ascii="Aptos" w:eastAsia="Aptos" w:hAnsi="Aptos" w:cs="Aptos"/>
          <w:color w:val="000000" w:themeColor="text1"/>
        </w:rPr>
      </w:pPr>
      <w:r>
        <w:t xml:space="preserve">14.4.1. Are vendors required to notify controllers in the event of a data breach? </w:t>
      </w:r>
    </w:p>
    <w:p w14:paraId="1150361C" w14:textId="77777777" w:rsidR="2229AB24" w:rsidRDefault="2229AB24" w:rsidP="2229AB24">
      <w:pPr>
        <w:tabs>
          <w:tab w:val="left" w:pos="1794"/>
        </w:tabs>
        <w:rPr>
          <w:rFonts w:ascii="Aptos" w:eastAsia="Aptos" w:hAnsi="Aptos" w:cs="Aptos"/>
          <w:color w:val="000000" w:themeColor="text1"/>
        </w:rPr>
      </w:pPr>
    </w:p>
    <w:tbl>
      <w:tblPr>
        <w:tblW w:w="0" w:type="auto"/>
        <w:tblBorders>
          <w:top w:val="single" w:sz="6" w:space="0" w:color="auto"/>
          <w:left w:val="single" w:sz="6" w:space="0" w:color="auto"/>
          <w:bottom w:val="single" w:sz="6" w:space="0" w:color="auto"/>
          <w:right w:val="single" w:sz="6" w:space="0" w:color="auto"/>
        </w:tblBorders>
        <w:tblLayout w:type="fixed"/>
        <w:tblLook w:val="04A0" w:firstRow="1" w:lastRow="0" w:firstColumn="1" w:lastColumn="0" w:noHBand="0" w:noVBand="1"/>
      </w:tblPr>
      <w:tblGrid>
        <w:gridCol w:w="4500"/>
        <w:gridCol w:w="4500"/>
      </w:tblGrid>
      <w:tr w:rsidR="2229AB24" w14:paraId="170F6ED9" w14:textId="77777777" w:rsidTr="2229AB24">
        <w:trPr>
          <w:trHeight w:val="300"/>
        </w:trPr>
        <w:tc>
          <w:tcPr>
            <w:tcW w:w="4500" w:type="dxa"/>
            <w:tcBorders>
              <w:top w:val="single" w:sz="6" w:space="0" w:color="auto"/>
              <w:left w:val="single" w:sz="6" w:space="0" w:color="auto"/>
              <w:bottom w:val="single" w:sz="6" w:space="0" w:color="auto"/>
              <w:right w:val="single" w:sz="6" w:space="0" w:color="auto"/>
            </w:tcBorders>
          </w:tcPr>
          <w:p w14:paraId="4D389508" w14:textId="77777777" w:rsidR="2229AB24" w:rsidRDefault="2229AB24" w:rsidP="2229AB24">
            <w:pPr>
              <w:rPr>
                <w:rFonts w:ascii="Aptos" w:eastAsia="Aptos" w:hAnsi="Aptos" w:cs="Aptos"/>
              </w:rPr>
            </w:pPr>
            <w:r>
              <w:t>Response </w:t>
            </w:r>
          </w:p>
        </w:tc>
        <w:tc>
          <w:tcPr>
            <w:tcW w:w="4500" w:type="dxa"/>
            <w:tcBorders>
              <w:top w:val="single" w:sz="6" w:space="0" w:color="auto"/>
              <w:left w:val="single" w:sz="6" w:space="0" w:color="auto"/>
              <w:bottom w:val="single" w:sz="6" w:space="0" w:color="auto"/>
              <w:right w:val="single" w:sz="6" w:space="0" w:color="auto"/>
            </w:tcBorders>
          </w:tcPr>
          <w:p w14:paraId="0EBA2AFA" w14:textId="38AE2DFC" w:rsidR="2229AB24" w:rsidRDefault="2229AB24" w:rsidP="2229AB24">
            <w:pPr>
              <w:rPr>
                <w:rFonts w:ascii="Aptos" w:eastAsia="Aptos" w:hAnsi="Aptos" w:cs="Aptos"/>
              </w:rPr>
            </w:pPr>
            <w:r>
              <w:t>The CTDPA does not include a data breach reporting requirement</w:t>
            </w:r>
            <w:ins w:id="1158" w:author="Bahar Toto" w:date="2025-12-03T12:58:00Z">
              <w:r w:rsidR="00185607">
                <w:t>. However, p</w:t>
              </w:r>
              <w:r w:rsidR="00185607" w:rsidRPr="00185607">
                <w:t>rocessors are required to assist the controller in meeting their obligations, including obligations related to the security of processing personal data and notification of a breach of security system under </w:t>
              </w:r>
              <w:r w:rsidR="00185607" w:rsidRPr="00185607">
                <w:fldChar w:fldCharType="begin"/>
              </w:r>
              <w:r w:rsidR="00185607" w:rsidRPr="00185607">
                <w:instrText>HYPERLINK "https://www.dataguidance.com/legal-research/conn-gen-stat-%C2%A7-36a-701b-breach-security-re" \t "_blank"</w:instrText>
              </w:r>
              <w:r w:rsidR="00185607" w:rsidRPr="00185607">
                <w:fldChar w:fldCharType="separate"/>
              </w:r>
              <w:r w:rsidR="00185607" w:rsidRPr="00185607">
                <w:rPr>
                  <w:rStyle w:val="Hyperlink"/>
                </w:rPr>
                <w:t>§36a-701b of Chapter 669 of Title 36a of the Connecticut General Statutes</w:t>
              </w:r>
              <w:r w:rsidR="00185607" w:rsidRPr="00185607">
                <w:fldChar w:fldCharType="end"/>
              </w:r>
            </w:ins>
            <w:ins w:id="1159" w:author="Bahar Toto" w:date="2025-12-03T12:59:00Z">
              <w:r w:rsidR="00C14432">
                <w:t xml:space="preserve"> (Conn. Gen. Stat.)</w:t>
              </w:r>
            </w:ins>
            <w:ins w:id="1160" w:author="Bahar Toto" w:date="2025-12-03T12:58:00Z">
              <w:r w:rsidR="00185607" w:rsidRPr="00185607">
                <w:t>.</w:t>
              </w:r>
            </w:ins>
            <w:del w:id="1161" w:author="Bahar Toto" w:date="2025-12-03T12:58:00Z">
              <w:r w:rsidDel="00185607">
                <w:delText xml:space="preserve"> but Connecticut</w:delText>
              </w:r>
            </w:del>
            <w:del w:id="1162" w:author="Bahar Toto" w:date="2025-12-03T12:57:00Z">
              <w:r w:rsidDel="00370F33">
                <w:delText>’</w:delText>
              </w:r>
            </w:del>
            <w:del w:id="1163" w:author="Bahar Toto" w:date="2025-12-03T12:58:00Z">
              <w:r w:rsidDel="00185607">
                <w:delText>s data breach law does require vendors to notify controllers</w:delText>
              </w:r>
              <w:r w:rsidR="0008156E" w:rsidDel="00185607">
                <w:delText>.</w:delText>
              </w:r>
            </w:del>
          </w:p>
        </w:tc>
      </w:tr>
      <w:tr w:rsidR="2229AB24" w14:paraId="18DC5FFB" w14:textId="77777777" w:rsidTr="2229AB24">
        <w:trPr>
          <w:trHeight w:val="300"/>
        </w:trPr>
        <w:tc>
          <w:tcPr>
            <w:tcW w:w="4500" w:type="dxa"/>
            <w:tcBorders>
              <w:top w:val="single" w:sz="6" w:space="0" w:color="auto"/>
              <w:left w:val="single" w:sz="6" w:space="0" w:color="auto"/>
              <w:bottom w:val="single" w:sz="6" w:space="0" w:color="auto"/>
              <w:right w:val="single" w:sz="6" w:space="0" w:color="auto"/>
            </w:tcBorders>
          </w:tcPr>
          <w:p w14:paraId="461C2CE2" w14:textId="77777777" w:rsidR="2229AB24" w:rsidRDefault="2229AB24" w:rsidP="2229AB24">
            <w:pPr>
              <w:rPr>
                <w:rFonts w:ascii="Aptos" w:eastAsia="Aptos" w:hAnsi="Aptos" w:cs="Aptos"/>
              </w:rPr>
            </w:pPr>
            <w:r>
              <w:t>Citation </w:t>
            </w:r>
          </w:p>
        </w:tc>
        <w:tc>
          <w:tcPr>
            <w:tcW w:w="4500" w:type="dxa"/>
            <w:tcBorders>
              <w:top w:val="single" w:sz="6" w:space="0" w:color="auto"/>
              <w:left w:val="single" w:sz="6" w:space="0" w:color="auto"/>
              <w:bottom w:val="single" w:sz="6" w:space="0" w:color="auto"/>
              <w:right w:val="single" w:sz="6" w:space="0" w:color="auto"/>
            </w:tcBorders>
          </w:tcPr>
          <w:p w14:paraId="41F2C0D4" w14:textId="2D855720" w:rsidR="2229AB24" w:rsidRDefault="2229AB24" w:rsidP="2229AB24">
            <w:pPr>
              <w:rPr>
                <w:rFonts w:ascii="Aptos" w:eastAsia="Aptos" w:hAnsi="Aptos" w:cs="Aptos"/>
              </w:rPr>
            </w:pPr>
            <w:r>
              <w:t>Conn. Gen. Stat. § 36a‑701b(b)</w:t>
            </w:r>
            <w:ins w:id="1164" w:author="Bahar Toto" w:date="2025-11-13T15:04:00Z">
              <w:r w:rsidR="00107E11">
                <w:t xml:space="preserve"> of </w:t>
              </w:r>
            </w:ins>
            <w:ins w:id="1165" w:author="Bahar Toto" w:date="2025-12-03T13:00:00Z">
              <w:r w:rsidR="00C14432">
                <w:t xml:space="preserve">Conn. Gen. Stat. </w:t>
              </w:r>
            </w:ins>
          </w:p>
        </w:tc>
      </w:tr>
      <w:tr w:rsidR="2229AB24" w14:paraId="208FE0EC" w14:textId="77777777" w:rsidTr="2229AB24">
        <w:trPr>
          <w:trHeight w:val="300"/>
        </w:trPr>
        <w:tc>
          <w:tcPr>
            <w:tcW w:w="4500" w:type="dxa"/>
            <w:tcBorders>
              <w:top w:val="single" w:sz="6" w:space="0" w:color="auto"/>
              <w:left w:val="single" w:sz="6" w:space="0" w:color="auto"/>
              <w:bottom w:val="single" w:sz="6" w:space="0" w:color="auto"/>
              <w:right w:val="single" w:sz="6" w:space="0" w:color="auto"/>
            </w:tcBorders>
          </w:tcPr>
          <w:p w14:paraId="595AE74A" w14:textId="77777777" w:rsidR="2229AB24" w:rsidRDefault="2229AB24" w:rsidP="2229AB24">
            <w:pPr>
              <w:rPr>
                <w:rFonts w:ascii="Aptos" w:eastAsia="Aptos" w:hAnsi="Aptos" w:cs="Aptos"/>
              </w:rPr>
            </w:pPr>
            <w:r>
              <w:t xml:space="preserve">Applicable persona </w:t>
            </w:r>
          </w:p>
        </w:tc>
        <w:tc>
          <w:tcPr>
            <w:tcW w:w="4500" w:type="dxa"/>
            <w:tcBorders>
              <w:top w:val="single" w:sz="6" w:space="0" w:color="auto"/>
              <w:left w:val="single" w:sz="6" w:space="0" w:color="auto"/>
              <w:bottom w:val="single" w:sz="6" w:space="0" w:color="auto"/>
              <w:right w:val="single" w:sz="6" w:space="0" w:color="auto"/>
            </w:tcBorders>
          </w:tcPr>
          <w:p w14:paraId="0F67EA30" w14:textId="6F01CF8D" w:rsidR="2229AB24" w:rsidRDefault="00D20778" w:rsidP="2229AB24">
            <w:pPr>
              <w:rPr>
                <w:rFonts w:ascii="Aptos" w:eastAsia="Aptos" w:hAnsi="Aptos" w:cs="Aptos"/>
              </w:rPr>
            </w:pPr>
            <w:commentRangeStart w:id="1166"/>
            <w:commentRangeStart w:id="1167"/>
            <w:del w:id="1168" w:author="Bahar Toto" w:date="2025-12-17T13:37:00Z" w16du:dateUtc="2025-12-17T13:37:00Z">
              <w:r w:rsidDel="004A67D0">
                <w:delText xml:space="preserve">Vendors and </w:delText>
              </w:r>
              <w:commentRangeEnd w:id="1166"/>
              <w:r w:rsidR="00C679F6" w:rsidDel="004A67D0">
                <w:rPr>
                  <w:rStyle w:val="CommentReference"/>
                  <w:sz w:val="24"/>
                  <w:szCs w:val="24"/>
                </w:rPr>
                <w:commentReference w:id="1166"/>
              </w:r>
              <w:commentRangeEnd w:id="1167"/>
              <w:r w:rsidR="00EA4692" w:rsidDel="004A67D0">
                <w:rPr>
                  <w:rStyle w:val="CommentReference"/>
                  <w:sz w:val="24"/>
                  <w:szCs w:val="24"/>
                </w:rPr>
                <w:commentReference w:id="1167"/>
              </w:r>
              <w:r w:rsidDel="004A67D0">
                <w:delText>p</w:delText>
              </w:r>
            </w:del>
            <w:ins w:id="1169" w:author="Bahar Toto" w:date="2025-12-17T13:37:00Z" w16du:dateUtc="2025-12-17T13:37:00Z">
              <w:r w:rsidR="004A67D0">
                <w:t>P</w:t>
              </w:r>
            </w:ins>
            <w:r>
              <w:t>rocessors</w:t>
            </w:r>
            <w:del w:id="1170" w:author="Bahar Toto" w:date="2025-12-03T13:00:00Z">
              <w:r w:rsidR="0008156E" w:rsidDel="00C14432">
                <w:delText>.</w:delText>
              </w:r>
              <w:r w:rsidDel="00C14432">
                <w:delText xml:space="preserve"> </w:delText>
              </w:r>
            </w:del>
          </w:p>
        </w:tc>
      </w:tr>
    </w:tbl>
    <w:p w14:paraId="4AB47B07" w14:textId="77777777" w:rsidR="2229AB24" w:rsidRDefault="2229AB24" w:rsidP="2229AB24">
      <w:pPr>
        <w:tabs>
          <w:tab w:val="left" w:pos="1794"/>
        </w:tabs>
        <w:rPr>
          <w:rFonts w:ascii="Aptos" w:eastAsia="Aptos" w:hAnsi="Aptos" w:cs="Aptos"/>
          <w:color w:val="000000" w:themeColor="text1"/>
        </w:rPr>
      </w:pPr>
    </w:p>
    <w:p w14:paraId="08E0855A" w14:textId="77777777" w:rsidR="41A66100" w:rsidRDefault="41A66100" w:rsidP="2229AB24">
      <w:pPr>
        <w:tabs>
          <w:tab w:val="left" w:pos="1794"/>
        </w:tabs>
        <w:rPr>
          <w:rFonts w:ascii="Aptos" w:eastAsia="Aptos" w:hAnsi="Aptos" w:cs="Aptos"/>
          <w:color w:val="000000" w:themeColor="text1"/>
        </w:rPr>
      </w:pPr>
      <w:r>
        <w:t>14.4.2. What is the time frame for vendors to notify controllers?</w:t>
      </w:r>
    </w:p>
    <w:p w14:paraId="28687DF3" w14:textId="77777777" w:rsidR="2229AB24" w:rsidRDefault="2229AB24" w:rsidP="2229AB24">
      <w:pPr>
        <w:tabs>
          <w:tab w:val="left" w:pos="1794"/>
        </w:tabs>
        <w:rPr>
          <w:rFonts w:ascii="Aptos" w:eastAsia="Aptos" w:hAnsi="Aptos" w:cs="Aptos"/>
          <w:color w:val="000000" w:themeColor="text1"/>
        </w:rPr>
      </w:pPr>
    </w:p>
    <w:tbl>
      <w:tblPr>
        <w:tblW w:w="0" w:type="auto"/>
        <w:tblBorders>
          <w:top w:val="single" w:sz="6" w:space="0" w:color="auto"/>
          <w:left w:val="single" w:sz="6" w:space="0" w:color="auto"/>
          <w:bottom w:val="single" w:sz="6" w:space="0" w:color="auto"/>
          <w:right w:val="single" w:sz="6" w:space="0" w:color="auto"/>
        </w:tblBorders>
        <w:tblLayout w:type="fixed"/>
        <w:tblLook w:val="04A0" w:firstRow="1" w:lastRow="0" w:firstColumn="1" w:lastColumn="0" w:noHBand="0" w:noVBand="1"/>
      </w:tblPr>
      <w:tblGrid>
        <w:gridCol w:w="4500"/>
        <w:gridCol w:w="4500"/>
      </w:tblGrid>
      <w:tr w:rsidR="2229AB24" w14:paraId="3E94A8BE" w14:textId="77777777" w:rsidTr="2229AB24">
        <w:trPr>
          <w:trHeight w:val="300"/>
        </w:trPr>
        <w:tc>
          <w:tcPr>
            <w:tcW w:w="4500" w:type="dxa"/>
            <w:tcBorders>
              <w:top w:val="single" w:sz="6" w:space="0" w:color="auto"/>
              <w:left w:val="single" w:sz="6" w:space="0" w:color="auto"/>
              <w:bottom w:val="single" w:sz="6" w:space="0" w:color="auto"/>
              <w:right w:val="single" w:sz="6" w:space="0" w:color="auto"/>
            </w:tcBorders>
          </w:tcPr>
          <w:p w14:paraId="4BB4AC38" w14:textId="77777777" w:rsidR="2229AB24" w:rsidRDefault="2229AB24" w:rsidP="2229AB24">
            <w:pPr>
              <w:rPr>
                <w:rFonts w:ascii="Aptos" w:eastAsia="Aptos" w:hAnsi="Aptos" w:cs="Aptos"/>
              </w:rPr>
            </w:pPr>
            <w:r>
              <w:t>Response </w:t>
            </w:r>
          </w:p>
        </w:tc>
        <w:tc>
          <w:tcPr>
            <w:tcW w:w="4500" w:type="dxa"/>
            <w:tcBorders>
              <w:top w:val="single" w:sz="6" w:space="0" w:color="auto"/>
              <w:left w:val="single" w:sz="6" w:space="0" w:color="auto"/>
              <w:bottom w:val="single" w:sz="6" w:space="0" w:color="auto"/>
              <w:right w:val="single" w:sz="6" w:space="0" w:color="auto"/>
            </w:tcBorders>
          </w:tcPr>
          <w:p w14:paraId="6D3FAB1F" w14:textId="06E14557" w:rsidR="2229AB24" w:rsidRDefault="2229AB24" w:rsidP="2229AB24">
            <w:pPr>
              <w:rPr>
                <w:rFonts w:ascii="Aptos" w:eastAsia="Aptos" w:hAnsi="Aptos" w:cs="Aptos"/>
              </w:rPr>
            </w:pPr>
            <w:r>
              <w:t xml:space="preserve">Notice is required </w:t>
            </w:r>
            <w:ins w:id="1171" w:author="Bahar Toto" w:date="2025-12-03T13:03:00Z">
              <w:r w:rsidR="00F818A4">
                <w:t>'</w:t>
              </w:r>
            </w:ins>
            <w:del w:id="1172" w:author="Bahar Toto" w:date="2025-12-03T13:03:00Z">
              <w:r w:rsidDel="00F818A4">
                <w:delText>“</w:delText>
              </w:r>
            </w:del>
            <w:r>
              <w:t>immediately following its discovery</w:t>
            </w:r>
            <w:ins w:id="1173" w:author="Bahar Toto" w:date="2025-12-03T13:03:00Z">
              <w:r w:rsidR="00F818A4">
                <w:t>.'</w:t>
              </w:r>
            </w:ins>
            <w:del w:id="1174" w:author="Bahar Toto" w:date="2025-12-03T13:03:00Z">
              <w:r w:rsidDel="00F818A4">
                <w:delText>”</w:delText>
              </w:r>
              <w:r w:rsidR="0008156E" w:rsidDel="00F818A4">
                <w:delText>.</w:delText>
              </w:r>
            </w:del>
            <w:r>
              <w:t xml:space="preserve"> </w:t>
            </w:r>
          </w:p>
        </w:tc>
      </w:tr>
      <w:tr w:rsidR="2229AB24" w:rsidRPr="00107E11" w14:paraId="74A188CA" w14:textId="77777777" w:rsidTr="2229AB24">
        <w:trPr>
          <w:trHeight w:val="300"/>
        </w:trPr>
        <w:tc>
          <w:tcPr>
            <w:tcW w:w="4500" w:type="dxa"/>
            <w:tcBorders>
              <w:top w:val="single" w:sz="6" w:space="0" w:color="auto"/>
              <w:left w:val="single" w:sz="6" w:space="0" w:color="auto"/>
              <w:bottom w:val="single" w:sz="6" w:space="0" w:color="auto"/>
              <w:right w:val="single" w:sz="6" w:space="0" w:color="auto"/>
            </w:tcBorders>
          </w:tcPr>
          <w:p w14:paraId="681A4AD3" w14:textId="77777777" w:rsidR="2229AB24" w:rsidRDefault="2229AB24" w:rsidP="2229AB24">
            <w:pPr>
              <w:rPr>
                <w:rFonts w:ascii="Aptos" w:eastAsia="Aptos" w:hAnsi="Aptos" w:cs="Aptos"/>
              </w:rPr>
            </w:pPr>
            <w:r>
              <w:t>Citation </w:t>
            </w:r>
          </w:p>
        </w:tc>
        <w:tc>
          <w:tcPr>
            <w:tcW w:w="4500" w:type="dxa"/>
            <w:tcBorders>
              <w:top w:val="single" w:sz="6" w:space="0" w:color="auto"/>
              <w:left w:val="single" w:sz="6" w:space="0" w:color="auto"/>
              <w:bottom w:val="single" w:sz="6" w:space="0" w:color="auto"/>
              <w:right w:val="single" w:sz="6" w:space="0" w:color="auto"/>
            </w:tcBorders>
          </w:tcPr>
          <w:p w14:paraId="53B57DA2" w14:textId="6392D8E5" w:rsidR="2229AB24" w:rsidRPr="00107E11" w:rsidRDefault="2229AB24" w:rsidP="2229AB24">
            <w:pPr>
              <w:rPr>
                <w:rFonts w:ascii="Aptos" w:eastAsia="Aptos" w:hAnsi="Aptos" w:cs="Aptos"/>
                <w:rPrChange w:id="1175" w:author="Bahar Toto" w:date="2025-11-13T15:04:00Z">
                  <w:rPr>
                    <w:rFonts w:ascii="Aptos" w:eastAsia="Aptos" w:hAnsi="Aptos" w:cs="Aptos"/>
                    <w:lang w:val="it-IT"/>
                  </w:rPr>
                </w:rPrChange>
              </w:rPr>
            </w:pPr>
            <w:del w:id="1176" w:author="Bahar Toto" w:date="2025-11-13T15:04:00Z">
              <w:r w:rsidRPr="00107E11" w:rsidDel="00107E11">
                <w:rPr>
                  <w:rPrChange w:id="1177" w:author="Bahar Toto" w:date="2025-11-13T15:04:00Z">
                    <w:rPr>
                      <w:lang w:val="it-IT"/>
                    </w:rPr>
                  </w:rPrChange>
                </w:rPr>
                <w:delText xml:space="preserve">Conn. Gen. Stat. </w:delText>
              </w:r>
            </w:del>
            <w:r w:rsidRPr="00107E11">
              <w:rPr>
                <w:rPrChange w:id="1178" w:author="Bahar Toto" w:date="2025-11-13T15:04:00Z">
                  <w:rPr>
                    <w:lang w:val="it-IT"/>
                  </w:rPr>
                </w:rPrChange>
              </w:rPr>
              <w:t>§</w:t>
            </w:r>
            <w:del w:id="1179" w:author="Bahar Toto" w:date="2025-12-03T13:03:00Z">
              <w:r w:rsidRPr="00107E11" w:rsidDel="00F818A4">
                <w:rPr>
                  <w:rPrChange w:id="1180" w:author="Bahar Toto" w:date="2025-11-13T15:04:00Z">
                    <w:rPr>
                      <w:lang w:val="it-IT"/>
                    </w:rPr>
                  </w:rPrChange>
                </w:rPr>
                <w:delText xml:space="preserve"> </w:delText>
              </w:r>
            </w:del>
            <w:r w:rsidRPr="00107E11">
              <w:rPr>
                <w:rPrChange w:id="1181" w:author="Bahar Toto" w:date="2025-11-13T15:04:00Z">
                  <w:rPr>
                    <w:lang w:val="it-IT"/>
                  </w:rPr>
                </w:rPrChange>
              </w:rPr>
              <w:t>36a‑701b(c)</w:t>
            </w:r>
            <w:ins w:id="1182" w:author="Bahar Toto" w:date="2025-11-13T15:04:00Z">
              <w:r w:rsidR="00107E11" w:rsidRPr="00107E11">
                <w:rPr>
                  <w:rPrChange w:id="1183" w:author="Bahar Toto" w:date="2025-11-13T15:04:00Z">
                    <w:rPr>
                      <w:lang w:val="it-IT"/>
                    </w:rPr>
                  </w:rPrChange>
                </w:rPr>
                <w:t xml:space="preserve"> </w:t>
              </w:r>
            </w:ins>
            <w:ins w:id="1184" w:author="Bahar Toto" w:date="2025-12-03T13:03:00Z">
              <w:r w:rsidR="00F818A4">
                <w:t xml:space="preserve">of Conn. Gen. Stat. </w:t>
              </w:r>
            </w:ins>
          </w:p>
        </w:tc>
      </w:tr>
      <w:tr w:rsidR="2229AB24" w14:paraId="723C3170" w14:textId="77777777" w:rsidTr="2229AB24">
        <w:trPr>
          <w:trHeight w:val="300"/>
        </w:trPr>
        <w:tc>
          <w:tcPr>
            <w:tcW w:w="4500" w:type="dxa"/>
            <w:tcBorders>
              <w:top w:val="single" w:sz="6" w:space="0" w:color="auto"/>
              <w:left w:val="single" w:sz="6" w:space="0" w:color="auto"/>
              <w:bottom w:val="single" w:sz="6" w:space="0" w:color="auto"/>
              <w:right w:val="single" w:sz="6" w:space="0" w:color="auto"/>
            </w:tcBorders>
          </w:tcPr>
          <w:p w14:paraId="74099E86" w14:textId="77777777" w:rsidR="2229AB24" w:rsidRDefault="2229AB24" w:rsidP="2229AB24">
            <w:pPr>
              <w:rPr>
                <w:rFonts w:ascii="Aptos" w:eastAsia="Aptos" w:hAnsi="Aptos" w:cs="Aptos"/>
              </w:rPr>
            </w:pPr>
            <w:r>
              <w:t xml:space="preserve">Applicable persona </w:t>
            </w:r>
          </w:p>
        </w:tc>
        <w:tc>
          <w:tcPr>
            <w:tcW w:w="4500" w:type="dxa"/>
            <w:tcBorders>
              <w:top w:val="single" w:sz="6" w:space="0" w:color="auto"/>
              <w:left w:val="single" w:sz="6" w:space="0" w:color="auto"/>
              <w:bottom w:val="single" w:sz="6" w:space="0" w:color="auto"/>
              <w:right w:val="single" w:sz="6" w:space="0" w:color="auto"/>
            </w:tcBorders>
          </w:tcPr>
          <w:p w14:paraId="30135F4F" w14:textId="5BC55A2D" w:rsidR="2229AB24" w:rsidRDefault="00D20778" w:rsidP="2229AB24">
            <w:pPr>
              <w:rPr>
                <w:rFonts w:ascii="Aptos" w:eastAsia="Aptos" w:hAnsi="Aptos" w:cs="Aptos"/>
              </w:rPr>
            </w:pPr>
            <w:r>
              <w:t>Vendors and processors</w:t>
            </w:r>
            <w:del w:id="1185" w:author="Bahar Toto" w:date="2025-12-03T13:03:00Z">
              <w:r w:rsidR="0008156E" w:rsidDel="00F818A4">
                <w:delText>.</w:delText>
              </w:r>
              <w:r w:rsidDel="00F818A4">
                <w:delText xml:space="preserve"> </w:delText>
              </w:r>
            </w:del>
          </w:p>
        </w:tc>
      </w:tr>
    </w:tbl>
    <w:p w14:paraId="0A418A6E" w14:textId="77777777" w:rsidR="2229AB24" w:rsidRDefault="2229AB24" w:rsidP="2229AB24">
      <w:pPr>
        <w:tabs>
          <w:tab w:val="left" w:pos="1794"/>
        </w:tabs>
        <w:rPr>
          <w:rFonts w:ascii="Aptos" w:eastAsia="Aptos" w:hAnsi="Aptos" w:cs="Aptos"/>
          <w:color w:val="000000" w:themeColor="text1"/>
        </w:rPr>
      </w:pPr>
    </w:p>
    <w:p w14:paraId="0F685171" w14:textId="77777777" w:rsidR="2229AB24" w:rsidRDefault="2229AB24" w:rsidP="2229AB24">
      <w:pPr>
        <w:tabs>
          <w:tab w:val="left" w:pos="1794"/>
        </w:tabs>
        <w:rPr>
          <w:rFonts w:ascii="Aptos" w:eastAsia="Aptos" w:hAnsi="Aptos" w:cs="Aptos"/>
          <w:color w:val="000000" w:themeColor="text1"/>
        </w:rPr>
      </w:pPr>
    </w:p>
    <w:p w14:paraId="3009075C" w14:textId="77777777" w:rsidR="41A66100" w:rsidRDefault="41A66100" w:rsidP="2229AB24">
      <w:pPr>
        <w:pStyle w:val="ListParagraph"/>
        <w:numPr>
          <w:ilvl w:val="0"/>
          <w:numId w:val="1"/>
        </w:numPr>
        <w:tabs>
          <w:tab w:val="left" w:pos="1794"/>
        </w:tabs>
        <w:rPr>
          <w:rFonts w:ascii="Aptos" w:eastAsia="Aptos" w:hAnsi="Aptos" w:cs="Aptos"/>
          <w:color w:val="000000" w:themeColor="text1"/>
        </w:rPr>
      </w:pPr>
      <w:r>
        <w:t xml:space="preserve">Data breach </w:t>
      </w:r>
    </w:p>
    <w:p w14:paraId="656C2DCF" w14:textId="77777777" w:rsidR="2229AB24" w:rsidRDefault="2229AB24" w:rsidP="2229AB24">
      <w:pPr>
        <w:tabs>
          <w:tab w:val="left" w:pos="1794"/>
        </w:tabs>
        <w:rPr>
          <w:rFonts w:ascii="Aptos" w:eastAsia="Aptos" w:hAnsi="Aptos" w:cs="Aptos"/>
          <w:color w:val="000000" w:themeColor="text1"/>
        </w:rPr>
      </w:pPr>
    </w:p>
    <w:p w14:paraId="022652CB" w14:textId="77777777" w:rsidR="41A66100" w:rsidRDefault="41A66100" w:rsidP="2229AB24">
      <w:pPr>
        <w:tabs>
          <w:tab w:val="left" w:pos="1794"/>
        </w:tabs>
        <w:rPr>
          <w:rFonts w:ascii="Aptos" w:eastAsia="Aptos" w:hAnsi="Aptos" w:cs="Aptos"/>
          <w:color w:val="000000" w:themeColor="text1"/>
        </w:rPr>
      </w:pPr>
      <w:r>
        <w:t>15.1. Supervisory authority notification</w:t>
      </w:r>
    </w:p>
    <w:p w14:paraId="1342DB23" w14:textId="77777777" w:rsidR="2229AB24" w:rsidRDefault="2229AB24" w:rsidP="2229AB24">
      <w:pPr>
        <w:tabs>
          <w:tab w:val="left" w:pos="1794"/>
        </w:tabs>
        <w:rPr>
          <w:rFonts w:ascii="Aptos" w:eastAsia="Aptos" w:hAnsi="Aptos" w:cs="Aptos"/>
          <w:color w:val="000000" w:themeColor="text1"/>
        </w:rPr>
      </w:pPr>
    </w:p>
    <w:p w14:paraId="06DD99B3" w14:textId="77777777" w:rsidR="41A66100" w:rsidRDefault="41A66100" w:rsidP="2229AB24">
      <w:pPr>
        <w:tabs>
          <w:tab w:val="left" w:pos="1794"/>
        </w:tabs>
        <w:rPr>
          <w:rFonts w:ascii="Aptos" w:eastAsia="Aptos" w:hAnsi="Aptos" w:cs="Aptos"/>
          <w:color w:val="000000" w:themeColor="text1"/>
        </w:rPr>
      </w:pPr>
      <w:r>
        <w:t xml:space="preserve">15.1.1. Is there a requirement to notify the supervisory authority in the event of a data breach? </w:t>
      </w:r>
    </w:p>
    <w:p w14:paraId="7E5E132F" w14:textId="77777777" w:rsidR="2229AB24" w:rsidRDefault="2229AB24" w:rsidP="2229AB24">
      <w:pPr>
        <w:tabs>
          <w:tab w:val="left" w:pos="1794"/>
        </w:tabs>
        <w:rPr>
          <w:rFonts w:ascii="Aptos" w:eastAsia="Aptos" w:hAnsi="Aptos" w:cs="Aptos"/>
          <w:color w:val="000000" w:themeColor="text1"/>
        </w:rPr>
      </w:pPr>
    </w:p>
    <w:tbl>
      <w:tblPr>
        <w:tblW w:w="0" w:type="auto"/>
        <w:tblBorders>
          <w:top w:val="single" w:sz="6" w:space="0" w:color="auto"/>
          <w:left w:val="single" w:sz="6" w:space="0" w:color="auto"/>
          <w:bottom w:val="single" w:sz="6" w:space="0" w:color="auto"/>
          <w:right w:val="single" w:sz="6" w:space="0" w:color="auto"/>
        </w:tblBorders>
        <w:tblLayout w:type="fixed"/>
        <w:tblLook w:val="04A0" w:firstRow="1" w:lastRow="0" w:firstColumn="1" w:lastColumn="0" w:noHBand="0" w:noVBand="1"/>
      </w:tblPr>
      <w:tblGrid>
        <w:gridCol w:w="4500"/>
        <w:gridCol w:w="4500"/>
      </w:tblGrid>
      <w:tr w:rsidR="2229AB24" w14:paraId="1CBFA690" w14:textId="77777777" w:rsidTr="2229AB24">
        <w:trPr>
          <w:trHeight w:val="300"/>
        </w:trPr>
        <w:tc>
          <w:tcPr>
            <w:tcW w:w="4500" w:type="dxa"/>
            <w:tcBorders>
              <w:top w:val="single" w:sz="6" w:space="0" w:color="auto"/>
              <w:left w:val="single" w:sz="6" w:space="0" w:color="auto"/>
              <w:bottom w:val="single" w:sz="6" w:space="0" w:color="auto"/>
              <w:right w:val="single" w:sz="6" w:space="0" w:color="auto"/>
            </w:tcBorders>
          </w:tcPr>
          <w:p w14:paraId="7A12E3E3" w14:textId="77777777" w:rsidR="2229AB24" w:rsidRDefault="2229AB24" w:rsidP="2229AB24">
            <w:pPr>
              <w:rPr>
                <w:rFonts w:ascii="Aptos" w:eastAsia="Aptos" w:hAnsi="Aptos" w:cs="Aptos"/>
              </w:rPr>
            </w:pPr>
            <w:r>
              <w:t>Response </w:t>
            </w:r>
          </w:p>
        </w:tc>
        <w:tc>
          <w:tcPr>
            <w:tcW w:w="4500" w:type="dxa"/>
            <w:tcBorders>
              <w:top w:val="single" w:sz="6" w:space="0" w:color="auto"/>
              <w:left w:val="single" w:sz="6" w:space="0" w:color="auto"/>
              <w:bottom w:val="single" w:sz="6" w:space="0" w:color="auto"/>
              <w:right w:val="single" w:sz="6" w:space="0" w:color="auto"/>
            </w:tcBorders>
          </w:tcPr>
          <w:p w14:paraId="41BD785F" w14:textId="2C2A8ABB" w:rsidR="2229AB24" w:rsidRDefault="2229AB24" w:rsidP="2229AB24">
            <w:pPr>
              <w:rPr>
                <w:rFonts w:ascii="Aptos" w:eastAsia="Aptos" w:hAnsi="Aptos" w:cs="Aptos"/>
              </w:rPr>
            </w:pPr>
            <w:r>
              <w:t>The CTDPA does not include a data breach reporting requirement</w:t>
            </w:r>
            <w:ins w:id="1186" w:author="Bahar Toto" w:date="2025-12-03T13:03:00Z">
              <w:r w:rsidR="00F818A4">
                <w:t>,</w:t>
              </w:r>
            </w:ins>
            <w:r>
              <w:t xml:space="preserve"> but </w:t>
            </w:r>
            <w:ins w:id="1187" w:author="Bahar Toto" w:date="2025-12-03T13:07:00Z">
              <w:r w:rsidR="00067907">
                <w:t>§36a</w:t>
              </w:r>
              <w:r w:rsidR="00067907">
                <w:rPr>
                  <w:rFonts w:ascii="Cambria Math" w:hAnsi="Cambria Math" w:cs="Cambria Math"/>
                </w:rPr>
                <w:t>‑</w:t>
              </w:r>
              <w:r w:rsidR="00067907">
                <w:t xml:space="preserve">701b(b) </w:t>
              </w:r>
            </w:ins>
            <w:ins w:id="1188" w:author="Bahar Toto" w:date="2025-12-03T13:08:00Z">
              <w:r w:rsidR="00AB51CD">
                <w:t xml:space="preserve">of Conn. Gen. Stat. </w:t>
              </w:r>
            </w:ins>
            <w:del w:id="1189" w:author="Bahar Toto" w:date="2025-12-03T13:07:00Z">
              <w:r w:rsidDel="00067907">
                <w:delText xml:space="preserve">Connecticut’s data breach law does </w:delText>
              </w:r>
            </w:del>
            <w:ins w:id="1190" w:author="Bahar Toto" w:date="2025-12-03T13:07:00Z">
              <w:r w:rsidR="00067907">
                <w:t xml:space="preserve"> </w:t>
              </w:r>
            </w:ins>
            <w:r>
              <w:t>require</w:t>
            </w:r>
            <w:ins w:id="1191" w:author="Bahar Toto" w:date="2025-12-03T13:07:00Z">
              <w:r w:rsidR="00067907">
                <w:t>s</w:t>
              </w:r>
            </w:ins>
            <w:r>
              <w:t xml:space="preserve"> notice to the </w:t>
            </w:r>
            <w:del w:id="1192" w:author="Bahar Toto" w:date="2025-12-03T13:07:00Z">
              <w:r w:rsidDel="00067907">
                <w:delText>Connecticut Attorney General</w:delText>
              </w:r>
            </w:del>
            <w:ins w:id="1193" w:author="Bahar Toto" w:date="2025-12-03T13:07:00Z">
              <w:r w:rsidR="00067907">
                <w:t>AG</w:t>
              </w:r>
            </w:ins>
            <w:r>
              <w:t xml:space="preserve">. </w:t>
            </w:r>
          </w:p>
        </w:tc>
      </w:tr>
      <w:tr w:rsidR="2229AB24" w14:paraId="3B4F5E59" w14:textId="77777777" w:rsidTr="2229AB24">
        <w:trPr>
          <w:trHeight w:val="300"/>
        </w:trPr>
        <w:tc>
          <w:tcPr>
            <w:tcW w:w="4500" w:type="dxa"/>
            <w:tcBorders>
              <w:top w:val="single" w:sz="6" w:space="0" w:color="auto"/>
              <w:left w:val="single" w:sz="6" w:space="0" w:color="auto"/>
              <w:bottom w:val="single" w:sz="6" w:space="0" w:color="auto"/>
              <w:right w:val="single" w:sz="6" w:space="0" w:color="auto"/>
            </w:tcBorders>
          </w:tcPr>
          <w:p w14:paraId="7F6591D0" w14:textId="77777777" w:rsidR="2229AB24" w:rsidRDefault="2229AB24" w:rsidP="2229AB24">
            <w:pPr>
              <w:rPr>
                <w:rFonts w:ascii="Aptos" w:eastAsia="Aptos" w:hAnsi="Aptos" w:cs="Aptos"/>
              </w:rPr>
            </w:pPr>
            <w:r>
              <w:t>Citation </w:t>
            </w:r>
          </w:p>
        </w:tc>
        <w:tc>
          <w:tcPr>
            <w:tcW w:w="4500" w:type="dxa"/>
            <w:tcBorders>
              <w:top w:val="single" w:sz="6" w:space="0" w:color="auto"/>
              <w:left w:val="single" w:sz="6" w:space="0" w:color="auto"/>
              <w:bottom w:val="single" w:sz="6" w:space="0" w:color="auto"/>
              <w:right w:val="single" w:sz="6" w:space="0" w:color="auto"/>
            </w:tcBorders>
          </w:tcPr>
          <w:p w14:paraId="7697DEE8" w14:textId="4C6F63F6" w:rsidR="2229AB24" w:rsidRDefault="2229AB24" w:rsidP="2229AB24">
            <w:pPr>
              <w:rPr>
                <w:rFonts w:ascii="Aptos" w:eastAsia="Aptos" w:hAnsi="Aptos" w:cs="Aptos"/>
              </w:rPr>
            </w:pPr>
            <w:del w:id="1194" w:author="Bahar Toto" w:date="2025-11-13T15:04:00Z">
              <w:r w:rsidDel="00107E11">
                <w:delText xml:space="preserve">Conn. Gen. Stat. </w:delText>
              </w:r>
            </w:del>
            <w:r>
              <w:t>§</w:t>
            </w:r>
            <w:del w:id="1195" w:author="Bahar Toto" w:date="2025-12-03T13:06:00Z">
              <w:r w:rsidDel="00067907">
                <w:delText xml:space="preserve"> </w:delText>
              </w:r>
            </w:del>
            <w:r>
              <w:t>36a‑701b(b)</w:t>
            </w:r>
            <w:ins w:id="1196" w:author="Bahar Toto" w:date="2025-11-13T15:04:00Z">
              <w:r w:rsidR="00107E11">
                <w:t xml:space="preserve"> </w:t>
              </w:r>
            </w:ins>
            <w:ins w:id="1197" w:author="Bahar Toto" w:date="2025-12-03T13:08:00Z">
              <w:r w:rsidR="00AB51CD">
                <w:t xml:space="preserve">of Conn. Gen. Stat. </w:t>
              </w:r>
            </w:ins>
          </w:p>
        </w:tc>
      </w:tr>
      <w:tr w:rsidR="2229AB24" w14:paraId="761AD910" w14:textId="77777777" w:rsidTr="2229AB24">
        <w:trPr>
          <w:trHeight w:val="300"/>
        </w:trPr>
        <w:tc>
          <w:tcPr>
            <w:tcW w:w="4500" w:type="dxa"/>
            <w:tcBorders>
              <w:top w:val="single" w:sz="6" w:space="0" w:color="auto"/>
              <w:left w:val="single" w:sz="6" w:space="0" w:color="auto"/>
              <w:bottom w:val="single" w:sz="6" w:space="0" w:color="auto"/>
              <w:right w:val="single" w:sz="6" w:space="0" w:color="auto"/>
            </w:tcBorders>
          </w:tcPr>
          <w:p w14:paraId="6EE33DBE" w14:textId="77777777" w:rsidR="2229AB24" w:rsidRDefault="2229AB24" w:rsidP="2229AB24">
            <w:pPr>
              <w:rPr>
                <w:rFonts w:ascii="Aptos" w:eastAsia="Aptos" w:hAnsi="Aptos" w:cs="Aptos"/>
              </w:rPr>
            </w:pPr>
            <w:r>
              <w:t xml:space="preserve">Applicable persona </w:t>
            </w:r>
          </w:p>
        </w:tc>
        <w:tc>
          <w:tcPr>
            <w:tcW w:w="4500" w:type="dxa"/>
            <w:tcBorders>
              <w:top w:val="single" w:sz="6" w:space="0" w:color="auto"/>
              <w:left w:val="single" w:sz="6" w:space="0" w:color="auto"/>
              <w:bottom w:val="single" w:sz="6" w:space="0" w:color="auto"/>
              <w:right w:val="single" w:sz="6" w:space="0" w:color="auto"/>
            </w:tcBorders>
          </w:tcPr>
          <w:p w14:paraId="1EC491D2" w14:textId="1D2CD3C8" w:rsidR="2229AB24" w:rsidRDefault="00D20778" w:rsidP="2229AB24">
            <w:pPr>
              <w:rPr>
                <w:rFonts w:ascii="Aptos" w:eastAsia="Aptos" w:hAnsi="Aptos" w:cs="Aptos"/>
              </w:rPr>
            </w:pPr>
            <w:r>
              <w:t>Any person with a reportable breach</w:t>
            </w:r>
            <w:del w:id="1198" w:author="Bahar Toto" w:date="2025-12-03T13:09:00Z">
              <w:r w:rsidR="0008156E" w:rsidDel="00A0613C">
                <w:delText>.</w:delText>
              </w:r>
            </w:del>
          </w:p>
        </w:tc>
      </w:tr>
    </w:tbl>
    <w:p w14:paraId="7F06285B" w14:textId="77777777" w:rsidR="2229AB24" w:rsidRDefault="2229AB24" w:rsidP="2229AB24">
      <w:pPr>
        <w:tabs>
          <w:tab w:val="left" w:pos="1794"/>
        </w:tabs>
        <w:rPr>
          <w:rFonts w:ascii="Aptos" w:eastAsia="Aptos" w:hAnsi="Aptos" w:cs="Aptos"/>
          <w:color w:val="000000" w:themeColor="text1"/>
        </w:rPr>
      </w:pPr>
    </w:p>
    <w:p w14:paraId="2A471A7B" w14:textId="77777777" w:rsidR="41A66100" w:rsidRDefault="41A66100" w:rsidP="2229AB24">
      <w:pPr>
        <w:tabs>
          <w:tab w:val="left" w:pos="1794"/>
        </w:tabs>
        <w:rPr>
          <w:rFonts w:ascii="Aptos" w:eastAsia="Aptos" w:hAnsi="Aptos" w:cs="Aptos"/>
          <w:color w:val="000000" w:themeColor="text1"/>
        </w:rPr>
      </w:pPr>
      <w:r>
        <w:t xml:space="preserve">15.1.2. What is the time frame for notifying the supervisory authority? </w:t>
      </w:r>
    </w:p>
    <w:p w14:paraId="04CF980F" w14:textId="77777777" w:rsidR="2229AB24" w:rsidRDefault="2229AB24" w:rsidP="2229AB24">
      <w:pPr>
        <w:tabs>
          <w:tab w:val="left" w:pos="1794"/>
        </w:tabs>
        <w:rPr>
          <w:rFonts w:ascii="Aptos" w:eastAsia="Aptos" w:hAnsi="Aptos" w:cs="Aptos"/>
          <w:color w:val="000000" w:themeColor="text1"/>
        </w:rPr>
      </w:pPr>
    </w:p>
    <w:tbl>
      <w:tblPr>
        <w:tblW w:w="0" w:type="auto"/>
        <w:tblBorders>
          <w:top w:val="single" w:sz="6" w:space="0" w:color="auto"/>
          <w:left w:val="single" w:sz="6" w:space="0" w:color="auto"/>
          <w:bottom w:val="single" w:sz="6" w:space="0" w:color="auto"/>
          <w:right w:val="single" w:sz="6" w:space="0" w:color="auto"/>
        </w:tblBorders>
        <w:tblLayout w:type="fixed"/>
        <w:tblLook w:val="04A0" w:firstRow="1" w:lastRow="0" w:firstColumn="1" w:lastColumn="0" w:noHBand="0" w:noVBand="1"/>
      </w:tblPr>
      <w:tblGrid>
        <w:gridCol w:w="4500"/>
        <w:gridCol w:w="4500"/>
      </w:tblGrid>
      <w:tr w:rsidR="2229AB24" w14:paraId="4F4672F2" w14:textId="77777777" w:rsidTr="2229AB24">
        <w:trPr>
          <w:trHeight w:val="300"/>
        </w:trPr>
        <w:tc>
          <w:tcPr>
            <w:tcW w:w="4500" w:type="dxa"/>
            <w:tcBorders>
              <w:top w:val="single" w:sz="6" w:space="0" w:color="auto"/>
              <w:left w:val="single" w:sz="6" w:space="0" w:color="auto"/>
              <w:bottom w:val="single" w:sz="6" w:space="0" w:color="auto"/>
              <w:right w:val="single" w:sz="6" w:space="0" w:color="auto"/>
            </w:tcBorders>
          </w:tcPr>
          <w:p w14:paraId="2B0933D8" w14:textId="77777777" w:rsidR="2229AB24" w:rsidRDefault="2229AB24" w:rsidP="2229AB24">
            <w:pPr>
              <w:rPr>
                <w:rFonts w:ascii="Aptos" w:eastAsia="Aptos" w:hAnsi="Aptos" w:cs="Aptos"/>
              </w:rPr>
            </w:pPr>
            <w:r>
              <w:t>Response </w:t>
            </w:r>
          </w:p>
        </w:tc>
        <w:tc>
          <w:tcPr>
            <w:tcW w:w="4500" w:type="dxa"/>
            <w:tcBorders>
              <w:top w:val="single" w:sz="6" w:space="0" w:color="auto"/>
              <w:left w:val="single" w:sz="6" w:space="0" w:color="auto"/>
              <w:bottom w:val="single" w:sz="6" w:space="0" w:color="auto"/>
              <w:right w:val="single" w:sz="6" w:space="0" w:color="auto"/>
            </w:tcBorders>
          </w:tcPr>
          <w:p w14:paraId="1B16A862" w14:textId="01907032" w:rsidR="2229AB24" w:rsidRDefault="2229AB24" w:rsidP="2229AB24">
            <w:pPr>
              <w:rPr>
                <w:rFonts w:ascii="Aptos" w:eastAsia="Aptos" w:hAnsi="Aptos" w:cs="Aptos"/>
              </w:rPr>
            </w:pPr>
            <w:r>
              <w:t>No later than notice to the affected resident, which must be provided without unreasonable delay but in no case later than 60 days from the date of discovery</w:t>
            </w:r>
            <w:r w:rsidR="0008156E">
              <w:t>.</w:t>
            </w:r>
          </w:p>
        </w:tc>
      </w:tr>
      <w:tr w:rsidR="2229AB24" w:rsidRPr="00107E11" w14:paraId="71FDD847" w14:textId="77777777" w:rsidTr="2229AB24">
        <w:trPr>
          <w:trHeight w:val="300"/>
        </w:trPr>
        <w:tc>
          <w:tcPr>
            <w:tcW w:w="4500" w:type="dxa"/>
            <w:tcBorders>
              <w:top w:val="single" w:sz="6" w:space="0" w:color="auto"/>
              <w:left w:val="single" w:sz="6" w:space="0" w:color="auto"/>
              <w:bottom w:val="single" w:sz="6" w:space="0" w:color="auto"/>
              <w:right w:val="single" w:sz="6" w:space="0" w:color="auto"/>
            </w:tcBorders>
          </w:tcPr>
          <w:p w14:paraId="5CB4825B" w14:textId="77777777" w:rsidR="2229AB24" w:rsidRDefault="2229AB24" w:rsidP="2229AB24">
            <w:pPr>
              <w:rPr>
                <w:rFonts w:ascii="Aptos" w:eastAsia="Aptos" w:hAnsi="Aptos" w:cs="Aptos"/>
              </w:rPr>
            </w:pPr>
            <w:r>
              <w:t>Citation </w:t>
            </w:r>
          </w:p>
        </w:tc>
        <w:tc>
          <w:tcPr>
            <w:tcW w:w="4500" w:type="dxa"/>
            <w:tcBorders>
              <w:top w:val="single" w:sz="6" w:space="0" w:color="auto"/>
              <w:left w:val="single" w:sz="6" w:space="0" w:color="auto"/>
              <w:bottom w:val="single" w:sz="6" w:space="0" w:color="auto"/>
              <w:right w:val="single" w:sz="6" w:space="0" w:color="auto"/>
            </w:tcBorders>
          </w:tcPr>
          <w:p w14:paraId="13F9D219" w14:textId="4B025D55" w:rsidR="2229AB24" w:rsidRPr="00107E11" w:rsidRDefault="2229AB24" w:rsidP="2229AB24">
            <w:pPr>
              <w:rPr>
                <w:rFonts w:ascii="Aptos" w:eastAsia="Aptos" w:hAnsi="Aptos" w:cs="Aptos"/>
                <w:rPrChange w:id="1199" w:author="Bahar Toto" w:date="2025-11-13T15:04:00Z">
                  <w:rPr>
                    <w:rFonts w:ascii="Aptos" w:eastAsia="Aptos" w:hAnsi="Aptos" w:cs="Aptos"/>
                    <w:lang w:val="it-IT"/>
                  </w:rPr>
                </w:rPrChange>
              </w:rPr>
            </w:pPr>
            <w:del w:id="1200" w:author="Bahar Toto" w:date="2025-11-13T15:04:00Z">
              <w:r w:rsidRPr="00107E11" w:rsidDel="00107E11">
                <w:rPr>
                  <w:rPrChange w:id="1201" w:author="Bahar Toto" w:date="2025-11-13T15:04:00Z">
                    <w:rPr>
                      <w:lang w:val="it-IT"/>
                    </w:rPr>
                  </w:rPrChange>
                </w:rPr>
                <w:delText xml:space="preserve">Conn. Gen. Stat. </w:delText>
              </w:r>
            </w:del>
            <w:r w:rsidRPr="00107E11">
              <w:rPr>
                <w:rPrChange w:id="1202" w:author="Bahar Toto" w:date="2025-11-13T15:04:00Z">
                  <w:rPr>
                    <w:lang w:val="it-IT"/>
                  </w:rPr>
                </w:rPrChange>
              </w:rPr>
              <w:t>§</w:t>
            </w:r>
            <w:del w:id="1203" w:author="Bahar Toto" w:date="2025-12-03T13:08:00Z">
              <w:r w:rsidRPr="00107E11" w:rsidDel="00AB51CD">
                <w:rPr>
                  <w:rPrChange w:id="1204" w:author="Bahar Toto" w:date="2025-11-13T15:04:00Z">
                    <w:rPr>
                      <w:lang w:val="it-IT"/>
                    </w:rPr>
                  </w:rPrChange>
                </w:rPr>
                <w:delText xml:space="preserve"> </w:delText>
              </w:r>
            </w:del>
            <w:r w:rsidRPr="00107E11">
              <w:rPr>
                <w:rPrChange w:id="1205" w:author="Bahar Toto" w:date="2025-11-13T15:04:00Z">
                  <w:rPr>
                    <w:lang w:val="it-IT"/>
                  </w:rPr>
                </w:rPrChange>
              </w:rPr>
              <w:t>36a‑701b</w:t>
            </w:r>
            <w:ins w:id="1206" w:author="Bahar Toto" w:date="2025-11-13T15:04:00Z">
              <w:r w:rsidR="00107E11" w:rsidRPr="00107E11">
                <w:rPr>
                  <w:rPrChange w:id="1207" w:author="Bahar Toto" w:date="2025-11-13T15:04:00Z">
                    <w:rPr>
                      <w:lang w:val="it-IT"/>
                    </w:rPr>
                  </w:rPrChange>
                </w:rPr>
                <w:t xml:space="preserve"> </w:t>
              </w:r>
            </w:ins>
            <w:ins w:id="1208" w:author="Bahar Toto" w:date="2025-12-03T13:08:00Z">
              <w:r w:rsidR="00AB51CD">
                <w:t xml:space="preserve">of Conn. Gen. Stat. </w:t>
              </w:r>
            </w:ins>
          </w:p>
        </w:tc>
      </w:tr>
      <w:tr w:rsidR="2229AB24" w14:paraId="2D9A8D6B" w14:textId="77777777" w:rsidTr="2229AB24">
        <w:trPr>
          <w:trHeight w:val="300"/>
        </w:trPr>
        <w:tc>
          <w:tcPr>
            <w:tcW w:w="4500" w:type="dxa"/>
            <w:tcBorders>
              <w:top w:val="single" w:sz="6" w:space="0" w:color="auto"/>
              <w:left w:val="single" w:sz="6" w:space="0" w:color="auto"/>
              <w:bottom w:val="single" w:sz="6" w:space="0" w:color="auto"/>
              <w:right w:val="single" w:sz="6" w:space="0" w:color="auto"/>
            </w:tcBorders>
          </w:tcPr>
          <w:p w14:paraId="325F1BC6" w14:textId="77777777" w:rsidR="2229AB24" w:rsidRDefault="2229AB24" w:rsidP="2229AB24">
            <w:pPr>
              <w:rPr>
                <w:rFonts w:ascii="Aptos" w:eastAsia="Aptos" w:hAnsi="Aptos" w:cs="Aptos"/>
              </w:rPr>
            </w:pPr>
            <w:r>
              <w:t xml:space="preserve">Applicable persona </w:t>
            </w:r>
          </w:p>
        </w:tc>
        <w:tc>
          <w:tcPr>
            <w:tcW w:w="4500" w:type="dxa"/>
            <w:tcBorders>
              <w:top w:val="single" w:sz="6" w:space="0" w:color="auto"/>
              <w:left w:val="single" w:sz="6" w:space="0" w:color="auto"/>
              <w:bottom w:val="single" w:sz="6" w:space="0" w:color="auto"/>
              <w:right w:val="single" w:sz="6" w:space="0" w:color="auto"/>
            </w:tcBorders>
          </w:tcPr>
          <w:p w14:paraId="05B937B3" w14:textId="17610F30" w:rsidR="2229AB24" w:rsidRDefault="00D20778" w:rsidP="2229AB24">
            <w:pPr>
              <w:rPr>
                <w:rFonts w:ascii="Aptos" w:eastAsia="Aptos" w:hAnsi="Aptos" w:cs="Aptos"/>
              </w:rPr>
            </w:pPr>
            <w:r>
              <w:t>Any person with a reportable breach</w:t>
            </w:r>
            <w:del w:id="1209" w:author="Bahar Toto" w:date="2025-12-03T13:09:00Z">
              <w:r w:rsidR="0008156E" w:rsidDel="00A0613C">
                <w:delText>.</w:delText>
              </w:r>
            </w:del>
          </w:p>
        </w:tc>
      </w:tr>
    </w:tbl>
    <w:p w14:paraId="1D300EFA" w14:textId="77777777" w:rsidR="2229AB24" w:rsidRDefault="2229AB24" w:rsidP="2229AB24">
      <w:pPr>
        <w:tabs>
          <w:tab w:val="left" w:pos="1794"/>
        </w:tabs>
        <w:rPr>
          <w:rFonts w:ascii="Aptos" w:eastAsia="Aptos" w:hAnsi="Aptos" w:cs="Aptos"/>
          <w:color w:val="000000" w:themeColor="text1"/>
        </w:rPr>
      </w:pPr>
    </w:p>
    <w:p w14:paraId="57BB3CC6" w14:textId="77777777" w:rsidR="41A66100" w:rsidRDefault="41A66100" w:rsidP="2229AB24">
      <w:pPr>
        <w:tabs>
          <w:tab w:val="left" w:pos="1794"/>
        </w:tabs>
        <w:rPr>
          <w:rFonts w:ascii="Aptos" w:eastAsia="Aptos" w:hAnsi="Aptos" w:cs="Aptos"/>
          <w:color w:val="000000" w:themeColor="text1"/>
        </w:rPr>
      </w:pPr>
      <w:r>
        <w:t>15.1.3. What information must be included in the notification to the supervisory authority? (Please provide a list of information to be provided and if there is a form to be completed, please provide a link)</w:t>
      </w:r>
    </w:p>
    <w:p w14:paraId="45175B5C" w14:textId="77777777" w:rsidR="2229AB24" w:rsidRDefault="2229AB24" w:rsidP="2229AB24">
      <w:pPr>
        <w:tabs>
          <w:tab w:val="left" w:pos="1794"/>
        </w:tabs>
        <w:rPr>
          <w:rFonts w:ascii="Aptos" w:eastAsia="Aptos" w:hAnsi="Aptos" w:cs="Aptos"/>
          <w:color w:val="000000" w:themeColor="text1"/>
        </w:rPr>
      </w:pPr>
    </w:p>
    <w:tbl>
      <w:tblPr>
        <w:tblW w:w="0" w:type="auto"/>
        <w:tblBorders>
          <w:top w:val="single" w:sz="6" w:space="0" w:color="auto"/>
          <w:left w:val="single" w:sz="6" w:space="0" w:color="auto"/>
          <w:bottom w:val="single" w:sz="6" w:space="0" w:color="auto"/>
          <w:right w:val="single" w:sz="6" w:space="0" w:color="auto"/>
        </w:tblBorders>
        <w:tblLayout w:type="fixed"/>
        <w:tblLook w:val="04A0" w:firstRow="1" w:lastRow="0" w:firstColumn="1" w:lastColumn="0" w:noHBand="0" w:noVBand="1"/>
      </w:tblPr>
      <w:tblGrid>
        <w:gridCol w:w="4500"/>
        <w:gridCol w:w="4500"/>
      </w:tblGrid>
      <w:tr w:rsidR="2229AB24" w14:paraId="2F0AD667" w14:textId="77777777" w:rsidTr="2229AB24">
        <w:trPr>
          <w:trHeight w:val="300"/>
        </w:trPr>
        <w:tc>
          <w:tcPr>
            <w:tcW w:w="4500" w:type="dxa"/>
            <w:tcBorders>
              <w:top w:val="single" w:sz="6" w:space="0" w:color="auto"/>
              <w:left w:val="single" w:sz="6" w:space="0" w:color="auto"/>
              <w:bottom w:val="single" w:sz="6" w:space="0" w:color="auto"/>
              <w:right w:val="single" w:sz="6" w:space="0" w:color="auto"/>
            </w:tcBorders>
          </w:tcPr>
          <w:p w14:paraId="2C18B3B0" w14:textId="77777777" w:rsidR="2229AB24" w:rsidRDefault="2229AB24" w:rsidP="2229AB24">
            <w:pPr>
              <w:rPr>
                <w:rFonts w:ascii="Aptos" w:eastAsia="Aptos" w:hAnsi="Aptos" w:cs="Aptos"/>
              </w:rPr>
            </w:pPr>
            <w:r>
              <w:t>Response </w:t>
            </w:r>
          </w:p>
        </w:tc>
        <w:tc>
          <w:tcPr>
            <w:tcW w:w="4500" w:type="dxa"/>
            <w:tcBorders>
              <w:top w:val="single" w:sz="6" w:space="0" w:color="auto"/>
              <w:left w:val="single" w:sz="6" w:space="0" w:color="auto"/>
              <w:bottom w:val="single" w:sz="6" w:space="0" w:color="auto"/>
              <w:right w:val="single" w:sz="6" w:space="0" w:color="auto"/>
            </w:tcBorders>
          </w:tcPr>
          <w:p w14:paraId="2B31490C" w14:textId="77777777" w:rsidR="00990A75" w:rsidRDefault="2229AB24" w:rsidP="2229AB24">
            <w:pPr>
              <w:rPr>
                <w:ins w:id="1210" w:author="Bahar Toto" w:date="2025-12-03T13:11:00Z"/>
              </w:rPr>
            </w:pPr>
            <w:r>
              <w:t xml:space="preserve">Information must be provided as requested on the </w:t>
            </w:r>
            <w:del w:id="1211" w:author="Bahar Toto" w:date="2025-12-03T13:09:00Z">
              <w:r w:rsidDel="00A0613C">
                <w:delText>Connecticut Attorney General</w:delText>
              </w:r>
            </w:del>
            <w:ins w:id="1212" w:author="Bahar Toto" w:date="2025-12-03T13:09:00Z">
              <w:r w:rsidR="00A0613C">
                <w:t xml:space="preserve">AG's </w:t>
              </w:r>
            </w:ins>
            <w:r>
              <w:t xml:space="preserve"> </w:t>
            </w:r>
            <w:ins w:id="1213" w:author="Bahar Toto" w:date="2025-12-03T13:10:00Z">
              <w:r w:rsidR="00E54BE4">
                <w:fldChar w:fldCharType="begin"/>
              </w:r>
              <w:r w:rsidR="00E54BE4">
                <w:instrText>HYPERLINK "https://portal.ct.gov/ag/sections/privacy/reporting-a-data-breach"</w:instrText>
              </w:r>
              <w:r w:rsidR="00E54BE4">
                <w:fldChar w:fldCharType="separate"/>
              </w:r>
              <w:r w:rsidRPr="00E54BE4">
                <w:rPr>
                  <w:rStyle w:val="Hyperlink"/>
                </w:rPr>
                <w:t>data breach reporting portal</w:t>
              </w:r>
              <w:r w:rsidR="00E54BE4">
                <w:fldChar w:fldCharType="end"/>
              </w:r>
              <w:r w:rsidR="00990A75">
                <w:t xml:space="preserve"> (the Guidance)</w:t>
              </w:r>
            </w:ins>
            <w:ins w:id="1214" w:author="Bahar Toto" w:date="2025-12-03T13:11:00Z">
              <w:r w:rsidR="00990A75">
                <w:t>, including:</w:t>
              </w:r>
            </w:ins>
          </w:p>
          <w:p w14:paraId="4A027858" w14:textId="77777777" w:rsidR="008B7EDC" w:rsidRPr="008B7EDC" w:rsidRDefault="008B7EDC" w:rsidP="008B7EDC">
            <w:pPr>
              <w:numPr>
                <w:ilvl w:val="0"/>
                <w:numId w:val="60"/>
              </w:numPr>
              <w:rPr>
                <w:ins w:id="1215" w:author="Bahar Toto" w:date="2025-12-03T13:11:00Z"/>
              </w:rPr>
            </w:pPr>
            <w:ins w:id="1216" w:author="Bahar Toto" w:date="2025-12-03T13:11:00Z">
              <w:r w:rsidRPr="008B7EDC">
                <w:t>name and contact information of the person reporting the breach;</w:t>
              </w:r>
            </w:ins>
          </w:p>
          <w:p w14:paraId="5BCFAE18" w14:textId="77777777" w:rsidR="008B7EDC" w:rsidRPr="008B7EDC" w:rsidRDefault="008B7EDC" w:rsidP="008B7EDC">
            <w:pPr>
              <w:numPr>
                <w:ilvl w:val="0"/>
                <w:numId w:val="60"/>
              </w:numPr>
              <w:rPr>
                <w:ins w:id="1217" w:author="Bahar Toto" w:date="2025-12-03T13:11:00Z"/>
              </w:rPr>
            </w:pPr>
            <w:ins w:id="1218" w:author="Bahar Toto" w:date="2025-12-03T13:11:00Z">
              <w:r w:rsidRPr="008B7EDC">
                <w:t>name and address of the business that experienced the breach, and the type of business;</w:t>
              </w:r>
            </w:ins>
          </w:p>
          <w:p w14:paraId="4956BEA9" w14:textId="77777777" w:rsidR="008B7EDC" w:rsidRPr="008B7EDC" w:rsidRDefault="008B7EDC" w:rsidP="008B7EDC">
            <w:pPr>
              <w:numPr>
                <w:ilvl w:val="0"/>
                <w:numId w:val="60"/>
              </w:numPr>
              <w:rPr>
                <w:ins w:id="1219" w:author="Bahar Toto" w:date="2025-12-03T13:11:00Z"/>
              </w:rPr>
            </w:pPr>
            <w:ins w:id="1220" w:author="Bahar Toto" w:date="2025-12-03T13:11:00Z">
              <w:r w:rsidRPr="008B7EDC">
                <w:t>a general description of the breach, including the date(s) of the breach, when and how the breach was discovered, and any remedial steps taken in response to the breach;</w:t>
              </w:r>
            </w:ins>
          </w:p>
          <w:p w14:paraId="1FDD4179" w14:textId="77777777" w:rsidR="008B7EDC" w:rsidRPr="008B7EDC" w:rsidRDefault="008B7EDC" w:rsidP="008B7EDC">
            <w:pPr>
              <w:numPr>
                <w:ilvl w:val="0"/>
                <w:numId w:val="60"/>
              </w:numPr>
              <w:rPr>
                <w:ins w:id="1221" w:author="Bahar Toto" w:date="2025-12-03T13:11:00Z"/>
              </w:rPr>
            </w:pPr>
            <w:ins w:id="1222" w:author="Bahar Toto" w:date="2025-12-03T13:11:00Z">
              <w:r w:rsidRPr="008B7EDC">
                <w:t>the number of State residents affected by the breach;</w:t>
              </w:r>
            </w:ins>
          </w:p>
          <w:p w14:paraId="06257DE7" w14:textId="77777777" w:rsidR="008B7EDC" w:rsidRPr="008B7EDC" w:rsidRDefault="008B7EDC" w:rsidP="008B7EDC">
            <w:pPr>
              <w:numPr>
                <w:ilvl w:val="0"/>
                <w:numId w:val="60"/>
              </w:numPr>
              <w:rPr>
                <w:ins w:id="1223" w:author="Bahar Toto" w:date="2025-12-03T13:11:00Z"/>
              </w:rPr>
            </w:pPr>
            <w:ins w:id="1224" w:author="Bahar Toto" w:date="2025-12-03T13:11:00Z">
              <w:r w:rsidRPr="008B7EDC">
                <w:t>a detailed list of categories of personal information subject of the breach;</w:t>
              </w:r>
            </w:ins>
          </w:p>
          <w:p w14:paraId="675BAA35" w14:textId="77777777" w:rsidR="008B7EDC" w:rsidRPr="008B7EDC" w:rsidRDefault="008B7EDC" w:rsidP="008B7EDC">
            <w:pPr>
              <w:numPr>
                <w:ilvl w:val="0"/>
                <w:numId w:val="60"/>
              </w:numPr>
              <w:rPr>
                <w:ins w:id="1225" w:author="Bahar Toto" w:date="2025-12-03T13:11:00Z"/>
              </w:rPr>
            </w:pPr>
            <w:ins w:id="1226" w:author="Bahar Toto" w:date="2025-12-03T13:11:00Z">
              <w:r w:rsidRPr="008B7EDC">
                <w:t>the date(s) that notification was/will be sent to the affected State residents;</w:t>
              </w:r>
            </w:ins>
          </w:p>
          <w:p w14:paraId="429DA24C" w14:textId="77777777" w:rsidR="008B7EDC" w:rsidRPr="008B7EDC" w:rsidRDefault="008B7EDC" w:rsidP="008B7EDC">
            <w:pPr>
              <w:numPr>
                <w:ilvl w:val="0"/>
                <w:numId w:val="60"/>
              </w:numPr>
              <w:rPr>
                <w:ins w:id="1227" w:author="Bahar Toto" w:date="2025-12-03T13:11:00Z"/>
              </w:rPr>
            </w:pPr>
            <w:ins w:id="1228" w:author="Bahar Toto" w:date="2025-12-03T13:11:00Z">
              <w:r w:rsidRPr="008B7EDC">
                <w:t>a template copy of the notification sent to the affected State residents;</w:t>
              </w:r>
            </w:ins>
          </w:p>
          <w:p w14:paraId="34681ECB" w14:textId="77777777" w:rsidR="008B7EDC" w:rsidRPr="008B7EDC" w:rsidRDefault="008B7EDC" w:rsidP="008B7EDC">
            <w:pPr>
              <w:numPr>
                <w:ilvl w:val="0"/>
                <w:numId w:val="60"/>
              </w:numPr>
              <w:rPr>
                <w:ins w:id="1229" w:author="Bahar Toto" w:date="2025-12-03T13:11:00Z"/>
              </w:rPr>
            </w:pPr>
            <w:ins w:id="1230" w:author="Bahar Toto" w:date="2025-12-03T13:11:00Z">
              <w:r w:rsidRPr="008B7EDC">
                <w:t>whether credit monitoring or identity theft protection services have been or will be offered to affected State residents, as well as a description and length of such services; and</w:t>
              </w:r>
            </w:ins>
          </w:p>
          <w:p w14:paraId="4AB2238E" w14:textId="77FA365C" w:rsidR="008B7EDC" w:rsidRPr="00990A75" w:rsidRDefault="008B7EDC">
            <w:pPr>
              <w:numPr>
                <w:ilvl w:val="0"/>
                <w:numId w:val="60"/>
              </w:numPr>
              <w:rPr>
                <w:rPrChange w:id="1231" w:author="Bahar Toto" w:date="2025-12-03T13:11:00Z">
                  <w:rPr>
                    <w:rFonts w:ascii="Aptos" w:eastAsia="Aptos" w:hAnsi="Aptos" w:cs="Aptos"/>
                  </w:rPr>
                </w:rPrChange>
              </w:rPr>
              <w:pPrChange w:id="1232" w:author="Bahar Toto" w:date="2025-12-03T13:11:00Z">
                <w:pPr/>
              </w:pPrChange>
            </w:pPr>
            <w:ins w:id="1233" w:author="Bahar Toto" w:date="2025-12-03T13:11:00Z">
              <w:r w:rsidRPr="008B7EDC">
                <w:t>whether the notification was delayed due to a law enforcement investigation (if applicable).</w:t>
              </w:r>
            </w:ins>
          </w:p>
        </w:tc>
      </w:tr>
      <w:tr w:rsidR="2229AB24" w14:paraId="5F432841" w14:textId="77777777" w:rsidTr="2229AB24">
        <w:trPr>
          <w:trHeight w:val="300"/>
        </w:trPr>
        <w:tc>
          <w:tcPr>
            <w:tcW w:w="4500" w:type="dxa"/>
            <w:tcBorders>
              <w:top w:val="single" w:sz="6" w:space="0" w:color="auto"/>
              <w:left w:val="single" w:sz="6" w:space="0" w:color="auto"/>
              <w:bottom w:val="single" w:sz="6" w:space="0" w:color="auto"/>
              <w:right w:val="single" w:sz="6" w:space="0" w:color="auto"/>
            </w:tcBorders>
          </w:tcPr>
          <w:p w14:paraId="4DD002C3" w14:textId="77777777" w:rsidR="2229AB24" w:rsidRDefault="2229AB24" w:rsidP="2229AB24">
            <w:pPr>
              <w:rPr>
                <w:rFonts w:ascii="Aptos" w:eastAsia="Aptos" w:hAnsi="Aptos" w:cs="Aptos"/>
              </w:rPr>
            </w:pPr>
            <w:r>
              <w:t>Citation </w:t>
            </w:r>
          </w:p>
        </w:tc>
        <w:tc>
          <w:tcPr>
            <w:tcW w:w="4500" w:type="dxa"/>
            <w:tcBorders>
              <w:top w:val="single" w:sz="6" w:space="0" w:color="auto"/>
              <w:left w:val="single" w:sz="6" w:space="0" w:color="auto"/>
              <w:bottom w:val="single" w:sz="6" w:space="0" w:color="auto"/>
              <w:right w:val="single" w:sz="6" w:space="0" w:color="auto"/>
            </w:tcBorders>
          </w:tcPr>
          <w:p w14:paraId="4006C869" w14:textId="56A013E7" w:rsidR="2229AB24" w:rsidRDefault="2229AB24" w:rsidP="2229AB24">
            <w:pPr>
              <w:rPr>
                <w:rFonts w:ascii="Aptos" w:eastAsia="Aptos" w:hAnsi="Aptos" w:cs="Aptos"/>
              </w:rPr>
            </w:pPr>
            <w:del w:id="1234" w:author="Bahar Toto" w:date="2025-12-03T13:10:00Z">
              <w:r w:rsidDel="00990A75">
                <w:delText>https://portal.ct.gov/ag/sections/privacy/reporting-a-data-breach</w:delText>
              </w:r>
            </w:del>
            <w:ins w:id="1235" w:author="Bahar Toto" w:date="2025-12-03T13:10:00Z">
              <w:r w:rsidR="00990A75">
                <w:t>The Guidance</w:t>
              </w:r>
            </w:ins>
          </w:p>
        </w:tc>
      </w:tr>
      <w:tr w:rsidR="2229AB24" w14:paraId="652B76B8" w14:textId="77777777" w:rsidTr="2229AB24">
        <w:trPr>
          <w:trHeight w:val="300"/>
        </w:trPr>
        <w:tc>
          <w:tcPr>
            <w:tcW w:w="4500" w:type="dxa"/>
            <w:tcBorders>
              <w:top w:val="single" w:sz="6" w:space="0" w:color="auto"/>
              <w:left w:val="single" w:sz="6" w:space="0" w:color="auto"/>
              <w:bottom w:val="single" w:sz="6" w:space="0" w:color="auto"/>
              <w:right w:val="single" w:sz="6" w:space="0" w:color="auto"/>
            </w:tcBorders>
          </w:tcPr>
          <w:p w14:paraId="2E6C23BA" w14:textId="77777777" w:rsidR="2229AB24" w:rsidRDefault="2229AB24" w:rsidP="2229AB24">
            <w:pPr>
              <w:rPr>
                <w:rFonts w:ascii="Aptos" w:eastAsia="Aptos" w:hAnsi="Aptos" w:cs="Aptos"/>
              </w:rPr>
            </w:pPr>
            <w:r>
              <w:t xml:space="preserve">Applicable persona </w:t>
            </w:r>
          </w:p>
        </w:tc>
        <w:tc>
          <w:tcPr>
            <w:tcW w:w="4500" w:type="dxa"/>
            <w:tcBorders>
              <w:top w:val="single" w:sz="6" w:space="0" w:color="auto"/>
              <w:left w:val="single" w:sz="6" w:space="0" w:color="auto"/>
              <w:bottom w:val="single" w:sz="6" w:space="0" w:color="auto"/>
              <w:right w:val="single" w:sz="6" w:space="0" w:color="auto"/>
            </w:tcBorders>
          </w:tcPr>
          <w:p w14:paraId="05A34F72" w14:textId="6FC2987E" w:rsidR="2229AB24" w:rsidRDefault="00D20778" w:rsidP="2229AB24">
            <w:pPr>
              <w:rPr>
                <w:rFonts w:ascii="Aptos" w:eastAsia="Aptos" w:hAnsi="Aptos" w:cs="Aptos"/>
              </w:rPr>
            </w:pPr>
            <w:r>
              <w:t>Any person with a reportable breach</w:t>
            </w:r>
            <w:del w:id="1236" w:author="Bahar Toto" w:date="2025-12-03T13:10:00Z">
              <w:r w:rsidR="0008156E" w:rsidDel="00990A75">
                <w:delText>.</w:delText>
              </w:r>
            </w:del>
          </w:p>
        </w:tc>
      </w:tr>
    </w:tbl>
    <w:p w14:paraId="4F76546C" w14:textId="77777777" w:rsidR="2229AB24" w:rsidRDefault="2229AB24" w:rsidP="2229AB24">
      <w:pPr>
        <w:tabs>
          <w:tab w:val="left" w:pos="1794"/>
        </w:tabs>
        <w:rPr>
          <w:rFonts w:ascii="Aptos" w:eastAsia="Aptos" w:hAnsi="Aptos" w:cs="Aptos"/>
          <w:color w:val="000000" w:themeColor="text1"/>
        </w:rPr>
      </w:pPr>
    </w:p>
    <w:p w14:paraId="09919C70" w14:textId="77777777" w:rsidR="2229AB24" w:rsidRDefault="2229AB24" w:rsidP="2229AB24">
      <w:pPr>
        <w:tabs>
          <w:tab w:val="left" w:pos="1794"/>
        </w:tabs>
        <w:rPr>
          <w:rFonts w:ascii="Aptos" w:eastAsia="Aptos" w:hAnsi="Aptos" w:cs="Aptos"/>
          <w:color w:val="000000" w:themeColor="text1"/>
        </w:rPr>
      </w:pPr>
    </w:p>
    <w:p w14:paraId="322B2910" w14:textId="77777777" w:rsidR="41A66100" w:rsidRDefault="41A66100" w:rsidP="2229AB24">
      <w:pPr>
        <w:tabs>
          <w:tab w:val="left" w:pos="1794"/>
        </w:tabs>
        <w:rPr>
          <w:rFonts w:ascii="Aptos" w:eastAsia="Aptos" w:hAnsi="Aptos" w:cs="Aptos"/>
          <w:color w:val="000000" w:themeColor="text1"/>
        </w:rPr>
      </w:pPr>
      <w:r>
        <w:t>15.2. Affected individuals notification</w:t>
      </w:r>
    </w:p>
    <w:p w14:paraId="3CD32361" w14:textId="77777777" w:rsidR="2229AB24" w:rsidRDefault="2229AB24" w:rsidP="2229AB24">
      <w:pPr>
        <w:tabs>
          <w:tab w:val="left" w:pos="1794"/>
        </w:tabs>
        <w:rPr>
          <w:rFonts w:ascii="Aptos" w:eastAsia="Aptos" w:hAnsi="Aptos" w:cs="Aptos"/>
          <w:color w:val="000000" w:themeColor="text1"/>
        </w:rPr>
      </w:pPr>
    </w:p>
    <w:p w14:paraId="0B010E8B" w14:textId="77777777" w:rsidR="41A66100" w:rsidRDefault="41A66100" w:rsidP="2229AB24">
      <w:pPr>
        <w:tabs>
          <w:tab w:val="left" w:pos="1794"/>
        </w:tabs>
        <w:rPr>
          <w:rFonts w:ascii="Aptos" w:eastAsia="Aptos" w:hAnsi="Aptos" w:cs="Aptos"/>
          <w:color w:val="000000" w:themeColor="text1"/>
        </w:rPr>
      </w:pPr>
      <w:r>
        <w:t xml:space="preserve">15.2.1. Is there a requirement to notify affected individuals in the event of a data breach? </w:t>
      </w:r>
    </w:p>
    <w:p w14:paraId="429796DB" w14:textId="77777777" w:rsidR="2229AB24" w:rsidRDefault="2229AB24" w:rsidP="2229AB24">
      <w:pPr>
        <w:tabs>
          <w:tab w:val="left" w:pos="1794"/>
        </w:tabs>
        <w:rPr>
          <w:rFonts w:ascii="Aptos" w:eastAsia="Aptos" w:hAnsi="Aptos" w:cs="Aptos"/>
          <w:color w:val="000000" w:themeColor="text1"/>
        </w:rPr>
      </w:pPr>
    </w:p>
    <w:tbl>
      <w:tblPr>
        <w:tblW w:w="0" w:type="auto"/>
        <w:tblBorders>
          <w:top w:val="single" w:sz="6" w:space="0" w:color="auto"/>
          <w:left w:val="single" w:sz="6" w:space="0" w:color="auto"/>
          <w:bottom w:val="single" w:sz="6" w:space="0" w:color="auto"/>
          <w:right w:val="single" w:sz="6" w:space="0" w:color="auto"/>
        </w:tblBorders>
        <w:tblLayout w:type="fixed"/>
        <w:tblLook w:val="04A0" w:firstRow="1" w:lastRow="0" w:firstColumn="1" w:lastColumn="0" w:noHBand="0" w:noVBand="1"/>
      </w:tblPr>
      <w:tblGrid>
        <w:gridCol w:w="4500"/>
        <w:gridCol w:w="4500"/>
      </w:tblGrid>
      <w:tr w:rsidR="2229AB24" w14:paraId="3D771633" w14:textId="77777777" w:rsidTr="2229AB24">
        <w:trPr>
          <w:trHeight w:val="300"/>
        </w:trPr>
        <w:tc>
          <w:tcPr>
            <w:tcW w:w="4500" w:type="dxa"/>
            <w:tcBorders>
              <w:top w:val="single" w:sz="6" w:space="0" w:color="auto"/>
              <w:left w:val="single" w:sz="6" w:space="0" w:color="auto"/>
              <w:bottom w:val="single" w:sz="6" w:space="0" w:color="auto"/>
              <w:right w:val="single" w:sz="6" w:space="0" w:color="auto"/>
            </w:tcBorders>
          </w:tcPr>
          <w:p w14:paraId="4C83176A" w14:textId="77777777" w:rsidR="2229AB24" w:rsidRDefault="2229AB24" w:rsidP="2229AB24">
            <w:pPr>
              <w:rPr>
                <w:rFonts w:ascii="Aptos" w:eastAsia="Aptos" w:hAnsi="Aptos" w:cs="Aptos"/>
              </w:rPr>
            </w:pPr>
            <w:r>
              <w:t>Response </w:t>
            </w:r>
          </w:p>
        </w:tc>
        <w:tc>
          <w:tcPr>
            <w:tcW w:w="4500" w:type="dxa"/>
            <w:tcBorders>
              <w:top w:val="single" w:sz="6" w:space="0" w:color="auto"/>
              <w:left w:val="single" w:sz="6" w:space="0" w:color="auto"/>
              <w:bottom w:val="single" w:sz="6" w:space="0" w:color="auto"/>
              <w:right w:val="single" w:sz="6" w:space="0" w:color="auto"/>
            </w:tcBorders>
          </w:tcPr>
          <w:p w14:paraId="5C261EC3" w14:textId="6C1EAC3D" w:rsidR="2229AB24" w:rsidRDefault="2229AB24" w:rsidP="2229AB24">
            <w:pPr>
              <w:rPr>
                <w:rFonts w:ascii="Aptos" w:eastAsia="Aptos" w:hAnsi="Aptos" w:cs="Aptos"/>
              </w:rPr>
            </w:pPr>
            <w:r>
              <w:t xml:space="preserve">Yes. </w:t>
            </w:r>
          </w:p>
        </w:tc>
      </w:tr>
      <w:tr w:rsidR="2229AB24" w:rsidRPr="00107E11" w14:paraId="2EA576E4" w14:textId="77777777" w:rsidTr="2229AB24">
        <w:trPr>
          <w:trHeight w:val="300"/>
        </w:trPr>
        <w:tc>
          <w:tcPr>
            <w:tcW w:w="4500" w:type="dxa"/>
            <w:tcBorders>
              <w:top w:val="single" w:sz="6" w:space="0" w:color="auto"/>
              <w:left w:val="single" w:sz="6" w:space="0" w:color="auto"/>
              <w:bottom w:val="single" w:sz="6" w:space="0" w:color="auto"/>
              <w:right w:val="single" w:sz="6" w:space="0" w:color="auto"/>
            </w:tcBorders>
          </w:tcPr>
          <w:p w14:paraId="1C9B89EE" w14:textId="77777777" w:rsidR="2229AB24" w:rsidRDefault="2229AB24" w:rsidP="2229AB24">
            <w:pPr>
              <w:rPr>
                <w:rFonts w:ascii="Aptos" w:eastAsia="Aptos" w:hAnsi="Aptos" w:cs="Aptos"/>
              </w:rPr>
            </w:pPr>
            <w:r>
              <w:t>Citation </w:t>
            </w:r>
          </w:p>
        </w:tc>
        <w:tc>
          <w:tcPr>
            <w:tcW w:w="4500" w:type="dxa"/>
            <w:tcBorders>
              <w:top w:val="single" w:sz="6" w:space="0" w:color="auto"/>
              <w:left w:val="single" w:sz="6" w:space="0" w:color="auto"/>
              <w:bottom w:val="single" w:sz="6" w:space="0" w:color="auto"/>
              <w:right w:val="single" w:sz="6" w:space="0" w:color="auto"/>
            </w:tcBorders>
          </w:tcPr>
          <w:p w14:paraId="16073C6A" w14:textId="529C4948" w:rsidR="2229AB24" w:rsidRPr="00107E11" w:rsidRDefault="2229AB24" w:rsidP="2229AB24">
            <w:pPr>
              <w:rPr>
                <w:rFonts w:ascii="Aptos" w:eastAsia="Aptos" w:hAnsi="Aptos" w:cs="Aptos"/>
                <w:rPrChange w:id="1237" w:author="Bahar Toto" w:date="2025-11-13T15:04:00Z">
                  <w:rPr>
                    <w:rFonts w:ascii="Aptos" w:eastAsia="Aptos" w:hAnsi="Aptos" w:cs="Aptos"/>
                    <w:lang w:val="it-IT"/>
                  </w:rPr>
                </w:rPrChange>
              </w:rPr>
            </w:pPr>
            <w:del w:id="1238" w:author="Bahar Toto" w:date="2025-11-13T15:04:00Z">
              <w:r w:rsidRPr="00107E11" w:rsidDel="00107E11">
                <w:rPr>
                  <w:rPrChange w:id="1239" w:author="Bahar Toto" w:date="2025-11-13T15:04:00Z">
                    <w:rPr>
                      <w:lang w:val="it-IT"/>
                    </w:rPr>
                  </w:rPrChange>
                </w:rPr>
                <w:delText xml:space="preserve">Conn. Gen. Stat. </w:delText>
              </w:r>
            </w:del>
            <w:r w:rsidRPr="00107E11">
              <w:rPr>
                <w:rPrChange w:id="1240" w:author="Bahar Toto" w:date="2025-11-13T15:04:00Z">
                  <w:rPr>
                    <w:lang w:val="it-IT"/>
                  </w:rPr>
                </w:rPrChange>
              </w:rPr>
              <w:t>§</w:t>
            </w:r>
            <w:del w:id="1241" w:author="Bahar Toto" w:date="2025-12-03T13:12:00Z">
              <w:r w:rsidRPr="00107E11" w:rsidDel="004754F4">
                <w:rPr>
                  <w:rPrChange w:id="1242" w:author="Bahar Toto" w:date="2025-11-13T15:04:00Z">
                    <w:rPr>
                      <w:lang w:val="it-IT"/>
                    </w:rPr>
                  </w:rPrChange>
                </w:rPr>
                <w:delText xml:space="preserve"> </w:delText>
              </w:r>
            </w:del>
            <w:r w:rsidRPr="00107E11">
              <w:rPr>
                <w:rPrChange w:id="1243" w:author="Bahar Toto" w:date="2025-11-13T15:04:00Z">
                  <w:rPr>
                    <w:lang w:val="it-IT"/>
                  </w:rPr>
                </w:rPrChange>
              </w:rPr>
              <w:t>36a‑701b</w:t>
            </w:r>
            <w:ins w:id="1244" w:author="Bahar Toto" w:date="2025-11-13T15:04:00Z">
              <w:r w:rsidR="00107E11" w:rsidRPr="00107E11">
                <w:rPr>
                  <w:rPrChange w:id="1245" w:author="Bahar Toto" w:date="2025-11-13T15:04:00Z">
                    <w:rPr>
                      <w:lang w:val="it-IT"/>
                    </w:rPr>
                  </w:rPrChange>
                </w:rPr>
                <w:t xml:space="preserve"> </w:t>
              </w:r>
            </w:ins>
            <w:ins w:id="1246" w:author="Bahar Toto" w:date="2025-12-03T13:10:00Z">
              <w:r w:rsidR="00990A75">
                <w:t xml:space="preserve">of Conn. Gen. Stat. </w:t>
              </w:r>
            </w:ins>
          </w:p>
        </w:tc>
      </w:tr>
      <w:tr w:rsidR="2229AB24" w14:paraId="1ED46E19" w14:textId="77777777" w:rsidTr="2229AB24">
        <w:trPr>
          <w:trHeight w:val="300"/>
        </w:trPr>
        <w:tc>
          <w:tcPr>
            <w:tcW w:w="4500" w:type="dxa"/>
            <w:tcBorders>
              <w:top w:val="single" w:sz="6" w:space="0" w:color="auto"/>
              <w:left w:val="single" w:sz="6" w:space="0" w:color="auto"/>
              <w:bottom w:val="single" w:sz="6" w:space="0" w:color="auto"/>
              <w:right w:val="single" w:sz="6" w:space="0" w:color="auto"/>
            </w:tcBorders>
          </w:tcPr>
          <w:p w14:paraId="1CCECE24" w14:textId="77777777" w:rsidR="2229AB24" w:rsidRDefault="2229AB24" w:rsidP="2229AB24">
            <w:pPr>
              <w:rPr>
                <w:rFonts w:ascii="Aptos" w:eastAsia="Aptos" w:hAnsi="Aptos" w:cs="Aptos"/>
              </w:rPr>
            </w:pPr>
            <w:r>
              <w:t xml:space="preserve">Applicable persona </w:t>
            </w:r>
          </w:p>
        </w:tc>
        <w:tc>
          <w:tcPr>
            <w:tcW w:w="4500" w:type="dxa"/>
            <w:tcBorders>
              <w:top w:val="single" w:sz="6" w:space="0" w:color="auto"/>
              <w:left w:val="single" w:sz="6" w:space="0" w:color="auto"/>
              <w:bottom w:val="single" w:sz="6" w:space="0" w:color="auto"/>
              <w:right w:val="single" w:sz="6" w:space="0" w:color="auto"/>
            </w:tcBorders>
          </w:tcPr>
          <w:p w14:paraId="44C6EF3A" w14:textId="56E00B4F" w:rsidR="2229AB24" w:rsidRDefault="00D20778" w:rsidP="2229AB24">
            <w:pPr>
              <w:rPr>
                <w:rFonts w:ascii="Aptos" w:eastAsia="Aptos" w:hAnsi="Aptos" w:cs="Aptos"/>
              </w:rPr>
            </w:pPr>
            <w:r>
              <w:t>Any person with a reportable breach</w:t>
            </w:r>
            <w:del w:id="1247" w:author="Bahar Toto" w:date="2025-12-03T13:10:00Z">
              <w:r w:rsidR="0008156E" w:rsidDel="00990A75">
                <w:delText>.</w:delText>
              </w:r>
            </w:del>
          </w:p>
        </w:tc>
      </w:tr>
    </w:tbl>
    <w:p w14:paraId="56906962" w14:textId="77777777" w:rsidR="2229AB24" w:rsidRDefault="2229AB24" w:rsidP="2229AB24">
      <w:pPr>
        <w:tabs>
          <w:tab w:val="left" w:pos="1794"/>
        </w:tabs>
        <w:rPr>
          <w:rFonts w:ascii="Aptos" w:eastAsia="Aptos" w:hAnsi="Aptos" w:cs="Aptos"/>
          <w:color w:val="000000" w:themeColor="text1"/>
        </w:rPr>
      </w:pPr>
    </w:p>
    <w:p w14:paraId="7D27A632" w14:textId="77777777" w:rsidR="41A66100" w:rsidRDefault="41A66100" w:rsidP="2229AB24">
      <w:pPr>
        <w:tabs>
          <w:tab w:val="left" w:pos="1794"/>
        </w:tabs>
        <w:rPr>
          <w:rFonts w:ascii="Aptos" w:eastAsia="Aptos" w:hAnsi="Aptos" w:cs="Aptos"/>
          <w:color w:val="000000" w:themeColor="text1"/>
        </w:rPr>
      </w:pPr>
      <w:r>
        <w:t>15.2.2. What is the time frame for notifying affected individuals?</w:t>
      </w:r>
    </w:p>
    <w:p w14:paraId="751FC4F2" w14:textId="77777777" w:rsidR="2229AB24" w:rsidRDefault="2229AB24" w:rsidP="2229AB24">
      <w:pPr>
        <w:tabs>
          <w:tab w:val="left" w:pos="1794"/>
        </w:tabs>
        <w:rPr>
          <w:rFonts w:ascii="Aptos" w:eastAsia="Aptos" w:hAnsi="Aptos" w:cs="Aptos"/>
          <w:color w:val="000000" w:themeColor="text1"/>
        </w:rPr>
      </w:pPr>
    </w:p>
    <w:tbl>
      <w:tblPr>
        <w:tblW w:w="0" w:type="auto"/>
        <w:tblBorders>
          <w:top w:val="single" w:sz="6" w:space="0" w:color="auto"/>
          <w:left w:val="single" w:sz="6" w:space="0" w:color="auto"/>
          <w:bottom w:val="single" w:sz="6" w:space="0" w:color="auto"/>
          <w:right w:val="single" w:sz="6" w:space="0" w:color="auto"/>
        </w:tblBorders>
        <w:tblLayout w:type="fixed"/>
        <w:tblLook w:val="04A0" w:firstRow="1" w:lastRow="0" w:firstColumn="1" w:lastColumn="0" w:noHBand="0" w:noVBand="1"/>
      </w:tblPr>
      <w:tblGrid>
        <w:gridCol w:w="4500"/>
        <w:gridCol w:w="4500"/>
      </w:tblGrid>
      <w:tr w:rsidR="2229AB24" w14:paraId="0A6F853D" w14:textId="77777777" w:rsidTr="2229AB24">
        <w:trPr>
          <w:trHeight w:val="300"/>
        </w:trPr>
        <w:tc>
          <w:tcPr>
            <w:tcW w:w="4500" w:type="dxa"/>
            <w:tcBorders>
              <w:top w:val="single" w:sz="6" w:space="0" w:color="auto"/>
              <w:left w:val="single" w:sz="6" w:space="0" w:color="auto"/>
              <w:bottom w:val="single" w:sz="6" w:space="0" w:color="auto"/>
              <w:right w:val="single" w:sz="6" w:space="0" w:color="auto"/>
            </w:tcBorders>
          </w:tcPr>
          <w:p w14:paraId="5ED3709F" w14:textId="77777777" w:rsidR="2229AB24" w:rsidRDefault="2229AB24" w:rsidP="2229AB24">
            <w:pPr>
              <w:rPr>
                <w:rFonts w:ascii="Aptos" w:eastAsia="Aptos" w:hAnsi="Aptos" w:cs="Aptos"/>
              </w:rPr>
            </w:pPr>
            <w:r>
              <w:t>Response </w:t>
            </w:r>
          </w:p>
        </w:tc>
        <w:tc>
          <w:tcPr>
            <w:tcW w:w="4500" w:type="dxa"/>
            <w:tcBorders>
              <w:top w:val="single" w:sz="6" w:space="0" w:color="auto"/>
              <w:left w:val="single" w:sz="6" w:space="0" w:color="auto"/>
              <w:bottom w:val="single" w:sz="6" w:space="0" w:color="auto"/>
              <w:right w:val="single" w:sz="6" w:space="0" w:color="auto"/>
            </w:tcBorders>
          </w:tcPr>
          <w:p w14:paraId="70947593" w14:textId="39309BE9" w:rsidR="2229AB24" w:rsidRDefault="009F3DF4" w:rsidP="2229AB24">
            <w:pPr>
              <w:rPr>
                <w:rFonts w:ascii="Aptos" w:eastAsia="Aptos" w:hAnsi="Aptos" w:cs="Aptos"/>
              </w:rPr>
            </w:pPr>
            <w:ins w:id="1248" w:author="Bahar Toto" w:date="2025-12-03T13:13:00Z">
              <w:r w:rsidRPr="009F3DF4">
                <w:t>Notice to Connecticut residents must be made without unreasonable delay but not later than 60 days after the discovery of such breach unless a shorter time is required under federal law. If the person identifies additional residents of Connecticut whose personal information was breached or reasonably believed to have been breached 60 days after the discovery of such breach, the person shall proceed in good faith to notify such additional residents as expediently as possible. Notably, such notification shall not be required if, after an appropriate investigation, the person reasonably determines that the breach will not likely result in harm to the individuals whose personal information has been acquired or accessed.</w:t>
              </w:r>
            </w:ins>
            <w:del w:id="1249" w:author="Bahar Toto" w:date="2025-12-03T13:13:00Z">
              <w:r w:rsidR="2229AB24" w:rsidDel="009F3DF4">
                <w:delText>Without unreasonable delay but in no case later than 60 days from the date of discovery</w:delText>
              </w:r>
              <w:r w:rsidR="0008156E" w:rsidDel="009F3DF4">
                <w:delText>.</w:delText>
              </w:r>
            </w:del>
          </w:p>
        </w:tc>
      </w:tr>
      <w:tr w:rsidR="2229AB24" w:rsidRPr="00107E11" w14:paraId="50F7B96F" w14:textId="77777777" w:rsidTr="2229AB24">
        <w:trPr>
          <w:trHeight w:val="300"/>
        </w:trPr>
        <w:tc>
          <w:tcPr>
            <w:tcW w:w="4500" w:type="dxa"/>
            <w:tcBorders>
              <w:top w:val="single" w:sz="6" w:space="0" w:color="auto"/>
              <w:left w:val="single" w:sz="6" w:space="0" w:color="auto"/>
              <w:bottom w:val="single" w:sz="6" w:space="0" w:color="auto"/>
              <w:right w:val="single" w:sz="6" w:space="0" w:color="auto"/>
            </w:tcBorders>
          </w:tcPr>
          <w:p w14:paraId="735719F2" w14:textId="77777777" w:rsidR="2229AB24" w:rsidRDefault="2229AB24" w:rsidP="2229AB24">
            <w:pPr>
              <w:rPr>
                <w:rFonts w:ascii="Aptos" w:eastAsia="Aptos" w:hAnsi="Aptos" w:cs="Aptos"/>
              </w:rPr>
            </w:pPr>
            <w:r>
              <w:t>Citation </w:t>
            </w:r>
          </w:p>
        </w:tc>
        <w:tc>
          <w:tcPr>
            <w:tcW w:w="4500" w:type="dxa"/>
            <w:tcBorders>
              <w:top w:val="single" w:sz="6" w:space="0" w:color="auto"/>
              <w:left w:val="single" w:sz="6" w:space="0" w:color="auto"/>
              <w:bottom w:val="single" w:sz="6" w:space="0" w:color="auto"/>
              <w:right w:val="single" w:sz="6" w:space="0" w:color="auto"/>
            </w:tcBorders>
          </w:tcPr>
          <w:p w14:paraId="6F8B603B" w14:textId="4B422D6D" w:rsidR="2229AB24" w:rsidRPr="00107E11" w:rsidRDefault="2229AB24" w:rsidP="2229AB24">
            <w:pPr>
              <w:rPr>
                <w:rFonts w:ascii="Aptos" w:eastAsia="Aptos" w:hAnsi="Aptos" w:cs="Aptos"/>
                <w:rPrChange w:id="1250" w:author="Bahar Toto" w:date="2025-11-13T15:04:00Z">
                  <w:rPr>
                    <w:rFonts w:ascii="Aptos" w:eastAsia="Aptos" w:hAnsi="Aptos" w:cs="Aptos"/>
                    <w:lang w:val="it-IT"/>
                  </w:rPr>
                </w:rPrChange>
              </w:rPr>
            </w:pPr>
            <w:del w:id="1251" w:author="Bahar Toto" w:date="2025-11-13T15:04:00Z">
              <w:r w:rsidRPr="00107E11" w:rsidDel="00107E11">
                <w:rPr>
                  <w:rPrChange w:id="1252" w:author="Bahar Toto" w:date="2025-11-13T15:04:00Z">
                    <w:rPr>
                      <w:lang w:val="it-IT"/>
                    </w:rPr>
                  </w:rPrChange>
                </w:rPr>
                <w:delText xml:space="preserve">Conn. Gen. Stat. </w:delText>
              </w:r>
            </w:del>
            <w:r w:rsidRPr="00107E11">
              <w:rPr>
                <w:rPrChange w:id="1253" w:author="Bahar Toto" w:date="2025-11-13T15:04:00Z">
                  <w:rPr>
                    <w:lang w:val="it-IT"/>
                  </w:rPr>
                </w:rPrChange>
              </w:rPr>
              <w:t>§</w:t>
            </w:r>
            <w:del w:id="1254" w:author="Bahar Toto" w:date="2025-12-03T13:12:00Z">
              <w:r w:rsidRPr="00107E11" w:rsidDel="004754F4">
                <w:rPr>
                  <w:rPrChange w:id="1255" w:author="Bahar Toto" w:date="2025-11-13T15:04:00Z">
                    <w:rPr>
                      <w:lang w:val="it-IT"/>
                    </w:rPr>
                  </w:rPrChange>
                </w:rPr>
                <w:delText xml:space="preserve"> </w:delText>
              </w:r>
            </w:del>
            <w:r w:rsidRPr="00107E11">
              <w:rPr>
                <w:rPrChange w:id="1256" w:author="Bahar Toto" w:date="2025-11-13T15:04:00Z">
                  <w:rPr>
                    <w:lang w:val="it-IT"/>
                  </w:rPr>
                </w:rPrChange>
              </w:rPr>
              <w:t>36a‑701b</w:t>
            </w:r>
            <w:ins w:id="1257" w:author="Bahar Toto" w:date="2025-11-13T15:04:00Z">
              <w:r w:rsidR="00107E11" w:rsidRPr="00107E11">
                <w:rPr>
                  <w:rPrChange w:id="1258" w:author="Bahar Toto" w:date="2025-11-13T15:04:00Z">
                    <w:rPr>
                      <w:lang w:val="it-IT"/>
                    </w:rPr>
                  </w:rPrChange>
                </w:rPr>
                <w:t xml:space="preserve"> </w:t>
              </w:r>
            </w:ins>
            <w:ins w:id="1259" w:author="Bahar Toto" w:date="2025-12-03T13:14:00Z">
              <w:r w:rsidR="009F3DF4">
                <w:t xml:space="preserve">of Conn. Gen. Stat. </w:t>
              </w:r>
            </w:ins>
          </w:p>
        </w:tc>
      </w:tr>
      <w:tr w:rsidR="2229AB24" w14:paraId="2F42188B" w14:textId="77777777" w:rsidTr="2229AB24">
        <w:trPr>
          <w:trHeight w:val="300"/>
        </w:trPr>
        <w:tc>
          <w:tcPr>
            <w:tcW w:w="4500" w:type="dxa"/>
            <w:tcBorders>
              <w:top w:val="single" w:sz="6" w:space="0" w:color="auto"/>
              <w:left w:val="single" w:sz="6" w:space="0" w:color="auto"/>
              <w:bottom w:val="single" w:sz="6" w:space="0" w:color="auto"/>
              <w:right w:val="single" w:sz="6" w:space="0" w:color="auto"/>
            </w:tcBorders>
          </w:tcPr>
          <w:p w14:paraId="4A91B6DC" w14:textId="77777777" w:rsidR="2229AB24" w:rsidRDefault="2229AB24" w:rsidP="2229AB24">
            <w:pPr>
              <w:rPr>
                <w:rFonts w:ascii="Aptos" w:eastAsia="Aptos" w:hAnsi="Aptos" w:cs="Aptos"/>
              </w:rPr>
            </w:pPr>
            <w:r>
              <w:t xml:space="preserve">Applicable persona </w:t>
            </w:r>
          </w:p>
        </w:tc>
        <w:tc>
          <w:tcPr>
            <w:tcW w:w="4500" w:type="dxa"/>
            <w:tcBorders>
              <w:top w:val="single" w:sz="6" w:space="0" w:color="auto"/>
              <w:left w:val="single" w:sz="6" w:space="0" w:color="auto"/>
              <w:bottom w:val="single" w:sz="6" w:space="0" w:color="auto"/>
              <w:right w:val="single" w:sz="6" w:space="0" w:color="auto"/>
            </w:tcBorders>
          </w:tcPr>
          <w:p w14:paraId="5320E01A" w14:textId="4A6D6CBB" w:rsidR="2229AB24" w:rsidRDefault="00D20778" w:rsidP="2229AB24">
            <w:pPr>
              <w:rPr>
                <w:rFonts w:ascii="Aptos" w:eastAsia="Aptos" w:hAnsi="Aptos" w:cs="Aptos"/>
              </w:rPr>
            </w:pPr>
            <w:r>
              <w:t>Any person with a reportable breach</w:t>
            </w:r>
            <w:del w:id="1260" w:author="Bahar Toto" w:date="2025-12-03T13:13:00Z">
              <w:r w:rsidR="0008156E" w:rsidDel="009F3DF4">
                <w:delText>.</w:delText>
              </w:r>
            </w:del>
          </w:p>
        </w:tc>
      </w:tr>
    </w:tbl>
    <w:p w14:paraId="15B450D5" w14:textId="77777777" w:rsidR="2229AB24" w:rsidRDefault="2229AB24" w:rsidP="2229AB24">
      <w:pPr>
        <w:tabs>
          <w:tab w:val="left" w:pos="1794"/>
        </w:tabs>
        <w:rPr>
          <w:rFonts w:ascii="Aptos" w:eastAsia="Aptos" w:hAnsi="Aptos" w:cs="Aptos"/>
          <w:color w:val="000000" w:themeColor="text1"/>
        </w:rPr>
      </w:pPr>
    </w:p>
    <w:p w14:paraId="418DC808" w14:textId="77777777" w:rsidR="41A66100" w:rsidRDefault="41A66100" w:rsidP="2229AB24">
      <w:pPr>
        <w:tabs>
          <w:tab w:val="left" w:pos="1794"/>
        </w:tabs>
        <w:rPr>
          <w:rFonts w:ascii="Aptos" w:eastAsia="Aptos" w:hAnsi="Aptos" w:cs="Aptos"/>
          <w:color w:val="000000" w:themeColor="text1"/>
        </w:rPr>
      </w:pPr>
      <w:r>
        <w:t>15.2.3. What information must be included in the notification to affected individuals?</w:t>
      </w:r>
    </w:p>
    <w:p w14:paraId="773FADC6" w14:textId="77777777" w:rsidR="2229AB24" w:rsidRDefault="2229AB24" w:rsidP="2229AB24">
      <w:pPr>
        <w:tabs>
          <w:tab w:val="left" w:pos="1794"/>
        </w:tabs>
        <w:rPr>
          <w:rFonts w:ascii="Aptos" w:eastAsia="Aptos" w:hAnsi="Aptos" w:cs="Aptos"/>
          <w:color w:val="000000" w:themeColor="text1"/>
        </w:rPr>
      </w:pPr>
    </w:p>
    <w:tbl>
      <w:tblPr>
        <w:tblW w:w="0" w:type="auto"/>
        <w:tblBorders>
          <w:top w:val="single" w:sz="6" w:space="0" w:color="auto"/>
          <w:left w:val="single" w:sz="6" w:space="0" w:color="auto"/>
          <w:bottom w:val="single" w:sz="6" w:space="0" w:color="auto"/>
          <w:right w:val="single" w:sz="6" w:space="0" w:color="auto"/>
        </w:tblBorders>
        <w:tblLayout w:type="fixed"/>
        <w:tblLook w:val="04A0" w:firstRow="1" w:lastRow="0" w:firstColumn="1" w:lastColumn="0" w:noHBand="0" w:noVBand="1"/>
      </w:tblPr>
      <w:tblGrid>
        <w:gridCol w:w="4500"/>
        <w:gridCol w:w="4500"/>
      </w:tblGrid>
      <w:tr w:rsidR="2229AB24" w14:paraId="2A57B858" w14:textId="77777777" w:rsidTr="2229AB24">
        <w:trPr>
          <w:trHeight w:val="300"/>
        </w:trPr>
        <w:tc>
          <w:tcPr>
            <w:tcW w:w="4500" w:type="dxa"/>
            <w:tcBorders>
              <w:top w:val="single" w:sz="6" w:space="0" w:color="auto"/>
              <w:left w:val="single" w:sz="6" w:space="0" w:color="auto"/>
              <w:bottom w:val="single" w:sz="6" w:space="0" w:color="auto"/>
              <w:right w:val="single" w:sz="6" w:space="0" w:color="auto"/>
            </w:tcBorders>
          </w:tcPr>
          <w:p w14:paraId="60FA8116" w14:textId="77777777" w:rsidR="2229AB24" w:rsidRDefault="2229AB24" w:rsidP="2229AB24">
            <w:pPr>
              <w:rPr>
                <w:rFonts w:ascii="Aptos" w:eastAsia="Aptos" w:hAnsi="Aptos" w:cs="Aptos"/>
              </w:rPr>
            </w:pPr>
            <w:r>
              <w:t>Response </w:t>
            </w:r>
          </w:p>
        </w:tc>
        <w:tc>
          <w:tcPr>
            <w:tcW w:w="4500" w:type="dxa"/>
            <w:tcBorders>
              <w:top w:val="single" w:sz="6" w:space="0" w:color="auto"/>
              <w:left w:val="single" w:sz="6" w:space="0" w:color="auto"/>
              <w:bottom w:val="single" w:sz="6" w:space="0" w:color="auto"/>
              <w:right w:val="single" w:sz="6" w:space="0" w:color="auto"/>
            </w:tcBorders>
          </w:tcPr>
          <w:p w14:paraId="05370216" w14:textId="569D3E5F" w:rsidR="2229AB24" w:rsidRDefault="2229AB24" w:rsidP="2229AB24">
            <w:pPr>
              <w:rPr>
                <w:rFonts w:ascii="Aptos" w:eastAsia="Aptos" w:hAnsi="Aptos" w:cs="Aptos"/>
              </w:rPr>
            </w:pPr>
            <w:r>
              <w:t xml:space="preserve">No specific content requirements; if </w:t>
            </w:r>
            <w:ins w:id="1261" w:author="Bahar Toto" w:date="2025-12-03T13:14:00Z">
              <w:r w:rsidR="009F3DF4">
                <w:t xml:space="preserve">a </w:t>
              </w:r>
            </w:ins>
            <w:r>
              <w:t xml:space="preserve">Social Security number </w:t>
            </w:r>
            <w:ins w:id="1262" w:author="Bahar Toto" w:date="2025-12-03T13:14:00Z">
              <w:r w:rsidR="009F3DF4">
                <w:t xml:space="preserve">is </w:t>
              </w:r>
            </w:ins>
            <w:r>
              <w:t>involved then credit monitoring must be offered in the notification letter</w:t>
            </w:r>
            <w:r w:rsidR="0008156E">
              <w:t>.</w:t>
            </w:r>
          </w:p>
        </w:tc>
      </w:tr>
      <w:tr w:rsidR="2229AB24" w:rsidRPr="00107E11" w14:paraId="7F38E7E7" w14:textId="77777777" w:rsidTr="2229AB24">
        <w:trPr>
          <w:trHeight w:val="300"/>
        </w:trPr>
        <w:tc>
          <w:tcPr>
            <w:tcW w:w="4500" w:type="dxa"/>
            <w:tcBorders>
              <w:top w:val="single" w:sz="6" w:space="0" w:color="auto"/>
              <w:left w:val="single" w:sz="6" w:space="0" w:color="auto"/>
              <w:bottom w:val="single" w:sz="6" w:space="0" w:color="auto"/>
              <w:right w:val="single" w:sz="6" w:space="0" w:color="auto"/>
            </w:tcBorders>
          </w:tcPr>
          <w:p w14:paraId="0247E436" w14:textId="77777777" w:rsidR="2229AB24" w:rsidRDefault="2229AB24" w:rsidP="2229AB24">
            <w:pPr>
              <w:rPr>
                <w:rFonts w:ascii="Aptos" w:eastAsia="Aptos" w:hAnsi="Aptos" w:cs="Aptos"/>
              </w:rPr>
            </w:pPr>
            <w:r>
              <w:t>Citation </w:t>
            </w:r>
          </w:p>
        </w:tc>
        <w:tc>
          <w:tcPr>
            <w:tcW w:w="4500" w:type="dxa"/>
            <w:tcBorders>
              <w:top w:val="single" w:sz="6" w:space="0" w:color="auto"/>
              <w:left w:val="single" w:sz="6" w:space="0" w:color="auto"/>
              <w:bottom w:val="single" w:sz="6" w:space="0" w:color="auto"/>
              <w:right w:val="single" w:sz="6" w:space="0" w:color="auto"/>
            </w:tcBorders>
          </w:tcPr>
          <w:p w14:paraId="1B0A8FBC" w14:textId="6B9A08F0" w:rsidR="2229AB24" w:rsidRPr="00107E11" w:rsidRDefault="2229AB24" w:rsidP="2229AB24">
            <w:pPr>
              <w:rPr>
                <w:rFonts w:ascii="Aptos" w:eastAsia="Aptos" w:hAnsi="Aptos" w:cs="Aptos"/>
                <w:rPrChange w:id="1263" w:author="Bahar Toto" w:date="2025-11-13T15:04:00Z">
                  <w:rPr>
                    <w:rFonts w:ascii="Aptos" w:eastAsia="Aptos" w:hAnsi="Aptos" w:cs="Aptos"/>
                    <w:lang w:val="it-IT"/>
                  </w:rPr>
                </w:rPrChange>
              </w:rPr>
            </w:pPr>
            <w:del w:id="1264" w:author="Bahar Toto" w:date="2025-11-13T15:04:00Z">
              <w:r w:rsidRPr="00107E11" w:rsidDel="00107E11">
                <w:rPr>
                  <w:rPrChange w:id="1265" w:author="Bahar Toto" w:date="2025-11-13T15:04:00Z">
                    <w:rPr>
                      <w:lang w:val="it-IT"/>
                    </w:rPr>
                  </w:rPrChange>
                </w:rPr>
                <w:delText xml:space="preserve">Conn. Gen. Stat. </w:delText>
              </w:r>
            </w:del>
            <w:r w:rsidRPr="00107E11">
              <w:rPr>
                <w:rPrChange w:id="1266" w:author="Bahar Toto" w:date="2025-11-13T15:04:00Z">
                  <w:rPr>
                    <w:lang w:val="it-IT"/>
                  </w:rPr>
                </w:rPrChange>
              </w:rPr>
              <w:t>§ 36a‑701b</w:t>
            </w:r>
            <w:ins w:id="1267" w:author="Bahar Toto" w:date="2025-11-13T15:04:00Z">
              <w:r w:rsidR="00107E11" w:rsidRPr="00107E11">
                <w:rPr>
                  <w:rPrChange w:id="1268" w:author="Bahar Toto" w:date="2025-11-13T15:04:00Z">
                    <w:rPr>
                      <w:lang w:val="it-IT"/>
                    </w:rPr>
                  </w:rPrChange>
                </w:rPr>
                <w:t xml:space="preserve"> </w:t>
              </w:r>
            </w:ins>
            <w:ins w:id="1269" w:author="Bahar Toto" w:date="2025-12-03T13:14:00Z">
              <w:r w:rsidR="009F3DF4">
                <w:t xml:space="preserve">of Conn. Gen. Stat. </w:t>
              </w:r>
            </w:ins>
          </w:p>
        </w:tc>
      </w:tr>
      <w:tr w:rsidR="2229AB24" w14:paraId="18AA3EF4" w14:textId="77777777" w:rsidTr="2229AB24">
        <w:trPr>
          <w:trHeight w:val="300"/>
        </w:trPr>
        <w:tc>
          <w:tcPr>
            <w:tcW w:w="4500" w:type="dxa"/>
            <w:tcBorders>
              <w:top w:val="single" w:sz="6" w:space="0" w:color="auto"/>
              <w:left w:val="single" w:sz="6" w:space="0" w:color="auto"/>
              <w:bottom w:val="single" w:sz="6" w:space="0" w:color="auto"/>
              <w:right w:val="single" w:sz="6" w:space="0" w:color="auto"/>
            </w:tcBorders>
          </w:tcPr>
          <w:p w14:paraId="45257A22" w14:textId="77777777" w:rsidR="2229AB24" w:rsidRDefault="2229AB24" w:rsidP="2229AB24">
            <w:pPr>
              <w:rPr>
                <w:rFonts w:ascii="Aptos" w:eastAsia="Aptos" w:hAnsi="Aptos" w:cs="Aptos"/>
              </w:rPr>
            </w:pPr>
            <w:r>
              <w:t xml:space="preserve">Applicable persona </w:t>
            </w:r>
          </w:p>
        </w:tc>
        <w:tc>
          <w:tcPr>
            <w:tcW w:w="4500" w:type="dxa"/>
            <w:tcBorders>
              <w:top w:val="single" w:sz="6" w:space="0" w:color="auto"/>
              <w:left w:val="single" w:sz="6" w:space="0" w:color="auto"/>
              <w:bottom w:val="single" w:sz="6" w:space="0" w:color="auto"/>
              <w:right w:val="single" w:sz="6" w:space="0" w:color="auto"/>
            </w:tcBorders>
          </w:tcPr>
          <w:p w14:paraId="49CB55E0" w14:textId="3C07DFB8" w:rsidR="2229AB24" w:rsidRDefault="00D20778" w:rsidP="2229AB24">
            <w:pPr>
              <w:rPr>
                <w:rFonts w:ascii="Aptos" w:eastAsia="Aptos" w:hAnsi="Aptos" w:cs="Aptos"/>
              </w:rPr>
            </w:pPr>
            <w:r>
              <w:t>Any person with a reportable breach</w:t>
            </w:r>
            <w:del w:id="1270" w:author="Bahar Toto" w:date="2025-12-03T13:14:00Z">
              <w:r w:rsidR="0008156E" w:rsidDel="009F3DF4">
                <w:delText>.</w:delText>
              </w:r>
            </w:del>
          </w:p>
        </w:tc>
      </w:tr>
    </w:tbl>
    <w:p w14:paraId="563DE28B" w14:textId="77777777" w:rsidR="2229AB24" w:rsidRDefault="2229AB24" w:rsidP="2229AB24">
      <w:pPr>
        <w:tabs>
          <w:tab w:val="left" w:pos="1794"/>
        </w:tabs>
        <w:rPr>
          <w:rFonts w:ascii="Aptos" w:eastAsia="Aptos" w:hAnsi="Aptos" w:cs="Aptos"/>
          <w:color w:val="000000" w:themeColor="text1"/>
        </w:rPr>
      </w:pPr>
    </w:p>
    <w:p w14:paraId="1F28C86A" w14:textId="77777777" w:rsidR="2229AB24" w:rsidRDefault="2229AB24" w:rsidP="2229AB24">
      <w:pPr>
        <w:tabs>
          <w:tab w:val="left" w:pos="1794"/>
        </w:tabs>
        <w:rPr>
          <w:rFonts w:ascii="Aptos" w:eastAsia="Aptos" w:hAnsi="Aptos" w:cs="Aptos"/>
          <w:color w:val="000000" w:themeColor="text1"/>
        </w:rPr>
      </w:pPr>
    </w:p>
    <w:p w14:paraId="7A9D3CC8" w14:textId="77777777" w:rsidR="41A66100" w:rsidRDefault="41A66100" w:rsidP="2229AB24">
      <w:pPr>
        <w:pStyle w:val="ListParagraph"/>
        <w:numPr>
          <w:ilvl w:val="0"/>
          <w:numId w:val="1"/>
        </w:numPr>
        <w:tabs>
          <w:tab w:val="left" w:pos="1794"/>
        </w:tabs>
        <w:rPr>
          <w:rFonts w:ascii="Aptos" w:eastAsia="Aptos" w:hAnsi="Aptos" w:cs="Aptos"/>
          <w:color w:val="000000" w:themeColor="text1"/>
        </w:rPr>
      </w:pPr>
      <w:r>
        <w:t>Data subject rights</w:t>
      </w:r>
    </w:p>
    <w:p w14:paraId="7D31C049" w14:textId="77777777" w:rsidR="2229AB24" w:rsidRDefault="2229AB24" w:rsidP="2229AB24">
      <w:pPr>
        <w:tabs>
          <w:tab w:val="left" w:pos="1794"/>
        </w:tabs>
        <w:rPr>
          <w:rFonts w:ascii="Aptos" w:eastAsia="Aptos" w:hAnsi="Aptos" w:cs="Aptos"/>
          <w:color w:val="000000" w:themeColor="text1"/>
        </w:rPr>
      </w:pPr>
    </w:p>
    <w:p w14:paraId="78AAA5A1" w14:textId="77777777" w:rsidR="41A66100" w:rsidRDefault="41A66100" w:rsidP="2229AB24">
      <w:pPr>
        <w:tabs>
          <w:tab w:val="left" w:pos="1794"/>
          <w:tab w:val="left" w:pos="6048"/>
        </w:tabs>
        <w:rPr>
          <w:rFonts w:ascii="Aptos" w:eastAsia="Aptos" w:hAnsi="Aptos" w:cs="Aptos"/>
          <w:color w:val="000000" w:themeColor="text1"/>
        </w:rPr>
      </w:pPr>
      <w:r>
        <w:t>16.1. Right to be informed</w:t>
      </w:r>
      <w:r>
        <w:tab/>
      </w:r>
    </w:p>
    <w:p w14:paraId="45A10E18" w14:textId="77777777" w:rsidR="2229AB24" w:rsidRDefault="2229AB24" w:rsidP="2229AB24">
      <w:pPr>
        <w:tabs>
          <w:tab w:val="left" w:pos="1794"/>
          <w:tab w:val="left" w:pos="6048"/>
        </w:tabs>
        <w:rPr>
          <w:rFonts w:ascii="Aptos" w:eastAsia="Aptos" w:hAnsi="Aptos" w:cs="Aptos"/>
          <w:color w:val="000000" w:themeColor="text1"/>
        </w:rPr>
      </w:pPr>
    </w:p>
    <w:p w14:paraId="4EA68B41" w14:textId="77777777" w:rsidR="41A66100" w:rsidRDefault="41A66100" w:rsidP="2229AB24">
      <w:pPr>
        <w:tabs>
          <w:tab w:val="left" w:pos="1794"/>
          <w:tab w:val="left" w:pos="6048"/>
        </w:tabs>
        <w:rPr>
          <w:rFonts w:ascii="Aptos" w:eastAsia="Aptos" w:hAnsi="Aptos" w:cs="Aptos"/>
          <w:color w:val="000000" w:themeColor="text1"/>
        </w:rPr>
      </w:pPr>
      <w:r>
        <w:t xml:space="preserve">16.1.1. Is there a requirement to provide notice to data subjects? (e.g., via a privacy notice) </w:t>
      </w:r>
    </w:p>
    <w:p w14:paraId="663922F7" w14:textId="77777777" w:rsidR="2229AB24" w:rsidRDefault="2229AB24" w:rsidP="2229AB24">
      <w:pPr>
        <w:tabs>
          <w:tab w:val="left" w:pos="1794"/>
          <w:tab w:val="left" w:pos="6048"/>
        </w:tabs>
        <w:rPr>
          <w:rFonts w:ascii="Aptos" w:eastAsia="Aptos" w:hAnsi="Aptos" w:cs="Aptos"/>
          <w:color w:val="000000" w:themeColor="text1"/>
        </w:rPr>
      </w:pPr>
    </w:p>
    <w:tbl>
      <w:tblPr>
        <w:tblW w:w="0" w:type="auto"/>
        <w:tblBorders>
          <w:top w:val="single" w:sz="6" w:space="0" w:color="auto"/>
          <w:left w:val="single" w:sz="6" w:space="0" w:color="auto"/>
          <w:bottom w:val="single" w:sz="6" w:space="0" w:color="auto"/>
          <w:right w:val="single" w:sz="6" w:space="0" w:color="auto"/>
        </w:tblBorders>
        <w:tblLayout w:type="fixed"/>
        <w:tblLook w:val="04A0" w:firstRow="1" w:lastRow="0" w:firstColumn="1" w:lastColumn="0" w:noHBand="0" w:noVBand="1"/>
      </w:tblPr>
      <w:tblGrid>
        <w:gridCol w:w="4500"/>
        <w:gridCol w:w="4500"/>
      </w:tblGrid>
      <w:tr w:rsidR="2229AB24" w14:paraId="07399DBB" w14:textId="77777777" w:rsidTr="2229AB24">
        <w:trPr>
          <w:trHeight w:val="300"/>
        </w:trPr>
        <w:tc>
          <w:tcPr>
            <w:tcW w:w="4500" w:type="dxa"/>
            <w:tcBorders>
              <w:top w:val="single" w:sz="6" w:space="0" w:color="auto"/>
              <w:left w:val="single" w:sz="6" w:space="0" w:color="auto"/>
              <w:bottom w:val="single" w:sz="6" w:space="0" w:color="auto"/>
              <w:right w:val="single" w:sz="6" w:space="0" w:color="auto"/>
            </w:tcBorders>
          </w:tcPr>
          <w:p w14:paraId="38FF3C37" w14:textId="77777777" w:rsidR="2229AB24" w:rsidRDefault="2229AB24" w:rsidP="2229AB24">
            <w:pPr>
              <w:rPr>
                <w:rFonts w:ascii="Aptos" w:eastAsia="Aptos" w:hAnsi="Aptos" w:cs="Aptos"/>
              </w:rPr>
            </w:pPr>
            <w:r>
              <w:t>Response </w:t>
            </w:r>
          </w:p>
        </w:tc>
        <w:tc>
          <w:tcPr>
            <w:tcW w:w="4500" w:type="dxa"/>
            <w:tcBorders>
              <w:top w:val="single" w:sz="6" w:space="0" w:color="auto"/>
              <w:left w:val="single" w:sz="6" w:space="0" w:color="auto"/>
              <w:bottom w:val="single" w:sz="6" w:space="0" w:color="auto"/>
              <w:right w:val="single" w:sz="6" w:space="0" w:color="auto"/>
            </w:tcBorders>
          </w:tcPr>
          <w:p w14:paraId="32B5E5B2" w14:textId="094A0AF5" w:rsidR="2229AB24" w:rsidRDefault="2229AB24" w:rsidP="2229AB24">
            <w:pPr>
              <w:rPr>
                <w:rFonts w:ascii="Aptos" w:eastAsia="Aptos" w:hAnsi="Aptos" w:cs="Aptos"/>
              </w:rPr>
            </w:pPr>
            <w:r>
              <w:t>Yes, via a privacy notice</w:t>
            </w:r>
            <w:r w:rsidR="0008156E">
              <w:t>.</w:t>
            </w:r>
          </w:p>
        </w:tc>
      </w:tr>
      <w:tr w:rsidR="2229AB24" w14:paraId="6E71D35E" w14:textId="77777777" w:rsidTr="2229AB24">
        <w:trPr>
          <w:trHeight w:val="300"/>
        </w:trPr>
        <w:tc>
          <w:tcPr>
            <w:tcW w:w="4500" w:type="dxa"/>
            <w:tcBorders>
              <w:top w:val="single" w:sz="6" w:space="0" w:color="auto"/>
              <w:left w:val="single" w:sz="6" w:space="0" w:color="auto"/>
              <w:bottom w:val="single" w:sz="6" w:space="0" w:color="auto"/>
              <w:right w:val="single" w:sz="6" w:space="0" w:color="auto"/>
            </w:tcBorders>
          </w:tcPr>
          <w:p w14:paraId="4864CE06" w14:textId="77777777" w:rsidR="2229AB24" w:rsidRDefault="2229AB24" w:rsidP="2229AB24">
            <w:pPr>
              <w:rPr>
                <w:rFonts w:ascii="Aptos" w:eastAsia="Aptos" w:hAnsi="Aptos" w:cs="Aptos"/>
              </w:rPr>
            </w:pPr>
            <w:r>
              <w:t>Citation </w:t>
            </w:r>
          </w:p>
        </w:tc>
        <w:tc>
          <w:tcPr>
            <w:tcW w:w="4500" w:type="dxa"/>
            <w:tcBorders>
              <w:top w:val="single" w:sz="6" w:space="0" w:color="auto"/>
              <w:left w:val="single" w:sz="6" w:space="0" w:color="auto"/>
              <w:bottom w:val="single" w:sz="6" w:space="0" w:color="auto"/>
              <w:right w:val="single" w:sz="6" w:space="0" w:color="auto"/>
            </w:tcBorders>
          </w:tcPr>
          <w:p w14:paraId="5E4093C5" w14:textId="72F0E77D" w:rsidR="2229AB24" w:rsidRDefault="2229AB24" w:rsidP="2229AB24">
            <w:pPr>
              <w:rPr>
                <w:rFonts w:ascii="Aptos" w:eastAsia="Aptos" w:hAnsi="Aptos" w:cs="Aptos"/>
              </w:rPr>
            </w:pPr>
            <w:del w:id="1271" w:author="Bahar Toto" w:date="2025-11-13T15:05:00Z">
              <w:r w:rsidDel="00107E11">
                <w:delText xml:space="preserve">Conn. Gen. Stat. </w:delText>
              </w:r>
            </w:del>
            <w:r>
              <w:t>§</w:t>
            </w:r>
            <w:del w:id="1272" w:author="Bahar Toto" w:date="2025-12-03T13:14:00Z">
              <w:r w:rsidDel="009F3DF4">
                <w:delText xml:space="preserve"> </w:delText>
              </w:r>
            </w:del>
            <w:r>
              <w:t>42‑520(c)</w:t>
            </w:r>
            <w:ins w:id="1273" w:author="Bahar Toto" w:date="2025-11-13T15:05:00Z">
              <w:r w:rsidR="00107E11">
                <w:t xml:space="preserve"> of the CTDPA</w:t>
              </w:r>
            </w:ins>
          </w:p>
        </w:tc>
      </w:tr>
      <w:tr w:rsidR="2229AB24" w14:paraId="03B46E96" w14:textId="77777777" w:rsidTr="2229AB24">
        <w:trPr>
          <w:trHeight w:val="300"/>
        </w:trPr>
        <w:tc>
          <w:tcPr>
            <w:tcW w:w="4500" w:type="dxa"/>
            <w:tcBorders>
              <w:top w:val="single" w:sz="6" w:space="0" w:color="auto"/>
              <w:left w:val="single" w:sz="6" w:space="0" w:color="auto"/>
              <w:bottom w:val="single" w:sz="6" w:space="0" w:color="auto"/>
              <w:right w:val="single" w:sz="6" w:space="0" w:color="auto"/>
            </w:tcBorders>
          </w:tcPr>
          <w:p w14:paraId="1FC69F15" w14:textId="77777777" w:rsidR="2229AB24" w:rsidRDefault="2229AB24" w:rsidP="2229AB24">
            <w:pPr>
              <w:rPr>
                <w:rFonts w:ascii="Aptos" w:eastAsia="Aptos" w:hAnsi="Aptos" w:cs="Aptos"/>
              </w:rPr>
            </w:pPr>
            <w:r>
              <w:t xml:space="preserve">Applicable persona </w:t>
            </w:r>
          </w:p>
        </w:tc>
        <w:tc>
          <w:tcPr>
            <w:tcW w:w="4500" w:type="dxa"/>
            <w:tcBorders>
              <w:top w:val="single" w:sz="6" w:space="0" w:color="auto"/>
              <w:left w:val="single" w:sz="6" w:space="0" w:color="auto"/>
              <w:bottom w:val="single" w:sz="6" w:space="0" w:color="auto"/>
              <w:right w:val="single" w:sz="6" w:space="0" w:color="auto"/>
            </w:tcBorders>
          </w:tcPr>
          <w:p w14:paraId="21D1ABB1" w14:textId="78930A87" w:rsidR="2229AB24" w:rsidRDefault="00134928" w:rsidP="2229AB24">
            <w:pPr>
              <w:rPr>
                <w:rFonts w:ascii="Aptos" w:eastAsia="Aptos" w:hAnsi="Aptos" w:cs="Aptos"/>
              </w:rPr>
            </w:pPr>
            <w:r>
              <w:t>Controllers</w:t>
            </w:r>
            <w:del w:id="1274" w:author="Bahar Toto" w:date="2025-12-03T13:14:00Z">
              <w:r w:rsidR="0008156E" w:rsidDel="009F3DF4">
                <w:delText>.</w:delText>
              </w:r>
            </w:del>
          </w:p>
        </w:tc>
      </w:tr>
    </w:tbl>
    <w:p w14:paraId="3C031655" w14:textId="77777777" w:rsidR="2229AB24" w:rsidRDefault="2229AB24" w:rsidP="2229AB24">
      <w:pPr>
        <w:tabs>
          <w:tab w:val="left" w:pos="1794"/>
          <w:tab w:val="left" w:pos="6048"/>
        </w:tabs>
        <w:rPr>
          <w:rFonts w:ascii="Aptos" w:eastAsia="Aptos" w:hAnsi="Aptos" w:cs="Aptos"/>
          <w:color w:val="000000" w:themeColor="text1"/>
        </w:rPr>
      </w:pPr>
    </w:p>
    <w:p w14:paraId="5D7C8A4D" w14:textId="77777777" w:rsidR="41A66100" w:rsidRDefault="41A66100" w:rsidP="2229AB24">
      <w:pPr>
        <w:tabs>
          <w:tab w:val="left" w:pos="1794"/>
          <w:tab w:val="left" w:pos="6048"/>
        </w:tabs>
        <w:rPr>
          <w:rFonts w:ascii="Aptos" w:eastAsia="Aptos" w:hAnsi="Aptos" w:cs="Aptos"/>
          <w:color w:val="000000" w:themeColor="text1"/>
        </w:rPr>
      </w:pPr>
      <w:r>
        <w:t>16.1.2. What information must be provided to data subjects?</w:t>
      </w:r>
    </w:p>
    <w:p w14:paraId="0DD29A7F" w14:textId="77777777" w:rsidR="2229AB24" w:rsidRDefault="2229AB24" w:rsidP="2229AB24">
      <w:pPr>
        <w:tabs>
          <w:tab w:val="left" w:pos="1794"/>
          <w:tab w:val="left" w:pos="6048"/>
        </w:tabs>
        <w:rPr>
          <w:rFonts w:ascii="Aptos" w:eastAsia="Aptos" w:hAnsi="Aptos" w:cs="Aptos"/>
          <w:color w:val="000000" w:themeColor="text1"/>
        </w:rPr>
      </w:pPr>
    </w:p>
    <w:tbl>
      <w:tblPr>
        <w:tblW w:w="0" w:type="auto"/>
        <w:tblBorders>
          <w:top w:val="single" w:sz="6" w:space="0" w:color="auto"/>
          <w:left w:val="single" w:sz="6" w:space="0" w:color="auto"/>
          <w:bottom w:val="single" w:sz="6" w:space="0" w:color="auto"/>
          <w:right w:val="single" w:sz="6" w:space="0" w:color="auto"/>
        </w:tblBorders>
        <w:tblLayout w:type="fixed"/>
        <w:tblLook w:val="04A0" w:firstRow="1" w:lastRow="0" w:firstColumn="1" w:lastColumn="0" w:noHBand="0" w:noVBand="1"/>
      </w:tblPr>
      <w:tblGrid>
        <w:gridCol w:w="4500"/>
        <w:gridCol w:w="4500"/>
      </w:tblGrid>
      <w:tr w:rsidR="2229AB24" w14:paraId="2C8AD0A1" w14:textId="77777777" w:rsidTr="2229AB24">
        <w:trPr>
          <w:trHeight w:val="300"/>
        </w:trPr>
        <w:tc>
          <w:tcPr>
            <w:tcW w:w="4500" w:type="dxa"/>
            <w:tcBorders>
              <w:top w:val="single" w:sz="6" w:space="0" w:color="auto"/>
              <w:left w:val="single" w:sz="6" w:space="0" w:color="auto"/>
              <w:bottom w:val="single" w:sz="6" w:space="0" w:color="auto"/>
              <w:right w:val="single" w:sz="6" w:space="0" w:color="auto"/>
            </w:tcBorders>
          </w:tcPr>
          <w:p w14:paraId="637DAA8A" w14:textId="77777777" w:rsidR="2229AB24" w:rsidRDefault="2229AB24" w:rsidP="2229AB24">
            <w:pPr>
              <w:rPr>
                <w:rFonts w:ascii="Aptos" w:eastAsia="Aptos" w:hAnsi="Aptos" w:cs="Aptos"/>
              </w:rPr>
            </w:pPr>
            <w:r>
              <w:t>Response </w:t>
            </w:r>
          </w:p>
        </w:tc>
        <w:tc>
          <w:tcPr>
            <w:tcW w:w="4500" w:type="dxa"/>
            <w:tcBorders>
              <w:top w:val="single" w:sz="6" w:space="0" w:color="auto"/>
              <w:left w:val="single" w:sz="6" w:space="0" w:color="auto"/>
              <w:bottom w:val="single" w:sz="6" w:space="0" w:color="auto"/>
              <w:right w:val="single" w:sz="6" w:space="0" w:color="auto"/>
            </w:tcBorders>
          </w:tcPr>
          <w:p w14:paraId="1BD779AC" w14:textId="2D97987C" w:rsidR="00E85D30" w:rsidRDefault="00E85D30" w:rsidP="2229AB24">
            <w:pPr>
              <w:rPr>
                <w:ins w:id="1275" w:author="Bahar Toto" w:date="2025-12-03T13:14:00Z"/>
              </w:rPr>
            </w:pPr>
            <w:ins w:id="1276" w:author="Bahar Toto" w:date="2025-12-03T13:14:00Z">
              <w:r w:rsidRPr="00E85D30">
                <w:t>The privacy notice must include:</w:t>
              </w:r>
            </w:ins>
          </w:p>
          <w:p w14:paraId="537B3C93" w14:textId="31CD85ED" w:rsidR="00E85D30" w:rsidRDefault="2229AB24">
            <w:pPr>
              <w:pStyle w:val="ListParagraph"/>
              <w:numPr>
                <w:ilvl w:val="0"/>
                <w:numId w:val="61"/>
              </w:numPr>
              <w:rPr>
                <w:ins w:id="1277" w:author="Bahar Toto" w:date="2025-12-03T13:15:00Z"/>
              </w:rPr>
              <w:pPrChange w:id="1278" w:author="Bahar Toto" w:date="2025-12-03T13:15:00Z">
                <w:pPr/>
              </w:pPrChange>
            </w:pPr>
            <w:del w:id="1279" w:author="Bahar Toto" w:date="2025-12-03T13:15:00Z">
              <w:r w:rsidDel="00E85D30">
                <w:delText>(1) T</w:delText>
              </w:r>
            </w:del>
            <w:ins w:id="1280" w:author="Bahar Toto" w:date="2025-12-03T13:15:00Z">
              <w:r w:rsidR="00E85D30">
                <w:t>t</w:t>
              </w:r>
            </w:ins>
            <w:r>
              <w:t xml:space="preserve">he categories of personal data processed by the controller; </w:t>
            </w:r>
          </w:p>
          <w:p w14:paraId="0E7165E6" w14:textId="7ACD7FA5" w:rsidR="00E85D30" w:rsidRDefault="2229AB24">
            <w:pPr>
              <w:pStyle w:val="ListParagraph"/>
              <w:numPr>
                <w:ilvl w:val="0"/>
                <w:numId w:val="61"/>
              </w:numPr>
              <w:rPr>
                <w:ins w:id="1281" w:author="Bahar Toto" w:date="2025-12-03T13:15:00Z"/>
              </w:rPr>
              <w:pPrChange w:id="1282" w:author="Bahar Toto" w:date="2025-12-03T13:15:00Z">
                <w:pPr/>
              </w:pPrChange>
            </w:pPr>
            <w:del w:id="1283" w:author="Bahar Toto" w:date="2025-12-03T13:15:00Z">
              <w:r w:rsidDel="00E85D30">
                <w:delText xml:space="preserve">(2) </w:delText>
              </w:r>
            </w:del>
            <w:r>
              <w:t xml:space="preserve">the purpose for processing personal data; </w:t>
            </w:r>
          </w:p>
          <w:p w14:paraId="58621ECE" w14:textId="2C262DFA" w:rsidR="00E85D30" w:rsidRDefault="2229AB24">
            <w:pPr>
              <w:pStyle w:val="ListParagraph"/>
              <w:numPr>
                <w:ilvl w:val="0"/>
                <w:numId w:val="61"/>
              </w:numPr>
              <w:rPr>
                <w:ins w:id="1284" w:author="Bahar Toto" w:date="2025-12-03T13:15:00Z"/>
              </w:rPr>
              <w:pPrChange w:id="1285" w:author="Bahar Toto" w:date="2025-12-03T13:15:00Z">
                <w:pPr/>
              </w:pPrChange>
            </w:pPr>
            <w:del w:id="1286" w:author="Bahar Toto" w:date="2025-12-03T13:15:00Z">
              <w:r w:rsidDel="00E85D30">
                <w:delText xml:space="preserve">(3) </w:delText>
              </w:r>
            </w:del>
            <w:r>
              <w:t xml:space="preserve">how consumers may exercise their consumer rights, including how a consumer may appeal a controller's decision with regard to the consumer's request; </w:t>
            </w:r>
          </w:p>
          <w:p w14:paraId="5BBF0950" w14:textId="2A13A141" w:rsidR="00E85D30" w:rsidRDefault="2229AB24">
            <w:pPr>
              <w:pStyle w:val="ListParagraph"/>
              <w:numPr>
                <w:ilvl w:val="0"/>
                <w:numId w:val="61"/>
              </w:numPr>
              <w:rPr>
                <w:ins w:id="1287" w:author="Bahar Toto" w:date="2025-12-03T13:15:00Z"/>
              </w:rPr>
              <w:pPrChange w:id="1288" w:author="Bahar Toto" w:date="2025-12-03T13:15:00Z">
                <w:pPr/>
              </w:pPrChange>
            </w:pPr>
            <w:del w:id="1289" w:author="Bahar Toto" w:date="2025-12-03T13:15:00Z">
              <w:r w:rsidDel="00E85D30">
                <w:delText xml:space="preserve">(4) </w:delText>
              </w:r>
            </w:del>
            <w:r>
              <w:t xml:space="preserve">the categories of personal data that the controller shares with third parties, if any; </w:t>
            </w:r>
          </w:p>
          <w:p w14:paraId="42DC4D77" w14:textId="2AC58CD0" w:rsidR="00E85D30" w:rsidRDefault="2229AB24">
            <w:pPr>
              <w:pStyle w:val="ListParagraph"/>
              <w:numPr>
                <w:ilvl w:val="0"/>
                <w:numId w:val="61"/>
              </w:numPr>
              <w:rPr>
                <w:ins w:id="1290" w:author="Bahar Toto" w:date="2025-12-03T13:15:00Z"/>
              </w:rPr>
              <w:pPrChange w:id="1291" w:author="Bahar Toto" w:date="2025-12-03T13:15:00Z">
                <w:pPr/>
              </w:pPrChange>
            </w:pPr>
            <w:del w:id="1292" w:author="Bahar Toto" w:date="2025-12-03T13:15:00Z">
              <w:r w:rsidDel="00E85D30">
                <w:delText xml:space="preserve">(5) </w:delText>
              </w:r>
            </w:del>
            <w:r>
              <w:t xml:space="preserve">the categories of third parties, if any, with which the controller shares personal data; and </w:t>
            </w:r>
          </w:p>
          <w:p w14:paraId="67045702" w14:textId="11BA6D42" w:rsidR="2229AB24" w:rsidRPr="00E85D30" w:rsidRDefault="2229AB24">
            <w:pPr>
              <w:pStyle w:val="ListParagraph"/>
              <w:numPr>
                <w:ilvl w:val="0"/>
                <w:numId w:val="61"/>
              </w:numPr>
              <w:rPr>
                <w:rFonts w:ascii="Aptos" w:eastAsia="Aptos" w:hAnsi="Aptos" w:cs="Aptos"/>
              </w:rPr>
              <w:pPrChange w:id="1293" w:author="Bahar Toto" w:date="2025-12-03T13:15:00Z">
                <w:pPr/>
              </w:pPrChange>
            </w:pPr>
            <w:del w:id="1294" w:author="Bahar Toto" w:date="2025-12-03T13:15:00Z">
              <w:r w:rsidDel="00E85D30">
                <w:delText xml:space="preserve">(6) </w:delText>
              </w:r>
            </w:del>
            <w:r>
              <w:t>an active electronic mail address or other online mechanism that the consumer may use to contact the controller.</w:t>
            </w:r>
          </w:p>
        </w:tc>
      </w:tr>
      <w:tr w:rsidR="2229AB24" w14:paraId="098A4431" w14:textId="77777777" w:rsidTr="2229AB24">
        <w:trPr>
          <w:trHeight w:val="300"/>
        </w:trPr>
        <w:tc>
          <w:tcPr>
            <w:tcW w:w="4500" w:type="dxa"/>
            <w:tcBorders>
              <w:top w:val="single" w:sz="6" w:space="0" w:color="auto"/>
              <w:left w:val="single" w:sz="6" w:space="0" w:color="auto"/>
              <w:bottom w:val="single" w:sz="6" w:space="0" w:color="auto"/>
              <w:right w:val="single" w:sz="6" w:space="0" w:color="auto"/>
            </w:tcBorders>
          </w:tcPr>
          <w:p w14:paraId="64726F5A" w14:textId="77777777" w:rsidR="2229AB24" w:rsidRDefault="2229AB24" w:rsidP="2229AB24">
            <w:pPr>
              <w:rPr>
                <w:rFonts w:ascii="Aptos" w:eastAsia="Aptos" w:hAnsi="Aptos" w:cs="Aptos"/>
              </w:rPr>
            </w:pPr>
            <w:r>
              <w:t>Citation </w:t>
            </w:r>
          </w:p>
        </w:tc>
        <w:tc>
          <w:tcPr>
            <w:tcW w:w="4500" w:type="dxa"/>
            <w:tcBorders>
              <w:top w:val="single" w:sz="6" w:space="0" w:color="auto"/>
              <w:left w:val="single" w:sz="6" w:space="0" w:color="auto"/>
              <w:bottom w:val="single" w:sz="6" w:space="0" w:color="auto"/>
              <w:right w:val="single" w:sz="6" w:space="0" w:color="auto"/>
            </w:tcBorders>
          </w:tcPr>
          <w:p w14:paraId="1526B8BF" w14:textId="1179F92C" w:rsidR="2229AB24" w:rsidRDefault="2229AB24" w:rsidP="2229AB24">
            <w:pPr>
              <w:rPr>
                <w:rFonts w:ascii="Aptos" w:eastAsia="Aptos" w:hAnsi="Aptos" w:cs="Aptos"/>
              </w:rPr>
            </w:pPr>
            <w:del w:id="1295" w:author="Bahar Toto" w:date="2025-11-13T15:05:00Z">
              <w:r w:rsidDel="00107E11">
                <w:delText xml:space="preserve">Conn. Gen. Stat. </w:delText>
              </w:r>
            </w:del>
            <w:r>
              <w:t>§</w:t>
            </w:r>
            <w:del w:id="1296" w:author="Bahar Toto" w:date="2025-12-03T13:15:00Z">
              <w:r w:rsidDel="00E85D30">
                <w:delText xml:space="preserve"> </w:delText>
              </w:r>
            </w:del>
            <w:r>
              <w:t>42‑520(c)</w:t>
            </w:r>
            <w:ins w:id="1297" w:author="Bahar Toto" w:date="2025-11-13T15:05:00Z">
              <w:r w:rsidR="00107E11">
                <w:t xml:space="preserve"> of the CTDPA</w:t>
              </w:r>
            </w:ins>
          </w:p>
        </w:tc>
      </w:tr>
      <w:tr w:rsidR="2229AB24" w14:paraId="02459E75" w14:textId="77777777" w:rsidTr="2229AB24">
        <w:trPr>
          <w:trHeight w:val="300"/>
        </w:trPr>
        <w:tc>
          <w:tcPr>
            <w:tcW w:w="4500" w:type="dxa"/>
            <w:tcBorders>
              <w:top w:val="single" w:sz="6" w:space="0" w:color="auto"/>
              <w:left w:val="single" w:sz="6" w:space="0" w:color="auto"/>
              <w:bottom w:val="single" w:sz="6" w:space="0" w:color="auto"/>
              <w:right w:val="single" w:sz="6" w:space="0" w:color="auto"/>
            </w:tcBorders>
          </w:tcPr>
          <w:p w14:paraId="1866C63F" w14:textId="77777777" w:rsidR="2229AB24" w:rsidRDefault="2229AB24" w:rsidP="2229AB24">
            <w:pPr>
              <w:rPr>
                <w:rFonts w:ascii="Aptos" w:eastAsia="Aptos" w:hAnsi="Aptos" w:cs="Aptos"/>
              </w:rPr>
            </w:pPr>
            <w:r>
              <w:t xml:space="preserve">Applicable persona </w:t>
            </w:r>
          </w:p>
        </w:tc>
        <w:tc>
          <w:tcPr>
            <w:tcW w:w="4500" w:type="dxa"/>
            <w:tcBorders>
              <w:top w:val="single" w:sz="6" w:space="0" w:color="auto"/>
              <w:left w:val="single" w:sz="6" w:space="0" w:color="auto"/>
              <w:bottom w:val="single" w:sz="6" w:space="0" w:color="auto"/>
              <w:right w:val="single" w:sz="6" w:space="0" w:color="auto"/>
            </w:tcBorders>
          </w:tcPr>
          <w:p w14:paraId="39D02C70" w14:textId="6DBAC53A" w:rsidR="2229AB24" w:rsidRDefault="00134928" w:rsidP="2229AB24">
            <w:pPr>
              <w:rPr>
                <w:rFonts w:ascii="Aptos" w:eastAsia="Aptos" w:hAnsi="Aptos" w:cs="Aptos"/>
              </w:rPr>
            </w:pPr>
            <w:r>
              <w:t>Controllers</w:t>
            </w:r>
            <w:del w:id="1298" w:author="Bahar Toto" w:date="2025-12-03T13:15:00Z">
              <w:r w:rsidR="0008156E" w:rsidDel="00E85D30">
                <w:delText>.</w:delText>
              </w:r>
            </w:del>
          </w:p>
        </w:tc>
      </w:tr>
    </w:tbl>
    <w:p w14:paraId="43DC92D8" w14:textId="77777777" w:rsidR="2229AB24" w:rsidRDefault="2229AB24" w:rsidP="2229AB24">
      <w:pPr>
        <w:tabs>
          <w:tab w:val="left" w:pos="1794"/>
          <w:tab w:val="left" w:pos="6048"/>
        </w:tabs>
        <w:rPr>
          <w:rFonts w:ascii="Aptos" w:eastAsia="Aptos" w:hAnsi="Aptos" w:cs="Aptos"/>
          <w:color w:val="000000" w:themeColor="text1"/>
        </w:rPr>
      </w:pPr>
    </w:p>
    <w:p w14:paraId="7FFA45FA" w14:textId="77777777" w:rsidR="41A66100" w:rsidRDefault="41A66100" w:rsidP="2229AB24">
      <w:pPr>
        <w:tabs>
          <w:tab w:val="left" w:pos="1794"/>
          <w:tab w:val="left" w:pos="6048"/>
        </w:tabs>
        <w:rPr>
          <w:rFonts w:ascii="Aptos" w:eastAsia="Aptos" w:hAnsi="Aptos" w:cs="Aptos"/>
          <w:color w:val="000000" w:themeColor="text1"/>
        </w:rPr>
      </w:pPr>
      <w:r>
        <w:t>16.1.3. Are there any exemptions to this right?</w:t>
      </w:r>
    </w:p>
    <w:p w14:paraId="3F5B930A" w14:textId="77777777" w:rsidR="2229AB24" w:rsidRDefault="2229AB24" w:rsidP="2229AB24">
      <w:pPr>
        <w:tabs>
          <w:tab w:val="left" w:pos="1794"/>
          <w:tab w:val="left" w:pos="6048"/>
        </w:tabs>
        <w:rPr>
          <w:rFonts w:ascii="Aptos" w:eastAsia="Aptos" w:hAnsi="Aptos" w:cs="Aptos"/>
          <w:color w:val="000000" w:themeColor="text1"/>
        </w:rPr>
      </w:pPr>
    </w:p>
    <w:tbl>
      <w:tblPr>
        <w:tblW w:w="0" w:type="auto"/>
        <w:tblBorders>
          <w:top w:val="single" w:sz="6" w:space="0" w:color="auto"/>
          <w:left w:val="single" w:sz="6" w:space="0" w:color="auto"/>
          <w:bottom w:val="single" w:sz="6" w:space="0" w:color="auto"/>
          <w:right w:val="single" w:sz="6" w:space="0" w:color="auto"/>
        </w:tblBorders>
        <w:tblLayout w:type="fixed"/>
        <w:tblLook w:val="04A0" w:firstRow="1" w:lastRow="0" w:firstColumn="1" w:lastColumn="0" w:noHBand="0" w:noVBand="1"/>
      </w:tblPr>
      <w:tblGrid>
        <w:gridCol w:w="4500"/>
        <w:gridCol w:w="4500"/>
      </w:tblGrid>
      <w:tr w:rsidR="2229AB24" w14:paraId="3B8C754E" w14:textId="77777777" w:rsidTr="2229AB24">
        <w:trPr>
          <w:trHeight w:val="300"/>
        </w:trPr>
        <w:tc>
          <w:tcPr>
            <w:tcW w:w="4500" w:type="dxa"/>
            <w:tcBorders>
              <w:top w:val="single" w:sz="6" w:space="0" w:color="auto"/>
              <w:left w:val="single" w:sz="6" w:space="0" w:color="auto"/>
              <w:bottom w:val="single" w:sz="6" w:space="0" w:color="auto"/>
              <w:right w:val="single" w:sz="6" w:space="0" w:color="auto"/>
            </w:tcBorders>
          </w:tcPr>
          <w:p w14:paraId="3724ACFE" w14:textId="77777777" w:rsidR="2229AB24" w:rsidRDefault="2229AB24" w:rsidP="2229AB24">
            <w:pPr>
              <w:rPr>
                <w:rFonts w:ascii="Aptos" w:eastAsia="Aptos" w:hAnsi="Aptos" w:cs="Aptos"/>
              </w:rPr>
            </w:pPr>
            <w:r>
              <w:t>Response </w:t>
            </w:r>
          </w:p>
        </w:tc>
        <w:tc>
          <w:tcPr>
            <w:tcW w:w="4500" w:type="dxa"/>
            <w:tcBorders>
              <w:top w:val="single" w:sz="6" w:space="0" w:color="auto"/>
              <w:left w:val="single" w:sz="6" w:space="0" w:color="auto"/>
              <w:bottom w:val="single" w:sz="6" w:space="0" w:color="auto"/>
              <w:right w:val="single" w:sz="6" w:space="0" w:color="auto"/>
            </w:tcBorders>
          </w:tcPr>
          <w:p w14:paraId="150D5542" w14:textId="312D2128" w:rsidR="2229AB24" w:rsidRDefault="2229AB24" w:rsidP="2229AB24">
            <w:pPr>
              <w:rPr>
                <w:rFonts w:ascii="Aptos" w:eastAsia="Aptos" w:hAnsi="Aptos" w:cs="Aptos"/>
              </w:rPr>
            </w:pPr>
            <w:r>
              <w:t>No</w:t>
            </w:r>
            <w:r w:rsidR="0008156E">
              <w:t>.</w:t>
            </w:r>
            <w:r>
              <w:t xml:space="preserve"> </w:t>
            </w:r>
          </w:p>
        </w:tc>
      </w:tr>
      <w:tr w:rsidR="2229AB24" w14:paraId="6B1D0D59" w14:textId="77777777" w:rsidTr="2229AB24">
        <w:trPr>
          <w:trHeight w:val="300"/>
        </w:trPr>
        <w:tc>
          <w:tcPr>
            <w:tcW w:w="4500" w:type="dxa"/>
            <w:tcBorders>
              <w:top w:val="single" w:sz="6" w:space="0" w:color="auto"/>
              <w:left w:val="single" w:sz="6" w:space="0" w:color="auto"/>
              <w:bottom w:val="single" w:sz="6" w:space="0" w:color="auto"/>
              <w:right w:val="single" w:sz="6" w:space="0" w:color="auto"/>
            </w:tcBorders>
          </w:tcPr>
          <w:p w14:paraId="167D113F" w14:textId="77777777" w:rsidR="2229AB24" w:rsidRDefault="2229AB24" w:rsidP="2229AB24">
            <w:pPr>
              <w:rPr>
                <w:rFonts w:ascii="Aptos" w:eastAsia="Aptos" w:hAnsi="Aptos" w:cs="Aptos"/>
              </w:rPr>
            </w:pPr>
            <w:r>
              <w:t>Citation </w:t>
            </w:r>
          </w:p>
        </w:tc>
        <w:tc>
          <w:tcPr>
            <w:tcW w:w="4500" w:type="dxa"/>
            <w:tcBorders>
              <w:top w:val="single" w:sz="6" w:space="0" w:color="auto"/>
              <w:left w:val="single" w:sz="6" w:space="0" w:color="auto"/>
              <w:bottom w:val="single" w:sz="6" w:space="0" w:color="auto"/>
              <w:right w:val="single" w:sz="6" w:space="0" w:color="auto"/>
            </w:tcBorders>
          </w:tcPr>
          <w:p w14:paraId="570B648B" w14:textId="2B5DC257" w:rsidR="2229AB24" w:rsidRDefault="00134928" w:rsidP="2229AB24">
            <w:pPr>
              <w:rPr>
                <w:rFonts w:ascii="Aptos" w:eastAsia="Aptos" w:hAnsi="Aptos" w:cs="Aptos"/>
              </w:rPr>
            </w:pPr>
            <w:r>
              <w:t>Not applicable</w:t>
            </w:r>
            <w:r w:rsidR="0008156E">
              <w:t>.</w:t>
            </w:r>
            <w:r>
              <w:t xml:space="preserve"> </w:t>
            </w:r>
          </w:p>
        </w:tc>
      </w:tr>
      <w:tr w:rsidR="006B6B41" w14:paraId="714864F4" w14:textId="77777777" w:rsidTr="2229AB24">
        <w:trPr>
          <w:trHeight w:val="300"/>
        </w:trPr>
        <w:tc>
          <w:tcPr>
            <w:tcW w:w="4500" w:type="dxa"/>
            <w:tcBorders>
              <w:top w:val="single" w:sz="6" w:space="0" w:color="auto"/>
              <w:left w:val="single" w:sz="6" w:space="0" w:color="auto"/>
              <w:bottom w:val="single" w:sz="6" w:space="0" w:color="auto"/>
              <w:right w:val="single" w:sz="6" w:space="0" w:color="auto"/>
            </w:tcBorders>
          </w:tcPr>
          <w:p w14:paraId="5495FBE7" w14:textId="77777777" w:rsidR="006B6B41" w:rsidRDefault="006B6B41" w:rsidP="006B6B41">
            <w:pPr>
              <w:rPr>
                <w:rFonts w:ascii="Aptos" w:eastAsia="Aptos" w:hAnsi="Aptos" w:cs="Aptos"/>
              </w:rPr>
            </w:pPr>
            <w:r>
              <w:t xml:space="preserve">Applicable persona </w:t>
            </w:r>
          </w:p>
        </w:tc>
        <w:tc>
          <w:tcPr>
            <w:tcW w:w="4500" w:type="dxa"/>
            <w:tcBorders>
              <w:top w:val="single" w:sz="6" w:space="0" w:color="auto"/>
              <w:left w:val="single" w:sz="6" w:space="0" w:color="auto"/>
              <w:bottom w:val="single" w:sz="6" w:space="0" w:color="auto"/>
              <w:right w:val="single" w:sz="6" w:space="0" w:color="auto"/>
            </w:tcBorders>
          </w:tcPr>
          <w:p w14:paraId="18EDAE67" w14:textId="3CF05959" w:rsidR="006B6B41" w:rsidRDefault="006B6B41" w:rsidP="006B6B41">
            <w:pPr>
              <w:rPr>
                <w:rFonts w:ascii="Aptos" w:eastAsia="Aptos" w:hAnsi="Aptos" w:cs="Aptos"/>
              </w:rPr>
            </w:pPr>
            <w:ins w:id="1299" w:author="Bahar Toto" w:date="2025-12-03T13:16:00Z">
              <w:r>
                <w:t xml:space="preserve">Not applicable. </w:t>
              </w:r>
            </w:ins>
            <w:del w:id="1300" w:author="Bahar Toto" w:date="2025-12-03T13:16:00Z">
              <w:r w:rsidDel="00784E62">
                <w:delText>Controllers.</w:delText>
              </w:r>
            </w:del>
          </w:p>
        </w:tc>
      </w:tr>
    </w:tbl>
    <w:p w14:paraId="0155E60C" w14:textId="77777777" w:rsidR="2229AB24" w:rsidRDefault="2229AB24" w:rsidP="2229AB24">
      <w:pPr>
        <w:tabs>
          <w:tab w:val="left" w:pos="1794"/>
          <w:tab w:val="left" w:pos="6048"/>
        </w:tabs>
        <w:rPr>
          <w:rFonts w:ascii="Aptos" w:eastAsia="Aptos" w:hAnsi="Aptos" w:cs="Aptos"/>
          <w:color w:val="000000" w:themeColor="text1"/>
        </w:rPr>
      </w:pPr>
    </w:p>
    <w:p w14:paraId="57670225" w14:textId="77777777" w:rsidR="2229AB24" w:rsidRDefault="2229AB24" w:rsidP="2229AB24">
      <w:pPr>
        <w:tabs>
          <w:tab w:val="left" w:pos="1794"/>
        </w:tabs>
        <w:rPr>
          <w:rFonts w:ascii="Aptos" w:eastAsia="Aptos" w:hAnsi="Aptos" w:cs="Aptos"/>
          <w:color w:val="000000" w:themeColor="text1"/>
        </w:rPr>
      </w:pPr>
    </w:p>
    <w:p w14:paraId="25CA3098" w14:textId="77777777" w:rsidR="41A66100" w:rsidRDefault="41A66100" w:rsidP="2229AB24">
      <w:pPr>
        <w:tabs>
          <w:tab w:val="left" w:pos="1794"/>
        </w:tabs>
        <w:rPr>
          <w:rFonts w:ascii="Aptos" w:eastAsia="Aptos" w:hAnsi="Aptos" w:cs="Aptos"/>
          <w:color w:val="000000" w:themeColor="text1"/>
        </w:rPr>
      </w:pPr>
      <w:r>
        <w:t xml:space="preserve">16.2. Right to receive confirmation of data processing </w:t>
      </w:r>
    </w:p>
    <w:p w14:paraId="58B6EC6B" w14:textId="77777777" w:rsidR="2229AB24" w:rsidRDefault="2229AB24" w:rsidP="2229AB24">
      <w:pPr>
        <w:tabs>
          <w:tab w:val="left" w:pos="1794"/>
        </w:tabs>
        <w:rPr>
          <w:rFonts w:ascii="Aptos" w:eastAsia="Aptos" w:hAnsi="Aptos" w:cs="Aptos"/>
          <w:color w:val="000000" w:themeColor="text1"/>
        </w:rPr>
      </w:pPr>
    </w:p>
    <w:p w14:paraId="7C989D5C" w14:textId="77777777" w:rsidR="41A66100" w:rsidRDefault="41A66100" w:rsidP="2229AB24">
      <w:pPr>
        <w:tabs>
          <w:tab w:val="left" w:pos="1794"/>
        </w:tabs>
        <w:rPr>
          <w:rFonts w:ascii="Aptos" w:eastAsia="Aptos" w:hAnsi="Aptos" w:cs="Aptos"/>
          <w:color w:val="000000" w:themeColor="text1"/>
        </w:rPr>
      </w:pPr>
      <w:r>
        <w:t xml:space="preserve">16.2.1. Do data subjects have the right to receive confirmation of processing? (Please confirm in which circumstances the right applies) </w:t>
      </w:r>
    </w:p>
    <w:p w14:paraId="05D9C01F" w14:textId="77777777" w:rsidR="2229AB24" w:rsidRDefault="2229AB24" w:rsidP="2229AB24">
      <w:pPr>
        <w:tabs>
          <w:tab w:val="left" w:pos="1794"/>
        </w:tabs>
        <w:rPr>
          <w:rFonts w:ascii="Aptos" w:eastAsia="Aptos" w:hAnsi="Aptos" w:cs="Aptos"/>
          <w:color w:val="000000" w:themeColor="text1"/>
        </w:rPr>
      </w:pPr>
    </w:p>
    <w:tbl>
      <w:tblPr>
        <w:tblW w:w="0" w:type="auto"/>
        <w:tblBorders>
          <w:top w:val="single" w:sz="6" w:space="0" w:color="auto"/>
          <w:left w:val="single" w:sz="6" w:space="0" w:color="auto"/>
          <w:bottom w:val="single" w:sz="6" w:space="0" w:color="auto"/>
          <w:right w:val="single" w:sz="6" w:space="0" w:color="auto"/>
        </w:tblBorders>
        <w:tblLayout w:type="fixed"/>
        <w:tblLook w:val="04A0" w:firstRow="1" w:lastRow="0" w:firstColumn="1" w:lastColumn="0" w:noHBand="0" w:noVBand="1"/>
      </w:tblPr>
      <w:tblGrid>
        <w:gridCol w:w="4500"/>
        <w:gridCol w:w="4500"/>
      </w:tblGrid>
      <w:tr w:rsidR="2229AB24" w14:paraId="0B39F6A5" w14:textId="77777777" w:rsidTr="2229AB24">
        <w:trPr>
          <w:trHeight w:val="300"/>
        </w:trPr>
        <w:tc>
          <w:tcPr>
            <w:tcW w:w="4500" w:type="dxa"/>
            <w:tcBorders>
              <w:top w:val="single" w:sz="6" w:space="0" w:color="auto"/>
              <w:left w:val="single" w:sz="6" w:space="0" w:color="auto"/>
              <w:bottom w:val="single" w:sz="6" w:space="0" w:color="auto"/>
              <w:right w:val="single" w:sz="6" w:space="0" w:color="auto"/>
            </w:tcBorders>
          </w:tcPr>
          <w:p w14:paraId="0DAC15BE" w14:textId="77777777" w:rsidR="2229AB24" w:rsidRDefault="2229AB24" w:rsidP="2229AB24">
            <w:pPr>
              <w:rPr>
                <w:rFonts w:ascii="Aptos" w:eastAsia="Aptos" w:hAnsi="Aptos" w:cs="Aptos"/>
              </w:rPr>
            </w:pPr>
            <w:r>
              <w:t>Response </w:t>
            </w:r>
          </w:p>
        </w:tc>
        <w:tc>
          <w:tcPr>
            <w:tcW w:w="4500" w:type="dxa"/>
            <w:tcBorders>
              <w:top w:val="single" w:sz="6" w:space="0" w:color="auto"/>
              <w:left w:val="single" w:sz="6" w:space="0" w:color="auto"/>
              <w:bottom w:val="single" w:sz="6" w:space="0" w:color="auto"/>
              <w:right w:val="single" w:sz="6" w:space="0" w:color="auto"/>
            </w:tcBorders>
          </w:tcPr>
          <w:p w14:paraId="1DCAE182" w14:textId="2666EF75" w:rsidR="2229AB24" w:rsidRDefault="2229AB24" w:rsidP="2229AB24">
            <w:pPr>
              <w:rPr>
                <w:rFonts w:ascii="Aptos" w:eastAsia="Aptos" w:hAnsi="Aptos" w:cs="Aptos"/>
              </w:rPr>
            </w:pPr>
            <w:r>
              <w:t>Yes</w:t>
            </w:r>
            <w:r w:rsidR="0008156E">
              <w:t>.</w:t>
            </w:r>
          </w:p>
        </w:tc>
      </w:tr>
      <w:tr w:rsidR="00134928" w14:paraId="655533B8" w14:textId="77777777" w:rsidTr="2229AB24">
        <w:trPr>
          <w:trHeight w:val="300"/>
        </w:trPr>
        <w:tc>
          <w:tcPr>
            <w:tcW w:w="4500" w:type="dxa"/>
            <w:tcBorders>
              <w:top w:val="single" w:sz="6" w:space="0" w:color="auto"/>
              <w:left w:val="single" w:sz="6" w:space="0" w:color="auto"/>
              <w:bottom w:val="single" w:sz="6" w:space="0" w:color="auto"/>
              <w:right w:val="single" w:sz="6" w:space="0" w:color="auto"/>
            </w:tcBorders>
          </w:tcPr>
          <w:p w14:paraId="49B7D72E" w14:textId="77777777" w:rsidR="00134928" w:rsidRDefault="00134928" w:rsidP="00134928">
            <w:pPr>
              <w:rPr>
                <w:rFonts w:ascii="Aptos" w:eastAsia="Aptos" w:hAnsi="Aptos" w:cs="Aptos"/>
              </w:rPr>
            </w:pPr>
            <w:r>
              <w:t>Citation </w:t>
            </w:r>
          </w:p>
        </w:tc>
        <w:tc>
          <w:tcPr>
            <w:tcW w:w="4500" w:type="dxa"/>
            <w:tcBorders>
              <w:top w:val="single" w:sz="6" w:space="0" w:color="auto"/>
              <w:left w:val="single" w:sz="6" w:space="0" w:color="auto"/>
              <w:bottom w:val="single" w:sz="6" w:space="0" w:color="auto"/>
              <w:right w:val="single" w:sz="6" w:space="0" w:color="auto"/>
            </w:tcBorders>
          </w:tcPr>
          <w:p w14:paraId="2CC6E53E" w14:textId="20ADF4A1" w:rsidR="00134928" w:rsidRDefault="00134928" w:rsidP="00134928">
            <w:pPr>
              <w:rPr>
                <w:rFonts w:ascii="Aptos" w:eastAsia="Aptos" w:hAnsi="Aptos" w:cs="Aptos"/>
              </w:rPr>
            </w:pPr>
            <w:del w:id="1301" w:author="Bahar Toto" w:date="2025-11-13T15:05:00Z">
              <w:r w:rsidDel="00107E11">
                <w:delText xml:space="preserve">Conn. Gen. Stat. </w:delText>
              </w:r>
            </w:del>
            <w:r>
              <w:t>§</w:t>
            </w:r>
            <w:del w:id="1302" w:author="Bahar Toto" w:date="2025-12-03T13:17:00Z">
              <w:r w:rsidDel="006B6B41">
                <w:delText xml:space="preserve"> </w:delText>
              </w:r>
            </w:del>
            <w:r>
              <w:t>42‑518(a)(</w:t>
            </w:r>
            <w:r w:rsidR="00C544CD">
              <w:t>1</w:t>
            </w:r>
            <w:r>
              <w:t>)</w:t>
            </w:r>
            <w:ins w:id="1303" w:author="Bahar Toto" w:date="2025-11-13T15:05:00Z">
              <w:r w:rsidR="00107E11">
                <w:t xml:space="preserve"> of the CTDPA</w:t>
              </w:r>
            </w:ins>
          </w:p>
        </w:tc>
      </w:tr>
      <w:tr w:rsidR="00134928" w14:paraId="6A56E35F" w14:textId="77777777" w:rsidTr="2229AB24">
        <w:trPr>
          <w:trHeight w:val="300"/>
        </w:trPr>
        <w:tc>
          <w:tcPr>
            <w:tcW w:w="4500" w:type="dxa"/>
            <w:tcBorders>
              <w:top w:val="single" w:sz="6" w:space="0" w:color="auto"/>
              <w:left w:val="single" w:sz="6" w:space="0" w:color="auto"/>
              <w:bottom w:val="single" w:sz="6" w:space="0" w:color="auto"/>
              <w:right w:val="single" w:sz="6" w:space="0" w:color="auto"/>
            </w:tcBorders>
          </w:tcPr>
          <w:p w14:paraId="10ADFC87" w14:textId="77777777" w:rsidR="00134928" w:rsidRDefault="00134928" w:rsidP="00134928">
            <w:pPr>
              <w:rPr>
                <w:rFonts w:ascii="Aptos" w:eastAsia="Aptos" w:hAnsi="Aptos" w:cs="Aptos"/>
              </w:rPr>
            </w:pPr>
            <w:r>
              <w:t xml:space="preserve">Applicable persona </w:t>
            </w:r>
          </w:p>
        </w:tc>
        <w:tc>
          <w:tcPr>
            <w:tcW w:w="4500" w:type="dxa"/>
            <w:tcBorders>
              <w:top w:val="single" w:sz="6" w:space="0" w:color="auto"/>
              <w:left w:val="single" w:sz="6" w:space="0" w:color="auto"/>
              <w:bottom w:val="single" w:sz="6" w:space="0" w:color="auto"/>
              <w:right w:val="single" w:sz="6" w:space="0" w:color="auto"/>
            </w:tcBorders>
          </w:tcPr>
          <w:p w14:paraId="7DBD82FB" w14:textId="55FD33D8" w:rsidR="00134928" w:rsidRDefault="00134928" w:rsidP="00134928">
            <w:pPr>
              <w:rPr>
                <w:rFonts w:ascii="Aptos" w:eastAsia="Aptos" w:hAnsi="Aptos" w:cs="Aptos"/>
              </w:rPr>
            </w:pPr>
            <w:r>
              <w:t>Controllers</w:t>
            </w:r>
            <w:del w:id="1304" w:author="Bahar Toto" w:date="2025-12-03T13:17:00Z">
              <w:r w:rsidR="0008156E" w:rsidDel="006B6B41">
                <w:delText>.</w:delText>
              </w:r>
            </w:del>
          </w:p>
        </w:tc>
      </w:tr>
    </w:tbl>
    <w:p w14:paraId="225DAE06" w14:textId="77777777" w:rsidR="2229AB24" w:rsidRDefault="2229AB24" w:rsidP="2229AB24">
      <w:pPr>
        <w:tabs>
          <w:tab w:val="left" w:pos="1794"/>
        </w:tabs>
        <w:rPr>
          <w:rFonts w:ascii="Aptos" w:eastAsia="Aptos" w:hAnsi="Aptos" w:cs="Aptos"/>
          <w:color w:val="000000" w:themeColor="text1"/>
        </w:rPr>
      </w:pPr>
    </w:p>
    <w:p w14:paraId="7EE9CEFA" w14:textId="77777777" w:rsidR="41A66100" w:rsidRDefault="41A66100" w:rsidP="2229AB24">
      <w:pPr>
        <w:tabs>
          <w:tab w:val="left" w:pos="1794"/>
        </w:tabs>
        <w:rPr>
          <w:rFonts w:ascii="Aptos" w:eastAsia="Aptos" w:hAnsi="Aptos" w:cs="Aptos"/>
          <w:color w:val="000000" w:themeColor="text1"/>
        </w:rPr>
      </w:pPr>
      <w:r>
        <w:t>16.2.2. Are there general exceptions to this right?</w:t>
      </w:r>
    </w:p>
    <w:p w14:paraId="6AB652DD" w14:textId="77777777" w:rsidR="2229AB24" w:rsidRDefault="2229AB24" w:rsidP="2229AB24">
      <w:pPr>
        <w:tabs>
          <w:tab w:val="left" w:pos="1794"/>
        </w:tabs>
        <w:rPr>
          <w:rFonts w:ascii="Aptos" w:eastAsia="Aptos" w:hAnsi="Aptos" w:cs="Aptos"/>
          <w:color w:val="000000" w:themeColor="text1"/>
        </w:rPr>
      </w:pPr>
    </w:p>
    <w:tbl>
      <w:tblPr>
        <w:tblW w:w="0" w:type="auto"/>
        <w:tblBorders>
          <w:top w:val="single" w:sz="6" w:space="0" w:color="auto"/>
          <w:left w:val="single" w:sz="6" w:space="0" w:color="auto"/>
          <w:bottom w:val="single" w:sz="6" w:space="0" w:color="auto"/>
          <w:right w:val="single" w:sz="6" w:space="0" w:color="auto"/>
        </w:tblBorders>
        <w:tblLayout w:type="fixed"/>
        <w:tblLook w:val="04A0" w:firstRow="1" w:lastRow="0" w:firstColumn="1" w:lastColumn="0" w:noHBand="0" w:noVBand="1"/>
      </w:tblPr>
      <w:tblGrid>
        <w:gridCol w:w="4500"/>
        <w:gridCol w:w="4500"/>
      </w:tblGrid>
      <w:tr w:rsidR="2229AB24" w14:paraId="0B62466D" w14:textId="77777777" w:rsidTr="2229AB24">
        <w:trPr>
          <w:trHeight w:val="300"/>
        </w:trPr>
        <w:tc>
          <w:tcPr>
            <w:tcW w:w="4500" w:type="dxa"/>
            <w:tcBorders>
              <w:top w:val="single" w:sz="6" w:space="0" w:color="auto"/>
              <w:left w:val="single" w:sz="6" w:space="0" w:color="auto"/>
              <w:bottom w:val="single" w:sz="6" w:space="0" w:color="auto"/>
              <w:right w:val="single" w:sz="6" w:space="0" w:color="auto"/>
            </w:tcBorders>
          </w:tcPr>
          <w:p w14:paraId="6F95E6D6" w14:textId="77777777" w:rsidR="2229AB24" w:rsidRDefault="2229AB24" w:rsidP="2229AB24">
            <w:pPr>
              <w:rPr>
                <w:rFonts w:ascii="Aptos" w:eastAsia="Aptos" w:hAnsi="Aptos" w:cs="Aptos"/>
              </w:rPr>
            </w:pPr>
            <w:r>
              <w:t>Response </w:t>
            </w:r>
          </w:p>
        </w:tc>
        <w:tc>
          <w:tcPr>
            <w:tcW w:w="4500" w:type="dxa"/>
            <w:tcBorders>
              <w:top w:val="single" w:sz="6" w:space="0" w:color="auto"/>
              <w:left w:val="single" w:sz="6" w:space="0" w:color="auto"/>
              <w:bottom w:val="single" w:sz="6" w:space="0" w:color="auto"/>
              <w:right w:val="single" w:sz="6" w:space="0" w:color="auto"/>
            </w:tcBorders>
          </w:tcPr>
          <w:p w14:paraId="64C597ED" w14:textId="20623C7A" w:rsidR="2229AB24" w:rsidRDefault="2229AB24" w:rsidP="2229AB24">
            <w:pPr>
              <w:rPr>
                <w:rFonts w:ascii="Aptos" w:eastAsia="Aptos" w:hAnsi="Aptos" w:cs="Aptos"/>
              </w:rPr>
            </w:pPr>
            <w:r>
              <w:t>Yes, if the request cannot be verified or confirmation or access would require the controller to reveal a trade secret.</w:t>
            </w:r>
          </w:p>
        </w:tc>
      </w:tr>
      <w:tr w:rsidR="00134928" w14:paraId="4B0C3CC9" w14:textId="77777777" w:rsidTr="2229AB24">
        <w:trPr>
          <w:trHeight w:val="300"/>
        </w:trPr>
        <w:tc>
          <w:tcPr>
            <w:tcW w:w="4500" w:type="dxa"/>
            <w:tcBorders>
              <w:top w:val="single" w:sz="6" w:space="0" w:color="auto"/>
              <w:left w:val="single" w:sz="6" w:space="0" w:color="auto"/>
              <w:bottom w:val="single" w:sz="6" w:space="0" w:color="auto"/>
              <w:right w:val="single" w:sz="6" w:space="0" w:color="auto"/>
            </w:tcBorders>
          </w:tcPr>
          <w:p w14:paraId="54348994" w14:textId="77777777" w:rsidR="00134928" w:rsidRDefault="00134928" w:rsidP="00134928">
            <w:pPr>
              <w:rPr>
                <w:rFonts w:ascii="Aptos" w:eastAsia="Aptos" w:hAnsi="Aptos" w:cs="Aptos"/>
              </w:rPr>
            </w:pPr>
            <w:r>
              <w:t>Citation </w:t>
            </w:r>
          </w:p>
        </w:tc>
        <w:tc>
          <w:tcPr>
            <w:tcW w:w="4500" w:type="dxa"/>
            <w:tcBorders>
              <w:top w:val="single" w:sz="6" w:space="0" w:color="auto"/>
              <w:left w:val="single" w:sz="6" w:space="0" w:color="auto"/>
              <w:bottom w:val="single" w:sz="6" w:space="0" w:color="auto"/>
              <w:right w:val="single" w:sz="6" w:space="0" w:color="auto"/>
            </w:tcBorders>
          </w:tcPr>
          <w:p w14:paraId="7E8EE5A1" w14:textId="2E36E52D" w:rsidR="00134928" w:rsidRDefault="00134928" w:rsidP="00134928">
            <w:pPr>
              <w:rPr>
                <w:rFonts w:ascii="Aptos" w:eastAsia="Aptos" w:hAnsi="Aptos" w:cs="Aptos"/>
              </w:rPr>
            </w:pPr>
            <w:del w:id="1305" w:author="Bahar Toto" w:date="2025-11-13T15:05:00Z">
              <w:r w:rsidDel="00107E11">
                <w:delText xml:space="preserve">Conn. Gen. Stat. </w:delText>
              </w:r>
            </w:del>
            <w:r>
              <w:t>§</w:t>
            </w:r>
            <w:del w:id="1306" w:author="Bahar Toto" w:date="2025-12-04T00:51:00Z">
              <w:r w:rsidDel="00C12CBE">
                <w:delText xml:space="preserve"> </w:delText>
              </w:r>
            </w:del>
            <w:r>
              <w:t>42‑518(c)(4)</w:t>
            </w:r>
            <w:ins w:id="1307" w:author="Bahar Toto" w:date="2025-11-13T15:05:00Z">
              <w:r w:rsidR="00107E11">
                <w:t xml:space="preserve"> of the CTDPA</w:t>
              </w:r>
            </w:ins>
          </w:p>
        </w:tc>
      </w:tr>
      <w:tr w:rsidR="00134928" w14:paraId="75F4B37B" w14:textId="77777777" w:rsidTr="2229AB24">
        <w:trPr>
          <w:trHeight w:val="300"/>
        </w:trPr>
        <w:tc>
          <w:tcPr>
            <w:tcW w:w="4500" w:type="dxa"/>
            <w:tcBorders>
              <w:top w:val="single" w:sz="6" w:space="0" w:color="auto"/>
              <w:left w:val="single" w:sz="6" w:space="0" w:color="auto"/>
              <w:bottom w:val="single" w:sz="6" w:space="0" w:color="auto"/>
              <w:right w:val="single" w:sz="6" w:space="0" w:color="auto"/>
            </w:tcBorders>
          </w:tcPr>
          <w:p w14:paraId="2F84C90E" w14:textId="77777777" w:rsidR="00134928" w:rsidRDefault="00134928" w:rsidP="00134928">
            <w:pPr>
              <w:rPr>
                <w:rFonts w:ascii="Aptos" w:eastAsia="Aptos" w:hAnsi="Aptos" w:cs="Aptos"/>
              </w:rPr>
            </w:pPr>
            <w:r>
              <w:t xml:space="preserve">Applicable persona </w:t>
            </w:r>
          </w:p>
        </w:tc>
        <w:tc>
          <w:tcPr>
            <w:tcW w:w="4500" w:type="dxa"/>
            <w:tcBorders>
              <w:top w:val="single" w:sz="6" w:space="0" w:color="auto"/>
              <w:left w:val="single" w:sz="6" w:space="0" w:color="auto"/>
              <w:bottom w:val="single" w:sz="6" w:space="0" w:color="auto"/>
              <w:right w:val="single" w:sz="6" w:space="0" w:color="auto"/>
            </w:tcBorders>
          </w:tcPr>
          <w:p w14:paraId="1421F65B" w14:textId="7228E85B" w:rsidR="00134928" w:rsidRDefault="00134928" w:rsidP="00134928">
            <w:pPr>
              <w:rPr>
                <w:rFonts w:ascii="Aptos" w:eastAsia="Aptos" w:hAnsi="Aptos" w:cs="Aptos"/>
              </w:rPr>
            </w:pPr>
            <w:r>
              <w:t>Controller</w:t>
            </w:r>
            <w:r w:rsidR="0008156E">
              <w:t>s</w:t>
            </w:r>
            <w:del w:id="1308" w:author="Bahar Toto" w:date="2025-12-04T00:51:00Z">
              <w:r w:rsidR="0008156E" w:rsidDel="00C12CBE">
                <w:delText>.</w:delText>
              </w:r>
            </w:del>
          </w:p>
        </w:tc>
      </w:tr>
    </w:tbl>
    <w:p w14:paraId="47967F40" w14:textId="77777777" w:rsidR="2229AB24" w:rsidRDefault="2229AB24" w:rsidP="2229AB24">
      <w:pPr>
        <w:tabs>
          <w:tab w:val="left" w:pos="1794"/>
        </w:tabs>
        <w:rPr>
          <w:rFonts w:ascii="Aptos" w:eastAsia="Aptos" w:hAnsi="Aptos" w:cs="Aptos"/>
          <w:color w:val="000000" w:themeColor="text1"/>
        </w:rPr>
      </w:pPr>
    </w:p>
    <w:p w14:paraId="739CA6F8" w14:textId="77777777" w:rsidR="2229AB24" w:rsidRDefault="2229AB24" w:rsidP="2229AB24">
      <w:pPr>
        <w:tabs>
          <w:tab w:val="left" w:pos="1794"/>
        </w:tabs>
        <w:rPr>
          <w:rFonts w:ascii="Aptos" w:eastAsia="Aptos" w:hAnsi="Aptos" w:cs="Aptos"/>
          <w:color w:val="000000" w:themeColor="text1"/>
        </w:rPr>
      </w:pPr>
    </w:p>
    <w:p w14:paraId="5BBE6770" w14:textId="77777777" w:rsidR="41A66100" w:rsidRDefault="41A66100" w:rsidP="2229AB24">
      <w:pPr>
        <w:tabs>
          <w:tab w:val="left" w:pos="1794"/>
        </w:tabs>
        <w:rPr>
          <w:rFonts w:ascii="Aptos" w:eastAsia="Aptos" w:hAnsi="Aptos" w:cs="Aptos"/>
          <w:color w:val="000000" w:themeColor="text1"/>
        </w:rPr>
      </w:pPr>
      <w:r>
        <w:t xml:space="preserve">16.3. Right to access </w:t>
      </w:r>
    </w:p>
    <w:p w14:paraId="32930A88" w14:textId="77777777" w:rsidR="2229AB24" w:rsidRDefault="2229AB24" w:rsidP="2229AB24">
      <w:pPr>
        <w:tabs>
          <w:tab w:val="left" w:pos="1794"/>
        </w:tabs>
        <w:rPr>
          <w:rFonts w:ascii="Aptos" w:eastAsia="Aptos" w:hAnsi="Aptos" w:cs="Aptos"/>
          <w:color w:val="000000" w:themeColor="text1"/>
        </w:rPr>
      </w:pPr>
    </w:p>
    <w:p w14:paraId="4E07CAE3" w14:textId="77777777" w:rsidR="41A66100" w:rsidRDefault="41A66100" w:rsidP="2229AB24">
      <w:pPr>
        <w:tabs>
          <w:tab w:val="left" w:pos="1794"/>
        </w:tabs>
        <w:rPr>
          <w:rFonts w:ascii="Aptos" w:eastAsia="Aptos" w:hAnsi="Aptos" w:cs="Aptos"/>
          <w:color w:val="000000" w:themeColor="text1"/>
        </w:rPr>
      </w:pPr>
      <w:r>
        <w:t xml:space="preserve">16.3.1. Do data subjects have the right to access their personal data? (Please confirm in which circumstances the right applies) </w:t>
      </w:r>
    </w:p>
    <w:p w14:paraId="1BFF4B3F" w14:textId="77777777" w:rsidR="2229AB24" w:rsidRDefault="2229AB24" w:rsidP="2229AB24">
      <w:pPr>
        <w:tabs>
          <w:tab w:val="left" w:pos="1794"/>
        </w:tabs>
        <w:rPr>
          <w:rFonts w:ascii="Aptos" w:eastAsia="Aptos" w:hAnsi="Aptos" w:cs="Aptos"/>
          <w:color w:val="000000" w:themeColor="text1"/>
        </w:rPr>
      </w:pPr>
    </w:p>
    <w:tbl>
      <w:tblPr>
        <w:tblW w:w="0" w:type="auto"/>
        <w:tblBorders>
          <w:top w:val="single" w:sz="6" w:space="0" w:color="auto"/>
          <w:left w:val="single" w:sz="6" w:space="0" w:color="auto"/>
          <w:bottom w:val="single" w:sz="6" w:space="0" w:color="auto"/>
          <w:right w:val="single" w:sz="6" w:space="0" w:color="auto"/>
        </w:tblBorders>
        <w:tblLayout w:type="fixed"/>
        <w:tblLook w:val="04A0" w:firstRow="1" w:lastRow="0" w:firstColumn="1" w:lastColumn="0" w:noHBand="0" w:noVBand="1"/>
      </w:tblPr>
      <w:tblGrid>
        <w:gridCol w:w="4500"/>
        <w:gridCol w:w="4500"/>
      </w:tblGrid>
      <w:tr w:rsidR="2229AB24" w14:paraId="56362ABA" w14:textId="77777777" w:rsidTr="2229AB24">
        <w:trPr>
          <w:trHeight w:val="300"/>
        </w:trPr>
        <w:tc>
          <w:tcPr>
            <w:tcW w:w="4500" w:type="dxa"/>
            <w:tcBorders>
              <w:top w:val="single" w:sz="6" w:space="0" w:color="auto"/>
              <w:left w:val="single" w:sz="6" w:space="0" w:color="auto"/>
              <w:bottom w:val="single" w:sz="6" w:space="0" w:color="auto"/>
              <w:right w:val="single" w:sz="6" w:space="0" w:color="auto"/>
            </w:tcBorders>
          </w:tcPr>
          <w:p w14:paraId="2BF66F21" w14:textId="77777777" w:rsidR="2229AB24" w:rsidRDefault="2229AB24" w:rsidP="2229AB24">
            <w:pPr>
              <w:rPr>
                <w:rFonts w:ascii="Aptos" w:eastAsia="Aptos" w:hAnsi="Aptos" w:cs="Aptos"/>
              </w:rPr>
            </w:pPr>
            <w:r>
              <w:t>Response </w:t>
            </w:r>
          </w:p>
        </w:tc>
        <w:tc>
          <w:tcPr>
            <w:tcW w:w="4500" w:type="dxa"/>
            <w:tcBorders>
              <w:top w:val="single" w:sz="6" w:space="0" w:color="auto"/>
              <w:left w:val="single" w:sz="6" w:space="0" w:color="auto"/>
              <w:bottom w:val="single" w:sz="6" w:space="0" w:color="auto"/>
              <w:right w:val="single" w:sz="6" w:space="0" w:color="auto"/>
            </w:tcBorders>
          </w:tcPr>
          <w:p w14:paraId="28120428" w14:textId="37191641" w:rsidR="2229AB24" w:rsidRDefault="2229AB24" w:rsidP="2229AB24">
            <w:pPr>
              <w:rPr>
                <w:rFonts w:ascii="Aptos" w:eastAsia="Aptos" w:hAnsi="Aptos" w:cs="Aptos"/>
              </w:rPr>
            </w:pPr>
            <w:r>
              <w:t>Yes</w:t>
            </w:r>
            <w:r w:rsidR="0008156E">
              <w:t>.</w:t>
            </w:r>
          </w:p>
        </w:tc>
      </w:tr>
      <w:tr w:rsidR="003962DE" w14:paraId="0E5B466B" w14:textId="77777777" w:rsidTr="2229AB24">
        <w:trPr>
          <w:trHeight w:val="300"/>
        </w:trPr>
        <w:tc>
          <w:tcPr>
            <w:tcW w:w="4500" w:type="dxa"/>
            <w:tcBorders>
              <w:top w:val="single" w:sz="6" w:space="0" w:color="auto"/>
              <w:left w:val="single" w:sz="6" w:space="0" w:color="auto"/>
              <w:bottom w:val="single" w:sz="6" w:space="0" w:color="auto"/>
              <w:right w:val="single" w:sz="6" w:space="0" w:color="auto"/>
            </w:tcBorders>
          </w:tcPr>
          <w:p w14:paraId="7712043F" w14:textId="77777777" w:rsidR="003962DE" w:rsidRDefault="003962DE" w:rsidP="003962DE">
            <w:pPr>
              <w:rPr>
                <w:rFonts w:ascii="Aptos" w:eastAsia="Aptos" w:hAnsi="Aptos" w:cs="Aptos"/>
              </w:rPr>
            </w:pPr>
            <w:r>
              <w:t>Citation </w:t>
            </w:r>
          </w:p>
        </w:tc>
        <w:tc>
          <w:tcPr>
            <w:tcW w:w="4500" w:type="dxa"/>
            <w:tcBorders>
              <w:top w:val="single" w:sz="6" w:space="0" w:color="auto"/>
              <w:left w:val="single" w:sz="6" w:space="0" w:color="auto"/>
              <w:bottom w:val="single" w:sz="6" w:space="0" w:color="auto"/>
              <w:right w:val="single" w:sz="6" w:space="0" w:color="auto"/>
            </w:tcBorders>
          </w:tcPr>
          <w:p w14:paraId="0939ED8F" w14:textId="24FE6DE7" w:rsidR="003962DE" w:rsidRDefault="003962DE" w:rsidP="003962DE">
            <w:pPr>
              <w:rPr>
                <w:rFonts w:ascii="Aptos" w:eastAsia="Aptos" w:hAnsi="Aptos" w:cs="Aptos"/>
              </w:rPr>
            </w:pPr>
            <w:del w:id="1309" w:author="Bahar Toto" w:date="2025-11-13T15:05:00Z">
              <w:r w:rsidDel="00107E11">
                <w:delText xml:space="preserve">Conn. Gen. Stat. </w:delText>
              </w:r>
            </w:del>
            <w:r>
              <w:t>§</w:t>
            </w:r>
            <w:del w:id="1310" w:author="Bahar Toto" w:date="2025-12-04T00:51:00Z">
              <w:r w:rsidDel="00C12CBE">
                <w:delText xml:space="preserve"> </w:delText>
              </w:r>
            </w:del>
            <w:r>
              <w:t>42‑518(a)(</w:t>
            </w:r>
            <w:r w:rsidR="00C544CD">
              <w:t>4</w:t>
            </w:r>
            <w:r>
              <w:t>)</w:t>
            </w:r>
            <w:ins w:id="1311" w:author="Bahar Toto" w:date="2025-11-13T15:05:00Z">
              <w:r w:rsidR="00107E11">
                <w:t xml:space="preserve"> of the CTDPA</w:t>
              </w:r>
            </w:ins>
          </w:p>
        </w:tc>
      </w:tr>
      <w:tr w:rsidR="003962DE" w14:paraId="3723A82C" w14:textId="77777777" w:rsidTr="2229AB24">
        <w:trPr>
          <w:trHeight w:val="300"/>
        </w:trPr>
        <w:tc>
          <w:tcPr>
            <w:tcW w:w="4500" w:type="dxa"/>
            <w:tcBorders>
              <w:top w:val="single" w:sz="6" w:space="0" w:color="auto"/>
              <w:left w:val="single" w:sz="6" w:space="0" w:color="auto"/>
              <w:bottom w:val="single" w:sz="6" w:space="0" w:color="auto"/>
              <w:right w:val="single" w:sz="6" w:space="0" w:color="auto"/>
            </w:tcBorders>
          </w:tcPr>
          <w:p w14:paraId="5EA92493" w14:textId="77777777" w:rsidR="003962DE" w:rsidRDefault="003962DE" w:rsidP="003962DE">
            <w:pPr>
              <w:rPr>
                <w:rFonts w:ascii="Aptos" w:eastAsia="Aptos" w:hAnsi="Aptos" w:cs="Aptos"/>
              </w:rPr>
            </w:pPr>
            <w:r>
              <w:t xml:space="preserve">Applicable persona </w:t>
            </w:r>
          </w:p>
        </w:tc>
        <w:tc>
          <w:tcPr>
            <w:tcW w:w="4500" w:type="dxa"/>
            <w:tcBorders>
              <w:top w:val="single" w:sz="6" w:space="0" w:color="auto"/>
              <w:left w:val="single" w:sz="6" w:space="0" w:color="auto"/>
              <w:bottom w:val="single" w:sz="6" w:space="0" w:color="auto"/>
              <w:right w:val="single" w:sz="6" w:space="0" w:color="auto"/>
            </w:tcBorders>
          </w:tcPr>
          <w:p w14:paraId="19ED13F7" w14:textId="58779899" w:rsidR="003962DE" w:rsidRDefault="003962DE" w:rsidP="003962DE">
            <w:pPr>
              <w:rPr>
                <w:rFonts w:ascii="Aptos" w:eastAsia="Aptos" w:hAnsi="Aptos" w:cs="Aptos"/>
              </w:rPr>
            </w:pPr>
            <w:r>
              <w:t>Controllers</w:t>
            </w:r>
            <w:del w:id="1312" w:author="Bahar Toto" w:date="2025-12-04T00:51:00Z">
              <w:r w:rsidR="0008156E" w:rsidDel="00C12CBE">
                <w:delText>.</w:delText>
              </w:r>
            </w:del>
          </w:p>
        </w:tc>
      </w:tr>
    </w:tbl>
    <w:p w14:paraId="6DF777B9" w14:textId="77777777" w:rsidR="2229AB24" w:rsidRDefault="2229AB24" w:rsidP="2229AB24">
      <w:pPr>
        <w:tabs>
          <w:tab w:val="left" w:pos="1794"/>
        </w:tabs>
        <w:rPr>
          <w:rFonts w:ascii="Aptos" w:eastAsia="Aptos" w:hAnsi="Aptos" w:cs="Aptos"/>
          <w:color w:val="000000" w:themeColor="text1"/>
        </w:rPr>
      </w:pPr>
    </w:p>
    <w:p w14:paraId="49B8E8F2" w14:textId="77777777" w:rsidR="41A66100" w:rsidRDefault="41A66100" w:rsidP="2229AB24">
      <w:pPr>
        <w:tabs>
          <w:tab w:val="left" w:pos="1794"/>
        </w:tabs>
        <w:rPr>
          <w:rFonts w:ascii="Aptos" w:eastAsia="Aptos" w:hAnsi="Aptos" w:cs="Aptos"/>
          <w:color w:val="000000" w:themeColor="text1"/>
        </w:rPr>
      </w:pPr>
      <w:r>
        <w:t>16.3.2. What information must be provided to data subjects?</w:t>
      </w:r>
    </w:p>
    <w:p w14:paraId="55CD65C1" w14:textId="77777777" w:rsidR="2229AB24" w:rsidRDefault="2229AB24" w:rsidP="2229AB24">
      <w:pPr>
        <w:tabs>
          <w:tab w:val="left" w:pos="1794"/>
        </w:tabs>
        <w:rPr>
          <w:rFonts w:ascii="Aptos" w:eastAsia="Aptos" w:hAnsi="Aptos" w:cs="Aptos"/>
          <w:color w:val="000000" w:themeColor="text1"/>
        </w:rPr>
      </w:pPr>
    </w:p>
    <w:tbl>
      <w:tblPr>
        <w:tblW w:w="0" w:type="auto"/>
        <w:tblBorders>
          <w:top w:val="single" w:sz="6" w:space="0" w:color="auto"/>
          <w:left w:val="single" w:sz="6" w:space="0" w:color="auto"/>
          <w:bottom w:val="single" w:sz="6" w:space="0" w:color="auto"/>
          <w:right w:val="single" w:sz="6" w:space="0" w:color="auto"/>
        </w:tblBorders>
        <w:tblLayout w:type="fixed"/>
        <w:tblLook w:val="04A0" w:firstRow="1" w:lastRow="0" w:firstColumn="1" w:lastColumn="0" w:noHBand="0" w:noVBand="1"/>
      </w:tblPr>
      <w:tblGrid>
        <w:gridCol w:w="4500"/>
        <w:gridCol w:w="4500"/>
      </w:tblGrid>
      <w:tr w:rsidR="2229AB24" w14:paraId="64C2005E" w14:textId="77777777" w:rsidTr="2229AB24">
        <w:trPr>
          <w:trHeight w:val="300"/>
        </w:trPr>
        <w:tc>
          <w:tcPr>
            <w:tcW w:w="4500" w:type="dxa"/>
            <w:tcBorders>
              <w:top w:val="single" w:sz="6" w:space="0" w:color="auto"/>
              <w:left w:val="single" w:sz="6" w:space="0" w:color="auto"/>
              <w:bottom w:val="single" w:sz="6" w:space="0" w:color="auto"/>
              <w:right w:val="single" w:sz="6" w:space="0" w:color="auto"/>
            </w:tcBorders>
          </w:tcPr>
          <w:p w14:paraId="43C56EC9" w14:textId="77777777" w:rsidR="2229AB24" w:rsidRDefault="2229AB24" w:rsidP="2229AB24">
            <w:pPr>
              <w:rPr>
                <w:rFonts w:ascii="Aptos" w:eastAsia="Aptos" w:hAnsi="Aptos" w:cs="Aptos"/>
              </w:rPr>
            </w:pPr>
            <w:r>
              <w:t>Response </w:t>
            </w:r>
          </w:p>
        </w:tc>
        <w:tc>
          <w:tcPr>
            <w:tcW w:w="4500" w:type="dxa"/>
            <w:tcBorders>
              <w:top w:val="single" w:sz="6" w:space="0" w:color="auto"/>
              <w:left w:val="single" w:sz="6" w:space="0" w:color="auto"/>
              <w:bottom w:val="single" w:sz="6" w:space="0" w:color="auto"/>
              <w:right w:val="single" w:sz="6" w:space="0" w:color="auto"/>
            </w:tcBorders>
          </w:tcPr>
          <w:p w14:paraId="0837EE6A" w14:textId="5C9E7F23" w:rsidR="2229AB24" w:rsidRDefault="2229AB24" w:rsidP="2229AB24">
            <w:pPr>
              <w:rPr>
                <w:rFonts w:ascii="Aptos" w:eastAsia="Aptos" w:hAnsi="Aptos" w:cs="Aptos"/>
              </w:rPr>
            </w:pPr>
            <w:r>
              <w:t>The consumer's personal data processed by the controller</w:t>
            </w:r>
            <w:r w:rsidR="0008156E">
              <w:t>.</w:t>
            </w:r>
          </w:p>
        </w:tc>
      </w:tr>
      <w:tr w:rsidR="00134928" w14:paraId="18D3C819" w14:textId="77777777" w:rsidTr="2229AB24">
        <w:trPr>
          <w:trHeight w:val="300"/>
        </w:trPr>
        <w:tc>
          <w:tcPr>
            <w:tcW w:w="4500" w:type="dxa"/>
            <w:tcBorders>
              <w:top w:val="single" w:sz="6" w:space="0" w:color="auto"/>
              <w:left w:val="single" w:sz="6" w:space="0" w:color="auto"/>
              <w:bottom w:val="single" w:sz="6" w:space="0" w:color="auto"/>
              <w:right w:val="single" w:sz="6" w:space="0" w:color="auto"/>
            </w:tcBorders>
          </w:tcPr>
          <w:p w14:paraId="01950845" w14:textId="77777777" w:rsidR="00134928" w:rsidRDefault="00134928" w:rsidP="00134928">
            <w:pPr>
              <w:rPr>
                <w:rFonts w:ascii="Aptos" w:eastAsia="Aptos" w:hAnsi="Aptos" w:cs="Aptos"/>
              </w:rPr>
            </w:pPr>
            <w:r>
              <w:t>Citation </w:t>
            </w:r>
          </w:p>
        </w:tc>
        <w:tc>
          <w:tcPr>
            <w:tcW w:w="4500" w:type="dxa"/>
            <w:tcBorders>
              <w:top w:val="single" w:sz="6" w:space="0" w:color="auto"/>
              <w:left w:val="single" w:sz="6" w:space="0" w:color="auto"/>
              <w:bottom w:val="single" w:sz="6" w:space="0" w:color="auto"/>
              <w:right w:val="single" w:sz="6" w:space="0" w:color="auto"/>
            </w:tcBorders>
          </w:tcPr>
          <w:p w14:paraId="4D6AE4AE" w14:textId="6ADA5D30" w:rsidR="00134928" w:rsidRDefault="00134928" w:rsidP="00134928">
            <w:pPr>
              <w:rPr>
                <w:rFonts w:ascii="Aptos" w:eastAsia="Aptos" w:hAnsi="Aptos" w:cs="Aptos"/>
              </w:rPr>
            </w:pPr>
            <w:del w:id="1313" w:author="Bahar Toto" w:date="2025-11-13T15:05:00Z">
              <w:r w:rsidDel="00107E11">
                <w:delText xml:space="preserve">Conn. Gen. Stat. </w:delText>
              </w:r>
            </w:del>
            <w:r>
              <w:t>§</w:t>
            </w:r>
            <w:del w:id="1314" w:author="Bahar Toto" w:date="2025-12-04T00:51:00Z">
              <w:r w:rsidDel="00C12CBE">
                <w:delText xml:space="preserve"> </w:delText>
              </w:r>
            </w:del>
            <w:r>
              <w:t>42‑518(a)(</w:t>
            </w:r>
            <w:r w:rsidR="00C544CD">
              <w:t>4</w:t>
            </w:r>
            <w:r>
              <w:t>)</w:t>
            </w:r>
            <w:ins w:id="1315" w:author="Bahar Toto" w:date="2025-11-13T15:05:00Z">
              <w:r w:rsidR="00107E11">
                <w:t xml:space="preserve"> of the CTDPA</w:t>
              </w:r>
            </w:ins>
          </w:p>
        </w:tc>
      </w:tr>
      <w:tr w:rsidR="00134928" w14:paraId="18F3E530" w14:textId="77777777" w:rsidTr="2229AB24">
        <w:trPr>
          <w:trHeight w:val="300"/>
        </w:trPr>
        <w:tc>
          <w:tcPr>
            <w:tcW w:w="4500" w:type="dxa"/>
            <w:tcBorders>
              <w:top w:val="single" w:sz="6" w:space="0" w:color="auto"/>
              <w:left w:val="single" w:sz="6" w:space="0" w:color="auto"/>
              <w:bottom w:val="single" w:sz="6" w:space="0" w:color="auto"/>
              <w:right w:val="single" w:sz="6" w:space="0" w:color="auto"/>
            </w:tcBorders>
          </w:tcPr>
          <w:p w14:paraId="0FB020B5" w14:textId="77777777" w:rsidR="00134928" w:rsidRDefault="00134928" w:rsidP="00134928">
            <w:pPr>
              <w:rPr>
                <w:rFonts w:ascii="Aptos" w:eastAsia="Aptos" w:hAnsi="Aptos" w:cs="Aptos"/>
              </w:rPr>
            </w:pPr>
            <w:r>
              <w:t xml:space="preserve">Applicable persona </w:t>
            </w:r>
          </w:p>
        </w:tc>
        <w:tc>
          <w:tcPr>
            <w:tcW w:w="4500" w:type="dxa"/>
            <w:tcBorders>
              <w:top w:val="single" w:sz="6" w:space="0" w:color="auto"/>
              <w:left w:val="single" w:sz="6" w:space="0" w:color="auto"/>
              <w:bottom w:val="single" w:sz="6" w:space="0" w:color="auto"/>
              <w:right w:val="single" w:sz="6" w:space="0" w:color="auto"/>
            </w:tcBorders>
          </w:tcPr>
          <w:p w14:paraId="72E36703" w14:textId="478036D5" w:rsidR="00134928" w:rsidRDefault="00134928" w:rsidP="00134928">
            <w:pPr>
              <w:rPr>
                <w:rFonts w:ascii="Aptos" w:eastAsia="Aptos" w:hAnsi="Aptos" w:cs="Aptos"/>
              </w:rPr>
            </w:pPr>
            <w:r>
              <w:t>Controllers</w:t>
            </w:r>
            <w:del w:id="1316" w:author="Bahar Toto" w:date="2025-12-04T00:51:00Z">
              <w:r w:rsidR="0008156E" w:rsidDel="00C12CBE">
                <w:delText>.</w:delText>
              </w:r>
            </w:del>
          </w:p>
        </w:tc>
      </w:tr>
    </w:tbl>
    <w:p w14:paraId="5FAC2918" w14:textId="77777777" w:rsidR="2229AB24" w:rsidRDefault="2229AB24" w:rsidP="2229AB24">
      <w:pPr>
        <w:tabs>
          <w:tab w:val="left" w:pos="1794"/>
        </w:tabs>
        <w:rPr>
          <w:rFonts w:ascii="Aptos" w:eastAsia="Aptos" w:hAnsi="Aptos" w:cs="Aptos"/>
          <w:color w:val="000000" w:themeColor="text1"/>
        </w:rPr>
      </w:pPr>
    </w:p>
    <w:p w14:paraId="6AB16292" w14:textId="77777777" w:rsidR="41A66100" w:rsidRDefault="41A66100" w:rsidP="2229AB24">
      <w:pPr>
        <w:tabs>
          <w:tab w:val="left" w:pos="1794"/>
        </w:tabs>
        <w:rPr>
          <w:rFonts w:ascii="Aptos" w:eastAsia="Aptos" w:hAnsi="Aptos" w:cs="Aptos"/>
          <w:color w:val="000000" w:themeColor="text1"/>
        </w:rPr>
      </w:pPr>
      <w:r>
        <w:t>16.3.3. Are there general exceptions to this right?</w:t>
      </w:r>
    </w:p>
    <w:p w14:paraId="321F679D" w14:textId="77777777" w:rsidR="2229AB24" w:rsidRDefault="2229AB24" w:rsidP="2229AB24">
      <w:pPr>
        <w:tabs>
          <w:tab w:val="left" w:pos="1794"/>
        </w:tabs>
        <w:rPr>
          <w:rFonts w:ascii="Aptos" w:eastAsia="Aptos" w:hAnsi="Aptos" w:cs="Aptos"/>
          <w:color w:val="000000" w:themeColor="text1"/>
        </w:rPr>
      </w:pPr>
    </w:p>
    <w:tbl>
      <w:tblPr>
        <w:tblW w:w="0" w:type="auto"/>
        <w:tblBorders>
          <w:top w:val="single" w:sz="6" w:space="0" w:color="auto"/>
          <w:left w:val="single" w:sz="6" w:space="0" w:color="auto"/>
          <w:bottom w:val="single" w:sz="6" w:space="0" w:color="auto"/>
          <w:right w:val="single" w:sz="6" w:space="0" w:color="auto"/>
        </w:tblBorders>
        <w:tblLayout w:type="fixed"/>
        <w:tblLook w:val="04A0" w:firstRow="1" w:lastRow="0" w:firstColumn="1" w:lastColumn="0" w:noHBand="0" w:noVBand="1"/>
      </w:tblPr>
      <w:tblGrid>
        <w:gridCol w:w="4500"/>
        <w:gridCol w:w="4500"/>
      </w:tblGrid>
      <w:tr w:rsidR="00134928" w14:paraId="0512FEC4" w14:textId="77777777" w:rsidTr="2229AB24">
        <w:trPr>
          <w:trHeight w:val="300"/>
        </w:trPr>
        <w:tc>
          <w:tcPr>
            <w:tcW w:w="4500" w:type="dxa"/>
            <w:tcBorders>
              <w:top w:val="single" w:sz="6" w:space="0" w:color="auto"/>
              <w:left w:val="single" w:sz="6" w:space="0" w:color="auto"/>
              <w:bottom w:val="single" w:sz="6" w:space="0" w:color="auto"/>
              <w:right w:val="single" w:sz="6" w:space="0" w:color="auto"/>
            </w:tcBorders>
          </w:tcPr>
          <w:p w14:paraId="79D6AD13" w14:textId="77777777" w:rsidR="00134928" w:rsidRDefault="00134928" w:rsidP="00134928">
            <w:pPr>
              <w:rPr>
                <w:rFonts w:ascii="Aptos" w:eastAsia="Aptos" w:hAnsi="Aptos" w:cs="Aptos"/>
              </w:rPr>
            </w:pPr>
            <w:r>
              <w:t>Response </w:t>
            </w:r>
          </w:p>
        </w:tc>
        <w:tc>
          <w:tcPr>
            <w:tcW w:w="4500" w:type="dxa"/>
            <w:tcBorders>
              <w:top w:val="single" w:sz="6" w:space="0" w:color="auto"/>
              <w:left w:val="single" w:sz="6" w:space="0" w:color="auto"/>
              <w:bottom w:val="single" w:sz="6" w:space="0" w:color="auto"/>
              <w:right w:val="single" w:sz="6" w:space="0" w:color="auto"/>
            </w:tcBorders>
          </w:tcPr>
          <w:p w14:paraId="3BBAB733" w14:textId="396B18AD" w:rsidR="00134928" w:rsidRDefault="00134928" w:rsidP="00134928">
            <w:pPr>
              <w:rPr>
                <w:rFonts w:ascii="Aptos" w:eastAsia="Aptos" w:hAnsi="Aptos" w:cs="Aptos"/>
              </w:rPr>
            </w:pPr>
            <w:r>
              <w:t xml:space="preserve"> Yes, if the request cannot be verified</w:t>
            </w:r>
            <w:r w:rsidR="0008156E">
              <w:t>.</w:t>
            </w:r>
          </w:p>
        </w:tc>
      </w:tr>
      <w:tr w:rsidR="00134928" w14:paraId="204E190A" w14:textId="77777777" w:rsidTr="2229AB24">
        <w:trPr>
          <w:trHeight w:val="300"/>
        </w:trPr>
        <w:tc>
          <w:tcPr>
            <w:tcW w:w="4500" w:type="dxa"/>
            <w:tcBorders>
              <w:top w:val="single" w:sz="6" w:space="0" w:color="auto"/>
              <w:left w:val="single" w:sz="6" w:space="0" w:color="auto"/>
              <w:bottom w:val="single" w:sz="6" w:space="0" w:color="auto"/>
              <w:right w:val="single" w:sz="6" w:space="0" w:color="auto"/>
            </w:tcBorders>
          </w:tcPr>
          <w:p w14:paraId="44C45382" w14:textId="77777777" w:rsidR="00134928" w:rsidRDefault="00134928" w:rsidP="00134928">
            <w:pPr>
              <w:rPr>
                <w:rFonts w:ascii="Aptos" w:eastAsia="Aptos" w:hAnsi="Aptos" w:cs="Aptos"/>
              </w:rPr>
            </w:pPr>
            <w:r>
              <w:t>Citation </w:t>
            </w:r>
          </w:p>
        </w:tc>
        <w:tc>
          <w:tcPr>
            <w:tcW w:w="4500" w:type="dxa"/>
            <w:tcBorders>
              <w:top w:val="single" w:sz="6" w:space="0" w:color="auto"/>
              <w:left w:val="single" w:sz="6" w:space="0" w:color="auto"/>
              <w:bottom w:val="single" w:sz="6" w:space="0" w:color="auto"/>
              <w:right w:val="single" w:sz="6" w:space="0" w:color="auto"/>
            </w:tcBorders>
          </w:tcPr>
          <w:p w14:paraId="3AC485CF" w14:textId="5C466552" w:rsidR="00134928" w:rsidRDefault="00134928" w:rsidP="00134928">
            <w:pPr>
              <w:rPr>
                <w:rFonts w:ascii="Aptos" w:eastAsia="Aptos" w:hAnsi="Aptos" w:cs="Aptos"/>
              </w:rPr>
            </w:pPr>
            <w:del w:id="1317" w:author="Bahar Toto" w:date="2025-11-13T15:05:00Z">
              <w:r w:rsidDel="00107E11">
                <w:delText xml:space="preserve"> Conn. Gen. Stat. </w:delText>
              </w:r>
            </w:del>
            <w:r>
              <w:t>§</w:t>
            </w:r>
            <w:del w:id="1318" w:author="Bahar Toto" w:date="2025-12-04T00:51:00Z">
              <w:r w:rsidDel="00C12CBE">
                <w:delText xml:space="preserve"> </w:delText>
              </w:r>
            </w:del>
            <w:r>
              <w:t>42‑518(c)(4)</w:t>
            </w:r>
            <w:ins w:id="1319" w:author="Bahar Toto" w:date="2025-11-13T15:05:00Z">
              <w:r w:rsidR="00107E11">
                <w:t xml:space="preserve"> of the CTDPA</w:t>
              </w:r>
            </w:ins>
          </w:p>
        </w:tc>
      </w:tr>
      <w:tr w:rsidR="00134928" w14:paraId="28F5CDB3" w14:textId="77777777" w:rsidTr="2229AB24">
        <w:trPr>
          <w:trHeight w:val="300"/>
        </w:trPr>
        <w:tc>
          <w:tcPr>
            <w:tcW w:w="4500" w:type="dxa"/>
            <w:tcBorders>
              <w:top w:val="single" w:sz="6" w:space="0" w:color="auto"/>
              <w:left w:val="single" w:sz="6" w:space="0" w:color="auto"/>
              <w:bottom w:val="single" w:sz="6" w:space="0" w:color="auto"/>
              <w:right w:val="single" w:sz="6" w:space="0" w:color="auto"/>
            </w:tcBorders>
          </w:tcPr>
          <w:p w14:paraId="6F234901" w14:textId="77777777" w:rsidR="00134928" w:rsidRDefault="00134928" w:rsidP="00134928">
            <w:pPr>
              <w:rPr>
                <w:rFonts w:ascii="Aptos" w:eastAsia="Aptos" w:hAnsi="Aptos" w:cs="Aptos"/>
              </w:rPr>
            </w:pPr>
            <w:r>
              <w:t xml:space="preserve">Applicable persona </w:t>
            </w:r>
          </w:p>
        </w:tc>
        <w:tc>
          <w:tcPr>
            <w:tcW w:w="4500" w:type="dxa"/>
            <w:tcBorders>
              <w:top w:val="single" w:sz="6" w:space="0" w:color="auto"/>
              <w:left w:val="single" w:sz="6" w:space="0" w:color="auto"/>
              <w:bottom w:val="single" w:sz="6" w:space="0" w:color="auto"/>
              <w:right w:val="single" w:sz="6" w:space="0" w:color="auto"/>
            </w:tcBorders>
          </w:tcPr>
          <w:p w14:paraId="37B4AA4B" w14:textId="545E1C28" w:rsidR="00134928" w:rsidRDefault="00134928" w:rsidP="00134928">
            <w:pPr>
              <w:rPr>
                <w:rFonts w:ascii="Aptos" w:eastAsia="Aptos" w:hAnsi="Aptos" w:cs="Aptos"/>
              </w:rPr>
            </w:pPr>
            <w:r>
              <w:t>Controller</w:t>
            </w:r>
            <w:r w:rsidR="0008156E">
              <w:t>s</w:t>
            </w:r>
            <w:del w:id="1320" w:author="Bahar Toto" w:date="2025-12-04T00:51:00Z">
              <w:r w:rsidR="0008156E" w:rsidDel="00C12CBE">
                <w:delText>.</w:delText>
              </w:r>
            </w:del>
          </w:p>
        </w:tc>
      </w:tr>
    </w:tbl>
    <w:p w14:paraId="78E10652" w14:textId="77777777" w:rsidR="2229AB24" w:rsidRDefault="2229AB24" w:rsidP="2229AB24">
      <w:pPr>
        <w:tabs>
          <w:tab w:val="left" w:pos="1794"/>
        </w:tabs>
        <w:rPr>
          <w:rFonts w:ascii="Aptos" w:eastAsia="Aptos" w:hAnsi="Aptos" w:cs="Aptos"/>
          <w:color w:val="000000" w:themeColor="text1"/>
        </w:rPr>
      </w:pPr>
    </w:p>
    <w:p w14:paraId="6BBC5DC4" w14:textId="77777777" w:rsidR="2229AB24" w:rsidRDefault="2229AB24" w:rsidP="2229AB24">
      <w:pPr>
        <w:tabs>
          <w:tab w:val="left" w:pos="1794"/>
        </w:tabs>
        <w:rPr>
          <w:rFonts w:ascii="Aptos" w:eastAsia="Aptos" w:hAnsi="Aptos" w:cs="Aptos"/>
          <w:color w:val="000000" w:themeColor="text1"/>
        </w:rPr>
      </w:pPr>
    </w:p>
    <w:p w14:paraId="34660A49" w14:textId="77777777" w:rsidR="41A66100" w:rsidRDefault="41A66100" w:rsidP="2229AB24">
      <w:pPr>
        <w:tabs>
          <w:tab w:val="left" w:pos="1794"/>
        </w:tabs>
        <w:rPr>
          <w:rFonts w:ascii="Aptos" w:eastAsia="Aptos" w:hAnsi="Aptos" w:cs="Aptos"/>
          <w:color w:val="000000" w:themeColor="text1"/>
        </w:rPr>
      </w:pPr>
      <w:r>
        <w:t xml:space="preserve">16.4. Right to data portability </w:t>
      </w:r>
    </w:p>
    <w:p w14:paraId="49A56384" w14:textId="77777777" w:rsidR="2229AB24" w:rsidRDefault="2229AB24" w:rsidP="2229AB24">
      <w:pPr>
        <w:tabs>
          <w:tab w:val="left" w:pos="1794"/>
        </w:tabs>
        <w:rPr>
          <w:rFonts w:ascii="Aptos" w:eastAsia="Aptos" w:hAnsi="Aptos" w:cs="Aptos"/>
          <w:color w:val="000000" w:themeColor="text1"/>
        </w:rPr>
      </w:pPr>
    </w:p>
    <w:p w14:paraId="68E7A65A" w14:textId="77777777" w:rsidR="41A66100" w:rsidRDefault="41A66100" w:rsidP="2229AB24">
      <w:pPr>
        <w:tabs>
          <w:tab w:val="left" w:pos="1794"/>
        </w:tabs>
        <w:rPr>
          <w:rFonts w:ascii="Aptos" w:eastAsia="Aptos" w:hAnsi="Aptos" w:cs="Aptos"/>
          <w:color w:val="000000" w:themeColor="text1"/>
        </w:rPr>
      </w:pPr>
      <w:r>
        <w:t>16.4.1. Do data subjects have the right to data portability? (Please confirm in which circumstances the right applies)</w:t>
      </w:r>
    </w:p>
    <w:p w14:paraId="19E5BE03" w14:textId="77777777" w:rsidR="2229AB24" w:rsidRDefault="2229AB24" w:rsidP="2229AB24">
      <w:pPr>
        <w:tabs>
          <w:tab w:val="left" w:pos="1794"/>
        </w:tabs>
        <w:rPr>
          <w:rFonts w:ascii="Aptos" w:eastAsia="Aptos" w:hAnsi="Aptos" w:cs="Aptos"/>
          <w:color w:val="000000" w:themeColor="text1"/>
        </w:rPr>
      </w:pPr>
    </w:p>
    <w:tbl>
      <w:tblPr>
        <w:tblW w:w="0" w:type="auto"/>
        <w:tblBorders>
          <w:top w:val="single" w:sz="6" w:space="0" w:color="auto"/>
          <w:left w:val="single" w:sz="6" w:space="0" w:color="auto"/>
          <w:bottom w:val="single" w:sz="6" w:space="0" w:color="auto"/>
          <w:right w:val="single" w:sz="6" w:space="0" w:color="auto"/>
        </w:tblBorders>
        <w:tblLayout w:type="fixed"/>
        <w:tblLook w:val="04A0" w:firstRow="1" w:lastRow="0" w:firstColumn="1" w:lastColumn="0" w:noHBand="0" w:noVBand="1"/>
      </w:tblPr>
      <w:tblGrid>
        <w:gridCol w:w="4500"/>
        <w:gridCol w:w="4500"/>
      </w:tblGrid>
      <w:tr w:rsidR="2229AB24" w14:paraId="2A79FF38" w14:textId="77777777" w:rsidTr="2229AB24">
        <w:trPr>
          <w:trHeight w:val="300"/>
        </w:trPr>
        <w:tc>
          <w:tcPr>
            <w:tcW w:w="4500" w:type="dxa"/>
            <w:tcBorders>
              <w:top w:val="single" w:sz="6" w:space="0" w:color="auto"/>
              <w:left w:val="single" w:sz="6" w:space="0" w:color="auto"/>
              <w:bottom w:val="single" w:sz="6" w:space="0" w:color="auto"/>
              <w:right w:val="single" w:sz="6" w:space="0" w:color="auto"/>
            </w:tcBorders>
          </w:tcPr>
          <w:p w14:paraId="1DB74179" w14:textId="77777777" w:rsidR="2229AB24" w:rsidRDefault="2229AB24" w:rsidP="2229AB24">
            <w:pPr>
              <w:rPr>
                <w:rFonts w:ascii="Aptos" w:eastAsia="Aptos" w:hAnsi="Aptos" w:cs="Aptos"/>
              </w:rPr>
            </w:pPr>
            <w:r>
              <w:t>Response </w:t>
            </w:r>
          </w:p>
        </w:tc>
        <w:tc>
          <w:tcPr>
            <w:tcW w:w="4500" w:type="dxa"/>
            <w:tcBorders>
              <w:top w:val="single" w:sz="6" w:space="0" w:color="auto"/>
              <w:left w:val="single" w:sz="6" w:space="0" w:color="auto"/>
              <w:bottom w:val="single" w:sz="6" w:space="0" w:color="auto"/>
              <w:right w:val="single" w:sz="6" w:space="0" w:color="auto"/>
            </w:tcBorders>
          </w:tcPr>
          <w:p w14:paraId="1A578445" w14:textId="2C8DF57B" w:rsidR="2229AB24" w:rsidRDefault="2229AB24" w:rsidP="2229AB24">
            <w:pPr>
              <w:rPr>
                <w:rFonts w:ascii="Aptos" w:eastAsia="Aptos" w:hAnsi="Aptos" w:cs="Aptos"/>
              </w:rPr>
            </w:pPr>
            <w:r>
              <w:t xml:space="preserve">Yes. To the extent technically feasible, in </w:t>
            </w:r>
            <w:ins w:id="1321" w:author="Bahar Toto" w:date="2025-12-04T00:51:00Z">
              <w:r w:rsidR="00C12CBE">
                <w:t xml:space="preserve">a </w:t>
              </w:r>
            </w:ins>
            <w:r>
              <w:t>readily usable format that allows the consumer to transmit the data to another controller without hindrance, where the processing is carried out by automated means, provided such controller shall not be required to reveal any trade secret.</w:t>
            </w:r>
          </w:p>
        </w:tc>
      </w:tr>
      <w:tr w:rsidR="2229AB24" w14:paraId="67AB9E23" w14:textId="77777777" w:rsidTr="2229AB24">
        <w:trPr>
          <w:trHeight w:val="300"/>
        </w:trPr>
        <w:tc>
          <w:tcPr>
            <w:tcW w:w="4500" w:type="dxa"/>
            <w:tcBorders>
              <w:top w:val="single" w:sz="6" w:space="0" w:color="auto"/>
              <w:left w:val="single" w:sz="6" w:space="0" w:color="auto"/>
              <w:bottom w:val="single" w:sz="6" w:space="0" w:color="auto"/>
              <w:right w:val="single" w:sz="6" w:space="0" w:color="auto"/>
            </w:tcBorders>
          </w:tcPr>
          <w:p w14:paraId="2540CB02" w14:textId="77777777" w:rsidR="2229AB24" w:rsidRDefault="2229AB24" w:rsidP="2229AB24">
            <w:pPr>
              <w:rPr>
                <w:rFonts w:ascii="Aptos" w:eastAsia="Aptos" w:hAnsi="Aptos" w:cs="Aptos"/>
              </w:rPr>
            </w:pPr>
            <w:r>
              <w:t>Citation </w:t>
            </w:r>
          </w:p>
        </w:tc>
        <w:tc>
          <w:tcPr>
            <w:tcW w:w="4500" w:type="dxa"/>
            <w:tcBorders>
              <w:top w:val="single" w:sz="6" w:space="0" w:color="auto"/>
              <w:left w:val="single" w:sz="6" w:space="0" w:color="auto"/>
              <w:bottom w:val="single" w:sz="6" w:space="0" w:color="auto"/>
              <w:right w:val="single" w:sz="6" w:space="0" w:color="auto"/>
            </w:tcBorders>
          </w:tcPr>
          <w:p w14:paraId="41B8C007" w14:textId="29446C3F" w:rsidR="2229AB24" w:rsidRDefault="2229AB24" w:rsidP="2229AB24">
            <w:pPr>
              <w:rPr>
                <w:rFonts w:ascii="Aptos" w:eastAsia="Aptos" w:hAnsi="Aptos" w:cs="Aptos"/>
              </w:rPr>
            </w:pPr>
            <w:del w:id="1322" w:author="Bahar Toto" w:date="2025-11-13T15:05:00Z">
              <w:r w:rsidDel="00107E11">
                <w:delText xml:space="preserve">Conn. Gen. Stat. </w:delText>
              </w:r>
            </w:del>
            <w:r>
              <w:t>§</w:t>
            </w:r>
            <w:del w:id="1323" w:author="Bahar Toto" w:date="2025-12-04T00:51:00Z">
              <w:r w:rsidDel="00C12CBE">
                <w:delText xml:space="preserve"> </w:delText>
              </w:r>
            </w:del>
            <w:r>
              <w:t>42‑518(a)(</w:t>
            </w:r>
            <w:r w:rsidR="00C544CD">
              <w:t>4</w:t>
            </w:r>
            <w:r>
              <w:t>)</w:t>
            </w:r>
            <w:ins w:id="1324" w:author="Bahar Toto" w:date="2025-11-13T15:05:00Z">
              <w:r w:rsidR="00107E11">
                <w:t xml:space="preserve"> of the CTDPA</w:t>
              </w:r>
            </w:ins>
          </w:p>
        </w:tc>
      </w:tr>
      <w:tr w:rsidR="2229AB24" w14:paraId="467F9536" w14:textId="77777777" w:rsidTr="2229AB24">
        <w:trPr>
          <w:trHeight w:val="300"/>
        </w:trPr>
        <w:tc>
          <w:tcPr>
            <w:tcW w:w="4500" w:type="dxa"/>
            <w:tcBorders>
              <w:top w:val="single" w:sz="6" w:space="0" w:color="auto"/>
              <w:left w:val="single" w:sz="6" w:space="0" w:color="auto"/>
              <w:bottom w:val="single" w:sz="6" w:space="0" w:color="auto"/>
              <w:right w:val="single" w:sz="6" w:space="0" w:color="auto"/>
            </w:tcBorders>
          </w:tcPr>
          <w:p w14:paraId="3DDE9D80" w14:textId="77777777" w:rsidR="2229AB24" w:rsidRDefault="2229AB24" w:rsidP="2229AB24">
            <w:pPr>
              <w:rPr>
                <w:rFonts w:ascii="Aptos" w:eastAsia="Aptos" w:hAnsi="Aptos" w:cs="Aptos"/>
              </w:rPr>
            </w:pPr>
            <w:r>
              <w:t xml:space="preserve">Applicable persona </w:t>
            </w:r>
          </w:p>
        </w:tc>
        <w:tc>
          <w:tcPr>
            <w:tcW w:w="4500" w:type="dxa"/>
            <w:tcBorders>
              <w:top w:val="single" w:sz="6" w:space="0" w:color="auto"/>
              <w:left w:val="single" w:sz="6" w:space="0" w:color="auto"/>
              <w:bottom w:val="single" w:sz="6" w:space="0" w:color="auto"/>
              <w:right w:val="single" w:sz="6" w:space="0" w:color="auto"/>
            </w:tcBorders>
          </w:tcPr>
          <w:p w14:paraId="204D09D9" w14:textId="73C09DEA" w:rsidR="2229AB24" w:rsidRDefault="003962DE" w:rsidP="2229AB24">
            <w:pPr>
              <w:rPr>
                <w:rFonts w:ascii="Aptos" w:eastAsia="Aptos" w:hAnsi="Aptos" w:cs="Aptos"/>
              </w:rPr>
            </w:pPr>
            <w:r>
              <w:t>Controllers</w:t>
            </w:r>
            <w:del w:id="1325" w:author="Bahar Toto" w:date="2025-12-04T00:51:00Z">
              <w:r w:rsidR="0008156E" w:rsidDel="00C12CBE">
                <w:delText>.</w:delText>
              </w:r>
            </w:del>
          </w:p>
        </w:tc>
      </w:tr>
    </w:tbl>
    <w:p w14:paraId="278C081E" w14:textId="77777777" w:rsidR="2229AB24" w:rsidRDefault="2229AB24" w:rsidP="2229AB24">
      <w:pPr>
        <w:tabs>
          <w:tab w:val="left" w:pos="1794"/>
        </w:tabs>
        <w:rPr>
          <w:rFonts w:ascii="Aptos" w:eastAsia="Aptos" w:hAnsi="Aptos" w:cs="Aptos"/>
          <w:color w:val="000000" w:themeColor="text1"/>
        </w:rPr>
      </w:pPr>
    </w:p>
    <w:p w14:paraId="42203606" w14:textId="77777777" w:rsidR="41A66100" w:rsidRDefault="41A66100" w:rsidP="2229AB24">
      <w:pPr>
        <w:tabs>
          <w:tab w:val="left" w:pos="1794"/>
        </w:tabs>
        <w:rPr>
          <w:rFonts w:ascii="Aptos" w:eastAsia="Aptos" w:hAnsi="Aptos" w:cs="Aptos"/>
          <w:color w:val="000000" w:themeColor="text1"/>
        </w:rPr>
      </w:pPr>
      <w:r>
        <w:t>16.4.2. Are there general exceptions to this right?</w:t>
      </w:r>
    </w:p>
    <w:p w14:paraId="68C556D3" w14:textId="77777777" w:rsidR="2229AB24" w:rsidRDefault="2229AB24" w:rsidP="2229AB24">
      <w:pPr>
        <w:tabs>
          <w:tab w:val="left" w:pos="1794"/>
        </w:tabs>
        <w:rPr>
          <w:rFonts w:ascii="Aptos" w:eastAsia="Aptos" w:hAnsi="Aptos" w:cs="Aptos"/>
          <w:color w:val="000000" w:themeColor="text1"/>
        </w:rPr>
      </w:pPr>
    </w:p>
    <w:tbl>
      <w:tblPr>
        <w:tblW w:w="0" w:type="auto"/>
        <w:tblBorders>
          <w:top w:val="single" w:sz="6" w:space="0" w:color="auto"/>
          <w:left w:val="single" w:sz="6" w:space="0" w:color="auto"/>
          <w:bottom w:val="single" w:sz="6" w:space="0" w:color="auto"/>
          <w:right w:val="single" w:sz="6" w:space="0" w:color="auto"/>
        </w:tblBorders>
        <w:tblLayout w:type="fixed"/>
        <w:tblLook w:val="04A0" w:firstRow="1" w:lastRow="0" w:firstColumn="1" w:lastColumn="0" w:noHBand="0" w:noVBand="1"/>
      </w:tblPr>
      <w:tblGrid>
        <w:gridCol w:w="4500"/>
        <w:gridCol w:w="4500"/>
      </w:tblGrid>
      <w:tr w:rsidR="003962DE" w14:paraId="10FCE64F" w14:textId="77777777" w:rsidTr="2229AB24">
        <w:trPr>
          <w:trHeight w:val="300"/>
        </w:trPr>
        <w:tc>
          <w:tcPr>
            <w:tcW w:w="4500" w:type="dxa"/>
            <w:tcBorders>
              <w:top w:val="single" w:sz="6" w:space="0" w:color="auto"/>
              <w:left w:val="single" w:sz="6" w:space="0" w:color="auto"/>
              <w:bottom w:val="single" w:sz="6" w:space="0" w:color="auto"/>
              <w:right w:val="single" w:sz="6" w:space="0" w:color="auto"/>
            </w:tcBorders>
          </w:tcPr>
          <w:p w14:paraId="75A0C3E7" w14:textId="77777777" w:rsidR="003962DE" w:rsidRDefault="003962DE" w:rsidP="003962DE">
            <w:pPr>
              <w:rPr>
                <w:rFonts w:ascii="Aptos" w:eastAsia="Aptos" w:hAnsi="Aptos" w:cs="Aptos"/>
              </w:rPr>
            </w:pPr>
            <w:r>
              <w:t>Response </w:t>
            </w:r>
          </w:p>
        </w:tc>
        <w:tc>
          <w:tcPr>
            <w:tcW w:w="4500" w:type="dxa"/>
            <w:tcBorders>
              <w:top w:val="single" w:sz="6" w:space="0" w:color="auto"/>
              <w:left w:val="single" w:sz="6" w:space="0" w:color="auto"/>
              <w:bottom w:val="single" w:sz="6" w:space="0" w:color="auto"/>
              <w:right w:val="single" w:sz="6" w:space="0" w:color="auto"/>
            </w:tcBorders>
          </w:tcPr>
          <w:p w14:paraId="33885A4C" w14:textId="22757D37" w:rsidR="003962DE" w:rsidRDefault="003962DE" w:rsidP="003962DE">
            <w:pPr>
              <w:rPr>
                <w:rFonts w:ascii="Aptos" w:eastAsia="Aptos" w:hAnsi="Aptos" w:cs="Aptos"/>
              </w:rPr>
            </w:pPr>
            <w:r>
              <w:t xml:space="preserve">Yes, if the request cannot be verified or portability is not technically feasible. </w:t>
            </w:r>
          </w:p>
        </w:tc>
      </w:tr>
      <w:tr w:rsidR="003962DE" w14:paraId="739A881B" w14:textId="77777777" w:rsidTr="2229AB24">
        <w:trPr>
          <w:trHeight w:val="300"/>
        </w:trPr>
        <w:tc>
          <w:tcPr>
            <w:tcW w:w="4500" w:type="dxa"/>
            <w:tcBorders>
              <w:top w:val="single" w:sz="6" w:space="0" w:color="auto"/>
              <w:left w:val="single" w:sz="6" w:space="0" w:color="auto"/>
              <w:bottom w:val="single" w:sz="6" w:space="0" w:color="auto"/>
              <w:right w:val="single" w:sz="6" w:space="0" w:color="auto"/>
            </w:tcBorders>
          </w:tcPr>
          <w:p w14:paraId="511C303A" w14:textId="77777777" w:rsidR="003962DE" w:rsidRDefault="003962DE" w:rsidP="003962DE">
            <w:pPr>
              <w:rPr>
                <w:rFonts w:ascii="Aptos" w:eastAsia="Aptos" w:hAnsi="Aptos" w:cs="Aptos"/>
              </w:rPr>
            </w:pPr>
            <w:r>
              <w:t>Citation </w:t>
            </w:r>
          </w:p>
        </w:tc>
        <w:tc>
          <w:tcPr>
            <w:tcW w:w="4500" w:type="dxa"/>
            <w:tcBorders>
              <w:top w:val="single" w:sz="6" w:space="0" w:color="auto"/>
              <w:left w:val="single" w:sz="6" w:space="0" w:color="auto"/>
              <w:bottom w:val="single" w:sz="6" w:space="0" w:color="auto"/>
              <w:right w:val="single" w:sz="6" w:space="0" w:color="auto"/>
            </w:tcBorders>
          </w:tcPr>
          <w:p w14:paraId="4172FE82" w14:textId="31F2A3FB" w:rsidR="003962DE" w:rsidRDefault="003962DE" w:rsidP="003962DE">
            <w:pPr>
              <w:rPr>
                <w:rFonts w:ascii="Aptos" w:eastAsia="Aptos" w:hAnsi="Aptos" w:cs="Aptos"/>
              </w:rPr>
            </w:pPr>
            <w:del w:id="1326" w:author="Bahar Toto" w:date="2025-11-13T15:05:00Z">
              <w:r w:rsidDel="00107E11">
                <w:delText xml:space="preserve"> Conn. Gen. Stat. </w:delText>
              </w:r>
            </w:del>
            <w:r>
              <w:t>§</w:t>
            </w:r>
            <w:del w:id="1327" w:author="Bahar Toto" w:date="2025-12-04T00:51:00Z">
              <w:r w:rsidDel="00C12CBE">
                <w:delText xml:space="preserve"> </w:delText>
              </w:r>
            </w:del>
            <w:r>
              <w:t>42‑518(c)(4)</w:t>
            </w:r>
            <w:ins w:id="1328" w:author="Bahar Toto" w:date="2025-11-13T15:05:00Z">
              <w:r w:rsidR="00107E11">
                <w:t xml:space="preserve"> of the CTDPA</w:t>
              </w:r>
            </w:ins>
          </w:p>
        </w:tc>
      </w:tr>
      <w:tr w:rsidR="003962DE" w14:paraId="39F22781" w14:textId="77777777" w:rsidTr="2229AB24">
        <w:trPr>
          <w:trHeight w:val="300"/>
        </w:trPr>
        <w:tc>
          <w:tcPr>
            <w:tcW w:w="4500" w:type="dxa"/>
            <w:tcBorders>
              <w:top w:val="single" w:sz="6" w:space="0" w:color="auto"/>
              <w:left w:val="single" w:sz="6" w:space="0" w:color="auto"/>
              <w:bottom w:val="single" w:sz="6" w:space="0" w:color="auto"/>
              <w:right w:val="single" w:sz="6" w:space="0" w:color="auto"/>
            </w:tcBorders>
          </w:tcPr>
          <w:p w14:paraId="0A646D92" w14:textId="77777777" w:rsidR="003962DE" w:rsidRDefault="003962DE" w:rsidP="003962DE">
            <w:pPr>
              <w:rPr>
                <w:rFonts w:ascii="Aptos" w:eastAsia="Aptos" w:hAnsi="Aptos" w:cs="Aptos"/>
              </w:rPr>
            </w:pPr>
            <w:r>
              <w:t xml:space="preserve">Applicable persona </w:t>
            </w:r>
          </w:p>
        </w:tc>
        <w:tc>
          <w:tcPr>
            <w:tcW w:w="4500" w:type="dxa"/>
            <w:tcBorders>
              <w:top w:val="single" w:sz="6" w:space="0" w:color="auto"/>
              <w:left w:val="single" w:sz="6" w:space="0" w:color="auto"/>
              <w:bottom w:val="single" w:sz="6" w:space="0" w:color="auto"/>
              <w:right w:val="single" w:sz="6" w:space="0" w:color="auto"/>
            </w:tcBorders>
          </w:tcPr>
          <w:p w14:paraId="49CC33F5" w14:textId="1E4C64B8" w:rsidR="003962DE" w:rsidRDefault="003962DE" w:rsidP="003962DE">
            <w:pPr>
              <w:rPr>
                <w:rFonts w:ascii="Aptos" w:eastAsia="Aptos" w:hAnsi="Aptos" w:cs="Aptos"/>
              </w:rPr>
            </w:pPr>
            <w:r>
              <w:t>Controller</w:t>
            </w:r>
            <w:r w:rsidR="0008156E">
              <w:t>s</w:t>
            </w:r>
            <w:del w:id="1329" w:author="Bahar Toto" w:date="2025-12-04T00:51:00Z">
              <w:r w:rsidR="0008156E" w:rsidDel="00C12CBE">
                <w:delText>.</w:delText>
              </w:r>
            </w:del>
          </w:p>
        </w:tc>
      </w:tr>
    </w:tbl>
    <w:p w14:paraId="19E2501D" w14:textId="77777777" w:rsidR="2229AB24" w:rsidRDefault="2229AB24" w:rsidP="2229AB24">
      <w:pPr>
        <w:tabs>
          <w:tab w:val="left" w:pos="1794"/>
        </w:tabs>
        <w:rPr>
          <w:rFonts w:ascii="Aptos" w:eastAsia="Aptos" w:hAnsi="Aptos" w:cs="Aptos"/>
          <w:color w:val="000000" w:themeColor="text1"/>
        </w:rPr>
      </w:pPr>
    </w:p>
    <w:p w14:paraId="1A28309E" w14:textId="77777777" w:rsidR="2229AB24" w:rsidRDefault="2229AB24" w:rsidP="2229AB24">
      <w:pPr>
        <w:tabs>
          <w:tab w:val="left" w:pos="1794"/>
        </w:tabs>
        <w:rPr>
          <w:rFonts w:ascii="Aptos" w:eastAsia="Aptos" w:hAnsi="Aptos" w:cs="Aptos"/>
          <w:color w:val="000000" w:themeColor="text1"/>
        </w:rPr>
      </w:pPr>
    </w:p>
    <w:p w14:paraId="12DDED33" w14:textId="77777777" w:rsidR="41A66100" w:rsidRDefault="41A66100" w:rsidP="2229AB24">
      <w:pPr>
        <w:tabs>
          <w:tab w:val="left" w:pos="1794"/>
        </w:tabs>
        <w:rPr>
          <w:rFonts w:ascii="Aptos" w:eastAsia="Aptos" w:hAnsi="Aptos" w:cs="Aptos"/>
          <w:color w:val="000000" w:themeColor="text1"/>
        </w:rPr>
      </w:pPr>
      <w:r>
        <w:t>16.5. Right to correction/rectification</w:t>
      </w:r>
    </w:p>
    <w:p w14:paraId="66E18229" w14:textId="77777777" w:rsidR="2229AB24" w:rsidRDefault="2229AB24" w:rsidP="2229AB24">
      <w:pPr>
        <w:tabs>
          <w:tab w:val="left" w:pos="1794"/>
        </w:tabs>
        <w:rPr>
          <w:rFonts w:ascii="Aptos" w:eastAsia="Aptos" w:hAnsi="Aptos" w:cs="Aptos"/>
          <w:color w:val="000000" w:themeColor="text1"/>
        </w:rPr>
      </w:pPr>
    </w:p>
    <w:p w14:paraId="744B476B" w14:textId="77777777" w:rsidR="41A66100" w:rsidRDefault="41A66100" w:rsidP="2229AB24">
      <w:pPr>
        <w:tabs>
          <w:tab w:val="left" w:pos="1794"/>
        </w:tabs>
        <w:rPr>
          <w:rFonts w:ascii="Aptos" w:eastAsia="Aptos" w:hAnsi="Aptos" w:cs="Aptos"/>
          <w:color w:val="000000" w:themeColor="text1"/>
        </w:rPr>
      </w:pPr>
      <w:r>
        <w:t xml:space="preserve">16.5.1. Do data subjects have the right to correction/rectification? (Please confirm in which circumstances the right applies) </w:t>
      </w:r>
    </w:p>
    <w:p w14:paraId="06FFBCA0" w14:textId="77777777" w:rsidR="2229AB24" w:rsidRDefault="2229AB24" w:rsidP="2229AB24">
      <w:pPr>
        <w:tabs>
          <w:tab w:val="left" w:pos="1794"/>
        </w:tabs>
        <w:rPr>
          <w:rFonts w:ascii="Aptos" w:eastAsia="Aptos" w:hAnsi="Aptos" w:cs="Aptos"/>
          <w:color w:val="000000" w:themeColor="text1"/>
        </w:rPr>
      </w:pPr>
    </w:p>
    <w:tbl>
      <w:tblPr>
        <w:tblW w:w="0" w:type="auto"/>
        <w:tblBorders>
          <w:top w:val="single" w:sz="6" w:space="0" w:color="auto"/>
          <w:left w:val="single" w:sz="6" w:space="0" w:color="auto"/>
          <w:bottom w:val="single" w:sz="6" w:space="0" w:color="auto"/>
          <w:right w:val="single" w:sz="6" w:space="0" w:color="auto"/>
        </w:tblBorders>
        <w:tblLayout w:type="fixed"/>
        <w:tblLook w:val="04A0" w:firstRow="1" w:lastRow="0" w:firstColumn="1" w:lastColumn="0" w:noHBand="0" w:noVBand="1"/>
      </w:tblPr>
      <w:tblGrid>
        <w:gridCol w:w="4500"/>
        <w:gridCol w:w="4500"/>
      </w:tblGrid>
      <w:tr w:rsidR="2229AB24" w14:paraId="5AC2FC49" w14:textId="77777777" w:rsidTr="2229AB24">
        <w:trPr>
          <w:trHeight w:val="300"/>
        </w:trPr>
        <w:tc>
          <w:tcPr>
            <w:tcW w:w="4500" w:type="dxa"/>
            <w:tcBorders>
              <w:top w:val="single" w:sz="6" w:space="0" w:color="auto"/>
              <w:left w:val="single" w:sz="6" w:space="0" w:color="auto"/>
              <w:bottom w:val="single" w:sz="6" w:space="0" w:color="auto"/>
              <w:right w:val="single" w:sz="6" w:space="0" w:color="auto"/>
            </w:tcBorders>
          </w:tcPr>
          <w:p w14:paraId="1BF3F735" w14:textId="77777777" w:rsidR="2229AB24" w:rsidRDefault="2229AB24" w:rsidP="2229AB24">
            <w:pPr>
              <w:rPr>
                <w:rFonts w:ascii="Aptos" w:eastAsia="Aptos" w:hAnsi="Aptos" w:cs="Aptos"/>
              </w:rPr>
            </w:pPr>
            <w:r>
              <w:t>Response </w:t>
            </w:r>
          </w:p>
        </w:tc>
        <w:tc>
          <w:tcPr>
            <w:tcW w:w="4500" w:type="dxa"/>
            <w:tcBorders>
              <w:top w:val="single" w:sz="6" w:space="0" w:color="auto"/>
              <w:left w:val="single" w:sz="6" w:space="0" w:color="auto"/>
              <w:bottom w:val="single" w:sz="6" w:space="0" w:color="auto"/>
              <w:right w:val="single" w:sz="6" w:space="0" w:color="auto"/>
            </w:tcBorders>
          </w:tcPr>
          <w:p w14:paraId="795F5EC1" w14:textId="7DAE4AB8" w:rsidR="2229AB24" w:rsidRDefault="2229AB24" w:rsidP="2229AB24">
            <w:pPr>
              <w:rPr>
                <w:rFonts w:ascii="Aptos" w:eastAsia="Aptos" w:hAnsi="Aptos" w:cs="Aptos"/>
              </w:rPr>
            </w:pPr>
            <w:r>
              <w:t>Yes</w:t>
            </w:r>
            <w:r w:rsidR="0008156E">
              <w:t>.</w:t>
            </w:r>
          </w:p>
        </w:tc>
      </w:tr>
      <w:tr w:rsidR="2229AB24" w14:paraId="0BB12D77" w14:textId="77777777" w:rsidTr="2229AB24">
        <w:trPr>
          <w:trHeight w:val="300"/>
        </w:trPr>
        <w:tc>
          <w:tcPr>
            <w:tcW w:w="4500" w:type="dxa"/>
            <w:tcBorders>
              <w:top w:val="single" w:sz="6" w:space="0" w:color="auto"/>
              <w:left w:val="single" w:sz="6" w:space="0" w:color="auto"/>
              <w:bottom w:val="single" w:sz="6" w:space="0" w:color="auto"/>
              <w:right w:val="single" w:sz="6" w:space="0" w:color="auto"/>
            </w:tcBorders>
          </w:tcPr>
          <w:p w14:paraId="05556533" w14:textId="77777777" w:rsidR="2229AB24" w:rsidRDefault="2229AB24" w:rsidP="2229AB24">
            <w:pPr>
              <w:rPr>
                <w:rFonts w:ascii="Aptos" w:eastAsia="Aptos" w:hAnsi="Aptos" w:cs="Aptos"/>
              </w:rPr>
            </w:pPr>
            <w:r>
              <w:t>Citation </w:t>
            </w:r>
          </w:p>
        </w:tc>
        <w:tc>
          <w:tcPr>
            <w:tcW w:w="4500" w:type="dxa"/>
            <w:tcBorders>
              <w:top w:val="single" w:sz="6" w:space="0" w:color="auto"/>
              <w:left w:val="single" w:sz="6" w:space="0" w:color="auto"/>
              <w:bottom w:val="single" w:sz="6" w:space="0" w:color="auto"/>
              <w:right w:val="single" w:sz="6" w:space="0" w:color="auto"/>
            </w:tcBorders>
          </w:tcPr>
          <w:p w14:paraId="3817FF7D" w14:textId="563AB66E" w:rsidR="2229AB24" w:rsidRDefault="2229AB24" w:rsidP="2229AB24">
            <w:pPr>
              <w:rPr>
                <w:rFonts w:ascii="Aptos" w:eastAsia="Aptos" w:hAnsi="Aptos" w:cs="Aptos"/>
              </w:rPr>
            </w:pPr>
            <w:del w:id="1330" w:author="Bahar Toto" w:date="2025-11-13T15:05:00Z">
              <w:r w:rsidDel="00107E11">
                <w:delText xml:space="preserve">Conn. Gen. Stat. </w:delText>
              </w:r>
            </w:del>
            <w:r>
              <w:t>§ 42‑518(a)(</w:t>
            </w:r>
            <w:r w:rsidR="00C544CD">
              <w:t>2</w:t>
            </w:r>
            <w:r>
              <w:t>)</w:t>
            </w:r>
            <w:ins w:id="1331" w:author="Bahar Toto" w:date="2025-11-13T15:05:00Z">
              <w:r w:rsidR="00107E11">
                <w:t xml:space="preserve"> of the CTDPA</w:t>
              </w:r>
            </w:ins>
          </w:p>
        </w:tc>
      </w:tr>
      <w:tr w:rsidR="2229AB24" w14:paraId="066837A8" w14:textId="77777777" w:rsidTr="2229AB24">
        <w:trPr>
          <w:trHeight w:val="300"/>
        </w:trPr>
        <w:tc>
          <w:tcPr>
            <w:tcW w:w="4500" w:type="dxa"/>
            <w:tcBorders>
              <w:top w:val="single" w:sz="6" w:space="0" w:color="auto"/>
              <w:left w:val="single" w:sz="6" w:space="0" w:color="auto"/>
              <w:bottom w:val="single" w:sz="6" w:space="0" w:color="auto"/>
              <w:right w:val="single" w:sz="6" w:space="0" w:color="auto"/>
            </w:tcBorders>
          </w:tcPr>
          <w:p w14:paraId="2729D38C" w14:textId="77777777" w:rsidR="2229AB24" w:rsidRDefault="2229AB24" w:rsidP="2229AB24">
            <w:pPr>
              <w:rPr>
                <w:rFonts w:ascii="Aptos" w:eastAsia="Aptos" w:hAnsi="Aptos" w:cs="Aptos"/>
              </w:rPr>
            </w:pPr>
            <w:r>
              <w:t xml:space="preserve">Applicable persona </w:t>
            </w:r>
          </w:p>
        </w:tc>
        <w:tc>
          <w:tcPr>
            <w:tcW w:w="4500" w:type="dxa"/>
            <w:tcBorders>
              <w:top w:val="single" w:sz="6" w:space="0" w:color="auto"/>
              <w:left w:val="single" w:sz="6" w:space="0" w:color="auto"/>
              <w:bottom w:val="single" w:sz="6" w:space="0" w:color="auto"/>
              <w:right w:val="single" w:sz="6" w:space="0" w:color="auto"/>
            </w:tcBorders>
          </w:tcPr>
          <w:p w14:paraId="0AA566DF" w14:textId="314D4DCC" w:rsidR="2229AB24" w:rsidRDefault="003962DE" w:rsidP="2229AB24">
            <w:pPr>
              <w:rPr>
                <w:rFonts w:ascii="Aptos" w:eastAsia="Aptos" w:hAnsi="Aptos" w:cs="Aptos"/>
              </w:rPr>
            </w:pPr>
            <w:r>
              <w:t>Controllers</w:t>
            </w:r>
            <w:r w:rsidR="0008156E">
              <w:t>.</w:t>
            </w:r>
          </w:p>
        </w:tc>
      </w:tr>
    </w:tbl>
    <w:p w14:paraId="672BD5CF" w14:textId="77777777" w:rsidR="2229AB24" w:rsidRDefault="2229AB24" w:rsidP="2229AB24">
      <w:pPr>
        <w:tabs>
          <w:tab w:val="left" w:pos="1794"/>
        </w:tabs>
        <w:rPr>
          <w:rFonts w:ascii="Aptos" w:eastAsia="Aptos" w:hAnsi="Aptos" w:cs="Aptos"/>
          <w:color w:val="000000" w:themeColor="text1"/>
        </w:rPr>
      </w:pPr>
    </w:p>
    <w:p w14:paraId="17B665BB" w14:textId="77777777" w:rsidR="41A66100" w:rsidRDefault="41A66100" w:rsidP="2229AB24">
      <w:pPr>
        <w:tabs>
          <w:tab w:val="left" w:pos="1794"/>
        </w:tabs>
        <w:rPr>
          <w:rFonts w:ascii="Aptos" w:eastAsia="Aptos" w:hAnsi="Aptos" w:cs="Aptos"/>
          <w:color w:val="000000" w:themeColor="text1"/>
        </w:rPr>
      </w:pPr>
      <w:r>
        <w:t>16.5.2. Are there general exceptions to this right?</w:t>
      </w:r>
    </w:p>
    <w:p w14:paraId="4B697041" w14:textId="77777777" w:rsidR="2229AB24" w:rsidRDefault="2229AB24" w:rsidP="2229AB24">
      <w:pPr>
        <w:tabs>
          <w:tab w:val="left" w:pos="1794"/>
        </w:tabs>
        <w:rPr>
          <w:rFonts w:ascii="Aptos" w:eastAsia="Aptos" w:hAnsi="Aptos" w:cs="Aptos"/>
          <w:color w:val="000000" w:themeColor="text1"/>
        </w:rPr>
      </w:pPr>
    </w:p>
    <w:tbl>
      <w:tblPr>
        <w:tblW w:w="0" w:type="auto"/>
        <w:tblBorders>
          <w:top w:val="single" w:sz="6" w:space="0" w:color="auto"/>
          <w:left w:val="single" w:sz="6" w:space="0" w:color="auto"/>
          <w:bottom w:val="single" w:sz="6" w:space="0" w:color="auto"/>
          <w:right w:val="single" w:sz="6" w:space="0" w:color="auto"/>
        </w:tblBorders>
        <w:tblLayout w:type="fixed"/>
        <w:tblLook w:val="04A0" w:firstRow="1" w:lastRow="0" w:firstColumn="1" w:lastColumn="0" w:noHBand="0" w:noVBand="1"/>
      </w:tblPr>
      <w:tblGrid>
        <w:gridCol w:w="4500"/>
        <w:gridCol w:w="4500"/>
      </w:tblGrid>
      <w:tr w:rsidR="2229AB24" w14:paraId="4C29C777" w14:textId="77777777" w:rsidTr="2229AB24">
        <w:trPr>
          <w:trHeight w:val="300"/>
        </w:trPr>
        <w:tc>
          <w:tcPr>
            <w:tcW w:w="4500" w:type="dxa"/>
            <w:tcBorders>
              <w:top w:val="single" w:sz="6" w:space="0" w:color="auto"/>
              <w:left w:val="single" w:sz="6" w:space="0" w:color="auto"/>
              <w:bottom w:val="single" w:sz="6" w:space="0" w:color="auto"/>
              <w:right w:val="single" w:sz="6" w:space="0" w:color="auto"/>
            </w:tcBorders>
          </w:tcPr>
          <w:p w14:paraId="270445BB" w14:textId="77777777" w:rsidR="2229AB24" w:rsidRDefault="2229AB24" w:rsidP="2229AB24">
            <w:pPr>
              <w:rPr>
                <w:rFonts w:ascii="Aptos" w:eastAsia="Aptos" w:hAnsi="Aptos" w:cs="Aptos"/>
              </w:rPr>
            </w:pPr>
            <w:r>
              <w:t>Response </w:t>
            </w:r>
          </w:p>
        </w:tc>
        <w:tc>
          <w:tcPr>
            <w:tcW w:w="4500" w:type="dxa"/>
            <w:tcBorders>
              <w:top w:val="single" w:sz="6" w:space="0" w:color="auto"/>
              <w:left w:val="single" w:sz="6" w:space="0" w:color="auto"/>
              <w:bottom w:val="single" w:sz="6" w:space="0" w:color="auto"/>
              <w:right w:val="single" w:sz="6" w:space="0" w:color="auto"/>
            </w:tcBorders>
          </w:tcPr>
          <w:p w14:paraId="69F3E1C9" w14:textId="2EA2A980" w:rsidR="2229AB24" w:rsidRDefault="2229AB24" w:rsidP="2229AB24">
            <w:pPr>
              <w:rPr>
                <w:rFonts w:ascii="Aptos" w:eastAsia="Aptos" w:hAnsi="Aptos" w:cs="Aptos"/>
              </w:rPr>
            </w:pPr>
            <w:r>
              <w:t>Yes, if the request cannot be verified</w:t>
            </w:r>
            <w:r w:rsidR="0008156E">
              <w:t>.</w:t>
            </w:r>
          </w:p>
        </w:tc>
      </w:tr>
      <w:tr w:rsidR="2229AB24" w14:paraId="2473488D" w14:textId="77777777" w:rsidTr="2229AB24">
        <w:trPr>
          <w:trHeight w:val="300"/>
        </w:trPr>
        <w:tc>
          <w:tcPr>
            <w:tcW w:w="4500" w:type="dxa"/>
            <w:tcBorders>
              <w:top w:val="single" w:sz="6" w:space="0" w:color="auto"/>
              <w:left w:val="single" w:sz="6" w:space="0" w:color="auto"/>
              <w:bottom w:val="single" w:sz="6" w:space="0" w:color="auto"/>
              <w:right w:val="single" w:sz="6" w:space="0" w:color="auto"/>
            </w:tcBorders>
          </w:tcPr>
          <w:p w14:paraId="79D60C33" w14:textId="77777777" w:rsidR="2229AB24" w:rsidRDefault="2229AB24" w:rsidP="2229AB24">
            <w:pPr>
              <w:rPr>
                <w:rFonts w:ascii="Aptos" w:eastAsia="Aptos" w:hAnsi="Aptos" w:cs="Aptos"/>
              </w:rPr>
            </w:pPr>
            <w:r>
              <w:t>Citation </w:t>
            </w:r>
          </w:p>
        </w:tc>
        <w:tc>
          <w:tcPr>
            <w:tcW w:w="4500" w:type="dxa"/>
            <w:tcBorders>
              <w:top w:val="single" w:sz="6" w:space="0" w:color="auto"/>
              <w:left w:val="single" w:sz="6" w:space="0" w:color="auto"/>
              <w:bottom w:val="single" w:sz="6" w:space="0" w:color="auto"/>
              <w:right w:val="single" w:sz="6" w:space="0" w:color="auto"/>
            </w:tcBorders>
          </w:tcPr>
          <w:p w14:paraId="239EF6EB" w14:textId="047B7EDA" w:rsidR="2229AB24" w:rsidRDefault="2229AB24" w:rsidP="2229AB24">
            <w:pPr>
              <w:rPr>
                <w:rFonts w:ascii="Aptos" w:eastAsia="Aptos" w:hAnsi="Aptos" w:cs="Aptos"/>
              </w:rPr>
            </w:pPr>
            <w:del w:id="1332" w:author="Bahar Toto" w:date="2025-11-13T15:05:00Z">
              <w:r w:rsidDel="00107E11">
                <w:delText xml:space="preserve">Conn. Gen. Stat. </w:delText>
              </w:r>
            </w:del>
            <w:r>
              <w:t>§ 42‑518(c)(4)</w:t>
            </w:r>
            <w:ins w:id="1333" w:author="Bahar Toto" w:date="2025-11-13T15:05:00Z">
              <w:r w:rsidR="00107E11">
                <w:t xml:space="preserve"> of the CTDPA</w:t>
              </w:r>
            </w:ins>
          </w:p>
        </w:tc>
      </w:tr>
      <w:tr w:rsidR="2229AB24" w14:paraId="4700EF1A" w14:textId="77777777" w:rsidTr="2229AB24">
        <w:trPr>
          <w:trHeight w:val="300"/>
        </w:trPr>
        <w:tc>
          <w:tcPr>
            <w:tcW w:w="4500" w:type="dxa"/>
            <w:tcBorders>
              <w:top w:val="single" w:sz="6" w:space="0" w:color="auto"/>
              <w:left w:val="single" w:sz="6" w:space="0" w:color="auto"/>
              <w:bottom w:val="single" w:sz="6" w:space="0" w:color="auto"/>
              <w:right w:val="single" w:sz="6" w:space="0" w:color="auto"/>
            </w:tcBorders>
          </w:tcPr>
          <w:p w14:paraId="75B2FF05" w14:textId="77777777" w:rsidR="2229AB24" w:rsidRDefault="2229AB24" w:rsidP="2229AB24">
            <w:pPr>
              <w:rPr>
                <w:rFonts w:ascii="Aptos" w:eastAsia="Aptos" w:hAnsi="Aptos" w:cs="Aptos"/>
              </w:rPr>
            </w:pPr>
            <w:r>
              <w:t xml:space="preserve">Applicable persona </w:t>
            </w:r>
          </w:p>
        </w:tc>
        <w:tc>
          <w:tcPr>
            <w:tcW w:w="4500" w:type="dxa"/>
            <w:tcBorders>
              <w:top w:val="single" w:sz="6" w:space="0" w:color="auto"/>
              <w:left w:val="single" w:sz="6" w:space="0" w:color="auto"/>
              <w:bottom w:val="single" w:sz="6" w:space="0" w:color="auto"/>
              <w:right w:val="single" w:sz="6" w:space="0" w:color="auto"/>
            </w:tcBorders>
          </w:tcPr>
          <w:p w14:paraId="6EEE4CB0" w14:textId="060FFE7D" w:rsidR="2229AB24" w:rsidRDefault="003962DE" w:rsidP="2229AB24">
            <w:pPr>
              <w:rPr>
                <w:rFonts w:ascii="Aptos" w:eastAsia="Aptos" w:hAnsi="Aptos" w:cs="Aptos"/>
              </w:rPr>
            </w:pPr>
            <w:r>
              <w:t>Controller</w:t>
            </w:r>
            <w:r w:rsidR="0008156E">
              <w:t>.</w:t>
            </w:r>
          </w:p>
        </w:tc>
      </w:tr>
    </w:tbl>
    <w:p w14:paraId="09E19955" w14:textId="77777777" w:rsidR="2229AB24" w:rsidRDefault="2229AB24" w:rsidP="2229AB24">
      <w:pPr>
        <w:tabs>
          <w:tab w:val="left" w:pos="1794"/>
        </w:tabs>
        <w:rPr>
          <w:rFonts w:ascii="Aptos" w:eastAsia="Aptos" w:hAnsi="Aptos" w:cs="Aptos"/>
          <w:color w:val="000000" w:themeColor="text1"/>
        </w:rPr>
      </w:pPr>
    </w:p>
    <w:p w14:paraId="2EC40009" w14:textId="77777777" w:rsidR="2229AB24" w:rsidRDefault="2229AB24" w:rsidP="2229AB24">
      <w:pPr>
        <w:tabs>
          <w:tab w:val="left" w:pos="1794"/>
        </w:tabs>
        <w:rPr>
          <w:rFonts w:ascii="Aptos" w:eastAsia="Aptos" w:hAnsi="Aptos" w:cs="Aptos"/>
          <w:color w:val="000000" w:themeColor="text1"/>
        </w:rPr>
      </w:pPr>
    </w:p>
    <w:p w14:paraId="30422EEA" w14:textId="77777777" w:rsidR="41A66100" w:rsidRDefault="41A66100" w:rsidP="2229AB24">
      <w:pPr>
        <w:tabs>
          <w:tab w:val="left" w:pos="1794"/>
        </w:tabs>
        <w:rPr>
          <w:rFonts w:ascii="Aptos" w:eastAsia="Aptos" w:hAnsi="Aptos" w:cs="Aptos"/>
          <w:color w:val="000000" w:themeColor="text1"/>
        </w:rPr>
      </w:pPr>
      <w:r>
        <w:t xml:space="preserve">16.6. Right to deletion </w:t>
      </w:r>
    </w:p>
    <w:p w14:paraId="760E9215" w14:textId="77777777" w:rsidR="2229AB24" w:rsidRDefault="2229AB24" w:rsidP="2229AB24">
      <w:pPr>
        <w:tabs>
          <w:tab w:val="left" w:pos="1794"/>
        </w:tabs>
        <w:rPr>
          <w:rFonts w:ascii="Aptos" w:eastAsia="Aptos" w:hAnsi="Aptos" w:cs="Aptos"/>
          <w:color w:val="000000" w:themeColor="text1"/>
        </w:rPr>
      </w:pPr>
    </w:p>
    <w:p w14:paraId="28072FFC" w14:textId="77777777" w:rsidR="41A66100" w:rsidRDefault="41A66100" w:rsidP="2229AB24">
      <w:pPr>
        <w:tabs>
          <w:tab w:val="left" w:pos="1794"/>
        </w:tabs>
        <w:rPr>
          <w:rFonts w:ascii="Aptos" w:eastAsia="Aptos" w:hAnsi="Aptos" w:cs="Aptos"/>
          <w:color w:val="000000" w:themeColor="text1"/>
        </w:rPr>
      </w:pPr>
      <w:r>
        <w:t xml:space="preserve">16.6.1. Do data subjects have the right to deletion/erasure? (Please confirm in which circumstances the right applies) </w:t>
      </w:r>
    </w:p>
    <w:p w14:paraId="36C88FDE" w14:textId="77777777" w:rsidR="2229AB24" w:rsidRDefault="2229AB24" w:rsidP="2229AB24">
      <w:pPr>
        <w:tabs>
          <w:tab w:val="left" w:pos="1794"/>
        </w:tabs>
        <w:rPr>
          <w:rFonts w:ascii="Aptos" w:eastAsia="Aptos" w:hAnsi="Aptos" w:cs="Aptos"/>
          <w:color w:val="000000" w:themeColor="text1"/>
        </w:rPr>
      </w:pPr>
    </w:p>
    <w:tbl>
      <w:tblPr>
        <w:tblW w:w="0" w:type="auto"/>
        <w:tblBorders>
          <w:top w:val="single" w:sz="6" w:space="0" w:color="auto"/>
          <w:left w:val="single" w:sz="6" w:space="0" w:color="auto"/>
          <w:bottom w:val="single" w:sz="6" w:space="0" w:color="auto"/>
          <w:right w:val="single" w:sz="6" w:space="0" w:color="auto"/>
        </w:tblBorders>
        <w:tblLayout w:type="fixed"/>
        <w:tblLook w:val="04A0" w:firstRow="1" w:lastRow="0" w:firstColumn="1" w:lastColumn="0" w:noHBand="0" w:noVBand="1"/>
      </w:tblPr>
      <w:tblGrid>
        <w:gridCol w:w="4500"/>
        <w:gridCol w:w="4500"/>
      </w:tblGrid>
      <w:tr w:rsidR="2229AB24" w14:paraId="201F0D89" w14:textId="77777777" w:rsidTr="2229AB24">
        <w:trPr>
          <w:trHeight w:val="300"/>
        </w:trPr>
        <w:tc>
          <w:tcPr>
            <w:tcW w:w="4500" w:type="dxa"/>
            <w:tcBorders>
              <w:top w:val="single" w:sz="6" w:space="0" w:color="auto"/>
              <w:left w:val="single" w:sz="6" w:space="0" w:color="auto"/>
              <w:bottom w:val="single" w:sz="6" w:space="0" w:color="auto"/>
              <w:right w:val="single" w:sz="6" w:space="0" w:color="auto"/>
            </w:tcBorders>
          </w:tcPr>
          <w:p w14:paraId="47440FC4" w14:textId="77777777" w:rsidR="2229AB24" w:rsidRDefault="2229AB24" w:rsidP="2229AB24">
            <w:pPr>
              <w:rPr>
                <w:rFonts w:ascii="Aptos" w:eastAsia="Aptos" w:hAnsi="Aptos" w:cs="Aptos"/>
              </w:rPr>
            </w:pPr>
            <w:r>
              <w:t>Response </w:t>
            </w:r>
          </w:p>
        </w:tc>
        <w:tc>
          <w:tcPr>
            <w:tcW w:w="4500" w:type="dxa"/>
            <w:tcBorders>
              <w:top w:val="single" w:sz="6" w:space="0" w:color="auto"/>
              <w:left w:val="single" w:sz="6" w:space="0" w:color="auto"/>
              <w:bottom w:val="single" w:sz="6" w:space="0" w:color="auto"/>
              <w:right w:val="single" w:sz="6" w:space="0" w:color="auto"/>
            </w:tcBorders>
          </w:tcPr>
          <w:p w14:paraId="191D9D0F" w14:textId="3662998B" w:rsidR="2229AB24" w:rsidRDefault="2229AB24" w:rsidP="2229AB24">
            <w:pPr>
              <w:rPr>
                <w:rFonts w:ascii="Aptos" w:eastAsia="Aptos" w:hAnsi="Aptos" w:cs="Aptos"/>
              </w:rPr>
            </w:pPr>
            <w:r>
              <w:t>Yes, including data obtained from third parties.</w:t>
            </w:r>
          </w:p>
        </w:tc>
      </w:tr>
      <w:tr w:rsidR="2229AB24" w14:paraId="72FDEEE0" w14:textId="77777777" w:rsidTr="2229AB24">
        <w:trPr>
          <w:trHeight w:val="300"/>
        </w:trPr>
        <w:tc>
          <w:tcPr>
            <w:tcW w:w="4500" w:type="dxa"/>
            <w:tcBorders>
              <w:top w:val="single" w:sz="6" w:space="0" w:color="auto"/>
              <w:left w:val="single" w:sz="6" w:space="0" w:color="auto"/>
              <w:bottom w:val="single" w:sz="6" w:space="0" w:color="auto"/>
              <w:right w:val="single" w:sz="6" w:space="0" w:color="auto"/>
            </w:tcBorders>
          </w:tcPr>
          <w:p w14:paraId="62570660" w14:textId="77777777" w:rsidR="2229AB24" w:rsidRDefault="2229AB24" w:rsidP="2229AB24">
            <w:pPr>
              <w:rPr>
                <w:rFonts w:ascii="Aptos" w:eastAsia="Aptos" w:hAnsi="Aptos" w:cs="Aptos"/>
              </w:rPr>
            </w:pPr>
            <w:r>
              <w:t>Citation </w:t>
            </w:r>
          </w:p>
        </w:tc>
        <w:tc>
          <w:tcPr>
            <w:tcW w:w="4500" w:type="dxa"/>
            <w:tcBorders>
              <w:top w:val="single" w:sz="6" w:space="0" w:color="auto"/>
              <w:left w:val="single" w:sz="6" w:space="0" w:color="auto"/>
              <w:bottom w:val="single" w:sz="6" w:space="0" w:color="auto"/>
              <w:right w:val="single" w:sz="6" w:space="0" w:color="auto"/>
            </w:tcBorders>
          </w:tcPr>
          <w:p w14:paraId="3F9C8743" w14:textId="21DB6257" w:rsidR="2229AB24" w:rsidRDefault="2229AB24" w:rsidP="2229AB24">
            <w:pPr>
              <w:rPr>
                <w:rFonts w:ascii="Aptos" w:eastAsia="Aptos" w:hAnsi="Aptos" w:cs="Aptos"/>
              </w:rPr>
            </w:pPr>
            <w:del w:id="1334" w:author="Bahar Toto" w:date="2025-11-13T15:05:00Z">
              <w:r w:rsidDel="00107E11">
                <w:delText xml:space="preserve">Conn. Gen. Stat. </w:delText>
              </w:r>
            </w:del>
            <w:r>
              <w:t>§ 42‑518(a)(3)</w:t>
            </w:r>
            <w:ins w:id="1335" w:author="Bahar Toto" w:date="2025-11-13T15:06:00Z">
              <w:r w:rsidR="00107E11">
                <w:t xml:space="preserve"> of the CTDPA</w:t>
              </w:r>
            </w:ins>
          </w:p>
        </w:tc>
      </w:tr>
      <w:tr w:rsidR="2229AB24" w14:paraId="35BD566E" w14:textId="77777777" w:rsidTr="2229AB24">
        <w:trPr>
          <w:trHeight w:val="300"/>
        </w:trPr>
        <w:tc>
          <w:tcPr>
            <w:tcW w:w="4500" w:type="dxa"/>
            <w:tcBorders>
              <w:top w:val="single" w:sz="6" w:space="0" w:color="auto"/>
              <w:left w:val="single" w:sz="6" w:space="0" w:color="auto"/>
              <w:bottom w:val="single" w:sz="6" w:space="0" w:color="auto"/>
              <w:right w:val="single" w:sz="6" w:space="0" w:color="auto"/>
            </w:tcBorders>
          </w:tcPr>
          <w:p w14:paraId="12C209E7" w14:textId="77777777" w:rsidR="2229AB24" w:rsidRDefault="2229AB24" w:rsidP="2229AB24">
            <w:pPr>
              <w:rPr>
                <w:rFonts w:ascii="Aptos" w:eastAsia="Aptos" w:hAnsi="Aptos" w:cs="Aptos"/>
              </w:rPr>
            </w:pPr>
            <w:r>
              <w:t xml:space="preserve">Applicable persona </w:t>
            </w:r>
          </w:p>
        </w:tc>
        <w:tc>
          <w:tcPr>
            <w:tcW w:w="4500" w:type="dxa"/>
            <w:tcBorders>
              <w:top w:val="single" w:sz="6" w:space="0" w:color="auto"/>
              <w:left w:val="single" w:sz="6" w:space="0" w:color="auto"/>
              <w:bottom w:val="single" w:sz="6" w:space="0" w:color="auto"/>
              <w:right w:val="single" w:sz="6" w:space="0" w:color="auto"/>
            </w:tcBorders>
          </w:tcPr>
          <w:p w14:paraId="3902A694" w14:textId="6C9E0AC4" w:rsidR="2229AB24" w:rsidRDefault="003962DE" w:rsidP="2229AB24">
            <w:pPr>
              <w:rPr>
                <w:rFonts w:ascii="Aptos" w:eastAsia="Aptos" w:hAnsi="Aptos" w:cs="Aptos"/>
              </w:rPr>
            </w:pPr>
            <w:r>
              <w:t>Controllers</w:t>
            </w:r>
            <w:r w:rsidR="0008156E">
              <w:t>.</w:t>
            </w:r>
          </w:p>
        </w:tc>
      </w:tr>
    </w:tbl>
    <w:p w14:paraId="3BA98B8F" w14:textId="77777777" w:rsidR="2229AB24" w:rsidRDefault="2229AB24" w:rsidP="2229AB24">
      <w:pPr>
        <w:tabs>
          <w:tab w:val="left" w:pos="1794"/>
        </w:tabs>
        <w:rPr>
          <w:rFonts w:ascii="Aptos" w:eastAsia="Aptos" w:hAnsi="Aptos" w:cs="Aptos"/>
          <w:color w:val="000000" w:themeColor="text1"/>
        </w:rPr>
      </w:pPr>
    </w:p>
    <w:p w14:paraId="725BBF5E" w14:textId="77777777" w:rsidR="41A66100" w:rsidRDefault="41A66100" w:rsidP="2229AB24">
      <w:pPr>
        <w:tabs>
          <w:tab w:val="left" w:pos="1794"/>
        </w:tabs>
        <w:rPr>
          <w:rFonts w:ascii="Aptos" w:eastAsia="Aptos" w:hAnsi="Aptos" w:cs="Aptos"/>
          <w:color w:val="000000" w:themeColor="text1"/>
        </w:rPr>
      </w:pPr>
      <w:r>
        <w:t>16.6.2. Are there general exceptions to this right? (e.g., legal obligation)</w:t>
      </w:r>
    </w:p>
    <w:p w14:paraId="44C971DC" w14:textId="77777777" w:rsidR="2229AB24" w:rsidRDefault="2229AB24" w:rsidP="2229AB24">
      <w:pPr>
        <w:tabs>
          <w:tab w:val="left" w:pos="1794"/>
        </w:tabs>
        <w:rPr>
          <w:rFonts w:ascii="Aptos" w:eastAsia="Aptos" w:hAnsi="Aptos" w:cs="Aptos"/>
          <w:color w:val="000000" w:themeColor="text1"/>
        </w:rPr>
      </w:pPr>
    </w:p>
    <w:tbl>
      <w:tblPr>
        <w:tblW w:w="0" w:type="auto"/>
        <w:tblBorders>
          <w:top w:val="single" w:sz="6" w:space="0" w:color="auto"/>
          <w:left w:val="single" w:sz="6" w:space="0" w:color="auto"/>
          <w:bottom w:val="single" w:sz="6" w:space="0" w:color="auto"/>
          <w:right w:val="single" w:sz="6" w:space="0" w:color="auto"/>
        </w:tblBorders>
        <w:tblLayout w:type="fixed"/>
        <w:tblLook w:val="04A0" w:firstRow="1" w:lastRow="0" w:firstColumn="1" w:lastColumn="0" w:noHBand="0" w:noVBand="1"/>
      </w:tblPr>
      <w:tblGrid>
        <w:gridCol w:w="4500"/>
        <w:gridCol w:w="4500"/>
      </w:tblGrid>
      <w:tr w:rsidR="2229AB24" w14:paraId="7690001E" w14:textId="77777777" w:rsidTr="2229AB24">
        <w:trPr>
          <w:trHeight w:val="300"/>
        </w:trPr>
        <w:tc>
          <w:tcPr>
            <w:tcW w:w="4500" w:type="dxa"/>
            <w:tcBorders>
              <w:top w:val="single" w:sz="6" w:space="0" w:color="auto"/>
              <w:left w:val="single" w:sz="6" w:space="0" w:color="auto"/>
              <w:bottom w:val="single" w:sz="6" w:space="0" w:color="auto"/>
              <w:right w:val="single" w:sz="6" w:space="0" w:color="auto"/>
            </w:tcBorders>
          </w:tcPr>
          <w:p w14:paraId="7F21D05F" w14:textId="77777777" w:rsidR="2229AB24" w:rsidRDefault="2229AB24" w:rsidP="2229AB24">
            <w:pPr>
              <w:rPr>
                <w:rFonts w:ascii="Aptos" w:eastAsia="Aptos" w:hAnsi="Aptos" w:cs="Aptos"/>
              </w:rPr>
            </w:pPr>
            <w:r>
              <w:t>Response </w:t>
            </w:r>
          </w:p>
        </w:tc>
        <w:tc>
          <w:tcPr>
            <w:tcW w:w="4500" w:type="dxa"/>
            <w:tcBorders>
              <w:top w:val="single" w:sz="6" w:space="0" w:color="auto"/>
              <w:left w:val="single" w:sz="6" w:space="0" w:color="auto"/>
              <w:bottom w:val="single" w:sz="6" w:space="0" w:color="auto"/>
              <w:right w:val="single" w:sz="6" w:space="0" w:color="auto"/>
            </w:tcBorders>
          </w:tcPr>
          <w:p w14:paraId="4F43C957" w14:textId="5EA9B6D0" w:rsidR="2229AB24" w:rsidRDefault="00C544CD" w:rsidP="2229AB24">
            <w:pPr>
              <w:rPr>
                <w:rFonts w:ascii="Aptos" w:eastAsia="Aptos" w:hAnsi="Aptos" w:cs="Aptos"/>
              </w:rPr>
            </w:pPr>
            <w:r>
              <w:t>Y</w:t>
            </w:r>
            <w:r w:rsidR="2229AB24">
              <w:t>es, if the request for deletion cannot be verified</w:t>
            </w:r>
            <w:r w:rsidR="0008156E">
              <w:t>.</w:t>
            </w:r>
          </w:p>
        </w:tc>
      </w:tr>
      <w:tr w:rsidR="2229AB24" w14:paraId="14C495A5" w14:textId="77777777" w:rsidTr="2229AB24">
        <w:trPr>
          <w:trHeight w:val="300"/>
        </w:trPr>
        <w:tc>
          <w:tcPr>
            <w:tcW w:w="4500" w:type="dxa"/>
            <w:tcBorders>
              <w:top w:val="single" w:sz="6" w:space="0" w:color="auto"/>
              <w:left w:val="single" w:sz="6" w:space="0" w:color="auto"/>
              <w:bottom w:val="single" w:sz="6" w:space="0" w:color="auto"/>
              <w:right w:val="single" w:sz="6" w:space="0" w:color="auto"/>
            </w:tcBorders>
          </w:tcPr>
          <w:p w14:paraId="0D618639" w14:textId="77777777" w:rsidR="2229AB24" w:rsidRDefault="2229AB24" w:rsidP="2229AB24">
            <w:pPr>
              <w:rPr>
                <w:rFonts w:ascii="Aptos" w:eastAsia="Aptos" w:hAnsi="Aptos" w:cs="Aptos"/>
              </w:rPr>
            </w:pPr>
            <w:r>
              <w:t>Citation </w:t>
            </w:r>
          </w:p>
        </w:tc>
        <w:tc>
          <w:tcPr>
            <w:tcW w:w="4500" w:type="dxa"/>
            <w:tcBorders>
              <w:top w:val="single" w:sz="6" w:space="0" w:color="auto"/>
              <w:left w:val="single" w:sz="6" w:space="0" w:color="auto"/>
              <w:bottom w:val="single" w:sz="6" w:space="0" w:color="auto"/>
              <w:right w:val="single" w:sz="6" w:space="0" w:color="auto"/>
            </w:tcBorders>
          </w:tcPr>
          <w:p w14:paraId="7166EDFA" w14:textId="5E54FAD0" w:rsidR="2229AB24" w:rsidRDefault="2229AB24" w:rsidP="2229AB24">
            <w:pPr>
              <w:rPr>
                <w:rFonts w:ascii="Aptos" w:eastAsia="Aptos" w:hAnsi="Aptos" w:cs="Aptos"/>
              </w:rPr>
            </w:pPr>
            <w:del w:id="1336" w:author="Bahar Toto" w:date="2025-11-13T15:06:00Z">
              <w:r w:rsidDel="00107E11">
                <w:delText xml:space="preserve">Conn. Gen. Stat. </w:delText>
              </w:r>
            </w:del>
            <w:r>
              <w:t>§ 42‑518(c)(4)</w:t>
            </w:r>
            <w:ins w:id="1337" w:author="Bahar Toto" w:date="2025-11-13T15:06:00Z">
              <w:r w:rsidR="00107E11">
                <w:t xml:space="preserve"> of the CTDPA</w:t>
              </w:r>
            </w:ins>
          </w:p>
        </w:tc>
      </w:tr>
      <w:tr w:rsidR="2229AB24" w14:paraId="1F630EB5" w14:textId="77777777" w:rsidTr="2229AB24">
        <w:trPr>
          <w:trHeight w:val="300"/>
        </w:trPr>
        <w:tc>
          <w:tcPr>
            <w:tcW w:w="4500" w:type="dxa"/>
            <w:tcBorders>
              <w:top w:val="single" w:sz="6" w:space="0" w:color="auto"/>
              <w:left w:val="single" w:sz="6" w:space="0" w:color="auto"/>
              <w:bottom w:val="single" w:sz="6" w:space="0" w:color="auto"/>
              <w:right w:val="single" w:sz="6" w:space="0" w:color="auto"/>
            </w:tcBorders>
          </w:tcPr>
          <w:p w14:paraId="54AD9E4D" w14:textId="77777777" w:rsidR="2229AB24" w:rsidRDefault="2229AB24" w:rsidP="2229AB24">
            <w:pPr>
              <w:rPr>
                <w:rFonts w:ascii="Aptos" w:eastAsia="Aptos" w:hAnsi="Aptos" w:cs="Aptos"/>
              </w:rPr>
            </w:pPr>
            <w:r>
              <w:t xml:space="preserve">Applicable persona </w:t>
            </w:r>
          </w:p>
        </w:tc>
        <w:tc>
          <w:tcPr>
            <w:tcW w:w="4500" w:type="dxa"/>
            <w:tcBorders>
              <w:top w:val="single" w:sz="6" w:space="0" w:color="auto"/>
              <w:left w:val="single" w:sz="6" w:space="0" w:color="auto"/>
              <w:bottom w:val="single" w:sz="6" w:space="0" w:color="auto"/>
              <w:right w:val="single" w:sz="6" w:space="0" w:color="auto"/>
            </w:tcBorders>
          </w:tcPr>
          <w:p w14:paraId="239ED521" w14:textId="0DC9F297" w:rsidR="2229AB24" w:rsidRDefault="003962DE" w:rsidP="2229AB24">
            <w:pPr>
              <w:rPr>
                <w:rFonts w:ascii="Aptos" w:eastAsia="Aptos" w:hAnsi="Aptos" w:cs="Aptos"/>
              </w:rPr>
            </w:pPr>
            <w:r>
              <w:t>Controller</w:t>
            </w:r>
            <w:ins w:id="1338" w:author="Bahar Toto" w:date="2025-12-04T00:52:00Z">
              <w:r w:rsidR="00364C88">
                <w:t>s</w:t>
              </w:r>
            </w:ins>
            <w:del w:id="1339" w:author="Bahar Toto" w:date="2025-12-04T00:52:00Z">
              <w:r w:rsidR="0008156E" w:rsidDel="00364C88">
                <w:delText>.</w:delText>
              </w:r>
            </w:del>
          </w:p>
        </w:tc>
      </w:tr>
    </w:tbl>
    <w:p w14:paraId="363806AD" w14:textId="77777777" w:rsidR="2229AB24" w:rsidRDefault="2229AB24" w:rsidP="2229AB24">
      <w:pPr>
        <w:tabs>
          <w:tab w:val="left" w:pos="1794"/>
        </w:tabs>
        <w:rPr>
          <w:rFonts w:ascii="Aptos" w:eastAsia="Aptos" w:hAnsi="Aptos" w:cs="Aptos"/>
          <w:color w:val="000000" w:themeColor="text1"/>
        </w:rPr>
      </w:pPr>
    </w:p>
    <w:p w14:paraId="1E64FB48" w14:textId="77777777" w:rsidR="2229AB24" w:rsidRDefault="2229AB24" w:rsidP="2229AB24">
      <w:pPr>
        <w:tabs>
          <w:tab w:val="left" w:pos="1794"/>
        </w:tabs>
        <w:rPr>
          <w:rFonts w:ascii="Aptos" w:eastAsia="Aptos" w:hAnsi="Aptos" w:cs="Aptos"/>
          <w:color w:val="000000" w:themeColor="text1"/>
        </w:rPr>
      </w:pPr>
    </w:p>
    <w:p w14:paraId="2308CA3B" w14:textId="77777777" w:rsidR="41A66100" w:rsidRDefault="41A66100" w:rsidP="2229AB24">
      <w:pPr>
        <w:tabs>
          <w:tab w:val="left" w:pos="1794"/>
        </w:tabs>
        <w:rPr>
          <w:rFonts w:ascii="Aptos" w:eastAsia="Aptos" w:hAnsi="Aptos" w:cs="Aptos"/>
          <w:color w:val="000000" w:themeColor="text1"/>
        </w:rPr>
      </w:pPr>
      <w:r>
        <w:t xml:space="preserve">16.7. Right to restriction of processing/limit use </w:t>
      </w:r>
    </w:p>
    <w:p w14:paraId="23430171" w14:textId="77777777" w:rsidR="2229AB24" w:rsidRDefault="2229AB24" w:rsidP="2229AB24">
      <w:pPr>
        <w:tabs>
          <w:tab w:val="left" w:pos="1794"/>
        </w:tabs>
        <w:rPr>
          <w:rFonts w:ascii="Aptos" w:eastAsia="Aptos" w:hAnsi="Aptos" w:cs="Aptos"/>
          <w:color w:val="000000" w:themeColor="text1"/>
        </w:rPr>
      </w:pPr>
    </w:p>
    <w:p w14:paraId="5C9B14E1" w14:textId="77777777" w:rsidR="41A66100" w:rsidRDefault="41A66100" w:rsidP="2229AB24">
      <w:pPr>
        <w:tabs>
          <w:tab w:val="left" w:pos="1794"/>
        </w:tabs>
        <w:rPr>
          <w:rFonts w:ascii="Aptos" w:eastAsia="Aptos" w:hAnsi="Aptos" w:cs="Aptos"/>
          <w:color w:val="000000" w:themeColor="text1"/>
        </w:rPr>
      </w:pPr>
      <w:r>
        <w:t xml:space="preserve">16.7.1. Do data subjects have the right to restrict processing/limit use? (Please confirm in which circumstances the right applies) </w:t>
      </w:r>
    </w:p>
    <w:p w14:paraId="447CEADB" w14:textId="77777777" w:rsidR="2229AB24" w:rsidRDefault="2229AB24" w:rsidP="2229AB24">
      <w:pPr>
        <w:tabs>
          <w:tab w:val="left" w:pos="1794"/>
        </w:tabs>
        <w:rPr>
          <w:rFonts w:ascii="Aptos" w:eastAsia="Aptos" w:hAnsi="Aptos" w:cs="Aptos"/>
          <w:color w:val="000000" w:themeColor="text1"/>
        </w:rPr>
      </w:pPr>
    </w:p>
    <w:tbl>
      <w:tblPr>
        <w:tblW w:w="0" w:type="auto"/>
        <w:tblBorders>
          <w:top w:val="single" w:sz="6" w:space="0" w:color="auto"/>
          <w:left w:val="single" w:sz="6" w:space="0" w:color="auto"/>
          <w:bottom w:val="single" w:sz="6" w:space="0" w:color="auto"/>
          <w:right w:val="single" w:sz="6" w:space="0" w:color="auto"/>
        </w:tblBorders>
        <w:tblLayout w:type="fixed"/>
        <w:tblLook w:val="04A0" w:firstRow="1" w:lastRow="0" w:firstColumn="1" w:lastColumn="0" w:noHBand="0" w:noVBand="1"/>
      </w:tblPr>
      <w:tblGrid>
        <w:gridCol w:w="4500"/>
        <w:gridCol w:w="4500"/>
      </w:tblGrid>
      <w:tr w:rsidR="2229AB24" w14:paraId="551E0113" w14:textId="77777777" w:rsidTr="2229AB24">
        <w:trPr>
          <w:trHeight w:val="300"/>
        </w:trPr>
        <w:tc>
          <w:tcPr>
            <w:tcW w:w="4500" w:type="dxa"/>
            <w:tcBorders>
              <w:top w:val="single" w:sz="6" w:space="0" w:color="auto"/>
              <w:left w:val="single" w:sz="6" w:space="0" w:color="auto"/>
              <w:bottom w:val="single" w:sz="6" w:space="0" w:color="auto"/>
              <w:right w:val="single" w:sz="6" w:space="0" w:color="auto"/>
            </w:tcBorders>
          </w:tcPr>
          <w:p w14:paraId="074ABBB6" w14:textId="77777777" w:rsidR="2229AB24" w:rsidRDefault="2229AB24" w:rsidP="2229AB24">
            <w:pPr>
              <w:rPr>
                <w:rFonts w:ascii="Aptos" w:eastAsia="Aptos" w:hAnsi="Aptos" w:cs="Aptos"/>
              </w:rPr>
            </w:pPr>
            <w:r>
              <w:t>Response </w:t>
            </w:r>
          </w:p>
        </w:tc>
        <w:tc>
          <w:tcPr>
            <w:tcW w:w="4500" w:type="dxa"/>
            <w:tcBorders>
              <w:top w:val="single" w:sz="6" w:space="0" w:color="auto"/>
              <w:left w:val="single" w:sz="6" w:space="0" w:color="auto"/>
              <w:bottom w:val="single" w:sz="6" w:space="0" w:color="auto"/>
              <w:right w:val="single" w:sz="6" w:space="0" w:color="auto"/>
            </w:tcBorders>
          </w:tcPr>
          <w:p w14:paraId="590FFB06" w14:textId="2ECF9A8F" w:rsidR="2229AB24" w:rsidRDefault="2229AB24">
            <w:pPr>
              <w:tabs>
                <w:tab w:val="left" w:pos="3466"/>
              </w:tabs>
              <w:rPr>
                <w:rFonts w:ascii="Aptos" w:eastAsia="Aptos" w:hAnsi="Aptos" w:cs="Aptos"/>
              </w:rPr>
              <w:pPrChange w:id="1340" w:author="Bahar Toto" w:date="2025-12-04T00:53:00Z">
                <w:pPr/>
              </w:pPrChange>
            </w:pPr>
            <w:r>
              <w:t>No, but</w:t>
            </w:r>
            <w:ins w:id="1341" w:author="Bahar Toto" w:date="2025-12-04T00:53:00Z">
              <w:r w:rsidR="00A6760C">
                <w:t xml:space="preserve"> please</w:t>
              </w:r>
            </w:ins>
            <w:r>
              <w:t xml:space="preserve"> see </w:t>
            </w:r>
            <w:ins w:id="1342" w:author="Bahar Toto" w:date="2025-12-04T00:52:00Z">
              <w:r w:rsidR="00364C88">
                <w:t xml:space="preserve">section </w:t>
              </w:r>
            </w:ins>
            <w:r>
              <w:t>16.8</w:t>
            </w:r>
            <w:r w:rsidR="0008156E">
              <w:t>.</w:t>
            </w:r>
            <w:ins w:id="1343" w:author="Bahar Toto" w:date="2025-12-04T00:53:00Z">
              <w:r w:rsidR="00A6760C">
                <w:t xml:space="preserve"> below.</w:t>
              </w:r>
            </w:ins>
          </w:p>
        </w:tc>
      </w:tr>
      <w:tr w:rsidR="2229AB24" w14:paraId="3A754FB7" w14:textId="77777777" w:rsidTr="2229AB24">
        <w:trPr>
          <w:trHeight w:val="300"/>
        </w:trPr>
        <w:tc>
          <w:tcPr>
            <w:tcW w:w="4500" w:type="dxa"/>
            <w:tcBorders>
              <w:top w:val="single" w:sz="6" w:space="0" w:color="auto"/>
              <w:left w:val="single" w:sz="6" w:space="0" w:color="auto"/>
              <w:bottom w:val="single" w:sz="6" w:space="0" w:color="auto"/>
              <w:right w:val="single" w:sz="6" w:space="0" w:color="auto"/>
            </w:tcBorders>
          </w:tcPr>
          <w:p w14:paraId="7B1C2551" w14:textId="77777777" w:rsidR="2229AB24" w:rsidRDefault="2229AB24" w:rsidP="2229AB24">
            <w:pPr>
              <w:rPr>
                <w:rFonts w:ascii="Aptos" w:eastAsia="Aptos" w:hAnsi="Aptos" w:cs="Aptos"/>
              </w:rPr>
            </w:pPr>
            <w:r>
              <w:t>Citation </w:t>
            </w:r>
          </w:p>
        </w:tc>
        <w:tc>
          <w:tcPr>
            <w:tcW w:w="4500" w:type="dxa"/>
            <w:tcBorders>
              <w:top w:val="single" w:sz="6" w:space="0" w:color="auto"/>
              <w:left w:val="single" w:sz="6" w:space="0" w:color="auto"/>
              <w:bottom w:val="single" w:sz="6" w:space="0" w:color="auto"/>
              <w:right w:val="single" w:sz="6" w:space="0" w:color="auto"/>
            </w:tcBorders>
          </w:tcPr>
          <w:p w14:paraId="01D09874" w14:textId="5805D622" w:rsidR="2229AB24" w:rsidRDefault="00134928" w:rsidP="2229AB24">
            <w:pPr>
              <w:rPr>
                <w:rFonts w:ascii="Aptos" w:eastAsia="Aptos" w:hAnsi="Aptos" w:cs="Aptos"/>
              </w:rPr>
            </w:pPr>
            <w:r>
              <w:t>Not applicable</w:t>
            </w:r>
            <w:r w:rsidR="0008156E">
              <w:t>.</w:t>
            </w:r>
          </w:p>
        </w:tc>
      </w:tr>
      <w:tr w:rsidR="2229AB24" w14:paraId="60206DA9" w14:textId="77777777" w:rsidTr="2229AB24">
        <w:trPr>
          <w:trHeight w:val="300"/>
        </w:trPr>
        <w:tc>
          <w:tcPr>
            <w:tcW w:w="4500" w:type="dxa"/>
            <w:tcBorders>
              <w:top w:val="single" w:sz="6" w:space="0" w:color="auto"/>
              <w:left w:val="single" w:sz="6" w:space="0" w:color="auto"/>
              <w:bottom w:val="single" w:sz="6" w:space="0" w:color="auto"/>
              <w:right w:val="single" w:sz="6" w:space="0" w:color="auto"/>
            </w:tcBorders>
          </w:tcPr>
          <w:p w14:paraId="417FF474" w14:textId="77777777" w:rsidR="2229AB24" w:rsidRDefault="2229AB24" w:rsidP="2229AB24">
            <w:pPr>
              <w:rPr>
                <w:rFonts w:ascii="Aptos" w:eastAsia="Aptos" w:hAnsi="Aptos" w:cs="Aptos"/>
              </w:rPr>
            </w:pPr>
            <w:r>
              <w:t xml:space="preserve">Applicable persona </w:t>
            </w:r>
          </w:p>
        </w:tc>
        <w:tc>
          <w:tcPr>
            <w:tcW w:w="4500" w:type="dxa"/>
            <w:tcBorders>
              <w:top w:val="single" w:sz="6" w:space="0" w:color="auto"/>
              <w:left w:val="single" w:sz="6" w:space="0" w:color="auto"/>
              <w:bottom w:val="single" w:sz="6" w:space="0" w:color="auto"/>
              <w:right w:val="single" w:sz="6" w:space="0" w:color="auto"/>
            </w:tcBorders>
          </w:tcPr>
          <w:p w14:paraId="64D1CFDE" w14:textId="72F4B2A9" w:rsidR="2229AB24" w:rsidRDefault="00134928" w:rsidP="2229AB24">
            <w:pPr>
              <w:rPr>
                <w:rFonts w:ascii="Aptos" w:eastAsia="Aptos" w:hAnsi="Aptos" w:cs="Aptos"/>
              </w:rPr>
            </w:pPr>
            <w:r>
              <w:t>Not applicable</w:t>
            </w:r>
            <w:r w:rsidR="0008156E">
              <w:t>.</w:t>
            </w:r>
          </w:p>
        </w:tc>
      </w:tr>
    </w:tbl>
    <w:p w14:paraId="571BC974" w14:textId="77777777" w:rsidR="2229AB24" w:rsidRDefault="2229AB24" w:rsidP="2229AB24">
      <w:pPr>
        <w:tabs>
          <w:tab w:val="left" w:pos="1794"/>
        </w:tabs>
        <w:rPr>
          <w:rFonts w:ascii="Aptos" w:eastAsia="Aptos" w:hAnsi="Aptos" w:cs="Aptos"/>
          <w:color w:val="000000" w:themeColor="text1"/>
        </w:rPr>
      </w:pPr>
    </w:p>
    <w:p w14:paraId="600C57E8" w14:textId="77777777" w:rsidR="41A66100" w:rsidRDefault="41A66100" w:rsidP="2229AB24">
      <w:pPr>
        <w:tabs>
          <w:tab w:val="left" w:pos="1794"/>
        </w:tabs>
        <w:rPr>
          <w:rFonts w:ascii="Aptos" w:eastAsia="Aptos" w:hAnsi="Aptos" w:cs="Aptos"/>
          <w:color w:val="000000" w:themeColor="text1"/>
        </w:rPr>
      </w:pPr>
      <w:r>
        <w:t>16.7.2. Are there general exceptions to this right?</w:t>
      </w:r>
    </w:p>
    <w:p w14:paraId="54954748" w14:textId="77777777" w:rsidR="2229AB24" w:rsidRDefault="2229AB24" w:rsidP="2229AB24">
      <w:pPr>
        <w:tabs>
          <w:tab w:val="left" w:pos="1794"/>
        </w:tabs>
        <w:rPr>
          <w:rFonts w:ascii="Aptos" w:eastAsia="Aptos" w:hAnsi="Aptos" w:cs="Aptos"/>
          <w:color w:val="000000" w:themeColor="text1"/>
        </w:rPr>
      </w:pPr>
    </w:p>
    <w:tbl>
      <w:tblPr>
        <w:tblW w:w="0" w:type="auto"/>
        <w:tblBorders>
          <w:top w:val="single" w:sz="6" w:space="0" w:color="auto"/>
          <w:left w:val="single" w:sz="6" w:space="0" w:color="auto"/>
          <w:bottom w:val="single" w:sz="6" w:space="0" w:color="auto"/>
          <w:right w:val="single" w:sz="6" w:space="0" w:color="auto"/>
        </w:tblBorders>
        <w:tblLayout w:type="fixed"/>
        <w:tblLook w:val="04A0" w:firstRow="1" w:lastRow="0" w:firstColumn="1" w:lastColumn="0" w:noHBand="0" w:noVBand="1"/>
      </w:tblPr>
      <w:tblGrid>
        <w:gridCol w:w="4500"/>
        <w:gridCol w:w="4500"/>
      </w:tblGrid>
      <w:tr w:rsidR="2229AB24" w14:paraId="099BC7AF" w14:textId="77777777" w:rsidTr="2229AB24">
        <w:trPr>
          <w:trHeight w:val="300"/>
        </w:trPr>
        <w:tc>
          <w:tcPr>
            <w:tcW w:w="4500" w:type="dxa"/>
            <w:tcBorders>
              <w:top w:val="single" w:sz="6" w:space="0" w:color="auto"/>
              <w:left w:val="single" w:sz="6" w:space="0" w:color="auto"/>
              <w:bottom w:val="single" w:sz="6" w:space="0" w:color="auto"/>
              <w:right w:val="single" w:sz="6" w:space="0" w:color="auto"/>
            </w:tcBorders>
          </w:tcPr>
          <w:p w14:paraId="7DDC737D" w14:textId="77777777" w:rsidR="2229AB24" w:rsidRDefault="2229AB24" w:rsidP="2229AB24">
            <w:pPr>
              <w:rPr>
                <w:rFonts w:ascii="Aptos" w:eastAsia="Aptos" w:hAnsi="Aptos" w:cs="Aptos"/>
              </w:rPr>
            </w:pPr>
            <w:r>
              <w:t>Response </w:t>
            </w:r>
          </w:p>
        </w:tc>
        <w:tc>
          <w:tcPr>
            <w:tcW w:w="4500" w:type="dxa"/>
            <w:tcBorders>
              <w:top w:val="single" w:sz="6" w:space="0" w:color="auto"/>
              <w:left w:val="single" w:sz="6" w:space="0" w:color="auto"/>
              <w:bottom w:val="single" w:sz="6" w:space="0" w:color="auto"/>
              <w:right w:val="single" w:sz="6" w:space="0" w:color="auto"/>
            </w:tcBorders>
          </w:tcPr>
          <w:p w14:paraId="0D47768D" w14:textId="23DE425B" w:rsidR="2229AB24" w:rsidRDefault="2229AB24" w:rsidP="2229AB24">
            <w:pPr>
              <w:rPr>
                <w:rFonts w:ascii="Aptos" w:eastAsia="Aptos" w:hAnsi="Aptos" w:cs="Aptos"/>
              </w:rPr>
            </w:pPr>
            <w:r>
              <w:t>Not applicable</w:t>
            </w:r>
            <w:r w:rsidR="0008156E">
              <w:t>.</w:t>
            </w:r>
          </w:p>
        </w:tc>
      </w:tr>
      <w:tr w:rsidR="2229AB24" w14:paraId="72D449DE" w14:textId="77777777" w:rsidTr="2229AB24">
        <w:trPr>
          <w:trHeight w:val="300"/>
        </w:trPr>
        <w:tc>
          <w:tcPr>
            <w:tcW w:w="4500" w:type="dxa"/>
            <w:tcBorders>
              <w:top w:val="single" w:sz="6" w:space="0" w:color="auto"/>
              <w:left w:val="single" w:sz="6" w:space="0" w:color="auto"/>
              <w:bottom w:val="single" w:sz="6" w:space="0" w:color="auto"/>
              <w:right w:val="single" w:sz="6" w:space="0" w:color="auto"/>
            </w:tcBorders>
          </w:tcPr>
          <w:p w14:paraId="38482A7D" w14:textId="77777777" w:rsidR="2229AB24" w:rsidRDefault="2229AB24" w:rsidP="2229AB24">
            <w:pPr>
              <w:rPr>
                <w:rFonts w:ascii="Aptos" w:eastAsia="Aptos" w:hAnsi="Aptos" w:cs="Aptos"/>
              </w:rPr>
            </w:pPr>
            <w:r>
              <w:t>Citation </w:t>
            </w:r>
          </w:p>
        </w:tc>
        <w:tc>
          <w:tcPr>
            <w:tcW w:w="4500" w:type="dxa"/>
            <w:tcBorders>
              <w:top w:val="single" w:sz="6" w:space="0" w:color="auto"/>
              <w:left w:val="single" w:sz="6" w:space="0" w:color="auto"/>
              <w:bottom w:val="single" w:sz="6" w:space="0" w:color="auto"/>
              <w:right w:val="single" w:sz="6" w:space="0" w:color="auto"/>
            </w:tcBorders>
          </w:tcPr>
          <w:p w14:paraId="4392D3CD" w14:textId="20A45B07" w:rsidR="2229AB24" w:rsidRDefault="00134928" w:rsidP="2229AB24">
            <w:pPr>
              <w:rPr>
                <w:rFonts w:ascii="Aptos" w:eastAsia="Aptos" w:hAnsi="Aptos" w:cs="Aptos"/>
              </w:rPr>
            </w:pPr>
            <w:r>
              <w:t>Not applicable</w:t>
            </w:r>
            <w:r w:rsidR="0008156E">
              <w:t>.</w:t>
            </w:r>
          </w:p>
        </w:tc>
      </w:tr>
      <w:tr w:rsidR="2229AB24" w14:paraId="36ECF6D8" w14:textId="77777777" w:rsidTr="2229AB24">
        <w:trPr>
          <w:trHeight w:val="300"/>
        </w:trPr>
        <w:tc>
          <w:tcPr>
            <w:tcW w:w="4500" w:type="dxa"/>
            <w:tcBorders>
              <w:top w:val="single" w:sz="6" w:space="0" w:color="auto"/>
              <w:left w:val="single" w:sz="6" w:space="0" w:color="auto"/>
              <w:bottom w:val="single" w:sz="6" w:space="0" w:color="auto"/>
              <w:right w:val="single" w:sz="6" w:space="0" w:color="auto"/>
            </w:tcBorders>
          </w:tcPr>
          <w:p w14:paraId="5522C727" w14:textId="77777777" w:rsidR="2229AB24" w:rsidRDefault="2229AB24" w:rsidP="2229AB24">
            <w:pPr>
              <w:rPr>
                <w:rFonts w:ascii="Aptos" w:eastAsia="Aptos" w:hAnsi="Aptos" w:cs="Aptos"/>
              </w:rPr>
            </w:pPr>
            <w:r>
              <w:t xml:space="preserve">Applicable persona </w:t>
            </w:r>
          </w:p>
        </w:tc>
        <w:tc>
          <w:tcPr>
            <w:tcW w:w="4500" w:type="dxa"/>
            <w:tcBorders>
              <w:top w:val="single" w:sz="6" w:space="0" w:color="auto"/>
              <w:left w:val="single" w:sz="6" w:space="0" w:color="auto"/>
              <w:bottom w:val="single" w:sz="6" w:space="0" w:color="auto"/>
              <w:right w:val="single" w:sz="6" w:space="0" w:color="auto"/>
            </w:tcBorders>
          </w:tcPr>
          <w:p w14:paraId="323F0699" w14:textId="5C44D756" w:rsidR="2229AB24" w:rsidRDefault="00134928" w:rsidP="2229AB24">
            <w:pPr>
              <w:rPr>
                <w:rFonts w:ascii="Aptos" w:eastAsia="Aptos" w:hAnsi="Aptos" w:cs="Aptos"/>
              </w:rPr>
            </w:pPr>
            <w:r>
              <w:t>Not applicable</w:t>
            </w:r>
            <w:r w:rsidR="0008156E">
              <w:t>.</w:t>
            </w:r>
            <w:r>
              <w:t xml:space="preserve"> </w:t>
            </w:r>
          </w:p>
        </w:tc>
      </w:tr>
    </w:tbl>
    <w:p w14:paraId="3BC69F73" w14:textId="77777777" w:rsidR="2229AB24" w:rsidRDefault="2229AB24" w:rsidP="2229AB24">
      <w:pPr>
        <w:tabs>
          <w:tab w:val="left" w:pos="1794"/>
        </w:tabs>
        <w:rPr>
          <w:rFonts w:ascii="Aptos" w:eastAsia="Aptos" w:hAnsi="Aptos" w:cs="Aptos"/>
          <w:color w:val="000000" w:themeColor="text1"/>
        </w:rPr>
      </w:pPr>
    </w:p>
    <w:p w14:paraId="4DDFD698" w14:textId="77777777" w:rsidR="2229AB24" w:rsidRDefault="2229AB24" w:rsidP="2229AB24">
      <w:pPr>
        <w:tabs>
          <w:tab w:val="left" w:pos="1794"/>
        </w:tabs>
        <w:rPr>
          <w:rFonts w:ascii="Aptos" w:eastAsia="Aptos" w:hAnsi="Aptos" w:cs="Aptos"/>
          <w:color w:val="000000" w:themeColor="text1"/>
        </w:rPr>
      </w:pPr>
    </w:p>
    <w:p w14:paraId="1F385A90" w14:textId="77777777" w:rsidR="41A66100" w:rsidRDefault="41A66100" w:rsidP="2229AB24">
      <w:pPr>
        <w:tabs>
          <w:tab w:val="left" w:pos="1794"/>
        </w:tabs>
        <w:rPr>
          <w:rFonts w:ascii="Aptos" w:eastAsia="Aptos" w:hAnsi="Aptos" w:cs="Aptos"/>
          <w:color w:val="000000" w:themeColor="text1"/>
        </w:rPr>
      </w:pPr>
      <w:r>
        <w:t>16.8. Right to opt out/object</w:t>
      </w:r>
    </w:p>
    <w:p w14:paraId="4FF71BE1" w14:textId="77777777" w:rsidR="2229AB24" w:rsidRDefault="2229AB24" w:rsidP="2229AB24">
      <w:pPr>
        <w:tabs>
          <w:tab w:val="left" w:pos="1794"/>
        </w:tabs>
        <w:rPr>
          <w:rFonts w:ascii="Aptos" w:eastAsia="Aptos" w:hAnsi="Aptos" w:cs="Aptos"/>
          <w:color w:val="000000" w:themeColor="text1"/>
        </w:rPr>
      </w:pPr>
    </w:p>
    <w:p w14:paraId="55F57136" w14:textId="77777777" w:rsidR="41A66100" w:rsidRDefault="41A66100" w:rsidP="2229AB24">
      <w:pPr>
        <w:tabs>
          <w:tab w:val="left" w:pos="1794"/>
        </w:tabs>
        <w:rPr>
          <w:rFonts w:ascii="Aptos" w:eastAsia="Aptos" w:hAnsi="Aptos" w:cs="Aptos"/>
          <w:color w:val="000000" w:themeColor="text1"/>
        </w:rPr>
      </w:pPr>
      <w:r>
        <w:t xml:space="preserve">16.8.1. Do data subjects have the right to opt out of/object to processing? (Please confirm in which circumstances the right applies) </w:t>
      </w:r>
    </w:p>
    <w:p w14:paraId="440502BA" w14:textId="77777777" w:rsidR="2229AB24" w:rsidRDefault="2229AB24" w:rsidP="2229AB24">
      <w:pPr>
        <w:tabs>
          <w:tab w:val="left" w:pos="1794"/>
        </w:tabs>
        <w:rPr>
          <w:rFonts w:ascii="Aptos" w:eastAsia="Aptos" w:hAnsi="Aptos" w:cs="Aptos"/>
          <w:color w:val="000000" w:themeColor="text1"/>
        </w:rPr>
      </w:pPr>
    </w:p>
    <w:tbl>
      <w:tblPr>
        <w:tblW w:w="0" w:type="auto"/>
        <w:tblBorders>
          <w:top w:val="single" w:sz="6" w:space="0" w:color="auto"/>
          <w:left w:val="single" w:sz="6" w:space="0" w:color="auto"/>
          <w:bottom w:val="single" w:sz="6" w:space="0" w:color="auto"/>
          <w:right w:val="single" w:sz="6" w:space="0" w:color="auto"/>
        </w:tblBorders>
        <w:tblLayout w:type="fixed"/>
        <w:tblLook w:val="04A0" w:firstRow="1" w:lastRow="0" w:firstColumn="1" w:lastColumn="0" w:noHBand="0" w:noVBand="1"/>
      </w:tblPr>
      <w:tblGrid>
        <w:gridCol w:w="4500"/>
        <w:gridCol w:w="4500"/>
      </w:tblGrid>
      <w:tr w:rsidR="2229AB24" w14:paraId="037E7772" w14:textId="77777777" w:rsidTr="2229AB24">
        <w:trPr>
          <w:trHeight w:val="300"/>
        </w:trPr>
        <w:tc>
          <w:tcPr>
            <w:tcW w:w="4500" w:type="dxa"/>
            <w:tcBorders>
              <w:top w:val="single" w:sz="6" w:space="0" w:color="auto"/>
              <w:left w:val="single" w:sz="6" w:space="0" w:color="auto"/>
              <w:bottom w:val="single" w:sz="6" w:space="0" w:color="auto"/>
              <w:right w:val="single" w:sz="6" w:space="0" w:color="auto"/>
            </w:tcBorders>
          </w:tcPr>
          <w:p w14:paraId="0F4678CF" w14:textId="77777777" w:rsidR="2229AB24" w:rsidRDefault="2229AB24" w:rsidP="2229AB24">
            <w:pPr>
              <w:rPr>
                <w:rFonts w:ascii="Aptos" w:eastAsia="Aptos" w:hAnsi="Aptos" w:cs="Aptos"/>
              </w:rPr>
            </w:pPr>
            <w:r>
              <w:t>Response </w:t>
            </w:r>
          </w:p>
        </w:tc>
        <w:tc>
          <w:tcPr>
            <w:tcW w:w="4500" w:type="dxa"/>
            <w:tcBorders>
              <w:top w:val="single" w:sz="6" w:space="0" w:color="auto"/>
              <w:left w:val="single" w:sz="6" w:space="0" w:color="auto"/>
              <w:bottom w:val="single" w:sz="6" w:space="0" w:color="auto"/>
              <w:right w:val="single" w:sz="6" w:space="0" w:color="auto"/>
            </w:tcBorders>
          </w:tcPr>
          <w:p w14:paraId="1D954B82" w14:textId="225345BC" w:rsidR="2229AB24" w:rsidRDefault="2229AB24" w:rsidP="2229AB24">
            <w:pPr>
              <w:rPr>
                <w:rFonts w:ascii="Aptos" w:eastAsia="Aptos" w:hAnsi="Aptos" w:cs="Aptos"/>
              </w:rPr>
            </w:pPr>
            <w:del w:id="1344" w:author="Bahar Toto" w:date="2025-12-04T00:53:00Z">
              <w:r w:rsidDel="00A6760C">
                <w:delText> </w:delText>
              </w:r>
            </w:del>
            <w:r>
              <w:t xml:space="preserve">Yes, consumers may opt out of the processing of the personal data for purposes of (A) targeted advertising, (B) the sale of personal data, or (C) profiling in furtherance of </w:t>
            </w:r>
            <w:del w:id="1345" w:author="Bahar Toto" w:date="2025-12-04T00:59:00Z">
              <w:r w:rsidDel="001419F8">
                <w:delText xml:space="preserve">solely </w:delText>
              </w:r>
            </w:del>
            <w:ins w:id="1346" w:author="Bahar Toto" w:date="2025-12-04T00:59:00Z">
              <w:r w:rsidR="001419F8">
                <w:t xml:space="preserve">any </w:t>
              </w:r>
            </w:ins>
            <w:r>
              <w:t xml:space="preserve">automated </w:t>
            </w:r>
            <w:ins w:id="1347" w:author="Bahar Toto" w:date="2025-12-04T01:00:00Z">
              <w:r w:rsidR="003A2EEC" w:rsidRPr="003A2EEC">
                <w:t>decision that produces any legal or similarly significant effect concerning the consumer</w:t>
              </w:r>
              <w:r w:rsidR="003A2EEC">
                <w:t>.</w:t>
              </w:r>
            </w:ins>
            <w:del w:id="1348" w:author="Bahar Toto" w:date="2025-12-04T01:00:00Z">
              <w:r w:rsidDel="003A2EEC">
                <w:delText>decisions that produce legal or similarly significant effects concerning the consumer.</w:delText>
              </w:r>
            </w:del>
          </w:p>
        </w:tc>
      </w:tr>
      <w:tr w:rsidR="00134928" w14:paraId="3576BA7A" w14:textId="77777777" w:rsidTr="2229AB24">
        <w:trPr>
          <w:trHeight w:val="300"/>
        </w:trPr>
        <w:tc>
          <w:tcPr>
            <w:tcW w:w="4500" w:type="dxa"/>
            <w:tcBorders>
              <w:top w:val="single" w:sz="6" w:space="0" w:color="auto"/>
              <w:left w:val="single" w:sz="6" w:space="0" w:color="auto"/>
              <w:bottom w:val="single" w:sz="6" w:space="0" w:color="auto"/>
              <w:right w:val="single" w:sz="6" w:space="0" w:color="auto"/>
            </w:tcBorders>
          </w:tcPr>
          <w:p w14:paraId="25B91341" w14:textId="77777777" w:rsidR="00134928" w:rsidRDefault="00134928" w:rsidP="00134928">
            <w:pPr>
              <w:rPr>
                <w:rFonts w:ascii="Aptos" w:eastAsia="Aptos" w:hAnsi="Aptos" w:cs="Aptos"/>
              </w:rPr>
            </w:pPr>
            <w:r>
              <w:t>Citation </w:t>
            </w:r>
          </w:p>
        </w:tc>
        <w:tc>
          <w:tcPr>
            <w:tcW w:w="4500" w:type="dxa"/>
            <w:tcBorders>
              <w:top w:val="single" w:sz="6" w:space="0" w:color="auto"/>
              <w:left w:val="single" w:sz="6" w:space="0" w:color="auto"/>
              <w:bottom w:val="single" w:sz="6" w:space="0" w:color="auto"/>
              <w:right w:val="single" w:sz="6" w:space="0" w:color="auto"/>
            </w:tcBorders>
          </w:tcPr>
          <w:p w14:paraId="482458FD" w14:textId="6169F834" w:rsidR="00134928" w:rsidRDefault="00134928" w:rsidP="00134928">
            <w:pPr>
              <w:rPr>
                <w:rFonts w:ascii="Aptos" w:eastAsia="Aptos" w:hAnsi="Aptos" w:cs="Aptos"/>
              </w:rPr>
            </w:pPr>
            <w:del w:id="1349" w:author="Bahar Toto" w:date="2025-11-13T15:06:00Z">
              <w:r w:rsidDel="00107E11">
                <w:delText xml:space="preserve">Conn. Gen. Stat. </w:delText>
              </w:r>
            </w:del>
            <w:r>
              <w:t>§</w:t>
            </w:r>
            <w:del w:id="1350" w:author="Bahar Toto" w:date="2025-12-04T01:00:00Z">
              <w:r w:rsidDel="003A2EEC">
                <w:delText xml:space="preserve"> </w:delText>
              </w:r>
            </w:del>
            <w:r>
              <w:t>42‑518(a)(5)</w:t>
            </w:r>
            <w:ins w:id="1351" w:author="Bahar Toto" w:date="2025-11-13T15:06:00Z">
              <w:r w:rsidR="00107E11">
                <w:t xml:space="preserve"> of the CTDPA</w:t>
              </w:r>
            </w:ins>
          </w:p>
        </w:tc>
      </w:tr>
      <w:tr w:rsidR="00134928" w14:paraId="2B5B92E8" w14:textId="77777777" w:rsidTr="2229AB24">
        <w:trPr>
          <w:trHeight w:val="300"/>
        </w:trPr>
        <w:tc>
          <w:tcPr>
            <w:tcW w:w="4500" w:type="dxa"/>
            <w:tcBorders>
              <w:top w:val="single" w:sz="6" w:space="0" w:color="auto"/>
              <w:left w:val="single" w:sz="6" w:space="0" w:color="auto"/>
              <w:bottom w:val="single" w:sz="6" w:space="0" w:color="auto"/>
              <w:right w:val="single" w:sz="6" w:space="0" w:color="auto"/>
            </w:tcBorders>
          </w:tcPr>
          <w:p w14:paraId="26DCA89F" w14:textId="77777777" w:rsidR="00134928" w:rsidRDefault="00134928" w:rsidP="00134928">
            <w:pPr>
              <w:rPr>
                <w:rFonts w:ascii="Aptos" w:eastAsia="Aptos" w:hAnsi="Aptos" w:cs="Aptos"/>
              </w:rPr>
            </w:pPr>
            <w:r>
              <w:t xml:space="preserve">Applicable persona </w:t>
            </w:r>
          </w:p>
        </w:tc>
        <w:tc>
          <w:tcPr>
            <w:tcW w:w="4500" w:type="dxa"/>
            <w:tcBorders>
              <w:top w:val="single" w:sz="6" w:space="0" w:color="auto"/>
              <w:left w:val="single" w:sz="6" w:space="0" w:color="auto"/>
              <w:bottom w:val="single" w:sz="6" w:space="0" w:color="auto"/>
              <w:right w:val="single" w:sz="6" w:space="0" w:color="auto"/>
            </w:tcBorders>
          </w:tcPr>
          <w:p w14:paraId="7A3DAE7B" w14:textId="3F9074D1" w:rsidR="00134928" w:rsidRDefault="00134928" w:rsidP="00134928">
            <w:pPr>
              <w:rPr>
                <w:rFonts w:ascii="Aptos" w:eastAsia="Aptos" w:hAnsi="Aptos" w:cs="Aptos"/>
              </w:rPr>
            </w:pPr>
            <w:r>
              <w:t>Controllers</w:t>
            </w:r>
            <w:del w:id="1352" w:author="Bahar Toto" w:date="2025-12-04T00:53:00Z">
              <w:r w:rsidR="0008156E" w:rsidDel="00941835">
                <w:delText>.</w:delText>
              </w:r>
            </w:del>
          </w:p>
        </w:tc>
      </w:tr>
    </w:tbl>
    <w:p w14:paraId="731F893F" w14:textId="77777777" w:rsidR="2229AB24" w:rsidRDefault="2229AB24" w:rsidP="2229AB24">
      <w:pPr>
        <w:tabs>
          <w:tab w:val="left" w:pos="1794"/>
        </w:tabs>
        <w:rPr>
          <w:rFonts w:ascii="Aptos" w:eastAsia="Aptos" w:hAnsi="Aptos" w:cs="Aptos"/>
          <w:color w:val="000000" w:themeColor="text1"/>
        </w:rPr>
      </w:pPr>
    </w:p>
    <w:p w14:paraId="1BE13438" w14:textId="77777777" w:rsidR="41A66100" w:rsidRDefault="41A66100" w:rsidP="2229AB24">
      <w:pPr>
        <w:tabs>
          <w:tab w:val="left" w:pos="1794"/>
        </w:tabs>
        <w:rPr>
          <w:rFonts w:ascii="Aptos" w:eastAsia="Aptos" w:hAnsi="Aptos" w:cs="Aptos"/>
          <w:color w:val="000000" w:themeColor="text1"/>
        </w:rPr>
      </w:pPr>
      <w:r>
        <w:t>16.8.2. Are there general exceptions to this right?</w:t>
      </w:r>
    </w:p>
    <w:p w14:paraId="299D0569" w14:textId="77777777" w:rsidR="2229AB24" w:rsidRDefault="2229AB24" w:rsidP="2229AB24">
      <w:pPr>
        <w:tabs>
          <w:tab w:val="left" w:pos="1794"/>
        </w:tabs>
        <w:rPr>
          <w:rFonts w:ascii="Aptos" w:eastAsia="Aptos" w:hAnsi="Aptos" w:cs="Aptos"/>
          <w:color w:val="000000" w:themeColor="text1"/>
        </w:rPr>
      </w:pPr>
    </w:p>
    <w:tbl>
      <w:tblPr>
        <w:tblW w:w="0" w:type="auto"/>
        <w:tblBorders>
          <w:top w:val="single" w:sz="6" w:space="0" w:color="auto"/>
          <w:left w:val="single" w:sz="6" w:space="0" w:color="auto"/>
          <w:bottom w:val="single" w:sz="6" w:space="0" w:color="auto"/>
          <w:right w:val="single" w:sz="6" w:space="0" w:color="auto"/>
        </w:tblBorders>
        <w:tblLayout w:type="fixed"/>
        <w:tblLook w:val="04A0" w:firstRow="1" w:lastRow="0" w:firstColumn="1" w:lastColumn="0" w:noHBand="0" w:noVBand="1"/>
      </w:tblPr>
      <w:tblGrid>
        <w:gridCol w:w="4500"/>
        <w:gridCol w:w="4500"/>
      </w:tblGrid>
      <w:tr w:rsidR="2229AB24" w14:paraId="573850A8" w14:textId="77777777" w:rsidTr="2229AB24">
        <w:trPr>
          <w:trHeight w:val="300"/>
        </w:trPr>
        <w:tc>
          <w:tcPr>
            <w:tcW w:w="4500" w:type="dxa"/>
            <w:tcBorders>
              <w:top w:val="single" w:sz="6" w:space="0" w:color="auto"/>
              <w:left w:val="single" w:sz="6" w:space="0" w:color="auto"/>
              <w:bottom w:val="single" w:sz="6" w:space="0" w:color="auto"/>
              <w:right w:val="single" w:sz="6" w:space="0" w:color="auto"/>
            </w:tcBorders>
          </w:tcPr>
          <w:p w14:paraId="07E56869" w14:textId="77777777" w:rsidR="2229AB24" w:rsidRDefault="2229AB24" w:rsidP="2229AB24">
            <w:pPr>
              <w:rPr>
                <w:rFonts w:ascii="Aptos" w:eastAsia="Aptos" w:hAnsi="Aptos" w:cs="Aptos"/>
              </w:rPr>
            </w:pPr>
            <w:r>
              <w:t>Response </w:t>
            </w:r>
          </w:p>
        </w:tc>
        <w:tc>
          <w:tcPr>
            <w:tcW w:w="4500" w:type="dxa"/>
            <w:tcBorders>
              <w:top w:val="single" w:sz="6" w:space="0" w:color="auto"/>
              <w:left w:val="single" w:sz="6" w:space="0" w:color="auto"/>
              <w:bottom w:val="single" w:sz="6" w:space="0" w:color="auto"/>
              <w:right w:val="single" w:sz="6" w:space="0" w:color="auto"/>
            </w:tcBorders>
          </w:tcPr>
          <w:p w14:paraId="06E340C4" w14:textId="34FF41EA" w:rsidR="2229AB24" w:rsidRDefault="2229AB24" w:rsidP="2229AB24">
            <w:pPr>
              <w:rPr>
                <w:rFonts w:ascii="Aptos" w:eastAsia="Aptos" w:hAnsi="Aptos" w:cs="Aptos"/>
              </w:rPr>
            </w:pPr>
            <w:r>
              <w:t>Yes. The right to opt-out of sale is subject to the following exemption: The right to opt-out shall not be construed to require a controller to provide a product or service that requires the personal data of a consumer which the controller does not collect or maintain, or prohibit a controller from offering a different price, rate, level, quality or selection of goods or services to a consumer, including offering goods or services for no fee, if the offering is in connection with a consumer's voluntary participation in a bona fide loyalty, rewards, premium features, discounts or club card program. Further, the right of opt-out may be denied if the controller has a good faith, reasonable and documented belief that such request is fraudulent</w:t>
            </w:r>
            <w:r w:rsidR="0008156E">
              <w:t>.</w:t>
            </w:r>
          </w:p>
        </w:tc>
      </w:tr>
      <w:tr w:rsidR="00CD5C2F" w14:paraId="7F3C5385" w14:textId="77777777" w:rsidTr="2229AB24">
        <w:trPr>
          <w:trHeight w:val="300"/>
        </w:trPr>
        <w:tc>
          <w:tcPr>
            <w:tcW w:w="4500" w:type="dxa"/>
            <w:tcBorders>
              <w:top w:val="single" w:sz="6" w:space="0" w:color="auto"/>
              <w:left w:val="single" w:sz="6" w:space="0" w:color="auto"/>
              <w:bottom w:val="single" w:sz="6" w:space="0" w:color="auto"/>
              <w:right w:val="single" w:sz="6" w:space="0" w:color="auto"/>
            </w:tcBorders>
          </w:tcPr>
          <w:p w14:paraId="267B1260" w14:textId="77777777" w:rsidR="00CD5C2F" w:rsidRDefault="00CD5C2F" w:rsidP="00CD5C2F">
            <w:pPr>
              <w:rPr>
                <w:rFonts w:ascii="Aptos" w:eastAsia="Aptos" w:hAnsi="Aptos" w:cs="Aptos"/>
              </w:rPr>
            </w:pPr>
            <w:r>
              <w:t>Citation </w:t>
            </w:r>
          </w:p>
        </w:tc>
        <w:tc>
          <w:tcPr>
            <w:tcW w:w="4500" w:type="dxa"/>
            <w:tcBorders>
              <w:top w:val="single" w:sz="6" w:space="0" w:color="auto"/>
              <w:left w:val="single" w:sz="6" w:space="0" w:color="auto"/>
              <w:bottom w:val="single" w:sz="6" w:space="0" w:color="auto"/>
              <w:right w:val="single" w:sz="6" w:space="0" w:color="auto"/>
            </w:tcBorders>
          </w:tcPr>
          <w:p w14:paraId="5A7CC271" w14:textId="1767A8F9" w:rsidR="00CD5C2F" w:rsidRDefault="00CD5C2F" w:rsidP="00CD5C2F">
            <w:pPr>
              <w:rPr>
                <w:rFonts w:ascii="Aptos" w:eastAsia="Aptos" w:hAnsi="Aptos" w:cs="Aptos"/>
              </w:rPr>
            </w:pPr>
            <w:del w:id="1353" w:author="Bahar Toto" w:date="2025-11-13T15:06:00Z">
              <w:r w:rsidDel="00107E11">
                <w:delText xml:space="preserve">Conn. Gen. Stat. </w:delText>
              </w:r>
            </w:del>
            <w:r>
              <w:t>§</w:t>
            </w:r>
            <w:del w:id="1354" w:author="Bahar Toto" w:date="2025-12-04T01:03:00Z">
              <w:r w:rsidDel="00BA2B50">
                <w:delText xml:space="preserve"> </w:delText>
              </w:r>
            </w:del>
            <w:r>
              <w:t>42‑520(b) and 518(c)(4)</w:t>
            </w:r>
            <w:ins w:id="1355" w:author="Bahar Toto" w:date="2025-11-13T15:06:00Z">
              <w:r w:rsidR="00107E11">
                <w:t xml:space="preserve"> of the CTDPA</w:t>
              </w:r>
            </w:ins>
          </w:p>
        </w:tc>
      </w:tr>
      <w:tr w:rsidR="00CD5C2F" w14:paraId="14B63712" w14:textId="77777777" w:rsidTr="2229AB24">
        <w:trPr>
          <w:trHeight w:val="300"/>
        </w:trPr>
        <w:tc>
          <w:tcPr>
            <w:tcW w:w="4500" w:type="dxa"/>
            <w:tcBorders>
              <w:top w:val="single" w:sz="6" w:space="0" w:color="auto"/>
              <w:left w:val="single" w:sz="6" w:space="0" w:color="auto"/>
              <w:bottom w:val="single" w:sz="6" w:space="0" w:color="auto"/>
              <w:right w:val="single" w:sz="6" w:space="0" w:color="auto"/>
            </w:tcBorders>
          </w:tcPr>
          <w:p w14:paraId="485D19CA" w14:textId="77777777" w:rsidR="00CD5C2F" w:rsidRDefault="00CD5C2F" w:rsidP="00CD5C2F">
            <w:pPr>
              <w:rPr>
                <w:rFonts w:ascii="Aptos" w:eastAsia="Aptos" w:hAnsi="Aptos" w:cs="Aptos"/>
              </w:rPr>
            </w:pPr>
            <w:r>
              <w:t xml:space="preserve">Applicable persona </w:t>
            </w:r>
          </w:p>
        </w:tc>
        <w:tc>
          <w:tcPr>
            <w:tcW w:w="4500" w:type="dxa"/>
            <w:tcBorders>
              <w:top w:val="single" w:sz="6" w:space="0" w:color="auto"/>
              <w:left w:val="single" w:sz="6" w:space="0" w:color="auto"/>
              <w:bottom w:val="single" w:sz="6" w:space="0" w:color="auto"/>
              <w:right w:val="single" w:sz="6" w:space="0" w:color="auto"/>
            </w:tcBorders>
          </w:tcPr>
          <w:p w14:paraId="36B3399E" w14:textId="4BB68AFF" w:rsidR="00CD5C2F" w:rsidRDefault="00CD5C2F" w:rsidP="00CD5C2F">
            <w:pPr>
              <w:rPr>
                <w:rFonts w:ascii="Aptos" w:eastAsia="Aptos" w:hAnsi="Aptos" w:cs="Aptos"/>
              </w:rPr>
            </w:pPr>
            <w:r>
              <w:t>Controllers</w:t>
            </w:r>
            <w:del w:id="1356" w:author="Bahar Toto" w:date="2025-12-04T00:54:00Z">
              <w:r w:rsidR="0008156E" w:rsidDel="007A1A6B">
                <w:delText>.</w:delText>
              </w:r>
            </w:del>
          </w:p>
        </w:tc>
      </w:tr>
    </w:tbl>
    <w:p w14:paraId="2D6B6AC2" w14:textId="77777777" w:rsidR="2229AB24" w:rsidRDefault="2229AB24" w:rsidP="2229AB24">
      <w:pPr>
        <w:tabs>
          <w:tab w:val="left" w:pos="1794"/>
        </w:tabs>
        <w:rPr>
          <w:rFonts w:ascii="Aptos" w:eastAsia="Aptos" w:hAnsi="Aptos" w:cs="Aptos"/>
          <w:color w:val="000000" w:themeColor="text1"/>
        </w:rPr>
      </w:pPr>
    </w:p>
    <w:p w14:paraId="0CEB5751" w14:textId="77777777" w:rsidR="2229AB24" w:rsidRDefault="2229AB24" w:rsidP="2229AB24">
      <w:pPr>
        <w:tabs>
          <w:tab w:val="left" w:pos="1794"/>
        </w:tabs>
        <w:rPr>
          <w:rFonts w:ascii="Aptos" w:eastAsia="Aptos" w:hAnsi="Aptos" w:cs="Aptos"/>
          <w:color w:val="000000" w:themeColor="text1"/>
        </w:rPr>
      </w:pPr>
    </w:p>
    <w:p w14:paraId="3B8172CD" w14:textId="77777777" w:rsidR="41A66100" w:rsidRDefault="41A66100" w:rsidP="2229AB24">
      <w:pPr>
        <w:tabs>
          <w:tab w:val="left" w:pos="1794"/>
        </w:tabs>
        <w:rPr>
          <w:rFonts w:ascii="Aptos" w:eastAsia="Aptos" w:hAnsi="Aptos" w:cs="Aptos"/>
          <w:color w:val="000000" w:themeColor="text1"/>
        </w:rPr>
      </w:pPr>
      <w:r>
        <w:t>16.9. Right to withdraw consent</w:t>
      </w:r>
    </w:p>
    <w:p w14:paraId="701DFB09" w14:textId="77777777" w:rsidR="2229AB24" w:rsidRDefault="2229AB24" w:rsidP="2229AB24">
      <w:pPr>
        <w:tabs>
          <w:tab w:val="left" w:pos="1794"/>
        </w:tabs>
        <w:rPr>
          <w:rFonts w:ascii="Aptos" w:eastAsia="Aptos" w:hAnsi="Aptos" w:cs="Aptos"/>
          <w:color w:val="000000" w:themeColor="text1"/>
        </w:rPr>
      </w:pPr>
    </w:p>
    <w:p w14:paraId="49347CEF" w14:textId="77777777" w:rsidR="41A66100" w:rsidRDefault="41A66100" w:rsidP="2229AB24">
      <w:pPr>
        <w:tabs>
          <w:tab w:val="left" w:pos="1794"/>
        </w:tabs>
        <w:rPr>
          <w:rFonts w:ascii="Aptos" w:eastAsia="Aptos" w:hAnsi="Aptos" w:cs="Aptos"/>
          <w:color w:val="000000" w:themeColor="text1"/>
        </w:rPr>
      </w:pPr>
      <w:r>
        <w:t xml:space="preserve">16.9.1. Do data subjects have the right to withdraw their consent? (Please confirm in which circumstances the right applies) </w:t>
      </w:r>
    </w:p>
    <w:p w14:paraId="7DA9AF9E" w14:textId="77777777" w:rsidR="2229AB24" w:rsidRDefault="2229AB24" w:rsidP="2229AB24">
      <w:pPr>
        <w:tabs>
          <w:tab w:val="left" w:pos="1794"/>
        </w:tabs>
        <w:rPr>
          <w:rFonts w:ascii="Aptos" w:eastAsia="Aptos" w:hAnsi="Aptos" w:cs="Aptos"/>
          <w:color w:val="000000" w:themeColor="text1"/>
        </w:rPr>
      </w:pPr>
    </w:p>
    <w:tbl>
      <w:tblPr>
        <w:tblW w:w="0" w:type="auto"/>
        <w:tblBorders>
          <w:top w:val="single" w:sz="6" w:space="0" w:color="auto"/>
          <w:left w:val="single" w:sz="6" w:space="0" w:color="auto"/>
          <w:bottom w:val="single" w:sz="6" w:space="0" w:color="auto"/>
          <w:right w:val="single" w:sz="6" w:space="0" w:color="auto"/>
        </w:tblBorders>
        <w:tblLayout w:type="fixed"/>
        <w:tblLook w:val="04A0" w:firstRow="1" w:lastRow="0" w:firstColumn="1" w:lastColumn="0" w:noHBand="0" w:noVBand="1"/>
      </w:tblPr>
      <w:tblGrid>
        <w:gridCol w:w="4500"/>
        <w:gridCol w:w="4500"/>
      </w:tblGrid>
      <w:tr w:rsidR="2229AB24" w14:paraId="314B29F0" w14:textId="77777777" w:rsidTr="2229AB24">
        <w:trPr>
          <w:trHeight w:val="300"/>
        </w:trPr>
        <w:tc>
          <w:tcPr>
            <w:tcW w:w="4500" w:type="dxa"/>
            <w:tcBorders>
              <w:top w:val="single" w:sz="6" w:space="0" w:color="auto"/>
              <w:left w:val="single" w:sz="6" w:space="0" w:color="auto"/>
              <w:bottom w:val="single" w:sz="6" w:space="0" w:color="auto"/>
              <w:right w:val="single" w:sz="6" w:space="0" w:color="auto"/>
            </w:tcBorders>
          </w:tcPr>
          <w:p w14:paraId="71C33595" w14:textId="77777777" w:rsidR="2229AB24" w:rsidRDefault="2229AB24" w:rsidP="2229AB24">
            <w:pPr>
              <w:rPr>
                <w:rFonts w:ascii="Aptos" w:eastAsia="Aptos" w:hAnsi="Aptos" w:cs="Aptos"/>
              </w:rPr>
            </w:pPr>
            <w:r>
              <w:t>Response </w:t>
            </w:r>
          </w:p>
        </w:tc>
        <w:tc>
          <w:tcPr>
            <w:tcW w:w="4500" w:type="dxa"/>
            <w:tcBorders>
              <w:top w:val="single" w:sz="6" w:space="0" w:color="auto"/>
              <w:left w:val="single" w:sz="6" w:space="0" w:color="auto"/>
              <w:bottom w:val="single" w:sz="6" w:space="0" w:color="auto"/>
              <w:right w:val="single" w:sz="6" w:space="0" w:color="auto"/>
            </w:tcBorders>
          </w:tcPr>
          <w:p w14:paraId="68EB98A0" w14:textId="01198957" w:rsidR="2229AB24" w:rsidRDefault="2229AB24" w:rsidP="2229AB24">
            <w:pPr>
              <w:rPr>
                <w:rFonts w:ascii="Aptos" w:eastAsia="Aptos" w:hAnsi="Aptos" w:cs="Aptos"/>
              </w:rPr>
            </w:pPr>
            <w:r>
              <w:t>Yes; revocation must be as easy as consent</w:t>
            </w:r>
            <w:r w:rsidR="0008156E">
              <w:t>.</w:t>
            </w:r>
          </w:p>
        </w:tc>
      </w:tr>
      <w:tr w:rsidR="2229AB24" w14:paraId="05CFC089" w14:textId="77777777" w:rsidTr="2229AB24">
        <w:trPr>
          <w:trHeight w:val="300"/>
        </w:trPr>
        <w:tc>
          <w:tcPr>
            <w:tcW w:w="4500" w:type="dxa"/>
            <w:tcBorders>
              <w:top w:val="single" w:sz="6" w:space="0" w:color="auto"/>
              <w:left w:val="single" w:sz="6" w:space="0" w:color="auto"/>
              <w:bottom w:val="single" w:sz="6" w:space="0" w:color="auto"/>
              <w:right w:val="single" w:sz="6" w:space="0" w:color="auto"/>
            </w:tcBorders>
          </w:tcPr>
          <w:p w14:paraId="2B94A0AC" w14:textId="77777777" w:rsidR="2229AB24" w:rsidRDefault="2229AB24" w:rsidP="2229AB24">
            <w:pPr>
              <w:rPr>
                <w:rFonts w:ascii="Aptos" w:eastAsia="Aptos" w:hAnsi="Aptos" w:cs="Aptos"/>
              </w:rPr>
            </w:pPr>
            <w:r>
              <w:t>Citation </w:t>
            </w:r>
          </w:p>
        </w:tc>
        <w:tc>
          <w:tcPr>
            <w:tcW w:w="4500" w:type="dxa"/>
            <w:tcBorders>
              <w:top w:val="single" w:sz="6" w:space="0" w:color="auto"/>
              <w:left w:val="single" w:sz="6" w:space="0" w:color="auto"/>
              <w:bottom w:val="single" w:sz="6" w:space="0" w:color="auto"/>
              <w:right w:val="single" w:sz="6" w:space="0" w:color="auto"/>
            </w:tcBorders>
          </w:tcPr>
          <w:p w14:paraId="7FE4C112" w14:textId="22BF5DD4" w:rsidR="2229AB24" w:rsidRDefault="2229AB24" w:rsidP="2229AB24">
            <w:pPr>
              <w:rPr>
                <w:rFonts w:ascii="Aptos" w:eastAsia="Aptos" w:hAnsi="Aptos" w:cs="Aptos"/>
              </w:rPr>
            </w:pPr>
            <w:del w:id="1357" w:author="Bahar Toto" w:date="2025-11-13T15:06:00Z">
              <w:r w:rsidDel="00107E11">
                <w:delText xml:space="preserve">Conn. Gen. Stat. </w:delText>
              </w:r>
            </w:del>
            <w:r>
              <w:t>§</w:t>
            </w:r>
            <w:del w:id="1358" w:author="Bahar Toto" w:date="2025-12-04T01:03:00Z">
              <w:r w:rsidDel="00BA2B50">
                <w:delText xml:space="preserve"> </w:delText>
              </w:r>
            </w:del>
            <w:r>
              <w:t>42‑520(a)(6)</w:t>
            </w:r>
            <w:ins w:id="1359" w:author="Bahar Toto" w:date="2025-11-13T15:06:00Z">
              <w:r w:rsidR="00107E11">
                <w:t xml:space="preserve"> of the CTDPA</w:t>
              </w:r>
            </w:ins>
          </w:p>
        </w:tc>
      </w:tr>
      <w:tr w:rsidR="2229AB24" w14:paraId="519F2126" w14:textId="77777777" w:rsidTr="2229AB24">
        <w:trPr>
          <w:trHeight w:val="300"/>
        </w:trPr>
        <w:tc>
          <w:tcPr>
            <w:tcW w:w="4500" w:type="dxa"/>
            <w:tcBorders>
              <w:top w:val="single" w:sz="6" w:space="0" w:color="auto"/>
              <w:left w:val="single" w:sz="6" w:space="0" w:color="auto"/>
              <w:bottom w:val="single" w:sz="6" w:space="0" w:color="auto"/>
              <w:right w:val="single" w:sz="6" w:space="0" w:color="auto"/>
            </w:tcBorders>
          </w:tcPr>
          <w:p w14:paraId="0E19F7F4" w14:textId="77777777" w:rsidR="2229AB24" w:rsidRDefault="2229AB24" w:rsidP="2229AB24">
            <w:pPr>
              <w:rPr>
                <w:rFonts w:ascii="Aptos" w:eastAsia="Aptos" w:hAnsi="Aptos" w:cs="Aptos"/>
              </w:rPr>
            </w:pPr>
            <w:r>
              <w:t xml:space="preserve">Applicable persona </w:t>
            </w:r>
          </w:p>
        </w:tc>
        <w:tc>
          <w:tcPr>
            <w:tcW w:w="4500" w:type="dxa"/>
            <w:tcBorders>
              <w:top w:val="single" w:sz="6" w:space="0" w:color="auto"/>
              <w:left w:val="single" w:sz="6" w:space="0" w:color="auto"/>
              <w:bottom w:val="single" w:sz="6" w:space="0" w:color="auto"/>
              <w:right w:val="single" w:sz="6" w:space="0" w:color="auto"/>
            </w:tcBorders>
          </w:tcPr>
          <w:p w14:paraId="1549F740" w14:textId="5A9E2C62" w:rsidR="2229AB24" w:rsidRDefault="00CD5C2F" w:rsidP="2229AB24">
            <w:pPr>
              <w:rPr>
                <w:rFonts w:ascii="Aptos" w:eastAsia="Aptos" w:hAnsi="Aptos" w:cs="Aptos"/>
              </w:rPr>
            </w:pPr>
            <w:r>
              <w:t>Controllers</w:t>
            </w:r>
            <w:r w:rsidR="0008156E">
              <w:t>.</w:t>
            </w:r>
          </w:p>
        </w:tc>
      </w:tr>
    </w:tbl>
    <w:p w14:paraId="60C792E8" w14:textId="77777777" w:rsidR="2229AB24" w:rsidRDefault="2229AB24" w:rsidP="2229AB24">
      <w:pPr>
        <w:tabs>
          <w:tab w:val="left" w:pos="1794"/>
        </w:tabs>
        <w:rPr>
          <w:rFonts w:ascii="Aptos" w:eastAsia="Aptos" w:hAnsi="Aptos" w:cs="Aptos"/>
          <w:color w:val="000000" w:themeColor="text1"/>
        </w:rPr>
      </w:pPr>
    </w:p>
    <w:p w14:paraId="635BC1E5" w14:textId="77777777" w:rsidR="41A66100" w:rsidRDefault="41A66100" w:rsidP="2229AB24">
      <w:pPr>
        <w:tabs>
          <w:tab w:val="left" w:pos="1794"/>
        </w:tabs>
        <w:rPr>
          <w:rFonts w:ascii="Aptos" w:eastAsia="Aptos" w:hAnsi="Aptos" w:cs="Aptos"/>
          <w:color w:val="000000" w:themeColor="text1"/>
        </w:rPr>
      </w:pPr>
      <w:r>
        <w:t>16.9.2. Are there general exceptions to this right?</w:t>
      </w:r>
    </w:p>
    <w:p w14:paraId="522A5272" w14:textId="77777777" w:rsidR="2229AB24" w:rsidRDefault="2229AB24" w:rsidP="2229AB24">
      <w:pPr>
        <w:tabs>
          <w:tab w:val="left" w:pos="1794"/>
        </w:tabs>
        <w:rPr>
          <w:rFonts w:ascii="Aptos" w:eastAsia="Aptos" w:hAnsi="Aptos" w:cs="Aptos"/>
          <w:color w:val="000000" w:themeColor="text1"/>
        </w:rPr>
      </w:pPr>
    </w:p>
    <w:tbl>
      <w:tblPr>
        <w:tblW w:w="0" w:type="auto"/>
        <w:tblBorders>
          <w:top w:val="single" w:sz="6" w:space="0" w:color="auto"/>
          <w:left w:val="single" w:sz="6" w:space="0" w:color="auto"/>
          <w:bottom w:val="single" w:sz="6" w:space="0" w:color="auto"/>
          <w:right w:val="single" w:sz="6" w:space="0" w:color="auto"/>
        </w:tblBorders>
        <w:tblLayout w:type="fixed"/>
        <w:tblLook w:val="04A0" w:firstRow="1" w:lastRow="0" w:firstColumn="1" w:lastColumn="0" w:noHBand="0" w:noVBand="1"/>
      </w:tblPr>
      <w:tblGrid>
        <w:gridCol w:w="4500"/>
        <w:gridCol w:w="4500"/>
      </w:tblGrid>
      <w:tr w:rsidR="2229AB24" w14:paraId="024E6FF2" w14:textId="77777777" w:rsidTr="2229AB24">
        <w:trPr>
          <w:trHeight w:val="300"/>
        </w:trPr>
        <w:tc>
          <w:tcPr>
            <w:tcW w:w="4500" w:type="dxa"/>
            <w:tcBorders>
              <w:top w:val="single" w:sz="6" w:space="0" w:color="auto"/>
              <w:left w:val="single" w:sz="6" w:space="0" w:color="auto"/>
              <w:bottom w:val="single" w:sz="6" w:space="0" w:color="auto"/>
              <w:right w:val="single" w:sz="6" w:space="0" w:color="auto"/>
            </w:tcBorders>
          </w:tcPr>
          <w:p w14:paraId="3CA9BA9A" w14:textId="77777777" w:rsidR="2229AB24" w:rsidRDefault="2229AB24" w:rsidP="2229AB24">
            <w:pPr>
              <w:rPr>
                <w:rFonts w:ascii="Aptos" w:eastAsia="Aptos" w:hAnsi="Aptos" w:cs="Aptos"/>
              </w:rPr>
            </w:pPr>
            <w:r>
              <w:t>Response </w:t>
            </w:r>
          </w:p>
        </w:tc>
        <w:tc>
          <w:tcPr>
            <w:tcW w:w="4500" w:type="dxa"/>
            <w:tcBorders>
              <w:top w:val="single" w:sz="6" w:space="0" w:color="auto"/>
              <w:left w:val="single" w:sz="6" w:space="0" w:color="auto"/>
              <w:bottom w:val="single" w:sz="6" w:space="0" w:color="auto"/>
              <w:right w:val="single" w:sz="6" w:space="0" w:color="auto"/>
            </w:tcBorders>
          </w:tcPr>
          <w:p w14:paraId="566881F5" w14:textId="0D579FCA" w:rsidR="2229AB24" w:rsidRDefault="2229AB24" w:rsidP="2229AB24">
            <w:pPr>
              <w:rPr>
                <w:rFonts w:ascii="Aptos" w:eastAsia="Aptos" w:hAnsi="Aptos" w:cs="Aptos"/>
              </w:rPr>
            </w:pPr>
            <w:r>
              <w:t>No</w:t>
            </w:r>
          </w:p>
        </w:tc>
      </w:tr>
      <w:tr w:rsidR="2229AB24" w14:paraId="2CE6FD80" w14:textId="77777777" w:rsidTr="2229AB24">
        <w:trPr>
          <w:trHeight w:val="300"/>
        </w:trPr>
        <w:tc>
          <w:tcPr>
            <w:tcW w:w="4500" w:type="dxa"/>
            <w:tcBorders>
              <w:top w:val="single" w:sz="6" w:space="0" w:color="auto"/>
              <w:left w:val="single" w:sz="6" w:space="0" w:color="auto"/>
              <w:bottom w:val="single" w:sz="6" w:space="0" w:color="auto"/>
              <w:right w:val="single" w:sz="6" w:space="0" w:color="auto"/>
            </w:tcBorders>
          </w:tcPr>
          <w:p w14:paraId="16294586" w14:textId="77777777" w:rsidR="2229AB24" w:rsidRDefault="2229AB24" w:rsidP="2229AB24">
            <w:pPr>
              <w:rPr>
                <w:rFonts w:ascii="Aptos" w:eastAsia="Aptos" w:hAnsi="Aptos" w:cs="Aptos"/>
              </w:rPr>
            </w:pPr>
            <w:r>
              <w:t>Citation </w:t>
            </w:r>
          </w:p>
        </w:tc>
        <w:tc>
          <w:tcPr>
            <w:tcW w:w="4500" w:type="dxa"/>
            <w:tcBorders>
              <w:top w:val="single" w:sz="6" w:space="0" w:color="auto"/>
              <w:left w:val="single" w:sz="6" w:space="0" w:color="auto"/>
              <w:bottom w:val="single" w:sz="6" w:space="0" w:color="auto"/>
              <w:right w:val="single" w:sz="6" w:space="0" w:color="auto"/>
            </w:tcBorders>
          </w:tcPr>
          <w:p w14:paraId="485CD869" w14:textId="1C0B9F0D" w:rsidR="2229AB24" w:rsidRDefault="00CD5C2F" w:rsidP="2229AB24">
            <w:pPr>
              <w:rPr>
                <w:rFonts w:ascii="Aptos" w:eastAsia="Aptos" w:hAnsi="Aptos" w:cs="Aptos"/>
              </w:rPr>
            </w:pPr>
            <w:r>
              <w:t>Not applicable</w:t>
            </w:r>
            <w:r w:rsidR="0008156E">
              <w:t>.</w:t>
            </w:r>
          </w:p>
        </w:tc>
      </w:tr>
      <w:tr w:rsidR="2229AB24" w14:paraId="3ABC74EA" w14:textId="77777777" w:rsidTr="2229AB24">
        <w:trPr>
          <w:trHeight w:val="300"/>
        </w:trPr>
        <w:tc>
          <w:tcPr>
            <w:tcW w:w="4500" w:type="dxa"/>
            <w:tcBorders>
              <w:top w:val="single" w:sz="6" w:space="0" w:color="auto"/>
              <w:left w:val="single" w:sz="6" w:space="0" w:color="auto"/>
              <w:bottom w:val="single" w:sz="6" w:space="0" w:color="auto"/>
              <w:right w:val="single" w:sz="6" w:space="0" w:color="auto"/>
            </w:tcBorders>
          </w:tcPr>
          <w:p w14:paraId="3497EAAC" w14:textId="77777777" w:rsidR="2229AB24" w:rsidRDefault="2229AB24" w:rsidP="2229AB24">
            <w:pPr>
              <w:rPr>
                <w:rFonts w:ascii="Aptos" w:eastAsia="Aptos" w:hAnsi="Aptos" w:cs="Aptos"/>
              </w:rPr>
            </w:pPr>
            <w:r>
              <w:t xml:space="preserve">Applicable persona </w:t>
            </w:r>
          </w:p>
        </w:tc>
        <w:tc>
          <w:tcPr>
            <w:tcW w:w="4500" w:type="dxa"/>
            <w:tcBorders>
              <w:top w:val="single" w:sz="6" w:space="0" w:color="auto"/>
              <w:left w:val="single" w:sz="6" w:space="0" w:color="auto"/>
              <w:bottom w:val="single" w:sz="6" w:space="0" w:color="auto"/>
              <w:right w:val="single" w:sz="6" w:space="0" w:color="auto"/>
            </w:tcBorders>
          </w:tcPr>
          <w:p w14:paraId="431293CA" w14:textId="04E18454" w:rsidR="2229AB24" w:rsidRDefault="00CD5C2F" w:rsidP="2229AB24">
            <w:pPr>
              <w:rPr>
                <w:rFonts w:ascii="Aptos" w:eastAsia="Aptos" w:hAnsi="Aptos" w:cs="Aptos"/>
              </w:rPr>
            </w:pPr>
            <w:r>
              <w:t>Not applicable</w:t>
            </w:r>
            <w:r w:rsidR="0008156E">
              <w:t>.</w:t>
            </w:r>
            <w:r>
              <w:t xml:space="preserve"> </w:t>
            </w:r>
          </w:p>
        </w:tc>
      </w:tr>
    </w:tbl>
    <w:p w14:paraId="6ADE0840" w14:textId="77777777" w:rsidR="2229AB24" w:rsidRDefault="2229AB24" w:rsidP="2229AB24">
      <w:pPr>
        <w:tabs>
          <w:tab w:val="left" w:pos="1794"/>
        </w:tabs>
        <w:rPr>
          <w:rFonts w:ascii="Aptos" w:eastAsia="Aptos" w:hAnsi="Aptos" w:cs="Aptos"/>
          <w:color w:val="000000" w:themeColor="text1"/>
        </w:rPr>
      </w:pPr>
    </w:p>
    <w:p w14:paraId="62EF77E2" w14:textId="77777777" w:rsidR="2229AB24" w:rsidRDefault="2229AB24" w:rsidP="2229AB24">
      <w:pPr>
        <w:tabs>
          <w:tab w:val="left" w:pos="1794"/>
        </w:tabs>
        <w:rPr>
          <w:rFonts w:ascii="Aptos" w:eastAsia="Aptos" w:hAnsi="Aptos" w:cs="Aptos"/>
          <w:color w:val="000000" w:themeColor="text1"/>
        </w:rPr>
      </w:pPr>
    </w:p>
    <w:p w14:paraId="17D70407" w14:textId="77777777" w:rsidR="41A66100" w:rsidRDefault="41A66100" w:rsidP="2229AB24">
      <w:pPr>
        <w:tabs>
          <w:tab w:val="left" w:pos="1794"/>
        </w:tabs>
        <w:rPr>
          <w:rFonts w:ascii="Aptos" w:eastAsia="Aptos" w:hAnsi="Aptos" w:cs="Aptos"/>
          <w:color w:val="000000" w:themeColor="text1"/>
        </w:rPr>
      </w:pPr>
      <w:r>
        <w:t xml:space="preserve">16.10. Right not to be subject to automated decision-making </w:t>
      </w:r>
    </w:p>
    <w:p w14:paraId="2EC23BBD" w14:textId="77777777" w:rsidR="2229AB24" w:rsidRDefault="2229AB24" w:rsidP="2229AB24">
      <w:pPr>
        <w:tabs>
          <w:tab w:val="left" w:pos="1794"/>
        </w:tabs>
        <w:rPr>
          <w:rFonts w:ascii="Aptos" w:eastAsia="Aptos" w:hAnsi="Aptos" w:cs="Aptos"/>
          <w:color w:val="000000" w:themeColor="text1"/>
        </w:rPr>
      </w:pPr>
    </w:p>
    <w:p w14:paraId="6C7A882A" w14:textId="77777777" w:rsidR="41A66100" w:rsidRDefault="41A66100" w:rsidP="2229AB24">
      <w:pPr>
        <w:tabs>
          <w:tab w:val="left" w:pos="1794"/>
        </w:tabs>
        <w:rPr>
          <w:rFonts w:ascii="Aptos" w:eastAsia="Aptos" w:hAnsi="Aptos" w:cs="Aptos"/>
          <w:color w:val="000000" w:themeColor="text1"/>
        </w:rPr>
      </w:pPr>
      <w:r>
        <w:t xml:space="preserve">16.10.1. Do data subjects have the right to not be subject to automated decision-making? (Please confirm in which circumstances the right applies) </w:t>
      </w:r>
    </w:p>
    <w:p w14:paraId="33C6B08A" w14:textId="77777777" w:rsidR="2229AB24" w:rsidRDefault="2229AB24" w:rsidP="2229AB24">
      <w:pPr>
        <w:tabs>
          <w:tab w:val="left" w:pos="1794"/>
        </w:tabs>
        <w:rPr>
          <w:rFonts w:ascii="Aptos" w:eastAsia="Aptos" w:hAnsi="Aptos" w:cs="Aptos"/>
          <w:color w:val="000000" w:themeColor="text1"/>
        </w:rPr>
      </w:pPr>
    </w:p>
    <w:tbl>
      <w:tblPr>
        <w:tblW w:w="0" w:type="auto"/>
        <w:tblBorders>
          <w:top w:val="single" w:sz="6" w:space="0" w:color="auto"/>
          <w:left w:val="single" w:sz="6" w:space="0" w:color="auto"/>
          <w:bottom w:val="single" w:sz="6" w:space="0" w:color="auto"/>
          <w:right w:val="single" w:sz="6" w:space="0" w:color="auto"/>
        </w:tblBorders>
        <w:tblLayout w:type="fixed"/>
        <w:tblLook w:val="04A0" w:firstRow="1" w:lastRow="0" w:firstColumn="1" w:lastColumn="0" w:noHBand="0" w:noVBand="1"/>
      </w:tblPr>
      <w:tblGrid>
        <w:gridCol w:w="4500"/>
        <w:gridCol w:w="4500"/>
      </w:tblGrid>
      <w:tr w:rsidR="2229AB24" w14:paraId="06E4B500" w14:textId="77777777" w:rsidTr="2229AB24">
        <w:trPr>
          <w:trHeight w:val="300"/>
        </w:trPr>
        <w:tc>
          <w:tcPr>
            <w:tcW w:w="4500" w:type="dxa"/>
            <w:tcBorders>
              <w:top w:val="single" w:sz="6" w:space="0" w:color="auto"/>
              <w:left w:val="single" w:sz="6" w:space="0" w:color="auto"/>
              <w:bottom w:val="single" w:sz="6" w:space="0" w:color="auto"/>
              <w:right w:val="single" w:sz="6" w:space="0" w:color="auto"/>
            </w:tcBorders>
          </w:tcPr>
          <w:p w14:paraId="686F6C95" w14:textId="77777777" w:rsidR="2229AB24" w:rsidRDefault="2229AB24" w:rsidP="2229AB24">
            <w:pPr>
              <w:rPr>
                <w:rFonts w:ascii="Aptos" w:eastAsia="Aptos" w:hAnsi="Aptos" w:cs="Aptos"/>
              </w:rPr>
            </w:pPr>
            <w:r>
              <w:t>Response </w:t>
            </w:r>
          </w:p>
        </w:tc>
        <w:tc>
          <w:tcPr>
            <w:tcW w:w="4500" w:type="dxa"/>
            <w:tcBorders>
              <w:top w:val="single" w:sz="6" w:space="0" w:color="auto"/>
              <w:left w:val="single" w:sz="6" w:space="0" w:color="auto"/>
              <w:bottom w:val="single" w:sz="6" w:space="0" w:color="auto"/>
              <w:right w:val="single" w:sz="6" w:space="0" w:color="auto"/>
            </w:tcBorders>
          </w:tcPr>
          <w:p w14:paraId="15A570CA" w14:textId="7599C1A0" w:rsidR="2229AB24" w:rsidRDefault="2229AB24" w:rsidP="2229AB24">
            <w:pPr>
              <w:rPr>
                <w:rFonts w:ascii="Aptos" w:eastAsia="Aptos" w:hAnsi="Aptos" w:cs="Aptos"/>
              </w:rPr>
            </w:pPr>
            <w:r>
              <w:t>Yes, consumers have a right to opt‑out of profiling in furtherance of solely automated decisions producing legal/similarly significant effects.</w:t>
            </w:r>
          </w:p>
        </w:tc>
      </w:tr>
      <w:tr w:rsidR="2229AB24" w:rsidRPr="00107E11" w14:paraId="302F28BF" w14:textId="77777777" w:rsidTr="2229AB24">
        <w:trPr>
          <w:trHeight w:val="300"/>
        </w:trPr>
        <w:tc>
          <w:tcPr>
            <w:tcW w:w="4500" w:type="dxa"/>
            <w:tcBorders>
              <w:top w:val="single" w:sz="6" w:space="0" w:color="auto"/>
              <w:left w:val="single" w:sz="6" w:space="0" w:color="auto"/>
              <w:bottom w:val="single" w:sz="6" w:space="0" w:color="auto"/>
              <w:right w:val="single" w:sz="6" w:space="0" w:color="auto"/>
            </w:tcBorders>
          </w:tcPr>
          <w:p w14:paraId="0F007CA5" w14:textId="77777777" w:rsidR="2229AB24" w:rsidRDefault="2229AB24" w:rsidP="2229AB24">
            <w:pPr>
              <w:rPr>
                <w:rFonts w:ascii="Aptos" w:eastAsia="Aptos" w:hAnsi="Aptos" w:cs="Aptos"/>
              </w:rPr>
            </w:pPr>
            <w:r>
              <w:t>Citation </w:t>
            </w:r>
          </w:p>
        </w:tc>
        <w:tc>
          <w:tcPr>
            <w:tcW w:w="4500" w:type="dxa"/>
            <w:tcBorders>
              <w:top w:val="single" w:sz="6" w:space="0" w:color="auto"/>
              <w:left w:val="single" w:sz="6" w:space="0" w:color="auto"/>
              <w:bottom w:val="single" w:sz="6" w:space="0" w:color="auto"/>
              <w:right w:val="single" w:sz="6" w:space="0" w:color="auto"/>
            </w:tcBorders>
          </w:tcPr>
          <w:p w14:paraId="20BA8FE6" w14:textId="5F18E0D3" w:rsidR="2229AB24" w:rsidRPr="00107E11" w:rsidRDefault="2229AB24" w:rsidP="2229AB24">
            <w:pPr>
              <w:rPr>
                <w:rFonts w:ascii="Aptos" w:eastAsia="Aptos" w:hAnsi="Aptos" w:cs="Aptos"/>
                <w:rPrChange w:id="1360" w:author="Bahar Toto" w:date="2025-11-13T15:06:00Z">
                  <w:rPr>
                    <w:rFonts w:ascii="Aptos" w:eastAsia="Aptos" w:hAnsi="Aptos" w:cs="Aptos"/>
                    <w:lang w:val="it-IT"/>
                  </w:rPr>
                </w:rPrChange>
              </w:rPr>
            </w:pPr>
            <w:del w:id="1361" w:author="Bahar Toto" w:date="2025-11-13T15:06:00Z">
              <w:r w:rsidRPr="00107E11" w:rsidDel="00107E11">
                <w:rPr>
                  <w:rPrChange w:id="1362" w:author="Bahar Toto" w:date="2025-11-13T15:06:00Z">
                    <w:rPr>
                      <w:lang w:val="it-IT"/>
                    </w:rPr>
                  </w:rPrChange>
                </w:rPr>
                <w:delText xml:space="preserve">Conn. Gen. Stat. </w:delText>
              </w:r>
            </w:del>
            <w:r w:rsidRPr="00107E11">
              <w:rPr>
                <w:rPrChange w:id="1363" w:author="Bahar Toto" w:date="2025-11-13T15:06:00Z">
                  <w:rPr>
                    <w:lang w:val="it-IT"/>
                  </w:rPr>
                </w:rPrChange>
              </w:rPr>
              <w:t>§ 42‑518(a)(5)(C)</w:t>
            </w:r>
            <w:ins w:id="1364" w:author="Bahar Toto" w:date="2025-11-13T15:06:00Z">
              <w:r w:rsidR="00107E11" w:rsidRPr="00107E11">
                <w:rPr>
                  <w:rPrChange w:id="1365" w:author="Bahar Toto" w:date="2025-11-13T15:06:00Z">
                    <w:rPr>
                      <w:lang w:val="it-IT"/>
                    </w:rPr>
                  </w:rPrChange>
                </w:rPr>
                <w:t xml:space="preserve"> </w:t>
              </w:r>
              <w:r w:rsidR="00107E11">
                <w:t>of the CTDPA</w:t>
              </w:r>
            </w:ins>
          </w:p>
        </w:tc>
      </w:tr>
      <w:tr w:rsidR="2229AB24" w14:paraId="0EC7DEC1" w14:textId="77777777" w:rsidTr="2229AB24">
        <w:trPr>
          <w:trHeight w:val="300"/>
        </w:trPr>
        <w:tc>
          <w:tcPr>
            <w:tcW w:w="4500" w:type="dxa"/>
            <w:tcBorders>
              <w:top w:val="single" w:sz="6" w:space="0" w:color="auto"/>
              <w:left w:val="single" w:sz="6" w:space="0" w:color="auto"/>
              <w:bottom w:val="single" w:sz="6" w:space="0" w:color="auto"/>
              <w:right w:val="single" w:sz="6" w:space="0" w:color="auto"/>
            </w:tcBorders>
          </w:tcPr>
          <w:p w14:paraId="1C3AF816" w14:textId="77777777" w:rsidR="2229AB24" w:rsidRDefault="2229AB24" w:rsidP="2229AB24">
            <w:pPr>
              <w:rPr>
                <w:rFonts w:ascii="Aptos" w:eastAsia="Aptos" w:hAnsi="Aptos" w:cs="Aptos"/>
              </w:rPr>
            </w:pPr>
            <w:r>
              <w:t xml:space="preserve">Applicable persona </w:t>
            </w:r>
          </w:p>
        </w:tc>
        <w:tc>
          <w:tcPr>
            <w:tcW w:w="4500" w:type="dxa"/>
            <w:tcBorders>
              <w:top w:val="single" w:sz="6" w:space="0" w:color="auto"/>
              <w:left w:val="single" w:sz="6" w:space="0" w:color="auto"/>
              <w:bottom w:val="single" w:sz="6" w:space="0" w:color="auto"/>
              <w:right w:val="single" w:sz="6" w:space="0" w:color="auto"/>
            </w:tcBorders>
          </w:tcPr>
          <w:p w14:paraId="1D4C2F86" w14:textId="18D0C469" w:rsidR="2229AB24" w:rsidRDefault="00CD5C2F" w:rsidP="2229AB24">
            <w:pPr>
              <w:rPr>
                <w:rFonts w:ascii="Aptos" w:eastAsia="Aptos" w:hAnsi="Aptos" w:cs="Aptos"/>
              </w:rPr>
            </w:pPr>
            <w:r>
              <w:t>Controller</w:t>
            </w:r>
            <w:r w:rsidR="0008156E">
              <w:t>.</w:t>
            </w:r>
          </w:p>
        </w:tc>
      </w:tr>
    </w:tbl>
    <w:p w14:paraId="24B958FF" w14:textId="77777777" w:rsidR="2229AB24" w:rsidRDefault="2229AB24" w:rsidP="2229AB24">
      <w:pPr>
        <w:tabs>
          <w:tab w:val="left" w:pos="1794"/>
        </w:tabs>
        <w:rPr>
          <w:rFonts w:ascii="Aptos" w:eastAsia="Aptos" w:hAnsi="Aptos" w:cs="Aptos"/>
          <w:color w:val="000000" w:themeColor="text1"/>
        </w:rPr>
      </w:pPr>
    </w:p>
    <w:p w14:paraId="75980207" w14:textId="77777777" w:rsidR="41A66100" w:rsidRDefault="41A66100" w:rsidP="2229AB24">
      <w:pPr>
        <w:tabs>
          <w:tab w:val="left" w:pos="1794"/>
        </w:tabs>
        <w:rPr>
          <w:rFonts w:ascii="Aptos" w:eastAsia="Aptos" w:hAnsi="Aptos" w:cs="Aptos"/>
          <w:color w:val="000000" w:themeColor="text1"/>
        </w:rPr>
      </w:pPr>
      <w:r>
        <w:t>16.10.2. Are there general exceptions to this right?</w:t>
      </w:r>
    </w:p>
    <w:p w14:paraId="6392CD1D" w14:textId="77777777" w:rsidR="2229AB24" w:rsidRDefault="2229AB24" w:rsidP="2229AB24">
      <w:pPr>
        <w:tabs>
          <w:tab w:val="left" w:pos="1794"/>
        </w:tabs>
        <w:rPr>
          <w:rFonts w:ascii="Aptos" w:eastAsia="Aptos" w:hAnsi="Aptos" w:cs="Aptos"/>
          <w:color w:val="000000" w:themeColor="text1"/>
        </w:rPr>
      </w:pPr>
    </w:p>
    <w:tbl>
      <w:tblPr>
        <w:tblW w:w="0" w:type="auto"/>
        <w:tblBorders>
          <w:top w:val="single" w:sz="6" w:space="0" w:color="auto"/>
          <w:left w:val="single" w:sz="6" w:space="0" w:color="auto"/>
          <w:bottom w:val="single" w:sz="6" w:space="0" w:color="auto"/>
          <w:right w:val="single" w:sz="6" w:space="0" w:color="auto"/>
        </w:tblBorders>
        <w:tblLayout w:type="fixed"/>
        <w:tblLook w:val="04A0" w:firstRow="1" w:lastRow="0" w:firstColumn="1" w:lastColumn="0" w:noHBand="0" w:noVBand="1"/>
      </w:tblPr>
      <w:tblGrid>
        <w:gridCol w:w="4500"/>
        <w:gridCol w:w="4500"/>
      </w:tblGrid>
      <w:tr w:rsidR="2229AB24" w14:paraId="4F13F691" w14:textId="77777777" w:rsidTr="2229AB24">
        <w:trPr>
          <w:trHeight w:val="300"/>
        </w:trPr>
        <w:tc>
          <w:tcPr>
            <w:tcW w:w="4500" w:type="dxa"/>
            <w:tcBorders>
              <w:top w:val="single" w:sz="6" w:space="0" w:color="auto"/>
              <w:left w:val="single" w:sz="6" w:space="0" w:color="auto"/>
              <w:bottom w:val="single" w:sz="6" w:space="0" w:color="auto"/>
              <w:right w:val="single" w:sz="6" w:space="0" w:color="auto"/>
            </w:tcBorders>
          </w:tcPr>
          <w:p w14:paraId="11D3B412" w14:textId="77777777" w:rsidR="2229AB24" w:rsidRDefault="2229AB24" w:rsidP="2229AB24">
            <w:pPr>
              <w:rPr>
                <w:rFonts w:ascii="Aptos" w:eastAsia="Aptos" w:hAnsi="Aptos" w:cs="Aptos"/>
              </w:rPr>
            </w:pPr>
            <w:r>
              <w:t>Response </w:t>
            </w:r>
          </w:p>
        </w:tc>
        <w:tc>
          <w:tcPr>
            <w:tcW w:w="4500" w:type="dxa"/>
            <w:tcBorders>
              <w:top w:val="single" w:sz="6" w:space="0" w:color="auto"/>
              <w:left w:val="single" w:sz="6" w:space="0" w:color="auto"/>
              <w:bottom w:val="single" w:sz="6" w:space="0" w:color="auto"/>
              <w:right w:val="single" w:sz="6" w:space="0" w:color="auto"/>
            </w:tcBorders>
          </w:tcPr>
          <w:p w14:paraId="01AFC48D" w14:textId="7CC590B1" w:rsidR="2229AB24" w:rsidRDefault="2229AB24" w:rsidP="2229AB24">
            <w:pPr>
              <w:rPr>
                <w:rFonts w:ascii="Aptos" w:eastAsia="Aptos" w:hAnsi="Aptos" w:cs="Aptos"/>
              </w:rPr>
            </w:pPr>
            <w:r>
              <w:t>Yes, the right of opt-out may be denied if the controller has a good faith, reasonable and documented belief that such request is fraudulent</w:t>
            </w:r>
            <w:r w:rsidR="0008156E">
              <w:t>.</w:t>
            </w:r>
          </w:p>
        </w:tc>
      </w:tr>
      <w:tr w:rsidR="00DB3CC7" w14:paraId="7D34E652" w14:textId="77777777" w:rsidTr="2229AB24">
        <w:trPr>
          <w:trHeight w:val="300"/>
        </w:trPr>
        <w:tc>
          <w:tcPr>
            <w:tcW w:w="4500" w:type="dxa"/>
            <w:tcBorders>
              <w:top w:val="single" w:sz="6" w:space="0" w:color="auto"/>
              <w:left w:val="single" w:sz="6" w:space="0" w:color="auto"/>
              <w:bottom w:val="single" w:sz="6" w:space="0" w:color="auto"/>
              <w:right w:val="single" w:sz="6" w:space="0" w:color="auto"/>
            </w:tcBorders>
          </w:tcPr>
          <w:p w14:paraId="4BE6EBFF" w14:textId="77777777" w:rsidR="00DB3CC7" w:rsidRDefault="00DB3CC7" w:rsidP="00DB3CC7">
            <w:pPr>
              <w:rPr>
                <w:rFonts w:ascii="Aptos" w:eastAsia="Aptos" w:hAnsi="Aptos" w:cs="Aptos"/>
              </w:rPr>
            </w:pPr>
            <w:r>
              <w:t>Citation </w:t>
            </w:r>
          </w:p>
        </w:tc>
        <w:tc>
          <w:tcPr>
            <w:tcW w:w="4500" w:type="dxa"/>
            <w:tcBorders>
              <w:top w:val="single" w:sz="6" w:space="0" w:color="auto"/>
              <w:left w:val="single" w:sz="6" w:space="0" w:color="auto"/>
              <w:bottom w:val="single" w:sz="6" w:space="0" w:color="auto"/>
              <w:right w:val="single" w:sz="6" w:space="0" w:color="auto"/>
            </w:tcBorders>
          </w:tcPr>
          <w:p w14:paraId="74F885E0" w14:textId="2446918A" w:rsidR="00DB3CC7" w:rsidRDefault="00DB3CC7" w:rsidP="00DB3CC7">
            <w:pPr>
              <w:rPr>
                <w:rFonts w:ascii="Aptos" w:eastAsia="Aptos" w:hAnsi="Aptos" w:cs="Aptos"/>
              </w:rPr>
            </w:pPr>
            <w:del w:id="1366" w:author="Bahar Toto" w:date="2025-11-13T15:06:00Z">
              <w:r w:rsidDel="00107E11">
                <w:delText xml:space="preserve">Conn. Gen. Stat. </w:delText>
              </w:r>
            </w:del>
            <w:r>
              <w:t>§ 42‑518(c)(4)</w:t>
            </w:r>
            <w:ins w:id="1367" w:author="Bahar Toto" w:date="2025-11-13T15:06:00Z">
              <w:r w:rsidR="00107E11">
                <w:t xml:space="preserve"> of the CTDPA</w:t>
              </w:r>
            </w:ins>
          </w:p>
        </w:tc>
      </w:tr>
      <w:tr w:rsidR="00DB3CC7" w14:paraId="5C663C77" w14:textId="77777777" w:rsidTr="2229AB24">
        <w:trPr>
          <w:trHeight w:val="300"/>
        </w:trPr>
        <w:tc>
          <w:tcPr>
            <w:tcW w:w="4500" w:type="dxa"/>
            <w:tcBorders>
              <w:top w:val="single" w:sz="6" w:space="0" w:color="auto"/>
              <w:left w:val="single" w:sz="6" w:space="0" w:color="auto"/>
              <w:bottom w:val="single" w:sz="6" w:space="0" w:color="auto"/>
              <w:right w:val="single" w:sz="6" w:space="0" w:color="auto"/>
            </w:tcBorders>
          </w:tcPr>
          <w:p w14:paraId="7174D30B" w14:textId="77777777" w:rsidR="00DB3CC7" w:rsidRDefault="00DB3CC7" w:rsidP="00DB3CC7">
            <w:pPr>
              <w:rPr>
                <w:rFonts w:ascii="Aptos" w:eastAsia="Aptos" w:hAnsi="Aptos" w:cs="Aptos"/>
              </w:rPr>
            </w:pPr>
            <w:r>
              <w:t xml:space="preserve">Applicable persona </w:t>
            </w:r>
          </w:p>
        </w:tc>
        <w:tc>
          <w:tcPr>
            <w:tcW w:w="4500" w:type="dxa"/>
            <w:tcBorders>
              <w:top w:val="single" w:sz="6" w:space="0" w:color="auto"/>
              <w:left w:val="single" w:sz="6" w:space="0" w:color="auto"/>
              <w:bottom w:val="single" w:sz="6" w:space="0" w:color="auto"/>
              <w:right w:val="single" w:sz="6" w:space="0" w:color="auto"/>
            </w:tcBorders>
          </w:tcPr>
          <w:p w14:paraId="29D1458F" w14:textId="424CD694" w:rsidR="00DB3CC7" w:rsidRDefault="00DB3CC7" w:rsidP="00DB3CC7">
            <w:pPr>
              <w:rPr>
                <w:rFonts w:ascii="Aptos" w:eastAsia="Aptos" w:hAnsi="Aptos" w:cs="Aptos"/>
              </w:rPr>
            </w:pPr>
            <w:r>
              <w:t>Controllers</w:t>
            </w:r>
            <w:r w:rsidR="0008156E">
              <w:t>.</w:t>
            </w:r>
          </w:p>
        </w:tc>
      </w:tr>
    </w:tbl>
    <w:p w14:paraId="592A7FF0" w14:textId="77777777" w:rsidR="2229AB24" w:rsidRDefault="2229AB24" w:rsidP="2229AB24">
      <w:pPr>
        <w:tabs>
          <w:tab w:val="left" w:pos="1794"/>
        </w:tabs>
        <w:rPr>
          <w:rFonts w:ascii="Aptos" w:eastAsia="Aptos" w:hAnsi="Aptos" w:cs="Aptos"/>
          <w:color w:val="000000" w:themeColor="text1"/>
        </w:rPr>
      </w:pPr>
    </w:p>
    <w:p w14:paraId="4E7B0ACE" w14:textId="77777777" w:rsidR="2229AB24" w:rsidRDefault="2229AB24" w:rsidP="2229AB24">
      <w:pPr>
        <w:tabs>
          <w:tab w:val="left" w:pos="1794"/>
        </w:tabs>
        <w:rPr>
          <w:rFonts w:ascii="Aptos" w:eastAsia="Aptos" w:hAnsi="Aptos" w:cs="Aptos"/>
          <w:color w:val="000000" w:themeColor="text1"/>
        </w:rPr>
      </w:pPr>
    </w:p>
    <w:p w14:paraId="615A5AE6" w14:textId="77777777" w:rsidR="41A66100" w:rsidRDefault="41A66100" w:rsidP="2229AB24">
      <w:pPr>
        <w:tabs>
          <w:tab w:val="left" w:pos="1794"/>
        </w:tabs>
        <w:rPr>
          <w:rFonts w:ascii="Aptos" w:eastAsia="Aptos" w:hAnsi="Aptos" w:cs="Aptos"/>
          <w:color w:val="000000" w:themeColor="text1"/>
        </w:rPr>
      </w:pPr>
      <w:r>
        <w:t>16.11. Right not to be subject to discrimination</w:t>
      </w:r>
    </w:p>
    <w:p w14:paraId="625E1021" w14:textId="77777777" w:rsidR="2229AB24" w:rsidRDefault="2229AB24" w:rsidP="2229AB24">
      <w:pPr>
        <w:tabs>
          <w:tab w:val="left" w:pos="1794"/>
        </w:tabs>
        <w:rPr>
          <w:rFonts w:ascii="Aptos" w:eastAsia="Aptos" w:hAnsi="Aptos" w:cs="Aptos"/>
          <w:color w:val="000000" w:themeColor="text1"/>
        </w:rPr>
      </w:pPr>
    </w:p>
    <w:p w14:paraId="4D9DB561" w14:textId="77777777" w:rsidR="41A66100" w:rsidRDefault="41A66100" w:rsidP="2229AB24">
      <w:pPr>
        <w:tabs>
          <w:tab w:val="left" w:pos="1794"/>
        </w:tabs>
        <w:rPr>
          <w:rFonts w:ascii="Aptos" w:eastAsia="Aptos" w:hAnsi="Aptos" w:cs="Aptos"/>
          <w:color w:val="000000" w:themeColor="text1"/>
        </w:rPr>
      </w:pPr>
      <w:r>
        <w:t xml:space="preserve">16.11.1. Do data subjects have the right to not be subject to discrimination? (Please confirm in which circumstances the right applies) </w:t>
      </w:r>
    </w:p>
    <w:p w14:paraId="36441997" w14:textId="77777777" w:rsidR="2229AB24" w:rsidRDefault="2229AB24" w:rsidP="2229AB24">
      <w:pPr>
        <w:tabs>
          <w:tab w:val="left" w:pos="1794"/>
        </w:tabs>
        <w:rPr>
          <w:rFonts w:ascii="Aptos" w:eastAsia="Aptos" w:hAnsi="Aptos" w:cs="Aptos"/>
          <w:color w:val="000000" w:themeColor="text1"/>
        </w:rPr>
      </w:pPr>
    </w:p>
    <w:tbl>
      <w:tblPr>
        <w:tblW w:w="0" w:type="auto"/>
        <w:tblBorders>
          <w:top w:val="single" w:sz="6" w:space="0" w:color="auto"/>
          <w:left w:val="single" w:sz="6" w:space="0" w:color="auto"/>
          <w:bottom w:val="single" w:sz="6" w:space="0" w:color="auto"/>
          <w:right w:val="single" w:sz="6" w:space="0" w:color="auto"/>
        </w:tblBorders>
        <w:tblLayout w:type="fixed"/>
        <w:tblLook w:val="04A0" w:firstRow="1" w:lastRow="0" w:firstColumn="1" w:lastColumn="0" w:noHBand="0" w:noVBand="1"/>
      </w:tblPr>
      <w:tblGrid>
        <w:gridCol w:w="4500"/>
        <w:gridCol w:w="4500"/>
      </w:tblGrid>
      <w:tr w:rsidR="2229AB24" w14:paraId="0071B3AF" w14:textId="77777777" w:rsidTr="2229AB24">
        <w:trPr>
          <w:trHeight w:val="300"/>
        </w:trPr>
        <w:tc>
          <w:tcPr>
            <w:tcW w:w="4500" w:type="dxa"/>
            <w:tcBorders>
              <w:top w:val="single" w:sz="6" w:space="0" w:color="auto"/>
              <w:left w:val="single" w:sz="6" w:space="0" w:color="auto"/>
              <w:bottom w:val="single" w:sz="6" w:space="0" w:color="auto"/>
              <w:right w:val="single" w:sz="6" w:space="0" w:color="auto"/>
            </w:tcBorders>
          </w:tcPr>
          <w:p w14:paraId="6D96770A" w14:textId="77777777" w:rsidR="2229AB24" w:rsidRDefault="2229AB24" w:rsidP="2229AB24">
            <w:pPr>
              <w:rPr>
                <w:rFonts w:ascii="Aptos" w:eastAsia="Aptos" w:hAnsi="Aptos" w:cs="Aptos"/>
              </w:rPr>
            </w:pPr>
            <w:r>
              <w:t>Response </w:t>
            </w:r>
          </w:p>
        </w:tc>
        <w:tc>
          <w:tcPr>
            <w:tcW w:w="4500" w:type="dxa"/>
            <w:tcBorders>
              <w:top w:val="single" w:sz="6" w:space="0" w:color="auto"/>
              <w:left w:val="single" w:sz="6" w:space="0" w:color="auto"/>
              <w:bottom w:val="single" w:sz="6" w:space="0" w:color="auto"/>
              <w:right w:val="single" w:sz="6" w:space="0" w:color="auto"/>
            </w:tcBorders>
          </w:tcPr>
          <w:p w14:paraId="4061BBE2" w14:textId="7393629C" w:rsidR="2229AB24" w:rsidRDefault="2229AB24" w:rsidP="2229AB24">
            <w:pPr>
              <w:rPr>
                <w:rFonts w:ascii="Aptos" w:eastAsia="Aptos" w:hAnsi="Aptos" w:cs="Aptos"/>
              </w:rPr>
            </w:pPr>
            <w:r>
              <w:t>Yes. A controller shall not discriminate against a consumer for exercising any of the consumer rights, including denying goods or services, charging different prices or rates for goods or services or providing a different level of quality of goods or services to the consumer.</w:t>
            </w:r>
          </w:p>
        </w:tc>
      </w:tr>
      <w:tr w:rsidR="00DB3CC7" w14:paraId="38221448" w14:textId="77777777" w:rsidTr="2229AB24">
        <w:trPr>
          <w:trHeight w:val="300"/>
        </w:trPr>
        <w:tc>
          <w:tcPr>
            <w:tcW w:w="4500" w:type="dxa"/>
            <w:tcBorders>
              <w:top w:val="single" w:sz="6" w:space="0" w:color="auto"/>
              <w:left w:val="single" w:sz="6" w:space="0" w:color="auto"/>
              <w:bottom w:val="single" w:sz="6" w:space="0" w:color="auto"/>
              <w:right w:val="single" w:sz="6" w:space="0" w:color="auto"/>
            </w:tcBorders>
          </w:tcPr>
          <w:p w14:paraId="2506E73D" w14:textId="77777777" w:rsidR="00DB3CC7" w:rsidRDefault="00DB3CC7" w:rsidP="00DB3CC7">
            <w:pPr>
              <w:rPr>
                <w:rFonts w:ascii="Aptos" w:eastAsia="Aptos" w:hAnsi="Aptos" w:cs="Aptos"/>
              </w:rPr>
            </w:pPr>
            <w:r>
              <w:t>Citation </w:t>
            </w:r>
          </w:p>
        </w:tc>
        <w:tc>
          <w:tcPr>
            <w:tcW w:w="4500" w:type="dxa"/>
            <w:tcBorders>
              <w:top w:val="single" w:sz="6" w:space="0" w:color="auto"/>
              <w:left w:val="single" w:sz="6" w:space="0" w:color="auto"/>
              <w:bottom w:val="single" w:sz="6" w:space="0" w:color="auto"/>
              <w:right w:val="single" w:sz="6" w:space="0" w:color="auto"/>
            </w:tcBorders>
          </w:tcPr>
          <w:p w14:paraId="14E1DE83" w14:textId="2A15B16C" w:rsidR="00DB3CC7" w:rsidRDefault="00DB3CC7" w:rsidP="00DB3CC7">
            <w:pPr>
              <w:rPr>
                <w:rFonts w:ascii="Aptos" w:eastAsia="Aptos" w:hAnsi="Aptos" w:cs="Aptos"/>
              </w:rPr>
            </w:pPr>
            <w:del w:id="1368" w:author="Bahar Toto" w:date="2025-11-13T15:06:00Z">
              <w:r w:rsidDel="00107E11">
                <w:delText xml:space="preserve">Conn. Gen. Stat. </w:delText>
              </w:r>
            </w:del>
            <w:r>
              <w:t>§ 42‑520(a)</w:t>
            </w:r>
            <w:ins w:id="1369" w:author="Bahar Toto" w:date="2025-11-13T15:06:00Z">
              <w:r w:rsidR="00107E11">
                <w:t xml:space="preserve"> of the CTDPA</w:t>
              </w:r>
            </w:ins>
          </w:p>
        </w:tc>
      </w:tr>
      <w:tr w:rsidR="00DB3CC7" w14:paraId="4BD04719" w14:textId="77777777" w:rsidTr="2229AB24">
        <w:trPr>
          <w:trHeight w:val="300"/>
        </w:trPr>
        <w:tc>
          <w:tcPr>
            <w:tcW w:w="4500" w:type="dxa"/>
            <w:tcBorders>
              <w:top w:val="single" w:sz="6" w:space="0" w:color="auto"/>
              <w:left w:val="single" w:sz="6" w:space="0" w:color="auto"/>
              <w:bottom w:val="single" w:sz="6" w:space="0" w:color="auto"/>
              <w:right w:val="single" w:sz="6" w:space="0" w:color="auto"/>
            </w:tcBorders>
          </w:tcPr>
          <w:p w14:paraId="0E70D155" w14:textId="77777777" w:rsidR="00DB3CC7" w:rsidRDefault="00DB3CC7" w:rsidP="00DB3CC7">
            <w:pPr>
              <w:rPr>
                <w:rFonts w:ascii="Aptos" w:eastAsia="Aptos" w:hAnsi="Aptos" w:cs="Aptos"/>
              </w:rPr>
            </w:pPr>
            <w:r>
              <w:t xml:space="preserve">Applicable persona </w:t>
            </w:r>
          </w:p>
        </w:tc>
        <w:tc>
          <w:tcPr>
            <w:tcW w:w="4500" w:type="dxa"/>
            <w:tcBorders>
              <w:top w:val="single" w:sz="6" w:space="0" w:color="auto"/>
              <w:left w:val="single" w:sz="6" w:space="0" w:color="auto"/>
              <w:bottom w:val="single" w:sz="6" w:space="0" w:color="auto"/>
              <w:right w:val="single" w:sz="6" w:space="0" w:color="auto"/>
            </w:tcBorders>
          </w:tcPr>
          <w:p w14:paraId="191B6A78" w14:textId="4F229546" w:rsidR="00DB3CC7" w:rsidRDefault="00DB3CC7" w:rsidP="00DB3CC7">
            <w:pPr>
              <w:rPr>
                <w:rFonts w:ascii="Aptos" w:eastAsia="Aptos" w:hAnsi="Aptos" w:cs="Aptos"/>
              </w:rPr>
            </w:pPr>
            <w:r>
              <w:t>Controllers</w:t>
            </w:r>
            <w:r w:rsidR="0008156E">
              <w:t>.</w:t>
            </w:r>
          </w:p>
        </w:tc>
      </w:tr>
    </w:tbl>
    <w:p w14:paraId="10446B31" w14:textId="77777777" w:rsidR="2229AB24" w:rsidRDefault="2229AB24" w:rsidP="2229AB24">
      <w:pPr>
        <w:tabs>
          <w:tab w:val="left" w:pos="1794"/>
        </w:tabs>
        <w:rPr>
          <w:rFonts w:ascii="Aptos" w:eastAsia="Aptos" w:hAnsi="Aptos" w:cs="Aptos"/>
          <w:color w:val="000000" w:themeColor="text1"/>
        </w:rPr>
      </w:pPr>
    </w:p>
    <w:p w14:paraId="2BD0F9DD" w14:textId="77777777" w:rsidR="41A66100" w:rsidRDefault="41A66100" w:rsidP="2229AB24">
      <w:pPr>
        <w:tabs>
          <w:tab w:val="left" w:pos="1794"/>
        </w:tabs>
        <w:rPr>
          <w:rFonts w:ascii="Aptos" w:eastAsia="Aptos" w:hAnsi="Aptos" w:cs="Aptos"/>
          <w:color w:val="000000" w:themeColor="text1"/>
        </w:rPr>
      </w:pPr>
      <w:r>
        <w:t>16.11.2. Can data controllers and processors provide incentives?</w:t>
      </w:r>
    </w:p>
    <w:p w14:paraId="0B0E5C92" w14:textId="77777777" w:rsidR="2229AB24" w:rsidRDefault="2229AB24" w:rsidP="2229AB24">
      <w:pPr>
        <w:tabs>
          <w:tab w:val="left" w:pos="1794"/>
        </w:tabs>
        <w:rPr>
          <w:rFonts w:ascii="Aptos" w:eastAsia="Aptos" w:hAnsi="Aptos" w:cs="Aptos"/>
          <w:color w:val="000000" w:themeColor="text1"/>
        </w:rPr>
      </w:pPr>
    </w:p>
    <w:tbl>
      <w:tblPr>
        <w:tblW w:w="0" w:type="auto"/>
        <w:tblBorders>
          <w:top w:val="single" w:sz="6" w:space="0" w:color="auto"/>
          <w:left w:val="single" w:sz="6" w:space="0" w:color="auto"/>
          <w:bottom w:val="single" w:sz="6" w:space="0" w:color="auto"/>
          <w:right w:val="single" w:sz="6" w:space="0" w:color="auto"/>
        </w:tblBorders>
        <w:tblLayout w:type="fixed"/>
        <w:tblLook w:val="04A0" w:firstRow="1" w:lastRow="0" w:firstColumn="1" w:lastColumn="0" w:noHBand="0" w:noVBand="1"/>
      </w:tblPr>
      <w:tblGrid>
        <w:gridCol w:w="4500"/>
        <w:gridCol w:w="4500"/>
      </w:tblGrid>
      <w:tr w:rsidR="2229AB24" w14:paraId="6B352069" w14:textId="77777777" w:rsidTr="2229AB24">
        <w:trPr>
          <w:trHeight w:val="300"/>
        </w:trPr>
        <w:tc>
          <w:tcPr>
            <w:tcW w:w="4500" w:type="dxa"/>
            <w:tcBorders>
              <w:top w:val="single" w:sz="6" w:space="0" w:color="auto"/>
              <w:left w:val="single" w:sz="6" w:space="0" w:color="auto"/>
              <w:bottom w:val="single" w:sz="6" w:space="0" w:color="auto"/>
              <w:right w:val="single" w:sz="6" w:space="0" w:color="auto"/>
            </w:tcBorders>
          </w:tcPr>
          <w:p w14:paraId="4101F2E1" w14:textId="77777777" w:rsidR="2229AB24" w:rsidRDefault="2229AB24" w:rsidP="2229AB24">
            <w:pPr>
              <w:rPr>
                <w:rFonts w:ascii="Aptos" w:eastAsia="Aptos" w:hAnsi="Aptos" w:cs="Aptos"/>
              </w:rPr>
            </w:pPr>
            <w:r>
              <w:t>Response </w:t>
            </w:r>
          </w:p>
        </w:tc>
        <w:tc>
          <w:tcPr>
            <w:tcW w:w="4500" w:type="dxa"/>
            <w:tcBorders>
              <w:top w:val="single" w:sz="6" w:space="0" w:color="auto"/>
              <w:left w:val="single" w:sz="6" w:space="0" w:color="auto"/>
              <w:bottom w:val="single" w:sz="6" w:space="0" w:color="auto"/>
              <w:right w:val="single" w:sz="6" w:space="0" w:color="auto"/>
            </w:tcBorders>
          </w:tcPr>
          <w:p w14:paraId="02CF712B" w14:textId="05A3C3FF" w:rsidR="2229AB24" w:rsidRDefault="2229AB24" w:rsidP="2229AB24">
            <w:pPr>
              <w:rPr>
                <w:rFonts w:ascii="Aptos" w:eastAsia="Aptos" w:hAnsi="Aptos" w:cs="Aptos"/>
              </w:rPr>
            </w:pPr>
            <w:r>
              <w:t xml:space="preserve">Yes, in the form of loyalty and similar programs. </w:t>
            </w:r>
          </w:p>
        </w:tc>
      </w:tr>
      <w:tr w:rsidR="00DB3CC7" w14:paraId="6D11267A" w14:textId="77777777" w:rsidTr="2229AB24">
        <w:trPr>
          <w:trHeight w:val="300"/>
        </w:trPr>
        <w:tc>
          <w:tcPr>
            <w:tcW w:w="4500" w:type="dxa"/>
            <w:tcBorders>
              <w:top w:val="single" w:sz="6" w:space="0" w:color="auto"/>
              <w:left w:val="single" w:sz="6" w:space="0" w:color="auto"/>
              <w:bottom w:val="single" w:sz="6" w:space="0" w:color="auto"/>
              <w:right w:val="single" w:sz="6" w:space="0" w:color="auto"/>
            </w:tcBorders>
          </w:tcPr>
          <w:p w14:paraId="70295946" w14:textId="77777777" w:rsidR="00DB3CC7" w:rsidRDefault="00DB3CC7" w:rsidP="00DB3CC7">
            <w:pPr>
              <w:rPr>
                <w:rFonts w:ascii="Aptos" w:eastAsia="Aptos" w:hAnsi="Aptos" w:cs="Aptos"/>
              </w:rPr>
            </w:pPr>
            <w:r>
              <w:t>Citation </w:t>
            </w:r>
          </w:p>
        </w:tc>
        <w:tc>
          <w:tcPr>
            <w:tcW w:w="4500" w:type="dxa"/>
            <w:tcBorders>
              <w:top w:val="single" w:sz="6" w:space="0" w:color="auto"/>
              <w:left w:val="single" w:sz="6" w:space="0" w:color="auto"/>
              <w:bottom w:val="single" w:sz="6" w:space="0" w:color="auto"/>
              <w:right w:val="single" w:sz="6" w:space="0" w:color="auto"/>
            </w:tcBorders>
          </w:tcPr>
          <w:p w14:paraId="7D52D061" w14:textId="21F6804E" w:rsidR="00DB3CC7" w:rsidRDefault="00DB3CC7" w:rsidP="00DB3CC7">
            <w:pPr>
              <w:rPr>
                <w:rFonts w:ascii="Aptos" w:eastAsia="Aptos" w:hAnsi="Aptos" w:cs="Aptos"/>
              </w:rPr>
            </w:pPr>
            <w:del w:id="1370" w:author="Bahar Toto" w:date="2025-11-13T15:06:00Z">
              <w:r w:rsidDel="00107E11">
                <w:delText xml:space="preserve">Conn. Gen. Stat. </w:delText>
              </w:r>
            </w:del>
            <w:r>
              <w:t>§ 42‑520(b)</w:t>
            </w:r>
            <w:ins w:id="1371" w:author="Bahar Toto" w:date="2025-11-13T15:06:00Z">
              <w:r w:rsidR="00107E11">
                <w:t xml:space="preserve"> of the CTDPA</w:t>
              </w:r>
            </w:ins>
          </w:p>
        </w:tc>
      </w:tr>
      <w:tr w:rsidR="00DB3CC7" w14:paraId="43ADCFDA" w14:textId="77777777" w:rsidTr="2229AB24">
        <w:trPr>
          <w:trHeight w:val="300"/>
        </w:trPr>
        <w:tc>
          <w:tcPr>
            <w:tcW w:w="4500" w:type="dxa"/>
            <w:tcBorders>
              <w:top w:val="single" w:sz="6" w:space="0" w:color="auto"/>
              <w:left w:val="single" w:sz="6" w:space="0" w:color="auto"/>
              <w:bottom w:val="single" w:sz="6" w:space="0" w:color="auto"/>
              <w:right w:val="single" w:sz="6" w:space="0" w:color="auto"/>
            </w:tcBorders>
          </w:tcPr>
          <w:p w14:paraId="45FDFF4B" w14:textId="77777777" w:rsidR="00DB3CC7" w:rsidRDefault="00DB3CC7" w:rsidP="00DB3CC7">
            <w:pPr>
              <w:rPr>
                <w:rFonts w:ascii="Aptos" w:eastAsia="Aptos" w:hAnsi="Aptos" w:cs="Aptos"/>
              </w:rPr>
            </w:pPr>
            <w:r>
              <w:t xml:space="preserve">Applicable persona </w:t>
            </w:r>
          </w:p>
        </w:tc>
        <w:tc>
          <w:tcPr>
            <w:tcW w:w="4500" w:type="dxa"/>
            <w:tcBorders>
              <w:top w:val="single" w:sz="6" w:space="0" w:color="auto"/>
              <w:left w:val="single" w:sz="6" w:space="0" w:color="auto"/>
              <w:bottom w:val="single" w:sz="6" w:space="0" w:color="auto"/>
              <w:right w:val="single" w:sz="6" w:space="0" w:color="auto"/>
            </w:tcBorders>
          </w:tcPr>
          <w:p w14:paraId="3C37CC85" w14:textId="74D0FF40" w:rsidR="00DB3CC7" w:rsidRDefault="00DB3CC7" w:rsidP="00DB3CC7">
            <w:pPr>
              <w:rPr>
                <w:rFonts w:ascii="Aptos" w:eastAsia="Aptos" w:hAnsi="Aptos" w:cs="Aptos"/>
              </w:rPr>
            </w:pPr>
            <w:r>
              <w:t>Controllers</w:t>
            </w:r>
            <w:r w:rsidR="00C544CD">
              <w:t>.</w:t>
            </w:r>
          </w:p>
        </w:tc>
      </w:tr>
    </w:tbl>
    <w:p w14:paraId="7E0BA73F" w14:textId="77777777" w:rsidR="2229AB24" w:rsidRDefault="2229AB24" w:rsidP="2229AB24">
      <w:pPr>
        <w:tabs>
          <w:tab w:val="left" w:pos="1794"/>
        </w:tabs>
        <w:rPr>
          <w:rFonts w:ascii="Aptos" w:eastAsia="Aptos" w:hAnsi="Aptos" w:cs="Aptos"/>
          <w:color w:val="000000" w:themeColor="text1"/>
        </w:rPr>
      </w:pPr>
    </w:p>
    <w:p w14:paraId="201C1FEA" w14:textId="77777777" w:rsidR="2229AB24" w:rsidRDefault="2229AB24" w:rsidP="2229AB24">
      <w:pPr>
        <w:tabs>
          <w:tab w:val="left" w:pos="1794"/>
        </w:tabs>
        <w:rPr>
          <w:rFonts w:ascii="Aptos" w:eastAsia="Aptos" w:hAnsi="Aptos" w:cs="Aptos"/>
          <w:color w:val="000000" w:themeColor="text1"/>
        </w:rPr>
      </w:pPr>
    </w:p>
    <w:p w14:paraId="72010994" w14:textId="77777777" w:rsidR="41A66100" w:rsidRDefault="41A66100" w:rsidP="2229AB24">
      <w:pPr>
        <w:tabs>
          <w:tab w:val="left" w:pos="1794"/>
        </w:tabs>
        <w:rPr>
          <w:rFonts w:ascii="Aptos" w:eastAsia="Aptos" w:hAnsi="Aptos" w:cs="Aptos"/>
          <w:color w:val="000000" w:themeColor="text1"/>
        </w:rPr>
      </w:pPr>
      <w:r>
        <w:t xml:space="preserve">16.12. Right to file a complaint </w:t>
      </w:r>
    </w:p>
    <w:p w14:paraId="2CD96E19" w14:textId="77777777" w:rsidR="2229AB24" w:rsidRDefault="2229AB24" w:rsidP="2229AB24">
      <w:pPr>
        <w:tabs>
          <w:tab w:val="left" w:pos="1794"/>
        </w:tabs>
        <w:rPr>
          <w:rFonts w:ascii="Aptos" w:eastAsia="Aptos" w:hAnsi="Aptos" w:cs="Aptos"/>
          <w:color w:val="000000" w:themeColor="text1"/>
        </w:rPr>
      </w:pPr>
    </w:p>
    <w:p w14:paraId="2C618E53" w14:textId="77777777" w:rsidR="41A66100" w:rsidRDefault="41A66100" w:rsidP="2229AB24">
      <w:pPr>
        <w:tabs>
          <w:tab w:val="left" w:pos="1794"/>
        </w:tabs>
        <w:rPr>
          <w:rFonts w:ascii="Aptos" w:eastAsia="Aptos" w:hAnsi="Aptos" w:cs="Aptos"/>
          <w:color w:val="000000" w:themeColor="text1"/>
        </w:rPr>
      </w:pPr>
      <w:r>
        <w:t xml:space="preserve">16.12.1. Do data subjects have the right to file a complaint? (Please confirm in which circumstances the right applies) </w:t>
      </w:r>
    </w:p>
    <w:p w14:paraId="359DC671" w14:textId="77777777" w:rsidR="2229AB24" w:rsidRDefault="2229AB24" w:rsidP="2229AB24">
      <w:pPr>
        <w:tabs>
          <w:tab w:val="left" w:pos="1794"/>
        </w:tabs>
        <w:rPr>
          <w:rFonts w:ascii="Aptos" w:eastAsia="Aptos" w:hAnsi="Aptos" w:cs="Aptos"/>
          <w:color w:val="000000" w:themeColor="text1"/>
        </w:rPr>
      </w:pPr>
    </w:p>
    <w:tbl>
      <w:tblPr>
        <w:tblW w:w="0" w:type="auto"/>
        <w:tblBorders>
          <w:top w:val="single" w:sz="6" w:space="0" w:color="auto"/>
          <w:left w:val="single" w:sz="6" w:space="0" w:color="auto"/>
          <w:bottom w:val="single" w:sz="6" w:space="0" w:color="auto"/>
          <w:right w:val="single" w:sz="6" w:space="0" w:color="auto"/>
        </w:tblBorders>
        <w:tblLayout w:type="fixed"/>
        <w:tblLook w:val="04A0" w:firstRow="1" w:lastRow="0" w:firstColumn="1" w:lastColumn="0" w:noHBand="0" w:noVBand="1"/>
      </w:tblPr>
      <w:tblGrid>
        <w:gridCol w:w="4500"/>
        <w:gridCol w:w="4500"/>
      </w:tblGrid>
      <w:tr w:rsidR="2229AB24" w14:paraId="5AF4366B" w14:textId="77777777" w:rsidTr="2229AB24">
        <w:trPr>
          <w:trHeight w:val="300"/>
        </w:trPr>
        <w:tc>
          <w:tcPr>
            <w:tcW w:w="4500" w:type="dxa"/>
            <w:tcBorders>
              <w:top w:val="single" w:sz="6" w:space="0" w:color="auto"/>
              <w:left w:val="single" w:sz="6" w:space="0" w:color="auto"/>
              <w:bottom w:val="single" w:sz="6" w:space="0" w:color="auto"/>
              <w:right w:val="single" w:sz="6" w:space="0" w:color="auto"/>
            </w:tcBorders>
          </w:tcPr>
          <w:p w14:paraId="00D2B10D" w14:textId="77777777" w:rsidR="2229AB24" w:rsidRDefault="2229AB24" w:rsidP="2229AB24">
            <w:pPr>
              <w:rPr>
                <w:rFonts w:ascii="Aptos" w:eastAsia="Aptos" w:hAnsi="Aptos" w:cs="Aptos"/>
              </w:rPr>
            </w:pPr>
            <w:r>
              <w:t>Response </w:t>
            </w:r>
          </w:p>
        </w:tc>
        <w:tc>
          <w:tcPr>
            <w:tcW w:w="4500" w:type="dxa"/>
            <w:tcBorders>
              <w:top w:val="single" w:sz="6" w:space="0" w:color="auto"/>
              <w:left w:val="single" w:sz="6" w:space="0" w:color="auto"/>
              <w:bottom w:val="single" w:sz="6" w:space="0" w:color="auto"/>
              <w:right w:val="single" w:sz="6" w:space="0" w:color="auto"/>
            </w:tcBorders>
          </w:tcPr>
          <w:p w14:paraId="2DDEE497" w14:textId="7DC686CB" w:rsidR="2229AB24" w:rsidRDefault="2229AB24" w:rsidP="2229AB24">
            <w:pPr>
              <w:rPr>
                <w:rFonts w:ascii="Aptos" w:eastAsia="Aptos" w:hAnsi="Aptos" w:cs="Aptos"/>
              </w:rPr>
            </w:pPr>
            <w:r>
              <w:t xml:space="preserve">Yes, data subjects have a broad and general right to file a complaint with the </w:t>
            </w:r>
            <w:del w:id="1372" w:author="Bahar Toto" w:date="2025-12-04T00:54:00Z">
              <w:r w:rsidDel="000845E6">
                <w:delText>Connecticut Attorney General</w:delText>
              </w:r>
            </w:del>
            <w:ins w:id="1373" w:author="Bahar Toto" w:date="2025-12-04T00:54:00Z">
              <w:r w:rsidR="000845E6">
                <w:t>A</w:t>
              </w:r>
            </w:ins>
            <w:ins w:id="1374" w:author="Bahar Toto" w:date="2025-12-04T00:55:00Z">
              <w:r w:rsidR="000845E6">
                <w:t>G</w:t>
              </w:r>
            </w:ins>
            <w:r>
              <w:t xml:space="preserve">, including to appeal a denial of an individual rights </w:t>
            </w:r>
            <w:del w:id="1375" w:author="Bahar Toto" w:date="2025-12-04T00:55:00Z">
              <w:r w:rsidDel="000845E6">
                <w:delText>requests</w:delText>
              </w:r>
            </w:del>
            <w:ins w:id="1376" w:author="Bahar Toto" w:date="2025-12-04T00:55:00Z">
              <w:r w:rsidR="000845E6">
                <w:t>request.</w:t>
              </w:r>
            </w:ins>
          </w:p>
        </w:tc>
      </w:tr>
      <w:tr w:rsidR="2229AB24" w14:paraId="21C561AA" w14:textId="77777777" w:rsidTr="2229AB24">
        <w:trPr>
          <w:trHeight w:val="300"/>
        </w:trPr>
        <w:tc>
          <w:tcPr>
            <w:tcW w:w="4500" w:type="dxa"/>
            <w:tcBorders>
              <w:top w:val="single" w:sz="6" w:space="0" w:color="auto"/>
              <w:left w:val="single" w:sz="6" w:space="0" w:color="auto"/>
              <w:bottom w:val="single" w:sz="6" w:space="0" w:color="auto"/>
              <w:right w:val="single" w:sz="6" w:space="0" w:color="auto"/>
            </w:tcBorders>
          </w:tcPr>
          <w:p w14:paraId="65D889BD" w14:textId="77777777" w:rsidR="2229AB24" w:rsidRDefault="2229AB24" w:rsidP="2229AB24">
            <w:pPr>
              <w:rPr>
                <w:rFonts w:ascii="Aptos" w:eastAsia="Aptos" w:hAnsi="Aptos" w:cs="Aptos"/>
              </w:rPr>
            </w:pPr>
            <w:r>
              <w:t>Citation </w:t>
            </w:r>
          </w:p>
        </w:tc>
        <w:tc>
          <w:tcPr>
            <w:tcW w:w="4500" w:type="dxa"/>
            <w:tcBorders>
              <w:top w:val="single" w:sz="6" w:space="0" w:color="auto"/>
              <w:left w:val="single" w:sz="6" w:space="0" w:color="auto"/>
              <w:bottom w:val="single" w:sz="6" w:space="0" w:color="auto"/>
              <w:right w:val="single" w:sz="6" w:space="0" w:color="auto"/>
            </w:tcBorders>
          </w:tcPr>
          <w:p w14:paraId="3F28F82B" w14:textId="08F45C55" w:rsidR="2229AB24" w:rsidRDefault="2229AB24" w:rsidP="2229AB24">
            <w:pPr>
              <w:rPr>
                <w:rFonts w:ascii="Aptos" w:eastAsia="Aptos" w:hAnsi="Aptos" w:cs="Aptos"/>
              </w:rPr>
            </w:pPr>
            <w:del w:id="1377" w:author="Bahar Toto" w:date="2025-11-13T15:06:00Z">
              <w:r w:rsidDel="00107E11">
                <w:delText xml:space="preserve">Conn. Gen. Stat. </w:delText>
              </w:r>
            </w:del>
            <w:r>
              <w:t>§ 42‑518(d)</w:t>
            </w:r>
            <w:ins w:id="1378" w:author="Bahar Toto" w:date="2025-11-13T15:06:00Z">
              <w:r w:rsidR="00107E11">
                <w:t xml:space="preserve"> </w:t>
              </w:r>
            </w:ins>
            <w:ins w:id="1379" w:author="Bahar Toto" w:date="2025-11-13T15:07:00Z">
              <w:r w:rsidR="00107E11">
                <w:t>of the CTDPA</w:t>
              </w:r>
            </w:ins>
          </w:p>
        </w:tc>
      </w:tr>
      <w:tr w:rsidR="2229AB24" w14:paraId="67D6D809" w14:textId="77777777" w:rsidTr="2229AB24">
        <w:trPr>
          <w:trHeight w:val="300"/>
        </w:trPr>
        <w:tc>
          <w:tcPr>
            <w:tcW w:w="4500" w:type="dxa"/>
            <w:tcBorders>
              <w:top w:val="single" w:sz="6" w:space="0" w:color="auto"/>
              <w:left w:val="single" w:sz="6" w:space="0" w:color="auto"/>
              <w:bottom w:val="single" w:sz="6" w:space="0" w:color="auto"/>
              <w:right w:val="single" w:sz="6" w:space="0" w:color="auto"/>
            </w:tcBorders>
          </w:tcPr>
          <w:p w14:paraId="2C407AA5" w14:textId="77777777" w:rsidR="2229AB24" w:rsidRDefault="2229AB24" w:rsidP="2229AB24">
            <w:pPr>
              <w:rPr>
                <w:rFonts w:ascii="Aptos" w:eastAsia="Aptos" w:hAnsi="Aptos" w:cs="Aptos"/>
              </w:rPr>
            </w:pPr>
            <w:r>
              <w:t xml:space="preserve">Applicable persona </w:t>
            </w:r>
          </w:p>
        </w:tc>
        <w:tc>
          <w:tcPr>
            <w:tcW w:w="4500" w:type="dxa"/>
            <w:tcBorders>
              <w:top w:val="single" w:sz="6" w:space="0" w:color="auto"/>
              <w:left w:val="single" w:sz="6" w:space="0" w:color="auto"/>
              <w:bottom w:val="single" w:sz="6" w:space="0" w:color="auto"/>
              <w:right w:val="single" w:sz="6" w:space="0" w:color="auto"/>
            </w:tcBorders>
          </w:tcPr>
          <w:p w14:paraId="40ADD526" w14:textId="19222971" w:rsidR="2229AB24" w:rsidRDefault="007357D5" w:rsidP="2229AB24">
            <w:pPr>
              <w:rPr>
                <w:rFonts w:ascii="Aptos" w:eastAsia="Aptos" w:hAnsi="Aptos" w:cs="Aptos"/>
              </w:rPr>
            </w:pPr>
            <w:del w:id="1380" w:author="Bahar Toto" w:date="2025-12-04T00:55:00Z">
              <w:r w:rsidDel="000845E6">
                <w:delText>Data subjects</w:delText>
              </w:r>
              <w:r w:rsidR="00C544CD" w:rsidDel="000845E6">
                <w:delText>.</w:delText>
              </w:r>
            </w:del>
            <w:ins w:id="1381" w:author="Bahar Toto" w:date="2025-12-04T00:55:00Z">
              <w:r w:rsidR="000845E6">
                <w:t>Controllers</w:t>
              </w:r>
            </w:ins>
            <w:del w:id="1382" w:author="Bahar Toto" w:date="2025-12-04T00:55:00Z">
              <w:r w:rsidDel="000845E6">
                <w:delText xml:space="preserve"> </w:delText>
              </w:r>
            </w:del>
          </w:p>
        </w:tc>
      </w:tr>
    </w:tbl>
    <w:p w14:paraId="382ACB2E" w14:textId="77777777" w:rsidR="2229AB24" w:rsidRDefault="2229AB24" w:rsidP="2229AB24">
      <w:pPr>
        <w:tabs>
          <w:tab w:val="left" w:pos="1794"/>
        </w:tabs>
        <w:rPr>
          <w:rFonts w:ascii="Aptos" w:eastAsia="Aptos" w:hAnsi="Aptos" w:cs="Aptos"/>
          <w:color w:val="000000" w:themeColor="text1"/>
        </w:rPr>
      </w:pPr>
    </w:p>
    <w:p w14:paraId="5CC16B7E" w14:textId="77777777" w:rsidR="41A66100" w:rsidRDefault="41A66100" w:rsidP="2229AB24">
      <w:pPr>
        <w:tabs>
          <w:tab w:val="left" w:pos="1794"/>
        </w:tabs>
        <w:rPr>
          <w:rFonts w:ascii="Aptos" w:eastAsia="Aptos" w:hAnsi="Aptos" w:cs="Aptos"/>
          <w:color w:val="000000" w:themeColor="text1"/>
        </w:rPr>
      </w:pPr>
      <w:r>
        <w:t>16.12.2. Are there general exceptions to this right?</w:t>
      </w:r>
    </w:p>
    <w:p w14:paraId="03459B11" w14:textId="77777777" w:rsidR="2229AB24" w:rsidRDefault="2229AB24" w:rsidP="2229AB24">
      <w:pPr>
        <w:tabs>
          <w:tab w:val="left" w:pos="1794"/>
        </w:tabs>
        <w:rPr>
          <w:rFonts w:ascii="Aptos" w:eastAsia="Aptos" w:hAnsi="Aptos" w:cs="Aptos"/>
          <w:color w:val="000000" w:themeColor="text1"/>
        </w:rPr>
      </w:pPr>
    </w:p>
    <w:tbl>
      <w:tblPr>
        <w:tblW w:w="0" w:type="auto"/>
        <w:tblBorders>
          <w:top w:val="single" w:sz="6" w:space="0" w:color="auto"/>
          <w:left w:val="single" w:sz="6" w:space="0" w:color="auto"/>
          <w:bottom w:val="single" w:sz="6" w:space="0" w:color="auto"/>
          <w:right w:val="single" w:sz="6" w:space="0" w:color="auto"/>
        </w:tblBorders>
        <w:tblLayout w:type="fixed"/>
        <w:tblLook w:val="04A0" w:firstRow="1" w:lastRow="0" w:firstColumn="1" w:lastColumn="0" w:noHBand="0" w:noVBand="1"/>
      </w:tblPr>
      <w:tblGrid>
        <w:gridCol w:w="4500"/>
        <w:gridCol w:w="4500"/>
      </w:tblGrid>
      <w:tr w:rsidR="2229AB24" w14:paraId="2684E0E3" w14:textId="77777777" w:rsidTr="2229AB24">
        <w:trPr>
          <w:trHeight w:val="300"/>
        </w:trPr>
        <w:tc>
          <w:tcPr>
            <w:tcW w:w="4500" w:type="dxa"/>
            <w:tcBorders>
              <w:top w:val="single" w:sz="6" w:space="0" w:color="auto"/>
              <w:left w:val="single" w:sz="6" w:space="0" w:color="auto"/>
              <w:bottom w:val="single" w:sz="6" w:space="0" w:color="auto"/>
              <w:right w:val="single" w:sz="6" w:space="0" w:color="auto"/>
            </w:tcBorders>
          </w:tcPr>
          <w:p w14:paraId="205A89EF" w14:textId="77777777" w:rsidR="2229AB24" w:rsidRDefault="2229AB24" w:rsidP="2229AB24">
            <w:pPr>
              <w:rPr>
                <w:rFonts w:ascii="Aptos" w:eastAsia="Aptos" w:hAnsi="Aptos" w:cs="Aptos"/>
              </w:rPr>
            </w:pPr>
            <w:r>
              <w:t>Response </w:t>
            </w:r>
          </w:p>
        </w:tc>
        <w:tc>
          <w:tcPr>
            <w:tcW w:w="4500" w:type="dxa"/>
            <w:tcBorders>
              <w:top w:val="single" w:sz="6" w:space="0" w:color="auto"/>
              <w:left w:val="single" w:sz="6" w:space="0" w:color="auto"/>
              <w:bottom w:val="single" w:sz="6" w:space="0" w:color="auto"/>
              <w:right w:val="single" w:sz="6" w:space="0" w:color="auto"/>
            </w:tcBorders>
          </w:tcPr>
          <w:p w14:paraId="4C6A567D" w14:textId="38404B93" w:rsidR="2229AB24" w:rsidRDefault="2229AB24" w:rsidP="2229AB24">
            <w:pPr>
              <w:rPr>
                <w:rFonts w:ascii="Aptos" w:eastAsia="Aptos" w:hAnsi="Aptos" w:cs="Aptos"/>
              </w:rPr>
            </w:pPr>
            <w:r>
              <w:t>No</w:t>
            </w:r>
            <w:ins w:id="1383" w:author="Bahar Toto" w:date="2025-12-04T00:55:00Z">
              <w:r w:rsidR="000845E6">
                <w:t>.</w:t>
              </w:r>
            </w:ins>
          </w:p>
        </w:tc>
      </w:tr>
      <w:tr w:rsidR="2229AB24" w14:paraId="51D060C1" w14:textId="77777777" w:rsidTr="2229AB24">
        <w:trPr>
          <w:trHeight w:val="300"/>
        </w:trPr>
        <w:tc>
          <w:tcPr>
            <w:tcW w:w="4500" w:type="dxa"/>
            <w:tcBorders>
              <w:top w:val="single" w:sz="6" w:space="0" w:color="auto"/>
              <w:left w:val="single" w:sz="6" w:space="0" w:color="auto"/>
              <w:bottom w:val="single" w:sz="6" w:space="0" w:color="auto"/>
              <w:right w:val="single" w:sz="6" w:space="0" w:color="auto"/>
            </w:tcBorders>
          </w:tcPr>
          <w:p w14:paraId="52B43862" w14:textId="77777777" w:rsidR="2229AB24" w:rsidRDefault="2229AB24" w:rsidP="2229AB24">
            <w:pPr>
              <w:rPr>
                <w:rFonts w:ascii="Aptos" w:eastAsia="Aptos" w:hAnsi="Aptos" w:cs="Aptos"/>
              </w:rPr>
            </w:pPr>
            <w:r>
              <w:t>Citation </w:t>
            </w:r>
          </w:p>
        </w:tc>
        <w:tc>
          <w:tcPr>
            <w:tcW w:w="4500" w:type="dxa"/>
            <w:tcBorders>
              <w:top w:val="single" w:sz="6" w:space="0" w:color="auto"/>
              <w:left w:val="single" w:sz="6" w:space="0" w:color="auto"/>
              <w:bottom w:val="single" w:sz="6" w:space="0" w:color="auto"/>
              <w:right w:val="single" w:sz="6" w:space="0" w:color="auto"/>
            </w:tcBorders>
          </w:tcPr>
          <w:p w14:paraId="66E3F239" w14:textId="25D62E86" w:rsidR="2229AB24" w:rsidRDefault="00DB3CC7" w:rsidP="2229AB24">
            <w:pPr>
              <w:rPr>
                <w:rFonts w:ascii="Aptos" w:eastAsia="Aptos" w:hAnsi="Aptos" w:cs="Aptos"/>
              </w:rPr>
            </w:pPr>
            <w:r>
              <w:t>Not applicable</w:t>
            </w:r>
            <w:r w:rsidR="00C544CD">
              <w:t>.</w:t>
            </w:r>
          </w:p>
        </w:tc>
      </w:tr>
      <w:tr w:rsidR="2229AB24" w14:paraId="1B70459C" w14:textId="77777777" w:rsidTr="2229AB24">
        <w:trPr>
          <w:trHeight w:val="300"/>
        </w:trPr>
        <w:tc>
          <w:tcPr>
            <w:tcW w:w="4500" w:type="dxa"/>
            <w:tcBorders>
              <w:top w:val="single" w:sz="6" w:space="0" w:color="auto"/>
              <w:left w:val="single" w:sz="6" w:space="0" w:color="auto"/>
              <w:bottom w:val="single" w:sz="6" w:space="0" w:color="auto"/>
              <w:right w:val="single" w:sz="6" w:space="0" w:color="auto"/>
            </w:tcBorders>
          </w:tcPr>
          <w:p w14:paraId="421CA31B" w14:textId="77777777" w:rsidR="2229AB24" w:rsidRDefault="2229AB24" w:rsidP="2229AB24">
            <w:pPr>
              <w:rPr>
                <w:rFonts w:ascii="Aptos" w:eastAsia="Aptos" w:hAnsi="Aptos" w:cs="Aptos"/>
              </w:rPr>
            </w:pPr>
            <w:r>
              <w:t xml:space="preserve">Applicable persona </w:t>
            </w:r>
          </w:p>
        </w:tc>
        <w:tc>
          <w:tcPr>
            <w:tcW w:w="4500" w:type="dxa"/>
            <w:tcBorders>
              <w:top w:val="single" w:sz="6" w:space="0" w:color="auto"/>
              <w:left w:val="single" w:sz="6" w:space="0" w:color="auto"/>
              <w:bottom w:val="single" w:sz="6" w:space="0" w:color="auto"/>
              <w:right w:val="single" w:sz="6" w:space="0" w:color="auto"/>
            </w:tcBorders>
          </w:tcPr>
          <w:p w14:paraId="5FAA183A" w14:textId="3F72AA67" w:rsidR="2229AB24" w:rsidRDefault="00DB3CC7" w:rsidP="2229AB24">
            <w:pPr>
              <w:rPr>
                <w:rFonts w:ascii="Aptos" w:eastAsia="Aptos" w:hAnsi="Aptos" w:cs="Aptos"/>
              </w:rPr>
            </w:pPr>
            <w:r>
              <w:t>Not applicable</w:t>
            </w:r>
            <w:r w:rsidR="00C544CD">
              <w:t>.</w:t>
            </w:r>
          </w:p>
        </w:tc>
      </w:tr>
    </w:tbl>
    <w:p w14:paraId="3D2B31A9" w14:textId="77777777" w:rsidR="2229AB24" w:rsidRDefault="2229AB24" w:rsidP="2229AB24">
      <w:pPr>
        <w:tabs>
          <w:tab w:val="left" w:pos="1794"/>
        </w:tabs>
        <w:rPr>
          <w:rFonts w:ascii="Aptos" w:eastAsia="Aptos" w:hAnsi="Aptos" w:cs="Aptos"/>
          <w:color w:val="000000" w:themeColor="text1"/>
        </w:rPr>
      </w:pPr>
    </w:p>
    <w:p w14:paraId="3D1CFEE1" w14:textId="77777777" w:rsidR="2229AB24" w:rsidRDefault="2229AB24" w:rsidP="2229AB24">
      <w:pPr>
        <w:tabs>
          <w:tab w:val="left" w:pos="1794"/>
        </w:tabs>
        <w:rPr>
          <w:rFonts w:ascii="Aptos" w:eastAsia="Aptos" w:hAnsi="Aptos" w:cs="Aptos"/>
          <w:color w:val="000000" w:themeColor="text1"/>
        </w:rPr>
      </w:pPr>
    </w:p>
    <w:p w14:paraId="1C6AD974" w14:textId="77777777" w:rsidR="41A66100" w:rsidRDefault="41A66100" w:rsidP="2229AB24">
      <w:pPr>
        <w:tabs>
          <w:tab w:val="left" w:pos="1794"/>
        </w:tabs>
        <w:rPr>
          <w:rFonts w:ascii="Aptos" w:eastAsia="Aptos" w:hAnsi="Aptos" w:cs="Aptos"/>
          <w:color w:val="000000" w:themeColor="text1"/>
        </w:rPr>
      </w:pPr>
      <w:r>
        <w:t>16.13. Other rights</w:t>
      </w:r>
    </w:p>
    <w:p w14:paraId="4A24F734" w14:textId="77777777" w:rsidR="2229AB24" w:rsidRDefault="2229AB24" w:rsidP="2229AB24">
      <w:pPr>
        <w:tabs>
          <w:tab w:val="left" w:pos="1794"/>
        </w:tabs>
        <w:rPr>
          <w:rFonts w:ascii="Aptos" w:eastAsia="Aptos" w:hAnsi="Aptos" w:cs="Aptos"/>
          <w:color w:val="000000" w:themeColor="text1"/>
        </w:rPr>
      </w:pPr>
    </w:p>
    <w:p w14:paraId="072C6B59" w14:textId="77777777" w:rsidR="41A66100" w:rsidRDefault="41A66100" w:rsidP="2229AB24">
      <w:pPr>
        <w:rPr>
          <w:rFonts w:ascii="Aptos" w:eastAsia="Aptos" w:hAnsi="Aptos" w:cs="Aptos"/>
          <w:color w:val="000000" w:themeColor="text1"/>
        </w:rPr>
      </w:pPr>
      <w:r>
        <w:t>16.13.1. Are there any additional right(s) available under the law(s)?</w:t>
      </w:r>
    </w:p>
    <w:p w14:paraId="4E1EE68F" w14:textId="77777777" w:rsidR="2229AB24" w:rsidRDefault="2229AB24" w:rsidP="2229AB24">
      <w:pPr>
        <w:rPr>
          <w:rFonts w:ascii="Aptos" w:eastAsia="Aptos" w:hAnsi="Aptos" w:cs="Aptos"/>
          <w:color w:val="000000" w:themeColor="text1"/>
        </w:rPr>
      </w:pPr>
    </w:p>
    <w:tbl>
      <w:tblPr>
        <w:tblW w:w="0" w:type="auto"/>
        <w:tblBorders>
          <w:top w:val="single" w:sz="6" w:space="0" w:color="auto"/>
          <w:left w:val="single" w:sz="6" w:space="0" w:color="auto"/>
          <w:bottom w:val="single" w:sz="6" w:space="0" w:color="auto"/>
          <w:right w:val="single" w:sz="6" w:space="0" w:color="auto"/>
        </w:tblBorders>
        <w:tblLayout w:type="fixed"/>
        <w:tblLook w:val="04A0" w:firstRow="1" w:lastRow="0" w:firstColumn="1" w:lastColumn="0" w:noHBand="0" w:noVBand="1"/>
      </w:tblPr>
      <w:tblGrid>
        <w:gridCol w:w="4500"/>
        <w:gridCol w:w="4500"/>
      </w:tblGrid>
      <w:tr w:rsidR="2229AB24" w14:paraId="36551990" w14:textId="77777777" w:rsidTr="2229AB24">
        <w:trPr>
          <w:trHeight w:val="300"/>
        </w:trPr>
        <w:tc>
          <w:tcPr>
            <w:tcW w:w="4500" w:type="dxa"/>
            <w:tcBorders>
              <w:top w:val="single" w:sz="6" w:space="0" w:color="auto"/>
              <w:left w:val="single" w:sz="6" w:space="0" w:color="auto"/>
              <w:bottom w:val="single" w:sz="6" w:space="0" w:color="auto"/>
              <w:right w:val="single" w:sz="6" w:space="0" w:color="auto"/>
            </w:tcBorders>
          </w:tcPr>
          <w:p w14:paraId="127FE2C1" w14:textId="77777777" w:rsidR="2229AB24" w:rsidRDefault="2229AB24" w:rsidP="2229AB24">
            <w:pPr>
              <w:rPr>
                <w:rFonts w:ascii="Aptos" w:eastAsia="Aptos" w:hAnsi="Aptos" w:cs="Aptos"/>
              </w:rPr>
            </w:pPr>
            <w:r>
              <w:t>Response </w:t>
            </w:r>
          </w:p>
        </w:tc>
        <w:tc>
          <w:tcPr>
            <w:tcW w:w="4500" w:type="dxa"/>
            <w:tcBorders>
              <w:top w:val="single" w:sz="6" w:space="0" w:color="auto"/>
              <w:left w:val="single" w:sz="6" w:space="0" w:color="auto"/>
              <w:bottom w:val="single" w:sz="6" w:space="0" w:color="auto"/>
              <w:right w:val="single" w:sz="6" w:space="0" w:color="auto"/>
            </w:tcBorders>
          </w:tcPr>
          <w:p w14:paraId="440932A8" w14:textId="77777777" w:rsidR="00885433" w:rsidRDefault="2229AB24" w:rsidP="2229AB24">
            <w:pPr>
              <w:rPr>
                <w:ins w:id="1384" w:author="Bahar Toto" w:date="2025-12-04T01:02:00Z"/>
              </w:rPr>
            </w:pPr>
            <w:del w:id="1385" w:author="Bahar Toto" w:date="2025-12-04T01:01:00Z">
              <w:r w:rsidDel="00866BAD">
                <w:delText>No</w:delText>
              </w:r>
            </w:del>
            <w:ins w:id="1386" w:author="Bahar Toto" w:date="2025-12-04T01:01:00Z">
              <w:r w:rsidR="001274F7">
                <w:t>A consumer has the right to</w:t>
              </w:r>
            </w:ins>
            <w:ins w:id="1387" w:author="Bahar Toto" w:date="2025-12-04T01:02:00Z">
              <w:r w:rsidR="001274F7">
                <w:t>,</w:t>
              </w:r>
            </w:ins>
            <w:ins w:id="1388" w:author="Bahar Toto" w:date="2025-12-04T01:01:00Z">
              <w:r w:rsidR="001274F7">
                <w:t xml:space="preserve"> </w:t>
              </w:r>
              <w:r w:rsidR="001274F7" w:rsidRPr="001274F7">
                <w:t>if the consumer's personal data were processed for the purposes of profiling in furtherance of any automated decision that produced any legal or similarly significant effect concerning the consumer, and if feasible</w:t>
              </w:r>
            </w:ins>
            <w:ins w:id="1389" w:author="Bahar Toto" w:date="2025-12-04T01:02:00Z">
              <w:r w:rsidR="00885433">
                <w:t>:</w:t>
              </w:r>
            </w:ins>
          </w:p>
          <w:p w14:paraId="2D1FA0A4" w14:textId="77777777" w:rsidR="00885433" w:rsidRDefault="001274F7" w:rsidP="2229AB24">
            <w:pPr>
              <w:rPr>
                <w:ins w:id="1390" w:author="Bahar Toto" w:date="2025-12-04T01:02:00Z"/>
              </w:rPr>
            </w:pPr>
            <w:ins w:id="1391" w:author="Bahar Toto" w:date="2025-12-04T01:01:00Z">
              <w:r w:rsidRPr="001274F7">
                <w:t>(A) question the result of such profiling</w:t>
              </w:r>
            </w:ins>
            <w:ins w:id="1392" w:author="Bahar Toto" w:date="2025-12-04T01:02:00Z">
              <w:r w:rsidR="00885433">
                <w:t>;</w:t>
              </w:r>
            </w:ins>
          </w:p>
          <w:p w14:paraId="45762A8C" w14:textId="77777777" w:rsidR="00885433" w:rsidRDefault="001274F7" w:rsidP="2229AB24">
            <w:pPr>
              <w:rPr>
                <w:ins w:id="1393" w:author="Bahar Toto" w:date="2025-12-04T01:02:00Z"/>
              </w:rPr>
            </w:pPr>
            <w:ins w:id="1394" w:author="Bahar Toto" w:date="2025-12-04T01:01:00Z">
              <w:r w:rsidRPr="001274F7">
                <w:t>(B) be informed of the reason that such profiling resulted in such decision</w:t>
              </w:r>
            </w:ins>
            <w:ins w:id="1395" w:author="Bahar Toto" w:date="2025-12-04T01:02:00Z">
              <w:r w:rsidR="00885433">
                <w:t>;</w:t>
              </w:r>
            </w:ins>
          </w:p>
          <w:p w14:paraId="113BCA93" w14:textId="77777777" w:rsidR="00885433" w:rsidRDefault="001274F7" w:rsidP="2229AB24">
            <w:pPr>
              <w:rPr>
                <w:ins w:id="1396" w:author="Bahar Toto" w:date="2025-12-04T01:02:00Z"/>
              </w:rPr>
            </w:pPr>
            <w:ins w:id="1397" w:author="Bahar Toto" w:date="2025-12-04T01:01:00Z">
              <w:r w:rsidRPr="001274F7">
                <w:t>(C) review the consumer's personal data that were processed for the purposes of such profiling</w:t>
              </w:r>
            </w:ins>
            <w:ins w:id="1398" w:author="Bahar Toto" w:date="2025-12-04T01:02:00Z">
              <w:r w:rsidR="00885433">
                <w:t>;</w:t>
              </w:r>
            </w:ins>
            <w:ins w:id="1399" w:author="Bahar Toto" w:date="2025-12-04T01:01:00Z">
              <w:r w:rsidRPr="001274F7">
                <w:t xml:space="preserve"> and</w:t>
              </w:r>
            </w:ins>
          </w:p>
          <w:p w14:paraId="1426E692" w14:textId="72D71D74" w:rsidR="00885433" w:rsidRDefault="001274F7" w:rsidP="2229AB24">
            <w:pPr>
              <w:rPr>
                <w:ins w:id="1400" w:author="Bahar Toto" w:date="2025-12-04T01:02:00Z"/>
              </w:rPr>
            </w:pPr>
            <w:ins w:id="1401" w:author="Bahar Toto" w:date="2025-12-04T01:01:00Z">
              <w:r w:rsidRPr="001274F7">
                <w:t>(D) if the profiling decision concerned housing, taking into account the nature of the personal data and the purposes for which such personal data were processed, allow the consumer to correct any incorrect personal data that were processed for the purposes of such profiling and have the profiling decision reevaluated based on the corrected personal data</w:t>
              </w:r>
            </w:ins>
            <w:ins w:id="1402" w:author="Bahar Toto" w:date="2025-12-04T01:02:00Z">
              <w:r w:rsidR="00885433">
                <w:t>.</w:t>
              </w:r>
            </w:ins>
          </w:p>
          <w:p w14:paraId="4F2AC1AE" w14:textId="53FF498B" w:rsidR="2229AB24" w:rsidRDefault="00885433" w:rsidP="2229AB24">
            <w:pPr>
              <w:rPr>
                <w:rFonts w:ascii="Aptos" w:eastAsia="Aptos" w:hAnsi="Aptos" w:cs="Aptos"/>
              </w:rPr>
            </w:pPr>
            <w:ins w:id="1403" w:author="Bahar Toto" w:date="2025-12-04T01:02:00Z">
              <w:r>
                <w:t xml:space="preserve">Moreover, a consumer </w:t>
              </w:r>
            </w:ins>
            <w:ins w:id="1404" w:author="Bahar Toto" w:date="2025-12-04T01:03:00Z">
              <w:r w:rsidR="00BA2B50">
                <w:t xml:space="preserve">has the right to </w:t>
              </w:r>
            </w:ins>
            <w:ins w:id="1405" w:author="Bahar Toto" w:date="2025-12-04T01:01:00Z">
              <w:r w:rsidR="001274F7" w:rsidRPr="001274F7">
                <w:t>obtain from the controller a list of the third parties to which such controller has sold the consumer's personal data or, if such controller does not maintain a list of the third parties to which such controller has sold the consumer's personal data, a list of all third parties to which such controller has sold personal data, provided the controller shall not be required to reveal any trade secret.</w:t>
              </w:r>
            </w:ins>
          </w:p>
        </w:tc>
      </w:tr>
      <w:tr w:rsidR="2229AB24" w14:paraId="651C6FD3" w14:textId="77777777" w:rsidTr="2229AB24">
        <w:trPr>
          <w:trHeight w:val="300"/>
        </w:trPr>
        <w:tc>
          <w:tcPr>
            <w:tcW w:w="4500" w:type="dxa"/>
            <w:tcBorders>
              <w:top w:val="single" w:sz="6" w:space="0" w:color="auto"/>
              <w:left w:val="single" w:sz="6" w:space="0" w:color="auto"/>
              <w:bottom w:val="single" w:sz="6" w:space="0" w:color="auto"/>
              <w:right w:val="single" w:sz="6" w:space="0" w:color="auto"/>
            </w:tcBorders>
          </w:tcPr>
          <w:p w14:paraId="79C26B9F" w14:textId="77777777" w:rsidR="2229AB24" w:rsidRDefault="2229AB24" w:rsidP="2229AB24">
            <w:pPr>
              <w:rPr>
                <w:rFonts w:ascii="Aptos" w:eastAsia="Aptos" w:hAnsi="Aptos" w:cs="Aptos"/>
              </w:rPr>
            </w:pPr>
            <w:r>
              <w:t>Citation </w:t>
            </w:r>
          </w:p>
        </w:tc>
        <w:tc>
          <w:tcPr>
            <w:tcW w:w="4500" w:type="dxa"/>
            <w:tcBorders>
              <w:top w:val="single" w:sz="6" w:space="0" w:color="auto"/>
              <w:left w:val="single" w:sz="6" w:space="0" w:color="auto"/>
              <w:bottom w:val="single" w:sz="6" w:space="0" w:color="auto"/>
              <w:right w:val="single" w:sz="6" w:space="0" w:color="auto"/>
            </w:tcBorders>
          </w:tcPr>
          <w:p w14:paraId="32A7A973" w14:textId="2C8E215D" w:rsidR="2229AB24" w:rsidRDefault="00BA2B50" w:rsidP="2229AB24">
            <w:pPr>
              <w:rPr>
                <w:rFonts w:ascii="Aptos" w:eastAsia="Aptos" w:hAnsi="Aptos" w:cs="Aptos"/>
              </w:rPr>
            </w:pPr>
            <w:ins w:id="1406" w:author="Bahar Toto" w:date="2025-12-04T01:03:00Z">
              <w:r>
                <w:t>§</w:t>
              </w:r>
            </w:ins>
            <w:ins w:id="1407" w:author="Bahar Toto" w:date="2025-12-04T01:04:00Z">
              <w:r w:rsidR="00854677">
                <w:t>§</w:t>
              </w:r>
            </w:ins>
            <w:ins w:id="1408" w:author="Bahar Toto" w:date="2025-12-04T01:03:00Z">
              <w:r>
                <w:t>42</w:t>
              </w:r>
              <w:r>
                <w:rPr>
                  <w:rFonts w:ascii="Cambria Math" w:hAnsi="Cambria Math" w:cs="Cambria Math"/>
                </w:rPr>
                <w:t>‑</w:t>
              </w:r>
              <w:r>
                <w:t>5</w:t>
              </w:r>
            </w:ins>
            <w:ins w:id="1409" w:author="Bahar Toto" w:date="2025-12-04T01:04:00Z">
              <w:r w:rsidR="00854677">
                <w:t>18(</w:t>
              </w:r>
            </w:ins>
            <w:ins w:id="1410" w:author="Bahar Toto" w:date="2025-12-04T01:03:00Z">
              <w:r>
                <w:t>a)(6)</w:t>
              </w:r>
            </w:ins>
            <w:ins w:id="1411" w:author="Bahar Toto" w:date="2025-12-04T01:04:00Z">
              <w:r w:rsidR="00854677">
                <w:t xml:space="preserve"> and 42</w:t>
              </w:r>
              <w:r w:rsidR="00854677">
                <w:rPr>
                  <w:rFonts w:ascii="Cambria Math" w:hAnsi="Cambria Math" w:cs="Cambria Math"/>
                </w:rPr>
                <w:t>‑</w:t>
              </w:r>
              <w:r w:rsidR="00854677">
                <w:t>518(a)(7)</w:t>
              </w:r>
            </w:ins>
            <w:ins w:id="1412" w:author="Bahar Toto" w:date="2025-12-04T01:03:00Z">
              <w:r>
                <w:t xml:space="preserve"> of the CTDPA</w:t>
              </w:r>
            </w:ins>
            <w:del w:id="1413" w:author="Bahar Toto" w:date="2025-12-04T01:03:00Z">
              <w:r w:rsidR="00DB3CC7" w:rsidDel="00BA2B50">
                <w:delText>Not applicable</w:delText>
              </w:r>
              <w:r w:rsidR="00C544CD" w:rsidDel="00BA2B50">
                <w:delText>.</w:delText>
              </w:r>
            </w:del>
          </w:p>
        </w:tc>
      </w:tr>
      <w:tr w:rsidR="2229AB24" w14:paraId="2CD3F37D" w14:textId="77777777" w:rsidTr="2229AB24">
        <w:trPr>
          <w:trHeight w:val="300"/>
        </w:trPr>
        <w:tc>
          <w:tcPr>
            <w:tcW w:w="4500" w:type="dxa"/>
            <w:tcBorders>
              <w:top w:val="single" w:sz="6" w:space="0" w:color="auto"/>
              <w:left w:val="single" w:sz="6" w:space="0" w:color="auto"/>
              <w:bottom w:val="single" w:sz="6" w:space="0" w:color="auto"/>
              <w:right w:val="single" w:sz="6" w:space="0" w:color="auto"/>
            </w:tcBorders>
          </w:tcPr>
          <w:p w14:paraId="0EFAE3B2" w14:textId="77777777" w:rsidR="2229AB24" w:rsidRDefault="2229AB24" w:rsidP="2229AB24">
            <w:pPr>
              <w:rPr>
                <w:rFonts w:ascii="Aptos" w:eastAsia="Aptos" w:hAnsi="Aptos" w:cs="Aptos"/>
              </w:rPr>
            </w:pPr>
            <w:r>
              <w:t xml:space="preserve">Applicable persona </w:t>
            </w:r>
          </w:p>
        </w:tc>
        <w:tc>
          <w:tcPr>
            <w:tcW w:w="4500" w:type="dxa"/>
            <w:tcBorders>
              <w:top w:val="single" w:sz="6" w:space="0" w:color="auto"/>
              <w:left w:val="single" w:sz="6" w:space="0" w:color="auto"/>
              <w:bottom w:val="single" w:sz="6" w:space="0" w:color="auto"/>
              <w:right w:val="single" w:sz="6" w:space="0" w:color="auto"/>
            </w:tcBorders>
          </w:tcPr>
          <w:p w14:paraId="49FDE8AC" w14:textId="679DA52A" w:rsidR="2229AB24" w:rsidRDefault="00DB3CC7" w:rsidP="2229AB24">
            <w:pPr>
              <w:rPr>
                <w:rFonts w:ascii="Aptos" w:eastAsia="Aptos" w:hAnsi="Aptos" w:cs="Aptos"/>
              </w:rPr>
            </w:pPr>
            <w:r>
              <w:t>Not applicable</w:t>
            </w:r>
            <w:r w:rsidR="00C544CD">
              <w:t>.</w:t>
            </w:r>
            <w:r>
              <w:t xml:space="preserve"> </w:t>
            </w:r>
          </w:p>
        </w:tc>
      </w:tr>
    </w:tbl>
    <w:p w14:paraId="5A30D68E" w14:textId="77777777" w:rsidR="2229AB24" w:rsidRDefault="2229AB24" w:rsidP="2229AB24">
      <w:pPr>
        <w:rPr>
          <w:rFonts w:ascii="Aptos" w:eastAsia="Aptos" w:hAnsi="Aptos" w:cs="Aptos"/>
          <w:color w:val="000000" w:themeColor="text1"/>
        </w:rPr>
      </w:pPr>
    </w:p>
    <w:p w14:paraId="1EA3DEC1" w14:textId="77777777" w:rsidR="2229AB24" w:rsidRDefault="2229AB24" w:rsidP="2229AB24">
      <w:pPr>
        <w:rPr>
          <w:rFonts w:ascii="Aptos" w:eastAsia="Aptos" w:hAnsi="Aptos" w:cs="Aptos"/>
          <w:color w:val="000000" w:themeColor="text1"/>
        </w:rPr>
      </w:pPr>
    </w:p>
    <w:p w14:paraId="0FA54B70" w14:textId="77777777" w:rsidR="41A66100" w:rsidRDefault="41A66100" w:rsidP="2229AB24">
      <w:pPr>
        <w:pStyle w:val="ListParagraph"/>
        <w:numPr>
          <w:ilvl w:val="0"/>
          <w:numId w:val="1"/>
        </w:numPr>
        <w:tabs>
          <w:tab w:val="left" w:pos="1794"/>
        </w:tabs>
        <w:rPr>
          <w:rFonts w:ascii="Aptos" w:eastAsia="Aptos" w:hAnsi="Aptos" w:cs="Aptos"/>
          <w:color w:val="000000" w:themeColor="text1"/>
        </w:rPr>
      </w:pPr>
      <w:r>
        <w:t>Enforcement</w:t>
      </w:r>
    </w:p>
    <w:p w14:paraId="534BB970" w14:textId="77777777" w:rsidR="2229AB24" w:rsidRDefault="2229AB24" w:rsidP="2229AB24">
      <w:pPr>
        <w:tabs>
          <w:tab w:val="left" w:pos="1794"/>
        </w:tabs>
        <w:rPr>
          <w:rFonts w:ascii="Aptos" w:eastAsia="Aptos" w:hAnsi="Aptos" w:cs="Aptos"/>
          <w:color w:val="000000" w:themeColor="text1"/>
        </w:rPr>
      </w:pPr>
    </w:p>
    <w:p w14:paraId="1B15EEE8" w14:textId="77777777" w:rsidR="41A66100" w:rsidRDefault="41A66100" w:rsidP="2229AB24">
      <w:pPr>
        <w:tabs>
          <w:tab w:val="left" w:pos="1794"/>
        </w:tabs>
        <w:rPr>
          <w:rFonts w:ascii="Aptos" w:eastAsia="Aptos" w:hAnsi="Aptos" w:cs="Aptos"/>
          <w:color w:val="000000" w:themeColor="text1"/>
        </w:rPr>
      </w:pPr>
      <w:r>
        <w:t xml:space="preserve">17.1. Civil liability </w:t>
      </w:r>
    </w:p>
    <w:p w14:paraId="337AFF5E" w14:textId="77777777" w:rsidR="2229AB24" w:rsidRDefault="2229AB24" w:rsidP="2229AB24">
      <w:pPr>
        <w:tabs>
          <w:tab w:val="left" w:pos="1794"/>
        </w:tabs>
        <w:rPr>
          <w:rFonts w:ascii="Aptos" w:eastAsia="Aptos" w:hAnsi="Aptos" w:cs="Aptos"/>
          <w:color w:val="000000" w:themeColor="text1"/>
        </w:rPr>
      </w:pPr>
    </w:p>
    <w:p w14:paraId="10A37EC3" w14:textId="77777777" w:rsidR="41A66100" w:rsidRDefault="41A66100" w:rsidP="2229AB24">
      <w:pPr>
        <w:tabs>
          <w:tab w:val="left" w:pos="1794"/>
        </w:tabs>
        <w:rPr>
          <w:rFonts w:ascii="Aptos" w:eastAsia="Aptos" w:hAnsi="Aptos" w:cs="Aptos"/>
          <w:color w:val="000000" w:themeColor="text1"/>
        </w:rPr>
      </w:pPr>
      <w:r>
        <w:t>17.1.1. Does the law(s) provide for civil liability? (e.g., warning, notice, administrative/ monetary penalties)</w:t>
      </w:r>
    </w:p>
    <w:p w14:paraId="6B42A87F" w14:textId="77777777" w:rsidR="2229AB24" w:rsidRDefault="2229AB24" w:rsidP="2229AB24">
      <w:pPr>
        <w:tabs>
          <w:tab w:val="left" w:pos="1794"/>
        </w:tabs>
        <w:rPr>
          <w:rFonts w:ascii="Aptos" w:eastAsia="Aptos" w:hAnsi="Aptos" w:cs="Aptos"/>
          <w:color w:val="000000" w:themeColor="text1"/>
        </w:rPr>
      </w:pPr>
    </w:p>
    <w:tbl>
      <w:tblPr>
        <w:tblW w:w="0" w:type="auto"/>
        <w:tblBorders>
          <w:top w:val="single" w:sz="6" w:space="0" w:color="auto"/>
          <w:left w:val="single" w:sz="6" w:space="0" w:color="auto"/>
          <w:bottom w:val="single" w:sz="6" w:space="0" w:color="auto"/>
          <w:right w:val="single" w:sz="6" w:space="0" w:color="auto"/>
        </w:tblBorders>
        <w:tblLayout w:type="fixed"/>
        <w:tblLook w:val="04A0" w:firstRow="1" w:lastRow="0" w:firstColumn="1" w:lastColumn="0" w:noHBand="0" w:noVBand="1"/>
      </w:tblPr>
      <w:tblGrid>
        <w:gridCol w:w="4500"/>
        <w:gridCol w:w="4500"/>
      </w:tblGrid>
      <w:tr w:rsidR="2229AB24" w14:paraId="1E82D491" w14:textId="77777777" w:rsidTr="2229AB24">
        <w:trPr>
          <w:trHeight w:val="300"/>
        </w:trPr>
        <w:tc>
          <w:tcPr>
            <w:tcW w:w="4500" w:type="dxa"/>
            <w:tcBorders>
              <w:top w:val="single" w:sz="6" w:space="0" w:color="auto"/>
              <w:left w:val="single" w:sz="6" w:space="0" w:color="auto"/>
              <w:bottom w:val="single" w:sz="6" w:space="0" w:color="auto"/>
              <w:right w:val="single" w:sz="6" w:space="0" w:color="auto"/>
            </w:tcBorders>
          </w:tcPr>
          <w:p w14:paraId="77471009" w14:textId="77777777" w:rsidR="2229AB24" w:rsidRDefault="2229AB24" w:rsidP="2229AB24">
            <w:pPr>
              <w:rPr>
                <w:rFonts w:ascii="Aptos" w:eastAsia="Aptos" w:hAnsi="Aptos" w:cs="Aptos"/>
              </w:rPr>
            </w:pPr>
            <w:r>
              <w:t>Response </w:t>
            </w:r>
          </w:p>
        </w:tc>
        <w:tc>
          <w:tcPr>
            <w:tcW w:w="4500" w:type="dxa"/>
            <w:tcBorders>
              <w:top w:val="single" w:sz="6" w:space="0" w:color="auto"/>
              <w:left w:val="single" w:sz="6" w:space="0" w:color="auto"/>
              <w:bottom w:val="single" w:sz="6" w:space="0" w:color="auto"/>
              <w:right w:val="single" w:sz="6" w:space="0" w:color="auto"/>
            </w:tcBorders>
          </w:tcPr>
          <w:p w14:paraId="7C3F2BDE" w14:textId="1B017E22" w:rsidR="2229AB24" w:rsidRDefault="2229AB24" w:rsidP="2229AB24">
            <w:pPr>
              <w:rPr>
                <w:rFonts w:ascii="Aptos" w:eastAsia="Aptos" w:hAnsi="Aptos" w:cs="Aptos"/>
              </w:rPr>
            </w:pPr>
            <w:r>
              <w:t>Yes, and remedies include civil penalties and injunctive relief</w:t>
            </w:r>
            <w:r w:rsidR="00C544CD">
              <w:t>.</w:t>
            </w:r>
          </w:p>
        </w:tc>
      </w:tr>
      <w:tr w:rsidR="2229AB24" w14:paraId="02E27F63" w14:textId="77777777" w:rsidTr="2229AB24">
        <w:trPr>
          <w:trHeight w:val="300"/>
        </w:trPr>
        <w:tc>
          <w:tcPr>
            <w:tcW w:w="4500" w:type="dxa"/>
            <w:tcBorders>
              <w:top w:val="single" w:sz="6" w:space="0" w:color="auto"/>
              <w:left w:val="single" w:sz="6" w:space="0" w:color="auto"/>
              <w:bottom w:val="single" w:sz="6" w:space="0" w:color="auto"/>
              <w:right w:val="single" w:sz="6" w:space="0" w:color="auto"/>
            </w:tcBorders>
          </w:tcPr>
          <w:p w14:paraId="1C218E54" w14:textId="77777777" w:rsidR="2229AB24" w:rsidRDefault="2229AB24" w:rsidP="2229AB24">
            <w:pPr>
              <w:rPr>
                <w:rFonts w:ascii="Aptos" w:eastAsia="Aptos" w:hAnsi="Aptos" w:cs="Aptos"/>
              </w:rPr>
            </w:pPr>
            <w:r>
              <w:t>Citation </w:t>
            </w:r>
          </w:p>
        </w:tc>
        <w:tc>
          <w:tcPr>
            <w:tcW w:w="4500" w:type="dxa"/>
            <w:tcBorders>
              <w:top w:val="single" w:sz="6" w:space="0" w:color="auto"/>
              <w:left w:val="single" w:sz="6" w:space="0" w:color="auto"/>
              <w:bottom w:val="single" w:sz="6" w:space="0" w:color="auto"/>
              <w:right w:val="single" w:sz="6" w:space="0" w:color="auto"/>
            </w:tcBorders>
          </w:tcPr>
          <w:p w14:paraId="4E5DE336" w14:textId="5FE5C948" w:rsidR="2229AB24" w:rsidRDefault="2229AB24" w:rsidP="2229AB24">
            <w:pPr>
              <w:rPr>
                <w:rFonts w:ascii="Aptos" w:eastAsia="Aptos" w:hAnsi="Aptos" w:cs="Aptos"/>
              </w:rPr>
            </w:pPr>
            <w:del w:id="1414" w:author="Bahar Toto" w:date="2025-11-13T15:07:00Z">
              <w:r w:rsidDel="00F67B8D">
                <w:delText xml:space="preserve">Conn. Gen. Stat. </w:delText>
              </w:r>
            </w:del>
            <w:r>
              <w:t>§ 42‑525</w:t>
            </w:r>
            <w:ins w:id="1415" w:author="Bahar Toto" w:date="2025-11-13T15:07:00Z">
              <w:r w:rsidR="00F67B8D">
                <w:t xml:space="preserve"> of the CTDPA</w:t>
              </w:r>
            </w:ins>
          </w:p>
        </w:tc>
      </w:tr>
      <w:tr w:rsidR="2229AB24" w14:paraId="4BDBA2EF" w14:textId="77777777" w:rsidTr="2229AB24">
        <w:trPr>
          <w:trHeight w:val="300"/>
        </w:trPr>
        <w:tc>
          <w:tcPr>
            <w:tcW w:w="4500" w:type="dxa"/>
            <w:tcBorders>
              <w:top w:val="single" w:sz="6" w:space="0" w:color="auto"/>
              <w:left w:val="single" w:sz="6" w:space="0" w:color="auto"/>
              <w:bottom w:val="single" w:sz="6" w:space="0" w:color="auto"/>
              <w:right w:val="single" w:sz="6" w:space="0" w:color="auto"/>
            </w:tcBorders>
          </w:tcPr>
          <w:p w14:paraId="463DBA9A" w14:textId="77777777" w:rsidR="2229AB24" w:rsidRDefault="2229AB24" w:rsidP="2229AB24">
            <w:pPr>
              <w:rPr>
                <w:rFonts w:ascii="Aptos" w:eastAsia="Aptos" w:hAnsi="Aptos" w:cs="Aptos"/>
              </w:rPr>
            </w:pPr>
            <w:r>
              <w:t xml:space="preserve">Applicable persona </w:t>
            </w:r>
          </w:p>
        </w:tc>
        <w:tc>
          <w:tcPr>
            <w:tcW w:w="4500" w:type="dxa"/>
            <w:tcBorders>
              <w:top w:val="single" w:sz="6" w:space="0" w:color="auto"/>
              <w:left w:val="single" w:sz="6" w:space="0" w:color="auto"/>
              <w:bottom w:val="single" w:sz="6" w:space="0" w:color="auto"/>
              <w:right w:val="single" w:sz="6" w:space="0" w:color="auto"/>
            </w:tcBorders>
          </w:tcPr>
          <w:p w14:paraId="492C8448" w14:textId="77777777" w:rsidR="2229AB24" w:rsidRDefault="2229AB24" w:rsidP="2229AB24">
            <w:pPr>
              <w:rPr>
                <w:rFonts w:ascii="Aptos" w:eastAsia="Aptos" w:hAnsi="Aptos" w:cs="Aptos"/>
              </w:rPr>
            </w:pPr>
            <w:r>
              <w:t>Not applicable.</w:t>
            </w:r>
          </w:p>
        </w:tc>
      </w:tr>
    </w:tbl>
    <w:p w14:paraId="4406906D" w14:textId="77777777" w:rsidR="2229AB24" w:rsidRDefault="2229AB24" w:rsidP="2229AB24">
      <w:pPr>
        <w:tabs>
          <w:tab w:val="left" w:pos="1794"/>
        </w:tabs>
        <w:rPr>
          <w:rFonts w:ascii="Aptos" w:eastAsia="Aptos" w:hAnsi="Aptos" w:cs="Aptos"/>
          <w:color w:val="000000" w:themeColor="text1"/>
        </w:rPr>
      </w:pPr>
    </w:p>
    <w:p w14:paraId="4ADF8B20" w14:textId="77777777" w:rsidR="41A66100" w:rsidRDefault="41A66100" w:rsidP="2229AB24">
      <w:pPr>
        <w:tabs>
          <w:tab w:val="left" w:pos="1794"/>
        </w:tabs>
        <w:rPr>
          <w:rFonts w:ascii="Aptos" w:eastAsia="Aptos" w:hAnsi="Aptos" w:cs="Aptos"/>
          <w:color w:val="000000" w:themeColor="text1"/>
        </w:rPr>
      </w:pPr>
      <w:r>
        <w:t>17.1.2. Does the law(s) provide compensation for non-material damage?</w:t>
      </w:r>
    </w:p>
    <w:p w14:paraId="7CE9292E" w14:textId="77777777" w:rsidR="2229AB24" w:rsidRDefault="2229AB24" w:rsidP="2229AB24">
      <w:pPr>
        <w:tabs>
          <w:tab w:val="left" w:pos="1794"/>
        </w:tabs>
        <w:rPr>
          <w:rFonts w:ascii="Aptos" w:eastAsia="Aptos" w:hAnsi="Aptos" w:cs="Aptos"/>
          <w:color w:val="000000" w:themeColor="text1"/>
        </w:rPr>
      </w:pPr>
    </w:p>
    <w:tbl>
      <w:tblPr>
        <w:tblW w:w="0" w:type="auto"/>
        <w:tblBorders>
          <w:top w:val="single" w:sz="6" w:space="0" w:color="auto"/>
          <w:left w:val="single" w:sz="6" w:space="0" w:color="auto"/>
          <w:bottom w:val="single" w:sz="6" w:space="0" w:color="auto"/>
          <w:right w:val="single" w:sz="6" w:space="0" w:color="auto"/>
        </w:tblBorders>
        <w:tblLayout w:type="fixed"/>
        <w:tblLook w:val="04A0" w:firstRow="1" w:lastRow="0" w:firstColumn="1" w:lastColumn="0" w:noHBand="0" w:noVBand="1"/>
      </w:tblPr>
      <w:tblGrid>
        <w:gridCol w:w="4500"/>
        <w:gridCol w:w="4500"/>
      </w:tblGrid>
      <w:tr w:rsidR="2229AB24" w14:paraId="5D178691" w14:textId="77777777" w:rsidTr="2229AB24">
        <w:trPr>
          <w:trHeight w:val="300"/>
        </w:trPr>
        <w:tc>
          <w:tcPr>
            <w:tcW w:w="4500" w:type="dxa"/>
            <w:tcBorders>
              <w:top w:val="single" w:sz="6" w:space="0" w:color="auto"/>
              <w:left w:val="single" w:sz="6" w:space="0" w:color="auto"/>
              <w:bottom w:val="single" w:sz="6" w:space="0" w:color="auto"/>
              <w:right w:val="single" w:sz="6" w:space="0" w:color="auto"/>
            </w:tcBorders>
            <w:tcMar>
              <w:left w:w="105" w:type="dxa"/>
              <w:right w:w="105" w:type="dxa"/>
            </w:tcMar>
          </w:tcPr>
          <w:p w14:paraId="17DDD2C2" w14:textId="77777777" w:rsidR="2229AB24" w:rsidRDefault="2229AB24" w:rsidP="2229AB24">
            <w:pPr>
              <w:rPr>
                <w:rFonts w:ascii="Aptos" w:eastAsia="Aptos" w:hAnsi="Aptos" w:cs="Aptos"/>
              </w:rPr>
            </w:pPr>
            <w:r>
              <w:t>Response </w:t>
            </w:r>
          </w:p>
        </w:tc>
        <w:tc>
          <w:tcPr>
            <w:tcW w:w="4500" w:type="dxa"/>
            <w:tcBorders>
              <w:top w:val="single" w:sz="6" w:space="0" w:color="auto"/>
              <w:left w:val="single" w:sz="6" w:space="0" w:color="auto"/>
              <w:bottom w:val="single" w:sz="6" w:space="0" w:color="auto"/>
              <w:right w:val="single" w:sz="6" w:space="0" w:color="auto"/>
            </w:tcBorders>
            <w:tcMar>
              <w:left w:w="105" w:type="dxa"/>
              <w:right w:w="105" w:type="dxa"/>
            </w:tcMar>
          </w:tcPr>
          <w:p w14:paraId="33EB187F" w14:textId="009FF576" w:rsidR="2229AB24" w:rsidRDefault="2229AB24" w:rsidP="2229AB24">
            <w:pPr>
              <w:rPr>
                <w:rFonts w:ascii="Aptos" w:eastAsia="Aptos" w:hAnsi="Aptos" w:cs="Aptos"/>
              </w:rPr>
            </w:pPr>
            <w:r>
              <w:t>No</w:t>
            </w:r>
            <w:ins w:id="1416" w:author="Bahar Toto" w:date="2025-12-04T01:04:00Z">
              <w:r w:rsidR="00854677">
                <w:t>.</w:t>
              </w:r>
            </w:ins>
          </w:p>
        </w:tc>
      </w:tr>
      <w:tr w:rsidR="2229AB24" w14:paraId="62C768F7" w14:textId="77777777" w:rsidTr="2229AB24">
        <w:trPr>
          <w:trHeight w:val="300"/>
        </w:trPr>
        <w:tc>
          <w:tcPr>
            <w:tcW w:w="4500" w:type="dxa"/>
            <w:tcBorders>
              <w:top w:val="single" w:sz="6" w:space="0" w:color="auto"/>
              <w:left w:val="single" w:sz="6" w:space="0" w:color="auto"/>
              <w:bottom w:val="single" w:sz="6" w:space="0" w:color="auto"/>
              <w:right w:val="single" w:sz="6" w:space="0" w:color="auto"/>
            </w:tcBorders>
            <w:tcMar>
              <w:left w:w="105" w:type="dxa"/>
              <w:right w:w="105" w:type="dxa"/>
            </w:tcMar>
          </w:tcPr>
          <w:p w14:paraId="6A925EFC" w14:textId="77777777" w:rsidR="2229AB24" w:rsidRDefault="2229AB24" w:rsidP="2229AB24">
            <w:pPr>
              <w:rPr>
                <w:rFonts w:ascii="Aptos" w:eastAsia="Aptos" w:hAnsi="Aptos" w:cs="Aptos"/>
              </w:rPr>
            </w:pPr>
            <w:r>
              <w:t>Citation </w:t>
            </w:r>
          </w:p>
        </w:tc>
        <w:tc>
          <w:tcPr>
            <w:tcW w:w="4500" w:type="dxa"/>
            <w:tcBorders>
              <w:top w:val="single" w:sz="6" w:space="0" w:color="auto"/>
              <w:left w:val="single" w:sz="6" w:space="0" w:color="auto"/>
              <w:bottom w:val="single" w:sz="6" w:space="0" w:color="auto"/>
              <w:right w:val="single" w:sz="6" w:space="0" w:color="auto"/>
            </w:tcBorders>
            <w:tcMar>
              <w:left w:w="105" w:type="dxa"/>
              <w:right w:w="105" w:type="dxa"/>
            </w:tcMar>
          </w:tcPr>
          <w:p w14:paraId="0C52E27C" w14:textId="6D84CEE1" w:rsidR="2229AB24" w:rsidRDefault="00FD0896" w:rsidP="2229AB24">
            <w:pPr>
              <w:rPr>
                <w:rFonts w:ascii="Aptos" w:eastAsia="Aptos" w:hAnsi="Aptos" w:cs="Aptos"/>
              </w:rPr>
            </w:pPr>
            <w:r>
              <w:t>Not applicable</w:t>
            </w:r>
            <w:r w:rsidR="00C544CD">
              <w:t>.</w:t>
            </w:r>
          </w:p>
        </w:tc>
      </w:tr>
      <w:tr w:rsidR="2229AB24" w14:paraId="211FC9A8" w14:textId="77777777" w:rsidTr="2229AB24">
        <w:trPr>
          <w:trHeight w:val="300"/>
        </w:trPr>
        <w:tc>
          <w:tcPr>
            <w:tcW w:w="4500" w:type="dxa"/>
            <w:tcBorders>
              <w:top w:val="single" w:sz="6" w:space="0" w:color="auto"/>
              <w:left w:val="single" w:sz="6" w:space="0" w:color="auto"/>
              <w:bottom w:val="single" w:sz="6" w:space="0" w:color="auto"/>
              <w:right w:val="single" w:sz="6" w:space="0" w:color="auto"/>
            </w:tcBorders>
            <w:tcMar>
              <w:left w:w="105" w:type="dxa"/>
              <w:right w:w="105" w:type="dxa"/>
            </w:tcMar>
          </w:tcPr>
          <w:p w14:paraId="1712B53B" w14:textId="77777777" w:rsidR="2229AB24" w:rsidRDefault="2229AB24" w:rsidP="2229AB24">
            <w:pPr>
              <w:rPr>
                <w:rFonts w:ascii="Aptos" w:eastAsia="Aptos" w:hAnsi="Aptos" w:cs="Aptos"/>
              </w:rPr>
            </w:pPr>
            <w:r>
              <w:t xml:space="preserve">Applicable persona </w:t>
            </w:r>
          </w:p>
        </w:tc>
        <w:tc>
          <w:tcPr>
            <w:tcW w:w="4500" w:type="dxa"/>
            <w:tcBorders>
              <w:top w:val="single" w:sz="6" w:space="0" w:color="auto"/>
              <w:left w:val="single" w:sz="6" w:space="0" w:color="auto"/>
              <w:bottom w:val="single" w:sz="6" w:space="0" w:color="auto"/>
              <w:right w:val="single" w:sz="6" w:space="0" w:color="auto"/>
            </w:tcBorders>
            <w:tcMar>
              <w:left w:w="105" w:type="dxa"/>
              <w:right w:w="105" w:type="dxa"/>
            </w:tcMar>
          </w:tcPr>
          <w:p w14:paraId="43BF68AF" w14:textId="77777777" w:rsidR="2229AB24" w:rsidRDefault="2229AB24" w:rsidP="2229AB24">
            <w:pPr>
              <w:rPr>
                <w:rFonts w:ascii="Aptos" w:eastAsia="Aptos" w:hAnsi="Aptos" w:cs="Aptos"/>
              </w:rPr>
            </w:pPr>
            <w:r>
              <w:t>Not applicable.</w:t>
            </w:r>
          </w:p>
        </w:tc>
      </w:tr>
    </w:tbl>
    <w:p w14:paraId="5B8801D4" w14:textId="77777777" w:rsidR="2229AB24" w:rsidRDefault="2229AB24" w:rsidP="2229AB24">
      <w:pPr>
        <w:tabs>
          <w:tab w:val="left" w:pos="1794"/>
        </w:tabs>
        <w:rPr>
          <w:rFonts w:ascii="Aptos" w:eastAsia="Aptos" w:hAnsi="Aptos" w:cs="Aptos"/>
          <w:color w:val="000000" w:themeColor="text1"/>
        </w:rPr>
      </w:pPr>
    </w:p>
    <w:p w14:paraId="0BBB0D04" w14:textId="77777777" w:rsidR="41A66100" w:rsidRDefault="41A66100" w:rsidP="2229AB24">
      <w:pPr>
        <w:tabs>
          <w:tab w:val="left" w:pos="1794"/>
        </w:tabs>
        <w:rPr>
          <w:rFonts w:ascii="Aptos" w:eastAsia="Aptos" w:hAnsi="Aptos" w:cs="Aptos"/>
          <w:color w:val="000000" w:themeColor="text1"/>
        </w:rPr>
      </w:pPr>
      <w:r>
        <w:t>17.1.3. Does the law(s) provide a private right of action/compensation?</w:t>
      </w:r>
    </w:p>
    <w:p w14:paraId="21EF149E" w14:textId="77777777" w:rsidR="2229AB24" w:rsidRDefault="2229AB24" w:rsidP="2229AB24">
      <w:pPr>
        <w:tabs>
          <w:tab w:val="left" w:pos="1794"/>
        </w:tabs>
        <w:rPr>
          <w:rFonts w:ascii="Aptos" w:eastAsia="Aptos" w:hAnsi="Aptos" w:cs="Aptos"/>
          <w:color w:val="000000" w:themeColor="text1"/>
        </w:rPr>
      </w:pPr>
    </w:p>
    <w:tbl>
      <w:tblPr>
        <w:tblW w:w="0" w:type="auto"/>
        <w:tblBorders>
          <w:top w:val="single" w:sz="6" w:space="0" w:color="auto"/>
          <w:left w:val="single" w:sz="6" w:space="0" w:color="auto"/>
          <w:bottom w:val="single" w:sz="6" w:space="0" w:color="auto"/>
          <w:right w:val="single" w:sz="6" w:space="0" w:color="auto"/>
        </w:tblBorders>
        <w:tblLayout w:type="fixed"/>
        <w:tblLook w:val="04A0" w:firstRow="1" w:lastRow="0" w:firstColumn="1" w:lastColumn="0" w:noHBand="0" w:noVBand="1"/>
      </w:tblPr>
      <w:tblGrid>
        <w:gridCol w:w="4500"/>
        <w:gridCol w:w="4500"/>
      </w:tblGrid>
      <w:tr w:rsidR="2229AB24" w14:paraId="4E11B111" w14:textId="77777777" w:rsidTr="2229AB24">
        <w:trPr>
          <w:trHeight w:val="300"/>
        </w:trPr>
        <w:tc>
          <w:tcPr>
            <w:tcW w:w="4500" w:type="dxa"/>
            <w:tcBorders>
              <w:top w:val="single" w:sz="6" w:space="0" w:color="auto"/>
              <w:left w:val="single" w:sz="6" w:space="0" w:color="auto"/>
              <w:bottom w:val="single" w:sz="6" w:space="0" w:color="auto"/>
              <w:right w:val="single" w:sz="6" w:space="0" w:color="auto"/>
            </w:tcBorders>
            <w:tcMar>
              <w:left w:w="105" w:type="dxa"/>
              <w:right w:w="105" w:type="dxa"/>
            </w:tcMar>
          </w:tcPr>
          <w:p w14:paraId="6BF6B3C8" w14:textId="77777777" w:rsidR="2229AB24" w:rsidRDefault="2229AB24" w:rsidP="2229AB24">
            <w:pPr>
              <w:rPr>
                <w:rFonts w:ascii="Aptos" w:eastAsia="Aptos" w:hAnsi="Aptos" w:cs="Aptos"/>
              </w:rPr>
            </w:pPr>
            <w:r>
              <w:t>Response </w:t>
            </w:r>
          </w:p>
        </w:tc>
        <w:tc>
          <w:tcPr>
            <w:tcW w:w="4500" w:type="dxa"/>
            <w:tcBorders>
              <w:top w:val="single" w:sz="6" w:space="0" w:color="auto"/>
              <w:left w:val="single" w:sz="6" w:space="0" w:color="auto"/>
              <w:bottom w:val="single" w:sz="6" w:space="0" w:color="auto"/>
              <w:right w:val="single" w:sz="6" w:space="0" w:color="auto"/>
            </w:tcBorders>
            <w:tcMar>
              <w:left w:w="105" w:type="dxa"/>
              <w:right w:w="105" w:type="dxa"/>
            </w:tcMar>
          </w:tcPr>
          <w:p w14:paraId="725BFD4F" w14:textId="1396E242" w:rsidR="2229AB24" w:rsidRDefault="2229AB24" w:rsidP="2229AB24">
            <w:pPr>
              <w:rPr>
                <w:rFonts w:ascii="Aptos" w:eastAsia="Aptos" w:hAnsi="Aptos" w:cs="Aptos"/>
              </w:rPr>
            </w:pPr>
            <w:r>
              <w:t>No</w:t>
            </w:r>
            <w:ins w:id="1417" w:author="Bahar Toto" w:date="2025-12-04T01:04:00Z">
              <w:r w:rsidR="00854677">
                <w:t>.</w:t>
              </w:r>
            </w:ins>
          </w:p>
        </w:tc>
      </w:tr>
      <w:tr w:rsidR="2229AB24" w14:paraId="1B17D4DB" w14:textId="77777777" w:rsidTr="2229AB24">
        <w:trPr>
          <w:trHeight w:val="300"/>
        </w:trPr>
        <w:tc>
          <w:tcPr>
            <w:tcW w:w="4500" w:type="dxa"/>
            <w:tcBorders>
              <w:top w:val="single" w:sz="6" w:space="0" w:color="auto"/>
              <w:left w:val="single" w:sz="6" w:space="0" w:color="auto"/>
              <w:bottom w:val="single" w:sz="6" w:space="0" w:color="auto"/>
              <w:right w:val="single" w:sz="6" w:space="0" w:color="auto"/>
            </w:tcBorders>
            <w:tcMar>
              <w:left w:w="105" w:type="dxa"/>
              <w:right w:w="105" w:type="dxa"/>
            </w:tcMar>
          </w:tcPr>
          <w:p w14:paraId="17C2AC46" w14:textId="77777777" w:rsidR="2229AB24" w:rsidRDefault="2229AB24" w:rsidP="2229AB24">
            <w:pPr>
              <w:rPr>
                <w:rFonts w:ascii="Aptos" w:eastAsia="Aptos" w:hAnsi="Aptos" w:cs="Aptos"/>
              </w:rPr>
            </w:pPr>
            <w:r>
              <w:t>Citation </w:t>
            </w:r>
          </w:p>
        </w:tc>
        <w:tc>
          <w:tcPr>
            <w:tcW w:w="4500" w:type="dxa"/>
            <w:tcBorders>
              <w:top w:val="single" w:sz="6" w:space="0" w:color="auto"/>
              <w:left w:val="single" w:sz="6" w:space="0" w:color="auto"/>
              <w:bottom w:val="single" w:sz="6" w:space="0" w:color="auto"/>
              <w:right w:val="single" w:sz="6" w:space="0" w:color="auto"/>
            </w:tcBorders>
            <w:tcMar>
              <w:left w:w="105" w:type="dxa"/>
              <w:right w:w="105" w:type="dxa"/>
            </w:tcMar>
          </w:tcPr>
          <w:p w14:paraId="2257BDC4" w14:textId="684D034F" w:rsidR="2229AB24" w:rsidRDefault="00FD0896" w:rsidP="2229AB24">
            <w:pPr>
              <w:rPr>
                <w:rFonts w:ascii="Aptos" w:eastAsia="Aptos" w:hAnsi="Aptos" w:cs="Aptos"/>
              </w:rPr>
            </w:pPr>
            <w:r>
              <w:t>Not applicable</w:t>
            </w:r>
            <w:r w:rsidR="00C544CD">
              <w:t>.</w:t>
            </w:r>
            <w:r>
              <w:t xml:space="preserve"> </w:t>
            </w:r>
          </w:p>
        </w:tc>
      </w:tr>
      <w:tr w:rsidR="2229AB24" w14:paraId="14D71A35" w14:textId="77777777" w:rsidTr="2229AB24">
        <w:trPr>
          <w:trHeight w:val="300"/>
        </w:trPr>
        <w:tc>
          <w:tcPr>
            <w:tcW w:w="4500" w:type="dxa"/>
            <w:tcBorders>
              <w:top w:val="single" w:sz="6" w:space="0" w:color="auto"/>
              <w:left w:val="single" w:sz="6" w:space="0" w:color="auto"/>
              <w:bottom w:val="single" w:sz="6" w:space="0" w:color="auto"/>
              <w:right w:val="single" w:sz="6" w:space="0" w:color="auto"/>
            </w:tcBorders>
            <w:tcMar>
              <w:left w:w="105" w:type="dxa"/>
              <w:right w:w="105" w:type="dxa"/>
            </w:tcMar>
          </w:tcPr>
          <w:p w14:paraId="7C4DA86D" w14:textId="77777777" w:rsidR="2229AB24" w:rsidRDefault="2229AB24" w:rsidP="2229AB24">
            <w:pPr>
              <w:rPr>
                <w:rFonts w:ascii="Aptos" w:eastAsia="Aptos" w:hAnsi="Aptos" w:cs="Aptos"/>
              </w:rPr>
            </w:pPr>
            <w:r>
              <w:t xml:space="preserve">Applicable persona </w:t>
            </w:r>
          </w:p>
        </w:tc>
        <w:tc>
          <w:tcPr>
            <w:tcW w:w="4500" w:type="dxa"/>
            <w:tcBorders>
              <w:top w:val="single" w:sz="6" w:space="0" w:color="auto"/>
              <w:left w:val="single" w:sz="6" w:space="0" w:color="auto"/>
              <w:bottom w:val="single" w:sz="6" w:space="0" w:color="auto"/>
              <w:right w:val="single" w:sz="6" w:space="0" w:color="auto"/>
            </w:tcBorders>
            <w:tcMar>
              <w:left w:w="105" w:type="dxa"/>
              <w:right w:w="105" w:type="dxa"/>
            </w:tcMar>
          </w:tcPr>
          <w:p w14:paraId="4A4359C1" w14:textId="77777777" w:rsidR="2229AB24" w:rsidRDefault="2229AB24" w:rsidP="2229AB24">
            <w:pPr>
              <w:rPr>
                <w:rFonts w:ascii="Aptos" w:eastAsia="Aptos" w:hAnsi="Aptos" w:cs="Aptos"/>
              </w:rPr>
            </w:pPr>
            <w:r>
              <w:t>Not applicable.</w:t>
            </w:r>
          </w:p>
        </w:tc>
      </w:tr>
    </w:tbl>
    <w:p w14:paraId="1B15159C" w14:textId="77777777" w:rsidR="2229AB24" w:rsidRDefault="2229AB24" w:rsidP="2229AB24">
      <w:pPr>
        <w:tabs>
          <w:tab w:val="left" w:pos="1794"/>
        </w:tabs>
        <w:rPr>
          <w:rFonts w:ascii="Aptos" w:eastAsia="Aptos" w:hAnsi="Aptos" w:cs="Aptos"/>
          <w:color w:val="000000" w:themeColor="text1"/>
        </w:rPr>
      </w:pPr>
    </w:p>
    <w:p w14:paraId="12EAB78C" w14:textId="77777777" w:rsidR="41A66100" w:rsidRDefault="41A66100" w:rsidP="2229AB24">
      <w:pPr>
        <w:tabs>
          <w:tab w:val="left" w:pos="1794"/>
        </w:tabs>
        <w:rPr>
          <w:rFonts w:ascii="Aptos" w:eastAsia="Aptos" w:hAnsi="Aptos" w:cs="Aptos"/>
          <w:color w:val="000000" w:themeColor="text1"/>
        </w:rPr>
      </w:pPr>
      <w:r>
        <w:t>17.1.4. What monetary penalties are available under the law(s)?</w:t>
      </w:r>
    </w:p>
    <w:p w14:paraId="51904056" w14:textId="77777777" w:rsidR="2229AB24" w:rsidRDefault="2229AB24" w:rsidP="2229AB24">
      <w:pPr>
        <w:tabs>
          <w:tab w:val="left" w:pos="1794"/>
        </w:tabs>
        <w:rPr>
          <w:rFonts w:ascii="Aptos" w:eastAsia="Aptos" w:hAnsi="Aptos" w:cs="Aptos"/>
          <w:color w:val="000000" w:themeColor="text1"/>
        </w:rPr>
      </w:pPr>
    </w:p>
    <w:tbl>
      <w:tblPr>
        <w:tblW w:w="0" w:type="auto"/>
        <w:tblBorders>
          <w:top w:val="single" w:sz="6" w:space="0" w:color="auto"/>
          <w:left w:val="single" w:sz="6" w:space="0" w:color="auto"/>
          <w:bottom w:val="single" w:sz="6" w:space="0" w:color="auto"/>
          <w:right w:val="single" w:sz="6" w:space="0" w:color="auto"/>
        </w:tblBorders>
        <w:tblLayout w:type="fixed"/>
        <w:tblLook w:val="04A0" w:firstRow="1" w:lastRow="0" w:firstColumn="1" w:lastColumn="0" w:noHBand="0" w:noVBand="1"/>
      </w:tblPr>
      <w:tblGrid>
        <w:gridCol w:w="4500"/>
        <w:gridCol w:w="4500"/>
      </w:tblGrid>
      <w:tr w:rsidR="2229AB24" w14:paraId="1CAF6888" w14:textId="77777777" w:rsidTr="2229AB24">
        <w:trPr>
          <w:trHeight w:val="300"/>
        </w:trPr>
        <w:tc>
          <w:tcPr>
            <w:tcW w:w="4500" w:type="dxa"/>
            <w:tcBorders>
              <w:top w:val="single" w:sz="6" w:space="0" w:color="auto"/>
              <w:left w:val="single" w:sz="6" w:space="0" w:color="auto"/>
              <w:bottom w:val="single" w:sz="6" w:space="0" w:color="auto"/>
              <w:right w:val="single" w:sz="6" w:space="0" w:color="auto"/>
            </w:tcBorders>
          </w:tcPr>
          <w:p w14:paraId="26011237" w14:textId="77777777" w:rsidR="2229AB24" w:rsidRDefault="2229AB24" w:rsidP="2229AB24">
            <w:pPr>
              <w:rPr>
                <w:rFonts w:ascii="Aptos" w:eastAsia="Aptos" w:hAnsi="Aptos" w:cs="Aptos"/>
              </w:rPr>
            </w:pPr>
            <w:r>
              <w:t>Response </w:t>
            </w:r>
          </w:p>
        </w:tc>
        <w:tc>
          <w:tcPr>
            <w:tcW w:w="4500" w:type="dxa"/>
            <w:tcBorders>
              <w:top w:val="single" w:sz="6" w:space="0" w:color="auto"/>
              <w:left w:val="single" w:sz="6" w:space="0" w:color="auto"/>
              <w:bottom w:val="single" w:sz="6" w:space="0" w:color="auto"/>
              <w:right w:val="single" w:sz="6" w:space="0" w:color="auto"/>
            </w:tcBorders>
          </w:tcPr>
          <w:p w14:paraId="12247BD5" w14:textId="786C2825" w:rsidR="2229AB24" w:rsidRDefault="2229AB24" w:rsidP="2229AB24">
            <w:pPr>
              <w:rPr>
                <w:rFonts w:ascii="Aptos" w:eastAsia="Aptos" w:hAnsi="Aptos" w:cs="Aptos"/>
              </w:rPr>
            </w:pPr>
            <w:r>
              <w:t>None specified; remedies are civil penalties and injunctive relief</w:t>
            </w:r>
            <w:r w:rsidR="00C544CD">
              <w:t>.</w:t>
            </w:r>
            <w:r>
              <w:t xml:space="preserve"> </w:t>
            </w:r>
          </w:p>
        </w:tc>
      </w:tr>
      <w:tr w:rsidR="2229AB24" w14:paraId="600D6110" w14:textId="77777777" w:rsidTr="2229AB24">
        <w:trPr>
          <w:trHeight w:val="300"/>
        </w:trPr>
        <w:tc>
          <w:tcPr>
            <w:tcW w:w="4500" w:type="dxa"/>
            <w:tcBorders>
              <w:top w:val="single" w:sz="6" w:space="0" w:color="auto"/>
              <w:left w:val="single" w:sz="6" w:space="0" w:color="auto"/>
              <w:bottom w:val="single" w:sz="6" w:space="0" w:color="auto"/>
              <w:right w:val="single" w:sz="6" w:space="0" w:color="auto"/>
            </w:tcBorders>
          </w:tcPr>
          <w:p w14:paraId="1049EE32" w14:textId="77777777" w:rsidR="2229AB24" w:rsidRDefault="2229AB24" w:rsidP="2229AB24">
            <w:pPr>
              <w:rPr>
                <w:rFonts w:ascii="Aptos" w:eastAsia="Aptos" w:hAnsi="Aptos" w:cs="Aptos"/>
              </w:rPr>
            </w:pPr>
            <w:r>
              <w:t>Citation </w:t>
            </w:r>
          </w:p>
        </w:tc>
        <w:tc>
          <w:tcPr>
            <w:tcW w:w="4500" w:type="dxa"/>
            <w:tcBorders>
              <w:top w:val="single" w:sz="6" w:space="0" w:color="auto"/>
              <w:left w:val="single" w:sz="6" w:space="0" w:color="auto"/>
              <w:bottom w:val="single" w:sz="6" w:space="0" w:color="auto"/>
              <w:right w:val="single" w:sz="6" w:space="0" w:color="auto"/>
            </w:tcBorders>
          </w:tcPr>
          <w:p w14:paraId="7F439DE5" w14:textId="1A638EDB" w:rsidR="2229AB24" w:rsidRDefault="2229AB24" w:rsidP="2229AB24">
            <w:pPr>
              <w:rPr>
                <w:rFonts w:ascii="Aptos" w:eastAsia="Aptos" w:hAnsi="Aptos" w:cs="Aptos"/>
              </w:rPr>
            </w:pPr>
            <w:r>
              <w:t>Not applicable</w:t>
            </w:r>
            <w:r w:rsidR="00C544CD">
              <w:t>.</w:t>
            </w:r>
            <w:r>
              <w:t xml:space="preserve"> </w:t>
            </w:r>
          </w:p>
        </w:tc>
      </w:tr>
      <w:tr w:rsidR="2229AB24" w14:paraId="07D5C9C6" w14:textId="77777777" w:rsidTr="2229AB24">
        <w:trPr>
          <w:trHeight w:val="300"/>
        </w:trPr>
        <w:tc>
          <w:tcPr>
            <w:tcW w:w="4500" w:type="dxa"/>
            <w:tcBorders>
              <w:top w:val="single" w:sz="6" w:space="0" w:color="auto"/>
              <w:left w:val="single" w:sz="6" w:space="0" w:color="auto"/>
              <w:bottom w:val="single" w:sz="6" w:space="0" w:color="auto"/>
              <w:right w:val="single" w:sz="6" w:space="0" w:color="auto"/>
            </w:tcBorders>
          </w:tcPr>
          <w:p w14:paraId="7C517ADA" w14:textId="77777777" w:rsidR="2229AB24" w:rsidRDefault="2229AB24" w:rsidP="2229AB24">
            <w:pPr>
              <w:rPr>
                <w:rFonts w:ascii="Aptos" w:eastAsia="Aptos" w:hAnsi="Aptos" w:cs="Aptos"/>
              </w:rPr>
            </w:pPr>
            <w:r>
              <w:t xml:space="preserve">Applicable persona </w:t>
            </w:r>
          </w:p>
        </w:tc>
        <w:tc>
          <w:tcPr>
            <w:tcW w:w="4500" w:type="dxa"/>
            <w:tcBorders>
              <w:top w:val="single" w:sz="6" w:space="0" w:color="auto"/>
              <w:left w:val="single" w:sz="6" w:space="0" w:color="auto"/>
              <w:bottom w:val="single" w:sz="6" w:space="0" w:color="auto"/>
              <w:right w:val="single" w:sz="6" w:space="0" w:color="auto"/>
            </w:tcBorders>
          </w:tcPr>
          <w:p w14:paraId="5CE2E771" w14:textId="77777777" w:rsidR="2229AB24" w:rsidRDefault="2229AB24" w:rsidP="2229AB24">
            <w:pPr>
              <w:rPr>
                <w:rFonts w:ascii="Aptos" w:eastAsia="Aptos" w:hAnsi="Aptos" w:cs="Aptos"/>
              </w:rPr>
            </w:pPr>
            <w:r>
              <w:t>Not applicable.</w:t>
            </w:r>
          </w:p>
        </w:tc>
      </w:tr>
    </w:tbl>
    <w:p w14:paraId="2FAA5DBD" w14:textId="77777777" w:rsidR="2229AB24" w:rsidRDefault="2229AB24" w:rsidP="2229AB24">
      <w:pPr>
        <w:tabs>
          <w:tab w:val="left" w:pos="1794"/>
        </w:tabs>
        <w:rPr>
          <w:rFonts w:ascii="Aptos" w:eastAsia="Aptos" w:hAnsi="Aptos" w:cs="Aptos"/>
          <w:color w:val="000000" w:themeColor="text1"/>
        </w:rPr>
      </w:pPr>
    </w:p>
    <w:p w14:paraId="35DAE6F7" w14:textId="77777777" w:rsidR="41A66100" w:rsidRDefault="41A66100" w:rsidP="2229AB24">
      <w:pPr>
        <w:tabs>
          <w:tab w:val="left" w:pos="1794"/>
        </w:tabs>
        <w:rPr>
          <w:rFonts w:ascii="Aptos" w:eastAsia="Aptos" w:hAnsi="Aptos" w:cs="Aptos"/>
          <w:color w:val="000000" w:themeColor="text1"/>
        </w:rPr>
      </w:pPr>
      <w:r>
        <w:t>17.1.5. What are the criteria for calculating the amount of monetary penalties?</w:t>
      </w:r>
    </w:p>
    <w:p w14:paraId="29DB5A43" w14:textId="77777777" w:rsidR="2229AB24" w:rsidRDefault="2229AB24" w:rsidP="2229AB24">
      <w:pPr>
        <w:tabs>
          <w:tab w:val="left" w:pos="1794"/>
        </w:tabs>
        <w:rPr>
          <w:rFonts w:ascii="Aptos" w:eastAsia="Aptos" w:hAnsi="Aptos" w:cs="Aptos"/>
          <w:color w:val="000000" w:themeColor="text1"/>
        </w:rPr>
      </w:pPr>
    </w:p>
    <w:tbl>
      <w:tblPr>
        <w:tblW w:w="0" w:type="auto"/>
        <w:tblBorders>
          <w:top w:val="single" w:sz="6" w:space="0" w:color="auto"/>
          <w:left w:val="single" w:sz="6" w:space="0" w:color="auto"/>
          <w:bottom w:val="single" w:sz="6" w:space="0" w:color="auto"/>
          <w:right w:val="single" w:sz="6" w:space="0" w:color="auto"/>
        </w:tblBorders>
        <w:tblLayout w:type="fixed"/>
        <w:tblLook w:val="04A0" w:firstRow="1" w:lastRow="0" w:firstColumn="1" w:lastColumn="0" w:noHBand="0" w:noVBand="1"/>
      </w:tblPr>
      <w:tblGrid>
        <w:gridCol w:w="4500"/>
        <w:gridCol w:w="4500"/>
      </w:tblGrid>
      <w:tr w:rsidR="2229AB24" w14:paraId="1AFA069E" w14:textId="77777777" w:rsidTr="2229AB24">
        <w:trPr>
          <w:trHeight w:val="300"/>
        </w:trPr>
        <w:tc>
          <w:tcPr>
            <w:tcW w:w="4500" w:type="dxa"/>
            <w:tcBorders>
              <w:top w:val="single" w:sz="6" w:space="0" w:color="auto"/>
              <w:left w:val="single" w:sz="6" w:space="0" w:color="auto"/>
              <w:bottom w:val="single" w:sz="6" w:space="0" w:color="auto"/>
              <w:right w:val="single" w:sz="6" w:space="0" w:color="auto"/>
            </w:tcBorders>
          </w:tcPr>
          <w:p w14:paraId="5F228F95" w14:textId="77777777" w:rsidR="2229AB24" w:rsidRDefault="2229AB24" w:rsidP="2229AB24">
            <w:pPr>
              <w:rPr>
                <w:rFonts w:ascii="Aptos" w:eastAsia="Aptos" w:hAnsi="Aptos" w:cs="Aptos"/>
              </w:rPr>
            </w:pPr>
            <w:r>
              <w:t>Response </w:t>
            </w:r>
          </w:p>
        </w:tc>
        <w:tc>
          <w:tcPr>
            <w:tcW w:w="4500" w:type="dxa"/>
            <w:tcBorders>
              <w:top w:val="single" w:sz="6" w:space="0" w:color="auto"/>
              <w:left w:val="single" w:sz="6" w:space="0" w:color="auto"/>
              <w:bottom w:val="single" w:sz="6" w:space="0" w:color="auto"/>
              <w:right w:val="single" w:sz="6" w:space="0" w:color="auto"/>
            </w:tcBorders>
          </w:tcPr>
          <w:p w14:paraId="4BEB3FC3" w14:textId="3AEFFF88" w:rsidR="2229AB24" w:rsidRDefault="2229AB24" w:rsidP="2229AB24">
            <w:pPr>
              <w:rPr>
                <w:rFonts w:ascii="Aptos" w:eastAsia="Aptos" w:hAnsi="Aptos" w:cs="Aptos"/>
              </w:rPr>
            </w:pPr>
            <w:r>
              <w:t xml:space="preserve">Determined under </w:t>
            </w:r>
            <w:ins w:id="1418" w:author="Bahar Toto" w:date="2025-12-04T01:06:00Z">
              <w:r w:rsidR="00745B65" w:rsidRPr="00745B65">
                <w:fldChar w:fldCharType="begin"/>
              </w:r>
              <w:r w:rsidR="00745B65" w:rsidRPr="00745B65">
                <w:instrText>HYPERLINK "https://www.cga.ct.gov/current/PUB/chap_735a.htm"</w:instrText>
              </w:r>
              <w:r w:rsidR="00745B65" w:rsidRPr="00745B65">
                <w:fldChar w:fldCharType="separate"/>
              </w:r>
              <w:r w:rsidR="00745B65" w:rsidRPr="00745B65">
                <w:rPr>
                  <w:rStyle w:val="Hyperlink"/>
                </w:rPr>
                <w:t xml:space="preserve">Connecticut Unfair Trade Practices </w:t>
              </w:r>
              <w:r w:rsidR="00745B65">
                <w:rPr>
                  <w:rStyle w:val="Hyperlink"/>
                </w:rPr>
                <w:t>A</w:t>
              </w:r>
              <w:r w:rsidR="00745B65" w:rsidRPr="00745B65">
                <w:rPr>
                  <w:rStyle w:val="Hyperlink"/>
                </w:rPr>
                <w:t>ct</w:t>
              </w:r>
              <w:r w:rsidR="00745B65" w:rsidRPr="00745B65">
                <w:fldChar w:fldCharType="end"/>
              </w:r>
              <w:r w:rsidR="00745B65" w:rsidRPr="00745B65">
                <w:t> (CUTPA) </w:t>
              </w:r>
            </w:ins>
            <w:del w:id="1419" w:author="Bahar Toto" w:date="2025-12-04T01:06:00Z">
              <w:r w:rsidDel="00745B65">
                <w:delText xml:space="preserve">Connecticut’s unfair trade practices act </w:delText>
              </w:r>
            </w:del>
            <w:r>
              <w:t>and attorney general enforcement discretion; cure period discretionary</w:t>
            </w:r>
            <w:r w:rsidR="00C544CD">
              <w:t>.</w:t>
            </w:r>
          </w:p>
        </w:tc>
      </w:tr>
      <w:tr w:rsidR="2229AB24" w14:paraId="34C7C5D3" w14:textId="77777777" w:rsidTr="2229AB24">
        <w:trPr>
          <w:trHeight w:val="300"/>
        </w:trPr>
        <w:tc>
          <w:tcPr>
            <w:tcW w:w="4500" w:type="dxa"/>
            <w:tcBorders>
              <w:top w:val="single" w:sz="6" w:space="0" w:color="auto"/>
              <w:left w:val="single" w:sz="6" w:space="0" w:color="auto"/>
              <w:bottom w:val="single" w:sz="6" w:space="0" w:color="auto"/>
              <w:right w:val="single" w:sz="6" w:space="0" w:color="auto"/>
            </w:tcBorders>
          </w:tcPr>
          <w:p w14:paraId="04DC88A9" w14:textId="77777777" w:rsidR="2229AB24" w:rsidRDefault="2229AB24" w:rsidP="2229AB24">
            <w:pPr>
              <w:rPr>
                <w:rFonts w:ascii="Aptos" w:eastAsia="Aptos" w:hAnsi="Aptos" w:cs="Aptos"/>
              </w:rPr>
            </w:pPr>
            <w:r>
              <w:t>Citation </w:t>
            </w:r>
          </w:p>
        </w:tc>
        <w:tc>
          <w:tcPr>
            <w:tcW w:w="4500" w:type="dxa"/>
            <w:tcBorders>
              <w:top w:val="single" w:sz="6" w:space="0" w:color="auto"/>
              <w:left w:val="single" w:sz="6" w:space="0" w:color="auto"/>
              <w:bottom w:val="single" w:sz="6" w:space="0" w:color="auto"/>
              <w:right w:val="single" w:sz="6" w:space="0" w:color="auto"/>
            </w:tcBorders>
          </w:tcPr>
          <w:p w14:paraId="1B7363C9" w14:textId="5C94BBD0" w:rsidR="2229AB24" w:rsidRDefault="2229AB24" w:rsidP="2229AB24">
            <w:pPr>
              <w:rPr>
                <w:rFonts w:ascii="Aptos" w:eastAsia="Aptos" w:hAnsi="Aptos" w:cs="Aptos"/>
              </w:rPr>
            </w:pPr>
            <w:del w:id="1420" w:author="Bahar Toto" w:date="2025-11-13T15:07:00Z">
              <w:r w:rsidDel="00F67B8D">
                <w:delText xml:space="preserve">Conn. Gen. Stat. </w:delText>
              </w:r>
            </w:del>
            <w:r>
              <w:t>§</w:t>
            </w:r>
            <w:del w:id="1421" w:author="Bahar Toto" w:date="2025-12-04T01:06:00Z">
              <w:r w:rsidDel="0076044F">
                <w:delText xml:space="preserve"> </w:delText>
              </w:r>
            </w:del>
            <w:r>
              <w:t>42‑525(d)–(e)</w:t>
            </w:r>
            <w:ins w:id="1422" w:author="Bahar Toto" w:date="2025-11-13T15:07:00Z">
              <w:r w:rsidR="00F67B8D">
                <w:t xml:space="preserve"> of the CTDPA</w:t>
              </w:r>
            </w:ins>
          </w:p>
        </w:tc>
      </w:tr>
      <w:tr w:rsidR="2229AB24" w14:paraId="59910925" w14:textId="77777777" w:rsidTr="2229AB24">
        <w:trPr>
          <w:trHeight w:val="300"/>
        </w:trPr>
        <w:tc>
          <w:tcPr>
            <w:tcW w:w="4500" w:type="dxa"/>
            <w:tcBorders>
              <w:top w:val="single" w:sz="6" w:space="0" w:color="auto"/>
              <w:left w:val="single" w:sz="6" w:space="0" w:color="auto"/>
              <w:bottom w:val="single" w:sz="6" w:space="0" w:color="auto"/>
              <w:right w:val="single" w:sz="6" w:space="0" w:color="auto"/>
            </w:tcBorders>
          </w:tcPr>
          <w:p w14:paraId="6EFD0525" w14:textId="77777777" w:rsidR="2229AB24" w:rsidRDefault="2229AB24" w:rsidP="2229AB24">
            <w:pPr>
              <w:rPr>
                <w:rFonts w:ascii="Aptos" w:eastAsia="Aptos" w:hAnsi="Aptos" w:cs="Aptos"/>
              </w:rPr>
            </w:pPr>
            <w:r>
              <w:t xml:space="preserve">Applicable persona </w:t>
            </w:r>
          </w:p>
        </w:tc>
        <w:tc>
          <w:tcPr>
            <w:tcW w:w="4500" w:type="dxa"/>
            <w:tcBorders>
              <w:top w:val="single" w:sz="6" w:space="0" w:color="auto"/>
              <w:left w:val="single" w:sz="6" w:space="0" w:color="auto"/>
              <w:bottom w:val="single" w:sz="6" w:space="0" w:color="auto"/>
              <w:right w:val="single" w:sz="6" w:space="0" w:color="auto"/>
            </w:tcBorders>
          </w:tcPr>
          <w:p w14:paraId="7BBB3FF1" w14:textId="77777777" w:rsidR="2229AB24" w:rsidRDefault="2229AB24" w:rsidP="2229AB24">
            <w:pPr>
              <w:rPr>
                <w:rFonts w:ascii="Aptos" w:eastAsia="Aptos" w:hAnsi="Aptos" w:cs="Aptos"/>
              </w:rPr>
            </w:pPr>
            <w:r>
              <w:t>Not applicable.</w:t>
            </w:r>
          </w:p>
        </w:tc>
      </w:tr>
    </w:tbl>
    <w:p w14:paraId="2C18AF61" w14:textId="77777777" w:rsidR="2229AB24" w:rsidRDefault="2229AB24" w:rsidP="2229AB24">
      <w:pPr>
        <w:tabs>
          <w:tab w:val="left" w:pos="1794"/>
        </w:tabs>
        <w:rPr>
          <w:rFonts w:ascii="Aptos" w:eastAsia="Aptos" w:hAnsi="Aptos" w:cs="Aptos"/>
          <w:color w:val="000000" w:themeColor="text1"/>
        </w:rPr>
      </w:pPr>
    </w:p>
    <w:p w14:paraId="4A0CD509" w14:textId="77777777" w:rsidR="2229AB24" w:rsidRDefault="2229AB24" w:rsidP="2229AB24">
      <w:pPr>
        <w:tabs>
          <w:tab w:val="left" w:pos="1794"/>
        </w:tabs>
        <w:rPr>
          <w:rFonts w:ascii="Aptos" w:eastAsia="Aptos" w:hAnsi="Aptos" w:cs="Aptos"/>
          <w:color w:val="000000" w:themeColor="text1"/>
        </w:rPr>
      </w:pPr>
    </w:p>
    <w:p w14:paraId="695587F8" w14:textId="77777777" w:rsidR="41A66100" w:rsidRDefault="41A66100" w:rsidP="2229AB24">
      <w:pPr>
        <w:tabs>
          <w:tab w:val="left" w:pos="1794"/>
        </w:tabs>
        <w:rPr>
          <w:rFonts w:ascii="Aptos" w:eastAsia="Aptos" w:hAnsi="Aptos" w:cs="Aptos"/>
          <w:color w:val="000000" w:themeColor="text1"/>
        </w:rPr>
      </w:pPr>
      <w:r>
        <w:t>17.2. Criminal liability</w:t>
      </w:r>
    </w:p>
    <w:p w14:paraId="114E1CCC" w14:textId="77777777" w:rsidR="2229AB24" w:rsidRDefault="2229AB24" w:rsidP="2229AB24">
      <w:pPr>
        <w:tabs>
          <w:tab w:val="left" w:pos="1794"/>
        </w:tabs>
        <w:ind w:left="720"/>
        <w:rPr>
          <w:rFonts w:ascii="Aptos" w:eastAsia="Aptos" w:hAnsi="Aptos" w:cs="Aptos"/>
          <w:color w:val="000000" w:themeColor="text1"/>
        </w:rPr>
      </w:pPr>
    </w:p>
    <w:p w14:paraId="7CB38091" w14:textId="77777777" w:rsidR="41A66100" w:rsidRDefault="41A66100" w:rsidP="2229AB24">
      <w:pPr>
        <w:tabs>
          <w:tab w:val="left" w:pos="1794"/>
        </w:tabs>
        <w:rPr>
          <w:rFonts w:ascii="Aptos" w:eastAsia="Aptos" w:hAnsi="Aptos" w:cs="Aptos"/>
          <w:color w:val="000000" w:themeColor="text1"/>
        </w:rPr>
      </w:pPr>
      <w:r>
        <w:t>17.2.1. Does the law(s) provide for criminal liability?</w:t>
      </w:r>
    </w:p>
    <w:p w14:paraId="0D583F4D" w14:textId="77777777" w:rsidR="2229AB24" w:rsidRDefault="2229AB24" w:rsidP="2229AB24">
      <w:pPr>
        <w:tabs>
          <w:tab w:val="left" w:pos="1794"/>
        </w:tabs>
        <w:rPr>
          <w:rFonts w:ascii="Aptos" w:eastAsia="Aptos" w:hAnsi="Aptos" w:cs="Aptos"/>
          <w:color w:val="000000" w:themeColor="text1"/>
        </w:rPr>
      </w:pPr>
    </w:p>
    <w:tbl>
      <w:tblPr>
        <w:tblW w:w="0" w:type="auto"/>
        <w:tblBorders>
          <w:top w:val="single" w:sz="6" w:space="0" w:color="auto"/>
          <w:left w:val="single" w:sz="6" w:space="0" w:color="auto"/>
          <w:bottom w:val="single" w:sz="6" w:space="0" w:color="auto"/>
          <w:right w:val="single" w:sz="6" w:space="0" w:color="auto"/>
        </w:tblBorders>
        <w:tblLayout w:type="fixed"/>
        <w:tblLook w:val="04A0" w:firstRow="1" w:lastRow="0" w:firstColumn="1" w:lastColumn="0" w:noHBand="0" w:noVBand="1"/>
      </w:tblPr>
      <w:tblGrid>
        <w:gridCol w:w="4500"/>
        <w:gridCol w:w="4500"/>
      </w:tblGrid>
      <w:tr w:rsidR="2229AB24" w14:paraId="397C79BD" w14:textId="77777777" w:rsidTr="2229AB24">
        <w:trPr>
          <w:trHeight w:val="300"/>
        </w:trPr>
        <w:tc>
          <w:tcPr>
            <w:tcW w:w="4500" w:type="dxa"/>
            <w:tcBorders>
              <w:top w:val="single" w:sz="6" w:space="0" w:color="auto"/>
              <w:left w:val="single" w:sz="6" w:space="0" w:color="auto"/>
              <w:bottom w:val="single" w:sz="6" w:space="0" w:color="auto"/>
              <w:right w:val="single" w:sz="6" w:space="0" w:color="auto"/>
            </w:tcBorders>
          </w:tcPr>
          <w:p w14:paraId="0D8133EF" w14:textId="77777777" w:rsidR="2229AB24" w:rsidRDefault="2229AB24" w:rsidP="2229AB24">
            <w:pPr>
              <w:rPr>
                <w:rFonts w:ascii="Aptos" w:eastAsia="Aptos" w:hAnsi="Aptos" w:cs="Aptos"/>
              </w:rPr>
            </w:pPr>
            <w:r>
              <w:t>Response </w:t>
            </w:r>
          </w:p>
        </w:tc>
        <w:tc>
          <w:tcPr>
            <w:tcW w:w="4500" w:type="dxa"/>
            <w:tcBorders>
              <w:top w:val="single" w:sz="6" w:space="0" w:color="auto"/>
              <w:left w:val="single" w:sz="6" w:space="0" w:color="auto"/>
              <w:bottom w:val="single" w:sz="6" w:space="0" w:color="auto"/>
              <w:right w:val="single" w:sz="6" w:space="0" w:color="auto"/>
            </w:tcBorders>
          </w:tcPr>
          <w:p w14:paraId="30B20BD3" w14:textId="70CEDFB5" w:rsidR="2229AB24" w:rsidRDefault="2229AB24" w:rsidP="2229AB24">
            <w:pPr>
              <w:rPr>
                <w:rFonts w:ascii="Aptos" w:eastAsia="Aptos" w:hAnsi="Aptos" w:cs="Aptos"/>
              </w:rPr>
            </w:pPr>
            <w:r>
              <w:t>No. Liability is civil only</w:t>
            </w:r>
            <w:r w:rsidR="00C544CD">
              <w:t>.</w:t>
            </w:r>
          </w:p>
        </w:tc>
      </w:tr>
      <w:tr w:rsidR="2229AB24" w14:paraId="7AC16737" w14:textId="77777777" w:rsidTr="2229AB24">
        <w:trPr>
          <w:trHeight w:val="300"/>
        </w:trPr>
        <w:tc>
          <w:tcPr>
            <w:tcW w:w="4500" w:type="dxa"/>
            <w:tcBorders>
              <w:top w:val="single" w:sz="6" w:space="0" w:color="auto"/>
              <w:left w:val="single" w:sz="6" w:space="0" w:color="auto"/>
              <w:bottom w:val="single" w:sz="6" w:space="0" w:color="auto"/>
              <w:right w:val="single" w:sz="6" w:space="0" w:color="auto"/>
            </w:tcBorders>
          </w:tcPr>
          <w:p w14:paraId="77572A90" w14:textId="77777777" w:rsidR="2229AB24" w:rsidRDefault="2229AB24" w:rsidP="2229AB24">
            <w:pPr>
              <w:rPr>
                <w:rFonts w:ascii="Aptos" w:eastAsia="Aptos" w:hAnsi="Aptos" w:cs="Aptos"/>
              </w:rPr>
            </w:pPr>
            <w:r>
              <w:t>Citation </w:t>
            </w:r>
          </w:p>
        </w:tc>
        <w:tc>
          <w:tcPr>
            <w:tcW w:w="4500" w:type="dxa"/>
            <w:tcBorders>
              <w:top w:val="single" w:sz="6" w:space="0" w:color="auto"/>
              <w:left w:val="single" w:sz="6" w:space="0" w:color="auto"/>
              <w:bottom w:val="single" w:sz="6" w:space="0" w:color="auto"/>
              <w:right w:val="single" w:sz="6" w:space="0" w:color="auto"/>
            </w:tcBorders>
          </w:tcPr>
          <w:p w14:paraId="6608CD85" w14:textId="7429C708" w:rsidR="2229AB24" w:rsidRDefault="00FD0896" w:rsidP="2229AB24">
            <w:pPr>
              <w:rPr>
                <w:rFonts w:ascii="Aptos" w:eastAsia="Aptos" w:hAnsi="Aptos" w:cs="Aptos"/>
              </w:rPr>
            </w:pPr>
            <w:del w:id="1423" w:author="Bahar Toto" w:date="2025-11-13T15:07:00Z">
              <w:r w:rsidDel="00F67B8D">
                <w:delText xml:space="preserve">Conn. Gen. Stat. </w:delText>
              </w:r>
            </w:del>
            <w:r>
              <w:t>§ 42‑525</w:t>
            </w:r>
            <w:ins w:id="1424" w:author="Bahar Toto" w:date="2025-11-13T15:07:00Z">
              <w:r w:rsidR="00F67B8D">
                <w:t xml:space="preserve"> of the CTDPA</w:t>
              </w:r>
            </w:ins>
          </w:p>
        </w:tc>
      </w:tr>
      <w:tr w:rsidR="2229AB24" w14:paraId="5647A821" w14:textId="77777777" w:rsidTr="2229AB24">
        <w:trPr>
          <w:trHeight w:val="300"/>
        </w:trPr>
        <w:tc>
          <w:tcPr>
            <w:tcW w:w="4500" w:type="dxa"/>
            <w:tcBorders>
              <w:top w:val="single" w:sz="6" w:space="0" w:color="auto"/>
              <w:left w:val="single" w:sz="6" w:space="0" w:color="auto"/>
              <w:bottom w:val="single" w:sz="6" w:space="0" w:color="auto"/>
              <w:right w:val="single" w:sz="6" w:space="0" w:color="auto"/>
            </w:tcBorders>
          </w:tcPr>
          <w:p w14:paraId="68A1AB81" w14:textId="77777777" w:rsidR="2229AB24" w:rsidRDefault="2229AB24" w:rsidP="2229AB24">
            <w:pPr>
              <w:rPr>
                <w:rFonts w:ascii="Aptos" w:eastAsia="Aptos" w:hAnsi="Aptos" w:cs="Aptos"/>
              </w:rPr>
            </w:pPr>
            <w:r>
              <w:t xml:space="preserve">Applicable persona </w:t>
            </w:r>
          </w:p>
        </w:tc>
        <w:tc>
          <w:tcPr>
            <w:tcW w:w="4500" w:type="dxa"/>
            <w:tcBorders>
              <w:top w:val="single" w:sz="6" w:space="0" w:color="auto"/>
              <w:left w:val="single" w:sz="6" w:space="0" w:color="auto"/>
              <w:bottom w:val="single" w:sz="6" w:space="0" w:color="auto"/>
              <w:right w:val="single" w:sz="6" w:space="0" w:color="auto"/>
            </w:tcBorders>
          </w:tcPr>
          <w:p w14:paraId="1D3D5DE4" w14:textId="77777777" w:rsidR="2229AB24" w:rsidRDefault="2229AB24" w:rsidP="2229AB24">
            <w:pPr>
              <w:rPr>
                <w:rFonts w:ascii="Aptos" w:eastAsia="Aptos" w:hAnsi="Aptos" w:cs="Aptos"/>
              </w:rPr>
            </w:pPr>
            <w:r>
              <w:t>Not applicable.</w:t>
            </w:r>
          </w:p>
        </w:tc>
      </w:tr>
    </w:tbl>
    <w:p w14:paraId="1609CB97" w14:textId="77777777" w:rsidR="2229AB24" w:rsidRDefault="2229AB24" w:rsidP="2229AB24">
      <w:pPr>
        <w:tabs>
          <w:tab w:val="left" w:pos="1794"/>
        </w:tabs>
        <w:rPr>
          <w:rFonts w:ascii="Aptos" w:eastAsia="Aptos" w:hAnsi="Aptos" w:cs="Aptos"/>
          <w:color w:val="000000" w:themeColor="text1"/>
        </w:rPr>
      </w:pPr>
    </w:p>
    <w:p w14:paraId="10D40BEB" w14:textId="77777777" w:rsidR="2229AB24" w:rsidRDefault="2229AB24" w:rsidP="2229AB24">
      <w:pPr>
        <w:tabs>
          <w:tab w:val="left" w:pos="1794"/>
        </w:tabs>
        <w:rPr>
          <w:rFonts w:ascii="Aptos" w:eastAsia="Aptos" w:hAnsi="Aptos" w:cs="Aptos"/>
          <w:color w:val="000000" w:themeColor="text1"/>
        </w:rPr>
      </w:pPr>
    </w:p>
    <w:p w14:paraId="31D9E25B" w14:textId="77777777" w:rsidR="41A66100" w:rsidRDefault="41A66100" w:rsidP="2229AB24">
      <w:pPr>
        <w:tabs>
          <w:tab w:val="left" w:pos="1794"/>
        </w:tabs>
        <w:rPr>
          <w:rFonts w:ascii="Aptos" w:eastAsia="Aptos" w:hAnsi="Aptos" w:cs="Aptos"/>
          <w:color w:val="000000" w:themeColor="text1"/>
        </w:rPr>
      </w:pPr>
      <w:r>
        <w:t>17.3. Party liability</w:t>
      </w:r>
    </w:p>
    <w:p w14:paraId="0ECD8871" w14:textId="77777777" w:rsidR="2229AB24" w:rsidRDefault="2229AB24" w:rsidP="2229AB24">
      <w:pPr>
        <w:tabs>
          <w:tab w:val="left" w:pos="1794"/>
        </w:tabs>
        <w:rPr>
          <w:rFonts w:ascii="Aptos" w:eastAsia="Aptos" w:hAnsi="Aptos" w:cs="Aptos"/>
          <w:color w:val="000000" w:themeColor="text1"/>
        </w:rPr>
      </w:pPr>
    </w:p>
    <w:p w14:paraId="7DF8002F" w14:textId="77777777" w:rsidR="41A66100" w:rsidRDefault="41A66100" w:rsidP="2229AB24">
      <w:pPr>
        <w:tabs>
          <w:tab w:val="left" w:pos="1794"/>
        </w:tabs>
        <w:rPr>
          <w:rFonts w:ascii="Aptos" w:eastAsia="Aptos" w:hAnsi="Aptos" w:cs="Aptos"/>
          <w:color w:val="000000" w:themeColor="text1"/>
        </w:rPr>
      </w:pPr>
      <w:r>
        <w:t>17.3.1. Who can be sanctioned? (e.g., controller, processor, sub-processor, third parties)</w:t>
      </w:r>
    </w:p>
    <w:p w14:paraId="2E2C0090" w14:textId="77777777" w:rsidR="2229AB24" w:rsidRDefault="2229AB24" w:rsidP="2229AB24">
      <w:pPr>
        <w:tabs>
          <w:tab w:val="left" w:pos="1794"/>
        </w:tabs>
        <w:rPr>
          <w:rFonts w:ascii="Aptos" w:eastAsia="Aptos" w:hAnsi="Aptos" w:cs="Aptos"/>
          <w:color w:val="000000" w:themeColor="text1"/>
        </w:rPr>
      </w:pPr>
    </w:p>
    <w:tbl>
      <w:tblPr>
        <w:tblW w:w="0" w:type="auto"/>
        <w:tblBorders>
          <w:top w:val="single" w:sz="6" w:space="0" w:color="auto"/>
          <w:left w:val="single" w:sz="6" w:space="0" w:color="auto"/>
          <w:bottom w:val="single" w:sz="6" w:space="0" w:color="auto"/>
          <w:right w:val="single" w:sz="6" w:space="0" w:color="auto"/>
        </w:tblBorders>
        <w:tblLayout w:type="fixed"/>
        <w:tblLook w:val="04A0" w:firstRow="1" w:lastRow="0" w:firstColumn="1" w:lastColumn="0" w:noHBand="0" w:noVBand="1"/>
      </w:tblPr>
      <w:tblGrid>
        <w:gridCol w:w="4500"/>
        <w:gridCol w:w="4500"/>
      </w:tblGrid>
      <w:tr w:rsidR="2229AB24" w14:paraId="6DBD1EFD" w14:textId="77777777" w:rsidTr="2229AB24">
        <w:trPr>
          <w:trHeight w:val="300"/>
        </w:trPr>
        <w:tc>
          <w:tcPr>
            <w:tcW w:w="4500" w:type="dxa"/>
            <w:tcBorders>
              <w:top w:val="single" w:sz="6" w:space="0" w:color="auto"/>
              <w:left w:val="single" w:sz="6" w:space="0" w:color="auto"/>
              <w:bottom w:val="single" w:sz="6" w:space="0" w:color="auto"/>
              <w:right w:val="single" w:sz="6" w:space="0" w:color="auto"/>
            </w:tcBorders>
            <w:tcMar>
              <w:left w:w="105" w:type="dxa"/>
              <w:right w:w="105" w:type="dxa"/>
            </w:tcMar>
          </w:tcPr>
          <w:p w14:paraId="691E66F5" w14:textId="77777777" w:rsidR="2229AB24" w:rsidRDefault="2229AB24" w:rsidP="2229AB24">
            <w:pPr>
              <w:rPr>
                <w:rFonts w:ascii="Aptos" w:eastAsia="Aptos" w:hAnsi="Aptos" w:cs="Aptos"/>
              </w:rPr>
            </w:pPr>
            <w:r>
              <w:t>Response </w:t>
            </w:r>
          </w:p>
        </w:tc>
        <w:tc>
          <w:tcPr>
            <w:tcW w:w="4500" w:type="dxa"/>
            <w:tcBorders>
              <w:top w:val="single" w:sz="6" w:space="0" w:color="auto"/>
              <w:left w:val="single" w:sz="6" w:space="0" w:color="auto"/>
              <w:bottom w:val="single" w:sz="6" w:space="0" w:color="auto"/>
              <w:right w:val="single" w:sz="6" w:space="0" w:color="auto"/>
            </w:tcBorders>
            <w:tcMar>
              <w:left w:w="105" w:type="dxa"/>
              <w:right w:w="105" w:type="dxa"/>
            </w:tcMar>
          </w:tcPr>
          <w:p w14:paraId="4E60AC41" w14:textId="6008F6E6" w:rsidR="2229AB24" w:rsidRDefault="2229AB24" w:rsidP="2229AB24">
            <w:pPr>
              <w:rPr>
                <w:rFonts w:ascii="Aptos" w:eastAsia="Aptos" w:hAnsi="Aptos" w:cs="Aptos"/>
              </w:rPr>
            </w:pPr>
            <w:r>
              <w:t xml:space="preserve">Controllers and processors may be subject to sanctions by the </w:t>
            </w:r>
            <w:del w:id="1425" w:author="Bahar Toto" w:date="2025-12-04T01:07:00Z">
              <w:r w:rsidDel="00745B65">
                <w:delText>Connecticut Attorney General</w:delText>
              </w:r>
            </w:del>
            <w:ins w:id="1426" w:author="Bahar Toto" w:date="2025-12-04T01:07:00Z">
              <w:r w:rsidR="00745B65">
                <w:t>AG</w:t>
              </w:r>
            </w:ins>
            <w:r w:rsidR="00C544CD">
              <w:t>.</w:t>
            </w:r>
          </w:p>
        </w:tc>
      </w:tr>
      <w:tr w:rsidR="2229AB24" w14:paraId="26957C18" w14:textId="77777777" w:rsidTr="2229AB24">
        <w:trPr>
          <w:trHeight w:val="300"/>
        </w:trPr>
        <w:tc>
          <w:tcPr>
            <w:tcW w:w="4500" w:type="dxa"/>
            <w:tcBorders>
              <w:top w:val="single" w:sz="6" w:space="0" w:color="auto"/>
              <w:left w:val="single" w:sz="6" w:space="0" w:color="auto"/>
              <w:bottom w:val="single" w:sz="6" w:space="0" w:color="auto"/>
              <w:right w:val="single" w:sz="6" w:space="0" w:color="auto"/>
            </w:tcBorders>
            <w:tcMar>
              <w:left w:w="105" w:type="dxa"/>
              <w:right w:w="105" w:type="dxa"/>
            </w:tcMar>
          </w:tcPr>
          <w:p w14:paraId="0B5AC6E6" w14:textId="77777777" w:rsidR="2229AB24" w:rsidRDefault="2229AB24" w:rsidP="2229AB24">
            <w:pPr>
              <w:rPr>
                <w:rFonts w:ascii="Aptos" w:eastAsia="Aptos" w:hAnsi="Aptos" w:cs="Aptos"/>
              </w:rPr>
            </w:pPr>
            <w:r>
              <w:t>Citation </w:t>
            </w:r>
          </w:p>
        </w:tc>
        <w:tc>
          <w:tcPr>
            <w:tcW w:w="4500" w:type="dxa"/>
            <w:tcBorders>
              <w:top w:val="single" w:sz="6" w:space="0" w:color="auto"/>
              <w:left w:val="single" w:sz="6" w:space="0" w:color="auto"/>
              <w:bottom w:val="single" w:sz="6" w:space="0" w:color="auto"/>
              <w:right w:val="single" w:sz="6" w:space="0" w:color="auto"/>
            </w:tcBorders>
            <w:tcMar>
              <w:left w:w="105" w:type="dxa"/>
              <w:right w:w="105" w:type="dxa"/>
            </w:tcMar>
          </w:tcPr>
          <w:p w14:paraId="348D2A1D" w14:textId="7FCBC86C" w:rsidR="2229AB24" w:rsidRDefault="00634A2F" w:rsidP="2229AB24">
            <w:pPr>
              <w:rPr>
                <w:rFonts w:ascii="Aptos" w:eastAsia="Aptos" w:hAnsi="Aptos" w:cs="Aptos"/>
              </w:rPr>
            </w:pPr>
            <w:del w:id="1427" w:author="Bahar Toto" w:date="2025-11-13T15:08:00Z">
              <w:r w:rsidDel="00F67B8D">
                <w:delText xml:space="preserve">Conn. Gen. Stat. </w:delText>
              </w:r>
            </w:del>
            <w:r>
              <w:t>§ 42‑525</w:t>
            </w:r>
            <w:ins w:id="1428" w:author="Bahar Toto" w:date="2025-11-13T15:08:00Z">
              <w:r w:rsidR="00F67B8D">
                <w:t xml:space="preserve"> of the CTDPA</w:t>
              </w:r>
            </w:ins>
          </w:p>
        </w:tc>
      </w:tr>
      <w:tr w:rsidR="2229AB24" w14:paraId="18D7C65D" w14:textId="77777777" w:rsidTr="2229AB24">
        <w:trPr>
          <w:trHeight w:val="300"/>
        </w:trPr>
        <w:tc>
          <w:tcPr>
            <w:tcW w:w="4500" w:type="dxa"/>
            <w:tcBorders>
              <w:top w:val="single" w:sz="6" w:space="0" w:color="auto"/>
              <w:left w:val="single" w:sz="6" w:space="0" w:color="auto"/>
              <w:bottom w:val="single" w:sz="6" w:space="0" w:color="auto"/>
              <w:right w:val="single" w:sz="6" w:space="0" w:color="auto"/>
            </w:tcBorders>
            <w:tcMar>
              <w:left w:w="105" w:type="dxa"/>
              <w:right w:w="105" w:type="dxa"/>
            </w:tcMar>
          </w:tcPr>
          <w:p w14:paraId="4FC66B3A" w14:textId="77777777" w:rsidR="2229AB24" w:rsidRDefault="2229AB24" w:rsidP="2229AB24">
            <w:pPr>
              <w:rPr>
                <w:rFonts w:ascii="Aptos" w:eastAsia="Aptos" w:hAnsi="Aptos" w:cs="Aptos"/>
              </w:rPr>
            </w:pPr>
            <w:r>
              <w:t xml:space="preserve">Applicable persona </w:t>
            </w:r>
          </w:p>
        </w:tc>
        <w:tc>
          <w:tcPr>
            <w:tcW w:w="4500" w:type="dxa"/>
            <w:tcBorders>
              <w:top w:val="single" w:sz="6" w:space="0" w:color="auto"/>
              <w:left w:val="single" w:sz="6" w:space="0" w:color="auto"/>
              <w:bottom w:val="single" w:sz="6" w:space="0" w:color="auto"/>
              <w:right w:val="single" w:sz="6" w:space="0" w:color="auto"/>
            </w:tcBorders>
            <w:tcMar>
              <w:left w:w="105" w:type="dxa"/>
              <w:right w:w="105" w:type="dxa"/>
            </w:tcMar>
          </w:tcPr>
          <w:p w14:paraId="0A0C66FE" w14:textId="77777777" w:rsidR="2229AB24" w:rsidRDefault="2229AB24" w:rsidP="2229AB24">
            <w:pPr>
              <w:rPr>
                <w:rFonts w:ascii="Aptos" w:eastAsia="Aptos" w:hAnsi="Aptos" w:cs="Aptos"/>
              </w:rPr>
            </w:pPr>
            <w:r>
              <w:t>Not applicable.</w:t>
            </w:r>
          </w:p>
        </w:tc>
      </w:tr>
    </w:tbl>
    <w:p w14:paraId="28E19815" w14:textId="77777777" w:rsidR="2229AB24" w:rsidRDefault="2229AB24" w:rsidP="2229AB24">
      <w:pPr>
        <w:tabs>
          <w:tab w:val="left" w:pos="1794"/>
        </w:tabs>
        <w:rPr>
          <w:rFonts w:ascii="Aptos" w:eastAsia="Aptos" w:hAnsi="Aptos" w:cs="Aptos"/>
          <w:color w:val="000000" w:themeColor="text1"/>
        </w:rPr>
      </w:pPr>
    </w:p>
    <w:p w14:paraId="71941D3E" w14:textId="77777777" w:rsidR="41A66100" w:rsidRDefault="41A66100" w:rsidP="2229AB24">
      <w:pPr>
        <w:tabs>
          <w:tab w:val="left" w:pos="1794"/>
        </w:tabs>
        <w:rPr>
          <w:rFonts w:ascii="Aptos" w:eastAsia="Aptos" w:hAnsi="Aptos" w:cs="Aptos"/>
          <w:color w:val="000000" w:themeColor="text1"/>
        </w:rPr>
      </w:pPr>
      <w:r>
        <w:t xml:space="preserve">17.3.2. How is liability shared across multiple parties? (e.g., joint and several) </w:t>
      </w:r>
    </w:p>
    <w:p w14:paraId="5A32B587" w14:textId="77777777" w:rsidR="2229AB24" w:rsidRDefault="2229AB24" w:rsidP="2229AB24">
      <w:pPr>
        <w:tabs>
          <w:tab w:val="left" w:pos="1794"/>
        </w:tabs>
        <w:rPr>
          <w:rFonts w:ascii="Aptos" w:eastAsia="Aptos" w:hAnsi="Aptos" w:cs="Aptos"/>
          <w:color w:val="000000" w:themeColor="text1"/>
        </w:rPr>
      </w:pPr>
    </w:p>
    <w:tbl>
      <w:tblPr>
        <w:tblW w:w="0" w:type="auto"/>
        <w:tblBorders>
          <w:top w:val="single" w:sz="6" w:space="0" w:color="auto"/>
          <w:left w:val="single" w:sz="6" w:space="0" w:color="auto"/>
          <w:bottom w:val="single" w:sz="6" w:space="0" w:color="auto"/>
          <w:right w:val="single" w:sz="6" w:space="0" w:color="auto"/>
        </w:tblBorders>
        <w:tblLayout w:type="fixed"/>
        <w:tblLook w:val="04A0" w:firstRow="1" w:lastRow="0" w:firstColumn="1" w:lastColumn="0" w:noHBand="0" w:noVBand="1"/>
      </w:tblPr>
      <w:tblGrid>
        <w:gridCol w:w="4500"/>
        <w:gridCol w:w="4500"/>
      </w:tblGrid>
      <w:tr w:rsidR="2229AB24" w14:paraId="57C06C84" w14:textId="77777777" w:rsidTr="2229AB24">
        <w:trPr>
          <w:trHeight w:val="300"/>
        </w:trPr>
        <w:tc>
          <w:tcPr>
            <w:tcW w:w="4500" w:type="dxa"/>
            <w:tcBorders>
              <w:top w:val="single" w:sz="6" w:space="0" w:color="auto"/>
              <w:left w:val="single" w:sz="6" w:space="0" w:color="auto"/>
              <w:bottom w:val="single" w:sz="6" w:space="0" w:color="auto"/>
              <w:right w:val="single" w:sz="6" w:space="0" w:color="auto"/>
            </w:tcBorders>
            <w:tcMar>
              <w:left w:w="105" w:type="dxa"/>
              <w:right w:w="105" w:type="dxa"/>
            </w:tcMar>
          </w:tcPr>
          <w:p w14:paraId="666AEC5C" w14:textId="77777777" w:rsidR="2229AB24" w:rsidRDefault="2229AB24" w:rsidP="2229AB24">
            <w:pPr>
              <w:rPr>
                <w:rFonts w:ascii="Aptos" w:eastAsia="Aptos" w:hAnsi="Aptos" w:cs="Aptos"/>
              </w:rPr>
            </w:pPr>
            <w:r>
              <w:t>Response </w:t>
            </w:r>
          </w:p>
        </w:tc>
        <w:tc>
          <w:tcPr>
            <w:tcW w:w="4500" w:type="dxa"/>
            <w:tcBorders>
              <w:top w:val="single" w:sz="6" w:space="0" w:color="auto"/>
              <w:left w:val="single" w:sz="6" w:space="0" w:color="auto"/>
              <w:bottom w:val="single" w:sz="6" w:space="0" w:color="auto"/>
              <w:right w:val="single" w:sz="6" w:space="0" w:color="auto"/>
            </w:tcBorders>
            <w:tcMar>
              <w:left w:w="105" w:type="dxa"/>
              <w:right w:w="105" w:type="dxa"/>
            </w:tcMar>
          </w:tcPr>
          <w:p w14:paraId="2EFA69FA" w14:textId="06B8D074" w:rsidR="2229AB24" w:rsidRDefault="2229AB24" w:rsidP="2229AB24">
            <w:pPr>
              <w:rPr>
                <w:rFonts w:ascii="Aptos" w:eastAsia="Aptos" w:hAnsi="Aptos" w:cs="Aptos"/>
              </w:rPr>
            </w:pPr>
            <w:r>
              <w:t>No allocation of liability among multiple parties</w:t>
            </w:r>
            <w:r w:rsidR="00C544CD">
              <w:t xml:space="preserve"> </w:t>
            </w:r>
            <w:ins w:id="1429" w:author="Bahar Toto" w:date="2025-12-04T01:07:00Z">
              <w:r w:rsidR="00745B65">
                <w:t xml:space="preserve">is </w:t>
              </w:r>
            </w:ins>
            <w:r w:rsidR="00C544CD">
              <w:t>addressed in the statute.</w:t>
            </w:r>
          </w:p>
        </w:tc>
      </w:tr>
      <w:tr w:rsidR="2229AB24" w14:paraId="3CC8572A" w14:textId="77777777" w:rsidTr="2229AB24">
        <w:trPr>
          <w:trHeight w:val="300"/>
        </w:trPr>
        <w:tc>
          <w:tcPr>
            <w:tcW w:w="4500" w:type="dxa"/>
            <w:tcBorders>
              <w:top w:val="single" w:sz="6" w:space="0" w:color="auto"/>
              <w:left w:val="single" w:sz="6" w:space="0" w:color="auto"/>
              <w:bottom w:val="single" w:sz="6" w:space="0" w:color="auto"/>
              <w:right w:val="single" w:sz="6" w:space="0" w:color="auto"/>
            </w:tcBorders>
            <w:tcMar>
              <w:left w:w="105" w:type="dxa"/>
              <w:right w:w="105" w:type="dxa"/>
            </w:tcMar>
          </w:tcPr>
          <w:p w14:paraId="0C0FF5D9" w14:textId="77777777" w:rsidR="2229AB24" w:rsidRDefault="2229AB24" w:rsidP="2229AB24">
            <w:pPr>
              <w:rPr>
                <w:rFonts w:ascii="Aptos" w:eastAsia="Aptos" w:hAnsi="Aptos" w:cs="Aptos"/>
              </w:rPr>
            </w:pPr>
            <w:r>
              <w:t>Citation </w:t>
            </w:r>
          </w:p>
        </w:tc>
        <w:tc>
          <w:tcPr>
            <w:tcW w:w="4500" w:type="dxa"/>
            <w:tcBorders>
              <w:top w:val="single" w:sz="6" w:space="0" w:color="auto"/>
              <w:left w:val="single" w:sz="6" w:space="0" w:color="auto"/>
              <w:bottom w:val="single" w:sz="6" w:space="0" w:color="auto"/>
              <w:right w:val="single" w:sz="6" w:space="0" w:color="auto"/>
            </w:tcBorders>
            <w:tcMar>
              <w:left w:w="105" w:type="dxa"/>
              <w:right w:w="105" w:type="dxa"/>
            </w:tcMar>
          </w:tcPr>
          <w:p w14:paraId="5B573CE7" w14:textId="4F395E42" w:rsidR="2229AB24" w:rsidRDefault="00FD0896" w:rsidP="2229AB24">
            <w:pPr>
              <w:rPr>
                <w:rFonts w:ascii="Aptos" w:eastAsia="Aptos" w:hAnsi="Aptos" w:cs="Aptos"/>
              </w:rPr>
            </w:pPr>
            <w:r>
              <w:t>Not applicable</w:t>
            </w:r>
            <w:r w:rsidR="00C544CD">
              <w:t>.</w:t>
            </w:r>
            <w:r>
              <w:t xml:space="preserve"> </w:t>
            </w:r>
          </w:p>
        </w:tc>
      </w:tr>
      <w:tr w:rsidR="2229AB24" w14:paraId="422142E8" w14:textId="77777777" w:rsidTr="2229AB24">
        <w:trPr>
          <w:trHeight w:val="300"/>
        </w:trPr>
        <w:tc>
          <w:tcPr>
            <w:tcW w:w="4500" w:type="dxa"/>
            <w:tcBorders>
              <w:top w:val="single" w:sz="6" w:space="0" w:color="auto"/>
              <w:left w:val="single" w:sz="6" w:space="0" w:color="auto"/>
              <w:bottom w:val="single" w:sz="6" w:space="0" w:color="auto"/>
              <w:right w:val="single" w:sz="6" w:space="0" w:color="auto"/>
            </w:tcBorders>
            <w:tcMar>
              <w:left w:w="105" w:type="dxa"/>
              <w:right w:w="105" w:type="dxa"/>
            </w:tcMar>
          </w:tcPr>
          <w:p w14:paraId="6CC4B9A7" w14:textId="77777777" w:rsidR="2229AB24" w:rsidRDefault="2229AB24" w:rsidP="2229AB24">
            <w:pPr>
              <w:rPr>
                <w:rFonts w:ascii="Aptos" w:eastAsia="Aptos" w:hAnsi="Aptos" w:cs="Aptos"/>
              </w:rPr>
            </w:pPr>
            <w:r>
              <w:t xml:space="preserve">Applicable persona </w:t>
            </w:r>
          </w:p>
        </w:tc>
        <w:tc>
          <w:tcPr>
            <w:tcW w:w="4500" w:type="dxa"/>
            <w:tcBorders>
              <w:top w:val="single" w:sz="6" w:space="0" w:color="auto"/>
              <w:left w:val="single" w:sz="6" w:space="0" w:color="auto"/>
              <w:bottom w:val="single" w:sz="6" w:space="0" w:color="auto"/>
              <w:right w:val="single" w:sz="6" w:space="0" w:color="auto"/>
            </w:tcBorders>
            <w:tcMar>
              <w:left w:w="105" w:type="dxa"/>
              <w:right w:w="105" w:type="dxa"/>
            </w:tcMar>
          </w:tcPr>
          <w:p w14:paraId="52131BE0" w14:textId="77777777" w:rsidR="2229AB24" w:rsidRDefault="2229AB24" w:rsidP="2229AB24">
            <w:pPr>
              <w:rPr>
                <w:rFonts w:ascii="Aptos" w:eastAsia="Aptos" w:hAnsi="Aptos" w:cs="Aptos"/>
              </w:rPr>
            </w:pPr>
            <w:r>
              <w:t>Not applicable.</w:t>
            </w:r>
          </w:p>
        </w:tc>
      </w:tr>
    </w:tbl>
    <w:p w14:paraId="111092A7" w14:textId="77777777" w:rsidR="2229AB24" w:rsidRDefault="2229AB24" w:rsidP="2229AB24">
      <w:pPr>
        <w:tabs>
          <w:tab w:val="left" w:pos="1794"/>
        </w:tabs>
        <w:rPr>
          <w:rFonts w:ascii="Aptos" w:eastAsia="Aptos" w:hAnsi="Aptos" w:cs="Aptos"/>
          <w:color w:val="000000" w:themeColor="text1"/>
        </w:rPr>
      </w:pPr>
    </w:p>
    <w:p w14:paraId="43D6D860" w14:textId="77777777" w:rsidR="2229AB24" w:rsidRDefault="2229AB24" w:rsidP="2229AB24">
      <w:pPr>
        <w:tabs>
          <w:tab w:val="left" w:pos="1794"/>
        </w:tabs>
        <w:rPr>
          <w:rFonts w:ascii="Aptos" w:eastAsia="Aptos" w:hAnsi="Aptos" w:cs="Aptos"/>
          <w:color w:val="000000" w:themeColor="text1"/>
        </w:rPr>
      </w:pPr>
    </w:p>
    <w:p w14:paraId="2437AE33" w14:textId="77777777" w:rsidR="41A66100" w:rsidRDefault="41A66100" w:rsidP="2229AB24">
      <w:pPr>
        <w:tabs>
          <w:tab w:val="left" w:pos="1794"/>
        </w:tabs>
        <w:rPr>
          <w:rFonts w:ascii="Aptos" w:eastAsia="Aptos" w:hAnsi="Aptos" w:cs="Aptos"/>
          <w:color w:val="000000" w:themeColor="text1"/>
        </w:rPr>
      </w:pPr>
      <w:r>
        <w:t>17.4. Scope of enforcement</w:t>
      </w:r>
    </w:p>
    <w:p w14:paraId="07228D68" w14:textId="77777777" w:rsidR="2229AB24" w:rsidRDefault="2229AB24" w:rsidP="2229AB24">
      <w:pPr>
        <w:tabs>
          <w:tab w:val="left" w:pos="1794"/>
        </w:tabs>
        <w:rPr>
          <w:rFonts w:ascii="Aptos" w:eastAsia="Aptos" w:hAnsi="Aptos" w:cs="Aptos"/>
          <w:color w:val="000000" w:themeColor="text1"/>
        </w:rPr>
      </w:pPr>
    </w:p>
    <w:p w14:paraId="53978F12" w14:textId="77777777" w:rsidR="41A66100" w:rsidRDefault="41A66100" w:rsidP="2229AB24">
      <w:pPr>
        <w:tabs>
          <w:tab w:val="left" w:pos="1794"/>
        </w:tabs>
        <w:rPr>
          <w:rFonts w:ascii="Aptos" w:eastAsia="Aptos" w:hAnsi="Aptos" w:cs="Aptos"/>
          <w:color w:val="000000" w:themeColor="text1"/>
        </w:rPr>
      </w:pPr>
      <w:r>
        <w:t>17.4.1. How long do supervisory authorities have to bring an enforcement action for violations of the law(s)? (e.g., statute of limitations)</w:t>
      </w:r>
    </w:p>
    <w:p w14:paraId="78587988" w14:textId="77777777" w:rsidR="2229AB24" w:rsidRDefault="2229AB24" w:rsidP="2229AB24">
      <w:pPr>
        <w:tabs>
          <w:tab w:val="left" w:pos="1794"/>
        </w:tabs>
        <w:rPr>
          <w:rFonts w:ascii="Aptos" w:eastAsia="Aptos" w:hAnsi="Aptos" w:cs="Aptos"/>
          <w:color w:val="000000" w:themeColor="text1"/>
        </w:rPr>
      </w:pPr>
    </w:p>
    <w:tbl>
      <w:tblPr>
        <w:tblW w:w="0" w:type="auto"/>
        <w:tblBorders>
          <w:top w:val="single" w:sz="6" w:space="0" w:color="auto"/>
          <w:left w:val="single" w:sz="6" w:space="0" w:color="auto"/>
          <w:bottom w:val="single" w:sz="6" w:space="0" w:color="auto"/>
          <w:right w:val="single" w:sz="6" w:space="0" w:color="auto"/>
        </w:tblBorders>
        <w:tblLayout w:type="fixed"/>
        <w:tblLook w:val="04A0" w:firstRow="1" w:lastRow="0" w:firstColumn="1" w:lastColumn="0" w:noHBand="0" w:noVBand="1"/>
      </w:tblPr>
      <w:tblGrid>
        <w:gridCol w:w="4500"/>
        <w:gridCol w:w="4500"/>
      </w:tblGrid>
      <w:tr w:rsidR="2229AB24" w14:paraId="5B1E10C1" w14:textId="77777777" w:rsidTr="2229AB24">
        <w:trPr>
          <w:trHeight w:val="300"/>
        </w:trPr>
        <w:tc>
          <w:tcPr>
            <w:tcW w:w="4500" w:type="dxa"/>
            <w:tcBorders>
              <w:top w:val="single" w:sz="6" w:space="0" w:color="auto"/>
              <w:left w:val="single" w:sz="6" w:space="0" w:color="auto"/>
              <w:bottom w:val="single" w:sz="6" w:space="0" w:color="auto"/>
              <w:right w:val="single" w:sz="6" w:space="0" w:color="auto"/>
            </w:tcBorders>
          </w:tcPr>
          <w:p w14:paraId="753B47FF" w14:textId="77777777" w:rsidR="2229AB24" w:rsidRDefault="2229AB24" w:rsidP="2229AB24">
            <w:pPr>
              <w:rPr>
                <w:rFonts w:ascii="Aptos" w:eastAsia="Aptos" w:hAnsi="Aptos" w:cs="Aptos"/>
              </w:rPr>
            </w:pPr>
            <w:r>
              <w:t>Response </w:t>
            </w:r>
          </w:p>
        </w:tc>
        <w:tc>
          <w:tcPr>
            <w:tcW w:w="4500" w:type="dxa"/>
            <w:tcBorders>
              <w:top w:val="single" w:sz="6" w:space="0" w:color="auto"/>
              <w:left w:val="single" w:sz="6" w:space="0" w:color="auto"/>
              <w:bottom w:val="single" w:sz="6" w:space="0" w:color="auto"/>
              <w:right w:val="single" w:sz="6" w:space="0" w:color="auto"/>
            </w:tcBorders>
          </w:tcPr>
          <w:p w14:paraId="7E45E98F" w14:textId="686F2600" w:rsidR="2229AB24" w:rsidRDefault="2229AB24" w:rsidP="2229AB24">
            <w:pPr>
              <w:rPr>
                <w:rFonts w:ascii="Aptos" w:eastAsia="Aptos" w:hAnsi="Aptos" w:cs="Aptos"/>
              </w:rPr>
            </w:pPr>
            <w:r>
              <w:t>The CTDPA does not include its own statute of limitations</w:t>
            </w:r>
            <w:ins w:id="1430" w:author="Bahar Toto" w:date="2025-12-04T01:07:00Z">
              <w:r w:rsidR="0090545A">
                <w:t>,</w:t>
              </w:r>
            </w:ins>
            <w:r>
              <w:t xml:space="preserve"> and a </w:t>
            </w:r>
            <w:del w:id="1431" w:author="Bahar Toto" w:date="2025-12-04T01:07:00Z">
              <w:r w:rsidDel="0090545A">
                <w:delText>three year</w:delText>
              </w:r>
            </w:del>
            <w:ins w:id="1432" w:author="Bahar Toto" w:date="2025-12-04T01:07:00Z">
              <w:r w:rsidR="0090545A">
                <w:t>three-year</w:t>
              </w:r>
            </w:ins>
            <w:r>
              <w:t xml:space="preserve"> statute of </w:t>
            </w:r>
            <w:del w:id="1433" w:author="Bahar Toto" w:date="2025-12-04T01:08:00Z">
              <w:r w:rsidDel="0090545A">
                <w:delText xml:space="preserve">limitation </w:delText>
              </w:r>
            </w:del>
            <w:ins w:id="1434" w:author="Bahar Toto" w:date="2025-12-04T01:08:00Z">
              <w:r w:rsidR="0090545A">
                <w:t xml:space="preserve">limitations </w:t>
              </w:r>
            </w:ins>
            <w:r>
              <w:t>is used based upon existing consumer protection law</w:t>
            </w:r>
            <w:r w:rsidR="00C544CD">
              <w:t>.</w:t>
            </w:r>
          </w:p>
        </w:tc>
      </w:tr>
      <w:tr w:rsidR="2229AB24" w14:paraId="3E9B76C4" w14:textId="77777777" w:rsidTr="2229AB24">
        <w:trPr>
          <w:trHeight w:val="300"/>
        </w:trPr>
        <w:tc>
          <w:tcPr>
            <w:tcW w:w="4500" w:type="dxa"/>
            <w:tcBorders>
              <w:top w:val="single" w:sz="6" w:space="0" w:color="auto"/>
              <w:left w:val="single" w:sz="6" w:space="0" w:color="auto"/>
              <w:bottom w:val="single" w:sz="6" w:space="0" w:color="auto"/>
              <w:right w:val="single" w:sz="6" w:space="0" w:color="auto"/>
            </w:tcBorders>
          </w:tcPr>
          <w:p w14:paraId="2B75950E" w14:textId="77777777" w:rsidR="2229AB24" w:rsidRDefault="2229AB24" w:rsidP="2229AB24">
            <w:pPr>
              <w:rPr>
                <w:rFonts w:ascii="Aptos" w:eastAsia="Aptos" w:hAnsi="Aptos" w:cs="Aptos"/>
              </w:rPr>
            </w:pPr>
            <w:r>
              <w:t>Citation </w:t>
            </w:r>
          </w:p>
        </w:tc>
        <w:tc>
          <w:tcPr>
            <w:tcW w:w="4500" w:type="dxa"/>
            <w:tcBorders>
              <w:top w:val="single" w:sz="6" w:space="0" w:color="auto"/>
              <w:left w:val="single" w:sz="6" w:space="0" w:color="auto"/>
              <w:bottom w:val="single" w:sz="6" w:space="0" w:color="auto"/>
              <w:right w:val="single" w:sz="6" w:space="0" w:color="auto"/>
            </w:tcBorders>
          </w:tcPr>
          <w:p w14:paraId="58E404DD" w14:textId="49F0A4E7" w:rsidR="2229AB24" w:rsidRDefault="00FD0896" w:rsidP="2229AB24">
            <w:pPr>
              <w:rPr>
                <w:rFonts w:ascii="Aptos" w:eastAsia="Aptos" w:hAnsi="Aptos" w:cs="Aptos"/>
              </w:rPr>
            </w:pPr>
            <w:commentRangeStart w:id="1435"/>
            <w:commentRangeStart w:id="1436"/>
            <w:del w:id="1437" w:author="Bahar Toto" w:date="2025-12-17T13:37:00Z" w16du:dateUtc="2025-12-17T13:37:00Z">
              <w:r w:rsidDel="004A67D0">
                <w:delText>Not applicable</w:delText>
              </w:r>
              <w:r w:rsidR="00C544CD" w:rsidDel="004A67D0">
                <w:delText>.</w:delText>
              </w:r>
              <w:commentRangeEnd w:id="1435"/>
              <w:r w:rsidR="00B96631" w:rsidDel="004A67D0">
                <w:rPr>
                  <w:rStyle w:val="CommentReference"/>
                  <w:sz w:val="24"/>
                  <w:szCs w:val="24"/>
                </w:rPr>
                <w:commentReference w:id="1435"/>
              </w:r>
              <w:commentRangeEnd w:id="1436"/>
              <w:r w:rsidR="00EA4692" w:rsidDel="004A67D0">
                <w:rPr>
                  <w:rStyle w:val="CommentReference"/>
                  <w:sz w:val="24"/>
                  <w:szCs w:val="24"/>
                </w:rPr>
                <w:commentReference w:id="1436"/>
              </w:r>
            </w:del>
            <w:ins w:id="1439" w:author="Bahar Toto" w:date="2025-12-17T13:37:00Z" w16du:dateUtc="2025-12-17T13:37:00Z">
              <w:r w:rsidR="004A67D0">
                <w:t>Authors recommendation</w:t>
              </w:r>
            </w:ins>
          </w:p>
        </w:tc>
      </w:tr>
      <w:tr w:rsidR="2229AB24" w14:paraId="6E63D517" w14:textId="77777777" w:rsidTr="2229AB24">
        <w:trPr>
          <w:trHeight w:val="300"/>
        </w:trPr>
        <w:tc>
          <w:tcPr>
            <w:tcW w:w="4500" w:type="dxa"/>
            <w:tcBorders>
              <w:top w:val="single" w:sz="6" w:space="0" w:color="auto"/>
              <w:left w:val="single" w:sz="6" w:space="0" w:color="auto"/>
              <w:bottom w:val="single" w:sz="6" w:space="0" w:color="auto"/>
              <w:right w:val="single" w:sz="6" w:space="0" w:color="auto"/>
            </w:tcBorders>
          </w:tcPr>
          <w:p w14:paraId="6D2806EE" w14:textId="77777777" w:rsidR="2229AB24" w:rsidRDefault="2229AB24" w:rsidP="2229AB24">
            <w:pPr>
              <w:rPr>
                <w:rFonts w:ascii="Aptos" w:eastAsia="Aptos" w:hAnsi="Aptos" w:cs="Aptos"/>
              </w:rPr>
            </w:pPr>
            <w:r>
              <w:t xml:space="preserve">Applicable persona </w:t>
            </w:r>
          </w:p>
        </w:tc>
        <w:tc>
          <w:tcPr>
            <w:tcW w:w="4500" w:type="dxa"/>
            <w:tcBorders>
              <w:top w:val="single" w:sz="6" w:space="0" w:color="auto"/>
              <w:left w:val="single" w:sz="6" w:space="0" w:color="auto"/>
              <w:bottom w:val="single" w:sz="6" w:space="0" w:color="auto"/>
              <w:right w:val="single" w:sz="6" w:space="0" w:color="auto"/>
            </w:tcBorders>
          </w:tcPr>
          <w:p w14:paraId="339ECE79" w14:textId="77777777" w:rsidR="2229AB24" w:rsidRDefault="2229AB24" w:rsidP="2229AB24">
            <w:pPr>
              <w:rPr>
                <w:rFonts w:ascii="Aptos" w:eastAsia="Aptos" w:hAnsi="Aptos" w:cs="Aptos"/>
              </w:rPr>
            </w:pPr>
            <w:r>
              <w:t>Not applicable.</w:t>
            </w:r>
          </w:p>
        </w:tc>
      </w:tr>
    </w:tbl>
    <w:p w14:paraId="06F2CB18" w14:textId="77777777" w:rsidR="2229AB24" w:rsidRDefault="2229AB24" w:rsidP="2229AB24">
      <w:pPr>
        <w:tabs>
          <w:tab w:val="left" w:pos="1794"/>
        </w:tabs>
        <w:rPr>
          <w:rFonts w:ascii="Aptos" w:eastAsia="Aptos" w:hAnsi="Aptos" w:cs="Aptos"/>
          <w:color w:val="000000" w:themeColor="text1"/>
        </w:rPr>
      </w:pPr>
    </w:p>
    <w:p w14:paraId="2B661563" w14:textId="77777777" w:rsidR="41A66100" w:rsidRDefault="41A66100" w:rsidP="2229AB24">
      <w:pPr>
        <w:tabs>
          <w:tab w:val="left" w:pos="1794"/>
        </w:tabs>
        <w:rPr>
          <w:rFonts w:ascii="Aptos" w:eastAsia="Aptos" w:hAnsi="Aptos" w:cs="Aptos"/>
          <w:color w:val="000000" w:themeColor="text1"/>
        </w:rPr>
      </w:pPr>
      <w:r>
        <w:t>17.4.2. Can the law(s) be enforced internationally?</w:t>
      </w:r>
    </w:p>
    <w:p w14:paraId="064F3D40" w14:textId="77777777" w:rsidR="2229AB24" w:rsidRDefault="2229AB24" w:rsidP="2229AB24">
      <w:pPr>
        <w:tabs>
          <w:tab w:val="left" w:pos="1794"/>
        </w:tabs>
        <w:rPr>
          <w:rFonts w:ascii="Aptos" w:eastAsia="Aptos" w:hAnsi="Aptos" w:cs="Aptos"/>
          <w:color w:val="000000" w:themeColor="text1"/>
        </w:rPr>
      </w:pPr>
    </w:p>
    <w:tbl>
      <w:tblPr>
        <w:tblW w:w="0" w:type="auto"/>
        <w:tblBorders>
          <w:top w:val="single" w:sz="6" w:space="0" w:color="auto"/>
          <w:left w:val="single" w:sz="6" w:space="0" w:color="auto"/>
          <w:bottom w:val="single" w:sz="6" w:space="0" w:color="auto"/>
          <w:right w:val="single" w:sz="6" w:space="0" w:color="auto"/>
        </w:tblBorders>
        <w:tblLayout w:type="fixed"/>
        <w:tblLook w:val="04A0" w:firstRow="1" w:lastRow="0" w:firstColumn="1" w:lastColumn="0" w:noHBand="0" w:noVBand="1"/>
      </w:tblPr>
      <w:tblGrid>
        <w:gridCol w:w="4500"/>
        <w:gridCol w:w="4500"/>
      </w:tblGrid>
      <w:tr w:rsidR="2229AB24" w14:paraId="51D6FAB3" w14:textId="77777777" w:rsidTr="2229AB24">
        <w:trPr>
          <w:trHeight w:val="300"/>
        </w:trPr>
        <w:tc>
          <w:tcPr>
            <w:tcW w:w="4500" w:type="dxa"/>
            <w:tcBorders>
              <w:top w:val="single" w:sz="6" w:space="0" w:color="auto"/>
              <w:left w:val="single" w:sz="6" w:space="0" w:color="auto"/>
              <w:bottom w:val="single" w:sz="6" w:space="0" w:color="auto"/>
              <w:right w:val="single" w:sz="6" w:space="0" w:color="auto"/>
            </w:tcBorders>
          </w:tcPr>
          <w:p w14:paraId="28ED8243" w14:textId="77777777" w:rsidR="2229AB24" w:rsidRDefault="2229AB24" w:rsidP="2229AB24">
            <w:pPr>
              <w:rPr>
                <w:rFonts w:ascii="Aptos" w:eastAsia="Aptos" w:hAnsi="Aptos" w:cs="Aptos"/>
              </w:rPr>
            </w:pPr>
            <w:r>
              <w:t>Response </w:t>
            </w:r>
          </w:p>
        </w:tc>
        <w:tc>
          <w:tcPr>
            <w:tcW w:w="4500" w:type="dxa"/>
            <w:tcBorders>
              <w:top w:val="single" w:sz="6" w:space="0" w:color="auto"/>
              <w:left w:val="single" w:sz="6" w:space="0" w:color="auto"/>
              <w:bottom w:val="single" w:sz="6" w:space="0" w:color="auto"/>
              <w:right w:val="single" w:sz="6" w:space="0" w:color="auto"/>
            </w:tcBorders>
          </w:tcPr>
          <w:p w14:paraId="3AAB1F27" w14:textId="38D585A0" w:rsidR="2229AB24" w:rsidRDefault="2229AB24" w:rsidP="2229AB24">
            <w:pPr>
              <w:rPr>
                <w:rFonts w:ascii="Aptos" w:eastAsia="Aptos" w:hAnsi="Aptos" w:cs="Aptos"/>
              </w:rPr>
            </w:pPr>
            <w:r>
              <w:t>Yes, the CTDPA includes no limit on extraterritorial reach</w:t>
            </w:r>
            <w:r w:rsidR="00C544CD">
              <w:t>.</w:t>
            </w:r>
          </w:p>
        </w:tc>
      </w:tr>
      <w:tr w:rsidR="2229AB24" w14:paraId="6217640C" w14:textId="77777777" w:rsidTr="2229AB24">
        <w:trPr>
          <w:trHeight w:val="300"/>
        </w:trPr>
        <w:tc>
          <w:tcPr>
            <w:tcW w:w="4500" w:type="dxa"/>
            <w:tcBorders>
              <w:top w:val="single" w:sz="6" w:space="0" w:color="auto"/>
              <w:left w:val="single" w:sz="6" w:space="0" w:color="auto"/>
              <w:bottom w:val="single" w:sz="6" w:space="0" w:color="auto"/>
              <w:right w:val="single" w:sz="6" w:space="0" w:color="auto"/>
            </w:tcBorders>
          </w:tcPr>
          <w:p w14:paraId="3F5C9592" w14:textId="77777777" w:rsidR="2229AB24" w:rsidRDefault="2229AB24" w:rsidP="2229AB24">
            <w:pPr>
              <w:rPr>
                <w:rFonts w:ascii="Aptos" w:eastAsia="Aptos" w:hAnsi="Aptos" w:cs="Aptos"/>
              </w:rPr>
            </w:pPr>
            <w:r>
              <w:t>Citation </w:t>
            </w:r>
          </w:p>
        </w:tc>
        <w:tc>
          <w:tcPr>
            <w:tcW w:w="4500" w:type="dxa"/>
            <w:tcBorders>
              <w:top w:val="single" w:sz="6" w:space="0" w:color="auto"/>
              <w:left w:val="single" w:sz="6" w:space="0" w:color="auto"/>
              <w:bottom w:val="single" w:sz="6" w:space="0" w:color="auto"/>
              <w:right w:val="single" w:sz="6" w:space="0" w:color="auto"/>
            </w:tcBorders>
          </w:tcPr>
          <w:p w14:paraId="5DE2D522" w14:textId="7DC39989" w:rsidR="2229AB24" w:rsidRDefault="00CA4987" w:rsidP="2229AB24">
            <w:pPr>
              <w:rPr>
                <w:rFonts w:ascii="Aptos" w:eastAsia="Aptos" w:hAnsi="Aptos" w:cs="Aptos"/>
              </w:rPr>
            </w:pPr>
            <w:del w:id="1440" w:author="Bahar Toto" w:date="2025-11-13T15:08:00Z">
              <w:r w:rsidDel="00F67B8D">
                <w:delText>Conn. Gen. Stat. </w:delText>
              </w:r>
            </w:del>
            <w:r>
              <w:t>§ 42‑516</w:t>
            </w:r>
            <w:ins w:id="1441" w:author="Bahar Toto" w:date="2025-11-13T15:08:00Z">
              <w:r w:rsidR="00F67B8D">
                <w:t xml:space="preserve"> of the CTDPA</w:t>
              </w:r>
            </w:ins>
          </w:p>
        </w:tc>
      </w:tr>
      <w:tr w:rsidR="2229AB24" w14:paraId="3D15A12E" w14:textId="77777777" w:rsidTr="2229AB24">
        <w:trPr>
          <w:trHeight w:val="300"/>
        </w:trPr>
        <w:tc>
          <w:tcPr>
            <w:tcW w:w="4500" w:type="dxa"/>
            <w:tcBorders>
              <w:top w:val="single" w:sz="6" w:space="0" w:color="auto"/>
              <w:left w:val="single" w:sz="6" w:space="0" w:color="auto"/>
              <w:bottom w:val="single" w:sz="6" w:space="0" w:color="auto"/>
              <w:right w:val="single" w:sz="6" w:space="0" w:color="auto"/>
            </w:tcBorders>
          </w:tcPr>
          <w:p w14:paraId="36661360" w14:textId="77777777" w:rsidR="2229AB24" w:rsidRDefault="2229AB24" w:rsidP="2229AB24">
            <w:pPr>
              <w:rPr>
                <w:rFonts w:ascii="Aptos" w:eastAsia="Aptos" w:hAnsi="Aptos" w:cs="Aptos"/>
              </w:rPr>
            </w:pPr>
            <w:r>
              <w:t xml:space="preserve">Applicable persona </w:t>
            </w:r>
          </w:p>
        </w:tc>
        <w:tc>
          <w:tcPr>
            <w:tcW w:w="4500" w:type="dxa"/>
            <w:tcBorders>
              <w:top w:val="single" w:sz="6" w:space="0" w:color="auto"/>
              <w:left w:val="single" w:sz="6" w:space="0" w:color="auto"/>
              <w:bottom w:val="single" w:sz="6" w:space="0" w:color="auto"/>
              <w:right w:val="single" w:sz="6" w:space="0" w:color="auto"/>
            </w:tcBorders>
          </w:tcPr>
          <w:p w14:paraId="05021CC0" w14:textId="77777777" w:rsidR="2229AB24" w:rsidRDefault="2229AB24" w:rsidP="2229AB24">
            <w:pPr>
              <w:rPr>
                <w:rFonts w:ascii="Aptos" w:eastAsia="Aptos" w:hAnsi="Aptos" w:cs="Aptos"/>
              </w:rPr>
            </w:pPr>
            <w:r>
              <w:t>Not applicable.</w:t>
            </w:r>
          </w:p>
        </w:tc>
      </w:tr>
    </w:tbl>
    <w:p w14:paraId="01D53ABB" w14:textId="77777777" w:rsidR="2229AB24" w:rsidRDefault="2229AB24" w:rsidP="2229AB24">
      <w:pPr>
        <w:tabs>
          <w:tab w:val="left" w:pos="1794"/>
        </w:tabs>
        <w:rPr>
          <w:rFonts w:ascii="Aptos" w:eastAsia="Aptos" w:hAnsi="Aptos" w:cs="Aptos"/>
          <w:color w:val="000000" w:themeColor="text1"/>
        </w:rPr>
      </w:pPr>
    </w:p>
    <w:p w14:paraId="6C3AC351" w14:textId="77777777" w:rsidR="2229AB24" w:rsidRDefault="2229AB24" w:rsidP="2229AB24">
      <w:pPr>
        <w:tabs>
          <w:tab w:val="left" w:pos="1794"/>
        </w:tabs>
        <w:rPr>
          <w:rFonts w:ascii="Aptos" w:eastAsia="Aptos" w:hAnsi="Aptos" w:cs="Aptos"/>
          <w:color w:val="000000" w:themeColor="text1"/>
        </w:rPr>
      </w:pPr>
    </w:p>
    <w:p w14:paraId="2563DACA" w14:textId="77777777" w:rsidR="41A66100" w:rsidRDefault="41A66100" w:rsidP="2229AB24">
      <w:pPr>
        <w:tabs>
          <w:tab w:val="left" w:pos="1794"/>
        </w:tabs>
        <w:rPr>
          <w:rFonts w:ascii="Aptos" w:eastAsia="Aptos" w:hAnsi="Aptos" w:cs="Aptos"/>
          <w:color w:val="000000" w:themeColor="text1"/>
        </w:rPr>
      </w:pPr>
      <w:r>
        <w:t xml:space="preserve">17.5. Processes and procedures </w:t>
      </w:r>
    </w:p>
    <w:p w14:paraId="02CD3235" w14:textId="77777777" w:rsidR="2229AB24" w:rsidRDefault="2229AB24" w:rsidP="2229AB24">
      <w:pPr>
        <w:tabs>
          <w:tab w:val="left" w:pos="1794"/>
        </w:tabs>
        <w:rPr>
          <w:rFonts w:ascii="Aptos" w:eastAsia="Aptos" w:hAnsi="Aptos" w:cs="Aptos"/>
          <w:color w:val="000000" w:themeColor="text1"/>
        </w:rPr>
      </w:pPr>
    </w:p>
    <w:p w14:paraId="150BBEEC" w14:textId="77777777" w:rsidR="41A66100" w:rsidRDefault="41A66100" w:rsidP="2229AB24">
      <w:pPr>
        <w:tabs>
          <w:tab w:val="left" w:pos="1794"/>
        </w:tabs>
        <w:rPr>
          <w:rFonts w:ascii="Aptos" w:eastAsia="Aptos" w:hAnsi="Aptos" w:cs="Aptos"/>
          <w:color w:val="000000" w:themeColor="text1"/>
        </w:rPr>
      </w:pPr>
      <w:r>
        <w:t>17.5.1. Does the law(s) permit decisions from the supervisory authority to be appealed? (e.g., data subjects and companies)</w:t>
      </w:r>
    </w:p>
    <w:p w14:paraId="7EA828E4" w14:textId="77777777" w:rsidR="2229AB24" w:rsidRDefault="2229AB24" w:rsidP="2229AB24">
      <w:pPr>
        <w:tabs>
          <w:tab w:val="left" w:pos="1794"/>
        </w:tabs>
        <w:rPr>
          <w:rFonts w:ascii="Aptos" w:eastAsia="Aptos" w:hAnsi="Aptos" w:cs="Aptos"/>
          <w:color w:val="000000" w:themeColor="text1"/>
        </w:rPr>
      </w:pPr>
    </w:p>
    <w:tbl>
      <w:tblPr>
        <w:tblW w:w="0" w:type="auto"/>
        <w:tblBorders>
          <w:top w:val="single" w:sz="6" w:space="0" w:color="auto"/>
          <w:left w:val="single" w:sz="6" w:space="0" w:color="auto"/>
          <w:bottom w:val="single" w:sz="6" w:space="0" w:color="auto"/>
          <w:right w:val="single" w:sz="6" w:space="0" w:color="auto"/>
        </w:tblBorders>
        <w:tblLayout w:type="fixed"/>
        <w:tblLook w:val="04A0" w:firstRow="1" w:lastRow="0" w:firstColumn="1" w:lastColumn="0" w:noHBand="0" w:noVBand="1"/>
      </w:tblPr>
      <w:tblGrid>
        <w:gridCol w:w="4500"/>
        <w:gridCol w:w="4500"/>
      </w:tblGrid>
      <w:tr w:rsidR="2229AB24" w14:paraId="13E7ABD1" w14:textId="77777777" w:rsidTr="2229AB24">
        <w:trPr>
          <w:trHeight w:val="300"/>
        </w:trPr>
        <w:tc>
          <w:tcPr>
            <w:tcW w:w="4500" w:type="dxa"/>
            <w:tcBorders>
              <w:top w:val="single" w:sz="6" w:space="0" w:color="auto"/>
              <w:left w:val="single" w:sz="6" w:space="0" w:color="auto"/>
              <w:bottom w:val="single" w:sz="6" w:space="0" w:color="auto"/>
              <w:right w:val="single" w:sz="6" w:space="0" w:color="auto"/>
            </w:tcBorders>
          </w:tcPr>
          <w:p w14:paraId="1435BCC6" w14:textId="77777777" w:rsidR="2229AB24" w:rsidRDefault="2229AB24" w:rsidP="2229AB24">
            <w:pPr>
              <w:rPr>
                <w:rFonts w:ascii="Aptos" w:eastAsia="Aptos" w:hAnsi="Aptos" w:cs="Aptos"/>
              </w:rPr>
            </w:pPr>
            <w:r>
              <w:t>Response </w:t>
            </w:r>
          </w:p>
        </w:tc>
        <w:tc>
          <w:tcPr>
            <w:tcW w:w="4500" w:type="dxa"/>
            <w:tcBorders>
              <w:top w:val="single" w:sz="6" w:space="0" w:color="auto"/>
              <w:left w:val="single" w:sz="6" w:space="0" w:color="auto"/>
              <w:bottom w:val="single" w:sz="6" w:space="0" w:color="auto"/>
              <w:right w:val="single" w:sz="6" w:space="0" w:color="auto"/>
            </w:tcBorders>
          </w:tcPr>
          <w:p w14:paraId="6C97BAD7" w14:textId="5459FFE7" w:rsidR="2229AB24" w:rsidRDefault="2229AB24" w:rsidP="2229AB24">
            <w:pPr>
              <w:rPr>
                <w:rFonts w:ascii="Aptos" w:eastAsia="Aptos" w:hAnsi="Aptos" w:cs="Aptos"/>
              </w:rPr>
            </w:pPr>
            <w:r>
              <w:t>CTDPA provides no specialized appeal process for AG decision; appeals would pursued in court.</w:t>
            </w:r>
          </w:p>
        </w:tc>
      </w:tr>
      <w:tr w:rsidR="2229AB24" w14:paraId="048B649F" w14:textId="77777777" w:rsidTr="2229AB24">
        <w:trPr>
          <w:trHeight w:val="300"/>
        </w:trPr>
        <w:tc>
          <w:tcPr>
            <w:tcW w:w="4500" w:type="dxa"/>
            <w:tcBorders>
              <w:top w:val="single" w:sz="6" w:space="0" w:color="auto"/>
              <w:left w:val="single" w:sz="6" w:space="0" w:color="auto"/>
              <w:bottom w:val="single" w:sz="6" w:space="0" w:color="auto"/>
              <w:right w:val="single" w:sz="6" w:space="0" w:color="auto"/>
            </w:tcBorders>
          </w:tcPr>
          <w:p w14:paraId="39B71F02" w14:textId="77777777" w:rsidR="2229AB24" w:rsidRDefault="2229AB24" w:rsidP="2229AB24">
            <w:pPr>
              <w:rPr>
                <w:rFonts w:ascii="Aptos" w:eastAsia="Aptos" w:hAnsi="Aptos" w:cs="Aptos"/>
              </w:rPr>
            </w:pPr>
            <w:r>
              <w:t>Citation </w:t>
            </w:r>
          </w:p>
        </w:tc>
        <w:tc>
          <w:tcPr>
            <w:tcW w:w="4500" w:type="dxa"/>
            <w:tcBorders>
              <w:top w:val="single" w:sz="6" w:space="0" w:color="auto"/>
              <w:left w:val="single" w:sz="6" w:space="0" w:color="auto"/>
              <w:bottom w:val="single" w:sz="6" w:space="0" w:color="auto"/>
              <w:right w:val="single" w:sz="6" w:space="0" w:color="auto"/>
            </w:tcBorders>
          </w:tcPr>
          <w:p w14:paraId="412D5E67" w14:textId="64421723" w:rsidR="2229AB24" w:rsidRDefault="2229AB24" w:rsidP="2229AB24">
            <w:pPr>
              <w:rPr>
                <w:rFonts w:ascii="Aptos" w:eastAsia="Aptos" w:hAnsi="Aptos" w:cs="Aptos"/>
              </w:rPr>
            </w:pPr>
            <w:del w:id="1442" w:author="Bahar Toto" w:date="2025-11-13T15:08:00Z">
              <w:r w:rsidDel="00F67B8D">
                <w:delText xml:space="preserve">Conn. Gen. Stat. </w:delText>
              </w:r>
            </w:del>
            <w:r>
              <w:t>§</w:t>
            </w:r>
            <w:del w:id="1443" w:author="Bahar Toto" w:date="2025-12-04T01:09:00Z">
              <w:r w:rsidDel="00B96631">
                <w:delText xml:space="preserve"> </w:delText>
              </w:r>
            </w:del>
            <w:r>
              <w:t>42‑525</w:t>
            </w:r>
            <w:ins w:id="1444" w:author="Bahar Toto" w:date="2025-11-13T15:08:00Z">
              <w:r w:rsidR="00F67B8D">
                <w:t xml:space="preserve"> of the CTDPA</w:t>
              </w:r>
            </w:ins>
          </w:p>
        </w:tc>
      </w:tr>
      <w:tr w:rsidR="2229AB24" w14:paraId="52E37B2C" w14:textId="77777777" w:rsidTr="2229AB24">
        <w:trPr>
          <w:trHeight w:val="300"/>
        </w:trPr>
        <w:tc>
          <w:tcPr>
            <w:tcW w:w="4500" w:type="dxa"/>
            <w:tcBorders>
              <w:top w:val="single" w:sz="6" w:space="0" w:color="auto"/>
              <w:left w:val="single" w:sz="6" w:space="0" w:color="auto"/>
              <w:bottom w:val="single" w:sz="6" w:space="0" w:color="auto"/>
              <w:right w:val="single" w:sz="6" w:space="0" w:color="auto"/>
            </w:tcBorders>
          </w:tcPr>
          <w:p w14:paraId="729FDB03" w14:textId="77777777" w:rsidR="2229AB24" w:rsidRDefault="2229AB24" w:rsidP="2229AB24">
            <w:pPr>
              <w:rPr>
                <w:rFonts w:ascii="Aptos" w:eastAsia="Aptos" w:hAnsi="Aptos" w:cs="Aptos"/>
              </w:rPr>
            </w:pPr>
            <w:r>
              <w:t xml:space="preserve">Applicable persona </w:t>
            </w:r>
          </w:p>
        </w:tc>
        <w:tc>
          <w:tcPr>
            <w:tcW w:w="4500" w:type="dxa"/>
            <w:tcBorders>
              <w:top w:val="single" w:sz="6" w:space="0" w:color="auto"/>
              <w:left w:val="single" w:sz="6" w:space="0" w:color="auto"/>
              <w:bottom w:val="single" w:sz="6" w:space="0" w:color="auto"/>
              <w:right w:val="single" w:sz="6" w:space="0" w:color="auto"/>
            </w:tcBorders>
          </w:tcPr>
          <w:p w14:paraId="79A1E537" w14:textId="77777777" w:rsidR="2229AB24" w:rsidRDefault="2229AB24" w:rsidP="2229AB24">
            <w:pPr>
              <w:rPr>
                <w:rFonts w:ascii="Aptos" w:eastAsia="Aptos" w:hAnsi="Aptos" w:cs="Aptos"/>
              </w:rPr>
            </w:pPr>
            <w:r>
              <w:t>Not applicable.</w:t>
            </w:r>
          </w:p>
        </w:tc>
      </w:tr>
    </w:tbl>
    <w:p w14:paraId="7BF91B20" w14:textId="77777777" w:rsidR="2229AB24" w:rsidRDefault="2229AB24" w:rsidP="2229AB24">
      <w:pPr>
        <w:tabs>
          <w:tab w:val="left" w:pos="1794"/>
        </w:tabs>
        <w:rPr>
          <w:rFonts w:ascii="Aptos" w:eastAsia="Aptos" w:hAnsi="Aptos" w:cs="Aptos"/>
          <w:color w:val="000000" w:themeColor="text1"/>
        </w:rPr>
      </w:pPr>
    </w:p>
    <w:p w14:paraId="1E929A28" w14:textId="77777777" w:rsidR="41A66100" w:rsidRDefault="41A66100" w:rsidP="2229AB24">
      <w:pPr>
        <w:tabs>
          <w:tab w:val="left" w:pos="1794"/>
        </w:tabs>
        <w:rPr>
          <w:rFonts w:ascii="Aptos" w:eastAsia="Aptos" w:hAnsi="Aptos" w:cs="Aptos"/>
          <w:color w:val="000000" w:themeColor="text1"/>
        </w:rPr>
      </w:pPr>
      <w:r>
        <w:t>17.5.2. What is the appeal process? (e.g., decisions are reviewed by a court of law)</w:t>
      </w:r>
    </w:p>
    <w:p w14:paraId="7930AA00" w14:textId="77777777" w:rsidR="2229AB24" w:rsidRDefault="2229AB24" w:rsidP="2229AB24">
      <w:pPr>
        <w:tabs>
          <w:tab w:val="left" w:pos="1794"/>
        </w:tabs>
        <w:rPr>
          <w:rFonts w:ascii="Aptos" w:eastAsia="Aptos" w:hAnsi="Aptos" w:cs="Aptos"/>
          <w:color w:val="000000" w:themeColor="text1"/>
        </w:rPr>
      </w:pPr>
    </w:p>
    <w:tbl>
      <w:tblPr>
        <w:tblW w:w="0" w:type="auto"/>
        <w:tblBorders>
          <w:top w:val="single" w:sz="6" w:space="0" w:color="auto"/>
          <w:left w:val="single" w:sz="6" w:space="0" w:color="auto"/>
          <w:bottom w:val="single" w:sz="6" w:space="0" w:color="auto"/>
          <w:right w:val="single" w:sz="6" w:space="0" w:color="auto"/>
        </w:tblBorders>
        <w:tblLayout w:type="fixed"/>
        <w:tblLook w:val="04A0" w:firstRow="1" w:lastRow="0" w:firstColumn="1" w:lastColumn="0" w:noHBand="0" w:noVBand="1"/>
      </w:tblPr>
      <w:tblGrid>
        <w:gridCol w:w="4500"/>
        <w:gridCol w:w="4500"/>
      </w:tblGrid>
      <w:tr w:rsidR="2229AB24" w14:paraId="01C6CF9B" w14:textId="77777777" w:rsidTr="2229AB24">
        <w:trPr>
          <w:trHeight w:val="300"/>
        </w:trPr>
        <w:tc>
          <w:tcPr>
            <w:tcW w:w="4500" w:type="dxa"/>
            <w:tcBorders>
              <w:top w:val="single" w:sz="6" w:space="0" w:color="auto"/>
              <w:left w:val="single" w:sz="6" w:space="0" w:color="auto"/>
              <w:bottom w:val="single" w:sz="6" w:space="0" w:color="auto"/>
              <w:right w:val="single" w:sz="6" w:space="0" w:color="auto"/>
            </w:tcBorders>
          </w:tcPr>
          <w:p w14:paraId="5AF6A80D" w14:textId="77777777" w:rsidR="2229AB24" w:rsidRDefault="2229AB24" w:rsidP="2229AB24">
            <w:pPr>
              <w:rPr>
                <w:rFonts w:ascii="Aptos" w:eastAsia="Aptos" w:hAnsi="Aptos" w:cs="Aptos"/>
              </w:rPr>
            </w:pPr>
            <w:r>
              <w:t>Response </w:t>
            </w:r>
          </w:p>
        </w:tc>
        <w:tc>
          <w:tcPr>
            <w:tcW w:w="4500" w:type="dxa"/>
            <w:tcBorders>
              <w:top w:val="single" w:sz="6" w:space="0" w:color="auto"/>
              <w:left w:val="single" w:sz="6" w:space="0" w:color="auto"/>
              <w:bottom w:val="single" w:sz="6" w:space="0" w:color="auto"/>
              <w:right w:val="single" w:sz="6" w:space="0" w:color="auto"/>
            </w:tcBorders>
          </w:tcPr>
          <w:p w14:paraId="4399E3D9" w14:textId="5FB1C06B" w:rsidR="2229AB24" w:rsidRDefault="00C544CD" w:rsidP="2229AB24">
            <w:pPr>
              <w:rPr>
                <w:rFonts w:ascii="Aptos" w:eastAsia="Aptos" w:hAnsi="Aptos" w:cs="Aptos"/>
              </w:rPr>
            </w:pPr>
            <w:r>
              <w:t>C</w:t>
            </w:r>
            <w:r w:rsidR="2229AB24">
              <w:t xml:space="preserve">TDPA provides no specialized appeal process for AG decision; appeals would </w:t>
            </w:r>
            <w:ins w:id="1445" w:author="Bahar Toto" w:date="2025-12-04T01:09:00Z">
              <w:r w:rsidR="00B96631">
                <w:t xml:space="preserve">be </w:t>
              </w:r>
            </w:ins>
            <w:r w:rsidR="2229AB24">
              <w:t xml:space="preserve">pursued in court. </w:t>
            </w:r>
          </w:p>
        </w:tc>
      </w:tr>
      <w:tr w:rsidR="2229AB24" w14:paraId="579C7E8A" w14:textId="77777777" w:rsidTr="2229AB24">
        <w:trPr>
          <w:trHeight w:val="300"/>
        </w:trPr>
        <w:tc>
          <w:tcPr>
            <w:tcW w:w="4500" w:type="dxa"/>
            <w:tcBorders>
              <w:top w:val="single" w:sz="6" w:space="0" w:color="auto"/>
              <w:left w:val="single" w:sz="6" w:space="0" w:color="auto"/>
              <w:bottom w:val="single" w:sz="6" w:space="0" w:color="auto"/>
              <w:right w:val="single" w:sz="6" w:space="0" w:color="auto"/>
            </w:tcBorders>
          </w:tcPr>
          <w:p w14:paraId="431723A2" w14:textId="77777777" w:rsidR="2229AB24" w:rsidRDefault="2229AB24" w:rsidP="2229AB24">
            <w:pPr>
              <w:rPr>
                <w:rFonts w:ascii="Aptos" w:eastAsia="Aptos" w:hAnsi="Aptos" w:cs="Aptos"/>
              </w:rPr>
            </w:pPr>
            <w:r>
              <w:t>Citation </w:t>
            </w:r>
          </w:p>
        </w:tc>
        <w:tc>
          <w:tcPr>
            <w:tcW w:w="4500" w:type="dxa"/>
            <w:tcBorders>
              <w:top w:val="single" w:sz="6" w:space="0" w:color="auto"/>
              <w:left w:val="single" w:sz="6" w:space="0" w:color="auto"/>
              <w:bottom w:val="single" w:sz="6" w:space="0" w:color="auto"/>
              <w:right w:val="single" w:sz="6" w:space="0" w:color="auto"/>
            </w:tcBorders>
          </w:tcPr>
          <w:p w14:paraId="69BECBC7" w14:textId="52E8C40A" w:rsidR="2229AB24" w:rsidRDefault="2229AB24" w:rsidP="2229AB24">
            <w:pPr>
              <w:rPr>
                <w:rFonts w:ascii="Aptos" w:eastAsia="Aptos" w:hAnsi="Aptos" w:cs="Aptos"/>
              </w:rPr>
            </w:pPr>
            <w:del w:id="1446" w:author="Bahar Toto" w:date="2025-11-13T15:08:00Z">
              <w:r w:rsidDel="00F67B8D">
                <w:delText xml:space="preserve">Conn. Gen. Stat. </w:delText>
              </w:r>
            </w:del>
            <w:r>
              <w:t>§</w:t>
            </w:r>
            <w:del w:id="1447" w:author="Bahar Toto" w:date="2025-12-04T01:09:00Z">
              <w:r w:rsidDel="00B96631">
                <w:delText xml:space="preserve"> </w:delText>
              </w:r>
            </w:del>
            <w:r>
              <w:t>42‑525</w:t>
            </w:r>
            <w:ins w:id="1448" w:author="Bahar Toto" w:date="2025-11-13T15:08:00Z">
              <w:r w:rsidR="00F67B8D">
                <w:t xml:space="preserve"> of the CTDPA</w:t>
              </w:r>
            </w:ins>
          </w:p>
        </w:tc>
      </w:tr>
      <w:tr w:rsidR="2229AB24" w14:paraId="7B2907C7" w14:textId="77777777" w:rsidTr="2229AB24">
        <w:trPr>
          <w:trHeight w:val="300"/>
        </w:trPr>
        <w:tc>
          <w:tcPr>
            <w:tcW w:w="4500" w:type="dxa"/>
            <w:tcBorders>
              <w:top w:val="single" w:sz="6" w:space="0" w:color="auto"/>
              <w:left w:val="single" w:sz="6" w:space="0" w:color="auto"/>
              <w:bottom w:val="single" w:sz="6" w:space="0" w:color="auto"/>
              <w:right w:val="single" w:sz="6" w:space="0" w:color="auto"/>
            </w:tcBorders>
          </w:tcPr>
          <w:p w14:paraId="29AF4788" w14:textId="77777777" w:rsidR="2229AB24" w:rsidRDefault="2229AB24" w:rsidP="2229AB24">
            <w:pPr>
              <w:rPr>
                <w:rFonts w:ascii="Aptos" w:eastAsia="Aptos" w:hAnsi="Aptos" w:cs="Aptos"/>
              </w:rPr>
            </w:pPr>
            <w:r>
              <w:t xml:space="preserve">Applicable persona </w:t>
            </w:r>
          </w:p>
        </w:tc>
        <w:tc>
          <w:tcPr>
            <w:tcW w:w="4500" w:type="dxa"/>
            <w:tcBorders>
              <w:top w:val="single" w:sz="6" w:space="0" w:color="auto"/>
              <w:left w:val="single" w:sz="6" w:space="0" w:color="auto"/>
              <w:bottom w:val="single" w:sz="6" w:space="0" w:color="auto"/>
              <w:right w:val="single" w:sz="6" w:space="0" w:color="auto"/>
            </w:tcBorders>
          </w:tcPr>
          <w:p w14:paraId="4457E640" w14:textId="77777777" w:rsidR="2229AB24" w:rsidRDefault="2229AB24" w:rsidP="2229AB24">
            <w:pPr>
              <w:rPr>
                <w:rFonts w:ascii="Aptos" w:eastAsia="Aptos" w:hAnsi="Aptos" w:cs="Aptos"/>
              </w:rPr>
            </w:pPr>
            <w:r>
              <w:t>Not applicable.</w:t>
            </w:r>
          </w:p>
        </w:tc>
      </w:tr>
    </w:tbl>
    <w:p w14:paraId="701C5806" w14:textId="77777777" w:rsidR="2229AB24" w:rsidRDefault="2229AB24" w:rsidP="2229AB24">
      <w:pPr>
        <w:tabs>
          <w:tab w:val="left" w:pos="1794"/>
        </w:tabs>
        <w:rPr>
          <w:rFonts w:ascii="Aptos" w:eastAsia="Aptos" w:hAnsi="Aptos" w:cs="Aptos"/>
          <w:color w:val="000000" w:themeColor="text1"/>
        </w:rPr>
      </w:pPr>
    </w:p>
    <w:p w14:paraId="0A69CC67" w14:textId="77777777" w:rsidR="2229AB24" w:rsidRDefault="2229AB24" w:rsidP="2229AB24">
      <w:pPr>
        <w:tabs>
          <w:tab w:val="left" w:pos="1794"/>
        </w:tabs>
        <w:rPr>
          <w:rFonts w:ascii="Aptos" w:eastAsia="Aptos" w:hAnsi="Aptos" w:cs="Aptos"/>
          <w:color w:val="000000" w:themeColor="text1"/>
        </w:rPr>
      </w:pPr>
    </w:p>
    <w:p w14:paraId="17D34664" w14:textId="77777777" w:rsidR="41A66100" w:rsidRDefault="41A66100" w:rsidP="2229AB24">
      <w:pPr>
        <w:tabs>
          <w:tab w:val="left" w:pos="1794"/>
        </w:tabs>
        <w:rPr>
          <w:rFonts w:ascii="Aptos" w:eastAsia="Aptos" w:hAnsi="Aptos" w:cs="Aptos"/>
          <w:color w:val="000000" w:themeColor="text1"/>
        </w:rPr>
      </w:pPr>
      <w:r>
        <w:t xml:space="preserve">17.6. Enforcement activity </w:t>
      </w:r>
    </w:p>
    <w:p w14:paraId="1F401BEF" w14:textId="77777777" w:rsidR="2229AB24" w:rsidRDefault="2229AB24" w:rsidP="2229AB24">
      <w:pPr>
        <w:tabs>
          <w:tab w:val="left" w:pos="1794"/>
        </w:tabs>
        <w:rPr>
          <w:rFonts w:ascii="Aptos" w:eastAsia="Aptos" w:hAnsi="Aptos" w:cs="Aptos"/>
          <w:color w:val="000000" w:themeColor="text1"/>
        </w:rPr>
      </w:pPr>
    </w:p>
    <w:p w14:paraId="797C5CBD" w14:textId="77777777" w:rsidR="41A66100" w:rsidRDefault="41A66100" w:rsidP="2229AB24">
      <w:pPr>
        <w:tabs>
          <w:tab w:val="left" w:pos="1794"/>
        </w:tabs>
        <w:rPr>
          <w:rFonts w:ascii="Aptos" w:eastAsia="Aptos" w:hAnsi="Aptos" w:cs="Aptos"/>
          <w:color w:val="000000" w:themeColor="text1"/>
        </w:rPr>
      </w:pPr>
      <w:r>
        <w:t>17.6.1. Has the supervisory authority issued any enforcement decisions? (If yes, please highlight key decisions and provide a link to where they can be accessed)</w:t>
      </w:r>
    </w:p>
    <w:p w14:paraId="32FEB25A" w14:textId="77777777" w:rsidR="2229AB24" w:rsidRDefault="2229AB24" w:rsidP="2229AB24">
      <w:pPr>
        <w:tabs>
          <w:tab w:val="left" w:pos="1794"/>
        </w:tabs>
        <w:rPr>
          <w:rFonts w:ascii="Aptos" w:eastAsia="Aptos" w:hAnsi="Aptos" w:cs="Aptos"/>
          <w:color w:val="000000" w:themeColor="text1"/>
        </w:rPr>
      </w:pPr>
    </w:p>
    <w:tbl>
      <w:tblPr>
        <w:tblW w:w="0" w:type="auto"/>
        <w:tblBorders>
          <w:top w:val="single" w:sz="6" w:space="0" w:color="auto"/>
          <w:left w:val="single" w:sz="6" w:space="0" w:color="auto"/>
          <w:bottom w:val="single" w:sz="6" w:space="0" w:color="auto"/>
          <w:right w:val="single" w:sz="6" w:space="0" w:color="auto"/>
        </w:tblBorders>
        <w:tblLayout w:type="fixed"/>
        <w:tblLook w:val="04A0" w:firstRow="1" w:lastRow="0" w:firstColumn="1" w:lastColumn="0" w:noHBand="0" w:noVBand="1"/>
      </w:tblPr>
      <w:tblGrid>
        <w:gridCol w:w="4500"/>
        <w:gridCol w:w="4500"/>
      </w:tblGrid>
      <w:tr w:rsidR="2229AB24" w14:paraId="5FA24C34" w14:textId="77777777" w:rsidTr="2229AB24">
        <w:trPr>
          <w:trHeight w:val="300"/>
        </w:trPr>
        <w:tc>
          <w:tcPr>
            <w:tcW w:w="4500" w:type="dxa"/>
            <w:tcBorders>
              <w:top w:val="single" w:sz="6" w:space="0" w:color="auto"/>
              <w:left w:val="single" w:sz="6" w:space="0" w:color="auto"/>
              <w:bottom w:val="single" w:sz="6" w:space="0" w:color="auto"/>
              <w:right w:val="single" w:sz="6" w:space="0" w:color="auto"/>
            </w:tcBorders>
          </w:tcPr>
          <w:p w14:paraId="700CEB8D" w14:textId="77777777" w:rsidR="2229AB24" w:rsidRDefault="2229AB24" w:rsidP="2229AB24">
            <w:pPr>
              <w:rPr>
                <w:rFonts w:ascii="Aptos" w:eastAsia="Aptos" w:hAnsi="Aptos" w:cs="Aptos"/>
              </w:rPr>
            </w:pPr>
            <w:r>
              <w:t>Response </w:t>
            </w:r>
          </w:p>
        </w:tc>
        <w:tc>
          <w:tcPr>
            <w:tcW w:w="4500" w:type="dxa"/>
            <w:tcBorders>
              <w:top w:val="single" w:sz="6" w:space="0" w:color="auto"/>
              <w:left w:val="single" w:sz="6" w:space="0" w:color="auto"/>
              <w:bottom w:val="single" w:sz="6" w:space="0" w:color="auto"/>
              <w:right w:val="single" w:sz="6" w:space="0" w:color="auto"/>
            </w:tcBorders>
          </w:tcPr>
          <w:p w14:paraId="3AB57DA7" w14:textId="6CA09F3C" w:rsidR="2229AB24" w:rsidRDefault="2229AB24" w:rsidP="2229AB24">
            <w:pPr>
              <w:rPr>
                <w:rFonts w:ascii="Aptos" w:eastAsia="Aptos" w:hAnsi="Aptos" w:cs="Aptos"/>
              </w:rPr>
            </w:pPr>
            <w:r>
              <w:t xml:space="preserve">Yes, the </w:t>
            </w:r>
            <w:del w:id="1449" w:author="Bahar Toto" w:date="2025-12-04T01:09:00Z">
              <w:r w:rsidDel="00B96631">
                <w:delText>Connecticut Attorney General</w:delText>
              </w:r>
            </w:del>
            <w:ins w:id="1450" w:author="Bahar Toto" w:date="2025-12-04T01:09:00Z">
              <w:r w:rsidR="00B96631">
                <w:t>AG</w:t>
              </w:r>
            </w:ins>
            <w:r>
              <w:t xml:space="preserve"> has issued dozens of cure notices; published </w:t>
            </w:r>
            <w:ins w:id="1451" w:author="Bahar Toto" w:date="2025-12-04T01:10:00Z">
              <w:r w:rsidR="0043123C">
                <w:t xml:space="preserve">the </w:t>
              </w:r>
              <w:r w:rsidR="0043123C" w:rsidRPr="00485EA5">
                <w:t>AG Enforcement</w:t>
              </w:r>
              <w:r w:rsidR="0043123C">
                <w:t>.</w:t>
              </w:r>
            </w:ins>
            <w:del w:id="1452" w:author="Bahar Toto" w:date="2025-12-04T01:10:00Z">
              <w:r w:rsidDel="0043123C">
                <w:delText>Updated Enforcement Report (2025); Updated Enforcement Report (2025).</w:delText>
              </w:r>
            </w:del>
          </w:p>
        </w:tc>
      </w:tr>
      <w:tr w:rsidR="2229AB24" w14:paraId="22A78284" w14:textId="77777777" w:rsidTr="2229AB24">
        <w:trPr>
          <w:trHeight w:val="300"/>
        </w:trPr>
        <w:tc>
          <w:tcPr>
            <w:tcW w:w="4500" w:type="dxa"/>
            <w:tcBorders>
              <w:top w:val="single" w:sz="6" w:space="0" w:color="auto"/>
              <w:left w:val="single" w:sz="6" w:space="0" w:color="auto"/>
              <w:bottom w:val="single" w:sz="6" w:space="0" w:color="auto"/>
              <w:right w:val="single" w:sz="6" w:space="0" w:color="auto"/>
            </w:tcBorders>
          </w:tcPr>
          <w:p w14:paraId="70524D3D" w14:textId="77777777" w:rsidR="2229AB24" w:rsidRDefault="2229AB24" w:rsidP="2229AB24">
            <w:pPr>
              <w:rPr>
                <w:rFonts w:ascii="Aptos" w:eastAsia="Aptos" w:hAnsi="Aptos" w:cs="Aptos"/>
              </w:rPr>
            </w:pPr>
            <w:r>
              <w:t>Citation </w:t>
            </w:r>
          </w:p>
        </w:tc>
        <w:tc>
          <w:tcPr>
            <w:tcW w:w="4500" w:type="dxa"/>
            <w:tcBorders>
              <w:top w:val="single" w:sz="6" w:space="0" w:color="auto"/>
              <w:left w:val="single" w:sz="6" w:space="0" w:color="auto"/>
              <w:bottom w:val="single" w:sz="6" w:space="0" w:color="auto"/>
              <w:right w:val="single" w:sz="6" w:space="0" w:color="auto"/>
            </w:tcBorders>
          </w:tcPr>
          <w:p w14:paraId="206A2203" w14:textId="0F002AA3" w:rsidR="2229AB24" w:rsidRDefault="0043123C" w:rsidP="2229AB24">
            <w:pPr>
              <w:rPr>
                <w:rFonts w:ascii="Aptos" w:eastAsia="Aptos" w:hAnsi="Aptos" w:cs="Aptos"/>
              </w:rPr>
            </w:pPr>
            <w:ins w:id="1453" w:author="Bahar Toto" w:date="2025-12-04T01:10:00Z">
              <w:r>
                <w:t xml:space="preserve">The </w:t>
              </w:r>
              <w:r w:rsidRPr="00485EA5">
                <w:t xml:space="preserve">AG Enforcement </w:t>
              </w:r>
            </w:ins>
            <w:del w:id="1454" w:author="Bahar Toto" w:date="2025-12-04T01:10:00Z">
              <w:r w:rsidR="2229AB24" w:rsidDel="0043123C">
                <w:delText>https://portal.ct.gov/-/media/ag/press_releases/2025/updated-enforcement-report-pursuant-to-connecticut-data-privacy-act-conn-gen-stat--42515-et-seq.pdf</w:delText>
              </w:r>
            </w:del>
          </w:p>
        </w:tc>
      </w:tr>
      <w:tr w:rsidR="2229AB24" w14:paraId="79272BB3" w14:textId="77777777" w:rsidTr="2229AB24">
        <w:trPr>
          <w:trHeight w:val="300"/>
        </w:trPr>
        <w:tc>
          <w:tcPr>
            <w:tcW w:w="4500" w:type="dxa"/>
            <w:tcBorders>
              <w:top w:val="single" w:sz="6" w:space="0" w:color="auto"/>
              <w:left w:val="single" w:sz="6" w:space="0" w:color="auto"/>
              <w:bottom w:val="single" w:sz="6" w:space="0" w:color="auto"/>
              <w:right w:val="single" w:sz="6" w:space="0" w:color="auto"/>
            </w:tcBorders>
          </w:tcPr>
          <w:p w14:paraId="0F46C8FD" w14:textId="77777777" w:rsidR="2229AB24" w:rsidRDefault="2229AB24" w:rsidP="2229AB24">
            <w:pPr>
              <w:rPr>
                <w:rFonts w:ascii="Aptos" w:eastAsia="Aptos" w:hAnsi="Aptos" w:cs="Aptos"/>
              </w:rPr>
            </w:pPr>
            <w:r>
              <w:t xml:space="preserve">Applicable persona </w:t>
            </w:r>
          </w:p>
        </w:tc>
        <w:tc>
          <w:tcPr>
            <w:tcW w:w="4500" w:type="dxa"/>
            <w:tcBorders>
              <w:top w:val="single" w:sz="6" w:space="0" w:color="auto"/>
              <w:left w:val="single" w:sz="6" w:space="0" w:color="auto"/>
              <w:bottom w:val="single" w:sz="6" w:space="0" w:color="auto"/>
              <w:right w:val="single" w:sz="6" w:space="0" w:color="auto"/>
            </w:tcBorders>
          </w:tcPr>
          <w:p w14:paraId="29994CE1" w14:textId="77777777" w:rsidR="2229AB24" w:rsidRDefault="2229AB24" w:rsidP="2229AB24">
            <w:pPr>
              <w:rPr>
                <w:rFonts w:ascii="Aptos" w:eastAsia="Aptos" w:hAnsi="Aptos" w:cs="Aptos"/>
              </w:rPr>
            </w:pPr>
            <w:r>
              <w:t>Not applicable.</w:t>
            </w:r>
          </w:p>
        </w:tc>
      </w:tr>
    </w:tbl>
    <w:p w14:paraId="6EC47BAB" w14:textId="77777777" w:rsidR="2229AB24" w:rsidRDefault="2229AB24" w:rsidP="2229AB24">
      <w:pPr>
        <w:tabs>
          <w:tab w:val="left" w:pos="1794"/>
        </w:tabs>
        <w:rPr>
          <w:rFonts w:ascii="Aptos" w:eastAsia="Aptos" w:hAnsi="Aptos" w:cs="Aptos"/>
          <w:color w:val="000000" w:themeColor="text1"/>
        </w:rPr>
      </w:pPr>
    </w:p>
    <w:p w14:paraId="02C942E4" w14:textId="77777777" w:rsidR="2229AB24" w:rsidRDefault="2229AB24" w:rsidP="2229AB24">
      <w:pPr>
        <w:tabs>
          <w:tab w:val="left" w:pos="1794"/>
        </w:tabs>
        <w:rPr>
          <w:rFonts w:ascii="Aptos" w:eastAsia="Aptos" w:hAnsi="Aptos" w:cs="Aptos"/>
          <w:color w:val="000000" w:themeColor="text1"/>
        </w:rPr>
      </w:pPr>
    </w:p>
    <w:p w14:paraId="7E17CA5D" w14:textId="77777777" w:rsidR="41A66100" w:rsidRDefault="41A66100" w:rsidP="2229AB24">
      <w:pPr>
        <w:tabs>
          <w:tab w:val="left" w:pos="1794"/>
        </w:tabs>
        <w:rPr>
          <w:rFonts w:ascii="Aptos" w:eastAsia="Aptos" w:hAnsi="Aptos" w:cs="Aptos"/>
          <w:color w:val="000000" w:themeColor="text1"/>
        </w:rPr>
      </w:pPr>
      <w:r>
        <w:t>17.7. Case law</w:t>
      </w:r>
    </w:p>
    <w:p w14:paraId="71BB5210" w14:textId="77777777" w:rsidR="2229AB24" w:rsidRDefault="2229AB24" w:rsidP="2229AB24">
      <w:pPr>
        <w:tabs>
          <w:tab w:val="left" w:pos="1794"/>
        </w:tabs>
        <w:rPr>
          <w:rFonts w:ascii="Aptos" w:eastAsia="Aptos" w:hAnsi="Aptos" w:cs="Aptos"/>
          <w:color w:val="000000" w:themeColor="text1"/>
        </w:rPr>
      </w:pPr>
    </w:p>
    <w:p w14:paraId="3A481F88" w14:textId="77777777" w:rsidR="41A66100" w:rsidRDefault="41A66100" w:rsidP="2229AB24">
      <w:pPr>
        <w:tabs>
          <w:tab w:val="left" w:pos="1794"/>
        </w:tabs>
        <w:rPr>
          <w:rFonts w:ascii="Aptos" w:eastAsia="Aptos" w:hAnsi="Aptos" w:cs="Aptos"/>
          <w:color w:val="000000" w:themeColor="text1"/>
        </w:rPr>
      </w:pPr>
      <w:r>
        <w:t>17.7.1. Are there any relevant decisions from judicial courts? (If yes, please highlight key cases and provide a link to where they can be accessed)</w:t>
      </w:r>
    </w:p>
    <w:p w14:paraId="7BEE77A6" w14:textId="77777777" w:rsidR="2229AB24" w:rsidRDefault="2229AB24" w:rsidP="2229AB24">
      <w:pPr>
        <w:tabs>
          <w:tab w:val="left" w:pos="1794"/>
        </w:tabs>
        <w:rPr>
          <w:rFonts w:ascii="Aptos" w:eastAsia="Aptos" w:hAnsi="Aptos" w:cs="Aptos"/>
          <w:color w:val="000000" w:themeColor="text1"/>
        </w:rPr>
      </w:pPr>
    </w:p>
    <w:tbl>
      <w:tblPr>
        <w:tblW w:w="0" w:type="auto"/>
        <w:tblBorders>
          <w:top w:val="single" w:sz="6" w:space="0" w:color="auto"/>
          <w:left w:val="single" w:sz="6" w:space="0" w:color="auto"/>
          <w:bottom w:val="single" w:sz="6" w:space="0" w:color="auto"/>
          <w:right w:val="single" w:sz="6" w:space="0" w:color="auto"/>
        </w:tblBorders>
        <w:tblLayout w:type="fixed"/>
        <w:tblLook w:val="04A0" w:firstRow="1" w:lastRow="0" w:firstColumn="1" w:lastColumn="0" w:noHBand="0" w:noVBand="1"/>
      </w:tblPr>
      <w:tblGrid>
        <w:gridCol w:w="4500"/>
        <w:gridCol w:w="4500"/>
      </w:tblGrid>
      <w:tr w:rsidR="2229AB24" w14:paraId="742E18BA" w14:textId="77777777" w:rsidTr="2229AB24">
        <w:trPr>
          <w:trHeight w:val="300"/>
        </w:trPr>
        <w:tc>
          <w:tcPr>
            <w:tcW w:w="4500" w:type="dxa"/>
            <w:tcBorders>
              <w:top w:val="single" w:sz="6" w:space="0" w:color="auto"/>
              <w:left w:val="single" w:sz="6" w:space="0" w:color="auto"/>
              <w:bottom w:val="single" w:sz="6" w:space="0" w:color="auto"/>
              <w:right w:val="single" w:sz="6" w:space="0" w:color="auto"/>
            </w:tcBorders>
          </w:tcPr>
          <w:p w14:paraId="067113F1" w14:textId="77777777" w:rsidR="2229AB24" w:rsidRDefault="2229AB24" w:rsidP="2229AB24">
            <w:pPr>
              <w:rPr>
                <w:rFonts w:ascii="Aptos" w:eastAsia="Aptos" w:hAnsi="Aptos" w:cs="Aptos"/>
              </w:rPr>
            </w:pPr>
            <w:r>
              <w:t>Response </w:t>
            </w:r>
          </w:p>
        </w:tc>
        <w:tc>
          <w:tcPr>
            <w:tcW w:w="4500" w:type="dxa"/>
            <w:tcBorders>
              <w:top w:val="single" w:sz="6" w:space="0" w:color="auto"/>
              <w:left w:val="single" w:sz="6" w:space="0" w:color="auto"/>
              <w:bottom w:val="single" w:sz="6" w:space="0" w:color="auto"/>
              <w:right w:val="single" w:sz="6" w:space="0" w:color="auto"/>
            </w:tcBorders>
          </w:tcPr>
          <w:p w14:paraId="3B16C91C" w14:textId="04233C69" w:rsidR="2229AB24" w:rsidRDefault="2229AB24" w:rsidP="2229AB24">
            <w:pPr>
              <w:rPr>
                <w:rFonts w:ascii="Aptos" w:eastAsia="Aptos" w:hAnsi="Aptos" w:cs="Aptos"/>
              </w:rPr>
            </w:pPr>
            <w:r>
              <w:t xml:space="preserve">Since the CTDPA only recently became active legislation, there are no cases interpreting the law. </w:t>
            </w:r>
          </w:p>
        </w:tc>
      </w:tr>
      <w:tr w:rsidR="2229AB24" w14:paraId="158E0D6B" w14:textId="77777777" w:rsidTr="2229AB24">
        <w:trPr>
          <w:trHeight w:val="300"/>
        </w:trPr>
        <w:tc>
          <w:tcPr>
            <w:tcW w:w="4500" w:type="dxa"/>
            <w:tcBorders>
              <w:top w:val="single" w:sz="6" w:space="0" w:color="auto"/>
              <w:left w:val="single" w:sz="6" w:space="0" w:color="auto"/>
              <w:bottom w:val="single" w:sz="6" w:space="0" w:color="auto"/>
              <w:right w:val="single" w:sz="6" w:space="0" w:color="auto"/>
            </w:tcBorders>
          </w:tcPr>
          <w:p w14:paraId="27778471" w14:textId="77777777" w:rsidR="2229AB24" w:rsidRDefault="2229AB24" w:rsidP="2229AB24">
            <w:pPr>
              <w:rPr>
                <w:rFonts w:ascii="Aptos" w:eastAsia="Aptos" w:hAnsi="Aptos" w:cs="Aptos"/>
              </w:rPr>
            </w:pPr>
            <w:r>
              <w:t>Citation </w:t>
            </w:r>
          </w:p>
        </w:tc>
        <w:tc>
          <w:tcPr>
            <w:tcW w:w="4500" w:type="dxa"/>
            <w:tcBorders>
              <w:top w:val="single" w:sz="6" w:space="0" w:color="auto"/>
              <w:left w:val="single" w:sz="6" w:space="0" w:color="auto"/>
              <w:bottom w:val="single" w:sz="6" w:space="0" w:color="auto"/>
              <w:right w:val="single" w:sz="6" w:space="0" w:color="auto"/>
            </w:tcBorders>
          </w:tcPr>
          <w:p w14:paraId="2F20BA0B" w14:textId="0F93EC1B" w:rsidR="2229AB24" w:rsidRDefault="00C544CD" w:rsidP="2229AB24">
            <w:pPr>
              <w:rPr>
                <w:rFonts w:ascii="Aptos" w:eastAsia="Aptos" w:hAnsi="Aptos" w:cs="Aptos"/>
              </w:rPr>
            </w:pPr>
            <w:r>
              <w:t xml:space="preserve">Not applicable. </w:t>
            </w:r>
          </w:p>
        </w:tc>
      </w:tr>
      <w:tr w:rsidR="2229AB24" w14:paraId="38AE48D1" w14:textId="77777777" w:rsidTr="2229AB24">
        <w:trPr>
          <w:trHeight w:val="300"/>
        </w:trPr>
        <w:tc>
          <w:tcPr>
            <w:tcW w:w="4500" w:type="dxa"/>
            <w:tcBorders>
              <w:top w:val="single" w:sz="6" w:space="0" w:color="auto"/>
              <w:left w:val="single" w:sz="6" w:space="0" w:color="auto"/>
              <w:bottom w:val="single" w:sz="6" w:space="0" w:color="auto"/>
              <w:right w:val="single" w:sz="6" w:space="0" w:color="auto"/>
            </w:tcBorders>
          </w:tcPr>
          <w:p w14:paraId="05A5780C" w14:textId="77777777" w:rsidR="2229AB24" w:rsidRDefault="2229AB24" w:rsidP="2229AB24">
            <w:pPr>
              <w:rPr>
                <w:rFonts w:ascii="Aptos" w:eastAsia="Aptos" w:hAnsi="Aptos" w:cs="Aptos"/>
              </w:rPr>
            </w:pPr>
            <w:r>
              <w:t xml:space="preserve">Applicable persona </w:t>
            </w:r>
          </w:p>
        </w:tc>
        <w:tc>
          <w:tcPr>
            <w:tcW w:w="4500" w:type="dxa"/>
            <w:tcBorders>
              <w:top w:val="single" w:sz="6" w:space="0" w:color="auto"/>
              <w:left w:val="single" w:sz="6" w:space="0" w:color="auto"/>
              <w:bottom w:val="single" w:sz="6" w:space="0" w:color="auto"/>
              <w:right w:val="single" w:sz="6" w:space="0" w:color="auto"/>
            </w:tcBorders>
          </w:tcPr>
          <w:p w14:paraId="37FB2459" w14:textId="77777777" w:rsidR="2229AB24" w:rsidRDefault="2229AB24" w:rsidP="2229AB24">
            <w:pPr>
              <w:rPr>
                <w:rFonts w:ascii="Aptos" w:eastAsia="Aptos" w:hAnsi="Aptos" w:cs="Aptos"/>
              </w:rPr>
            </w:pPr>
            <w:r>
              <w:t>Not applicable.</w:t>
            </w:r>
          </w:p>
        </w:tc>
      </w:tr>
    </w:tbl>
    <w:p w14:paraId="112C55A4" w14:textId="77777777" w:rsidR="2229AB24" w:rsidRDefault="2229AB24" w:rsidP="2229AB24">
      <w:pPr>
        <w:tabs>
          <w:tab w:val="left" w:pos="1794"/>
        </w:tabs>
        <w:rPr>
          <w:rFonts w:ascii="Aptos" w:eastAsia="Aptos" w:hAnsi="Aptos" w:cs="Aptos"/>
          <w:color w:val="000000" w:themeColor="text1"/>
        </w:rPr>
      </w:pPr>
    </w:p>
    <w:p w14:paraId="6CDE34A4" w14:textId="77777777" w:rsidR="2229AB24" w:rsidRDefault="2229AB24" w:rsidP="2229AB24">
      <w:pPr>
        <w:tabs>
          <w:tab w:val="left" w:pos="1794"/>
        </w:tabs>
        <w:rPr>
          <w:rFonts w:ascii="Aptos" w:eastAsia="Aptos" w:hAnsi="Aptos" w:cs="Aptos"/>
          <w:color w:val="000000" w:themeColor="text1"/>
        </w:rPr>
      </w:pPr>
    </w:p>
    <w:p w14:paraId="23965D08" w14:textId="77777777" w:rsidR="2229AB24" w:rsidRDefault="2229AB24" w:rsidP="2229AB24">
      <w:pPr>
        <w:rPr>
          <w:b/>
          <w:bCs/>
        </w:rPr>
      </w:pPr>
    </w:p>
    <w:sectPr w:rsidR="2229AB24" w:rsidSect="00C5180B">
      <w:footerReference w:type="default" r:id="rId15"/>
      <w:pgSz w:w="11906" w:h="16838"/>
      <w:pgMar w:top="1440" w:right="1440" w:bottom="1440" w:left="1440" w:header="708" w:footer="708" w:gutter="0"/>
      <w:cols w:space="708"/>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533" w:author="Bahar Toto" w:date="2025-11-13T23:58:00Z" w:initials="BT">
    <w:p w14:paraId="2D459F05" w14:textId="77777777" w:rsidR="00FC21EF" w:rsidRDefault="00FC21EF" w:rsidP="00FC21EF">
      <w:pPr>
        <w:pStyle w:val="CommentText"/>
      </w:pPr>
      <w:r>
        <w:rPr>
          <w:rStyle w:val="CommentReference"/>
        </w:rPr>
        <w:annotationRef/>
      </w:r>
      <w:r>
        <w:t xml:space="preserve">Can we also please include the amendments to the CTDPA following Act No. 25-113 i.e. </w:t>
      </w:r>
      <w:r>
        <w:rPr>
          <w:color w:val="000000"/>
          <w:highlight w:val="white"/>
        </w:rPr>
        <w:t> including the term 'proportionate,'</w:t>
      </w:r>
      <w:r>
        <w:t xml:space="preserve"> </w:t>
      </w:r>
      <w:r>
        <w:rPr>
          <w:color w:val="000000"/>
          <w:highlight w:val="white"/>
        </w:rPr>
        <w:t>regarding further processing,</w:t>
      </w:r>
      <w:r>
        <w:t xml:space="preserve"> and </w:t>
      </w:r>
      <w:r>
        <w:rPr>
          <w:color w:val="000000"/>
          <w:highlight w:val="white"/>
        </w:rPr>
        <w:t>sensitive data</w:t>
      </w:r>
      <w:r>
        <w:t>.</w:t>
      </w:r>
    </w:p>
  </w:comment>
  <w:comment w:id="534" w:author="Day Pitney LLP" w:date="2025-12-10T14:18:00Z" w:initials="DP">
    <w:p w14:paraId="4EFC835B" w14:textId="77777777" w:rsidR="00FC6169" w:rsidRDefault="00A55C6E" w:rsidP="00FC6169">
      <w:pPr>
        <w:pStyle w:val="CommentText"/>
      </w:pPr>
      <w:r>
        <w:rPr>
          <w:rStyle w:val="CommentReference"/>
        </w:rPr>
        <w:annotationRef/>
      </w:r>
      <w:r w:rsidR="00FC6169">
        <w:t xml:space="preserve">The following sections have been revised the address PA 25-113’s requirements coming into effect in 2026: 4.1.1, 5.1.2 and 6.1.2. </w:t>
      </w:r>
    </w:p>
  </w:comment>
  <w:comment w:id="597" w:author="Bahar Toto" w:date="2025-11-13T23:09:00Z" w:initials="BT">
    <w:p w14:paraId="69877FD4" w14:textId="4776B744" w:rsidR="003E7B54" w:rsidRDefault="003E7B54" w:rsidP="003E7B54">
      <w:pPr>
        <w:pStyle w:val="CommentText"/>
      </w:pPr>
      <w:r>
        <w:rPr>
          <w:rStyle w:val="CommentReference"/>
        </w:rPr>
        <w:annotationRef/>
      </w:r>
      <w:r>
        <w:t>Is this good to add?</w:t>
      </w:r>
    </w:p>
  </w:comment>
  <w:comment w:id="598" w:author="Day Pitney LLP" w:date="2025-12-10T14:18:00Z" w:initials="DP">
    <w:p w14:paraId="657819BE" w14:textId="77777777" w:rsidR="00A55C6E" w:rsidRDefault="00A55C6E" w:rsidP="00A55C6E">
      <w:pPr>
        <w:pStyle w:val="CommentText"/>
      </w:pPr>
      <w:r>
        <w:rPr>
          <w:rStyle w:val="CommentReference"/>
        </w:rPr>
        <w:annotationRef/>
      </w:r>
      <w:r>
        <w:t xml:space="preserve">Approved </w:t>
      </w:r>
    </w:p>
  </w:comment>
  <w:comment w:id="614" w:author="Bahar Toto" w:date="2025-11-13T23:11:00Z" w:initials="BT">
    <w:p w14:paraId="0A8E9716" w14:textId="4BC30992" w:rsidR="00152C1D" w:rsidRDefault="00152C1D" w:rsidP="00152C1D">
      <w:pPr>
        <w:pStyle w:val="CommentText"/>
      </w:pPr>
      <w:r>
        <w:rPr>
          <w:rStyle w:val="CommentReference"/>
        </w:rPr>
        <w:annotationRef/>
      </w:r>
      <w:r>
        <w:t>Is this good to add?</w:t>
      </w:r>
    </w:p>
  </w:comment>
  <w:comment w:id="615" w:author="Day Pitney LLP" w:date="2025-12-10T14:19:00Z" w:initials="DP">
    <w:p w14:paraId="1ED454F7" w14:textId="77777777" w:rsidR="00A55C6E" w:rsidRDefault="00A55C6E" w:rsidP="00A55C6E">
      <w:pPr>
        <w:pStyle w:val="CommentText"/>
      </w:pPr>
      <w:r>
        <w:rPr>
          <w:rStyle w:val="CommentReference"/>
        </w:rPr>
        <w:annotationRef/>
      </w:r>
      <w:r>
        <w:t xml:space="preserve">Approved but recommend replacing “with legislation” with “with law”. </w:t>
      </w:r>
    </w:p>
  </w:comment>
  <w:comment w:id="634" w:author="Bahar Toto" w:date="2025-11-13T23:15:00Z" w:initials="BT">
    <w:p w14:paraId="1CDDB0E7" w14:textId="27D53DD8" w:rsidR="005A65F5" w:rsidRDefault="005A65F5" w:rsidP="005A65F5">
      <w:pPr>
        <w:pStyle w:val="CommentText"/>
      </w:pPr>
      <w:r>
        <w:rPr>
          <w:rStyle w:val="CommentReference"/>
        </w:rPr>
        <w:annotationRef/>
      </w:r>
      <w:r>
        <w:t>Is this good to add?</w:t>
      </w:r>
    </w:p>
  </w:comment>
  <w:comment w:id="635" w:author="Day Pitney LLP" w:date="2025-12-10T14:26:00Z" w:initials="DP">
    <w:p w14:paraId="5D7234BF" w14:textId="77777777" w:rsidR="00A55C6E" w:rsidRDefault="00A55C6E" w:rsidP="00A55C6E">
      <w:pPr>
        <w:pStyle w:val="CommentText"/>
      </w:pPr>
      <w:r>
        <w:rPr>
          <w:rStyle w:val="CommentReference"/>
        </w:rPr>
        <w:annotationRef/>
      </w:r>
      <w:r>
        <w:t xml:space="preserve">Recommend replacing with this: “The CTDPA provides that nothing in the Act should be construed to impose obligations on controllers or processors that would adversely affect the rights or freedoms of any person, or to apply to purely personal or household processing.” </w:t>
      </w:r>
    </w:p>
  </w:comment>
  <w:comment w:id="650" w:author="Bahar Toto" w:date="2025-11-13T23:16:00Z" w:initials="BT">
    <w:p w14:paraId="70BEF8FF" w14:textId="6FA788D2" w:rsidR="005F6EF1" w:rsidRDefault="005F6EF1" w:rsidP="005F6EF1">
      <w:pPr>
        <w:pStyle w:val="CommentText"/>
      </w:pPr>
      <w:r>
        <w:rPr>
          <w:rStyle w:val="CommentReference"/>
        </w:rPr>
        <w:annotationRef/>
      </w:r>
      <w:r>
        <w:t>Is this good to add?</w:t>
      </w:r>
    </w:p>
  </w:comment>
  <w:comment w:id="651" w:author="Day Pitney LLP" w:date="2025-12-10T14:30:00Z" w:initials="DP">
    <w:p w14:paraId="369AB452" w14:textId="77777777" w:rsidR="00EC15CE" w:rsidRDefault="00EC15CE" w:rsidP="00EC15CE">
      <w:pPr>
        <w:pStyle w:val="CommentText"/>
      </w:pPr>
      <w:r>
        <w:rPr>
          <w:rStyle w:val="CommentReference"/>
        </w:rPr>
        <w:annotationRef/>
      </w:r>
      <w:r>
        <w:t>Recommend adding more detail as follows: “The CTDPA states that nothing in sections 42-515 to 42-526 shall be construed to restrict a controller’s, processor’s, or consumer health data controller’s ability (i) to process personal data for reasons of public interest in public, community, or population health, where such processing is subject to suitable and specific safeguards and conducted under the responsibility of a professional bound by legal confidentiality obligations, or (ii) to engage in public or peer-reviewed scientific or statistical research in the public interest, provided the research complies with applicable ethics and privacy laws and is overseen by an institutional review board or similar independent body that finds the benefits outweigh the privacy risks and that adequate safeguards are in place. “</w:t>
      </w:r>
    </w:p>
  </w:comment>
  <w:comment w:id="798" w:author="Bahar Toto" w:date="2025-11-13T23:42:00Z" w:initials="BT">
    <w:p w14:paraId="2B963D5B" w14:textId="43E37259" w:rsidR="009F1B2C" w:rsidRDefault="009F1B2C" w:rsidP="009F1B2C">
      <w:pPr>
        <w:pStyle w:val="CommentText"/>
      </w:pPr>
      <w:r>
        <w:rPr>
          <w:rStyle w:val="CommentReference"/>
        </w:rPr>
        <w:annotationRef/>
      </w:r>
      <w:r>
        <w:t>Is this correct- I couldn’t find the reference to the opt-in consent</w:t>
      </w:r>
    </w:p>
  </w:comment>
  <w:comment w:id="799" w:author="Day Pitney LLP" w:date="2025-12-10T14:47:00Z" w:initials="DP">
    <w:p w14:paraId="4C2AE228" w14:textId="77777777" w:rsidR="00C416C9" w:rsidRDefault="00C416C9" w:rsidP="00C416C9">
      <w:pPr>
        <w:pStyle w:val="CommentText"/>
      </w:pPr>
      <w:r>
        <w:rPr>
          <w:rStyle w:val="CommentReference"/>
        </w:rPr>
        <w:annotationRef/>
      </w:r>
      <w:r>
        <w:t xml:space="preserve">Recommend removing the word “opt-in” - then it would mirror the language used in the following section regarding consent for those under 18. </w:t>
      </w:r>
    </w:p>
  </w:comment>
  <w:comment w:id="824" w:author="Bahar Toto" w:date="2025-12-04T00:39:00Z" w:initials="BT">
    <w:p w14:paraId="77D4455B" w14:textId="6CF902CC" w:rsidR="002326C8" w:rsidRDefault="002326C8" w:rsidP="002326C8">
      <w:pPr>
        <w:pStyle w:val="CommentText"/>
      </w:pPr>
      <w:r>
        <w:rPr>
          <w:rStyle w:val="CommentReference"/>
        </w:rPr>
        <w:annotationRef/>
      </w:r>
      <w:r>
        <w:t>Is this good to add?</w:t>
      </w:r>
    </w:p>
  </w:comment>
  <w:comment w:id="825" w:author="Day Pitney LLP" w:date="2025-12-10T14:47:00Z" w:initials="DP">
    <w:p w14:paraId="692C485B" w14:textId="77777777" w:rsidR="00C416C9" w:rsidRDefault="00C416C9" w:rsidP="00C416C9">
      <w:pPr>
        <w:pStyle w:val="CommentText"/>
      </w:pPr>
      <w:r>
        <w:rPr>
          <w:rStyle w:val="CommentReference"/>
        </w:rPr>
        <w:annotationRef/>
      </w:r>
      <w:r>
        <w:t xml:space="preserve">Approved. </w:t>
      </w:r>
    </w:p>
  </w:comment>
  <w:comment w:id="915" w:author="Bahar Toto" w:date="2025-11-30T23:52:00Z" w:initials="BT">
    <w:p w14:paraId="4F504A2F" w14:textId="1CD9BDC5" w:rsidR="00565582" w:rsidRDefault="00565582" w:rsidP="00565582">
      <w:pPr>
        <w:pStyle w:val="CommentText"/>
      </w:pPr>
      <w:r>
        <w:rPr>
          <w:rStyle w:val="CommentReference"/>
        </w:rPr>
        <w:annotationRef/>
      </w:r>
      <w:r>
        <w:t>Is this good to add?</w:t>
      </w:r>
    </w:p>
  </w:comment>
  <w:comment w:id="916" w:author="Day Pitney LLP" w:date="2025-12-10T14:48:00Z" w:initials="DP">
    <w:p w14:paraId="7C70754A" w14:textId="77777777" w:rsidR="00C416C9" w:rsidRDefault="00C416C9" w:rsidP="00C416C9">
      <w:pPr>
        <w:pStyle w:val="CommentText"/>
      </w:pPr>
      <w:r>
        <w:rPr>
          <w:rStyle w:val="CommentReference"/>
        </w:rPr>
        <w:annotationRef/>
      </w:r>
      <w:r>
        <w:t xml:space="preserve">Approved. </w:t>
      </w:r>
    </w:p>
  </w:comment>
  <w:comment w:id="1166" w:author="Bahar Toto" w:date="2025-12-03T13:02:00Z" w:initials="BT">
    <w:p w14:paraId="18C558B9" w14:textId="46590D36" w:rsidR="00C679F6" w:rsidRDefault="00C679F6" w:rsidP="00C679F6">
      <w:pPr>
        <w:pStyle w:val="CommentText"/>
      </w:pPr>
      <w:r>
        <w:rPr>
          <w:rStyle w:val="CommentReference"/>
        </w:rPr>
        <w:annotationRef/>
      </w:r>
      <w:r>
        <w:t>Does vendors have a different meaning to processors?</w:t>
      </w:r>
    </w:p>
  </w:comment>
  <w:comment w:id="1167" w:author="Day Pitney LLP" w:date="2025-12-10T14:51:00Z" w:initials="DP">
    <w:p w14:paraId="179E4BA6" w14:textId="77777777" w:rsidR="00EA4692" w:rsidRDefault="00EA4692" w:rsidP="00EA4692">
      <w:pPr>
        <w:pStyle w:val="CommentText"/>
      </w:pPr>
      <w:r>
        <w:rPr>
          <w:rStyle w:val="CommentReference"/>
        </w:rPr>
        <w:annotationRef/>
      </w:r>
      <w:r>
        <w:t xml:space="preserve">No; can be removed. </w:t>
      </w:r>
    </w:p>
  </w:comment>
  <w:comment w:id="1435" w:author="Bahar Toto" w:date="2025-12-04T01:08:00Z" w:initials="BT">
    <w:p w14:paraId="635E6801" w14:textId="07F3FBCC" w:rsidR="00B96631" w:rsidRDefault="00B96631" w:rsidP="00B96631">
      <w:pPr>
        <w:pStyle w:val="CommentText"/>
      </w:pPr>
      <w:r>
        <w:rPr>
          <w:rStyle w:val="CommentReference"/>
        </w:rPr>
        <w:annotationRef/>
      </w:r>
      <w:r>
        <w:t>Do we have a citation for this or is it author's recommendation?</w:t>
      </w:r>
      <w:bookmarkStart w:id="1438" w:name="SWStart"/>
      <w:bookmarkEnd w:id="1438"/>
    </w:p>
  </w:comment>
  <w:comment w:id="1436" w:author="Day Pitney LLP" w:date="2025-12-10T14:52:00Z" w:initials="DP">
    <w:p w14:paraId="71A6C78C" w14:textId="77777777" w:rsidR="00EA4692" w:rsidRDefault="00EA4692" w:rsidP="00EA4692">
      <w:pPr>
        <w:pStyle w:val="CommentText"/>
      </w:pPr>
      <w:r>
        <w:rPr>
          <w:rStyle w:val="CommentReference"/>
        </w:rPr>
        <w:annotationRef/>
      </w:r>
      <w:r>
        <w:t xml:space="preserve">Recommendation only. </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2D459F05" w15:done="0"/>
  <w15:commentEx w15:paraId="4EFC835B" w15:paraIdParent="2D459F05" w15:done="0"/>
  <w15:commentEx w15:paraId="69877FD4" w15:done="0"/>
  <w15:commentEx w15:paraId="657819BE" w15:paraIdParent="69877FD4" w15:done="0"/>
  <w15:commentEx w15:paraId="0A8E9716" w15:done="0"/>
  <w15:commentEx w15:paraId="1ED454F7" w15:paraIdParent="0A8E9716" w15:done="0"/>
  <w15:commentEx w15:paraId="1CDDB0E7" w15:done="0"/>
  <w15:commentEx w15:paraId="5D7234BF" w15:paraIdParent="1CDDB0E7" w15:done="0"/>
  <w15:commentEx w15:paraId="70BEF8FF" w15:done="0"/>
  <w15:commentEx w15:paraId="369AB452" w15:paraIdParent="70BEF8FF" w15:done="0"/>
  <w15:commentEx w15:paraId="2B963D5B" w15:done="0"/>
  <w15:commentEx w15:paraId="4C2AE228" w15:paraIdParent="2B963D5B" w15:done="0"/>
  <w15:commentEx w15:paraId="77D4455B" w15:done="0"/>
  <w15:commentEx w15:paraId="692C485B" w15:paraIdParent="77D4455B" w15:done="0"/>
  <w15:commentEx w15:paraId="4F504A2F" w15:done="0"/>
  <w15:commentEx w15:paraId="7C70754A" w15:paraIdParent="4F504A2F" w15:done="0"/>
  <w15:commentEx w15:paraId="18C558B9" w15:done="0"/>
  <w15:commentEx w15:paraId="179E4BA6" w15:paraIdParent="18C558B9" w15:done="0"/>
  <w15:commentEx w15:paraId="635E6801" w15:done="0"/>
  <w15:commentEx w15:paraId="71A6C78C" w15:paraIdParent="635E6801"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3D1720C5" w16cex:dateUtc="2025-11-13T23:58:00Z"/>
  <w16cex:commentExtensible w16cex:durableId="20BA473E" w16cex:dateUtc="2025-12-10T19:18:00Z"/>
  <w16cex:commentExtensible w16cex:durableId="23187187" w16cex:dateUtc="2025-11-13T23:09:00Z"/>
  <w16cex:commentExtensible w16cex:durableId="76D9059D" w16cex:dateUtc="2025-12-10T19:18:00Z"/>
  <w16cex:commentExtensible w16cex:durableId="6F55FDC6" w16cex:dateUtc="2025-11-13T23:11:00Z">
    <w16cex:extLst>
      <w16:ext w16:uri="{CE6994B0-6A32-4C9F-8C6B-6E91EDA988CE}">
        <cr:reactions xmlns:cr="http://schemas.microsoft.com/office/comments/2020/reactions">
          <cr:reaction reactionType="1">
            <cr:reactionInfo dateUtc="2025-12-17T13:31:27Z">
              <cr:user userId="S::btoto@onetrust.com::ef27d840-7794-4e9e-bacb-6ed497491016" userProvider="AD" userName="Bahar Toto"/>
            </cr:reactionInfo>
          </cr:reaction>
        </cr:reactions>
      </w16:ext>
    </w16cex:extLst>
  </w16cex:commentExtensible>
  <w16cex:commentExtensible w16cex:durableId="4ADEF587" w16cex:dateUtc="2025-12-10T19:19:00Z"/>
  <w16cex:commentExtensible w16cex:durableId="4D981018" w16cex:dateUtc="2025-11-13T23:15:00Z">
    <w16cex:extLst>
      <w16:ext w16:uri="{CE6994B0-6A32-4C9F-8C6B-6E91EDA988CE}">
        <cr:reactions xmlns:cr="http://schemas.microsoft.com/office/comments/2020/reactions">
          <cr:reaction reactionType="1">
            <cr:reactionInfo dateUtc="2025-12-17T13:32:16Z">
              <cr:user userId="S::btoto@onetrust.com::ef27d840-7794-4e9e-bacb-6ed497491016" userProvider="AD" userName="Bahar Toto"/>
            </cr:reactionInfo>
          </cr:reaction>
        </cr:reactions>
      </w16:ext>
    </w16cex:extLst>
  </w16cex:commentExtensible>
  <w16cex:commentExtensible w16cex:durableId="0F004F71" w16cex:dateUtc="2025-12-10T19:26:00Z"/>
  <w16cex:commentExtensible w16cex:durableId="0731241F" w16cex:dateUtc="2025-11-13T23:16:00Z"/>
  <w16cex:commentExtensible w16cex:durableId="00096AA1" w16cex:dateUtc="2025-12-10T19:30:00Z"/>
  <w16cex:commentExtensible w16cex:durableId="6F1EE2B8" w16cex:dateUtc="2025-11-13T23:42:00Z"/>
  <w16cex:commentExtensible w16cex:durableId="2F295941" w16cex:dateUtc="2025-12-10T19:47:00Z"/>
  <w16cex:commentExtensible w16cex:durableId="2A1A2FE6" w16cex:dateUtc="2025-12-04T00:39:00Z"/>
  <w16cex:commentExtensible w16cex:durableId="4E02ACC5" w16cex:dateUtc="2025-12-10T19:47:00Z"/>
  <w16cex:commentExtensible w16cex:durableId="1D8B4A0A" w16cex:dateUtc="2025-11-30T23:52:00Z"/>
  <w16cex:commentExtensible w16cex:durableId="28EF3A1F" w16cex:dateUtc="2025-12-10T19:48:00Z"/>
  <w16cex:commentExtensible w16cex:durableId="46582987" w16cex:dateUtc="2025-12-10T19:51:00Z"/>
  <w16cex:commentExtensible w16cex:durableId="6747CAEA" w16cex:dateUtc="2025-12-04T01:08:00Z"/>
  <w16cex:commentExtensible w16cex:durableId="6DAA236C" w16cex:dateUtc="2025-12-10T19:52: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2D459F05" w16cid:durableId="3D1720C5"/>
  <w16cid:commentId w16cid:paraId="4EFC835B" w16cid:durableId="20BA473E"/>
  <w16cid:commentId w16cid:paraId="69877FD4" w16cid:durableId="23187187"/>
  <w16cid:commentId w16cid:paraId="657819BE" w16cid:durableId="76D9059D"/>
  <w16cid:commentId w16cid:paraId="0A8E9716" w16cid:durableId="6F55FDC6"/>
  <w16cid:commentId w16cid:paraId="1ED454F7" w16cid:durableId="4ADEF587"/>
  <w16cid:commentId w16cid:paraId="1CDDB0E7" w16cid:durableId="4D981018"/>
  <w16cid:commentId w16cid:paraId="5D7234BF" w16cid:durableId="0F004F71"/>
  <w16cid:commentId w16cid:paraId="70BEF8FF" w16cid:durableId="0731241F"/>
  <w16cid:commentId w16cid:paraId="369AB452" w16cid:durableId="00096AA1"/>
  <w16cid:commentId w16cid:paraId="2B963D5B" w16cid:durableId="6F1EE2B8"/>
  <w16cid:commentId w16cid:paraId="4C2AE228" w16cid:durableId="2F295941"/>
  <w16cid:commentId w16cid:paraId="77D4455B" w16cid:durableId="2A1A2FE6"/>
  <w16cid:commentId w16cid:paraId="692C485B" w16cid:durableId="4E02ACC5"/>
  <w16cid:commentId w16cid:paraId="4F504A2F" w16cid:durableId="1D8B4A0A"/>
  <w16cid:commentId w16cid:paraId="7C70754A" w16cid:durableId="28EF3A1F"/>
  <w16cid:commentId w16cid:paraId="18C558B9" w16cid:durableId="18C558B9"/>
  <w16cid:commentId w16cid:paraId="179E4BA6" w16cid:durableId="46582987"/>
  <w16cid:commentId w16cid:paraId="635E6801" w16cid:durableId="6747CAEA"/>
  <w16cid:commentId w16cid:paraId="71A6C78C" w16cid:durableId="6DAA236C"/>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C8E81EA" w14:textId="77777777" w:rsidR="00537DB1" w:rsidRDefault="00537DB1" w:rsidP="00052384">
      <w:r>
        <w:separator/>
      </w:r>
    </w:p>
  </w:endnote>
  <w:endnote w:type="continuationSeparator" w:id="0">
    <w:p w14:paraId="05021495" w14:textId="77777777" w:rsidR="00537DB1" w:rsidRDefault="00537DB1" w:rsidP="0005238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AFF" w:usb1="C0007843" w:usb2="00000009" w:usb3="00000000" w:csb0="000001FF" w:csb1="00000000"/>
  </w:font>
  <w:font w:name="Yu Gothic">
    <w:altName w:val="游ゴシック"/>
    <w:panose1 w:val="020B0400000000000000"/>
    <w:charset w:val="80"/>
    <w:family w:val="swiss"/>
    <w:pitch w:val="variable"/>
    <w:sig w:usb0="E00002FF" w:usb1="2AC7FDFF" w:usb2="00000016" w:usb3="00000000" w:csb0="0002009F" w:csb1="00000000"/>
  </w:font>
  <w:font w:name="Aptos Display">
    <w:panose1 w:val="020B0004020202020204"/>
    <w:charset w:val="00"/>
    <w:family w:val="swiss"/>
    <w:pitch w:val="variable"/>
    <w:sig w:usb0="20000287" w:usb1="00000003" w:usb2="00000000" w:usb3="00000000" w:csb0="0000019F" w:csb1="00000000"/>
  </w:font>
  <w:font w:name="Yu Gothic Light">
    <w:altName w:val="游ゴシック Light"/>
    <w:panose1 w:val="020B0300000000000000"/>
    <w:charset w:val="80"/>
    <w:family w:val="swiss"/>
    <w:pitch w:val="variable"/>
    <w:sig w:usb0="E00002FF" w:usb1="2AC7FDFF" w:usb2="00000016" w:usb3="00000000" w:csb0="0002009F" w:csb1="00000000"/>
  </w:font>
  <w:font w:name="Cambria Math">
    <w:panose1 w:val="02040503050406030204"/>
    <w:charset w:val="00"/>
    <w:family w:val="roman"/>
    <w:pitch w:val="variable"/>
    <w:sig w:usb0="E00002FF" w:usb1="420024FF" w:usb2="00000000" w:usb3="00000000" w:csb0="0000019F" w:csb1="00000000"/>
  </w:font>
  <w:font w:name="Helvetica">
    <w:panose1 w:val="00000000000000000000"/>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ECEFD33" w14:textId="77777777" w:rsidR="00052384" w:rsidRDefault="00052384">
    <w:pPr>
      <w:pStyle w:val="Footer"/>
    </w:pPr>
  </w:p>
  <w:p w14:paraId="569268CF" w14:textId="2D832FAC" w:rsidR="00052384" w:rsidRDefault="00052384" w:rsidP="00052384">
    <w:pPr>
      <w:pStyle w:val="Footer"/>
    </w:pPr>
    <w:r>
      <w:rPr>
        <w:sz w:val="12"/>
      </w:rPr>
      <w:fldChar w:fldCharType="begin"/>
    </w:r>
    <w:r>
      <w:rPr>
        <w:sz w:val="12"/>
      </w:rPr>
      <w:instrText xml:space="preserve"> </w:instrText>
    </w:r>
    <w:r w:rsidRPr="00052384">
      <w:rPr>
        <w:sz w:val="12"/>
      </w:rPr>
      <w:instrText>IF "</w:instrText>
    </w:r>
    <w:r w:rsidRPr="00052384">
      <w:rPr>
        <w:sz w:val="12"/>
      </w:rPr>
      <w:fldChar w:fldCharType="begin"/>
    </w:r>
    <w:r w:rsidRPr="00052384">
      <w:rPr>
        <w:sz w:val="12"/>
      </w:rPr>
      <w:instrText xml:space="preserve"> DOCVARIABLE "SWDocIDLocation" </w:instrText>
    </w:r>
    <w:r w:rsidRPr="00052384">
      <w:rPr>
        <w:sz w:val="12"/>
      </w:rPr>
      <w:fldChar w:fldCharType="separate"/>
    </w:r>
    <w:r w:rsidR="006B50BC">
      <w:rPr>
        <w:sz w:val="12"/>
      </w:rPr>
      <w:instrText>1</w:instrText>
    </w:r>
    <w:r w:rsidRPr="00052384">
      <w:rPr>
        <w:sz w:val="12"/>
      </w:rPr>
      <w:fldChar w:fldCharType="end"/>
    </w:r>
    <w:r w:rsidRPr="00052384">
      <w:rPr>
        <w:sz w:val="12"/>
      </w:rPr>
      <w:instrText>" = "1" "</w:instrText>
    </w:r>
    <w:r w:rsidRPr="00052384">
      <w:rPr>
        <w:sz w:val="12"/>
      </w:rPr>
      <w:fldChar w:fldCharType="begin"/>
    </w:r>
    <w:r w:rsidRPr="00052384">
      <w:rPr>
        <w:sz w:val="12"/>
      </w:rPr>
      <w:instrText xml:space="preserve"> DOCPROPERTY "SWDocID" </w:instrText>
    </w:r>
    <w:r w:rsidRPr="00052384">
      <w:rPr>
        <w:sz w:val="12"/>
      </w:rPr>
      <w:fldChar w:fldCharType="separate"/>
    </w:r>
    <w:r w:rsidR="006B50BC">
      <w:rPr>
        <w:sz w:val="12"/>
      </w:rPr>
      <w:instrText>124160770.2</w:instrText>
    </w:r>
    <w:r w:rsidRPr="00052384">
      <w:rPr>
        <w:sz w:val="12"/>
      </w:rPr>
      <w:fldChar w:fldCharType="end"/>
    </w:r>
    <w:r w:rsidRPr="00052384">
      <w:rPr>
        <w:sz w:val="12"/>
      </w:rPr>
      <w:instrText>" ""</w:instrText>
    </w:r>
    <w:r>
      <w:rPr>
        <w:sz w:val="12"/>
      </w:rPr>
      <w:instrText xml:space="preserve"> </w:instrText>
    </w:r>
    <w:r>
      <w:rPr>
        <w:sz w:val="12"/>
      </w:rPr>
      <w:fldChar w:fldCharType="separate"/>
    </w:r>
    <w:r w:rsidR="006B50BC">
      <w:rPr>
        <w:noProof/>
        <w:sz w:val="12"/>
      </w:rPr>
      <w:t>124160770.2</w:t>
    </w:r>
    <w:r>
      <w:rPr>
        <w:sz w:val="12"/>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93FEBD7" w14:textId="77777777" w:rsidR="00537DB1" w:rsidRDefault="00537DB1" w:rsidP="00052384">
      <w:r>
        <w:separator/>
      </w:r>
    </w:p>
  </w:footnote>
  <w:footnote w:type="continuationSeparator" w:id="0">
    <w:p w14:paraId="321598FC" w14:textId="77777777" w:rsidR="00537DB1" w:rsidRDefault="00537DB1" w:rsidP="00052384">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ED4A7F"/>
    <w:multiLevelType w:val="multilevel"/>
    <w:tmpl w:val="4DA883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09A11E6A"/>
    <w:multiLevelType w:val="multilevel"/>
    <w:tmpl w:val="DBB430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B601BFB"/>
    <w:multiLevelType w:val="multilevel"/>
    <w:tmpl w:val="62ACE7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1C32C6D"/>
    <w:multiLevelType w:val="multilevel"/>
    <w:tmpl w:val="114E52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41A66D3"/>
    <w:multiLevelType w:val="hybridMultilevel"/>
    <w:tmpl w:val="FCD2C8A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 w15:restartNumberingAfterBreak="0">
    <w:nsid w:val="167D7C2F"/>
    <w:multiLevelType w:val="hybridMultilevel"/>
    <w:tmpl w:val="23F038F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 w15:restartNumberingAfterBreak="0">
    <w:nsid w:val="19A6248B"/>
    <w:multiLevelType w:val="hybridMultilevel"/>
    <w:tmpl w:val="47004C6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7" w15:restartNumberingAfterBreak="0">
    <w:nsid w:val="1C104F43"/>
    <w:multiLevelType w:val="hybridMultilevel"/>
    <w:tmpl w:val="0D8C131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8" w15:restartNumberingAfterBreak="0">
    <w:nsid w:val="1CC4404A"/>
    <w:multiLevelType w:val="multilevel"/>
    <w:tmpl w:val="B59481DC"/>
    <w:lvl w:ilvl="0">
      <w:start w:val="1"/>
      <w:numFmt w:val="decimal"/>
      <w:lvlText w:val="%1."/>
      <w:lvlJc w:val="left"/>
      <w:pPr>
        <w:tabs>
          <w:tab w:val="num" w:pos="720"/>
        </w:tabs>
        <w:ind w:left="720" w:hanging="360"/>
      </w:pPr>
      <w:rPr>
        <w:b/>
        <w:bCs/>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1D784226"/>
    <w:multiLevelType w:val="hybridMultilevel"/>
    <w:tmpl w:val="B77A484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0" w15:restartNumberingAfterBreak="0">
    <w:nsid w:val="1F9D771D"/>
    <w:multiLevelType w:val="multilevel"/>
    <w:tmpl w:val="DE7849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275171D"/>
    <w:multiLevelType w:val="multilevel"/>
    <w:tmpl w:val="F2728C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48F496D"/>
    <w:multiLevelType w:val="hybridMultilevel"/>
    <w:tmpl w:val="448E73A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3" w15:restartNumberingAfterBreak="0">
    <w:nsid w:val="25014647"/>
    <w:multiLevelType w:val="hybridMultilevel"/>
    <w:tmpl w:val="A9AA91B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4" w15:restartNumberingAfterBreak="0">
    <w:nsid w:val="277A39CA"/>
    <w:multiLevelType w:val="hybridMultilevel"/>
    <w:tmpl w:val="7CB6D1C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5" w15:restartNumberingAfterBreak="0">
    <w:nsid w:val="27F04FEF"/>
    <w:multiLevelType w:val="hybridMultilevel"/>
    <w:tmpl w:val="4EFEDAA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6" w15:restartNumberingAfterBreak="0">
    <w:nsid w:val="2A5B1219"/>
    <w:multiLevelType w:val="hybridMultilevel"/>
    <w:tmpl w:val="D4D68EB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7" w15:restartNumberingAfterBreak="0">
    <w:nsid w:val="2B4E1CD7"/>
    <w:multiLevelType w:val="hybridMultilevel"/>
    <w:tmpl w:val="1876C8A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8" w15:restartNumberingAfterBreak="0">
    <w:nsid w:val="2C532679"/>
    <w:multiLevelType w:val="hybridMultilevel"/>
    <w:tmpl w:val="5F42FCC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9" w15:restartNumberingAfterBreak="0">
    <w:nsid w:val="302D5B41"/>
    <w:multiLevelType w:val="multilevel"/>
    <w:tmpl w:val="152204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084037C"/>
    <w:multiLevelType w:val="hybridMultilevel"/>
    <w:tmpl w:val="988E199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1" w15:restartNumberingAfterBreak="0">
    <w:nsid w:val="30E74DCF"/>
    <w:multiLevelType w:val="multilevel"/>
    <w:tmpl w:val="67D27D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 w15:restartNumberingAfterBreak="0">
    <w:nsid w:val="36017E41"/>
    <w:multiLevelType w:val="hybridMultilevel"/>
    <w:tmpl w:val="8CBA3BF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3" w15:restartNumberingAfterBreak="0">
    <w:nsid w:val="36D42632"/>
    <w:multiLevelType w:val="multilevel"/>
    <w:tmpl w:val="05803D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377259AB"/>
    <w:multiLevelType w:val="multilevel"/>
    <w:tmpl w:val="5DD886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37EF1DB1"/>
    <w:multiLevelType w:val="hybridMultilevel"/>
    <w:tmpl w:val="96A6FCE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6" w15:restartNumberingAfterBreak="0">
    <w:nsid w:val="385007B1"/>
    <w:multiLevelType w:val="hybridMultilevel"/>
    <w:tmpl w:val="9AF67DF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7" w15:restartNumberingAfterBreak="0">
    <w:nsid w:val="3CC04915"/>
    <w:multiLevelType w:val="multilevel"/>
    <w:tmpl w:val="E18A25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432F2742"/>
    <w:multiLevelType w:val="multilevel"/>
    <w:tmpl w:val="A2229D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4507562D"/>
    <w:multiLevelType w:val="hybridMultilevel"/>
    <w:tmpl w:val="468A89E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0" w15:restartNumberingAfterBreak="0">
    <w:nsid w:val="457C7171"/>
    <w:multiLevelType w:val="multilevel"/>
    <w:tmpl w:val="86CE15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467F26B3"/>
    <w:multiLevelType w:val="hybridMultilevel"/>
    <w:tmpl w:val="A4DAB2C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2" w15:restartNumberingAfterBreak="0">
    <w:nsid w:val="47D44C74"/>
    <w:multiLevelType w:val="hybridMultilevel"/>
    <w:tmpl w:val="6CD22AE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3" w15:restartNumberingAfterBreak="0">
    <w:nsid w:val="483A1607"/>
    <w:multiLevelType w:val="multilevel"/>
    <w:tmpl w:val="6506F4F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4A502750"/>
    <w:multiLevelType w:val="hybridMultilevel"/>
    <w:tmpl w:val="D932F31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5" w15:restartNumberingAfterBreak="0">
    <w:nsid w:val="4BAA0CD5"/>
    <w:multiLevelType w:val="multilevel"/>
    <w:tmpl w:val="12D26A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6" w15:restartNumberingAfterBreak="0">
    <w:nsid w:val="4D366507"/>
    <w:multiLevelType w:val="hybridMultilevel"/>
    <w:tmpl w:val="36F6F1C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7" w15:restartNumberingAfterBreak="0">
    <w:nsid w:val="55B67A5B"/>
    <w:multiLevelType w:val="hybridMultilevel"/>
    <w:tmpl w:val="8520A4A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8" w15:restartNumberingAfterBreak="0">
    <w:nsid w:val="573BB429"/>
    <w:multiLevelType w:val="multilevel"/>
    <w:tmpl w:val="F800BDA0"/>
    <w:lvl w:ilvl="0">
      <w:start w:val="2"/>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9" w15:restartNumberingAfterBreak="0">
    <w:nsid w:val="585212E2"/>
    <w:multiLevelType w:val="multilevel"/>
    <w:tmpl w:val="310E4C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58E62F50"/>
    <w:multiLevelType w:val="multilevel"/>
    <w:tmpl w:val="73666E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5A937DC6"/>
    <w:multiLevelType w:val="multilevel"/>
    <w:tmpl w:val="DC30B2A6"/>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2" w15:restartNumberingAfterBreak="0">
    <w:nsid w:val="5AE00216"/>
    <w:multiLevelType w:val="hybridMultilevel"/>
    <w:tmpl w:val="590EE62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3" w15:restartNumberingAfterBreak="0">
    <w:nsid w:val="61386BC7"/>
    <w:multiLevelType w:val="multilevel"/>
    <w:tmpl w:val="1C72C07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62EF2655"/>
    <w:multiLevelType w:val="hybridMultilevel"/>
    <w:tmpl w:val="ABFA116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5" w15:restartNumberingAfterBreak="0">
    <w:nsid w:val="67EF7DC7"/>
    <w:multiLevelType w:val="multilevel"/>
    <w:tmpl w:val="31A01E9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688B64D7"/>
    <w:multiLevelType w:val="hybridMultilevel"/>
    <w:tmpl w:val="D0248D1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7" w15:restartNumberingAfterBreak="0">
    <w:nsid w:val="698F587F"/>
    <w:multiLevelType w:val="multilevel"/>
    <w:tmpl w:val="853A70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6CDE3ECA"/>
    <w:multiLevelType w:val="hybridMultilevel"/>
    <w:tmpl w:val="F46C5E4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9" w15:restartNumberingAfterBreak="0">
    <w:nsid w:val="6E2255C0"/>
    <w:multiLevelType w:val="hybridMultilevel"/>
    <w:tmpl w:val="F3B8659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0" w15:restartNumberingAfterBreak="0">
    <w:nsid w:val="6FBD6F23"/>
    <w:multiLevelType w:val="hybridMultilevel"/>
    <w:tmpl w:val="C64ABE5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1" w15:restartNumberingAfterBreak="0">
    <w:nsid w:val="6FE20993"/>
    <w:multiLevelType w:val="hybridMultilevel"/>
    <w:tmpl w:val="20C0E66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2" w15:restartNumberingAfterBreak="0">
    <w:nsid w:val="709D79FA"/>
    <w:multiLevelType w:val="hybridMultilevel"/>
    <w:tmpl w:val="038081D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3" w15:restartNumberingAfterBreak="0">
    <w:nsid w:val="71F22A1A"/>
    <w:multiLevelType w:val="multilevel"/>
    <w:tmpl w:val="E29402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72044AC3"/>
    <w:multiLevelType w:val="multilevel"/>
    <w:tmpl w:val="D5F01A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730D7B6F"/>
    <w:multiLevelType w:val="multilevel"/>
    <w:tmpl w:val="58AE92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7394A3CB"/>
    <w:multiLevelType w:val="multilevel"/>
    <w:tmpl w:val="58507D2E"/>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57" w15:restartNumberingAfterBreak="0">
    <w:nsid w:val="75E77A0A"/>
    <w:multiLevelType w:val="hybridMultilevel"/>
    <w:tmpl w:val="A5EA9F9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8" w15:restartNumberingAfterBreak="0">
    <w:nsid w:val="78CE4913"/>
    <w:multiLevelType w:val="hybridMultilevel"/>
    <w:tmpl w:val="22D6C09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9" w15:restartNumberingAfterBreak="0">
    <w:nsid w:val="7D6F6664"/>
    <w:multiLevelType w:val="multilevel"/>
    <w:tmpl w:val="884407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7F6358B1"/>
    <w:multiLevelType w:val="multilevel"/>
    <w:tmpl w:val="6B0AE1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7FFC300A"/>
    <w:multiLevelType w:val="hybridMultilevel"/>
    <w:tmpl w:val="647453D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613486378">
    <w:abstractNumId w:val="38"/>
  </w:num>
  <w:num w:numId="2" w16cid:durableId="189075963">
    <w:abstractNumId w:val="56"/>
  </w:num>
  <w:num w:numId="3" w16cid:durableId="1876306857">
    <w:abstractNumId w:val="8"/>
  </w:num>
  <w:num w:numId="4" w16cid:durableId="1846243194">
    <w:abstractNumId w:val="21"/>
  </w:num>
  <w:num w:numId="5" w16cid:durableId="1567498086">
    <w:abstractNumId w:val="35"/>
  </w:num>
  <w:num w:numId="6" w16cid:durableId="621838053">
    <w:abstractNumId w:val="0"/>
  </w:num>
  <w:num w:numId="7" w16cid:durableId="140194104">
    <w:abstractNumId w:val="41"/>
  </w:num>
  <w:num w:numId="8" w16cid:durableId="1005209558">
    <w:abstractNumId w:val="15"/>
  </w:num>
  <w:num w:numId="9" w16cid:durableId="2076010049">
    <w:abstractNumId w:val="7"/>
  </w:num>
  <w:num w:numId="10" w16cid:durableId="575019595">
    <w:abstractNumId w:val="49"/>
  </w:num>
  <w:num w:numId="11" w16cid:durableId="1575780314">
    <w:abstractNumId w:val="16"/>
  </w:num>
  <w:num w:numId="12" w16cid:durableId="1096170704">
    <w:abstractNumId w:val="18"/>
  </w:num>
  <w:num w:numId="13" w16cid:durableId="1154025360">
    <w:abstractNumId w:val="42"/>
  </w:num>
  <w:num w:numId="14" w16cid:durableId="2080244697">
    <w:abstractNumId w:val="29"/>
  </w:num>
  <w:num w:numId="15" w16cid:durableId="1812286985">
    <w:abstractNumId w:val="57"/>
  </w:num>
  <w:num w:numId="16" w16cid:durableId="1474638870">
    <w:abstractNumId w:val="48"/>
  </w:num>
  <w:num w:numId="17" w16cid:durableId="1095518208">
    <w:abstractNumId w:val="52"/>
  </w:num>
  <w:num w:numId="18" w16cid:durableId="1277755455">
    <w:abstractNumId w:val="9"/>
  </w:num>
  <w:num w:numId="19" w16cid:durableId="1481341860">
    <w:abstractNumId w:val="5"/>
  </w:num>
  <w:num w:numId="20" w16cid:durableId="302084976">
    <w:abstractNumId w:val="50"/>
  </w:num>
  <w:num w:numId="21" w16cid:durableId="1089429164">
    <w:abstractNumId w:val="22"/>
  </w:num>
  <w:num w:numId="22" w16cid:durableId="1695954654">
    <w:abstractNumId w:val="6"/>
  </w:num>
  <w:num w:numId="23" w16cid:durableId="657612699">
    <w:abstractNumId w:val="58"/>
  </w:num>
  <w:num w:numId="24" w16cid:durableId="118770848">
    <w:abstractNumId w:val="46"/>
  </w:num>
  <w:num w:numId="25" w16cid:durableId="1354066181">
    <w:abstractNumId w:val="14"/>
  </w:num>
  <w:num w:numId="26" w16cid:durableId="1194146338">
    <w:abstractNumId w:val="44"/>
  </w:num>
  <w:num w:numId="27" w16cid:durableId="1219392470">
    <w:abstractNumId w:val="12"/>
  </w:num>
  <w:num w:numId="28" w16cid:durableId="679351280">
    <w:abstractNumId w:val="13"/>
  </w:num>
  <w:num w:numId="29" w16cid:durableId="1007413">
    <w:abstractNumId w:val="32"/>
  </w:num>
  <w:num w:numId="30" w16cid:durableId="1581252662">
    <w:abstractNumId w:val="26"/>
  </w:num>
  <w:num w:numId="31" w16cid:durableId="144591521">
    <w:abstractNumId w:val="37"/>
  </w:num>
  <w:num w:numId="32" w16cid:durableId="1599412944">
    <w:abstractNumId w:val="31"/>
  </w:num>
  <w:num w:numId="33" w16cid:durableId="1600486466">
    <w:abstractNumId w:val="36"/>
  </w:num>
  <w:num w:numId="34" w16cid:durableId="1068041151">
    <w:abstractNumId w:val="51"/>
  </w:num>
  <w:num w:numId="35" w16cid:durableId="1352493273">
    <w:abstractNumId w:val="4"/>
  </w:num>
  <w:num w:numId="36" w16cid:durableId="19017453">
    <w:abstractNumId w:val="3"/>
  </w:num>
  <w:num w:numId="37" w16cid:durableId="284193350">
    <w:abstractNumId w:val="17"/>
  </w:num>
  <w:num w:numId="38" w16cid:durableId="1715884618">
    <w:abstractNumId w:val="2"/>
  </w:num>
  <w:num w:numId="39" w16cid:durableId="34501419">
    <w:abstractNumId w:val="10"/>
  </w:num>
  <w:num w:numId="40" w16cid:durableId="369064813">
    <w:abstractNumId w:val="27"/>
  </w:num>
  <w:num w:numId="41" w16cid:durableId="1416587134">
    <w:abstractNumId w:val="53"/>
  </w:num>
  <w:num w:numId="42" w16cid:durableId="101844298">
    <w:abstractNumId w:val="33"/>
  </w:num>
  <w:num w:numId="43" w16cid:durableId="618872543">
    <w:abstractNumId w:val="43"/>
  </w:num>
  <w:num w:numId="44" w16cid:durableId="410393917">
    <w:abstractNumId w:val="19"/>
  </w:num>
  <w:num w:numId="45" w16cid:durableId="630747290">
    <w:abstractNumId w:val="59"/>
  </w:num>
  <w:num w:numId="46" w16cid:durableId="904687622">
    <w:abstractNumId w:val="28"/>
  </w:num>
  <w:num w:numId="47" w16cid:durableId="1093473344">
    <w:abstractNumId w:val="61"/>
  </w:num>
  <w:num w:numId="48" w16cid:durableId="54741105">
    <w:abstractNumId w:val="24"/>
  </w:num>
  <w:num w:numId="49" w16cid:durableId="658270739">
    <w:abstractNumId w:val="25"/>
  </w:num>
  <w:num w:numId="50" w16cid:durableId="645013580">
    <w:abstractNumId w:val="34"/>
  </w:num>
  <w:num w:numId="51" w16cid:durableId="244534718">
    <w:abstractNumId w:val="60"/>
  </w:num>
  <w:num w:numId="52" w16cid:durableId="931938915">
    <w:abstractNumId w:val="23"/>
  </w:num>
  <w:num w:numId="53" w16cid:durableId="329066138">
    <w:abstractNumId w:val="1"/>
  </w:num>
  <w:num w:numId="54" w16cid:durableId="950553991">
    <w:abstractNumId w:val="54"/>
  </w:num>
  <w:num w:numId="55" w16cid:durableId="371733543">
    <w:abstractNumId w:val="45"/>
  </w:num>
  <w:num w:numId="56" w16cid:durableId="696928884">
    <w:abstractNumId w:val="47"/>
  </w:num>
  <w:num w:numId="57" w16cid:durableId="1368215465">
    <w:abstractNumId w:val="39"/>
  </w:num>
  <w:num w:numId="58" w16cid:durableId="951670480">
    <w:abstractNumId w:val="30"/>
  </w:num>
  <w:num w:numId="59" w16cid:durableId="1090661926">
    <w:abstractNumId w:val="11"/>
  </w:num>
  <w:num w:numId="60" w16cid:durableId="1092628037">
    <w:abstractNumId w:val="40"/>
  </w:num>
  <w:num w:numId="61" w16cid:durableId="594440864">
    <w:abstractNumId w:val="20"/>
  </w:num>
  <w:num w:numId="62" w16cid:durableId="1098331798">
    <w:abstractNumId w:val="55"/>
  </w:num>
  <w:numIdMacAtCleanup w:val="58"/>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Bahar Toto">
    <w15:presenceInfo w15:providerId="AD" w15:userId="S::btoto@onetrust.com::ef27d840-7794-4e9e-bacb-6ed497491016"/>
  </w15:person>
  <w15:person w15:author="Day Pitney LLP">
    <w15:presenceInfo w15:providerId="None" w15:userId="Day Pitney LLP"/>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210"/>
  <w:hideSpellingErrors/>
  <w:hideGrammaticalErrors/>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a2MDExsTQxNTE3MDMwNzJV0lEKTi0uzszPAykwrAUASu72ZywAAAA="/>
    <w:docVar w:name="SWDocIDLayout" w:val="2"/>
    <w:docVar w:name="SWDocIDLocation" w:val="1"/>
  </w:docVars>
  <w:rsids>
    <w:rsidRoot w:val="005A0AFD"/>
    <w:rsid w:val="0000098D"/>
    <w:rsid w:val="000128BD"/>
    <w:rsid w:val="0001717E"/>
    <w:rsid w:val="00031C1A"/>
    <w:rsid w:val="00033791"/>
    <w:rsid w:val="000411D6"/>
    <w:rsid w:val="00052384"/>
    <w:rsid w:val="000575D1"/>
    <w:rsid w:val="00060CDD"/>
    <w:rsid w:val="00067907"/>
    <w:rsid w:val="0008156E"/>
    <w:rsid w:val="000845E6"/>
    <w:rsid w:val="00090C41"/>
    <w:rsid w:val="00096D2A"/>
    <w:rsid w:val="000A5018"/>
    <w:rsid w:val="000A7BBD"/>
    <w:rsid w:val="000B56DD"/>
    <w:rsid w:val="000D3137"/>
    <w:rsid w:val="000D7CF0"/>
    <w:rsid w:val="000E7E09"/>
    <w:rsid w:val="000F1029"/>
    <w:rsid w:val="001070DA"/>
    <w:rsid w:val="00107E11"/>
    <w:rsid w:val="00111840"/>
    <w:rsid w:val="00113CF5"/>
    <w:rsid w:val="0011613A"/>
    <w:rsid w:val="00124407"/>
    <w:rsid w:val="001274F7"/>
    <w:rsid w:val="00134928"/>
    <w:rsid w:val="00135B58"/>
    <w:rsid w:val="00141946"/>
    <w:rsid w:val="001419F8"/>
    <w:rsid w:val="00147248"/>
    <w:rsid w:val="00152C1D"/>
    <w:rsid w:val="00167F9E"/>
    <w:rsid w:val="0017144F"/>
    <w:rsid w:val="00181A64"/>
    <w:rsid w:val="00185607"/>
    <w:rsid w:val="001A1ABE"/>
    <w:rsid w:val="001A3946"/>
    <w:rsid w:val="001C133D"/>
    <w:rsid w:val="001C520A"/>
    <w:rsid w:val="001E314E"/>
    <w:rsid w:val="001E5667"/>
    <w:rsid w:val="001E5690"/>
    <w:rsid w:val="001F261A"/>
    <w:rsid w:val="001F5262"/>
    <w:rsid w:val="001F7EA3"/>
    <w:rsid w:val="002256E1"/>
    <w:rsid w:val="002326C8"/>
    <w:rsid w:val="00234BDA"/>
    <w:rsid w:val="00236041"/>
    <w:rsid w:val="0024602F"/>
    <w:rsid w:val="002507CC"/>
    <w:rsid w:val="002610BF"/>
    <w:rsid w:val="00267973"/>
    <w:rsid w:val="00296679"/>
    <w:rsid w:val="002C254D"/>
    <w:rsid w:val="002C6BF0"/>
    <w:rsid w:val="002E2082"/>
    <w:rsid w:val="002E2981"/>
    <w:rsid w:val="002E4045"/>
    <w:rsid w:val="002F54B5"/>
    <w:rsid w:val="00304E47"/>
    <w:rsid w:val="00306B43"/>
    <w:rsid w:val="0032692B"/>
    <w:rsid w:val="00330164"/>
    <w:rsid w:val="003327EB"/>
    <w:rsid w:val="00364BE8"/>
    <w:rsid w:val="00364C88"/>
    <w:rsid w:val="003662EC"/>
    <w:rsid w:val="00366992"/>
    <w:rsid w:val="00370F33"/>
    <w:rsid w:val="00381BC4"/>
    <w:rsid w:val="00383FC4"/>
    <w:rsid w:val="00392189"/>
    <w:rsid w:val="00394499"/>
    <w:rsid w:val="00395BC9"/>
    <w:rsid w:val="003962DE"/>
    <w:rsid w:val="003A05C6"/>
    <w:rsid w:val="003A2EEC"/>
    <w:rsid w:val="003A7B28"/>
    <w:rsid w:val="003B5DD2"/>
    <w:rsid w:val="003D5245"/>
    <w:rsid w:val="003D7E33"/>
    <w:rsid w:val="003E7B54"/>
    <w:rsid w:val="003F6E89"/>
    <w:rsid w:val="00404A83"/>
    <w:rsid w:val="00406207"/>
    <w:rsid w:val="00426585"/>
    <w:rsid w:val="004305F4"/>
    <w:rsid w:val="0043123C"/>
    <w:rsid w:val="00434DCD"/>
    <w:rsid w:val="00436B9D"/>
    <w:rsid w:val="004543BA"/>
    <w:rsid w:val="004620EF"/>
    <w:rsid w:val="004754F4"/>
    <w:rsid w:val="0048189E"/>
    <w:rsid w:val="00485710"/>
    <w:rsid w:val="00485EA5"/>
    <w:rsid w:val="00491B9F"/>
    <w:rsid w:val="004A67D0"/>
    <w:rsid w:val="004B2E0A"/>
    <w:rsid w:val="004C0284"/>
    <w:rsid w:val="004D1123"/>
    <w:rsid w:val="004D3FA5"/>
    <w:rsid w:val="004E5526"/>
    <w:rsid w:val="004F6D5B"/>
    <w:rsid w:val="004F6D8F"/>
    <w:rsid w:val="00517F30"/>
    <w:rsid w:val="00523CE6"/>
    <w:rsid w:val="005319E6"/>
    <w:rsid w:val="00532800"/>
    <w:rsid w:val="00533164"/>
    <w:rsid w:val="00537DB1"/>
    <w:rsid w:val="00540162"/>
    <w:rsid w:val="00543F06"/>
    <w:rsid w:val="0054437F"/>
    <w:rsid w:val="00553547"/>
    <w:rsid w:val="00557769"/>
    <w:rsid w:val="0056473D"/>
    <w:rsid w:val="00564F74"/>
    <w:rsid w:val="00565582"/>
    <w:rsid w:val="0057702B"/>
    <w:rsid w:val="0059646C"/>
    <w:rsid w:val="005A0AFD"/>
    <w:rsid w:val="005A65F5"/>
    <w:rsid w:val="005B5785"/>
    <w:rsid w:val="005C2576"/>
    <w:rsid w:val="005C7A00"/>
    <w:rsid w:val="005D09A9"/>
    <w:rsid w:val="005D2B42"/>
    <w:rsid w:val="005D5BC9"/>
    <w:rsid w:val="005E2B1A"/>
    <w:rsid w:val="005E4F20"/>
    <w:rsid w:val="005F6EF1"/>
    <w:rsid w:val="005F7A70"/>
    <w:rsid w:val="00604082"/>
    <w:rsid w:val="00605538"/>
    <w:rsid w:val="00607B69"/>
    <w:rsid w:val="00611E23"/>
    <w:rsid w:val="00616016"/>
    <w:rsid w:val="00617FC8"/>
    <w:rsid w:val="006205E0"/>
    <w:rsid w:val="00631281"/>
    <w:rsid w:val="00633927"/>
    <w:rsid w:val="00634A2F"/>
    <w:rsid w:val="0067346E"/>
    <w:rsid w:val="00674E8E"/>
    <w:rsid w:val="0067749A"/>
    <w:rsid w:val="006871A2"/>
    <w:rsid w:val="006974C9"/>
    <w:rsid w:val="006A5005"/>
    <w:rsid w:val="006B50BC"/>
    <w:rsid w:val="006B6B41"/>
    <w:rsid w:val="006D31BF"/>
    <w:rsid w:val="006E7466"/>
    <w:rsid w:val="00702850"/>
    <w:rsid w:val="00703BA0"/>
    <w:rsid w:val="00727B07"/>
    <w:rsid w:val="007337D0"/>
    <w:rsid w:val="007357D5"/>
    <w:rsid w:val="007451FB"/>
    <w:rsid w:val="00745B65"/>
    <w:rsid w:val="00752BFA"/>
    <w:rsid w:val="00756004"/>
    <w:rsid w:val="0076044F"/>
    <w:rsid w:val="00782013"/>
    <w:rsid w:val="0078624A"/>
    <w:rsid w:val="0079512A"/>
    <w:rsid w:val="007953A4"/>
    <w:rsid w:val="007A05BD"/>
    <w:rsid w:val="007A1A6B"/>
    <w:rsid w:val="007B658E"/>
    <w:rsid w:val="007D38C7"/>
    <w:rsid w:val="007E4A88"/>
    <w:rsid w:val="007F007B"/>
    <w:rsid w:val="007F456B"/>
    <w:rsid w:val="00805710"/>
    <w:rsid w:val="00807B1F"/>
    <w:rsid w:val="008163F5"/>
    <w:rsid w:val="0083318A"/>
    <w:rsid w:val="00834B54"/>
    <w:rsid w:val="0083772C"/>
    <w:rsid w:val="00854677"/>
    <w:rsid w:val="0086175E"/>
    <w:rsid w:val="00866BAD"/>
    <w:rsid w:val="008670B7"/>
    <w:rsid w:val="008678A0"/>
    <w:rsid w:val="00875A70"/>
    <w:rsid w:val="00885433"/>
    <w:rsid w:val="0089461C"/>
    <w:rsid w:val="008B0723"/>
    <w:rsid w:val="008B3DD7"/>
    <w:rsid w:val="008B6EFE"/>
    <w:rsid w:val="008B7EDC"/>
    <w:rsid w:val="008C065E"/>
    <w:rsid w:val="008E5016"/>
    <w:rsid w:val="008E76DA"/>
    <w:rsid w:val="0090545A"/>
    <w:rsid w:val="00912F32"/>
    <w:rsid w:val="009144F8"/>
    <w:rsid w:val="009250EA"/>
    <w:rsid w:val="00933CFA"/>
    <w:rsid w:val="00941835"/>
    <w:rsid w:val="009448FF"/>
    <w:rsid w:val="00962A28"/>
    <w:rsid w:val="009756D3"/>
    <w:rsid w:val="00990A75"/>
    <w:rsid w:val="009A0966"/>
    <w:rsid w:val="009B5985"/>
    <w:rsid w:val="009D5B23"/>
    <w:rsid w:val="009F1B2C"/>
    <w:rsid w:val="009F3DF4"/>
    <w:rsid w:val="009F679F"/>
    <w:rsid w:val="009F7F55"/>
    <w:rsid w:val="00A0613C"/>
    <w:rsid w:val="00A166EF"/>
    <w:rsid w:val="00A200BC"/>
    <w:rsid w:val="00A316CA"/>
    <w:rsid w:val="00A55C6E"/>
    <w:rsid w:val="00A57CD7"/>
    <w:rsid w:val="00A6760C"/>
    <w:rsid w:val="00A75B46"/>
    <w:rsid w:val="00A82F0D"/>
    <w:rsid w:val="00AA5F83"/>
    <w:rsid w:val="00AB51CD"/>
    <w:rsid w:val="00AD0D07"/>
    <w:rsid w:val="00AE0D2F"/>
    <w:rsid w:val="00AF13FC"/>
    <w:rsid w:val="00B04C92"/>
    <w:rsid w:val="00B06C3B"/>
    <w:rsid w:val="00B10AB8"/>
    <w:rsid w:val="00B22624"/>
    <w:rsid w:val="00B30BFB"/>
    <w:rsid w:val="00B357F6"/>
    <w:rsid w:val="00B472C3"/>
    <w:rsid w:val="00B50E16"/>
    <w:rsid w:val="00B55BBE"/>
    <w:rsid w:val="00B61262"/>
    <w:rsid w:val="00B6258C"/>
    <w:rsid w:val="00B73BAF"/>
    <w:rsid w:val="00B90112"/>
    <w:rsid w:val="00B91E95"/>
    <w:rsid w:val="00B941C3"/>
    <w:rsid w:val="00B96631"/>
    <w:rsid w:val="00BA2B50"/>
    <w:rsid w:val="00BC1F23"/>
    <w:rsid w:val="00BC64BC"/>
    <w:rsid w:val="00BD5539"/>
    <w:rsid w:val="00C01170"/>
    <w:rsid w:val="00C02792"/>
    <w:rsid w:val="00C02FC9"/>
    <w:rsid w:val="00C12CBE"/>
    <w:rsid w:val="00C14432"/>
    <w:rsid w:val="00C24793"/>
    <w:rsid w:val="00C3017E"/>
    <w:rsid w:val="00C301EA"/>
    <w:rsid w:val="00C33BE6"/>
    <w:rsid w:val="00C416C9"/>
    <w:rsid w:val="00C506A4"/>
    <w:rsid w:val="00C5180B"/>
    <w:rsid w:val="00C544CD"/>
    <w:rsid w:val="00C57B20"/>
    <w:rsid w:val="00C679F6"/>
    <w:rsid w:val="00C83E8A"/>
    <w:rsid w:val="00C96C07"/>
    <w:rsid w:val="00CA3130"/>
    <w:rsid w:val="00CA48AB"/>
    <w:rsid w:val="00CA4987"/>
    <w:rsid w:val="00CC3859"/>
    <w:rsid w:val="00CC3D83"/>
    <w:rsid w:val="00CC3FE8"/>
    <w:rsid w:val="00CCBD33"/>
    <w:rsid w:val="00CD4CAA"/>
    <w:rsid w:val="00CD5C2F"/>
    <w:rsid w:val="00CE2ED5"/>
    <w:rsid w:val="00CE3953"/>
    <w:rsid w:val="00CE5675"/>
    <w:rsid w:val="00CF6B85"/>
    <w:rsid w:val="00D1755D"/>
    <w:rsid w:val="00D20778"/>
    <w:rsid w:val="00D3353F"/>
    <w:rsid w:val="00D355D1"/>
    <w:rsid w:val="00D36799"/>
    <w:rsid w:val="00D36D69"/>
    <w:rsid w:val="00D43304"/>
    <w:rsid w:val="00D442BF"/>
    <w:rsid w:val="00D45330"/>
    <w:rsid w:val="00D57F42"/>
    <w:rsid w:val="00D63CE7"/>
    <w:rsid w:val="00D75CF3"/>
    <w:rsid w:val="00D77286"/>
    <w:rsid w:val="00D840D5"/>
    <w:rsid w:val="00D95D6E"/>
    <w:rsid w:val="00DA7262"/>
    <w:rsid w:val="00DB1496"/>
    <w:rsid w:val="00DB3CC7"/>
    <w:rsid w:val="00DC1070"/>
    <w:rsid w:val="00DC7880"/>
    <w:rsid w:val="00DD0BE6"/>
    <w:rsid w:val="00DD5425"/>
    <w:rsid w:val="00DD7E66"/>
    <w:rsid w:val="00DE0056"/>
    <w:rsid w:val="00DE307D"/>
    <w:rsid w:val="00DE7403"/>
    <w:rsid w:val="00DF41AF"/>
    <w:rsid w:val="00E00994"/>
    <w:rsid w:val="00E130B8"/>
    <w:rsid w:val="00E15201"/>
    <w:rsid w:val="00E27351"/>
    <w:rsid w:val="00E27686"/>
    <w:rsid w:val="00E549E9"/>
    <w:rsid w:val="00E54BE4"/>
    <w:rsid w:val="00E85D30"/>
    <w:rsid w:val="00E96E48"/>
    <w:rsid w:val="00EA4692"/>
    <w:rsid w:val="00EC0BB6"/>
    <w:rsid w:val="00EC15CE"/>
    <w:rsid w:val="00ED23D1"/>
    <w:rsid w:val="00F0194A"/>
    <w:rsid w:val="00F01E52"/>
    <w:rsid w:val="00F2769E"/>
    <w:rsid w:val="00F439FA"/>
    <w:rsid w:val="00F4575D"/>
    <w:rsid w:val="00F66D3C"/>
    <w:rsid w:val="00F67B8D"/>
    <w:rsid w:val="00F70133"/>
    <w:rsid w:val="00F70ADD"/>
    <w:rsid w:val="00F7119B"/>
    <w:rsid w:val="00F818A4"/>
    <w:rsid w:val="00FA005A"/>
    <w:rsid w:val="00FA27E0"/>
    <w:rsid w:val="00FB0721"/>
    <w:rsid w:val="00FB59A9"/>
    <w:rsid w:val="00FC21EF"/>
    <w:rsid w:val="00FC6169"/>
    <w:rsid w:val="00FD0896"/>
    <w:rsid w:val="00FD7737"/>
    <w:rsid w:val="00FE6258"/>
    <w:rsid w:val="014594D8"/>
    <w:rsid w:val="027904CA"/>
    <w:rsid w:val="030CCA4C"/>
    <w:rsid w:val="03967D32"/>
    <w:rsid w:val="03DB5FC8"/>
    <w:rsid w:val="046E665A"/>
    <w:rsid w:val="04839F3E"/>
    <w:rsid w:val="04A30A10"/>
    <w:rsid w:val="0529DBCB"/>
    <w:rsid w:val="057DDAE2"/>
    <w:rsid w:val="05801DA3"/>
    <w:rsid w:val="05A83DB0"/>
    <w:rsid w:val="05BE9819"/>
    <w:rsid w:val="05F31C9B"/>
    <w:rsid w:val="0711837D"/>
    <w:rsid w:val="078C0E4F"/>
    <w:rsid w:val="079EB5EE"/>
    <w:rsid w:val="07B5F746"/>
    <w:rsid w:val="07BCAE1F"/>
    <w:rsid w:val="095745C9"/>
    <w:rsid w:val="095CD031"/>
    <w:rsid w:val="099C2AD8"/>
    <w:rsid w:val="09DBF0E5"/>
    <w:rsid w:val="09F32041"/>
    <w:rsid w:val="0A1BC77E"/>
    <w:rsid w:val="0A1C2153"/>
    <w:rsid w:val="0A9FCE6C"/>
    <w:rsid w:val="0BAD9BB1"/>
    <w:rsid w:val="0C6A0602"/>
    <w:rsid w:val="0C77419C"/>
    <w:rsid w:val="0C7C953C"/>
    <w:rsid w:val="0C9B5C1A"/>
    <w:rsid w:val="0CAEAE11"/>
    <w:rsid w:val="0CB7D3DF"/>
    <w:rsid w:val="0CC0F31D"/>
    <w:rsid w:val="0CC9D3EE"/>
    <w:rsid w:val="0CF2FE3C"/>
    <w:rsid w:val="0CF6A52E"/>
    <w:rsid w:val="0D1900FC"/>
    <w:rsid w:val="0D19DF3D"/>
    <w:rsid w:val="0D1F5AA8"/>
    <w:rsid w:val="0D70E522"/>
    <w:rsid w:val="0D866738"/>
    <w:rsid w:val="0D8D7A91"/>
    <w:rsid w:val="0D902248"/>
    <w:rsid w:val="0DB31D6A"/>
    <w:rsid w:val="0E63C097"/>
    <w:rsid w:val="0E692E4C"/>
    <w:rsid w:val="0F2E875C"/>
    <w:rsid w:val="0FBE8072"/>
    <w:rsid w:val="0FD5A420"/>
    <w:rsid w:val="108BB746"/>
    <w:rsid w:val="1108C1AD"/>
    <w:rsid w:val="1110109C"/>
    <w:rsid w:val="11AFE854"/>
    <w:rsid w:val="11D94242"/>
    <w:rsid w:val="11E77E24"/>
    <w:rsid w:val="11F2E1E0"/>
    <w:rsid w:val="12115443"/>
    <w:rsid w:val="1211BD10"/>
    <w:rsid w:val="124F2331"/>
    <w:rsid w:val="127BC7CE"/>
    <w:rsid w:val="12877D88"/>
    <w:rsid w:val="12889AE3"/>
    <w:rsid w:val="13308431"/>
    <w:rsid w:val="13768756"/>
    <w:rsid w:val="14099B18"/>
    <w:rsid w:val="14183F43"/>
    <w:rsid w:val="144FCDE2"/>
    <w:rsid w:val="14B1FF2A"/>
    <w:rsid w:val="154EED09"/>
    <w:rsid w:val="15F8CBB1"/>
    <w:rsid w:val="161DFE39"/>
    <w:rsid w:val="1638BB78"/>
    <w:rsid w:val="16997B86"/>
    <w:rsid w:val="16E1E993"/>
    <w:rsid w:val="16E848E7"/>
    <w:rsid w:val="175CCFBE"/>
    <w:rsid w:val="176C5DC0"/>
    <w:rsid w:val="1776A153"/>
    <w:rsid w:val="17A1ABC1"/>
    <w:rsid w:val="17DF15F8"/>
    <w:rsid w:val="18193BD2"/>
    <w:rsid w:val="18744B9F"/>
    <w:rsid w:val="18A4537E"/>
    <w:rsid w:val="19206530"/>
    <w:rsid w:val="1976242C"/>
    <w:rsid w:val="1982B010"/>
    <w:rsid w:val="19B19363"/>
    <w:rsid w:val="19BDE186"/>
    <w:rsid w:val="1A5BE1F5"/>
    <w:rsid w:val="1AD20283"/>
    <w:rsid w:val="1B2CE803"/>
    <w:rsid w:val="1BE324A6"/>
    <w:rsid w:val="1BE48F4C"/>
    <w:rsid w:val="1CDCD277"/>
    <w:rsid w:val="1CF7FA7E"/>
    <w:rsid w:val="1DF2CBC9"/>
    <w:rsid w:val="1E36B016"/>
    <w:rsid w:val="1E94972A"/>
    <w:rsid w:val="1EA5C8B8"/>
    <w:rsid w:val="1EA8FEF6"/>
    <w:rsid w:val="1F1353EA"/>
    <w:rsid w:val="1FCE73A8"/>
    <w:rsid w:val="1FE67C88"/>
    <w:rsid w:val="20221309"/>
    <w:rsid w:val="20900B7E"/>
    <w:rsid w:val="20FB6F58"/>
    <w:rsid w:val="2161F557"/>
    <w:rsid w:val="219F22B1"/>
    <w:rsid w:val="21C5547A"/>
    <w:rsid w:val="220BDAD6"/>
    <w:rsid w:val="2229AB24"/>
    <w:rsid w:val="224D7FBB"/>
    <w:rsid w:val="229499ED"/>
    <w:rsid w:val="22B0BEA1"/>
    <w:rsid w:val="22B89068"/>
    <w:rsid w:val="22D12009"/>
    <w:rsid w:val="22E570E7"/>
    <w:rsid w:val="22ECA0DB"/>
    <w:rsid w:val="22F33233"/>
    <w:rsid w:val="2367ACC5"/>
    <w:rsid w:val="2385F4F8"/>
    <w:rsid w:val="249500C5"/>
    <w:rsid w:val="249A8B0C"/>
    <w:rsid w:val="24D21ED7"/>
    <w:rsid w:val="250EF416"/>
    <w:rsid w:val="255E1681"/>
    <w:rsid w:val="259ED451"/>
    <w:rsid w:val="260630A0"/>
    <w:rsid w:val="263D003F"/>
    <w:rsid w:val="2651CB3B"/>
    <w:rsid w:val="265D505F"/>
    <w:rsid w:val="26BB2BD1"/>
    <w:rsid w:val="26C6E7A8"/>
    <w:rsid w:val="2788EBC4"/>
    <w:rsid w:val="2796375A"/>
    <w:rsid w:val="281A2547"/>
    <w:rsid w:val="284EC081"/>
    <w:rsid w:val="2890A85A"/>
    <w:rsid w:val="28FADE16"/>
    <w:rsid w:val="2906AD86"/>
    <w:rsid w:val="293F0981"/>
    <w:rsid w:val="2949E50D"/>
    <w:rsid w:val="294F0D00"/>
    <w:rsid w:val="296DA1A4"/>
    <w:rsid w:val="29792288"/>
    <w:rsid w:val="29A9C6DF"/>
    <w:rsid w:val="29CB6840"/>
    <w:rsid w:val="2A3DE67D"/>
    <w:rsid w:val="2A8C1053"/>
    <w:rsid w:val="2A957681"/>
    <w:rsid w:val="2A960DAB"/>
    <w:rsid w:val="2AE2D4BC"/>
    <w:rsid w:val="2B1F0B19"/>
    <w:rsid w:val="2B22A10D"/>
    <w:rsid w:val="2B521B25"/>
    <w:rsid w:val="2B6BE8A6"/>
    <w:rsid w:val="2BA7C197"/>
    <w:rsid w:val="2C163FB7"/>
    <w:rsid w:val="2C588436"/>
    <w:rsid w:val="2CA6BE5A"/>
    <w:rsid w:val="2CAD8FDB"/>
    <w:rsid w:val="2CEE6A4F"/>
    <w:rsid w:val="2D00FD1B"/>
    <w:rsid w:val="2D104DDC"/>
    <w:rsid w:val="2D4576DF"/>
    <w:rsid w:val="2DBD7AAB"/>
    <w:rsid w:val="2DC5D995"/>
    <w:rsid w:val="2E30BFCB"/>
    <w:rsid w:val="2E9D8A05"/>
    <w:rsid w:val="2ED5A457"/>
    <w:rsid w:val="2F21EE0E"/>
    <w:rsid w:val="2F243607"/>
    <w:rsid w:val="2FF29789"/>
    <w:rsid w:val="2FF35C8F"/>
    <w:rsid w:val="307350CC"/>
    <w:rsid w:val="308E6D95"/>
    <w:rsid w:val="30F73333"/>
    <w:rsid w:val="3190AC47"/>
    <w:rsid w:val="31E4845F"/>
    <w:rsid w:val="32328B0F"/>
    <w:rsid w:val="32526CFE"/>
    <w:rsid w:val="325C6E54"/>
    <w:rsid w:val="32CFD3EB"/>
    <w:rsid w:val="33191335"/>
    <w:rsid w:val="34BFF6ED"/>
    <w:rsid w:val="34DF6B68"/>
    <w:rsid w:val="34EB7901"/>
    <w:rsid w:val="34F0BBCB"/>
    <w:rsid w:val="35E8279F"/>
    <w:rsid w:val="3681949C"/>
    <w:rsid w:val="3694A095"/>
    <w:rsid w:val="36D8D843"/>
    <w:rsid w:val="3705C855"/>
    <w:rsid w:val="37061780"/>
    <w:rsid w:val="3741C9E0"/>
    <w:rsid w:val="374364DD"/>
    <w:rsid w:val="37D14D9B"/>
    <w:rsid w:val="37E75239"/>
    <w:rsid w:val="382522A0"/>
    <w:rsid w:val="382F6AA0"/>
    <w:rsid w:val="38971941"/>
    <w:rsid w:val="389EEACB"/>
    <w:rsid w:val="390AD536"/>
    <w:rsid w:val="391BB4ED"/>
    <w:rsid w:val="3937B0AC"/>
    <w:rsid w:val="39ED94D2"/>
    <w:rsid w:val="39F0C2AF"/>
    <w:rsid w:val="3A453BA1"/>
    <w:rsid w:val="3A659538"/>
    <w:rsid w:val="3AB2B551"/>
    <w:rsid w:val="3AB9EC27"/>
    <w:rsid w:val="3B5A1FBA"/>
    <w:rsid w:val="3B68527C"/>
    <w:rsid w:val="3BCCDDE8"/>
    <w:rsid w:val="3BDA2927"/>
    <w:rsid w:val="3BDC9780"/>
    <w:rsid w:val="3BF607D0"/>
    <w:rsid w:val="3C26BEB8"/>
    <w:rsid w:val="3C7799F0"/>
    <w:rsid w:val="3C79378D"/>
    <w:rsid w:val="3CAAE0FC"/>
    <w:rsid w:val="3D8E1D28"/>
    <w:rsid w:val="3DAD8026"/>
    <w:rsid w:val="3DD1063B"/>
    <w:rsid w:val="3DD1F3C1"/>
    <w:rsid w:val="3DD81AB7"/>
    <w:rsid w:val="3E2311CB"/>
    <w:rsid w:val="3E9B6D42"/>
    <w:rsid w:val="3F02EC20"/>
    <w:rsid w:val="3F42987C"/>
    <w:rsid w:val="3F85BB7A"/>
    <w:rsid w:val="3FF83717"/>
    <w:rsid w:val="4002A74A"/>
    <w:rsid w:val="400D62C5"/>
    <w:rsid w:val="4027887B"/>
    <w:rsid w:val="406900E3"/>
    <w:rsid w:val="41022F27"/>
    <w:rsid w:val="411DDC0B"/>
    <w:rsid w:val="41206524"/>
    <w:rsid w:val="4188FDC8"/>
    <w:rsid w:val="41A2770F"/>
    <w:rsid w:val="41A66100"/>
    <w:rsid w:val="4268C644"/>
    <w:rsid w:val="426C7B61"/>
    <w:rsid w:val="42FAD349"/>
    <w:rsid w:val="42FF0761"/>
    <w:rsid w:val="433FE239"/>
    <w:rsid w:val="43A8F02C"/>
    <w:rsid w:val="43A9E7EA"/>
    <w:rsid w:val="43D10BBC"/>
    <w:rsid w:val="441EE827"/>
    <w:rsid w:val="4426197F"/>
    <w:rsid w:val="44301E6F"/>
    <w:rsid w:val="44961044"/>
    <w:rsid w:val="44AB1871"/>
    <w:rsid w:val="4574FD4C"/>
    <w:rsid w:val="45AFB47C"/>
    <w:rsid w:val="46360ED7"/>
    <w:rsid w:val="46489B69"/>
    <w:rsid w:val="470F8161"/>
    <w:rsid w:val="472EBDA1"/>
    <w:rsid w:val="4741664D"/>
    <w:rsid w:val="47AF8AE7"/>
    <w:rsid w:val="47DEFE1E"/>
    <w:rsid w:val="486C44E3"/>
    <w:rsid w:val="48980D2F"/>
    <w:rsid w:val="48D77B9F"/>
    <w:rsid w:val="48E78970"/>
    <w:rsid w:val="49173391"/>
    <w:rsid w:val="493DB2EF"/>
    <w:rsid w:val="496986AB"/>
    <w:rsid w:val="49C2A8C5"/>
    <w:rsid w:val="4A02F0AB"/>
    <w:rsid w:val="4A56E3A9"/>
    <w:rsid w:val="4A8A9AF0"/>
    <w:rsid w:val="4AA8C2E1"/>
    <w:rsid w:val="4B43B3BC"/>
    <w:rsid w:val="4B5399F1"/>
    <w:rsid w:val="4BA58158"/>
    <w:rsid w:val="4BC20B4B"/>
    <w:rsid w:val="4C9FA87F"/>
    <w:rsid w:val="4CA00021"/>
    <w:rsid w:val="4D0782A3"/>
    <w:rsid w:val="4D80EF77"/>
    <w:rsid w:val="4DB083BE"/>
    <w:rsid w:val="4DE190B1"/>
    <w:rsid w:val="4DEC9198"/>
    <w:rsid w:val="4E4A3F61"/>
    <w:rsid w:val="4E5831F8"/>
    <w:rsid w:val="4F359655"/>
    <w:rsid w:val="4F9C2E3E"/>
    <w:rsid w:val="5009FCE8"/>
    <w:rsid w:val="502BFC75"/>
    <w:rsid w:val="5044535C"/>
    <w:rsid w:val="50FAA0C9"/>
    <w:rsid w:val="51547175"/>
    <w:rsid w:val="516E2D0F"/>
    <w:rsid w:val="52886194"/>
    <w:rsid w:val="52C18018"/>
    <w:rsid w:val="5381D64F"/>
    <w:rsid w:val="5404D840"/>
    <w:rsid w:val="54C18EF0"/>
    <w:rsid w:val="54DFF7BD"/>
    <w:rsid w:val="54FDEDCC"/>
    <w:rsid w:val="55195FF0"/>
    <w:rsid w:val="556CD452"/>
    <w:rsid w:val="5593F0F2"/>
    <w:rsid w:val="56658E12"/>
    <w:rsid w:val="568FBB79"/>
    <w:rsid w:val="56C041F0"/>
    <w:rsid w:val="574D92DB"/>
    <w:rsid w:val="59789334"/>
    <w:rsid w:val="597AC01C"/>
    <w:rsid w:val="59840C6B"/>
    <w:rsid w:val="59DE505F"/>
    <w:rsid w:val="5A50AD9E"/>
    <w:rsid w:val="5A73FAB0"/>
    <w:rsid w:val="5A74C367"/>
    <w:rsid w:val="5A836A91"/>
    <w:rsid w:val="5AB771DA"/>
    <w:rsid w:val="5AC91A5B"/>
    <w:rsid w:val="5B0C77CB"/>
    <w:rsid w:val="5B335A92"/>
    <w:rsid w:val="5B4DE2A2"/>
    <w:rsid w:val="5B82BDAF"/>
    <w:rsid w:val="5BFB0E30"/>
    <w:rsid w:val="5C3F22E7"/>
    <w:rsid w:val="5C58F79F"/>
    <w:rsid w:val="5C665BC6"/>
    <w:rsid w:val="5C80A2F0"/>
    <w:rsid w:val="5CB37E3A"/>
    <w:rsid w:val="5CD16631"/>
    <w:rsid w:val="5D136879"/>
    <w:rsid w:val="5D3D3A81"/>
    <w:rsid w:val="5DA9222D"/>
    <w:rsid w:val="5DF28A71"/>
    <w:rsid w:val="5E1A3AEA"/>
    <w:rsid w:val="5FA08B70"/>
    <w:rsid w:val="60D1F94A"/>
    <w:rsid w:val="60E86889"/>
    <w:rsid w:val="614A17FE"/>
    <w:rsid w:val="61504F89"/>
    <w:rsid w:val="618FDFB5"/>
    <w:rsid w:val="61CC3090"/>
    <w:rsid w:val="6231D465"/>
    <w:rsid w:val="623AB05B"/>
    <w:rsid w:val="62429747"/>
    <w:rsid w:val="6251DB2A"/>
    <w:rsid w:val="6270F8BC"/>
    <w:rsid w:val="629CF049"/>
    <w:rsid w:val="630A7B18"/>
    <w:rsid w:val="634012DC"/>
    <w:rsid w:val="63A072BF"/>
    <w:rsid w:val="63B11BA5"/>
    <w:rsid w:val="63DD67E1"/>
    <w:rsid w:val="640FCE00"/>
    <w:rsid w:val="64704C91"/>
    <w:rsid w:val="64D5ED93"/>
    <w:rsid w:val="64D65A7C"/>
    <w:rsid w:val="65AE66DC"/>
    <w:rsid w:val="665966D9"/>
    <w:rsid w:val="66F226CD"/>
    <w:rsid w:val="6750DD5A"/>
    <w:rsid w:val="682C7F05"/>
    <w:rsid w:val="68477025"/>
    <w:rsid w:val="6852A565"/>
    <w:rsid w:val="689DFCBF"/>
    <w:rsid w:val="69278442"/>
    <w:rsid w:val="692F09F4"/>
    <w:rsid w:val="69424889"/>
    <w:rsid w:val="694FF6B2"/>
    <w:rsid w:val="698C2E9A"/>
    <w:rsid w:val="69B917A3"/>
    <w:rsid w:val="69BB1976"/>
    <w:rsid w:val="6A18CD2D"/>
    <w:rsid w:val="6A44981C"/>
    <w:rsid w:val="6A8F632B"/>
    <w:rsid w:val="6B9EA3AC"/>
    <w:rsid w:val="6BC68415"/>
    <w:rsid w:val="6BEEF49E"/>
    <w:rsid w:val="6C0E8A0C"/>
    <w:rsid w:val="6C3683D2"/>
    <w:rsid w:val="6C638475"/>
    <w:rsid w:val="6C6E18DE"/>
    <w:rsid w:val="6C8635A7"/>
    <w:rsid w:val="6C9DB218"/>
    <w:rsid w:val="6CA3A10C"/>
    <w:rsid w:val="6D4E2920"/>
    <w:rsid w:val="6D7AE4BB"/>
    <w:rsid w:val="6DBA9874"/>
    <w:rsid w:val="6E26DA21"/>
    <w:rsid w:val="6EAA8985"/>
    <w:rsid w:val="6ECD2B29"/>
    <w:rsid w:val="6F49CF4C"/>
    <w:rsid w:val="6F652295"/>
    <w:rsid w:val="6FC50193"/>
    <w:rsid w:val="7058C8C0"/>
    <w:rsid w:val="70EDBE2D"/>
    <w:rsid w:val="710ABF53"/>
    <w:rsid w:val="714A860E"/>
    <w:rsid w:val="7167967B"/>
    <w:rsid w:val="71690506"/>
    <w:rsid w:val="717C3E15"/>
    <w:rsid w:val="71A96177"/>
    <w:rsid w:val="71C3AD79"/>
    <w:rsid w:val="71D6075F"/>
    <w:rsid w:val="71E6924A"/>
    <w:rsid w:val="7226DB73"/>
    <w:rsid w:val="72A45E10"/>
    <w:rsid w:val="72AA6F21"/>
    <w:rsid w:val="72D0BB93"/>
    <w:rsid w:val="72FC205A"/>
    <w:rsid w:val="7326BDF2"/>
    <w:rsid w:val="73A2C668"/>
    <w:rsid w:val="74413179"/>
    <w:rsid w:val="74570A11"/>
    <w:rsid w:val="74878383"/>
    <w:rsid w:val="74E22389"/>
    <w:rsid w:val="752F163D"/>
    <w:rsid w:val="76204809"/>
    <w:rsid w:val="763B4B75"/>
    <w:rsid w:val="76834F07"/>
    <w:rsid w:val="76AA6204"/>
    <w:rsid w:val="773DB06F"/>
    <w:rsid w:val="77466EA0"/>
    <w:rsid w:val="77989E8A"/>
    <w:rsid w:val="77C46B78"/>
    <w:rsid w:val="77F9E786"/>
    <w:rsid w:val="78606318"/>
    <w:rsid w:val="7869731D"/>
    <w:rsid w:val="788DBEAA"/>
    <w:rsid w:val="78F56D01"/>
    <w:rsid w:val="79177497"/>
    <w:rsid w:val="796BF94B"/>
    <w:rsid w:val="79B774CD"/>
    <w:rsid w:val="79E22BCC"/>
    <w:rsid w:val="7A94D9F0"/>
    <w:rsid w:val="7AB9643A"/>
    <w:rsid w:val="7B2E52DA"/>
    <w:rsid w:val="7B7BEBC5"/>
    <w:rsid w:val="7B99BAAD"/>
    <w:rsid w:val="7B9CB998"/>
    <w:rsid w:val="7C1181D4"/>
    <w:rsid w:val="7C1D0ECF"/>
    <w:rsid w:val="7C39E8CD"/>
    <w:rsid w:val="7C80F3AC"/>
    <w:rsid w:val="7CB525C8"/>
    <w:rsid w:val="7D1D60F4"/>
    <w:rsid w:val="7D1DF130"/>
    <w:rsid w:val="7E274284"/>
    <w:rsid w:val="7E41819D"/>
    <w:rsid w:val="7F2DC27A"/>
    <w:rsid w:val="7F368B25"/>
  </w:rsids>
  <m:mathPr>
    <m:mathFont m:val="Cambria Math"/>
    <m:brkBin m:val="before"/>
    <m:brkBinSub m:val="--"/>
    <m:smallFrac m:val="0"/>
    <m:dispDef/>
    <m:lMargin m:val="0"/>
    <m:rMargin m:val="0"/>
    <m:defJc m:val="centerGroup"/>
    <m:wrapIndent m:val="1440"/>
    <m:intLim m:val="subSup"/>
    <m:naryLim m:val="undOvr"/>
  </m:mathPr>
  <w:themeFontLang w:val="en-GB" w:eastAsia="ja-JP"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72AACDE6"/>
  <w15:chartTrackingRefBased/>
  <w15:docId w15:val="{73330329-9FF9-4C08-8929-2D91B324EA3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E2981"/>
    <w:rPr>
      <w:rFonts w:eastAsiaTheme="minorEastAsia"/>
    </w:rPr>
  </w:style>
  <w:style w:type="paragraph" w:styleId="Heading1">
    <w:name w:val="heading 1"/>
    <w:basedOn w:val="Normal"/>
    <w:next w:val="Normal"/>
    <w:link w:val="Heading1Char"/>
    <w:uiPriority w:val="9"/>
    <w:qFormat/>
    <w:rsid w:val="005A0AF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5A0AF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5A0AF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A0AF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A0AF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A0AFD"/>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A0AFD"/>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A0AFD"/>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A0AFD"/>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A0AF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5A0AF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5A0AF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A0AF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A0AF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A0AF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A0AF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A0AF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A0AFD"/>
    <w:rPr>
      <w:rFonts w:eastAsiaTheme="majorEastAsia" w:cstheme="majorBidi"/>
      <w:color w:val="272727" w:themeColor="text1" w:themeTint="D8"/>
    </w:rPr>
  </w:style>
  <w:style w:type="paragraph" w:styleId="Title">
    <w:name w:val="Title"/>
    <w:basedOn w:val="Normal"/>
    <w:next w:val="Normal"/>
    <w:link w:val="TitleChar"/>
    <w:uiPriority w:val="10"/>
    <w:qFormat/>
    <w:rsid w:val="005A0AFD"/>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A0AF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A0AFD"/>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A0AF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A0AFD"/>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5A0AFD"/>
    <w:rPr>
      <w:i/>
      <w:iCs/>
      <w:color w:val="404040" w:themeColor="text1" w:themeTint="BF"/>
    </w:rPr>
  </w:style>
  <w:style w:type="paragraph" w:styleId="ListParagraph">
    <w:name w:val="List Paragraph"/>
    <w:basedOn w:val="Normal"/>
    <w:uiPriority w:val="34"/>
    <w:qFormat/>
    <w:rsid w:val="005A0AFD"/>
    <w:pPr>
      <w:ind w:left="720"/>
      <w:contextualSpacing/>
    </w:pPr>
  </w:style>
  <w:style w:type="character" w:styleId="IntenseEmphasis">
    <w:name w:val="Intense Emphasis"/>
    <w:basedOn w:val="DefaultParagraphFont"/>
    <w:uiPriority w:val="21"/>
    <w:qFormat/>
    <w:rsid w:val="005A0AFD"/>
    <w:rPr>
      <w:i/>
      <w:iCs/>
      <w:color w:val="0F4761" w:themeColor="accent1" w:themeShade="BF"/>
    </w:rPr>
  </w:style>
  <w:style w:type="paragraph" w:styleId="IntenseQuote">
    <w:name w:val="Intense Quote"/>
    <w:basedOn w:val="Normal"/>
    <w:next w:val="Normal"/>
    <w:link w:val="IntenseQuoteChar"/>
    <w:uiPriority w:val="30"/>
    <w:qFormat/>
    <w:rsid w:val="005A0AF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A0AFD"/>
    <w:rPr>
      <w:i/>
      <w:iCs/>
      <w:color w:val="0F4761" w:themeColor="accent1" w:themeShade="BF"/>
    </w:rPr>
  </w:style>
  <w:style w:type="character" w:styleId="IntenseReference">
    <w:name w:val="Intense Reference"/>
    <w:basedOn w:val="DefaultParagraphFont"/>
    <w:uiPriority w:val="32"/>
    <w:qFormat/>
    <w:rsid w:val="005A0AFD"/>
    <w:rPr>
      <w:b/>
      <w:bCs/>
      <w:smallCaps/>
      <w:color w:val="0F4761" w:themeColor="accent1" w:themeShade="BF"/>
      <w:spacing w:val="5"/>
    </w:rPr>
  </w:style>
  <w:style w:type="table" w:styleId="TableGrid">
    <w:name w:val="Table Grid"/>
    <w:basedOn w:val="TableNormal"/>
    <w:uiPriority w:val="59"/>
    <w:rsid w:val="00FB4123"/>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character" w:styleId="Hyperlink">
    <w:name w:val="Hyperlink"/>
    <w:basedOn w:val="DefaultParagraphFont"/>
    <w:uiPriority w:val="99"/>
    <w:unhideWhenUsed/>
    <w:rsid w:val="2229AB24"/>
    <w:rPr>
      <w:color w:val="467886"/>
      <w:u w:val="single"/>
    </w:rPr>
  </w:style>
  <w:style w:type="character" w:styleId="UnresolvedMention">
    <w:name w:val="Unresolved Mention"/>
    <w:basedOn w:val="DefaultParagraphFont"/>
    <w:uiPriority w:val="99"/>
    <w:semiHidden/>
    <w:unhideWhenUsed/>
    <w:rsid w:val="00807B1F"/>
    <w:rPr>
      <w:color w:val="605E5C"/>
      <w:shd w:val="clear" w:color="auto" w:fill="E1DFDD"/>
    </w:rPr>
  </w:style>
  <w:style w:type="paragraph" w:styleId="Header">
    <w:name w:val="header"/>
    <w:basedOn w:val="Normal"/>
    <w:link w:val="HeaderChar"/>
    <w:uiPriority w:val="99"/>
    <w:unhideWhenUsed/>
    <w:rsid w:val="00052384"/>
    <w:pPr>
      <w:tabs>
        <w:tab w:val="center" w:pos="4680"/>
        <w:tab w:val="right" w:pos="9360"/>
      </w:tabs>
    </w:pPr>
  </w:style>
  <w:style w:type="character" w:customStyle="1" w:styleId="HeaderChar">
    <w:name w:val="Header Char"/>
    <w:basedOn w:val="DefaultParagraphFont"/>
    <w:link w:val="Header"/>
    <w:uiPriority w:val="99"/>
    <w:rsid w:val="00052384"/>
    <w:rPr>
      <w:rFonts w:eastAsiaTheme="minorEastAsia"/>
    </w:rPr>
  </w:style>
  <w:style w:type="paragraph" w:styleId="Footer">
    <w:name w:val="footer"/>
    <w:basedOn w:val="Normal"/>
    <w:link w:val="FooterChar"/>
    <w:uiPriority w:val="99"/>
    <w:unhideWhenUsed/>
    <w:rsid w:val="00052384"/>
    <w:pPr>
      <w:tabs>
        <w:tab w:val="center" w:pos="4680"/>
        <w:tab w:val="right" w:pos="9360"/>
      </w:tabs>
    </w:pPr>
  </w:style>
  <w:style w:type="character" w:customStyle="1" w:styleId="FooterChar">
    <w:name w:val="Footer Char"/>
    <w:basedOn w:val="DefaultParagraphFont"/>
    <w:link w:val="Footer"/>
    <w:uiPriority w:val="99"/>
    <w:rsid w:val="00052384"/>
    <w:rPr>
      <w:rFonts w:eastAsiaTheme="minorEastAsia"/>
    </w:rPr>
  </w:style>
  <w:style w:type="paragraph" w:styleId="Revision">
    <w:name w:val="Revision"/>
    <w:hidden/>
    <w:uiPriority w:val="99"/>
    <w:semiHidden/>
    <w:rsid w:val="000E7E09"/>
    <w:rPr>
      <w:rFonts w:eastAsiaTheme="minorEastAsia"/>
    </w:rPr>
  </w:style>
  <w:style w:type="character" w:styleId="FollowedHyperlink">
    <w:name w:val="FollowedHyperlink"/>
    <w:basedOn w:val="DefaultParagraphFont"/>
    <w:uiPriority w:val="99"/>
    <w:semiHidden/>
    <w:unhideWhenUsed/>
    <w:rsid w:val="00540162"/>
    <w:rPr>
      <w:color w:val="96607D" w:themeColor="followedHyperlink"/>
      <w:u w:val="single"/>
    </w:rPr>
  </w:style>
  <w:style w:type="paragraph" w:styleId="NormalWeb">
    <w:name w:val="Normal (Web)"/>
    <w:basedOn w:val="Normal"/>
    <w:uiPriority w:val="99"/>
    <w:semiHidden/>
    <w:unhideWhenUsed/>
    <w:rsid w:val="00436B9D"/>
    <w:rPr>
      <w:rFonts w:ascii="Times New Roman" w:hAnsi="Times New Roman" w:cs="Times New Roman"/>
    </w:rPr>
  </w:style>
  <w:style w:type="character" w:styleId="CommentReference">
    <w:name w:val="annotation reference"/>
    <w:basedOn w:val="DefaultParagraphFont"/>
    <w:uiPriority w:val="99"/>
    <w:semiHidden/>
    <w:unhideWhenUsed/>
    <w:rsid w:val="00CE5675"/>
    <w:rPr>
      <w:sz w:val="16"/>
      <w:szCs w:val="16"/>
    </w:rPr>
  </w:style>
  <w:style w:type="paragraph" w:styleId="CommentText">
    <w:name w:val="annotation text"/>
    <w:basedOn w:val="Normal"/>
    <w:link w:val="CommentTextChar"/>
    <w:uiPriority w:val="99"/>
    <w:unhideWhenUsed/>
    <w:rsid w:val="00CE5675"/>
    <w:rPr>
      <w:sz w:val="20"/>
      <w:szCs w:val="20"/>
    </w:rPr>
  </w:style>
  <w:style w:type="character" w:customStyle="1" w:styleId="CommentTextChar">
    <w:name w:val="Comment Text Char"/>
    <w:basedOn w:val="DefaultParagraphFont"/>
    <w:link w:val="CommentText"/>
    <w:uiPriority w:val="99"/>
    <w:rsid w:val="00CE5675"/>
    <w:rPr>
      <w:rFonts w:eastAsiaTheme="minorEastAsia"/>
      <w:sz w:val="20"/>
      <w:szCs w:val="20"/>
    </w:rPr>
  </w:style>
  <w:style w:type="paragraph" w:styleId="CommentSubject">
    <w:name w:val="annotation subject"/>
    <w:basedOn w:val="CommentText"/>
    <w:next w:val="CommentText"/>
    <w:link w:val="CommentSubjectChar"/>
    <w:uiPriority w:val="99"/>
    <w:semiHidden/>
    <w:unhideWhenUsed/>
    <w:rsid w:val="00CE5675"/>
    <w:rPr>
      <w:b/>
      <w:bCs/>
    </w:rPr>
  </w:style>
  <w:style w:type="character" w:customStyle="1" w:styleId="CommentSubjectChar">
    <w:name w:val="Comment Subject Char"/>
    <w:basedOn w:val="CommentTextChar"/>
    <w:link w:val="CommentSubject"/>
    <w:uiPriority w:val="99"/>
    <w:semiHidden/>
    <w:rsid w:val="00CE5675"/>
    <w:rPr>
      <w:rFonts w:eastAsiaTheme="minorEastAsia"/>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38768565">
      <w:bodyDiv w:val="1"/>
      <w:marLeft w:val="0"/>
      <w:marRight w:val="0"/>
      <w:marTop w:val="0"/>
      <w:marBottom w:val="0"/>
      <w:divBdr>
        <w:top w:val="none" w:sz="0" w:space="0" w:color="auto"/>
        <w:left w:val="none" w:sz="0" w:space="0" w:color="auto"/>
        <w:bottom w:val="none" w:sz="0" w:space="0" w:color="auto"/>
        <w:right w:val="none" w:sz="0" w:space="0" w:color="auto"/>
      </w:divBdr>
    </w:div>
    <w:div w:id="167212092">
      <w:bodyDiv w:val="1"/>
      <w:marLeft w:val="0"/>
      <w:marRight w:val="0"/>
      <w:marTop w:val="0"/>
      <w:marBottom w:val="0"/>
      <w:divBdr>
        <w:top w:val="none" w:sz="0" w:space="0" w:color="auto"/>
        <w:left w:val="none" w:sz="0" w:space="0" w:color="auto"/>
        <w:bottom w:val="none" w:sz="0" w:space="0" w:color="auto"/>
        <w:right w:val="none" w:sz="0" w:space="0" w:color="auto"/>
      </w:divBdr>
    </w:div>
    <w:div w:id="170796548">
      <w:bodyDiv w:val="1"/>
      <w:marLeft w:val="0"/>
      <w:marRight w:val="0"/>
      <w:marTop w:val="0"/>
      <w:marBottom w:val="0"/>
      <w:divBdr>
        <w:top w:val="none" w:sz="0" w:space="0" w:color="auto"/>
        <w:left w:val="none" w:sz="0" w:space="0" w:color="auto"/>
        <w:bottom w:val="none" w:sz="0" w:space="0" w:color="auto"/>
        <w:right w:val="none" w:sz="0" w:space="0" w:color="auto"/>
      </w:divBdr>
    </w:div>
    <w:div w:id="203489548">
      <w:bodyDiv w:val="1"/>
      <w:marLeft w:val="0"/>
      <w:marRight w:val="0"/>
      <w:marTop w:val="0"/>
      <w:marBottom w:val="0"/>
      <w:divBdr>
        <w:top w:val="none" w:sz="0" w:space="0" w:color="auto"/>
        <w:left w:val="none" w:sz="0" w:space="0" w:color="auto"/>
        <w:bottom w:val="none" w:sz="0" w:space="0" w:color="auto"/>
        <w:right w:val="none" w:sz="0" w:space="0" w:color="auto"/>
      </w:divBdr>
    </w:div>
    <w:div w:id="214853905">
      <w:bodyDiv w:val="1"/>
      <w:marLeft w:val="0"/>
      <w:marRight w:val="0"/>
      <w:marTop w:val="0"/>
      <w:marBottom w:val="0"/>
      <w:divBdr>
        <w:top w:val="none" w:sz="0" w:space="0" w:color="auto"/>
        <w:left w:val="none" w:sz="0" w:space="0" w:color="auto"/>
        <w:bottom w:val="none" w:sz="0" w:space="0" w:color="auto"/>
        <w:right w:val="none" w:sz="0" w:space="0" w:color="auto"/>
      </w:divBdr>
    </w:div>
    <w:div w:id="220556875">
      <w:bodyDiv w:val="1"/>
      <w:marLeft w:val="0"/>
      <w:marRight w:val="0"/>
      <w:marTop w:val="0"/>
      <w:marBottom w:val="0"/>
      <w:divBdr>
        <w:top w:val="none" w:sz="0" w:space="0" w:color="auto"/>
        <w:left w:val="none" w:sz="0" w:space="0" w:color="auto"/>
        <w:bottom w:val="none" w:sz="0" w:space="0" w:color="auto"/>
        <w:right w:val="none" w:sz="0" w:space="0" w:color="auto"/>
      </w:divBdr>
    </w:div>
    <w:div w:id="245962161">
      <w:bodyDiv w:val="1"/>
      <w:marLeft w:val="0"/>
      <w:marRight w:val="0"/>
      <w:marTop w:val="0"/>
      <w:marBottom w:val="0"/>
      <w:divBdr>
        <w:top w:val="none" w:sz="0" w:space="0" w:color="auto"/>
        <w:left w:val="none" w:sz="0" w:space="0" w:color="auto"/>
        <w:bottom w:val="none" w:sz="0" w:space="0" w:color="auto"/>
        <w:right w:val="none" w:sz="0" w:space="0" w:color="auto"/>
      </w:divBdr>
    </w:div>
    <w:div w:id="253250083">
      <w:bodyDiv w:val="1"/>
      <w:marLeft w:val="0"/>
      <w:marRight w:val="0"/>
      <w:marTop w:val="0"/>
      <w:marBottom w:val="0"/>
      <w:divBdr>
        <w:top w:val="none" w:sz="0" w:space="0" w:color="auto"/>
        <w:left w:val="none" w:sz="0" w:space="0" w:color="auto"/>
        <w:bottom w:val="none" w:sz="0" w:space="0" w:color="auto"/>
        <w:right w:val="none" w:sz="0" w:space="0" w:color="auto"/>
      </w:divBdr>
    </w:div>
    <w:div w:id="286395790">
      <w:bodyDiv w:val="1"/>
      <w:marLeft w:val="0"/>
      <w:marRight w:val="0"/>
      <w:marTop w:val="0"/>
      <w:marBottom w:val="0"/>
      <w:divBdr>
        <w:top w:val="none" w:sz="0" w:space="0" w:color="auto"/>
        <w:left w:val="none" w:sz="0" w:space="0" w:color="auto"/>
        <w:bottom w:val="none" w:sz="0" w:space="0" w:color="auto"/>
        <w:right w:val="none" w:sz="0" w:space="0" w:color="auto"/>
      </w:divBdr>
    </w:div>
    <w:div w:id="325547969">
      <w:bodyDiv w:val="1"/>
      <w:marLeft w:val="0"/>
      <w:marRight w:val="0"/>
      <w:marTop w:val="0"/>
      <w:marBottom w:val="0"/>
      <w:divBdr>
        <w:top w:val="none" w:sz="0" w:space="0" w:color="auto"/>
        <w:left w:val="none" w:sz="0" w:space="0" w:color="auto"/>
        <w:bottom w:val="none" w:sz="0" w:space="0" w:color="auto"/>
        <w:right w:val="none" w:sz="0" w:space="0" w:color="auto"/>
      </w:divBdr>
    </w:div>
    <w:div w:id="353849598">
      <w:bodyDiv w:val="1"/>
      <w:marLeft w:val="0"/>
      <w:marRight w:val="0"/>
      <w:marTop w:val="0"/>
      <w:marBottom w:val="0"/>
      <w:divBdr>
        <w:top w:val="none" w:sz="0" w:space="0" w:color="auto"/>
        <w:left w:val="none" w:sz="0" w:space="0" w:color="auto"/>
        <w:bottom w:val="none" w:sz="0" w:space="0" w:color="auto"/>
        <w:right w:val="none" w:sz="0" w:space="0" w:color="auto"/>
      </w:divBdr>
    </w:div>
    <w:div w:id="367805758">
      <w:bodyDiv w:val="1"/>
      <w:marLeft w:val="0"/>
      <w:marRight w:val="0"/>
      <w:marTop w:val="0"/>
      <w:marBottom w:val="0"/>
      <w:divBdr>
        <w:top w:val="none" w:sz="0" w:space="0" w:color="auto"/>
        <w:left w:val="none" w:sz="0" w:space="0" w:color="auto"/>
        <w:bottom w:val="none" w:sz="0" w:space="0" w:color="auto"/>
        <w:right w:val="none" w:sz="0" w:space="0" w:color="auto"/>
      </w:divBdr>
    </w:div>
    <w:div w:id="391542862">
      <w:bodyDiv w:val="1"/>
      <w:marLeft w:val="0"/>
      <w:marRight w:val="0"/>
      <w:marTop w:val="0"/>
      <w:marBottom w:val="0"/>
      <w:divBdr>
        <w:top w:val="none" w:sz="0" w:space="0" w:color="auto"/>
        <w:left w:val="none" w:sz="0" w:space="0" w:color="auto"/>
        <w:bottom w:val="none" w:sz="0" w:space="0" w:color="auto"/>
        <w:right w:val="none" w:sz="0" w:space="0" w:color="auto"/>
      </w:divBdr>
    </w:div>
    <w:div w:id="446237944">
      <w:bodyDiv w:val="1"/>
      <w:marLeft w:val="0"/>
      <w:marRight w:val="0"/>
      <w:marTop w:val="0"/>
      <w:marBottom w:val="0"/>
      <w:divBdr>
        <w:top w:val="none" w:sz="0" w:space="0" w:color="auto"/>
        <w:left w:val="none" w:sz="0" w:space="0" w:color="auto"/>
        <w:bottom w:val="none" w:sz="0" w:space="0" w:color="auto"/>
        <w:right w:val="none" w:sz="0" w:space="0" w:color="auto"/>
      </w:divBdr>
    </w:div>
    <w:div w:id="468591241">
      <w:bodyDiv w:val="1"/>
      <w:marLeft w:val="0"/>
      <w:marRight w:val="0"/>
      <w:marTop w:val="0"/>
      <w:marBottom w:val="0"/>
      <w:divBdr>
        <w:top w:val="none" w:sz="0" w:space="0" w:color="auto"/>
        <w:left w:val="none" w:sz="0" w:space="0" w:color="auto"/>
        <w:bottom w:val="none" w:sz="0" w:space="0" w:color="auto"/>
        <w:right w:val="none" w:sz="0" w:space="0" w:color="auto"/>
      </w:divBdr>
      <w:divsChild>
        <w:div w:id="93286991">
          <w:marLeft w:val="0"/>
          <w:marRight w:val="0"/>
          <w:marTop w:val="0"/>
          <w:marBottom w:val="0"/>
          <w:divBdr>
            <w:top w:val="none" w:sz="0" w:space="0" w:color="auto"/>
            <w:left w:val="none" w:sz="0" w:space="0" w:color="auto"/>
            <w:bottom w:val="none" w:sz="0" w:space="0" w:color="auto"/>
            <w:right w:val="none" w:sz="0" w:space="0" w:color="auto"/>
          </w:divBdr>
          <w:divsChild>
            <w:div w:id="332071587">
              <w:marLeft w:val="0"/>
              <w:marRight w:val="0"/>
              <w:marTop w:val="0"/>
              <w:marBottom w:val="0"/>
              <w:divBdr>
                <w:top w:val="none" w:sz="0" w:space="0" w:color="auto"/>
                <w:left w:val="none" w:sz="0" w:space="0" w:color="auto"/>
                <w:bottom w:val="none" w:sz="0" w:space="0" w:color="auto"/>
                <w:right w:val="none" w:sz="0" w:space="0" w:color="auto"/>
              </w:divBdr>
            </w:div>
            <w:div w:id="1074010646">
              <w:marLeft w:val="0"/>
              <w:marRight w:val="0"/>
              <w:marTop w:val="0"/>
              <w:marBottom w:val="0"/>
              <w:divBdr>
                <w:top w:val="none" w:sz="0" w:space="0" w:color="auto"/>
                <w:left w:val="none" w:sz="0" w:space="0" w:color="auto"/>
                <w:bottom w:val="none" w:sz="0" w:space="0" w:color="auto"/>
                <w:right w:val="none" w:sz="0" w:space="0" w:color="auto"/>
              </w:divBdr>
            </w:div>
            <w:div w:id="1464545851">
              <w:marLeft w:val="0"/>
              <w:marRight w:val="0"/>
              <w:marTop w:val="0"/>
              <w:marBottom w:val="0"/>
              <w:divBdr>
                <w:top w:val="none" w:sz="0" w:space="0" w:color="auto"/>
                <w:left w:val="none" w:sz="0" w:space="0" w:color="auto"/>
                <w:bottom w:val="none" w:sz="0" w:space="0" w:color="auto"/>
                <w:right w:val="none" w:sz="0" w:space="0" w:color="auto"/>
              </w:divBdr>
            </w:div>
          </w:divsChild>
        </w:div>
        <w:div w:id="107624516">
          <w:marLeft w:val="0"/>
          <w:marRight w:val="0"/>
          <w:marTop w:val="0"/>
          <w:marBottom w:val="0"/>
          <w:divBdr>
            <w:top w:val="none" w:sz="0" w:space="0" w:color="auto"/>
            <w:left w:val="none" w:sz="0" w:space="0" w:color="auto"/>
            <w:bottom w:val="none" w:sz="0" w:space="0" w:color="auto"/>
            <w:right w:val="none" w:sz="0" w:space="0" w:color="auto"/>
          </w:divBdr>
          <w:divsChild>
            <w:div w:id="1892426254">
              <w:marLeft w:val="-75"/>
              <w:marRight w:val="0"/>
              <w:marTop w:val="30"/>
              <w:marBottom w:val="30"/>
              <w:divBdr>
                <w:top w:val="none" w:sz="0" w:space="0" w:color="auto"/>
                <w:left w:val="none" w:sz="0" w:space="0" w:color="auto"/>
                <w:bottom w:val="none" w:sz="0" w:space="0" w:color="auto"/>
                <w:right w:val="none" w:sz="0" w:space="0" w:color="auto"/>
              </w:divBdr>
              <w:divsChild>
                <w:div w:id="578517239">
                  <w:marLeft w:val="0"/>
                  <w:marRight w:val="0"/>
                  <w:marTop w:val="0"/>
                  <w:marBottom w:val="0"/>
                  <w:divBdr>
                    <w:top w:val="none" w:sz="0" w:space="0" w:color="auto"/>
                    <w:left w:val="none" w:sz="0" w:space="0" w:color="auto"/>
                    <w:bottom w:val="none" w:sz="0" w:space="0" w:color="auto"/>
                    <w:right w:val="none" w:sz="0" w:space="0" w:color="auto"/>
                  </w:divBdr>
                  <w:divsChild>
                    <w:div w:id="877354702">
                      <w:marLeft w:val="0"/>
                      <w:marRight w:val="0"/>
                      <w:marTop w:val="0"/>
                      <w:marBottom w:val="0"/>
                      <w:divBdr>
                        <w:top w:val="none" w:sz="0" w:space="0" w:color="auto"/>
                        <w:left w:val="none" w:sz="0" w:space="0" w:color="auto"/>
                        <w:bottom w:val="none" w:sz="0" w:space="0" w:color="auto"/>
                        <w:right w:val="none" w:sz="0" w:space="0" w:color="auto"/>
                      </w:divBdr>
                    </w:div>
                  </w:divsChild>
                </w:div>
                <w:div w:id="782119148">
                  <w:marLeft w:val="0"/>
                  <w:marRight w:val="0"/>
                  <w:marTop w:val="0"/>
                  <w:marBottom w:val="0"/>
                  <w:divBdr>
                    <w:top w:val="none" w:sz="0" w:space="0" w:color="auto"/>
                    <w:left w:val="none" w:sz="0" w:space="0" w:color="auto"/>
                    <w:bottom w:val="none" w:sz="0" w:space="0" w:color="auto"/>
                    <w:right w:val="none" w:sz="0" w:space="0" w:color="auto"/>
                  </w:divBdr>
                  <w:divsChild>
                    <w:div w:id="1108626522">
                      <w:marLeft w:val="0"/>
                      <w:marRight w:val="0"/>
                      <w:marTop w:val="0"/>
                      <w:marBottom w:val="0"/>
                      <w:divBdr>
                        <w:top w:val="none" w:sz="0" w:space="0" w:color="auto"/>
                        <w:left w:val="none" w:sz="0" w:space="0" w:color="auto"/>
                        <w:bottom w:val="none" w:sz="0" w:space="0" w:color="auto"/>
                        <w:right w:val="none" w:sz="0" w:space="0" w:color="auto"/>
                      </w:divBdr>
                    </w:div>
                  </w:divsChild>
                </w:div>
                <w:div w:id="1164509750">
                  <w:marLeft w:val="0"/>
                  <w:marRight w:val="0"/>
                  <w:marTop w:val="0"/>
                  <w:marBottom w:val="0"/>
                  <w:divBdr>
                    <w:top w:val="none" w:sz="0" w:space="0" w:color="auto"/>
                    <w:left w:val="none" w:sz="0" w:space="0" w:color="auto"/>
                    <w:bottom w:val="none" w:sz="0" w:space="0" w:color="auto"/>
                    <w:right w:val="none" w:sz="0" w:space="0" w:color="auto"/>
                  </w:divBdr>
                  <w:divsChild>
                    <w:div w:id="1483739386">
                      <w:marLeft w:val="0"/>
                      <w:marRight w:val="0"/>
                      <w:marTop w:val="0"/>
                      <w:marBottom w:val="0"/>
                      <w:divBdr>
                        <w:top w:val="none" w:sz="0" w:space="0" w:color="auto"/>
                        <w:left w:val="none" w:sz="0" w:space="0" w:color="auto"/>
                        <w:bottom w:val="none" w:sz="0" w:space="0" w:color="auto"/>
                        <w:right w:val="none" w:sz="0" w:space="0" w:color="auto"/>
                      </w:divBdr>
                    </w:div>
                  </w:divsChild>
                </w:div>
                <w:div w:id="2065564857">
                  <w:marLeft w:val="0"/>
                  <w:marRight w:val="0"/>
                  <w:marTop w:val="0"/>
                  <w:marBottom w:val="0"/>
                  <w:divBdr>
                    <w:top w:val="none" w:sz="0" w:space="0" w:color="auto"/>
                    <w:left w:val="none" w:sz="0" w:space="0" w:color="auto"/>
                    <w:bottom w:val="none" w:sz="0" w:space="0" w:color="auto"/>
                    <w:right w:val="none" w:sz="0" w:space="0" w:color="auto"/>
                  </w:divBdr>
                  <w:divsChild>
                    <w:div w:id="13835535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8089753">
          <w:marLeft w:val="0"/>
          <w:marRight w:val="0"/>
          <w:marTop w:val="0"/>
          <w:marBottom w:val="0"/>
          <w:divBdr>
            <w:top w:val="none" w:sz="0" w:space="0" w:color="auto"/>
            <w:left w:val="none" w:sz="0" w:space="0" w:color="auto"/>
            <w:bottom w:val="none" w:sz="0" w:space="0" w:color="auto"/>
            <w:right w:val="none" w:sz="0" w:space="0" w:color="auto"/>
          </w:divBdr>
          <w:divsChild>
            <w:div w:id="708066135">
              <w:marLeft w:val="-75"/>
              <w:marRight w:val="0"/>
              <w:marTop w:val="30"/>
              <w:marBottom w:val="30"/>
              <w:divBdr>
                <w:top w:val="none" w:sz="0" w:space="0" w:color="auto"/>
                <w:left w:val="none" w:sz="0" w:space="0" w:color="auto"/>
                <w:bottom w:val="none" w:sz="0" w:space="0" w:color="auto"/>
                <w:right w:val="none" w:sz="0" w:space="0" w:color="auto"/>
              </w:divBdr>
              <w:divsChild>
                <w:div w:id="404496370">
                  <w:marLeft w:val="0"/>
                  <w:marRight w:val="0"/>
                  <w:marTop w:val="0"/>
                  <w:marBottom w:val="0"/>
                  <w:divBdr>
                    <w:top w:val="none" w:sz="0" w:space="0" w:color="auto"/>
                    <w:left w:val="none" w:sz="0" w:space="0" w:color="auto"/>
                    <w:bottom w:val="none" w:sz="0" w:space="0" w:color="auto"/>
                    <w:right w:val="none" w:sz="0" w:space="0" w:color="auto"/>
                  </w:divBdr>
                  <w:divsChild>
                    <w:div w:id="618297096">
                      <w:marLeft w:val="0"/>
                      <w:marRight w:val="0"/>
                      <w:marTop w:val="0"/>
                      <w:marBottom w:val="0"/>
                      <w:divBdr>
                        <w:top w:val="none" w:sz="0" w:space="0" w:color="auto"/>
                        <w:left w:val="none" w:sz="0" w:space="0" w:color="auto"/>
                        <w:bottom w:val="none" w:sz="0" w:space="0" w:color="auto"/>
                        <w:right w:val="none" w:sz="0" w:space="0" w:color="auto"/>
                      </w:divBdr>
                    </w:div>
                  </w:divsChild>
                </w:div>
                <w:div w:id="958023742">
                  <w:marLeft w:val="0"/>
                  <w:marRight w:val="0"/>
                  <w:marTop w:val="0"/>
                  <w:marBottom w:val="0"/>
                  <w:divBdr>
                    <w:top w:val="none" w:sz="0" w:space="0" w:color="auto"/>
                    <w:left w:val="none" w:sz="0" w:space="0" w:color="auto"/>
                    <w:bottom w:val="none" w:sz="0" w:space="0" w:color="auto"/>
                    <w:right w:val="none" w:sz="0" w:space="0" w:color="auto"/>
                  </w:divBdr>
                  <w:divsChild>
                    <w:div w:id="572928946">
                      <w:marLeft w:val="0"/>
                      <w:marRight w:val="0"/>
                      <w:marTop w:val="0"/>
                      <w:marBottom w:val="0"/>
                      <w:divBdr>
                        <w:top w:val="none" w:sz="0" w:space="0" w:color="auto"/>
                        <w:left w:val="none" w:sz="0" w:space="0" w:color="auto"/>
                        <w:bottom w:val="none" w:sz="0" w:space="0" w:color="auto"/>
                        <w:right w:val="none" w:sz="0" w:space="0" w:color="auto"/>
                      </w:divBdr>
                    </w:div>
                  </w:divsChild>
                </w:div>
                <w:div w:id="1603880038">
                  <w:marLeft w:val="0"/>
                  <w:marRight w:val="0"/>
                  <w:marTop w:val="0"/>
                  <w:marBottom w:val="0"/>
                  <w:divBdr>
                    <w:top w:val="none" w:sz="0" w:space="0" w:color="auto"/>
                    <w:left w:val="none" w:sz="0" w:space="0" w:color="auto"/>
                    <w:bottom w:val="none" w:sz="0" w:space="0" w:color="auto"/>
                    <w:right w:val="none" w:sz="0" w:space="0" w:color="auto"/>
                  </w:divBdr>
                  <w:divsChild>
                    <w:div w:id="2102676514">
                      <w:marLeft w:val="0"/>
                      <w:marRight w:val="0"/>
                      <w:marTop w:val="0"/>
                      <w:marBottom w:val="0"/>
                      <w:divBdr>
                        <w:top w:val="none" w:sz="0" w:space="0" w:color="auto"/>
                        <w:left w:val="none" w:sz="0" w:space="0" w:color="auto"/>
                        <w:bottom w:val="none" w:sz="0" w:space="0" w:color="auto"/>
                        <w:right w:val="none" w:sz="0" w:space="0" w:color="auto"/>
                      </w:divBdr>
                    </w:div>
                  </w:divsChild>
                </w:div>
                <w:div w:id="1774322949">
                  <w:marLeft w:val="0"/>
                  <w:marRight w:val="0"/>
                  <w:marTop w:val="0"/>
                  <w:marBottom w:val="0"/>
                  <w:divBdr>
                    <w:top w:val="none" w:sz="0" w:space="0" w:color="auto"/>
                    <w:left w:val="none" w:sz="0" w:space="0" w:color="auto"/>
                    <w:bottom w:val="none" w:sz="0" w:space="0" w:color="auto"/>
                    <w:right w:val="none" w:sz="0" w:space="0" w:color="auto"/>
                  </w:divBdr>
                  <w:divsChild>
                    <w:div w:id="3812895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2793740">
          <w:marLeft w:val="0"/>
          <w:marRight w:val="0"/>
          <w:marTop w:val="0"/>
          <w:marBottom w:val="0"/>
          <w:divBdr>
            <w:top w:val="none" w:sz="0" w:space="0" w:color="auto"/>
            <w:left w:val="none" w:sz="0" w:space="0" w:color="auto"/>
            <w:bottom w:val="none" w:sz="0" w:space="0" w:color="auto"/>
            <w:right w:val="none" w:sz="0" w:space="0" w:color="auto"/>
          </w:divBdr>
          <w:divsChild>
            <w:div w:id="642664592">
              <w:marLeft w:val="0"/>
              <w:marRight w:val="0"/>
              <w:marTop w:val="0"/>
              <w:marBottom w:val="0"/>
              <w:divBdr>
                <w:top w:val="none" w:sz="0" w:space="0" w:color="auto"/>
                <w:left w:val="none" w:sz="0" w:space="0" w:color="auto"/>
                <w:bottom w:val="none" w:sz="0" w:space="0" w:color="auto"/>
                <w:right w:val="none" w:sz="0" w:space="0" w:color="auto"/>
              </w:divBdr>
            </w:div>
            <w:div w:id="839658889">
              <w:marLeft w:val="0"/>
              <w:marRight w:val="0"/>
              <w:marTop w:val="0"/>
              <w:marBottom w:val="0"/>
              <w:divBdr>
                <w:top w:val="none" w:sz="0" w:space="0" w:color="auto"/>
                <w:left w:val="none" w:sz="0" w:space="0" w:color="auto"/>
                <w:bottom w:val="none" w:sz="0" w:space="0" w:color="auto"/>
                <w:right w:val="none" w:sz="0" w:space="0" w:color="auto"/>
              </w:divBdr>
            </w:div>
            <w:div w:id="1160274789">
              <w:marLeft w:val="0"/>
              <w:marRight w:val="0"/>
              <w:marTop w:val="0"/>
              <w:marBottom w:val="0"/>
              <w:divBdr>
                <w:top w:val="none" w:sz="0" w:space="0" w:color="auto"/>
                <w:left w:val="none" w:sz="0" w:space="0" w:color="auto"/>
                <w:bottom w:val="none" w:sz="0" w:space="0" w:color="auto"/>
                <w:right w:val="none" w:sz="0" w:space="0" w:color="auto"/>
              </w:divBdr>
            </w:div>
          </w:divsChild>
        </w:div>
        <w:div w:id="117797344">
          <w:marLeft w:val="0"/>
          <w:marRight w:val="0"/>
          <w:marTop w:val="0"/>
          <w:marBottom w:val="0"/>
          <w:divBdr>
            <w:top w:val="none" w:sz="0" w:space="0" w:color="auto"/>
            <w:left w:val="none" w:sz="0" w:space="0" w:color="auto"/>
            <w:bottom w:val="none" w:sz="0" w:space="0" w:color="auto"/>
            <w:right w:val="none" w:sz="0" w:space="0" w:color="auto"/>
          </w:divBdr>
          <w:divsChild>
            <w:div w:id="277107815">
              <w:marLeft w:val="0"/>
              <w:marRight w:val="0"/>
              <w:marTop w:val="0"/>
              <w:marBottom w:val="0"/>
              <w:divBdr>
                <w:top w:val="none" w:sz="0" w:space="0" w:color="auto"/>
                <w:left w:val="none" w:sz="0" w:space="0" w:color="auto"/>
                <w:bottom w:val="none" w:sz="0" w:space="0" w:color="auto"/>
                <w:right w:val="none" w:sz="0" w:space="0" w:color="auto"/>
              </w:divBdr>
            </w:div>
            <w:div w:id="1796866951">
              <w:marLeft w:val="0"/>
              <w:marRight w:val="0"/>
              <w:marTop w:val="0"/>
              <w:marBottom w:val="0"/>
              <w:divBdr>
                <w:top w:val="none" w:sz="0" w:space="0" w:color="auto"/>
                <w:left w:val="none" w:sz="0" w:space="0" w:color="auto"/>
                <w:bottom w:val="none" w:sz="0" w:space="0" w:color="auto"/>
                <w:right w:val="none" w:sz="0" w:space="0" w:color="auto"/>
              </w:divBdr>
            </w:div>
            <w:div w:id="1809669843">
              <w:marLeft w:val="0"/>
              <w:marRight w:val="0"/>
              <w:marTop w:val="0"/>
              <w:marBottom w:val="0"/>
              <w:divBdr>
                <w:top w:val="none" w:sz="0" w:space="0" w:color="auto"/>
                <w:left w:val="none" w:sz="0" w:space="0" w:color="auto"/>
                <w:bottom w:val="none" w:sz="0" w:space="0" w:color="auto"/>
                <w:right w:val="none" w:sz="0" w:space="0" w:color="auto"/>
              </w:divBdr>
            </w:div>
            <w:div w:id="1850172585">
              <w:marLeft w:val="0"/>
              <w:marRight w:val="0"/>
              <w:marTop w:val="0"/>
              <w:marBottom w:val="0"/>
              <w:divBdr>
                <w:top w:val="none" w:sz="0" w:space="0" w:color="auto"/>
                <w:left w:val="none" w:sz="0" w:space="0" w:color="auto"/>
                <w:bottom w:val="none" w:sz="0" w:space="0" w:color="auto"/>
                <w:right w:val="none" w:sz="0" w:space="0" w:color="auto"/>
              </w:divBdr>
            </w:div>
            <w:div w:id="2031057855">
              <w:marLeft w:val="0"/>
              <w:marRight w:val="0"/>
              <w:marTop w:val="0"/>
              <w:marBottom w:val="0"/>
              <w:divBdr>
                <w:top w:val="none" w:sz="0" w:space="0" w:color="auto"/>
                <w:left w:val="none" w:sz="0" w:space="0" w:color="auto"/>
                <w:bottom w:val="none" w:sz="0" w:space="0" w:color="auto"/>
                <w:right w:val="none" w:sz="0" w:space="0" w:color="auto"/>
              </w:divBdr>
            </w:div>
          </w:divsChild>
        </w:div>
        <w:div w:id="188229132">
          <w:marLeft w:val="0"/>
          <w:marRight w:val="0"/>
          <w:marTop w:val="0"/>
          <w:marBottom w:val="0"/>
          <w:divBdr>
            <w:top w:val="none" w:sz="0" w:space="0" w:color="auto"/>
            <w:left w:val="none" w:sz="0" w:space="0" w:color="auto"/>
            <w:bottom w:val="none" w:sz="0" w:space="0" w:color="auto"/>
            <w:right w:val="none" w:sz="0" w:space="0" w:color="auto"/>
          </w:divBdr>
          <w:divsChild>
            <w:div w:id="120996358">
              <w:marLeft w:val="-75"/>
              <w:marRight w:val="0"/>
              <w:marTop w:val="30"/>
              <w:marBottom w:val="30"/>
              <w:divBdr>
                <w:top w:val="none" w:sz="0" w:space="0" w:color="auto"/>
                <w:left w:val="none" w:sz="0" w:space="0" w:color="auto"/>
                <w:bottom w:val="none" w:sz="0" w:space="0" w:color="auto"/>
                <w:right w:val="none" w:sz="0" w:space="0" w:color="auto"/>
              </w:divBdr>
              <w:divsChild>
                <w:div w:id="373241233">
                  <w:marLeft w:val="0"/>
                  <w:marRight w:val="0"/>
                  <w:marTop w:val="0"/>
                  <w:marBottom w:val="0"/>
                  <w:divBdr>
                    <w:top w:val="none" w:sz="0" w:space="0" w:color="auto"/>
                    <w:left w:val="none" w:sz="0" w:space="0" w:color="auto"/>
                    <w:bottom w:val="none" w:sz="0" w:space="0" w:color="auto"/>
                    <w:right w:val="none" w:sz="0" w:space="0" w:color="auto"/>
                  </w:divBdr>
                  <w:divsChild>
                    <w:div w:id="144588234">
                      <w:marLeft w:val="0"/>
                      <w:marRight w:val="0"/>
                      <w:marTop w:val="0"/>
                      <w:marBottom w:val="0"/>
                      <w:divBdr>
                        <w:top w:val="none" w:sz="0" w:space="0" w:color="auto"/>
                        <w:left w:val="none" w:sz="0" w:space="0" w:color="auto"/>
                        <w:bottom w:val="none" w:sz="0" w:space="0" w:color="auto"/>
                        <w:right w:val="none" w:sz="0" w:space="0" w:color="auto"/>
                      </w:divBdr>
                    </w:div>
                  </w:divsChild>
                </w:div>
                <w:div w:id="663971201">
                  <w:marLeft w:val="0"/>
                  <w:marRight w:val="0"/>
                  <w:marTop w:val="0"/>
                  <w:marBottom w:val="0"/>
                  <w:divBdr>
                    <w:top w:val="none" w:sz="0" w:space="0" w:color="auto"/>
                    <w:left w:val="none" w:sz="0" w:space="0" w:color="auto"/>
                    <w:bottom w:val="none" w:sz="0" w:space="0" w:color="auto"/>
                    <w:right w:val="none" w:sz="0" w:space="0" w:color="auto"/>
                  </w:divBdr>
                  <w:divsChild>
                    <w:div w:id="1161001293">
                      <w:marLeft w:val="0"/>
                      <w:marRight w:val="0"/>
                      <w:marTop w:val="0"/>
                      <w:marBottom w:val="0"/>
                      <w:divBdr>
                        <w:top w:val="none" w:sz="0" w:space="0" w:color="auto"/>
                        <w:left w:val="none" w:sz="0" w:space="0" w:color="auto"/>
                        <w:bottom w:val="none" w:sz="0" w:space="0" w:color="auto"/>
                        <w:right w:val="none" w:sz="0" w:space="0" w:color="auto"/>
                      </w:divBdr>
                    </w:div>
                  </w:divsChild>
                </w:div>
                <w:div w:id="1019236563">
                  <w:marLeft w:val="0"/>
                  <w:marRight w:val="0"/>
                  <w:marTop w:val="0"/>
                  <w:marBottom w:val="0"/>
                  <w:divBdr>
                    <w:top w:val="none" w:sz="0" w:space="0" w:color="auto"/>
                    <w:left w:val="none" w:sz="0" w:space="0" w:color="auto"/>
                    <w:bottom w:val="none" w:sz="0" w:space="0" w:color="auto"/>
                    <w:right w:val="none" w:sz="0" w:space="0" w:color="auto"/>
                  </w:divBdr>
                  <w:divsChild>
                    <w:div w:id="156459640">
                      <w:marLeft w:val="0"/>
                      <w:marRight w:val="0"/>
                      <w:marTop w:val="0"/>
                      <w:marBottom w:val="0"/>
                      <w:divBdr>
                        <w:top w:val="none" w:sz="0" w:space="0" w:color="auto"/>
                        <w:left w:val="none" w:sz="0" w:space="0" w:color="auto"/>
                        <w:bottom w:val="none" w:sz="0" w:space="0" w:color="auto"/>
                        <w:right w:val="none" w:sz="0" w:space="0" w:color="auto"/>
                      </w:divBdr>
                    </w:div>
                  </w:divsChild>
                </w:div>
                <w:div w:id="2002729284">
                  <w:marLeft w:val="0"/>
                  <w:marRight w:val="0"/>
                  <w:marTop w:val="0"/>
                  <w:marBottom w:val="0"/>
                  <w:divBdr>
                    <w:top w:val="none" w:sz="0" w:space="0" w:color="auto"/>
                    <w:left w:val="none" w:sz="0" w:space="0" w:color="auto"/>
                    <w:bottom w:val="none" w:sz="0" w:space="0" w:color="auto"/>
                    <w:right w:val="none" w:sz="0" w:space="0" w:color="auto"/>
                  </w:divBdr>
                  <w:divsChild>
                    <w:div w:id="7473858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1959750">
          <w:marLeft w:val="0"/>
          <w:marRight w:val="0"/>
          <w:marTop w:val="0"/>
          <w:marBottom w:val="0"/>
          <w:divBdr>
            <w:top w:val="none" w:sz="0" w:space="0" w:color="auto"/>
            <w:left w:val="none" w:sz="0" w:space="0" w:color="auto"/>
            <w:bottom w:val="none" w:sz="0" w:space="0" w:color="auto"/>
            <w:right w:val="none" w:sz="0" w:space="0" w:color="auto"/>
          </w:divBdr>
          <w:divsChild>
            <w:div w:id="930310161">
              <w:marLeft w:val="-75"/>
              <w:marRight w:val="0"/>
              <w:marTop w:val="30"/>
              <w:marBottom w:val="30"/>
              <w:divBdr>
                <w:top w:val="none" w:sz="0" w:space="0" w:color="auto"/>
                <w:left w:val="none" w:sz="0" w:space="0" w:color="auto"/>
                <w:bottom w:val="none" w:sz="0" w:space="0" w:color="auto"/>
                <w:right w:val="none" w:sz="0" w:space="0" w:color="auto"/>
              </w:divBdr>
              <w:divsChild>
                <w:div w:id="923338688">
                  <w:marLeft w:val="0"/>
                  <w:marRight w:val="0"/>
                  <w:marTop w:val="0"/>
                  <w:marBottom w:val="0"/>
                  <w:divBdr>
                    <w:top w:val="none" w:sz="0" w:space="0" w:color="auto"/>
                    <w:left w:val="none" w:sz="0" w:space="0" w:color="auto"/>
                    <w:bottom w:val="none" w:sz="0" w:space="0" w:color="auto"/>
                    <w:right w:val="none" w:sz="0" w:space="0" w:color="auto"/>
                  </w:divBdr>
                  <w:divsChild>
                    <w:div w:id="197283150">
                      <w:marLeft w:val="0"/>
                      <w:marRight w:val="0"/>
                      <w:marTop w:val="0"/>
                      <w:marBottom w:val="0"/>
                      <w:divBdr>
                        <w:top w:val="none" w:sz="0" w:space="0" w:color="auto"/>
                        <w:left w:val="none" w:sz="0" w:space="0" w:color="auto"/>
                        <w:bottom w:val="none" w:sz="0" w:space="0" w:color="auto"/>
                        <w:right w:val="none" w:sz="0" w:space="0" w:color="auto"/>
                      </w:divBdr>
                    </w:div>
                  </w:divsChild>
                </w:div>
                <w:div w:id="1013074579">
                  <w:marLeft w:val="0"/>
                  <w:marRight w:val="0"/>
                  <w:marTop w:val="0"/>
                  <w:marBottom w:val="0"/>
                  <w:divBdr>
                    <w:top w:val="none" w:sz="0" w:space="0" w:color="auto"/>
                    <w:left w:val="none" w:sz="0" w:space="0" w:color="auto"/>
                    <w:bottom w:val="none" w:sz="0" w:space="0" w:color="auto"/>
                    <w:right w:val="none" w:sz="0" w:space="0" w:color="auto"/>
                  </w:divBdr>
                  <w:divsChild>
                    <w:div w:id="999963764">
                      <w:marLeft w:val="0"/>
                      <w:marRight w:val="0"/>
                      <w:marTop w:val="0"/>
                      <w:marBottom w:val="0"/>
                      <w:divBdr>
                        <w:top w:val="none" w:sz="0" w:space="0" w:color="auto"/>
                        <w:left w:val="none" w:sz="0" w:space="0" w:color="auto"/>
                        <w:bottom w:val="none" w:sz="0" w:space="0" w:color="auto"/>
                        <w:right w:val="none" w:sz="0" w:space="0" w:color="auto"/>
                      </w:divBdr>
                    </w:div>
                  </w:divsChild>
                </w:div>
                <w:div w:id="1363090545">
                  <w:marLeft w:val="0"/>
                  <w:marRight w:val="0"/>
                  <w:marTop w:val="0"/>
                  <w:marBottom w:val="0"/>
                  <w:divBdr>
                    <w:top w:val="none" w:sz="0" w:space="0" w:color="auto"/>
                    <w:left w:val="none" w:sz="0" w:space="0" w:color="auto"/>
                    <w:bottom w:val="none" w:sz="0" w:space="0" w:color="auto"/>
                    <w:right w:val="none" w:sz="0" w:space="0" w:color="auto"/>
                  </w:divBdr>
                  <w:divsChild>
                    <w:div w:id="1867938810">
                      <w:marLeft w:val="0"/>
                      <w:marRight w:val="0"/>
                      <w:marTop w:val="0"/>
                      <w:marBottom w:val="0"/>
                      <w:divBdr>
                        <w:top w:val="none" w:sz="0" w:space="0" w:color="auto"/>
                        <w:left w:val="none" w:sz="0" w:space="0" w:color="auto"/>
                        <w:bottom w:val="none" w:sz="0" w:space="0" w:color="auto"/>
                        <w:right w:val="none" w:sz="0" w:space="0" w:color="auto"/>
                      </w:divBdr>
                    </w:div>
                  </w:divsChild>
                </w:div>
                <w:div w:id="1419907372">
                  <w:marLeft w:val="0"/>
                  <w:marRight w:val="0"/>
                  <w:marTop w:val="0"/>
                  <w:marBottom w:val="0"/>
                  <w:divBdr>
                    <w:top w:val="none" w:sz="0" w:space="0" w:color="auto"/>
                    <w:left w:val="none" w:sz="0" w:space="0" w:color="auto"/>
                    <w:bottom w:val="none" w:sz="0" w:space="0" w:color="auto"/>
                    <w:right w:val="none" w:sz="0" w:space="0" w:color="auto"/>
                  </w:divBdr>
                  <w:divsChild>
                    <w:div w:id="17060592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3181866">
          <w:marLeft w:val="0"/>
          <w:marRight w:val="0"/>
          <w:marTop w:val="0"/>
          <w:marBottom w:val="0"/>
          <w:divBdr>
            <w:top w:val="none" w:sz="0" w:space="0" w:color="auto"/>
            <w:left w:val="none" w:sz="0" w:space="0" w:color="auto"/>
            <w:bottom w:val="none" w:sz="0" w:space="0" w:color="auto"/>
            <w:right w:val="none" w:sz="0" w:space="0" w:color="auto"/>
          </w:divBdr>
          <w:divsChild>
            <w:div w:id="771169489">
              <w:marLeft w:val="0"/>
              <w:marRight w:val="0"/>
              <w:marTop w:val="0"/>
              <w:marBottom w:val="0"/>
              <w:divBdr>
                <w:top w:val="none" w:sz="0" w:space="0" w:color="auto"/>
                <w:left w:val="none" w:sz="0" w:space="0" w:color="auto"/>
                <w:bottom w:val="none" w:sz="0" w:space="0" w:color="auto"/>
                <w:right w:val="none" w:sz="0" w:space="0" w:color="auto"/>
              </w:divBdr>
            </w:div>
            <w:div w:id="1258443817">
              <w:marLeft w:val="0"/>
              <w:marRight w:val="0"/>
              <w:marTop w:val="0"/>
              <w:marBottom w:val="0"/>
              <w:divBdr>
                <w:top w:val="none" w:sz="0" w:space="0" w:color="auto"/>
                <w:left w:val="none" w:sz="0" w:space="0" w:color="auto"/>
                <w:bottom w:val="none" w:sz="0" w:space="0" w:color="auto"/>
                <w:right w:val="none" w:sz="0" w:space="0" w:color="auto"/>
              </w:divBdr>
            </w:div>
            <w:div w:id="1393582441">
              <w:marLeft w:val="0"/>
              <w:marRight w:val="0"/>
              <w:marTop w:val="0"/>
              <w:marBottom w:val="0"/>
              <w:divBdr>
                <w:top w:val="none" w:sz="0" w:space="0" w:color="auto"/>
                <w:left w:val="none" w:sz="0" w:space="0" w:color="auto"/>
                <w:bottom w:val="none" w:sz="0" w:space="0" w:color="auto"/>
                <w:right w:val="none" w:sz="0" w:space="0" w:color="auto"/>
              </w:divBdr>
            </w:div>
            <w:div w:id="1974826643">
              <w:marLeft w:val="0"/>
              <w:marRight w:val="0"/>
              <w:marTop w:val="0"/>
              <w:marBottom w:val="0"/>
              <w:divBdr>
                <w:top w:val="none" w:sz="0" w:space="0" w:color="auto"/>
                <w:left w:val="none" w:sz="0" w:space="0" w:color="auto"/>
                <w:bottom w:val="none" w:sz="0" w:space="0" w:color="auto"/>
                <w:right w:val="none" w:sz="0" w:space="0" w:color="auto"/>
              </w:divBdr>
            </w:div>
          </w:divsChild>
        </w:div>
        <w:div w:id="209003053">
          <w:marLeft w:val="0"/>
          <w:marRight w:val="0"/>
          <w:marTop w:val="0"/>
          <w:marBottom w:val="0"/>
          <w:divBdr>
            <w:top w:val="none" w:sz="0" w:space="0" w:color="auto"/>
            <w:left w:val="none" w:sz="0" w:space="0" w:color="auto"/>
            <w:bottom w:val="none" w:sz="0" w:space="0" w:color="auto"/>
            <w:right w:val="none" w:sz="0" w:space="0" w:color="auto"/>
          </w:divBdr>
          <w:divsChild>
            <w:div w:id="323510673">
              <w:marLeft w:val="-75"/>
              <w:marRight w:val="0"/>
              <w:marTop w:val="30"/>
              <w:marBottom w:val="30"/>
              <w:divBdr>
                <w:top w:val="none" w:sz="0" w:space="0" w:color="auto"/>
                <w:left w:val="none" w:sz="0" w:space="0" w:color="auto"/>
                <w:bottom w:val="none" w:sz="0" w:space="0" w:color="auto"/>
                <w:right w:val="none" w:sz="0" w:space="0" w:color="auto"/>
              </w:divBdr>
              <w:divsChild>
                <w:div w:id="97530120">
                  <w:marLeft w:val="0"/>
                  <w:marRight w:val="0"/>
                  <w:marTop w:val="0"/>
                  <w:marBottom w:val="0"/>
                  <w:divBdr>
                    <w:top w:val="none" w:sz="0" w:space="0" w:color="auto"/>
                    <w:left w:val="none" w:sz="0" w:space="0" w:color="auto"/>
                    <w:bottom w:val="none" w:sz="0" w:space="0" w:color="auto"/>
                    <w:right w:val="none" w:sz="0" w:space="0" w:color="auto"/>
                  </w:divBdr>
                  <w:divsChild>
                    <w:div w:id="1427732488">
                      <w:marLeft w:val="0"/>
                      <w:marRight w:val="0"/>
                      <w:marTop w:val="0"/>
                      <w:marBottom w:val="0"/>
                      <w:divBdr>
                        <w:top w:val="none" w:sz="0" w:space="0" w:color="auto"/>
                        <w:left w:val="none" w:sz="0" w:space="0" w:color="auto"/>
                        <w:bottom w:val="none" w:sz="0" w:space="0" w:color="auto"/>
                        <w:right w:val="none" w:sz="0" w:space="0" w:color="auto"/>
                      </w:divBdr>
                    </w:div>
                  </w:divsChild>
                </w:div>
                <w:div w:id="287780753">
                  <w:marLeft w:val="0"/>
                  <w:marRight w:val="0"/>
                  <w:marTop w:val="0"/>
                  <w:marBottom w:val="0"/>
                  <w:divBdr>
                    <w:top w:val="none" w:sz="0" w:space="0" w:color="auto"/>
                    <w:left w:val="none" w:sz="0" w:space="0" w:color="auto"/>
                    <w:bottom w:val="none" w:sz="0" w:space="0" w:color="auto"/>
                    <w:right w:val="none" w:sz="0" w:space="0" w:color="auto"/>
                  </w:divBdr>
                  <w:divsChild>
                    <w:div w:id="1275791421">
                      <w:marLeft w:val="0"/>
                      <w:marRight w:val="0"/>
                      <w:marTop w:val="0"/>
                      <w:marBottom w:val="0"/>
                      <w:divBdr>
                        <w:top w:val="none" w:sz="0" w:space="0" w:color="auto"/>
                        <w:left w:val="none" w:sz="0" w:space="0" w:color="auto"/>
                        <w:bottom w:val="none" w:sz="0" w:space="0" w:color="auto"/>
                        <w:right w:val="none" w:sz="0" w:space="0" w:color="auto"/>
                      </w:divBdr>
                    </w:div>
                  </w:divsChild>
                </w:div>
                <w:div w:id="1064330002">
                  <w:marLeft w:val="0"/>
                  <w:marRight w:val="0"/>
                  <w:marTop w:val="0"/>
                  <w:marBottom w:val="0"/>
                  <w:divBdr>
                    <w:top w:val="none" w:sz="0" w:space="0" w:color="auto"/>
                    <w:left w:val="none" w:sz="0" w:space="0" w:color="auto"/>
                    <w:bottom w:val="none" w:sz="0" w:space="0" w:color="auto"/>
                    <w:right w:val="none" w:sz="0" w:space="0" w:color="auto"/>
                  </w:divBdr>
                  <w:divsChild>
                    <w:div w:id="1671983153">
                      <w:marLeft w:val="0"/>
                      <w:marRight w:val="0"/>
                      <w:marTop w:val="0"/>
                      <w:marBottom w:val="0"/>
                      <w:divBdr>
                        <w:top w:val="none" w:sz="0" w:space="0" w:color="auto"/>
                        <w:left w:val="none" w:sz="0" w:space="0" w:color="auto"/>
                        <w:bottom w:val="none" w:sz="0" w:space="0" w:color="auto"/>
                        <w:right w:val="none" w:sz="0" w:space="0" w:color="auto"/>
                      </w:divBdr>
                    </w:div>
                  </w:divsChild>
                </w:div>
                <w:div w:id="2009479244">
                  <w:marLeft w:val="0"/>
                  <w:marRight w:val="0"/>
                  <w:marTop w:val="0"/>
                  <w:marBottom w:val="0"/>
                  <w:divBdr>
                    <w:top w:val="none" w:sz="0" w:space="0" w:color="auto"/>
                    <w:left w:val="none" w:sz="0" w:space="0" w:color="auto"/>
                    <w:bottom w:val="none" w:sz="0" w:space="0" w:color="auto"/>
                    <w:right w:val="none" w:sz="0" w:space="0" w:color="auto"/>
                  </w:divBdr>
                  <w:divsChild>
                    <w:div w:id="6791159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80117423">
          <w:marLeft w:val="0"/>
          <w:marRight w:val="0"/>
          <w:marTop w:val="0"/>
          <w:marBottom w:val="0"/>
          <w:divBdr>
            <w:top w:val="none" w:sz="0" w:space="0" w:color="auto"/>
            <w:left w:val="none" w:sz="0" w:space="0" w:color="auto"/>
            <w:bottom w:val="none" w:sz="0" w:space="0" w:color="auto"/>
            <w:right w:val="none" w:sz="0" w:space="0" w:color="auto"/>
          </w:divBdr>
          <w:divsChild>
            <w:div w:id="1038625231">
              <w:marLeft w:val="-75"/>
              <w:marRight w:val="0"/>
              <w:marTop w:val="30"/>
              <w:marBottom w:val="30"/>
              <w:divBdr>
                <w:top w:val="none" w:sz="0" w:space="0" w:color="auto"/>
                <w:left w:val="none" w:sz="0" w:space="0" w:color="auto"/>
                <w:bottom w:val="none" w:sz="0" w:space="0" w:color="auto"/>
                <w:right w:val="none" w:sz="0" w:space="0" w:color="auto"/>
              </w:divBdr>
              <w:divsChild>
                <w:div w:id="568149182">
                  <w:marLeft w:val="0"/>
                  <w:marRight w:val="0"/>
                  <w:marTop w:val="0"/>
                  <w:marBottom w:val="0"/>
                  <w:divBdr>
                    <w:top w:val="none" w:sz="0" w:space="0" w:color="auto"/>
                    <w:left w:val="none" w:sz="0" w:space="0" w:color="auto"/>
                    <w:bottom w:val="none" w:sz="0" w:space="0" w:color="auto"/>
                    <w:right w:val="none" w:sz="0" w:space="0" w:color="auto"/>
                  </w:divBdr>
                  <w:divsChild>
                    <w:div w:id="603805649">
                      <w:marLeft w:val="0"/>
                      <w:marRight w:val="0"/>
                      <w:marTop w:val="0"/>
                      <w:marBottom w:val="0"/>
                      <w:divBdr>
                        <w:top w:val="none" w:sz="0" w:space="0" w:color="auto"/>
                        <w:left w:val="none" w:sz="0" w:space="0" w:color="auto"/>
                        <w:bottom w:val="none" w:sz="0" w:space="0" w:color="auto"/>
                        <w:right w:val="none" w:sz="0" w:space="0" w:color="auto"/>
                      </w:divBdr>
                    </w:div>
                  </w:divsChild>
                </w:div>
                <w:div w:id="787814112">
                  <w:marLeft w:val="0"/>
                  <w:marRight w:val="0"/>
                  <w:marTop w:val="0"/>
                  <w:marBottom w:val="0"/>
                  <w:divBdr>
                    <w:top w:val="none" w:sz="0" w:space="0" w:color="auto"/>
                    <w:left w:val="none" w:sz="0" w:space="0" w:color="auto"/>
                    <w:bottom w:val="none" w:sz="0" w:space="0" w:color="auto"/>
                    <w:right w:val="none" w:sz="0" w:space="0" w:color="auto"/>
                  </w:divBdr>
                  <w:divsChild>
                    <w:div w:id="751970581">
                      <w:marLeft w:val="0"/>
                      <w:marRight w:val="0"/>
                      <w:marTop w:val="0"/>
                      <w:marBottom w:val="0"/>
                      <w:divBdr>
                        <w:top w:val="none" w:sz="0" w:space="0" w:color="auto"/>
                        <w:left w:val="none" w:sz="0" w:space="0" w:color="auto"/>
                        <w:bottom w:val="none" w:sz="0" w:space="0" w:color="auto"/>
                        <w:right w:val="none" w:sz="0" w:space="0" w:color="auto"/>
                      </w:divBdr>
                    </w:div>
                  </w:divsChild>
                </w:div>
                <w:div w:id="1326974040">
                  <w:marLeft w:val="0"/>
                  <w:marRight w:val="0"/>
                  <w:marTop w:val="0"/>
                  <w:marBottom w:val="0"/>
                  <w:divBdr>
                    <w:top w:val="none" w:sz="0" w:space="0" w:color="auto"/>
                    <w:left w:val="none" w:sz="0" w:space="0" w:color="auto"/>
                    <w:bottom w:val="none" w:sz="0" w:space="0" w:color="auto"/>
                    <w:right w:val="none" w:sz="0" w:space="0" w:color="auto"/>
                  </w:divBdr>
                  <w:divsChild>
                    <w:div w:id="1153715127">
                      <w:marLeft w:val="0"/>
                      <w:marRight w:val="0"/>
                      <w:marTop w:val="0"/>
                      <w:marBottom w:val="0"/>
                      <w:divBdr>
                        <w:top w:val="none" w:sz="0" w:space="0" w:color="auto"/>
                        <w:left w:val="none" w:sz="0" w:space="0" w:color="auto"/>
                        <w:bottom w:val="none" w:sz="0" w:space="0" w:color="auto"/>
                        <w:right w:val="none" w:sz="0" w:space="0" w:color="auto"/>
                      </w:divBdr>
                    </w:div>
                  </w:divsChild>
                </w:div>
                <w:div w:id="1395815540">
                  <w:marLeft w:val="0"/>
                  <w:marRight w:val="0"/>
                  <w:marTop w:val="0"/>
                  <w:marBottom w:val="0"/>
                  <w:divBdr>
                    <w:top w:val="none" w:sz="0" w:space="0" w:color="auto"/>
                    <w:left w:val="none" w:sz="0" w:space="0" w:color="auto"/>
                    <w:bottom w:val="none" w:sz="0" w:space="0" w:color="auto"/>
                    <w:right w:val="none" w:sz="0" w:space="0" w:color="auto"/>
                  </w:divBdr>
                  <w:divsChild>
                    <w:div w:id="14786458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12098486">
          <w:marLeft w:val="0"/>
          <w:marRight w:val="0"/>
          <w:marTop w:val="0"/>
          <w:marBottom w:val="0"/>
          <w:divBdr>
            <w:top w:val="none" w:sz="0" w:space="0" w:color="auto"/>
            <w:left w:val="none" w:sz="0" w:space="0" w:color="auto"/>
            <w:bottom w:val="none" w:sz="0" w:space="0" w:color="auto"/>
            <w:right w:val="none" w:sz="0" w:space="0" w:color="auto"/>
          </w:divBdr>
          <w:divsChild>
            <w:div w:id="128326901">
              <w:marLeft w:val="0"/>
              <w:marRight w:val="0"/>
              <w:marTop w:val="0"/>
              <w:marBottom w:val="0"/>
              <w:divBdr>
                <w:top w:val="none" w:sz="0" w:space="0" w:color="auto"/>
                <w:left w:val="none" w:sz="0" w:space="0" w:color="auto"/>
                <w:bottom w:val="none" w:sz="0" w:space="0" w:color="auto"/>
                <w:right w:val="none" w:sz="0" w:space="0" w:color="auto"/>
              </w:divBdr>
            </w:div>
            <w:div w:id="211429718">
              <w:marLeft w:val="0"/>
              <w:marRight w:val="0"/>
              <w:marTop w:val="0"/>
              <w:marBottom w:val="0"/>
              <w:divBdr>
                <w:top w:val="none" w:sz="0" w:space="0" w:color="auto"/>
                <w:left w:val="none" w:sz="0" w:space="0" w:color="auto"/>
                <w:bottom w:val="none" w:sz="0" w:space="0" w:color="auto"/>
                <w:right w:val="none" w:sz="0" w:space="0" w:color="auto"/>
              </w:divBdr>
            </w:div>
            <w:div w:id="388111646">
              <w:marLeft w:val="0"/>
              <w:marRight w:val="0"/>
              <w:marTop w:val="0"/>
              <w:marBottom w:val="0"/>
              <w:divBdr>
                <w:top w:val="none" w:sz="0" w:space="0" w:color="auto"/>
                <w:left w:val="none" w:sz="0" w:space="0" w:color="auto"/>
                <w:bottom w:val="none" w:sz="0" w:space="0" w:color="auto"/>
                <w:right w:val="none" w:sz="0" w:space="0" w:color="auto"/>
              </w:divBdr>
            </w:div>
            <w:div w:id="490604805">
              <w:marLeft w:val="0"/>
              <w:marRight w:val="0"/>
              <w:marTop w:val="0"/>
              <w:marBottom w:val="0"/>
              <w:divBdr>
                <w:top w:val="none" w:sz="0" w:space="0" w:color="auto"/>
                <w:left w:val="none" w:sz="0" w:space="0" w:color="auto"/>
                <w:bottom w:val="none" w:sz="0" w:space="0" w:color="auto"/>
                <w:right w:val="none" w:sz="0" w:space="0" w:color="auto"/>
              </w:divBdr>
            </w:div>
            <w:div w:id="620499219">
              <w:marLeft w:val="0"/>
              <w:marRight w:val="0"/>
              <w:marTop w:val="0"/>
              <w:marBottom w:val="0"/>
              <w:divBdr>
                <w:top w:val="none" w:sz="0" w:space="0" w:color="auto"/>
                <w:left w:val="none" w:sz="0" w:space="0" w:color="auto"/>
                <w:bottom w:val="none" w:sz="0" w:space="0" w:color="auto"/>
                <w:right w:val="none" w:sz="0" w:space="0" w:color="auto"/>
              </w:divBdr>
            </w:div>
            <w:div w:id="989093867">
              <w:marLeft w:val="0"/>
              <w:marRight w:val="0"/>
              <w:marTop w:val="0"/>
              <w:marBottom w:val="0"/>
              <w:divBdr>
                <w:top w:val="none" w:sz="0" w:space="0" w:color="auto"/>
                <w:left w:val="none" w:sz="0" w:space="0" w:color="auto"/>
                <w:bottom w:val="none" w:sz="0" w:space="0" w:color="auto"/>
                <w:right w:val="none" w:sz="0" w:space="0" w:color="auto"/>
              </w:divBdr>
            </w:div>
            <w:div w:id="1527400143">
              <w:marLeft w:val="0"/>
              <w:marRight w:val="0"/>
              <w:marTop w:val="0"/>
              <w:marBottom w:val="0"/>
              <w:divBdr>
                <w:top w:val="none" w:sz="0" w:space="0" w:color="auto"/>
                <w:left w:val="none" w:sz="0" w:space="0" w:color="auto"/>
                <w:bottom w:val="none" w:sz="0" w:space="0" w:color="auto"/>
                <w:right w:val="none" w:sz="0" w:space="0" w:color="auto"/>
              </w:divBdr>
            </w:div>
            <w:div w:id="1703893569">
              <w:marLeft w:val="0"/>
              <w:marRight w:val="0"/>
              <w:marTop w:val="0"/>
              <w:marBottom w:val="0"/>
              <w:divBdr>
                <w:top w:val="none" w:sz="0" w:space="0" w:color="auto"/>
                <w:left w:val="none" w:sz="0" w:space="0" w:color="auto"/>
                <w:bottom w:val="none" w:sz="0" w:space="0" w:color="auto"/>
                <w:right w:val="none" w:sz="0" w:space="0" w:color="auto"/>
              </w:divBdr>
            </w:div>
            <w:div w:id="1964842021">
              <w:marLeft w:val="0"/>
              <w:marRight w:val="0"/>
              <w:marTop w:val="0"/>
              <w:marBottom w:val="0"/>
              <w:divBdr>
                <w:top w:val="none" w:sz="0" w:space="0" w:color="auto"/>
                <w:left w:val="none" w:sz="0" w:space="0" w:color="auto"/>
                <w:bottom w:val="none" w:sz="0" w:space="0" w:color="auto"/>
                <w:right w:val="none" w:sz="0" w:space="0" w:color="auto"/>
              </w:divBdr>
            </w:div>
          </w:divsChild>
        </w:div>
        <w:div w:id="317226268">
          <w:marLeft w:val="0"/>
          <w:marRight w:val="0"/>
          <w:marTop w:val="0"/>
          <w:marBottom w:val="0"/>
          <w:divBdr>
            <w:top w:val="none" w:sz="0" w:space="0" w:color="auto"/>
            <w:left w:val="none" w:sz="0" w:space="0" w:color="auto"/>
            <w:bottom w:val="none" w:sz="0" w:space="0" w:color="auto"/>
            <w:right w:val="none" w:sz="0" w:space="0" w:color="auto"/>
          </w:divBdr>
          <w:divsChild>
            <w:div w:id="844396363">
              <w:marLeft w:val="-75"/>
              <w:marRight w:val="0"/>
              <w:marTop w:val="30"/>
              <w:marBottom w:val="30"/>
              <w:divBdr>
                <w:top w:val="none" w:sz="0" w:space="0" w:color="auto"/>
                <w:left w:val="none" w:sz="0" w:space="0" w:color="auto"/>
                <w:bottom w:val="none" w:sz="0" w:space="0" w:color="auto"/>
                <w:right w:val="none" w:sz="0" w:space="0" w:color="auto"/>
              </w:divBdr>
              <w:divsChild>
                <w:div w:id="76442178">
                  <w:marLeft w:val="0"/>
                  <w:marRight w:val="0"/>
                  <w:marTop w:val="0"/>
                  <w:marBottom w:val="0"/>
                  <w:divBdr>
                    <w:top w:val="none" w:sz="0" w:space="0" w:color="auto"/>
                    <w:left w:val="none" w:sz="0" w:space="0" w:color="auto"/>
                    <w:bottom w:val="none" w:sz="0" w:space="0" w:color="auto"/>
                    <w:right w:val="none" w:sz="0" w:space="0" w:color="auto"/>
                  </w:divBdr>
                  <w:divsChild>
                    <w:div w:id="728456976">
                      <w:marLeft w:val="0"/>
                      <w:marRight w:val="0"/>
                      <w:marTop w:val="0"/>
                      <w:marBottom w:val="0"/>
                      <w:divBdr>
                        <w:top w:val="none" w:sz="0" w:space="0" w:color="auto"/>
                        <w:left w:val="none" w:sz="0" w:space="0" w:color="auto"/>
                        <w:bottom w:val="none" w:sz="0" w:space="0" w:color="auto"/>
                        <w:right w:val="none" w:sz="0" w:space="0" w:color="auto"/>
                      </w:divBdr>
                    </w:div>
                  </w:divsChild>
                </w:div>
                <w:div w:id="267933523">
                  <w:marLeft w:val="0"/>
                  <w:marRight w:val="0"/>
                  <w:marTop w:val="0"/>
                  <w:marBottom w:val="0"/>
                  <w:divBdr>
                    <w:top w:val="none" w:sz="0" w:space="0" w:color="auto"/>
                    <w:left w:val="none" w:sz="0" w:space="0" w:color="auto"/>
                    <w:bottom w:val="none" w:sz="0" w:space="0" w:color="auto"/>
                    <w:right w:val="none" w:sz="0" w:space="0" w:color="auto"/>
                  </w:divBdr>
                  <w:divsChild>
                    <w:div w:id="266431793">
                      <w:marLeft w:val="0"/>
                      <w:marRight w:val="0"/>
                      <w:marTop w:val="0"/>
                      <w:marBottom w:val="0"/>
                      <w:divBdr>
                        <w:top w:val="none" w:sz="0" w:space="0" w:color="auto"/>
                        <w:left w:val="none" w:sz="0" w:space="0" w:color="auto"/>
                        <w:bottom w:val="none" w:sz="0" w:space="0" w:color="auto"/>
                        <w:right w:val="none" w:sz="0" w:space="0" w:color="auto"/>
                      </w:divBdr>
                    </w:div>
                  </w:divsChild>
                </w:div>
                <w:div w:id="440878386">
                  <w:marLeft w:val="0"/>
                  <w:marRight w:val="0"/>
                  <w:marTop w:val="0"/>
                  <w:marBottom w:val="0"/>
                  <w:divBdr>
                    <w:top w:val="none" w:sz="0" w:space="0" w:color="auto"/>
                    <w:left w:val="none" w:sz="0" w:space="0" w:color="auto"/>
                    <w:bottom w:val="none" w:sz="0" w:space="0" w:color="auto"/>
                    <w:right w:val="none" w:sz="0" w:space="0" w:color="auto"/>
                  </w:divBdr>
                  <w:divsChild>
                    <w:div w:id="2070617437">
                      <w:marLeft w:val="0"/>
                      <w:marRight w:val="0"/>
                      <w:marTop w:val="0"/>
                      <w:marBottom w:val="0"/>
                      <w:divBdr>
                        <w:top w:val="none" w:sz="0" w:space="0" w:color="auto"/>
                        <w:left w:val="none" w:sz="0" w:space="0" w:color="auto"/>
                        <w:bottom w:val="none" w:sz="0" w:space="0" w:color="auto"/>
                        <w:right w:val="none" w:sz="0" w:space="0" w:color="auto"/>
                      </w:divBdr>
                    </w:div>
                  </w:divsChild>
                </w:div>
                <w:div w:id="714162441">
                  <w:marLeft w:val="0"/>
                  <w:marRight w:val="0"/>
                  <w:marTop w:val="0"/>
                  <w:marBottom w:val="0"/>
                  <w:divBdr>
                    <w:top w:val="none" w:sz="0" w:space="0" w:color="auto"/>
                    <w:left w:val="none" w:sz="0" w:space="0" w:color="auto"/>
                    <w:bottom w:val="none" w:sz="0" w:space="0" w:color="auto"/>
                    <w:right w:val="none" w:sz="0" w:space="0" w:color="auto"/>
                  </w:divBdr>
                  <w:divsChild>
                    <w:div w:id="19857693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18970351">
          <w:marLeft w:val="0"/>
          <w:marRight w:val="0"/>
          <w:marTop w:val="0"/>
          <w:marBottom w:val="0"/>
          <w:divBdr>
            <w:top w:val="none" w:sz="0" w:space="0" w:color="auto"/>
            <w:left w:val="none" w:sz="0" w:space="0" w:color="auto"/>
            <w:bottom w:val="none" w:sz="0" w:space="0" w:color="auto"/>
            <w:right w:val="none" w:sz="0" w:space="0" w:color="auto"/>
          </w:divBdr>
          <w:divsChild>
            <w:div w:id="1617718523">
              <w:marLeft w:val="-75"/>
              <w:marRight w:val="0"/>
              <w:marTop w:val="30"/>
              <w:marBottom w:val="30"/>
              <w:divBdr>
                <w:top w:val="none" w:sz="0" w:space="0" w:color="auto"/>
                <w:left w:val="none" w:sz="0" w:space="0" w:color="auto"/>
                <w:bottom w:val="none" w:sz="0" w:space="0" w:color="auto"/>
                <w:right w:val="none" w:sz="0" w:space="0" w:color="auto"/>
              </w:divBdr>
              <w:divsChild>
                <w:div w:id="1140223980">
                  <w:marLeft w:val="0"/>
                  <w:marRight w:val="0"/>
                  <w:marTop w:val="0"/>
                  <w:marBottom w:val="0"/>
                  <w:divBdr>
                    <w:top w:val="none" w:sz="0" w:space="0" w:color="auto"/>
                    <w:left w:val="none" w:sz="0" w:space="0" w:color="auto"/>
                    <w:bottom w:val="none" w:sz="0" w:space="0" w:color="auto"/>
                    <w:right w:val="none" w:sz="0" w:space="0" w:color="auto"/>
                  </w:divBdr>
                  <w:divsChild>
                    <w:div w:id="340595318">
                      <w:marLeft w:val="0"/>
                      <w:marRight w:val="0"/>
                      <w:marTop w:val="0"/>
                      <w:marBottom w:val="0"/>
                      <w:divBdr>
                        <w:top w:val="none" w:sz="0" w:space="0" w:color="auto"/>
                        <w:left w:val="none" w:sz="0" w:space="0" w:color="auto"/>
                        <w:bottom w:val="none" w:sz="0" w:space="0" w:color="auto"/>
                        <w:right w:val="none" w:sz="0" w:space="0" w:color="auto"/>
                      </w:divBdr>
                    </w:div>
                  </w:divsChild>
                </w:div>
                <w:div w:id="1430394203">
                  <w:marLeft w:val="0"/>
                  <w:marRight w:val="0"/>
                  <w:marTop w:val="0"/>
                  <w:marBottom w:val="0"/>
                  <w:divBdr>
                    <w:top w:val="none" w:sz="0" w:space="0" w:color="auto"/>
                    <w:left w:val="none" w:sz="0" w:space="0" w:color="auto"/>
                    <w:bottom w:val="none" w:sz="0" w:space="0" w:color="auto"/>
                    <w:right w:val="none" w:sz="0" w:space="0" w:color="auto"/>
                  </w:divBdr>
                  <w:divsChild>
                    <w:div w:id="1130898330">
                      <w:marLeft w:val="0"/>
                      <w:marRight w:val="0"/>
                      <w:marTop w:val="0"/>
                      <w:marBottom w:val="0"/>
                      <w:divBdr>
                        <w:top w:val="none" w:sz="0" w:space="0" w:color="auto"/>
                        <w:left w:val="none" w:sz="0" w:space="0" w:color="auto"/>
                        <w:bottom w:val="none" w:sz="0" w:space="0" w:color="auto"/>
                        <w:right w:val="none" w:sz="0" w:space="0" w:color="auto"/>
                      </w:divBdr>
                    </w:div>
                  </w:divsChild>
                </w:div>
                <w:div w:id="1459765731">
                  <w:marLeft w:val="0"/>
                  <w:marRight w:val="0"/>
                  <w:marTop w:val="0"/>
                  <w:marBottom w:val="0"/>
                  <w:divBdr>
                    <w:top w:val="none" w:sz="0" w:space="0" w:color="auto"/>
                    <w:left w:val="none" w:sz="0" w:space="0" w:color="auto"/>
                    <w:bottom w:val="none" w:sz="0" w:space="0" w:color="auto"/>
                    <w:right w:val="none" w:sz="0" w:space="0" w:color="auto"/>
                  </w:divBdr>
                  <w:divsChild>
                    <w:div w:id="1179587127">
                      <w:marLeft w:val="0"/>
                      <w:marRight w:val="0"/>
                      <w:marTop w:val="0"/>
                      <w:marBottom w:val="0"/>
                      <w:divBdr>
                        <w:top w:val="none" w:sz="0" w:space="0" w:color="auto"/>
                        <w:left w:val="none" w:sz="0" w:space="0" w:color="auto"/>
                        <w:bottom w:val="none" w:sz="0" w:space="0" w:color="auto"/>
                        <w:right w:val="none" w:sz="0" w:space="0" w:color="auto"/>
                      </w:divBdr>
                    </w:div>
                  </w:divsChild>
                </w:div>
                <w:div w:id="1807966342">
                  <w:marLeft w:val="0"/>
                  <w:marRight w:val="0"/>
                  <w:marTop w:val="0"/>
                  <w:marBottom w:val="0"/>
                  <w:divBdr>
                    <w:top w:val="none" w:sz="0" w:space="0" w:color="auto"/>
                    <w:left w:val="none" w:sz="0" w:space="0" w:color="auto"/>
                    <w:bottom w:val="none" w:sz="0" w:space="0" w:color="auto"/>
                    <w:right w:val="none" w:sz="0" w:space="0" w:color="auto"/>
                  </w:divBdr>
                  <w:divsChild>
                    <w:div w:id="11035263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56389064">
          <w:marLeft w:val="0"/>
          <w:marRight w:val="0"/>
          <w:marTop w:val="0"/>
          <w:marBottom w:val="0"/>
          <w:divBdr>
            <w:top w:val="none" w:sz="0" w:space="0" w:color="auto"/>
            <w:left w:val="none" w:sz="0" w:space="0" w:color="auto"/>
            <w:bottom w:val="none" w:sz="0" w:space="0" w:color="auto"/>
            <w:right w:val="none" w:sz="0" w:space="0" w:color="auto"/>
          </w:divBdr>
          <w:divsChild>
            <w:div w:id="1104107286">
              <w:marLeft w:val="-75"/>
              <w:marRight w:val="0"/>
              <w:marTop w:val="30"/>
              <w:marBottom w:val="30"/>
              <w:divBdr>
                <w:top w:val="none" w:sz="0" w:space="0" w:color="auto"/>
                <w:left w:val="none" w:sz="0" w:space="0" w:color="auto"/>
                <w:bottom w:val="none" w:sz="0" w:space="0" w:color="auto"/>
                <w:right w:val="none" w:sz="0" w:space="0" w:color="auto"/>
              </w:divBdr>
              <w:divsChild>
                <w:div w:id="858468419">
                  <w:marLeft w:val="0"/>
                  <w:marRight w:val="0"/>
                  <w:marTop w:val="0"/>
                  <w:marBottom w:val="0"/>
                  <w:divBdr>
                    <w:top w:val="none" w:sz="0" w:space="0" w:color="auto"/>
                    <w:left w:val="none" w:sz="0" w:space="0" w:color="auto"/>
                    <w:bottom w:val="none" w:sz="0" w:space="0" w:color="auto"/>
                    <w:right w:val="none" w:sz="0" w:space="0" w:color="auto"/>
                  </w:divBdr>
                  <w:divsChild>
                    <w:div w:id="1568688047">
                      <w:marLeft w:val="0"/>
                      <w:marRight w:val="0"/>
                      <w:marTop w:val="0"/>
                      <w:marBottom w:val="0"/>
                      <w:divBdr>
                        <w:top w:val="none" w:sz="0" w:space="0" w:color="auto"/>
                        <w:left w:val="none" w:sz="0" w:space="0" w:color="auto"/>
                        <w:bottom w:val="none" w:sz="0" w:space="0" w:color="auto"/>
                        <w:right w:val="none" w:sz="0" w:space="0" w:color="auto"/>
                      </w:divBdr>
                    </w:div>
                  </w:divsChild>
                </w:div>
                <w:div w:id="947617123">
                  <w:marLeft w:val="0"/>
                  <w:marRight w:val="0"/>
                  <w:marTop w:val="0"/>
                  <w:marBottom w:val="0"/>
                  <w:divBdr>
                    <w:top w:val="none" w:sz="0" w:space="0" w:color="auto"/>
                    <w:left w:val="none" w:sz="0" w:space="0" w:color="auto"/>
                    <w:bottom w:val="none" w:sz="0" w:space="0" w:color="auto"/>
                    <w:right w:val="none" w:sz="0" w:space="0" w:color="auto"/>
                  </w:divBdr>
                  <w:divsChild>
                    <w:div w:id="764961183">
                      <w:marLeft w:val="0"/>
                      <w:marRight w:val="0"/>
                      <w:marTop w:val="0"/>
                      <w:marBottom w:val="0"/>
                      <w:divBdr>
                        <w:top w:val="none" w:sz="0" w:space="0" w:color="auto"/>
                        <w:left w:val="none" w:sz="0" w:space="0" w:color="auto"/>
                        <w:bottom w:val="none" w:sz="0" w:space="0" w:color="auto"/>
                        <w:right w:val="none" w:sz="0" w:space="0" w:color="auto"/>
                      </w:divBdr>
                    </w:div>
                  </w:divsChild>
                </w:div>
                <w:div w:id="1578858719">
                  <w:marLeft w:val="0"/>
                  <w:marRight w:val="0"/>
                  <w:marTop w:val="0"/>
                  <w:marBottom w:val="0"/>
                  <w:divBdr>
                    <w:top w:val="none" w:sz="0" w:space="0" w:color="auto"/>
                    <w:left w:val="none" w:sz="0" w:space="0" w:color="auto"/>
                    <w:bottom w:val="none" w:sz="0" w:space="0" w:color="auto"/>
                    <w:right w:val="none" w:sz="0" w:space="0" w:color="auto"/>
                  </w:divBdr>
                  <w:divsChild>
                    <w:div w:id="276375480">
                      <w:marLeft w:val="0"/>
                      <w:marRight w:val="0"/>
                      <w:marTop w:val="0"/>
                      <w:marBottom w:val="0"/>
                      <w:divBdr>
                        <w:top w:val="none" w:sz="0" w:space="0" w:color="auto"/>
                        <w:left w:val="none" w:sz="0" w:space="0" w:color="auto"/>
                        <w:bottom w:val="none" w:sz="0" w:space="0" w:color="auto"/>
                        <w:right w:val="none" w:sz="0" w:space="0" w:color="auto"/>
                      </w:divBdr>
                    </w:div>
                  </w:divsChild>
                </w:div>
                <w:div w:id="1989555714">
                  <w:marLeft w:val="0"/>
                  <w:marRight w:val="0"/>
                  <w:marTop w:val="0"/>
                  <w:marBottom w:val="0"/>
                  <w:divBdr>
                    <w:top w:val="none" w:sz="0" w:space="0" w:color="auto"/>
                    <w:left w:val="none" w:sz="0" w:space="0" w:color="auto"/>
                    <w:bottom w:val="none" w:sz="0" w:space="0" w:color="auto"/>
                    <w:right w:val="none" w:sz="0" w:space="0" w:color="auto"/>
                  </w:divBdr>
                  <w:divsChild>
                    <w:div w:id="18909204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13745581">
          <w:marLeft w:val="0"/>
          <w:marRight w:val="0"/>
          <w:marTop w:val="0"/>
          <w:marBottom w:val="0"/>
          <w:divBdr>
            <w:top w:val="none" w:sz="0" w:space="0" w:color="auto"/>
            <w:left w:val="none" w:sz="0" w:space="0" w:color="auto"/>
            <w:bottom w:val="none" w:sz="0" w:space="0" w:color="auto"/>
            <w:right w:val="none" w:sz="0" w:space="0" w:color="auto"/>
          </w:divBdr>
          <w:divsChild>
            <w:div w:id="2035884842">
              <w:marLeft w:val="-75"/>
              <w:marRight w:val="0"/>
              <w:marTop w:val="30"/>
              <w:marBottom w:val="30"/>
              <w:divBdr>
                <w:top w:val="none" w:sz="0" w:space="0" w:color="auto"/>
                <w:left w:val="none" w:sz="0" w:space="0" w:color="auto"/>
                <w:bottom w:val="none" w:sz="0" w:space="0" w:color="auto"/>
                <w:right w:val="none" w:sz="0" w:space="0" w:color="auto"/>
              </w:divBdr>
              <w:divsChild>
                <w:div w:id="38601758">
                  <w:marLeft w:val="0"/>
                  <w:marRight w:val="0"/>
                  <w:marTop w:val="0"/>
                  <w:marBottom w:val="0"/>
                  <w:divBdr>
                    <w:top w:val="none" w:sz="0" w:space="0" w:color="auto"/>
                    <w:left w:val="none" w:sz="0" w:space="0" w:color="auto"/>
                    <w:bottom w:val="none" w:sz="0" w:space="0" w:color="auto"/>
                    <w:right w:val="none" w:sz="0" w:space="0" w:color="auto"/>
                  </w:divBdr>
                  <w:divsChild>
                    <w:div w:id="977035104">
                      <w:marLeft w:val="0"/>
                      <w:marRight w:val="0"/>
                      <w:marTop w:val="0"/>
                      <w:marBottom w:val="0"/>
                      <w:divBdr>
                        <w:top w:val="none" w:sz="0" w:space="0" w:color="auto"/>
                        <w:left w:val="none" w:sz="0" w:space="0" w:color="auto"/>
                        <w:bottom w:val="none" w:sz="0" w:space="0" w:color="auto"/>
                        <w:right w:val="none" w:sz="0" w:space="0" w:color="auto"/>
                      </w:divBdr>
                    </w:div>
                  </w:divsChild>
                </w:div>
                <w:div w:id="880748993">
                  <w:marLeft w:val="0"/>
                  <w:marRight w:val="0"/>
                  <w:marTop w:val="0"/>
                  <w:marBottom w:val="0"/>
                  <w:divBdr>
                    <w:top w:val="none" w:sz="0" w:space="0" w:color="auto"/>
                    <w:left w:val="none" w:sz="0" w:space="0" w:color="auto"/>
                    <w:bottom w:val="none" w:sz="0" w:space="0" w:color="auto"/>
                    <w:right w:val="none" w:sz="0" w:space="0" w:color="auto"/>
                  </w:divBdr>
                  <w:divsChild>
                    <w:div w:id="854736148">
                      <w:marLeft w:val="0"/>
                      <w:marRight w:val="0"/>
                      <w:marTop w:val="0"/>
                      <w:marBottom w:val="0"/>
                      <w:divBdr>
                        <w:top w:val="none" w:sz="0" w:space="0" w:color="auto"/>
                        <w:left w:val="none" w:sz="0" w:space="0" w:color="auto"/>
                        <w:bottom w:val="none" w:sz="0" w:space="0" w:color="auto"/>
                        <w:right w:val="none" w:sz="0" w:space="0" w:color="auto"/>
                      </w:divBdr>
                    </w:div>
                  </w:divsChild>
                </w:div>
                <w:div w:id="1055281228">
                  <w:marLeft w:val="0"/>
                  <w:marRight w:val="0"/>
                  <w:marTop w:val="0"/>
                  <w:marBottom w:val="0"/>
                  <w:divBdr>
                    <w:top w:val="none" w:sz="0" w:space="0" w:color="auto"/>
                    <w:left w:val="none" w:sz="0" w:space="0" w:color="auto"/>
                    <w:bottom w:val="none" w:sz="0" w:space="0" w:color="auto"/>
                    <w:right w:val="none" w:sz="0" w:space="0" w:color="auto"/>
                  </w:divBdr>
                  <w:divsChild>
                    <w:div w:id="1991247944">
                      <w:marLeft w:val="0"/>
                      <w:marRight w:val="0"/>
                      <w:marTop w:val="0"/>
                      <w:marBottom w:val="0"/>
                      <w:divBdr>
                        <w:top w:val="none" w:sz="0" w:space="0" w:color="auto"/>
                        <w:left w:val="none" w:sz="0" w:space="0" w:color="auto"/>
                        <w:bottom w:val="none" w:sz="0" w:space="0" w:color="auto"/>
                        <w:right w:val="none" w:sz="0" w:space="0" w:color="auto"/>
                      </w:divBdr>
                    </w:div>
                  </w:divsChild>
                </w:div>
                <w:div w:id="2072383033">
                  <w:marLeft w:val="0"/>
                  <w:marRight w:val="0"/>
                  <w:marTop w:val="0"/>
                  <w:marBottom w:val="0"/>
                  <w:divBdr>
                    <w:top w:val="none" w:sz="0" w:space="0" w:color="auto"/>
                    <w:left w:val="none" w:sz="0" w:space="0" w:color="auto"/>
                    <w:bottom w:val="none" w:sz="0" w:space="0" w:color="auto"/>
                    <w:right w:val="none" w:sz="0" w:space="0" w:color="auto"/>
                  </w:divBdr>
                  <w:divsChild>
                    <w:div w:id="388235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26998316">
          <w:marLeft w:val="0"/>
          <w:marRight w:val="0"/>
          <w:marTop w:val="0"/>
          <w:marBottom w:val="0"/>
          <w:divBdr>
            <w:top w:val="none" w:sz="0" w:space="0" w:color="auto"/>
            <w:left w:val="none" w:sz="0" w:space="0" w:color="auto"/>
            <w:bottom w:val="none" w:sz="0" w:space="0" w:color="auto"/>
            <w:right w:val="none" w:sz="0" w:space="0" w:color="auto"/>
          </w:divBdr>
          <w:divsChild>
            <w:div w:id="9142011">
              <w:marLeft w:val="0"/>
              <w:marRight w:val="0"/>
              <w:marTop w:val="0"/>
              <w:marBottom w:val="0"/>
              <w:divBdr>
                <w:top w:val="none" w:sz="0" w:space="0" w:color="auto"/>
                <w:left w:val="none" w:sz="0" w:space="0" w:color="auto"/>
                <w:bottom w:val="none" w:sz="0" w:space="0" w:color="auto"/>
                <w:right w:val="none" w:sz="0" w:space="0" w:color="auto"/>
              </w:divBdr>
            </w:div>
            <w:div w:id="201526800">
              <w:marLeft w:val="0"/>
              <w:marRight w:val="0"/>
              <w:marTop w:val="0"/>
              <w:marBottom w:val="0"/>
              <w:divBdr>
                <w:top w:val="none" w:sz="0" w:space="0" w:color="auto"/>
                <w:left w:val="none" w:sz="0" w:space="0" w:color="auto"/>
                <w:bottom w:val="none" w:sz="0" w:space="0" w:color="auto"/>
                <w:right w:val="none" w:sz="0" w:space="0" w:color="auto"/>
              </w:divBdr>
            </w:div>
            <w:div w:id="217472801">
              <w:marLeft w:val="0"/>
              <w:marRight w:val="0"/>
              <w:marTop w:val="0"/>
              <w:marBottom w:val="0"/>
              <w:divBdr>
                <w:top w:val="none" w:sz="0" w:space="0" w:color="auto"/>
                <w:left w:val="none" w:sz="0" w:space="0" w:color="auto"/>
                <w:bottom w:val="none" w:sz="0" w:space="0" w:color="auto"/>
                <w:right w:val="none" w:sz="0" w:space="0" w:color="auto"/>
              </w:divBdr>
            </w:div>
            <w:div w:id="326904826">
              <w:marLeft w:val="0"/>
              <w:marRight w:val="0"/>
              <w:marTop w:val="0"/>
              <w:marBottom w:val="0"/>
              <w:divBdr>
                <w:top w:val="none" w:sz="0" w:space="0" w:color="auto"/>
                <w:left w:val="none" w:sz="0" w:space="0" w:color="auto"/>
                <w:bottom w:val="none" w:sz="0" w:space="0" w:color="auto"/>
                <w:right w:val="none" w:sz="0" w:space="0" w:color="auto"/>
              </w:divBdr>
            </w:div>
            <w:div w:id="398132454">
              <w:marLeft w:val="0"/>
              <w:marRight w:val="0"/>
              <w:marTop w:val="0"/>
              <w:marBottom w:val="0"/>
              <w:divBdr>
                <w:top w:val="none" w:sz="0" w:space="0" w:color="auto"/>
                <w:left w:val="none" w:sz="0" w:space="0" w:color="auto"/>
                <w:bottom w:val="none" w:sz="0" w:space="0" w:color="auto"/>
                <w:right w:val="none" w:sz="0" w:space="0" w:color="auto"/>
              </w:divBdr>
            </w:div>
            <w:div w:id="405802796">
              <w:marLeft w:val="0"/>
              <w:marRight w:val="0"/>
              <w:marTop w:val="0"/>
              <w:marBottom w:val="0"/>
              <w:divBdr>
                <w:top w:val="none" w:sz="0" w:space="0" w:color="auto"/>
                <w:left w:val="none" w:sz="0" w:space="0" w:color="auto"/>
                <w:bottom w:val="none" w:sz="0" w:space="0" w:color="auto"/>
                <w:right w:val="none" w:sz="0" w:space="0" w:color="auto"/>
              </w:divBdr>
            </w:div>
            <w:div w:id="410783877">
              <w:marLeft w:val="0"/>
              <w:marRight w:val="0"/>
              <w:marTop w:val="0"/>
              <w:marBottom w:val="0"/>
              <w:divBdr>
                <w:top w:val="none" w:sz="0" w:space="0" w:color="auto"/>
                <w:left w:val="none" w:sz="0" w:space="0" w:color="auto"/>
                <w:bottom w:val="none" w:sz="0" w:space="0" w:color="auto"/>
                <w:right w:val="none" w:sz="0" w:space="0" w:color="auto"/>
              </w:divBdr>
            </w:div>
            <w:div w:id="1851607059">
              <w:marLeft w:val="0"/>
              <w:marRight w:val="0"/>
              <w:marTop w:val="0"/>
              <w:marBottom w:val="0"/>
              <w:divBdr>
                <w:top w:val="none" w:sz="0" w:space="0" w:color="auto"/>
                <w:left w:val="none" w:sz="0" w:space="0" w:color="auto"/>
                <w:bottom w:val="none" w:sz="0" w:space="0" w:color="auto"/>
                <w:right w:val="none" w:sz="0" w:space="0" w:color="auto"/>
              </w:divBdr>
            </w:div>
          </w:divsChild>
        </w:div>
        <w:div w:id="444008590">
          <w:marLeft w:val="0"/>
          <w:marRight w:val="0"/>
          <w:marTop w:val="0"/>
          <w:marBottom w:val="0"/>
          <w:divBdr>
            <w:top w:val="none" w:sz="0" w:space="0" w:color="auto"/>
            <w:left w:val="none" w:sz="0" w:space="0" w:color="auto"/>
            <w:bottom w:val="none" w:sz="0" w:space="0" w:color="auto"/>
            <w:right w:val="none" w:sz="0" w:space="0" w:color="auto"/>
          </w:divBdr>
          <w:divsChild>
            <w:div w:id="1088502285">
              <w:marLeft w:val="-75"/>
              <w:marRight w:val="0"/>
              <w:marTop w:val="30"/>
              <w:marBottom w:val="30"/>
              <w:divBdr>
                <w:top w:val="none" w:sz="0" w:space="0" w:color="auto"/>
                <w:left w:val="none" w:sz="0" w:space="0" w:color="auto"/>
                <w:bottom w:val="none" w:sz="0" w:space="0" w:color="auto"/>
                <w:right w:val="none" w:sz="0" w:space="0" w:color="auto"/>
              </w:divBdr>
              <w:divsChild>
                <w:div w:id="26684659">
                  <w:marLeft w:val="0"/>
                  <w:marRight w:val="0"/>
                  <w:marTop w:val="0"/>
                  <w:marBottom w:val="0"/>
                  <w:divBdr>
                    <w:top w:val="none" w:sz="0" w:space="0" w:color="auto"/>
                    <w:left w:val="none" w:sz="0" w:space="0" w:color="auto"/>
                    <w:bottom w:val="none" w:sz="0" w:space="0" w:color="auto"/>
                    <w:right w:val="none" w:sz="0" w:space="0" w:color="auto"/>
                  </w:divBdr>
                  <w:divsChild>
                    <w:div w:id="34890142">
                      <w:marLeft w:val="0"/>
                      <w:marRight w:val="0"/>
                      <w:marTop w:val="0"/>
                      <w:marBottom w:val="0"/>
                      <w:divBdr>
                        <w:top w:val="none" w:sz="0" w:space="0" w:color="auto"/>
                        <w:left w:val="none" w:sz="0" w:space="0" w:color="auto"/>
                        <w:bottom w:val="none" w:sz="0" w:space="0" w:color="auto"/>
                        <w:right w:val="none" w:sz="0" w:space="0" w:color="auto"/>
                      </w:divBdr>
                    </w:div>
                  </w:divsChild>
                </w:div>
                <w:div w:id="636641931">
                  <w:marLeft w:val="0"/>
                  <w:marRight w:val="0"/>
                  <w:marTop w:val="0"/>
                  <w:marBottom w:val="0"/>
                  <w:divBdr>
                    <w:top w:val="none" w:sz="0" w:space="0" w:color="auto"/>
                    <w:left w:val="none" w:sz="0" w:space="0" w:color="auto"/>
                    <w:bottom w:val="none" w:sz="0" w:space="0" w:color="auto"/>
                    <w:right w:val="none" w:sz="0" w:space="0" w:color="auto"/>
                  </w:divBdr>
                  <w:divsChild>
                    <w:div w:id="458184337">
                      <w:marLeft w:val="0"/>
                      <w:marRight w:val="0"/>
                      <w:marTop w:val="0"/>
                      <w:marBottom w:val="0"/>
                      <w:divBdr>
                        <w:top w:val="none" w:sz="0" w:space="0" w:color="auto"/>
                        <w:left w:val="none" w:sz="0" w:space="0" w:color="auto"/>
                        <w:bottom w:val="none" w:sz="0" w:space="0" w:color="auto"/>
                        <w:right w:val="none" w:sz="0" w:space="0" w:color="auto"/>
                      </w:divBdr>
                    </w:div>
                  </w:divsChild>
                </w:div>
                <w:div w:id="1534221158">
                  <w:marLeft w:val="0"/>
                  <w:marRight w:val="0"/>
                  <w:marTop w:val="0"/>
                  <w:marBottom w:val="0"/>
                  <w:divBdr>
                    <w:top w:val="none" w:sz="0" w:space="0" w:color="auto"/>
                    <w:left w:val="none" w:sz="0" w:space="0" w:color="auto"/>
                    <w:bottom w:val="none" w:sz="0" w:space="0" w:color="auto"/>
                    <w:right w:val="none" w:sz="0" w:space="0" w:color="auto"/>
                  </w:divBdr>
                  <w:divsChild>
                    <w:div w:id="336078493">
                      <w:marLeft w:val="0"/>
                      <w:marRight w:val="0"/>
                      <w:marTop w:val="0"/>
                      <w:marBottom w:val="0"/>
                      <w:divBdr>
                        <w:top w:val="none" w:sz="0" w:space="0" w:color="auto"/>
                        <w:left w:val="none" w:sz="0" w:space="0" w:color="auto"/>
                        <w:bottom w:val="none" w:sz="0" w:space="0" w:color="auto"/>
                        <w:right w:val="none" w:sz="0" w:space="0" w:color="auto"/>
                      </w:divBdr>
                    </w:div>
                  </w:divsChild>
                </w:div>
                <w:div w:id="1685784403">
                  <w:marLeft w:val="0"/>
                  <w:marRight w:val="0"/>
                  <w:marTop w:val="0"/>
                  <w:marBottom w:val="0"/>
                  <w:divBdr>
                    <w:top w:val="none" w:sz="0" w:space="0" w:color="auto"/>
                    <w:left w:val="none" w:sz="0" w:space="0" w:color="auto"/>
                    <w:bottom w:val="none" w:sz="0" w:space="0" w:color="auto"/>
                    <w:right w:val="none" w:sz="0" w:space="0" w:color="auto"/>
                  </w:divBdr>
                  <w:divsChild>
                    <w:div w:id="3113287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65858748">
          <w:marLeft w:val="0"/>
          <w:marRight w:val="0"/>
          <w:marTop w:val="0"/>
          <w:marBottom w:val="0"/>
          <w:divBdr>
            <w:top w:val="none" w:sz="0" w:space="0" w:color="auto"/>
            <w:left w:val="none" w:sz="0" w:space="0" w:color="auto"/>
            <w:bottom w:val="none" w:sz="0" w:space="0" w:color="auto"/>
            <w:right w:val="none" w:sz="0" w:space="0" w:color="auto"/>
          </w:divBdr>
          <w:divsChild>
            <w:div w:id="650864980">
              <w:marLeft w:val="0"/>
              <w:marRight w:val="0"/>
              <w:marTop w:val="0"/>
              <w:marBottom w:val="0"/>
              <w:divBdr>
                <w:top w:val="none" w:sz="0" w:space="0" w:color="auto"/>
                <w:left w:val="none" w:sz="0" w:space="0" w:color="auto"/>
                <w:bottom w:val="none" w:sz="0" w:space="0" w:color="auto"/>
                <w:right w:val="none" w:sz="0" w:space="0" w:color="auto"/>
              </w:divBdr>
            </w:div>
            <w:div w:id="1319069571">
              <w:marLeft w:val="0"/>
              <w:marRight w:val="0"/>
              <w:marTop w:val="0"/>
              <w:marBottom w:val="0"/>
              <w:divBdr>
                <w:top w:val="none" w:sz="0" w:space="0" w:color="auto"/>
                <w:left w:val="none" w:sz="0" w:space="0" w:color="auto"/>
                <w:bottom w:val="none" w:sz="0" w:space="0" w:color="auto"/>
                <w:right w:val="none" w:sz="0" w:space="0" w:color="auto"/>
              </w:divBdr>
            </w:div>
            <w:div w:id="1915579203">
              <w:marLeft w:val="0"/>
              <w:marRight w:val="0"/>
              <w:marTop w:val="0"/>
              <w:marBottom w:val="0"/>
              <w:divBdr>
                <w:top w:val="none" w:sz="0" w:space="0" w:color="auto"/>
                <w:left w:val="none" w:sz="0" w:space="0" w:color="auto"/>
                <w:bottom w:val="none" w:sz="0" w:space="0" w:color="auto"/>
                <w:right w:val="none" w:sz="0" w:space="0" w:color="auto"/>
              </w:divBdr>
            </w:div>
          </w:divsChild>
        </w:div>
        <w:div w:id="515769678">
          <w:marLeft w:val="0"/>
          <w:marRight w:val="0"/>
          <w:marTop w:val="0"/>
          <w:marBottom w:val="0"/>
          <w:divBdr>
            <w:top w:val="none" w:sz="0" w:space="0" w:color="auto"/>
            <w:left w:val="none" w:sz="0" w:space="0" w:color="auto"/>
            <w:bottom w:val="none" w:sz="0" w:space="0" w:color="auto"/>
            <w:right w:val="none" w:sz="0" w:space="0" w:color="auto"/>
          </w:divBdr>
          <w:divsChild>
            <w:div w:id="429814349">
              <w:marLeft w:val="0"/>
              <w:marRight w:val="0"/>
              <w:marTop w:val="0"/>
              <w:marBottom w:val="0"/>
              <w:divBdr>
                <w:top w:val="none" w:sz="0" w:space="0" w:color="auto"/>
                <w:left w:val="none" w:sz="0" w:space="0" w:color="auto"/>
                <w:bottom w:val="none" w:sz="0" w:space="0" w:color="auto"/>
                <w:right w:val="none" w:sz="0" w:space="0" w:color="auto"/>
              </w:divBdr>
            </w:div>
            <w:div w:id="460922853">
              <w:marLeft w:val="0"/>
              <w:marRight w:val="0"/>
              <w:marTop w:val="0"/>
              <w:marBottom w:val="0"/>
              <w:divBdr>
                <w:top w:val="none" w:sz="0" w:space="0" w:color="auto"/>
                <w:left w:val="none" w:sz="0" w:space="0" w:color="auto"/>
                <w:bottom w:val="none" w:sz="0" w:space="0" w:color="auto"/>
                <w:right w:val="none" w:sz="0" w:space="0" w:color="auto"/>
              </w:divBdr>
            </w:div>
            <w:div w:id="978877431">
              <w:marLeft w:val="0"/>
              <w:marRight w:val="0"/>
              <w:marTop w:val="0"/>
              <w:marBottom w:val="0"/>
              <w:divBdr>
                <w:top w:val="none" w:sz="0" w:space="0" w:color="auto"/>
                <w:left w:val="none" w:sz="0" w:space="0" w:color="auto"/>
                <w:bottom w:val="none" w:sz="0" w:space="0" w:color="auto"/>
                <w:right w:val="none" w:sz="0" w:space="0" w:color="auto"/>
              </w:divBdr>
            </w:div>
            <w:div w:id="1554346259">
              <w:marLeft w:val="0"/>
              <w:marRight w:val="0"/>
              <w:marTop w:val="0"/>
              <w:marBottom w:val="0"/>
              <w:divBdr>
                <w:top w:val="none" w:sz="0" w:space="0" w:color="auto"/>
                <w:left w:val="none" w:sz="0" w:space="0" w:color="auto"/>
                <w:bottom w:val="none" w:sz="0" w:space="0" w:color="auto"/>
                <w:right w:val="none" w:sz="0" w:space="0" w:color="auto"/>
              </w:divBdr>
            </w:div>
            <w:div w:id="1833253924">
              <w:marLeft w:val="0"/>
              <w:marRight w:val="0"/>
              <w:marTop w:val="0"/>
              <w:marBottom w:val="0"/>
              <w:divBdr>
                <w:top w:val="none" w:sz="0" w:space="0" w:color="auto"/>
                <w:left w:val="none" w:sz="0" w:space="0" w:color="auto"/>
                <w:bottom w:val="none" w:sz="0" w:space="0" w:color="auto"/>
                <w:right w:val="none" w:sz="0" w:space="0" w:color="auto"/>
              </w:divBdr>
            </w:div>
          </w:divsChild>
        </w:div>
        <w:div w:id="547111319">
          <w:marLeft w:val="0"/>
          <w:marRight w:val="0"/>
          <w:marTop w:val="0"/>
          <w:marBottom w:val="0"/>
          <w:divBdr>
            <w:top w:val="none" w:sz="0" w:space="0" w:color="auto"/>
            <w:left w:val="none" w:sz="0" w:space="0" w:color="auto"/>
            <w:bottom w:val="none" w:sz="0" w:space="0" w:color="auto"/>
            <w:right w:val="none" w:sz="0" w:space="0" w:color="auto"/>
          </w:divBdr>
          <w:divsChild>
            <w:div w:id="1772160568">
              <w:marLeft w:val="-75"/>
              <w:marRight w:val="0"/>
              <w:marTop w:val="30"/>
              <w:marBottom w:val="30"/>
              <w:divBdr>
                <w:top w:val="none" w:sz="0" w:space="0" w:color="auto"/>
                <w:left w:val="none" w:sz="0" w:space="0" w:color="auto"/>
                <w:bottom w:val="none" w:sz="0" w:space="0" w:color="auto"/>
                <w:right w:val="none" w:sz="0" w:space="0" w:color="auto"/>
              </w:divBdr>
              <w:divsChild>
                <w:div w:id="553931649">
                  <w:marLeft w:val="0"/>
                  <w:marRight w:val="0"/>
                  <w:marTop w:val="0"/>
                  <w:marBottom w:val="0"/>
                  <w:divBdr>
                    <w:top w:val="none" w:sz="0" w:space="0" w:color="auto"/>
                    <w:left w:val="none" w:sz="0" w:space="0" w:color="auto"/>
                    <w:bottom w:val="none" w:sz="0" w:space="0" w:color="auto"/>
                    <w:right w:val="none" w:sz="0" w:space="0" w:color="auto"/>
                  </w:divBdr>
                  <w:divsChild>
                    <w:div w:id="314651799">
                      <w:marLeft w:val="0"/>
                      <w:marRight w:val="0"/>
                      <w:marTop w:val="0"/>
                      <w:marBottom w:val="0"/>
                      <w:divBdr>
                        <w:top w:val="none" w:sz="0" w:space="0" w:color="auto"/>
                        <w:left w:val="none" w:sz="0" w:space="0" w:color="auto"/>
                        <w:bottom w:val="none" w:sz="0" w:space="0" w:color="auto"/>
                        <w:right w:val="none" w:sz="0" w:space="0" w:color="auto"/>
                      </w:divBdr>
                    </w:div>
                  </w:divsChild>
                </w:div>
                <w:div w:id="999505853">
                  <w:marLeft w:val="0"/>
                  <w:marRight w:val="0"/>
                  <w:marTop w:val="0"/>
                  <w:marBottom w:val="0"/>
                  <w:divBdr>
                    <w:top w:val="none" w:sz="0" w:space="0" w:color="auto"/>
                    <w:left w:val="none" w:sz="0" w:space="0" w:color="auto"/>
                    <w:bottom w:val="none" w:sz="0" w:space="0" w:color="auto"/>
                    <w:right w:val="none" w:sz="0" w:space="0" w:color="auto"/>
                  </w:divBdr>
                  <w:divsChild>
                    <w:div w:id="1465613319">
                      <w:marLeft w:val="0"/>
                      <w:marRight w:val="0"/>
                      <w:marTop w:val="0"/>
                      <w:marBottom w:val="0"/>
                      <w:divBdr>
                        <w:top w:val="none" w:sz="0" w:space="0" w:color="auto"/>
                        <w:left w:val="none" w:sz="0" w:space="0" w:color="auto"/>
                        <w:bottom w:val="none" w:sz="0" w:space="0" w:color="auto"/>
                        <w:right w:val="none" w:sz="0" w:space="0" w:color="auto"/>
                      </w:divBdr>
                    </w:div>
                  </w:divsChild>
                </w:div>
                <w:div w:id="1949697684">
                  <w:marLeft w:val="0"/>
                  <w:marRight w:val="0"/>
                  <w:marTop w:val="0"/>
                  <w:marBottom w:val="0"/>
                  <w:divBdr>
                    <w:top w:val="none" w:sz="0" w:space="0" w:color="auto"/>
                    <w:left w:val="none" w:sz="0" w:space="0" w:color="auto"/>
                    <w:bottom w:val="none" w:sz="0" w:space="0" w:color="auto"/>
                    <w:right w:val="none" w:sz="0" w:space="0" w:color="auto"/>
                  </w:divBdr>
                  <w:divsChild>
                    <w:div w:id="2025325037">
                      <w:marLeft w:val="0"/>
                      <w:marRight w:val="0"/>
                      <w:marTop w:val="0"/>
                      <w:marBottom w:val="0"/>
                      <w:divBdr>
                        <w:top w:val="none" w:sz="0" w:space="0" w:color="auto"/>
                        <w:left w:val="none" w:sz="0" w:space="0" w:color="auto"/>
                        <w:bottom w:val="none" w:sz="0" w:space="0" w:color="auto"/>
                        <w:right w:val="none" w:sz="0" w:space="0" w:color="auto"/>
                      </w:divBdr>
                    </w:div>
                  </w:divsChild>
                </w:div>
                <w:div w:id="2105034620">
                  <w:marLeft w:val="0"/>
                  <w:marRight w:val="0"/>
                  <w:marTop w:val="0"/>
                  <w:marBottom w:val="0"/>
                  <w:divBdr>
                    <w:top w:val="none" w:sz="0" w:space="0" w:color="auto"/>
                    <w:left w:val="none" w:sz="0" w:space="0" w:color="auto"/>
                    <w:bottom w:val="none" w:sz="0" w:space="0" w:color="auto"/>
                    <w:right w:val="none" w:sz="0" w:space="0" w:color="auto"/>
                  </w:divBdr>
                  <w:divsChild>
                    <w:div w:id="6421248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76981988">
          <w:marLeft w:val="0"/>
          <w:marRight w:val="0"/>
          <w:marTop w:val="0"/>
          <w:marBottom w:val="0"/>
          <w:divBdr>
            <w:top w:val="none" w:sz="0" w:space="0" w:color="auto"/>
            <w:left w:val="none" w:sz="0" w:space="0" w:color="auto"/>
            <w:bottom w:val="none" w:sz="0" w:space="0" w:color="auto"/>
            <w:right w:val="none" w:sz="0" w:space="0" w:color="auto"/>
          </w:divBdr>
          <w:divsChild>
            <w:div w:id="177547288">
              <w:marLeft w:val="0"/>
              <w:marRight w:val="0"/>
              <w:marTop w:val="0"/>
              <w:marBottom w:val="0"/>
              <w:divBdr>
                <w:top w:val="none" w:sz="0" w:space="0" w:color="auto"/>
                <w:left w:val="none" w:sz="0" w:space="0" w:color="auto"/>
                <w:bottom w:val="none" w:sz="0" w:space="0" w:color="auto"/>
                <w:right w:val="none" w:sz="0" w:space="0" w:color="auto"/>
              </w:divBdr>
            </w:div>
            <w:div w:id="332075202">
              <w:marLeft w:val="0"/>
              <w:marRight w:val="0"/>
              <w:marTop w:val="0"/>
              <w:marBottom w:val="0"/>
              <w:divBdr>
                <w:top w:val="none" w:sz="0" w:space="0" w:color="auto"/>
                <w:left w:val="none" w:sz="0" w:space="0" w:color="auto"/>
                <w:bottom w:val="none" w:sz="0" w:space="0" w:color="auto"/>
                <w:right w:val="none" w:sz="0" w:space="0" w:color="auto"/>
              </w:divBdr>
            </w:div>
          </w:divsChild>
        </w:div>
        <w:div w:id="619075292">
          <w:marLeft w:val="0"/>
          <w:marRight w:val="0"/>
          <w:marTop w:val="0"/>
          <w:marBottom w:val="0"/>
          <w:divBdr>
            <w:top w:val="none" w:sz="0" w:space="0" w:color="auto"/>
            <w:left w:val="none" w:sz="0" w:space="0" w:color="auto"/>
            <w:bottom w:val="none" w:sz="0" w:space="0" w:color="auto"/>
            <w:right w:val="none" w:sz="0" w:space="0" w:color="auto"/>
          </w:divBdr>
          <w:divsChild>
            <w:div w:id="1630240161">
              <w:marLeft w:val="-75"/>
              <w:marRight w:val="0"/>
              <w:marTop w:val="30"/>
              <w:marBottom w:val="30"/>
              <w:divBdr>
                <w:top w:val="none" w:sz="0" w:space="0" w:color="auto"/>
                <w:left w:val="none" w:sz="0" w:space="0" w:color="auto"/>
                <w:bottom w:val="none" w:sz="0" w:space="0" w:color="auto"/>
                <w:right w:val="none" w:sz="0" w:space="0" w:color="auto"/>
              </w:divBdr>
              <w:divsChild>
                <w:div w:id="132018450">
                  <w:marLeft w:val="0"/>
                  <w:marRight w:val="0"/>
                  <w:marTop w:val="0"/>
                  <w:marBottom w:val="0"/>
                  <w:divBdr>
                    <w:top w:val="none" w:sz="0" w:space="0" w:color="auto"/>
                    <w:left w:val="none" w:sz="0" w:space="0" w:color="auto"/>
                    <w:bottom w:val="none" w:sz="0" w:space="0" w:color="auto"/>
                    <w:right w:val="none" w:sz="0" w:space="0" w:color="auto"/>
                  </w:divBdr>
                  <w:divsChild>
                    <w:div w:id="1275014227">
                      <w:marLeft w:val="0"/>
                      <w:marRight w:val="0"/>
                      <w:marTop w:val="0"/>
                      <w:marBottom w:val="0"/>
                      <w:divBdr>
                        <w:top w:val="none" w:sz="0" w:space="0" w:color="auto"/>
                        <w:left w:val="none" w:sz="0" w:space="0" w:color="auto"/>
                        <w:bottom w:val="none" w:sz="0" w:space="0" w:color="auto"/>
                        <w:right w:val="none" w:sz="0" w:space="0" w:color="auto"/>
                      </w:divBdr>
                    </w:div>
                  </w:divsChild>
                </w:div>
                <w:div w:id="232085486">
                  <w:marLeft w:val="0"/>
                  <w:marRight w:val="0"/>
                  <w:marTop w:val="0"/>
                  <w:marBottom w:val="0"/>
                  <w:divBdr>
                    <w:top w:val="none" w:sz="0" w:space="0" w:color="auto"/>
                    <w:left w:val="none" w:sz="0" w:space="0" w:color="auto"/>
                    <w:bottom w:val="none" w:sz="0" w:space="0" w:color="auto"/>
                    <w:right w:val="none" w:sz="0" w:space="0" w:color="auto"/>
                  </w:divBdr>
                  <w:divsChild>
                    <w:div w:id="1862161658">
                      <w:marLeft w:val="0"/>
                      <w:marRight w:val="0"/>
                      <w:marTop w:val="0"/>
                      <w:marBottom w:val="0"/>
                      <w:divBdr>
                        <w:top w:val="none" w:sz="0" w:space="0" w:color="auto"/>
                        <w:left w:val="none" w:sz="0" w:space="0" w:color="auto"/>
                        <w:bottom w:val="none" w:sz="0" w:space="0" w:color="auto"/>
                        <w:right w:val="none" w:sz="0" w:space="0" w:color="auto"/>
                      </w:divBdr>
                    </w:div>
                  </w:divsChild>
                </w:div>
                <w:div w:id="580337850">
                  <w:marLeft w:val="0"/>
                  <w:marRight w:val="0"/>
                  <w:marTop w:val="0"/>
                  <w:marBottom w:val="0"/>
                  <w:divBdr>
                    <w:top w:val="none" w:sz="0" w:space="0" w:color="auto"/>
                    <w:left w:val="none" w:sz="0" w:space="0" w:color="auto"/>
                    <w:bottom w:val="none" w:sz="0" w:space="0" w:color="auto"/>
                    <w:right w:val="none" w:sz="0" w:space="0" w:color="auto"/>
                  </w:divBdr>
                  <w:divsChild>
                    <w:div w:id="70931549">
                      <w:marLeft w:val="0"/>
                      <w:marRight w:val="0"/>
                      <w:marTop w:val="0"/>
                      <w:marBottom w:val="0"/>
                      <w:divBdr>
                        <w:top w:val="none" w:sz="0" w:space="0" w:color="auto"/>
                        <w:left w:val="none" w:sz="0" w:space="0" w:color="auto"/>
                        <w:bottom w:val="none" w:sz="0" w:space="0" w:color="auto"/>
                        <w:right w:val="none" w:sz="0" w:space="0" w:color="auto"/>
                      </w:divBdr>
                    </w:div>
                  </w:divsChild>
                </w:div>
                <w:div w:id="662663943">
                  <w:marLeft w:val="0"/>
                  <w:marRight w:val="0"/>
                  <w:marTop w:val="0"/>
                  <w:marBottom w:val="0"/>
                  <w:divBdr>
                    <w:top w:val="none" w:sz="0" w:space="0" w:color="auto"/>
                    <w:left w:val="none" w:sz="0" w:space="0" w:color="auto"/>
                    <w:bottom w:val="none" w:sz="0" w:space="0" w:color="auto"/>
                    <w:right w:val="none" w:sz="0" w:space="0" w:color="auto"/>
                  </w:divBdr>
                  <w:divsChild>
                    <w:div w:id="1362694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23972921">
          <w:marLeft w:val="0"/>
          <w:marRight w:val="0"/>
          <w:marTop w:val="0"/>
          <w:marBottom w:val="0"/>
          <w:divBdr>
            <w:top w:val="none" w:sz="0" w:space="0" w:color="auto"/>
            <w:left w:val="none" w:sz="0" w:space="0" w:color="auto"/>
            <w:bottom w:val="none" w:sz="0" w:space="0" w:color="auto"/>
            <w:right w:val="none" w:sz="0" w:space="0" w:color="auto"/>
          </w:divBdr>
          <w:divsChild>
            <w:div w:id="49037986">
              <w:marLeft w:val="0"/>
              <w:marRight w:val="0"/>
              <w:marTop w:val="0"/>
              <w:marBottom w:val="0"/>
              <w:divBdr>
                <w:top w:val="none" w:sz="0" w:space="0" w:color="auto"/>
                <w:left w:val="none" w:sz="0" w:space="0" w:color="auto"/>
                <w:bottom w:val="none" w:sz="0" w:space="0" w:color="auto"/>
                <w:right w:val="none" w:sz="0" w:space="0" w:color="auto"/>
              </w:divBdr>
            </w:div>
            <w:div w:id="963196922">
              <w:marLeft w:val="0"/>
              <w:marRight w:val="0"/>
              <w:marTop w:val="0"/>
              <w:marBottom w:val="0"/>
              <w:divBdr>
                <w:top w:val="none" w:sz="0" w:space="0" w:color="auto"/>
                <w:left w:val="none" w:sz="0" w:space="0" w:color="auto"/>
                <w:bottom w:val="none" w:sz="0" w:space="0" w:color="auto"/>
                <w:right w:val="none" w:sz="0" w:space="0" w:color="auto"/>
              </w:divBdr>
            </w:div>
            <w:div w:id="1033505864">
              <w:marLeft w:val="0"/>
              <w:marRight w:val="0"/>
              <w:marTop w:val="0"/>
              <w:marBottom w:val="0"/>
              <w:divBdr>
                <w:top w:val="none" w:sz="0" w:space="0" w:color="auto"/>
                <w:left w:val="none" w:sz="0" w:space="0" w:color="auto"/>
                <w:bottom w:val="none" w:sz="0" w:space="0" w:color="auto"/>
                <w:right w:val="none" w:sz="0" w:space="0" w:color="auto"/>
              </w:divBdr>
            </w:div>
            <w:div w:id="1109197292">
              <w:marLeft w:val="0"/>
              <w:marRight w:val="0"/>
              <w:marTop w:val="0"/>
              <w:marBottom w:val="0"/>
              <w:divBdr>
                <w:top w:val="none" w:sz="0" w:space="0" w:color="auto"/>
                <w:left w:val="none" w:sz="0" w:space="0" w:color="auto"/>
                <w:bottom w:val="none" w:sz="0" w:space="0" w:color="auto"/>
                <w:right w:val="none" w:sz="0" w:space="0" w:color="auto"/>
              </w:divBdr>
            </w:div>
            <w:div w:id="1209029132">
              <w:marLeft w:val="0"/>
              <w:marRight w:val="0"/>
              <w:marTop w:val="0"/>
              <w:marBottom w:val="0"/>
              <w:divBdr>
                <w:top w:val="none" w:sz="0" w:space="0" w:color="auto"/>
                <w:left w:val="none" w:sz="0" w:space="0" w:color="auto"/>
                <w:bottom w:val="none" w:sz="0" w:space="0" w:color="auto"/>
                <w:right w:val="none" w:sz="0" w:space="0" w:color="auto"/>
              </w:divBdr>
            </w:div>
            <w:div w:id="1515069876">
              <w:marLeft w:val="0"/>
              <w:marRight w:val="0"/>
              <w:marTop w:val="0"/>
              <w:marBottom w:val="0"/>
              <w:divBdr>
                <w:top w:val="none" w:sz="0" w:space="0" w:color="auto"/>
                <w:left w:val="none" w:sz="0" w:space="0" w:color="auto"/>
                <w:bottom w:val="none" w:sz="0" w:space="0" w:color="auto"/>
                <w:right w:val="none" w:sz="0" w:space="0" w:color="auto"/>
              </w:divBdr>
            </w:div>
            <w:div w:id="2004117636">
              <w:marLeft w:val="0"/>
              <w:marRight w:val="0"/>
              <w:marTop w:val="0"/>
              <w:marBottom w:val="0"/>
              <w:divBdr>
                <w:top w:val="none" w:sz="0" w:space="0" w:color="auto"/>
                <w:left w:val="none" w:sz="0" w:space="0" w:color="auto"/>
                <w:bottom w:val="none" w:sz="0" w:space="0" w:color="auto"/>
                <w:right w:val="none" w:sz="0" w:space="0" w:color="auto"/>
              </w:divBdr>
            </w:div>
            <w:div w:id="2051952702">
              <w:marLeft w:val="0"/>
              <w:marRight w:val="0"/>
              <w:marTop w:val="0"/>
              <w:marBottom w:val="0"/>
              <w:divBdr>
                <w:top w:val="none" w:sz="0" w:space="0" w:color="auto"/>
                <w:left w:val="none" w:sz="0" w:space="0" w:color="auto"/>
                <w:bottom w:val="none" w:sz="0" w:space="0" w:color="auto"/>
                <w:right w:val="none" w:sz="0" w:space="0" w:color="auto"/>
              </w:divBdr>
            </w:div>
          </w:divsChild>
        </w:div>
        <w:div w:id="638808215">
          <w:marLeft w:val="0"/>
          <w:marRight w:val="0"/>
          <w:marTop w:val="0"/>
          <w:marBottom w:val="0"/>
          <w:divBdr>
            <w:top w:val="none" w:sz="0" w:space="0" w:color="auto"/>
            <w:left w:val="none" w:sz="0" w:space="0" w:color="auto"/>
            <w:bottom w:val="none" w:sz="0" w:space="0" w:color="auto"/>
            <w:right w:val="none" w:sz="0" w:space="0" w:color="auto"/>
          </w:divBdr>
        </w:div>
        <w:div w:id="642782586">
          <w:marLeft w:val="0"/>
          <w:marRight w:val="0"/>
          <w:marTop w:val="0"/>
          <w:marBottom w:val="0"/>
          <w:divBdr>
            <w:top w:val="none" w:sz="0" w:space="0" w:color="auto"/>
            <w:left w:val="none" w:sz="0" w:space="0" w:color="auto"/>
            <w:bottom w:val="none" w:sz="0" w:space="0" w:color="auto"/>
            <w:right w:val="none" w:sz="0" w:space="0" w:color="auto"/>
          </w:divBdr>
          <w:divsChild>
            <w:div w:id="823086392">
              <w:marLeft w:val="0"/>
              <w:marRight w:val="0"/>
              <w:marTop w:val="0"/>
              <w:marBottom w:val="0"/>
              <w:divBdr>
                <w:top w:val="none" w:sz="0" w:space="0" w:color="auto"/>
                <w:left w:val="none" w:sz="0" w:space="0" w:color="auto"/>
                <w:bottom w:val="none" w:sz="0" w:space="0" w:color="auto"/>
                <w:right w:val="none" w:sz="0" w:space="0" w:color="auto"/>
              </w:divBdr>
            </w:div>
            <w:div w:id="1898129831">
              <w:marLeft w:val="0"/>
              <w:marRight w:val="0"/>
              <w:marTop w:val="0"/>
              <w:marBottom w:val="0"/>
              <w:divBdr>
                <w:top w:val="none" w:sz="0" w:space="0" w:color="auto"/>
                <w:left w:val="none" w:sz="0" w:space="0" w:color="auto"/>
                <w:bottom w:val="none" w:sz="0" w:space="0" w:color="auto"/>
                <w:right w:val="none" w:sz="0" w:space="0" w:color="auto"/>
              </w:divBdr>
            </w:div>
            <w:div w:id="2126925754">
              <w:marLeft w:val="0"/>
              <w:marRight w:val="0"/>
              <w:marTop w:val="0"/>
              <w:marBottom w:val="0"/>
              <w:divBdr>
                <w:top w:val="none" w:sz="0" w:space="0" w:color="auto"/>
                <w:left w:val="none" w:sz="0" w:space="0" w:color="auto"/>
                <w:bottom w:val="none" w:sz="0" w:space="0" w:color="auto"/>
                <w:right w:val="none" w:sz="0" w:space="0" w:color="auto"/>
              </w:divBdr>
            </w:div>
          </w:divsChild>
        </w:div>
        <w:div w:id="655500009">
          <w:marLeft w:val="0"/>
          <w:marRight w:val="0"/>
          <w:marTop w:val="0"/>
          <w:marBottom w:val="0"/>
          <w:divBdr>
            <w:top w:val="none" w:sz="0" w:space="0" w:color="auto"/>
            <w:left w:val="none" w:sz="0" w:space="0" w:color="auto"/>
            <w:bottom w:val="none" w:sz="0" w:space="0" w:color="auto"/>
            <w:right w:val="none" w:sz="0" w:space="0" w:color="auto"/>
          </w:divBdr>
          <w:divsChild>
            <w:div w:id="2140147744">
              <w:marLeft w:val="-75"/>
              <w:marRight w:val="0"/>
              <w:marTop w:val="30"/>
              <w:marBottom w:val="30"/>
              <w:divBdr>
                <w:top w:val="none" w:sz="0" w:space="0" w:color="auto"/>
                <w:left w:val="none" w:sz="0" w:space="0" w:color="auto"/>
                <w:bottom w:val="none" w:sz="0" w:space="0" w:color="auto"/>
                <w:right w:val="none" w:sz="0" w:space="0" w:color="auto"/>
              </w:divBdr>
              <w:divsChild>
                <w:div w:id="424497460">
                  <w:marLeft w:val="0"/>
                  <w:marRight w:val="0"/>
                  <w:marTop w:val="0"/>
                  <w:marBottom w:val="0"/>
                  <w:divBdr>
                    <w:top w:val="none" w:sz="0" w:space="0" w:color="auto"/>
                    <w:left w:val="none" w:sz="0" w:space="0" w:color="auto"/>
                    <w:bottom w:val="none" w:sz="0" w:space="0" w:color="auto"/>
                    <w:right w:val="none" w:sz="0" w:space="0" w:color="auto"/>
                  </w:divBdr>
                  <w:divsChild>
                    <w:div w:id="552541827">
                      <w:marLeft w:val="0"/>
                      <w:marRight w:val="0"/>
                      <w:marTop w:val="0"/>
                      <w:marBottom w:val="0"/>
                      <w:divBdr>
                        <w:top w:val="none" w:sz="0" w:space="0" w:color="auto"/>
                        <w:left w:val="none" w:sz="0" w:space="0" w:color="auto"/>
                        <w:bottom w:val="none" w:sz="0" w:space="0" w:color="auto"/>
                        <w:right w:val="none" w:sz="0" w:space="0" w:color="auto"/>
                      </w:divBdr>
                    </w:div>
                  </w:divsChild>
                </w:div>
                <w:div w:id="1057554753">
                  <w:marLeft w:val="0"/>
                  <w:marRight w:val="0"/>
                  <w:marTop w:val="0"/>
                  <w:marBottom w:val="0"/>
                  <w:divBdr>
                    <w:top w:val="none" w:sz="0" w:space="0" w:color="auto"/>
                    <w:left w:val="none" w:sz="0" w:space="0" w:color="auto"/>
                    <w:bottom w:val="none" w:sz="0" w:space="0" w:color="auto"/>
                    <w:right w:val="none" w:sz="0" w:space="0" w:color="auto"/>
                  </w:divBdr>
                  <w:divsChild>
                    <w:div w:id="360398360">
                      <w:marLeft w:val="0"/>
                      <w:marRight w:val="0"/>
                      <w:marTop w:val="0"/>
                      <w:marBottom w:val="0"/>
                      <w:divBdr>
                        <w:top w:val="none" w:sz="0" w:space="0" w:color="auto"/>
                        <w:left w:val="none" w:sz="0" w:space="0" w:color="auto"/>
                        <w:bottom w:val="none" w:sz="0" w:space="0" w:color="auto"/>
                        <w:right w:val="none" w:sz="0" w:space="0" w:color="auto"/>
                      </w:divBdr>
                    </w:div>
                  </w:divsChild>
                </w:div>
                <w:div w:id="1129131313">
                  <w:marLeft w:val="0"/>
                  <w:marRight w:val="0"/>
                  <w:marTop w:val="0"/>
                  <w:marBottom w:val="0"/>
                  <w:divBdr>
                    <w:top w:val="none" w:sz="0" w:space="0" w:color="auto"/>
                    <w:left w:val="none" w:sz="0" w:space="0" w:color="auto"/>
                    <w:bottom w:val="none" w:sz="0" w:space="0" w:color="auto"/>
                    <w:right w:val="none" w:sz="0" w:space="0" w:color="auto"/>
                  </w:divBdr>
                  <w:divsChild>
                    <w:div w:id="1785464891">
                      <w:marLeft w:val="0"/>
                      <w:marRight w:val="0"/>
                      <w:marTop w:val="0"/>
                      <w:marBottom w:val="0"/>
                      <w:divBdr>
                        <w:top w:val="none" w:sz="0" w:space="0" w:color="auto"/>
                        <w:left w:val="none" w:sz="0" w:space="0" w:color="auto"/>
                        <w:bottom w:val="none" w:sz="0" w:space="0" w:color="auto"/>
                        <w:right w:val="none" w:sz="0" w:space="0" w:color="auto"/>
                      </w:divBdr>
                    </w:div>
                  </w:divsChild>
                </w:div>
                <w:div w:id="1178274447">
                  <w:marLeft w:val="0"/>
                  <w:marRight w:val="0"/>
                  <w:marTop w:val="0"/>
                  <w:marBottom w:val="0"/>
                  <w:divBdr>
                    <w:top w:val="none" w:sz="0" w:space="0" w:color="auto"/>
                    <w:left w:val="none" w:sz="0" w:space="0" w:color="auto"/>
                    <w:bottom w:val="none" w:sz="0" w:space="0" w:color="auto"/>
                    <w:right w:val="none" w:sz="0" w:space="0" w:color="auto"/>
                  </w:divBdr>
                  <w:divsChild>
                    <w:div w:id="9880934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72420733">
          <w:marLeft w:val="0"/>
          <w:marRight w:val="0"/>
          <w:marTop w:val="0"/>
          <w:marBottom w:val="0"/>
          <w:divBdr>
            <w:top w:val="none" w:sz="0" w:space="0" w:color="auto"/>
            <w:left w:val="none" w:sz="0" w:space="0" w:color="auto"/>
            <w:bottom w:val="none" w:sz="0" w:space="0" w:color="auto"/>
            <w:right w:val="none" w:sz="0" w:space="0" w:color="auto"/>
          </w:divBdr>
          <w:divsChild>
            <w:div w:id="830098305">
              <w:marLeft w:val="-75"/>
              <w:marRight w:val="0"/>
              <w:marTop w:val="30"/>
              <w:marBottom w:val="30"/>
              <w:divBdr>
                <w:top w:val="none" w:sz="0" w:space="0" w:color="auto"/>
                <w:left w:val="none" w:sz="0" w:space="0" w:color="auto"/>
                <w:bottom w:val="none" w:sz="0" w:space="0" w:color="auto"/>
                <w:right w:val="none" w:sz="0" w:space="0" w:color="auto"/>
              </w:divBdr>
              <w:divsChild>
                <w:div w:id="148863251">
                  <w:marLeft w:val="0"/>
                  <w:marRight w:val="0"/>
                  <w:marTop w:val="0"/>
                  <w:marBottom w:val="0"/>
                  <w:divBdr>
                    <w:top w:val="none" w:sz="0" w:space="0" w:color="auto"/>
                    <w:left w:val="none" w:sz="0" w:space="0" w:color="auto"/>
                    <w:bottom w:val="none" w:sz="0" w:space="0" w:color="auto"/>
                    <w:right w:val="none" w:sz="0" w:space="0" w:color="auto"/>
                  </w:divBdr>
                  <w:divsChild>
                    <w:div w:id="122889576">
                      <w:marLeft w:val="0"/>
                      <w:marRight w:val="0"/>
                      <w:marTop w:val="0"/>
                      <w:marBottom w:val="0"/>
                      <w:divBdr>
                        <w:top w:val="none" w:sz="0" w:space="0" w:color="auto"/>
                        <w:left w:val="none" w:sz="0" w:space="0" w:color="auto"/>
                        <w:bottom w:val="none" w:sz="0" w:space="0" w:color="auto"/>
                        <w:right w:val="none" w:sz="0" w:space="0" w:color="auto"/>
                      </w:divBdr>
                    </w:div>
                  </w:divsChild>
                </w:div>
                <w:div w:id="1135487388">
                  <w:marLeft w:val="0"/>
                  <w:marRight w:val="0"/>
                  <w:marTop w:val="0"/>
                  <w:marBottom w:val="0"/>
                  <w:divBdr>
                    <w:top w:val="none" w:sz="0" w:space="0" w:color="auto"/>
                    <w:left w:val="none" w:sz="0" w:space="0" w:color="auto"/>
                    <w:bottom w:val="none" w:sz="0" w:space="0" w:color="auto"/>
                    <w:right w:val="none" w:sz="0" w:space="0" w:color="auto"/>
                  </w:divBdr>
                  <w:divsChild>
                    <w:div w:id="2068063309">
                      <w:marLeft w:val="0"/>
                      <w:marRight w:val="0"/>
                      <w:marTop w:val="0"/>
                      <w:marBottom w:val="0"/>
                      <w:divBdr>
                        <w:top w:val="none" w:sz="0" w:space="0" w:color="auto"/>
                        <w:left w:val="none" w:sz="0" w:space="0" w:color="auto"/>
                        <w:bottom w:val="none" w:sz="0" w:space="0" w:color="auto"/>
                        <w:right w:val="none" w:sz="0" w:space="0" w:color="auto"/>
                      </w:divBdr>
                    </w:div>
                  </w:divsChild>
                </w:div>
                <w:div w:id="1710761202">
                  <w:marLeft w:val="0"/>
                  <w:marRight w:val="0"/>
                  <w:marTop w:val="0"/>
                  <w:marBottom w:val="0"/>
                  <w:divBdr>
                    <w:top w:val="none" w:sz="0" w:space="0" w:color="auto"/>
                    <w:left w:val="none" w:sz="0" w:space="0" w:color="auto"/>
                    <w:bottom w:val="none" w:sz="0" w:space="0" w:color="auto"/>
                    <w:right w:val="none" w:sz="0" w:space="0" w:color="auto"/>
                  </w:divBdr>
                  <w:divsChild>
                    <w:div w:id="1774520513">
                      <w:marLeft w:val="0"/>
                      <w:marRight w:val="0"/>
                      <w:marTop w:val="0"/>
                      <w:marBottom w:val="0"/>
                      <w:divBdr>
                        <w:top w:val="none" w:sz="0" w:space="0" w:color="auto"/>
                        <w:left w:val="none" w:sz="0" w:space="0" w:color="auto"/>
                        <w:bottom w:val="none" w:sz="0" w:space="0" w:color="auto"/>
                        <w:right w:val="none" w:sz="0" w:space="0" w:color="auto"/>
                      </w:divBdr>
                    </w:div>
                  </w:divsChild>
                </w:div>
                <w:div w:id="1980841417">
                  <w:marLeft w:val="0"/>
                  <w:marRight w:val="0"/>
                  <w:marTop w:val="0"/>
                  <w:marBottom w:val="0"/>
                  <w:divBdr>
                    <w:top w:val="none" w:sz="0" w:space="0" w:color="auto"/>
                    <w:left w:val="none" w:sz="0" w:space="0" w:color="auto"/>
                    <w:bottom w:val="none" w:sz="0" w:space="0" w:color="auto"/>
                    <w:right w:val="none" w:sz="0" w:space="0" w:color="auto"/>
                  </w:divBdr>
                  <w:divsChild>
                    <w:div w:id="12767119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22289058">
          <w:marLeft w:val="0"/>
          <w:marRight w:val="0"/>
          <w:marTop w:val="0"/>
          <w:marBottom w:val="0"/>
          <w:divBdr>
            <w:top w:val="none" w:sz="0" w:space="0" w:color="auto"/>
            <w:left w:val="none" w:sz="0" w:space="0" w:color="auto"/>
            <w:bottom w:val="none" w:sz="0" w:space="0" w:color="auto"/>
            <w:right w:val="none" w:sz="0" w:space="0" w:color="auto"/>
          </w:divBdr>
          <w:divsChild>
            <w:div w:id="796607434">
              <w:marLeft w:val="-75"/>
              <w:marRight w:val="0"/>
              <w:marTop w:val="30"/>
              <w:marBottom w:val="30"/>
              <w:divBdr>
                <w:top w:val="none" w:sz="0" w:space="0" w:color="auto"/>
                <w:left w:val="none" w:sz="0" w:space="0" w:color="auto"/>
                <w:bottom w:val="none" w:sz="0" w:space="0" w:color="auto"/>
                <w:right w:val="none" w:sz="0" w:space="0" w:color="auto"/>
              </w:divBdr>
              <w:divsChild>
                <w:div w:id="43674771">
                  <w:marLeft w:val="0"/>
                  <w:marRight w:val="0"/>
                  <w:marTop w:val="0"/>
                  <w:marBottom w:val="0"/>
                  <w:divBdr>
                    <w:top w:val="none" w:sz="0" w:space="0" w:color="auto"/>
                    <w:left w:val="none" w:sz="0" w:space="0" w:color="auto"/>
                    <w:bottom w:val="none" w:sz="0" w:space="0" w:color="auto"/>
                    <w:right w:val="none" w:sz="0" w:space="0" w:color="auto"/>
                  </w:divBdr>
                  <w:divsChild>
                    <w:div w:id="1162771144">
                      <w:marLeft w:val="0"/>
                      <w:marRight w:val="0"/>
                      <w:marTop w:val="0"/>
                      <w:marBottom w:val="0"/>
                      <w:divBdr>
                        <w:top w:val="none" w:sz="0" w:space="0" w:color="auto"/>
                        <w:left w:val="none" w:sz="0" w:space="0" w:color="auto"/>
                        <w:bottom w:val="none" w:sz="0" w:space="0" w:color="auto"/>
                        <w:right w:val="none" w:sz="0" w:space="0" w:color="auto"/>
                      </w:divBdr>
                    </w:div>
                  </w:divsChild>
                </w:div>
                <w:div w:id="735589805">
                  <w:marLeft w:val="0"/>
                  <w:marRight w:val="0"/>
                  <w:marTop w:val="0"/>
                  <w:marBottom w:val="0"/>
                  <w:divBdr>
                    <w:top w:val="none" w:sz="0" w:space="0" w:color="auto"/>
                    <w:left w:val="none" w:sz="0" w:space="0" w:color="auto"/>
                    <w:bottom w:val="none" w:sz="0" w:space="0" w:color="auto"/>
                    <w:right w:val="none" w:sz="0" w:space="0" w:color="auto"/>
                  </w:divBdr>
                  <w:divsChild>
                    <w:div w:id="1996176513">
                      <w:marLeft w:val="0"/>
                      <w:marRight w:val="0"/>
                      <w:marTop w:val="0"/>
                      <w:marBottom w:val="0"/>
                      <w:divBdr>
                        <w:top w:val="none" w:sz="0" w:space="0" w:color="auto"/>
                        <w:left w:val="none" w:sz="0" w:space="0" w:color="auto"/>
                        <w:bottom w:val="none" w:sz="0" w:space="0" w:color="auto"/>
                        <w:right w:val="none" w:sz="0" w:space="0" w:color="auto"/>
                      </w:divBdr>
                    </w:div>
                  </w:divsChild>
                </w:div>
                <w:div w:id="1099061144">
                  <w:marLeft w:val="0"/>
                  <w:marRight w:val="0"/>
                  <w:marTop w:val="0"/>
                  <w:marBottom w:val="0"/>
                  <w:divBdr>
                    <w:top w:val="none" w:sz="0" w:space="0" w:color="auto"/>
                    <w:left w:val="none" w:sz="0" w:space="0" w:color="auto"/>
                    <w:bottom w:val="none" w:sz="0" w:space="0" w:color="auto"/>
                    <w:right w:val="none" w:sz="0" w:space="0" w:color="auto"/>
                  </w:divBdr>
                  <w:divsChild>
                    <w:div w:id="930773232">
                      <w:marLeft w:val="0"/>
                      <w:marRight w:val="0"/>
                      <w:marTop w:val="0"/>
                      <w:marBottom w:val="0"/>
                      <w:divBdr>
                        <w:top w:val="none" w:sz="0" w:space="0" w:color="auto"/>
                        <w:left w:val="none" w:sz="0" w:space="0" w:color="auto"/>
                        <w:bottom w:val="none" w:sz="0" w:space="0" w:color="auto"/>
                        <w:right w:val="none" w:sz="0" w:space="0" w:color="auto"/>
                      </w:divBdr>
                    </w:div>
                  </w:divsChild>
                </w:div>
                <w:div w:id="1812869483">
                  <w:marLeft w:val="0"/>
                  <w:marRight w:val="0"/>
                  <w:marTop w:val="0"/>
                  <w:marBottom w:val="0"/>
                  <w:divBdr>
                    <w:top w:val="none" w:sz="0" w:space="0" w:color="auto"/>
                    <w:left w:val="none" w:sz="0" w:space="0" w:color="auto"/>
                    <w:bottom w:val="none" w:sz="0" w:space="0" w:color="auto"/>
                    <w:right w:val="none" w:sz="0" w:space="0" w:color="auto"/>
                  </w:divBdr>
                  <w:divsChild>
                    <w:div w:id="991042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33704274">
          <w:marLeft w:val="0"/>
          <w:marRight w:val="0"/>
          <w:marTop w:val="0"/>
          <w:marBottom w:val="0"/>
          <w:divBdr>
            <w:top w:val="none" w:sz="0" w:space="0" w:color="auto"/>
            <w:left w:val="none" w:sz="0" w:space="0" w:color="auto"/>
            <w:bottom w:val="none" w:sz="0" w:space="0" w:color="auto"/>
            <w:right w:val="none" w:sz="0" w:space="0" w:color="auto"/>
          </w:divBdr>
          <w:divsChild>
            <w:div w:id="474689185">
              <w:marLeft w:val="0"/>
              <w:marRight w:val="0"/>
              <w:marTop w:val="0"/>
              <w:marBottom w:val="0"/>
              <w:divBdr>
                <w:top w:val="none" w:sz="0" w:space="0" w:color="auto"/>
                <w:left w:val="none" w:sz="0" w:space="0" w:color="auto"/>
                <w:bottom w:val="none" w:sz="0" w:space="0" w:color="auto"/>
                <w:right w:val="none" w:sz="0" w:space="0" w:color="auto"/>
              </w:divBdr>
            </w:div>
            <w:div w:id="1894464619">
              <w:marLeft w:val="0"/>
              <w:marRight w:val="0"/>
              <w:marTop w:val="0"/>
              <w:marBottom w:val="0"/>
              <w:divBdr>
                <w:top w:val="none" w:sz="0" w:space="0" w:color="auto"/>
                <w:left w:val="none" w:sz="0" w:space="0" w:color="auto"/>
                <w:bottom w:val="none" w:sz="0" w:space="0" w:color="auto"/>
                <w:right w:val="none" w:sz="0" w:space="0" w:color="auto"/>
              </w:divBdr>
            </w:div>
            <w:div w:id="2126188803">
              <w:marLeft w:val="0"/>
              <w:marRight w:val="0"/>
              <w:marTop w:val="0"/>
              <w:marBottom w:val="0"/>
              <w:divBdr>
                <w:top w:val="none" w:sz="0" w:space="0" w:color="auto"/>
                <w:left w:val="none" w:sz="0" w:space="0" w:color="auto"/>
                <w:bottom w:val="none" w:sz="0" w:space="0" w:color="auto"/>
                <w:right w:val="none" w:sz="0" w:space="0" w:color="auto"/>
              </w:divBdr>
            </w:div>
          </w:divsChild>
        </w:div>
        <w:div w:id="765344556">
          <w:marLeft w:val="0"/>
          <w:marRight w:val="0"/>
          <w:marTop w:val="0"/>
          <w:marBottom w:val="0"/>
          <w:divBdr>
            <w:top w:val="none" w:sz="0" w:space="0" w:color="auto"/>
            <w:left w:val="none" w:sz="0" w:space="0" w:color="auto"/>
            <w:bottom w:val="none" w:sz="0" w:space="0" w:color="auto"/>
            <w:right w:val="none" w:sz="0" w:space="0" w:color="auto"/>
          </w:divBdr>
          <w:divsChild>
            <w:div w:id="120463523">
              <w:marLeft w:val="0"/>
              <w:marRight w:val="0"/>
              <w:marTop w:val="0"/>
              <w:marBottom w:val="0"/>
              <w:divBdr>
                <w:top w:val="none" w:sz="0" w:space="0" w:color="auto"/>
                <w:left w:val="none" w:sz="0" w:space="0" w:color="auto"/>
                <w:bottom w:val="none" w:sz="0" w:space="0" w:color="auto"/>
                <w:right w:val="none" w:sz="0" w:space="0" w:color="auto"/>
              </w:divBdr>
            </w:div>
            <w:div w:id="433016755">
              <w:marLeft w:val="0"/>
              <w:marRight w:val="0"/>
              <w:marTop w:val="0"/>
              <w:marBottom w:val="0"/>
              <w:divBdr>
                <w:top w:val="none" w:sz="0" w:space="0" w:color="auto"/>
                <w:left w:val="none" w:sz="0" w:space="0" w:color="auto"/>
                <w:bottom w:val="none" w:sz="0" w:space="0" w:color="auto"/>
                <w:right w:val="none" w:sz="0" w:space="0" w:color="auto"/>
              </w:divBdr>
            </w:div>
            <w:div w:id="526988788">
              <w:marLeft w:val="0"/>
              <w:marRight w:val="0"/>
              <w:marTop w:val="0"/>
              <w:marBottom w:val="0"/>
              <w:divBdr>
                <w:top w:val="none" w:sz="0" w:space="0" w:color="auto"/>
                <w:left w:val="none" w:sz="0" w:space="0" w:color="auto"/>
                <w:bottom w:val="none" w:sz="0" w:space="0" w:color="auto"/>
                <w:right w:val="none" w:sz="0" w:space="0" w:color="auto"/>
              </w:divBdr>
            </w:div>
            <w:div w:id="1250894669">
              <w:marLeft w:val="0"/>
              <w:marRight w:val="0"/>
              <w:marTop w:val="0"/>
              <w:marBottom w:val="0"/>
              <w:divBdr>
                <w:top w:val="none" w:sz="0" w:space="0" w:color="auto"/>
                <w:left w:val="none" w:sz="0" w:space="0" w:color="auto"/>
                <w:bottom w:val="none" w:sz="0" w:space="0" w:color="auto"/>
                <w:right w:val="none" w:sz="0" w:space="0" w:color="auto"/>
              </w:divBdr>
            </w:div>
            <w:div w:id="1491218139">
              <w:marLeft w:val="0"/>
              <w:marRight w:val="0"/>
              <w:marTop w:val="0"/>
              <w:marBottom w:val="0"/>
              <w:divBdr>
                <w:top w:val="none" w:sz="0" w:space="0" w:color="auto"/>
                <w:left w:val="none" w:sz="0" w:space="0" w:color="auto"/>
                <w:bottom w:val="none" w:sz="0" w:space="0" w:color="auto"/>
                <w:right w:val="none" w:sz="0" w:space="0" w:color="auto"/>
              </w:divBdr>
            </w:div>
            <w:div w:id="1655529685">
              <w:marLeft w:val="0"/>
              <w:marRight w:val="0"/>
              <w:marTop w:val="0"/>
              <w:marBottom w:val="0"/>
              <w:divBdr>
                <w:top w:val="none" w:sz="0" w:space="0" w:color="auto"/>
                <w:left w:val="none" w:sz="0" w:space="0" w:color="auto"/>
                <w:bottom w:val="none" w:sz="0" w:space="0" w:color="auto"/>
                <w:right w:val="none" w:sz="0" w:space="0" w:color="auto"/>
              </w:divBdr>
            </w:div>
          </w:divsChild>
        </w:div>
        <w:div w:id="795410487">
          <w:marLeft w:val="0"/>
          <w:marRight w:val="0"/>
          <w:marTop w:val="0"/>
          <w:marBottom w:val="0"/>
          <w:divBdr>
            <w:top w:val="none" w:sz="0" w:space="0" w:color="auto"/>
            <w:left w:val="none" w:sz="0" w:space="0" w:color="auto"/>
            <w:bottom w:val="none" w:sz="0" w:space="0" w:color="auto"/>
            <w:right w:val="none" w:sz="0" w:space="0" w:color="auto"/>
          </w:divBdr>
          <w:divsChild>
            <w:div w:id="2049447595">
              <w:marLeft w:val="-75"/>
              <w:marRight w:val="0"/>
              <w:marTop w:val="30"/>
              <w:marBottom w:val="30"/>
              <w:divBdr>
                <w:top w:val="none" w:sz="0" w:space="0" w:color="auto"/>
                <w:left w:val="none" w:sz="0" w:space="0" w:color="auto"/>
                <w:bottom w:val="none" w:sz="0" w:space="0" w:color="auto"/>
                <w:right w:val="none" w:sz="0" w:space="0" w:color="auto"/>
              </w:divBdr>
              <w:divsChild>
                <w:div w:id="54085293">
                  <w:marLeft w:val="0"/>
                  <w:marRight w:val="0"/>
                  <w:marTop w:val="0"/>
                  <w:marBottom w:val="0"/>
                  <w:divBdr>
                    <w:top w:val="none" w:sz="0" w:space="0" w:color="auto"/>
                    <w:left w:val="none" w:sz="0" w:space="0" w:color="auto"/>
                    <w:bottom w:val="none" w:sz="0" w:space="0" w:color="auto"/>
                    <w:right w:val="none" w:sz="0" w:space="0" w:color="auto"/>
                  </w:divBdr>
                  <w:divsChild>
                    <w:div w:id="1481845316">
                      <w:marLeft w:val="0"/>
                      <w:marRight w:val="0"/>
                      <w:marTop w:val="0"/>
                      <w:marBottom w:val="0"/>
                      <w:divBdr>
                        <w:top w:val="none" w:sz="0" w:space="0" w:color="auto"/>
                        <w:left w:val="none" w:sz="0" w:space="0" w:color="auto"/>
                        <w:bottom w:val="none" w:sz="0" w:space="0" w:color="auto"/>
                        <w:right w:val="none" w:sz="0" w:space="0" w:color="auto"/>
                      </w:divBdr>
                    </w:div>
                  </w:divsChild>
                </w:div>
                <w:div w:id="1042166738">
                  <w:marLeft w:val="0"/>
                  <w:marRight w:val="0"/>
                  <w:marTop w:val="0"/>
                  <w:marBottom w:val="0"/>
                  <w:divBdr>
                    <w:top w:val="none" w:sz="0" w:space="0" w:color="auto"/>
                    <w:left w:val="none" w:sz="0" w:space="0" w:color="auto"/>
                    <w:bottom w:val="none" w:sz="0" w:space="0" w:color="auto"/>
                    <w:right w:val="none" w:sz="0" w:space="0" w:color="auto"/>
                  </w:divBdr>
                  <w:divsChild>
                    <w:div w:id="1070036488">
                      <w:marLeft w:val="0"/>
                      <w:marRight w:val="0"/>
                      <w:marTop w:val="0"/>
                      <w:marBottom w:val="0"/>
                      <w:divBdr>
                        <w:top w:val="none" w:sz="0" w:space="0" w:color="auto"/>
                        <w:left w:val="none" w:sz="0" w:space="0" w:color="auto"/>
                        <w:bottom w:val="none" w:sz="0" w:space="0" w:color="auto"/>
                        <w:right w:val="none" w:sz="0" w:space="0" w:color="auto"/>
                      </w:divBdr>
                    </w:div>
                  </w:divsChild>
                </w:div>
                <w:div w:id="1545482516">
                  <w:marLeft w:val="0"/>
                  <w:marRight w:val="0"/>
                  <w:marTop w:val="0"/>
                  <w:marBottom w:val="0"/>
                  <w:divBdr>
                    <w:top w:val="none" w:sz="0" w:space="0" w:color="auto"/>
                    <w:left w:val="none" w:sz="0" w:space="0" w:color="auto"/>
                    <w:bottom w:val="none" w:sz="0" w:space="0" w:color="auto"/>
                    <w:right w:val="none" w:sz="0" w:space="0" w:color="auto"/>
                  </w:divBdr>
                  <w:divsChild>
                    <w:div w:id="53085523">
                      <w:marLeft w:val="0"/>
                      <w:marRight w:val="0"/>
                      <w:marTop w:val="0"/>
                      <w:marBottom w:val="0"/>
                      <w:divBdr>
                        <w:top w:val="none" w:sz="0" w:space="0" w:color="auto"/>
                        <w:left w:val="none" w:sz="0" w:space="0" w:color="auto"/>
                        <w:bottom w:val="none" w:sz="0" w:space="0" w:color="auto"/>
                        <w:right w:val="none" w:sz="0" w:space="0" w:color="auto"/>
                      </w:divBdr>
                    </w:div>
                  </w:divsChild>
                </w:div>
                <w:div w:id="2033797517">
                  <w:marLeft w:val="0"/>
                  <w:marRight w:val="0"/>
                  <w:marTop w:val="0"/>
                  <w:marBottom w:val="0"/>
                  <w:divBdr>
                    <w:top w:val="none" w:sz="0" w:space="0" w:color="auto"/>
                    <w:left w:val="none" w:sz="0" w:space="0" w:color="auto"/>
                    <w:bottom w:val="none" w:sz="0" w:space="0" w:color="auto"/>
                    <w:right w:val="none" w:sz="0" w:space="0" w:color="auto"/>
                  </w:divBdr>
                  <w:divsChild>
                    <w:div w:id="17848863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27791531">
          <w:marLeft w:val="0"/>
          <w:marRight w:val="0"/>
          <w:marTop w:val="0"/>
          <w:marBottom w:val="0"/>
          <w:divBdr>
            <w:top w:val="none" w:sz="0" w:space="0" w:color="auto"/>
            <w:left w:val="none" w:sz="0" w:space="0" w:color="auto"/>
            <w:bottom w:val="none" w:sz="0" w:space="0" w:color="auto"/>
            <w:right w:val="none" w:sz="0" w:space="0" w:color="auto"/>
          </w:divBdr>
          <w:divsChild>
            <w:div w:id="32773030">
              <w:marLeft w:val="0"/>
              <w:marRight w:val="0"/>
              <w:marTop w:val="0"/>
              <w:marBottom w:val="0"/>
              <w:divBdr>
                <w:top w:val="none" w:sz="0" w:space="0" w:color="auto"/>
                <w:left w:val="none" w:sz="0" w:space="0" w:color="auto"/>
                <w:bottom w:val="none" w:sz="0" w:space="0" w:color="auto"/>
                <w:right w:val="none" w:sz="0" w:space="0" w:color="auto"/>
              </w:divBdr>
            </w:div>
            <w:div w:id="647368236">
              <w:marLeft w:val="0"/>
              <w:marRight w:val="0"/>
              <w:marTop w:val="0"/>
              <w:marBottom w:val="0"/>
              <w:divBdr>
                <w:top w:val="none" w:sz="0" w:space="0" w:color="auto"/>
                <w:left w:val="none" w:sz="0" w:space="0" w:color="auto"/>
                <w:bottom w:val="none" w:sz="0" w:space="0" w:color="auto"/>
                <w:right w:val="none" w:sz="0" w:space="0" w:color="auto"/>
              </w:divBdr>
            </w:div>
            <w:div w:id="908079719">
              <w:marLeft w:val="0"/>
              <w:marRight w:val="0"/>
              <w:marTop w:val="0"/>
              <w:marBottom w:val="0"/>
              <w:divBdr>
                <w:top w:val="none" w:sz="0" w:space="0" w:color="auto"/>
                <w:left w:val="none" w:sz="0" w:space="0" w:color="auto"/>
                <w:bottom w:val="none" w:sz="0" w:space="0" w:color="auto"/>
                <w:right w:val="none" w:sz="0" w:space="0" w:color="auto"/>
              </w:divBdr>
            </w:div>
          </w:divsChild>
        </w:div>
        <w:div w:id="850141569">
          <w:marLeft w:val="0"/>
          <w:marRight w:val="0"/>
          <w:marTop w:val="0"/>
          <w:marBottom w:val="0"/>
          <w:divBdr>
            <w:top w:val="none" w:sz="0" w:space="0" w:color="auto"/>
            <w:left w:val="none" w:sz="0" w:space="0" w:color="auto"/>
            <w:bottom w:val="none" w:sz="0" w:space="0" w:color="auto"/>
            <w:right w:val="none" w:sz="0" w:space="0" w:color="auto"/>
          </w:divBdr>
          <w:divsChild>
            <w:div w:id="1178272462">
              <w:marLeft w:val="-75"/>
              <w:marRight w:val="0"/>
              <w:marTop w:val="30"/>
              <w:marBottom w:val="30"/>
              <w:divBdr>
                <w:top w:val="none" w:sz="0" w:space="0" w:color="auto"/>
                <w:left w:val="none" w:sz="0" w:space="0" w:color="auto"/>
                <w:bottom w:val="none" w:sz="0" w:space="0" w:color="auto"/>
                <w:right w:val="none" w:sz="0" w:space="0" w:color="auto"/>
              </w:divBdr>
              <w:divsChild>
                <w:div w:id="169563482">
                  <w:marLeft w:val="0"/>
                  <w:marRight w:val="0"/>
                  <w:marTop w:val="0"/>
                  <w:marBottom w:val="0"/>
                  <w:divBdr>
                    <w:top w:val="none" w:sz="0" w:space="0" w:color="auto"/>
                    <w:left w:val="none" w:sz="0" w:space="0" w:color="auto"/>
                    <w:bottom w:val="none" w:sz="0" w:space="0" w:color="auto"/>
                    <w:right w:val="none" w:sz="0" w:space="0" w:color="auto"/>
                  </w:divBdr>
                  <w:divsChild>
                    <w:div w:id="674840444">
                      <w:marLeft w:val="0"/>
                      <w:marRight w:val="0"/>
                      <w:marTop w:val="0"/>
                      <w:marBottom w:val="0"/>
                      <w:divBdr>
                        <w:top w:val="none" w:sz="0" w:space="0" w:color="auto"/>
                        <w:left w:val="none" w:sz="0" w:space="0" w:color="auto"/>
                        <w:bottom w:val="none" w:sz="0" w:space="0" w:color="auto"/>
                        <w:right w:val="none" w:sz="0" w:space="0" w:color="auto"/>
                      </w:divBdr>
                    </w:div>
                  </w:divsChild>
                </w:div>
                <w:div w:id="409471079">
                  <w:marLeft w:val="0"/>
                  <w:marRight w:val="0"/>
                  <w:marTop w:val="0"/>
                  <w:marBottom w:val="0"/>
                  <w:divBdr>
                    <w:top w:val="none" w:sz="0" w:space="0" w:color="auto"/>
                    <w:left w:val="none" w:sz="0" w:space="0" w:color="auto"/>
                    <w:bottom w:val="none" w:sz="0" w:space="0" w:color="auto"/>
                    <w:right w:val="none" w:sz="0" w:space="0" w:color="auto"/>
                  </w:divBdr>
                  <w:divsChild>
                    <w:div w:id="66198620">
                      <w:marLeft w:val="0"/>
                      <w:marRight w:val="0"/>
                      <w:marTop w:val="0"/>
                      <w:marBottom w:val="0"/>
                      <w:divBdr>
                        <w:top w:val="none" w:sz="0" w:space="0" w:color="auto"/>
                        <w:left w:val="none" w:sz="0" w:space="0" w:color="auto"/>
                        <w:bottom w:val="none" w:sz="0" w:space="0" w:color="auto"/>
                        <w:right w:val="none" w:sz="0" w:space="0" w:color="auto"/>
                      </w:divBdr>
                    </w:div>
                  </w:divsChild>
                </w:div>
                <w:div w:id="944651586">
                  <w:marLeft w:val="0"/>
                  <w:marRight w:val="0"/>
                  <w:marTop w:val="0"/>
                  <w:marBottom w:val="0"/>
                  <w:divBdr>
                    <w:top w:val="none" w:sz="0" w:space="0" w:color="auto"/>
                    <w:left w:val="none" w:sz="0" w:space="0" w:color="auto"/>
                    <w:bottom w:val="none" w:sz="0" w:space="0" w:color="auto"/>
                    <w:right w:val="none" w:sz="0" w:space="0" w:color="auto"/>
                  </w:divBdr>
                  <w:divsChild>
                    <w:div w:id="1597790789">
                      <w:marLeft w:val="0"/>
                      <w:marRight w:val="0"/>
                      <w:marTop w:val="0"/>
                      <w:marBottom w:val="0"/>
                      <w:divBdr>
                        <w:top w:val="none" w:sz="0" w:space="0" w:color="auto"/>
                        <w:left w:val="none" w:sz="0" w:space="0" w:color="auto"/>
                        <w:bottom w:val="none" w:sz="0" w:space="0" w:color="auto"/>
                        <w:right w:val="none" w:sz="0" w:space="0" w:color="auto"/>
                      </w:divBdr>
                    </w:div>
                  </w:divsChild>
                </w:div>
                <w:div w:id="1987469688">
                  <w:marLeft w:val="0"/>
                  <w:marRight w:val="0"/>
                  <w:marTop w:val="0"/>
                  <w:marBottom w:val="0"/>
                  <w:divBdr>
                    <w:top w:val="none" w:sz="0" w:space="0" w:color="auto"/>
                    <w:left w:val="none" w:sz="0" w:space="0" w:color="auto"/>
                    <w:bottom w:val="none" w:sz="0" w:space="0" w:color="auto"/>
                    <w:right w:val="none" w:sz="0" w:space="0" w:color="auto"/>
                  </w:divBdr>
                  <w:divsChild>
                    <w:div w:id="5925195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87497586">
          <w:marLeft w:val="0"/>
          <w:marRight w:val="0"/>
          <w:marTop w:val="0"/>
          <w:marBottom w:val="0"/>
          <w:divBdr>
            <w:top w:val="none" w:sz="0" w:space="0" w:color="auto"/>
            <w:left w:val="none" w:sz="0" w:space="0" w:color="auto"/>
            <w:bottom w:val="none" w:sz="0" w:space="0" w:color="auto"/>
            <w:right w:val="none" w:sz="0" w:space="0" w:color="auto"/>
          </w:divBdr>
          <w:divsChild>
            <w:div w:id="159583888">
              <w:marLeft w:val="0"/>
              <w:marRight w:val="0"/>
              <w:marTop w:val="0"/>
              <w:marBottom w:val="0"/>
              <w:divBdr>
                <w:top w:val="none" w:sz="0" w:space="0" w:color="auto"/>
                <w:left w:val="none" w:sz="0" w:space="0" w:color="auto"/>
                <w:bottom w:val="none" w:sz="0" w:space="0" w:color="auto"/>
                <w:right w:val="none" w:sz="0" w:space="0" w:color="auto"/>
              </w:divBdr>
            </w:div>
            <w:div w:id="652759435">
              <w:marLeft w:val="0"/>
              <w:marRight w:val="0"/>
              <w:marTop w:val="0"/>
              <w:marBottom w:val="0"/>
              <w:divBdr>
                <w:top w:val="none" w:sz="0" w:space="0" w:color="auto"/>
                <w:left w:val="none" w:sz="0" w:space="0" w:color="auto"/>
                <w:bottom w:val="none" w:sz="0" w:space="0" w:color="auto"/>
                <w:right w:val="none" w:sz="0" w:space="0" w:color="auto"/>
              </w:divBdr>
            </w:div>
            <w:div w:id="1021971512">
              <w:marLeft w:val="0"/>
              <w:marRight w:val="0"/>
              <w:marTop w:val="0"/>
              <w:marBottom w:val="0"/>
              <w:divBdr>
                <w:top w:val="none" w:sz="0" w:space="0" w:color="auto"/>
                <w:left w:val="none" w:sz="0" w:space="0" w:color="auto"/>
                <w:bottom w:val="none" w:sz="0" w:space="0" w:color="auto"/>
                <w:right w:val="none" w:sz="0" w:space="0" w:color="auto"/>
              </w:divBdr>
            </w:div>
            <w:div w:id="1347749641">
              <w:marLeft w:val="0"/>
              <w:marRight w:val="0"/>
              <w:marTop w:val="0"/>
              <w:marBottom w:val="0"/>
              <w:divBdr>
                <w:top w:val="none" w:sz="0" w:space="0" w:color="auto"/>
                <w:left w:val="none" w:sz="0" w:space="0" w:color="auto"/>
                <w:bottom w:val="none" w:sz="0" w:space="0" w:color="auto"/>
                <w:right w:val="none" w:sz="0" w:space="0" w:color="auto"/>
              </w:divBdr>
            </w:div>
            <w:div w:id="1589538295">
              <w:marLeft w:val="0"/>
              <w:marRight w:val="0"/>
              <w:marTop w:val="0"/>
              <w:marBottom w:val="0"/>
              <w:divBdr>
                <w:top w:val="none" w:sz="0" w:space="0" w:color="auto"/>
                <w:left w:val="none" w:sz="0" w:space="0" w:color="auto"/>
                <w:bottom w:val="none" w:sz="0" w:space="0" w:color="auto"/>
                <w:right w:val="none" w:sz="0" w:space="0" w:color="auto"/>
              </w:divBdr>
            </w:div>
            <w:div w:id="1689480748">
              <w:marLeft w:val="0"/>
              <w:marRight w:val="0"/>
              <w:marTop w:val="0"/>
              <w:marBottom w:val="0"/>
              <w:divBdr>
                <w:top w:val="none" w:sz="0" w:space="0" w:color="auto"/>
                <w:left w:val="none" w:sz="0" w:space="0" w:color="auto"/>
                <w:bottom w:val="none" w:sz="0" w:space="0" w:color="auto"/>
                <w:right w:val="none" w:sz="0" w:space="0" w:color="auto"/>
              </w:divBdr>
            </w:div>
            <w:div w:id="2039160433">
              <w:marLeft w:val="0"/>
              <w:marRight w:val="0"/>
              <w:marTop w:val="0"/>
              <w:marBottom w:val="0"/>
              <w:divBdr>
                <w:top w:val="none" w:sz="0" w:space="0" w:color="auto"/>
                <w:left w:val="none" w:sz="0" w:space="0" w:color="auto"/>
                <w:bottom w:val="none" w:sz="0" w:space="0" w:color="auto"/>
                <w:right w:val="none" w:sz="0" w:space="0" w:color="auto"/>
              </w:divBdr>
            </w:div>
            <w:div w:id="2043088961">
              <w:marLeft w:val="0"/>
              <w:marRight w:val="0"/>
              <w:marTop w:val="0"/>
              <w:marBottom w:val="0"/>
              <w:divBdr>
                <w:top w:val="none" w:sz="0" w:space="0" w:color="auto"/>
                <w:left w:val="none" w:sz="0" w:space="0" w:color="auto"/>
                <w:bottom w:val="none" w:sz="0" w:space="0" w:color="auto"/>
                <w:right w:val="none" w:sz="0" w:space="0" w:color="auto"/>
              </w:divBdr>
            </w:div>
          </w:divsChild>
        </w:div>
        <w:div w:id="963315969">
          <w:marLeft w:val="0"/>
          <w:marRight w:val="0"/>
          <w:marTop w:val="0"/>
          <w:marBottom w:val="0"/>
          <w:divBdr>
            <w:top w:val="none" w:sz="0" w:space="0" w:color="auto"/>
            <w:left w:val="none" w:sz="0" w:space="0" w:color="auto"/>
            <w:bottom w:val="none" w:sz="0" w:space="0" w:color="auto"/>
            <w:right w:val="none" w:sz="0" w:space="0" w:color="auto"/>
          </w:divBdr>
          <w:divsChild>
            <w:div w:id="154105244">
              <w:marLeft w:val="0"/>
              <w:marRight w:val="0"/>
              <w:marTop w:val="0"/>
              <w:marBottom w:val="0"/>
              <w:divBdr>
                <w:top w:val="none" w:sz="0" w:space="0" w:color="auto"/>
                <w:left w:val="none" w:sz="0" w:space="0" w:color="auto"/>
                <w:bottom w:val="none" w:sz="0" w:space="0" w:color="auto"/>
                <w:right w:val="none" w:sz="0" w:space="0" w:color="auto"/>
              </w:divBdr>
            </w:div>
            <w:div w:id="650600795">
              <w:marLeft w:val="0"/>
              <w:marRight w:val="0"/>
              <w:marTop w:val="0"/>
              <w:marBottom w:val="0"/>
              <w:divBdr>
                <w:top w:val="none" w:sz="0" w:space="0" w:color="auto"/>
                <w:left w:val="none" w:sz="0" w:space="0" w:color="auto"/>
                <w:bottom w:val="none" w:sz="0" w:space="0" w:color="auto"/>
                <w:right w:val="none" w:sz="0" w:space="0" w:color="auto"/>
              </w:divBdr>
            </w:div>
            <w:div w:id="1948468814">
              <w:marLeft w:val="0"/>
              <w:marRight w:val="0"/>
              <w:marTop w:val="0"/>
              <w:marBottom w:val="0"/>
              <w:divBdr>
                <w:top w:val="none" w:sz="0" w:space="0" w:color="auto"/>
                <w:left w:val="none" w:sz="0" w:space="0" w:color="auto"/>
                <w:bottom w:val="none" w:sz="0" w:space="0" w:color="auto"/>
                <w:right w:val="none" w:sz="0" w:space="0" w:color="auto"/>
              </w:divBdr>
            </w:div>
          </w:divsChild>
        </w:div>
        <w:div w:id="973561876">
          <w:marLeft w:val="0"/>
          <w:marRight w:val="0"/>
          <w:marTop w:val="0"/>
          <w:marBottom w:val="0"/>
          <w:divBdr>
            <w:top w:val="none" w:sz="0" w:space="0" w:color="auto"/>
            <w:left w:val="none" w:sz="0" w:space="0" w:color="auto"/>
            <w:bottom w:val="none" w:sz="0" w:space="0" w:color="auto"/>
            <w:right w:val="none" w:sz="0" w:space="0" w:color="auto"/>
          </w:divBdr>
          <w:divsChild>
            <w:div w:id="397631192">
              <w:marLeft w:val="0"/>
              <w:marRight w:val="0"/>
              <w:marTop w:val="0"/>
              <w:marBottom w:val="0"/>
              <w:divBdr>
                <w:top w:val="none" w:sz="0" w:space="0" w:color="auto"/>
                <w:left w:val="none" w:sz="0" w:space="0" w:color="auto"/>
                <w:bottom w:val="none" w:sz="0" w:space="0" w:color="auto"/>
                <w:right w:val="none" w:sz="0" w:space="0" w:color="auto"/>
              </w:divBdr>
            </w:div>
            <w:div w:id="474563844">
              <w:marLeft w:val="0"/>
              <w:marRight w:val="0"/>
              <w:marTop w:val="0"/>
              <w:marBottom w:val="0"/>
              <w:divBdr>
                <w:top w:val="none" w:sz="0" w:space="0" w:color="auto"/>
                <w:left w:val="none" w:sz="0" w:space="0" w:color="auto"/>
                <w:bottom w:val="none" w:sz="0" w:space="0" w:color="auto"/>
                <w:right w:val="none" w:sz="0" w:space="0" w:color="auto"/>
              </w:divBdr>
            </w:div>
            <w:div w:id="504563036">
              <w:marLeft w:val="0"/>
              <w:marRight w:val="0"/>
              <w:marTop w:val="0"/>
              <w:marBottom w:val="0"/>
              <w:divBdr>
                <w:top w:val="none" w:sz="0" w:space="0" w:color="auto"/>
                <w:left w:val="none" w:sz="0" w:space="0" w:color="auto"/>
                <w:bottom w:val="none" w:sz="0" w:space="0" w:color="auto"/>
                <w:right w:val="none" w:sz="0" w:space="0" w:color="auto"/>
              </w:divBdr>
            </w:div>
            <w:div w:id="638147872">
              <w:marLeft w:val="0"/>
              <w:marRight w:val="0"/>
              <w:marTop w:val="0"/>
              <w:marBottom w:val="0"/>
              <w:divBdr>
                <w:top w:val="none" w:sz="0" w:space="0" w:color="auto"/>
                <w:left w:val="none" w:sz="0" w:space="0" w:color="auto"/>
                <w:bottom w:val="none" w:sz="0" w:space="0" w:color="auto"/>
                <w:right w:val="none" w:sz="0" w:space="0" w:color="auto"/>
              </w:divBdr>
            </w:div>
            <w:div w:id="926423991">
              <w:marLeft w:val="0"/>
              <w:marRight w:val="0"/>
              <w:marTop w:val="0"/>
              <w:marBottom w:val="0"/>
              <w:divBdr>
                <w:top w:val="none" w:sz="0" w:space="0" w:color="auto"/>
                <w:left w:val="none" w:sz="0" w:space="0" w:color="auto"/>
                <w:bottom w:val="none" w:sz="0" w:space="0" w:color="auto"/>
                <w:right w:val="none" w:sz="0" w:space="0" w:color="auto"/>
              </w:divBdr>
            </w:div>
            <w:div w:id="1107000733">
              <w:marLeft w:val="0"/>
              <w:marRight w:val="0"/>
              <w:marTop w:val="0"/>
              <w:marBottom w:val="0"/>
              <w:divBdr>
                <w:top w:val="none" w:sz="0" w:space="0" w:color="auto"/>
                <w:left w:val="none" w:sz="0" w:space="0" w:color="auto"/>
                <w:bottom w:val="none" w:sz="0" w:space="0" w:color="auto"/>
                <w:right w:val="none" w:sz="0" w:space="0" w:color="auto"/>
              </w:divBdr>
            </w:div>
          </w:divsChild>
        </w:div>
        <w:div w:id="1020817429">
          <w:marLeft w:val="0"/>
          <w:marRight w:val="0"/>
          <w:marTop w:val="0"/>
          <w:marBottom w:val="0"/>
          <w:divBdr>
            <w:top w:val="none" w:sz="0" w:space="0" w:color="auto"/>
            <w:left w:val="none" w:sz="0" w:space="0" w:color="auto"/>
            <w:bottom w:val="none" w:sz="0" w:space="0" w:color="auto"/>
            <w:right w:val="none" w:sz="0" w:space="0" w:color="auto"/>
          </w:divBdr>
          <w:divsChild>
            <w:div w:id="455561549">
              <w:marLeft w:val="0"/>
              <w:marRight w:val="0"/>
              <w:marTop w:val="0"/>
              <w:marBottom w:val="0"/>
              <w:divBdr>
                <w:top w:val="none" w:sz="0" w:space="0" w:color="auto"/>
                <w:left w:val="none" w:sz="0" w:space="0" w:color="auto"/>
                <w:bottom w:val="none" w:sz="0" w:space="0" w:color="auto"/>
                <w:right w:val="none" w:sz="0" w:space="0" w:color="auto"/>
              </w:divBdr>
            </w:div>
            <w:div w:id="508760782">
              <w:marLeft w:val="0"/>
              <w:marRight w:val="0"/>
              <w:marTop w:val="0"/>
              <w:marBottom w:val="0"/>
              <w:divBdr>
                <w:top w:val="none" w:sz="0" w:space="0" w:color="auto"/>
                <w:left w:val="none" w:sz="0" w:space="0" w:color="auto"/>
                <w:bottom w:val="none" w:sz="0" w:space="0" w:color="auto"/>
                <w:right w:val="none" w:sz="0" w:space="0" w:color="auto"/>
              </w:divBdr>
            </w:div>
            <w:div w:id="1715352628">
              <w:marLeft w:val="0"/>
              <w:marRight w:val="0"/>
              <w:marTop w:val="0"/>
              <w:marBottom w:val="0"/>
              <w:divBdr>
                <w:top w:val="none" w:sz="0" w:space="0" w:color="auto"/>
                <w:left w:val="none" w:sz="0" w:space="0" w:color="auto"/>
                <w:bottom w:val="none" w:sz="0" w:space="0" w:color="auto"/>
                <w:right w:val="none" w:sz="0" w:space="0" w:color="auto"/>
              </w:divBdr>
            </w:div>
          </w:divsChild>
        </w:div>
        <w:div w:id="1040859133">
          <w:marLeft w:val="0"/>
          <w:marRight w:val="0"/>
          <w:marTop w:val="0"/>
          <w:marBottom w:val="0"/>
          <w:divBdr>
            <w:top w:val="none" w:sz="0" w:space="0" w:color="auto"/>
            <w:left w:val="none" w:sz="0" w:space="0" w:color="auto"/>
            <w:bottom w:val="none" w:sz="0" w:space="0" w:color="auto"/>
            <w:right w:val="none" w:sz="0" w:space="0" w:color="auto"/>
          </w:divBdr>
          <w:divsChild>
            <w:div w:id="1294484736">
              <w:marLeft w:val="0"/>
              <w:marRight w:val="0"/>
              <w:marTop w:val="0"/>
              <w:marBottom w:val="0"/>
              <w:divBdr>
                <w:top w:val="none" w:sz="0" w:space="0" w:color="auto"/>
                <w:left w:val="none" w:sz="0" w:space="0" w:color="auto"/>
                <w:bottom w:val="none" w:sz="0" w:space="0" w:color="auto"/>
                <w:right w:val="none" w:sz="0" w:space="0" w:color="auto"/>
              </w:divBdr>
            </w:div>
            <w:div w:id="1295672322">
              <w:marLeft w:val="0"/>
              <w:marRight w:val="0"/>
              <w:marTop w:val="0"/>
              <w:marBottom w:val="0"/>
              <w:divBdr>
                <w:top w:val="none" w:sz="0" w:space="0" w:color="auto"/>
                <w:left w:val="none" w:sz="0" w:space="0" w:color="auto"/>
                <w:bottom w:val="none" w:sz="0" w:space="0" w:color="auto"/>
                <w:right w:val="none" w:sz="0" w:space="0" w:color="auto"/>
              </w:divBdr>
            </w:div>
            <w:div w:id="1789160187">
              <w:marLeft w:val="0"/>
              <w:marRight w:val="0"/>
              <w:marTop w:val="0"/>
              <w:marBottom w:val="0"/>
              <w:divBdr>
                <w:top w:val="none" w:sz="0" w:space="0" w:color="auto"/>
                <w:left w:val="none" w:sz="0" w:space="0" w:color="auto"/>
                <w:bottom w:val="none" w:sz="0" w:space="0" w:color="auto"/>
                <w:right w:val="none" w:sz="0" w:space="0" w:color="auto"/>
              </w:divBdr>
            </w:div>
          </w:divsChild>
        </w:div>
        <w:div w:id="1049915334">
          <w:marLeft w:val="0"/>
          <w:marRight w:val="0"/>
          <w:marTop w:val="0"/>
          <w:marBottom w:val="0"/>
          <w:divBdr>
            <w:top w:val="none" w:sz="0" w:space="0" w:color="auto"/>
            <w:left w:val="none" w:sz="0" w:space="0" w:color="auto"/>
            <w:bottom w:val="none" w:sz="0" w:space="0" w:color="auto"/>
            <w:right w:val="none" w:sz="0" w:space="0" w:color="auto"/>
          </w:divBdr>
          <w:divsChild>
            <w:div w:id="187258103">
              <w:marLeft w:val="0"/>
              <w:marRight w:val="0"/>
              <w:marTop w:val="0"/>
              <w:marBottom w:val="0"/>
              <w:divBdr>
                <w:top w:val="none" w:sz="0" w:space="0" w:color="auto"/>
                <w:left w:val="none" w:sz="0" w:space="0" w:color="auto"/>
                <w:bottom w:val="none" w:sz="0" w:space="0" w:color="auto"/>
                <w:right w:val="none" w:sz="0" w:space="0" w:color="auto"/>
              </w:divBdr>
            </w:div>
            <w:div w:id="189537297">
              <w:marLeft w:val="0"/>
              <w:marRight w:val="0"/>
              <w:marTop w:val="0"/>
              <w:marBottom w:val="0"/>
              <w:divBdr>
                <w:top w:val="none" w:sz="0" w:space="0" w:color="auto"/>
                <w:left w:val="none" w:sz="0" w:space="0" w:color="auto"/>
                <w:bottom w:val="none" w:sz="0" w:space="0" w:color="auto"/>
                <w:right w:val="none" w:sz="0" w:space="0" w:color="auto"/>
              </w:divBdr>
            </w:div>
            <w:div w:id="1433472079">
              <w:marLeft w:val="0"/>
              <w:marRight w:val="0"/>
              <w:marTop w:val="0"/>
              <w:marBottom w:val="0"/>
              <w:divBdr>
                <w:top w:val="none" w:sz="0" w:space="0" w:color="auto"/>
                <w:left w:val="none" w:sz="0" w:space="0" w:color="auto"/>
                <w:bottom w:val="none" w:sz="0" w:space="0" w:color="auto"/>
                <w:right w:val="none" w:sz="0" w:space="0" w:color="auto"/>
              </w:divBdr>
            </w:div>
          </w:divsChild>
        </w:div>
        <w:div w:id="1069692642">
          <w:marLeft w:val="0"/>
          <w:marRight w:val="0"/>
          <w:marTop w:val="0"/>
          <w:marBottom w:val="0"/>
          <w:divBdr>
            <w:top w:val="none" w:sz="0" w:space="0" w:color="auto"/>
            <w:left w:val="none" w:sz="0" w:space="0" w:color="auto"/>
            <w:bottom w:val="none" w:sz="0" w:space="0" w:color="auto"/>
            <w:right w:val="none" w:sz="0" w:space="0" w:color="auto"/>
          </w:divBdr>
          <w:divsChild>
            <w:div w:id="1838887477">
              <w:marLeft w:val="-75"/>
              <w:marRight w:val="0"/>
              <w:marTop w:val="30"/>
              <w:marBottom w:val="30"/>
              <w:divBdr>
                <w:top w:val="none" w:sz="0" w:space="0" w:color="auto"/>
                <w:left w:val="none" w:sz="0" w:space="0" w:color="auto"/>
                <w:bottom w:val="none" w:sz="0" w:space="0" w:color="auto"/>
                <w:right w:val="none" w:sz="0" w:space="0" w:color="auto"/>
              </w:divBdr>
              <w:divsChild>
                <w:div w:id="496724701">
                  <w:marLeft w:val="0"/>
                  <w:marRight w:val="0"/>
                  <w:marTop w:val="0"/>
                  <w:marBottom w:val="0"/>
                  <w:divBdr>
                    <w:top w:val="none" w:sz="0" w:space="0" w:color="auto"/>
                    <w:left w:val="none" w:sz="0" w:space="0" w:color="auto"/>
                    <w:bottom w:val="none" w:sz="0" w:space="0" w:color="auto"/>
                    <w:right w:val="none" w:sz="0" w:space="0" w:color="auto"/>
                  </w:divBdr>
                  <w:divsChild>
                    <w:div w:id="445319696">
                      <w:marLeft w:val="0"/>
                      <w:marRight w:val="0"/>
                      <w:marTop w:val="0"/>
                      <w:marBottom w:val="0"/>
                      <w:divBdr>
                        <w:top w:val="none" w:sz="0" w:space="0" w:color="auto"/>
                        <w:left w:val="none" w:sz="0" w:space="0" w:color="auto"/>
                        <w:bottom w:val="none" w:sz="0" w:space="0" w:color="auto"/>
                        <w:right w:val="none" w:sz="0" w:space="0" w:color="auto"/>
                      </w:divBdr>
                    </w:div>
                  </w:divsChild>
                </w:div>
                <w:div w:id="1185246279">
                  <w:marLeft w:val="0"/>
                  <w:marRight w:val="0"/>
                  <w:marTop w:val="0"/>
                  <w:marBottom w:val="0"/>
                  <w:divBdr>
                    <w:top w:val="none" w:sz="0" w:space="0" w:color="auto"/>
                    <w:left w:val="none" w:sz="0" w:space="0" w:color="auto"/>
                    <w:bottom w:val="none" w:sz="0" w:space="0" w:color="auto"/>
                    <w:right w:val="none" w:sz="0" w:space="0" w:color="auto"/>
                  </w:divBdr>
                  <w:divsChild>
                    <w:div w:id="1230311333">
                      <w:marLeft w:val="0"/>
                      <w:marRight w:val="0"/>
                      <w:marTop w:val="0"/>
                      <w:marBottom w:val="0"/>
                      <w:divBdr>
                        <w:top w:val="none" w:sz="0" w:space="0" w:color="auto"/>
                        <w:left w:val="none" w:sz="0" w:space="0" w:color="auto"/>
                        <w:bottom w:val="none" w:sz="0" w:space="0" w:color="auto"/>
                        <w:right w:val="none" w:sz="0" w:space="0" w:color="auto"/>
                      </w:divBdr>
                    </w:div>
                  </w:divsChild>
                </w:div>
                <w:div w:id="1309898704">
                  <w:marLeft w:val="0"/>
                  <w:marRight w:val="0"/>
                  <w:marTop w:val="0"/>
                  <w:marBottom w:val="0"/>
                  <w:divBdr>
                    <w:top w:val="none" w:sz="0" w:space="0" w:color="auto"/>
                    <w:left w:val="none" w:sz="0" w:space="0" w:color="auto"/>
                    <w:bottom w:val="none" w:sz="0" w:space="0" w:color="auto"/>
                    <w:right w:val="none" w:sz="0" w:space="0" w:color="auto"/>
                  </w:divBdr>
                  <w:divsChild>
                    <w:div w:id="404305459">
                      <w:marLeft w:val="0"/>
                      <w:marRight w:val="0"/>
                      <w:marTop w:val="0"/>
                      <w:marBottom w:val="0"/>
                      <w:divBdr>
                        <w:top w:val="none" w:sz="0" w:space="0" w:color="auto"/>
                        <w:left w:val="none" w:sz="0" w:space="0" w:color="auto"/>
                        <w:bottom w:val="none" w:sz="0" w:space="0" w:color="auto"/>
                        <w:right w:val="none" w:sz="0" w:space="0" w:color="auto"/>
                      </w:divBdr>
                    </w:div>
                  </w:divsChild>
                </w:div>
                <w:div w:id="1685479785">
                  <w:marLeft w:val="0"/>
                  <w:marRight w:val="0"/>
                  <w:marTop w:val="0"/>
                  <w:marBottom w:val="0"/>
                  <w:divBdr>
                    <w:top w:val="none" w:sz="0" w:space="0" w:color="auto"/>
                    <w:left w:val="none" w:sz="0" w:space="0" w:color="auto"/>
                    <w:bottom w:val="none" w:sz="0" w:space="0" w:color="auto"/>
                    <w:right w:val="none" w:sz="0" w:space="0" w:color="auto"/>
                  </w:divBdr>
                  <w:divsChild>
                    <w:div w:id="17345058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75979395">
          <w:marLeft w:val="0"/>
          <w:marRight w:val="0"/>
          <w:marTop w:val="0"/>
          <w:marBottom w:val="0"/>
          <w:divBdr>
            <w:top w:val="none" w:sz="0" w:space="0" w:color="auto"/>
            <w:left w:val="none" w:sz="0" w:space="0" w:color="auto"/>
            <w:bottom w:val="none" w:sz="0" w:space="0" w:color="auto"/>
            <w:right w:val="none" w:sz="0" w:space="0" w:color="auto"/>
          </w:divBdr>
          <w:divsChild>
            <w:div w:id="547450949">
              <w:marLeft w:val="-75"/>
              <w:marRight w:val="0"/>
              <w:marTop w:val="30"/>
              <w:marBottom w:val="30"/>
              <w:divBdr>
                <w:top w:val="none" w:sz="0" w:space="0" w:color="auto"/>
                <w:left w:val="none" w:sz="0" w:space="0" w:color="auto"/>
                <w:bottom w:val="none" w:sz="0" w:space="0" w:color="auto"/>
                <w:right w:val="none" w:sz="0" w:space="0" w:color="auto"/>
              </w:divBdr>
              <w:divsChild>
                <w:div w:id="325982933">
                  <w:marLeft w:val="0"/>
                  <w:marRight w:val="0"/>
                  <w:marTop w:val="0"/>
                  <w:marBottom w:val="0"/>
                  <w:divBdr>
                    <w:top w:val="none" w:sz="0" w:space="0" w:color="auto"/>
                    <w:left w:val="none" w:sz="0" w:space="0" w:color="auto"/>
                    <w:bottom w:val="none" w:sz="0" w:space="0" w:color="auto"/>
                    <w:right w:val="none" w:sz="0" w:space="0" w:color="auto"/>
                  </w:divBdr>
                  <w:divsChild>
                    <w:div w:id="635839885">
                      <w:marLeft w:val="0"/>
                      <w:marRight w:val="0"/>
                      <w:marTop w:val="0"/>
                      <w:marBottom w:val="0"/>
                      <w:divBdr>
                        <w:top w:val="none" w:sz="0" w:space="0" w:color="auto"/>
                        <w:left w:val="none" w:sz="0" w:space="0" w:color="auto"/>
                        <w:bottom w:val="none" w:sz="0" w:space="0" w:color="auto"/>
                        <w:right w:val="none" w:sz="0" w:space="0" w:color="auto"/>
                      </w:divBdr>
                    </w:div>
                  </w:divsChild>
                </w:div>
                <w:div w:id="605423797">
                  <w:marLeft w:val="0"/>
                  <w:marRight w:val="0"/>
                  <w:marTop w:val="0"/>
                  <w:marBottom w:val="0"/>
                  <w:divBdr>
                    <w:top w:val="none" w:sz="0" w:space="0" w:color="auto"/>
                    <w:left w:val="none" w:sz="0" w:space="0" w:color="auto"/>
                    <w:bottom w:val="none" w:sz="0" w:space="0" w:color="auto"/>
                    <w:right w:val="none" w:sz="0" w:space="0" w:color="auto"/>
                  </w:divBdr>
                  <w:divsChild>
                    <w:div w:id="1883327451">
                      <w:marLeft w:val="0"/>
                      <w:marRight w:val="0"/>
                      <w:marTop w:val="0"/>
                      <w:marBottom w:val="0"/>
                      <w:divBdr>
                        <w:top w:val="none" w:sz="0" w:space="0" w:color="auto"/>
                        <w:left w:val="none" w:sz="0" w:space="0" w:color="auto"/>
                        <w:bottom w:val="none" w:sz="0" w:space="0" w:color="auto"/>
                        <w:right w:val="none" w:sz="0" w:space="0" w:color="auto"/>
                      </w:divBdr>
                    </w:div>
                  </w:divsChild>
                </w:div>
                <w:div w:id="1172454877">
                  <w:marLeft w:val="0"/>
                  <w:marRight w:val="0"/>
                  <w:marTop w:val="0"/>
                  <w:marBottom w:val="0"/>
                  <w:divBdr>
                    <w:top w:val="none" w:sz="0" w:space="0" w:color="auto"/>
                    <w:left w:val="none" w:sz="0" w:space="0" w:color="auto"/>
                    <w:bottom w:val="none" w:sz="0" w:space="0" w:color="auto"/>
                    <w:right w:val="none" w:sz="0" w:space="0" w:color="auto"/>
                  </w:divBdr>
                  <w:divsChild>
                    <w:div w:id="1699433142">
                      <w:marLeft w:val="0"/>
                      <w:marRight w:val="0"/>
                      <w:marTop w:val="0"/>
                      <w:marBottom w:val="0"/>
                      <w:divBdr>
                        <w:top w:val="none" w:sz="0" w:space="0" w:color="auto"/>
                        <w:left w:val="none" w:sz="0" w:space="0" w:color="auto"/>
                        <w:bottom w:val="none" w:sz="0" w:space="0" w:color="auto"/>
                        <w:right w:val="none" w:sz="0" w:space="0" w:color="auto"/>
                      </w:divBdr>
                    </w:div>
                  </w:divsChild>
                </w:div>
                <w:div w:id="1493333797">
                  <w:marLeft w:val="0"/>
                  <w:marRight w:val="0"/>
                  <w:marTop w:val="0"/>
                  <w:marBottom w:val="0"/>
                  <w:divBdr>
                    <w:top w:val="none" w:sz="0" w:space="0" w:color="auto"/>
                    <w:left w:val="none" w:sz="0" w:space="0" w:color="auto"/>
                    <w:bottom w:val="none" w:sz="0" w:space="0" w:color="auto"/>
                    <w:right w:val="none" w:sz="0" w:space="0" w:color="auto"/>
                  </w:divBdr>
                  <w:divsChild>
                    <w:div w:id="17910517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80323457">
          <w:marLeft w:val="0"/>
          <w:marRight w:val="0"/>
          <w:marTop w:val="0"/>
          <w:marBottom w:val="0"/>
          <w:divBdr>
            <w:top w:val="none" w:sz="0" w:space="0" w:color="auto"/>
            <w:left w:val="none" w:sz="0" w:space="0" w:color="auto"/>
            <w:bottom w:val="none" w:sz="0" w:space="0" w:color="auto"/>
            <w:right w:val="none" w:sz="0" w:space="0" w:color="auto"/>
          </w:divBdr>
          <w:divsChild>
            <w:div w:id="1447626771">
              <w:marLeft w:val="-75"/>
              <w:marRight w:val="0"/>
              <w:marTop w:val="30"/>
              <w:marBottom w:val="30"/>
              <w:divBdr>
                <w:top w:val="none" w:sz="0" w:space="0" w:color="auto"/>
                <w:left w:val="none" w:sz="0" w:space="0" w:color="auto"/>
                <w:bottom w:val="none" w:sz="0" w:space="0" w:color="auto"/>
                <w:right w:val="none" w:sz="0" w:space="0" w:color="auto"/>
              </w:divBdr>
              <w:divsChild>
                <w:div w:id="665137388">
                  <w:marLeft w:val="0"/>
                  <w:marRight w:val="0"/>
                  <w:marTop w:val="0"/>
                  <w:marBottom w:val="0"/>
                  <w:divBdr>
                    <w:top w:val="none" w:sz="0" w:space="0" w:color="auto"/>
                    <w:left w:val="none" w:sz="0" w:space="0" w:color="auto"/>
                    <w:bottom w:val="none" w:sz="0" w:space="0" w:color="auto"/>
                    <w:right w:val="none" w:sz="0" w:space="0" w:color="auto"/>
                  </w:divBdr>
                  <w:divsChild>
                    <w:div w:id="2053268051">
                      <w:marLeft w:val="0"/>
                      <w:marRight w:val="0"/>
                      <w:marTop w:val="0"/>
                      <w:marBottom w:val="0"/>
                      <w:divBdr>
                        <w:top w:val="none" w:sz="0" w:space="0" w:color="auto"/>
                        <w:left w:val="none" w:sz="0" w:space="0" w:color="auto"/>
                        <w:bottom w:val="none" w:sz="0" w:space="0" w:color="auto"/>
                        <w:right w:val="none" w:sz="0" w:space="0" w:color="auto"/>
                      </w:divBdr>
                    </w:div>
                  </w:divsChild>
                </w:div>
                <w:div w:id="1129788196">
                  <w:marLeft w:val="0"/>
                  <w:marRight w:val="0"/>
                  <w:marTop w:val="0"/>
                  <w:marBottom w:val="0"/>
                  <w:divBdr>
                    <w:top w:val="none" w:sz="0" w:space="0" w:color="auto"/>
                    <w:left w:val="none" w:sz="0" w:space="0" w:color="auto"/>
                    <w:bottom w:val="none" w:sz="0" w:space="0" w:color="auto"/>
                    <w:right w:val="none" w:sz="0" w:space="0" w:color="auto"/>
                  </w:divBdr>
                  <w:divsChild>
                    <w:div w:id="1381129254">
                      <w:marLeft w:val="0"/>
                      <w:marRight w:val="0"/>
                      <w:marTop w:val="0"/>
                      <w:marBottom w:val="0"/>
                      <w:divBdr>
                        <w:top w:val="none" w:sz="0" w:space="0" w:color="auto"/>
                        <w:left w:val="none" w:sz="0" w:space="0" w:color="auto"/>
                        <w:bottom w:val="none" w:sz="0" w:space="0" w:color="auto"/>
                        <w:right w:val="none" w:sz="0" w:space="0" w:color="auto"/>
                      </w:divBdr>
                    </w:div>
                  </w:divsChild>
                </w:div>
                <w:div w:id="1529178722">
                  <w:marLeft w:val="0"/>
                  <w:marRight w:val="0"/>
                  <w:marTop w:val="0"/>
                  <w:marBottom w:val="0"/>
                  <w:divBdr>
                    <w:top w:val="none" w:sz="0" w:space="0" w:color="auto"/>
                    <w:left w:val="none" w:sz="0" w:space="0" w:color="auto"/>
                    <w:bottom w:val="none" w:sz="0" w:space="0" w:color="auto"/>
                    <w:right w:val="none" w:sz="0" w:space="0" w:color="auto"/>
                  </w:divBdr>
                  <w:divsChild>
                    <w:div w:id="1929188502">
                      <w:marLeft w:val="0"/>
                      <w:marRight w:val="0"/>
                      <w:marTop w:val="0"/>
                      <w:marBottom w:val="0"/>
                      <w:divBdr>
                        <w:top w:val="none" w:sz="0" w:space="0" w:color="auto"/>
                        <w:left w:val="none" w:sz="0" w:space="0" w:color="auto"/>
                        <w:bottom w:val="none" w:sz="0" w:space="0" w:color="auto"/>
                        <w:right w:val="none" w:sz="0" w:space="0" w:color="auto"/>
                      </w:divBdr>
                    </w:div>
                  </w:divsChild>
                </w:div>
                <w:div w:id="1569268461">
                  <w:marLeft w:val="0"/>
                  <w:marRight w:val="0"/>
                  <w:marTop w:val="0"/>
                  <w:marBottom w:val="0"/>
                  <w:divBdr>
                    <w:top w:val="none" w:sz="0" w:space="0" w:color="auto"/>
                    <w:left w:val="none" w:sz="0" w:space="0" w:color="auto"/>
                    <w:bottom w:val="none" w:sz="0" w:space="0" w:color="auto"/>
                    <w:right w:val="none" w:sz="0" w:space="0" w:color="auto"/>
                  </w:divBdr>
                  <w:divsChild>
                    <w:div w:id="14952235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84953892">
          <w:marLeft w:val="0"/>
          <w:marRight w:val="0"/>
          <w:marTop w:val="0"/>
          <w:marBottom w:val="0"/>
          <w:divBdr>
            <w:top w:val="none" w:sz="0" w:space="0" w:color="auto"/>
            <w:left w:val="none" w:sz="0" w:space="0" w:color="auto"/>
            <w:bottom w:val="none" w:sz="0" w:space="0" w:color="auto"/>
            <w:right w:val="none" w:sz="0" w:space="0" w:color="auto"/>
          </w:divBdr>
          <w:divsChild>
            <w:div w:id="588271820">
              <w:marLeft w:val="-75"/>
              <w:marRight w:val="0"/>
              <w:marTop w:val="30"/>
              <w:marBottom w:val="30"/>
              <w:divBdr>
                <w:top w:val="none" w:sz="0" w:space="0" w:color="auto"/>
                <w:left w:val="none" w:sz="0" w:space="0" w:color="auto"/>
                <w:bottom w:val="none" w:sz="0" w:space="0" w:color="auto"/>
                <w:right w:val="none" w:sz="0" w:space="0" w:color="auto"/>
              </w:divBdr>
              <w:divsChild>
                <w:div w:id="637802902">
                  <w:marLeft w:val="0"/>
                  <w:marRight w:val="0"/>
                  <w:marTop w:val="0"/>
                  <w:marBottom w:val="0"/>
                  <w:divBdr>
                    <w:top w:val="none" w:sz="0" w:space="0" w:color="auto"/>
                    <w:left w:val="none" w:sz="0" w:space="0" w:color="auto"/>
                    <w:bottom w:val="none" w:sz="0" w:space="0" w:color="auto"/>
                    <w:right w:val="none" w:sz="0" w:space="0" w:color="auto"/>
                  </w:divBdr>
                  <w:divsChild>
                    <w:div w:id="2017295363">
                      <w:marLeft w:val="0"/>
                      <w:marRight w:val="0"/>
                      <w:marTop w:val="0"/>
                      <w:marBottom w:val="0"/>
                      <w:divBdr>
                        <w:top w:val="none" w:sz="0" w:space="0" w:color="auto"/>
                        <w:left w:val="none" w:sz="0" w:space="0" w:color="auto"/>
                        <w:bottom w:val="none" w:sz="0" w:space="0" w:color="auto"/>
                        <w:right w:val="none" w:sz="0" w:space="0" w:color="auto"/>
                      </w:divBdr>
                    </w:div>
                  </w:divsChild>
                </w:div>
                <w:div w:id="1079181975">
                  <w:marLeft w:val="0"/>
                  <w:marRight w:val="0"/>
                  <w:marTop w:val="0"/>
                  <w:marBottom w:val="0"/>
                  <w:divBdr>
                    <w:top w:val="none" w:sz="0" w:space="0" w:color="auto"/>
                    <w:left w:val="none" w:sz="0" w:space="0" w:color="auto"/>
                    <w:bottom w:val="none" w:sz="0" w:space="0" w:color="auto"/>
                    <w:right w:val="none" w:sz="0" w:space="0" w:color="auto"/>
                  </w:divBdr>
                  <w:divsChild>
                    <w:div w:id="1568372576">
                      <w:marLeft w:val="0"/>
                      <w:marRight w:val="0"/>
                      <w:marTop w:val="0"/>
                      <w:marBottom w:val="0"/>
                      <w:divBdr>
                        <w:top w:val="none" w:sz="0" w:space="0" w:color="auto"/>
                        <w:left w:val="none" w:sz="0" w:space="0" w:color="auto"/>
                        <w:bottom w:val="none" w:sz="0" w:space="0" w:color="auto"/>
                        <w:right w:val="none" w:sz="0" w:space="0" w:color="auto"/>
                      </w:divBdr>
                    </w:div>
                  </w:divsChild>
                </w:div>
                <w:div w:id="1322394549">
                  <w:marLeft w:val="0"/>
                  <w:marRight w:val="0"/>
                  <w:marTop w:val="0"/>
                  <w:marBottom w:val="0"/>
                  <w:divBdr>
                    <w:top w:val="none" w:sz="0" w:space="0" w:color="auto"/>
                    <w:left w:val="none" w:sz="0" w:space="0" w:color="auto"/>
                    <w:bottom w:val="none" w:sz="0" w:space="0" w:color="auto"/>
                    <w:right w:val="none" w:sz="0" w:space="0" w:color="auto"/>
                  </w:divBdr>
                  <w:divsChild>
                    <w:div w:id="584341732">
                      <w:marLeft w:val="0"/>
                      <w:marRight w:val="0"/>
                      <w:marTop w:val="0"/>
                      <w:marBottom w:val="0"/>
                      <w:divBdr>
                        <w:top w:val="none" w:sz="0" w:space="0" w:color="auto"/>
                        <w:left w:val="none" w:sz="0" w:space="0" w:color="auto"/>
                        <w:bottom w:val="none" w:sz="0" w:space="0" w:color="auto"/>
                        <w:right w:val="none" w:sz="0" w:space="0" w:color="auto"/>
                      </w:divBdr>
                    </w:div>
                  </w:divsChild>
                </w:div>
                <w:div w:id="2050571625">
                  <w:marLeft w:val="0"/>
                  <w:marRight w:val="0"/>
                  <w:marTop w:val="0"/>
                  <w:marBottom w:val="0"/>
                  <w:divBdr>
                    <w:top w:val="none" w:sz="0" w:space="0" w:color="auto"/>
                    <w:left w:val="none" w:sz="0" w:space="0" w:color="auto"/>
                    <w:bottom w:val="none" w:sz="0" w:space="0" w:color="auto"/>
                    <w:right w:val="none" w:sz="0" w:space="0" w:color="auto"/>
                  </w:divBdr>
                  <w:divsChild>
                    <w:div w:id="34093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56189459">
          <w:marLeft w:val="0"/>
          <w:marRight w:val="0"/>
          <w:marTop w:val="0"/>
          <w:marBottom w:val="0"/>
          <w:divBdr>
            <w:top w:val="none" w:sz="0" w:space="0" w:color="auto"/>
            <w:left w:val="none" w:sz="0" w:space="0" w:color="auto"/>
            <w:bottom w:val="none" w:sz="0" w:space="0" w:color="auto"/>
            <w:right w:val="none" w:sz="0" w:space="0" w:color="auto"/>
          </w:divBdr>
          <w:divsChild>
            <w:div w:id="410196512">
              <w:marLeft w:val="-75"/>
              <w:marRight w:val="0"/>
              <w:marTop w:val="30"/>
              <w:marBottom w:val="30"/>
              <w:divBdr>
                <w:top w:val="none" w:sz="0" w:space="0" w:color="auto"/>
                <w:left w:val="none" w:sz="0" w:space="0" w:color="auto"/>
                <w:bottom w:val="none" w:sz="0" w:space="0" w:color="auto"/>
                <w:right w:val="none" w:sz="0" w:space="0" w:color="auto"/>
              </w:divBdr>
              <w:divsChild>
                <w:div w:id="487356741">
                  <w:marLeft w:val="0"/>
                  <w:marRight w:val="0"/>
                  <w:marTop w:val="0"/>
                  <w:marBottom w:val="0"/>
                  <w:divBdr>
                    <w:top w:val="none" w:sz="0" w:space="0" w:color="auto"/>
                    <w:left w:val="none" w:sz="0" w:space="0" w:color="auto"/>
                    <w:bottom w:val="none" w:sz="0" w:space="0" w:color="auto"/>
                    <w:right w:val="none" w:sz="0" w:space="0" w:color="auto"/>
                  </w:divBdr>
                  <w:divsChild>
                    <w:div w:id="1260260170">
                      <w:marLeft w:val="0"/>
                      <w:marRight w:val="0"/>
                      <w:marTop w:val="0"/>
                      <w:marBottom w:val="0"/>
                      <w:divBdr>
                        <w:top w:val="none" w:sz="0" w:space="0" w:color="auto"/>
                        <w:left w:val="none" w:sz="0" w:space="0" w:color="auto"/>
                        <w:bottom w:val="none" w:sz="0" w:space="0" w:color="auto"/>
                        <w:right w:val="none" w:sz="0" w:space="0" w:color="auto"/>
                      </w:divBdr>
                    </w:div>
                  </w:divsChild>
                </w:div>
                <w:div w:id="1244071842">
                  <w:marLeft w:val="0"/>
                  <w:marRight w:val="0"/>
                  <w:marTop w:val="0"/>
                  <w:marBottom w:val="0"/>
                  <w:divBdr>
                    <w:top w:val="none" w:sz="0" w:space="0" w:color="auto"/>
                    <w:left w:val="none" w:sz="0" w:space="0" w:color="auto"/>
                    <w:bottom w:val="none" w:sz="0" w:space="0" w:color="auto"/>
                    <w:right w:val="none" w:sz="0" w:space="0" w:color="auto"/>
                  </w:divBdr>
                  <w:divsChild>
                    <w:div w:id="743840455">
                      <w:marLeft w:val="0"/>
                      <w:marRight w:val="0"/>
                      <w:marTop w:val="0"/>
                      <w:marBottom w:val="0"/>
                      <w:divBdr>
                        <w:top w:val="none" w:sz="0" w:space="0" w:color="auto"/>
                        <w:left w:val="none" w:sz="0" w:space="0" w:color="auto"/>
                        <w:bottom w:val="none" w:sz="0" w:space="0" w:color="auto"/>
                        <w:right w:val="none" w:sz="0" w:space="0" w:color="auto"/>
                      </w:divBdr>
                    </w:div>
                  </w:divsChild>
                </w:div>
                <w:div w:id="1527406483">
                  <w:marLeft w:val="0"/>
                  <w:marRight w:val="0"/>
                  <w:marTop w:val="0"/>
                  <w:marBottom w:val="0"/>
                  <w:divBdr>
                    <w:top w:val="none" w:sz="0" w:space="0" w:color="auto"/>
                    <w:left w:val="none" w:sz="0" w:space="0" w:color="auto"/>
                    <w:bottom w:val="none" w:sz="0" w:space="0" w:color="auto"/>
                    <w:right w:val="none" w:sz="0" w:space="0" w:color="auto"/>
                  </w:divBdr>
                  <w:divsChild>
                    <w:div w:id="605426265">
                      <w:marLeft w:val="0"/>
                      <w:marRight w:val="0"/>
                      <w:marTop w:val="0"/>
                      <w:marBottom w:val="0"/>
                      <w:divBdr>
                        <w:top w:val="none" w:sz="0" w:space="0" w:color="auto"/>
                        <w:left w:val="none" w:sz="0" w:space="0" w:color="auto"/>
                        <w:bottom w:val="none" w:sz="0" w:space="0" w:color="auto"/>
                        <w:right w:val="none" w:sz="0" w:space="0" w:color="auto"/>
                      </w:divBdr>
                    </w:div>
                  </w:divsChild>
                </w:div>
                <w:div w:id="1657294313">
                  <w:marLeft w:val="0"/>
                  <w:marRight w:val="0"/>
                  <w:marTop w:val="0"/>
                  <w:marBottom w:val="0"/>
                  <w:divBdr>
                    <w:top w:val="none" w:sz="0" w:space="0" w:color="auto"/>
                    <w:left w:val="none" w:sz="0" w:space="0" w:color="auto"/>
                    <w:bottom w:val="none" w:sz="0" w:space="0" w:color="auto"/>
                    <w:right w:val="none" w:sz="0" w:space="0" w:color="auto"/>
                  </w:divBdr>
                  <w:divsChild>
                    <w:div w:id="17340840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93305923">
          <w:marLeft w:val="0"/>
          <w:marRight w:val="0"/>
          <w:marTop w:val="0"/>
          <w:marBottom w:val="0"/>
          <w:divBdr>
            <w:top w:val="none" w:sz="0" w:space="0" w:color="auto"/>
            <w:left w:val="none" w:sz="0" w:space="0" w:color="auto"/>
            <w:bottom w:val="none" w:sz="0" w:space="0" w:color="auto"/>
            <w:right w:val="none" w:sz="0" w:space="0" w:color="auto"/>
          </w:divBdr>
          <w:divsChild>
            <w:div w:id="1948123611">
              <w:marLeft w:val="-75"/>
              <w:marRight w:val="0"/>
              <w:marTop w:val="30"/>
              <w:marBottom w:val="30"/>
              <w:divBdr>
                <w:top w:val="none" w:sz="0" w:space="0" w:color="auto"/>
                <w:left w:val="none" w:sz="0" w:space="0" w:color="auto"/>
                <w:bottom w:val="none" w:sz="0" w:space="0" w:color="auto"/>
                <w:right w:val="none" w:sz="0" w:space="0" w:color="auto"/>
              </w:divBdr>
              <w:divsChild>
                <w:div w:id="32309535">
                  <w:marLeft w:val="0"/>
                  <w:marRight w:val="0"/>
                  <w:marTop w:val="0"/>
                  <w:marBottom w:val="0"/>
                  <w:divBdr>
                    <w:top w:val="none" w:sz="0" w:space="0" w:color="auto"/>
                    <w:left w:val="none" w:sz="0" w:space="0" w:color="auto"/>
                    <w:bottom w:val="none" w:sz="0" w:space="0" w:color="auto"/>
                    <w:right w:val="none" w:sz="0" w:space="0" w:color="auto"/>
                  </w:divBdr>
                  <w:divsChild>
                    <w:div w:id="245502410">
                      <w:marLeft w:val="0"/>
                      <w:marRight w:val="0"/>
                      <w:marTop w:val="0"/>
                      <w:marBottom w:val="0"/>
                      <w:divBdr>
                        <w:top w:val="none" w:sz="0" w:space="0" w:color="auto"/>
                        <w:left w:val="none" w:sz="0" w:space="0" w:color="auto"/>
                        <w:bottom w:val="none" w:sz="0" w:space="0" w:color="auto"/>
                        <w:right w:val="none" w:sz="0" w:space="0" w:color="auto"/>
                      </w:divBdr>
                    </w:div>
                  </w:divsChild>
                </w:div>
                <w:div w:id="1243611363">
                  <w:marLeft w:val="0"/>
                  <w:marRight w:val="0"/>
                  <w:marTop w:val="0"/>
                  <w:marBottom w:val="0"/>
                  <w:divBdr>
                    <w:top w:val="none" w:sz="0" w:space="0" w:color="auto"/>
                    <w:left w:val="none" w:sz="0" w:space="0" w:color="auto"/>
                    <w:bottom w:val="none" w:sz="0" w:space="0" w:color="auto"/>
                    <w:right w:val="none" w:sz="0" w:space="0" w:color="auto"/>
                  </w:divBdr>
                  <w:divsChild>
                    <w:div w:id="1851408754">
                      <w:marLeft w:val="0"/>
                      <w:marRight w:val="0"/>
                      <w:marTop w:val="0"/>
                      <w:marBottom w:val="0"/>
                      <w:divBdr>
                        <w:top w:val="none" w:sz="0" w:space="0" w:color="auto"/>
                        <w:left w:val="none" w:sz="0" w:space="0" w:color="auto"/>
                        <w:bottom w:val="none" w:sz="0" w:space="0" w:color="auto"/>
                        <w:right w:val="none" w:sz="0" w:space="0" w:color="auto"/>
                      </w:divBdr>
                    </w:div>
                  </w:divsChild>
                </w:div>
                <w:div w:id="1640770473">
                  <w:marLeft w:val="0"/>
                  <w:marRight w:val="0"/>
                  <w:marTop w:val="0"/>
                  <w:marBottom w:val="0"/>
                  <w:divBdr>
                    <w:top w:val="none" w:sz="0" w:space="0" w:color="auto"/>
                    <w:left w:val="none" w:sz="0" w:space="0" w:color="auto"/>
                    <w:bottom w:val="none" w:sz="0" w:space="0" w:color="auto"/>
                    <w:right w:val="none" w:sz="0" w:space="0" w:color="auto"/>
                  </w:divBdr>
                  <w:divsChild>
                    <w:div w:id="320472797">
                      <w:marLeft w:val="0"/>
                      <w:marRight w:val="0"/>
                      <w:marTop w:val="0"/>
                      <w:marBottom w:val="0"/>
                      <w:divBdr>
                        <w:top w:val="none" w:sz="0" w:space="0" w:color="auto"/>
                        <w:left w:val="none" w:sz="0" w:space="0" w:color="auto"/>
                        <w:bottom w:val="none" w:sz="0" w:space="0" w:color="auto"/>
                        <w:right w:val="none" w:sz="0" w:space="0" w:color="auto"/>
                      </w:divBdr>
                    </w:div>
                  </w:divsChild>
                </w:div>
                <w:div w:id="1692295101">
                  <w:marLeft w:val="0"/>
                  <w:marRight w:val="0"/>
                  <w:marTop w:val="0"/>
                  <w:marBottom w:val="0"/>
                  <w:divBdr>
                    <w:top w:val="none" w:sz="0" w:space="0" w:color="auto"/>
                    <w:left w:val="none" w:sz="0" w:space="0" w:color="auto"/>
                    <w:bottom w:val="none" w:sz="0" w:space="0" w:color="auto"/>
                    <w:right w:val="none" w:sz="0" w:space="0" w:color="auto"/>
                  </w:divBdr>
                  <w:divsChild>
                    <w:div w:id="9319366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98277476">
          <w:marLeft w:val="0"/>
          <w:marRight w:val="0"/>
          <w:marTop w:val="0"/>
          <w:marBottom w:val="0"/>
          <w:divBdr>
            <w:top w:val="none" w:sz="0" w:space="0" w:color="auto"/>
            <w:left w:val="none" w:sz="0" w:space="0" w:color="auto"/>
            <w:bottom w:val="none" w:sz="0" w:space="0" w:color="auto"/>
            <w:right w:val="none" w:sz="0" w:space="0" w:color="auto"/>
          </w:divBdr>
          <w:divsChild>
            <w:div w:id="36898094">
              <w:marLeft w:val="-75"/>
              <w:marRight w:val="0"/>
              <w:marTop w:val="30"/>
              <w:marBottom w:val="30"/>
              <w:divBdr>
                <w:top w:val="none" w:sz="0" w:space="0" w:color="auto"/>
                <w:left w:val="none" w:sz="0" w:space="0" w:color="auto"/>
                <w:bottom w:val="none" w:sz="0" w:space="0" w:color="auto"/>
                <w:right w:val="none" w:sz="0" w:space="0" w:color="auto"/>
              </w:divBdr>
              <w:divsChild>
                <w:div w:id="236286475">
                  <w:marLeft w:val="0"/>
                  <w:marRight w:val="0"/>
                  <w:marTop w:val="0"/>
                  <w:marBottom w:val="0"/>
                  <w:divBdr>
                    <w:top w:val="none" w:sz="0" w:space="0" w:color="auto"/>
                    <w:left w:val="none" w:sz="0" w:space="0" w:color="auto"/>
                    <w:bottom w:val="none" w:sz="0" w:space="0" w:color="auto"/>
                    <w:right w:val="none" w:sz="0" w:space="0" w:color="auto"/>
                  </w:divBdr>
                  <w:divsChild>
                    <w:div w:id="11929377">
                      <w:marLeft w:val="0"/>
                      <w:marRight w:val="0"/>
                      <w:marTop w:val="0"/>
                      <w:marBottom w:val="0"/>
                      <w:divBdr>
                        <w:top w:val="none" w:sz="0" w:space="0" w:color="auto"/>
                        <w:left w:val="none" w:sz="0" w:space="0" w:color="auto"/>
                        <w:bottom w:val="none" w:sz="0" w:space="0" w:color="auto"/>
                        <w:right w:val="none" w:sz="0" w:space="0" w:color="auto"/>
                      </w:divBdr>
                    </w:div>
                  </w:divsChild>
                </w:div>
                <w:div w:id="259726271">
                  <w:marLeft w:val="0"/>
                  <w:marRight w:val="0"/>
                  <w:marTop w:val="0"/>
                  <w:marBottom w:val="0"/>
                  <w:divBdr>
                    <w:top w:val="none" w:sz="0" w:space="0" w:color="auto"/>
                    <w:left w:val="none" w:sz="0" w:space="0" w:color="auto"/>
                    <w:bottom w:val="none" w:sz="0" w:space="0" w:color="auto"/>
                    <w:right w:val="none" w:sz="0" w:space="0" w:color="auto"/>
                  </w:divBdr>
                  <w:divsChild>
                    <w:div w:id="714934630">
                      <w:marLeft w:val="0"/>
                      <w:marRight w:val="0"/>
                      <w:marTop w:val="0"/>
                      <w:marBottom w:val="0"/>
                      <w:divBdr>
                        <w:top w:val="none" w:sz="0" w:space="0" w:color="auto"/>
                        <w:left w:val="none" w:sz="0" w:space="0" w:color="auto"/>
                        <w:bottom w:val="none" w:sz="0" w:space="0" w:color="auto"/>
                        <w:right w:val="none" w:sz="0" w:space="0" w:color="auto"/>
                      </w:divBdr>
                    </w:div>
                  </w:divsChild>
                </w:div>
                <w:div w:id="1427919275">
                  <w:marLeft w:val="0"/>
                  <w:marRight w:val="0"/>
                  <w:marTop w:val="0"/>
                  <w:marBottom w:val="0"/>
                  <w:divBdr>
                    <w:top w:val="none" w:sz="0" w:space="0" w:color="auto"/>
                    <w:left w:val="none" w:sz="0" w:space="0" w:color="auto"/>
                    <w:bottom w:val="none" w:sz="0" w:space="0" w:color="auto"/>
                    <w:right w:val="none" w:sz="0" w:space="0" w:color="auto"/>
                  </w:divBdr>
                  <w:divsChild>
                    <w:div w:id="2114015697">
                      <w:marLeft w:val="0"/>
                      <w:marRight w:val="0"/>
                      <w:marTop w:val="0"/>
                      <w:marBottom w:val="0"/>
                      <w:divBdr>
                        <w:top w:val="none" w:sz="0" w:space="0" w:color="auto"/>
                        <w:left w:val="none" w:sz="0" w:space="0" w:color="auto"/>
                        <w:bottom w:val="none" w:sz="0" w:space="0" w:color="auto"/>
                        <w:right w:val="none" w:sz="0" w:space="0" w:color="auto"/>
                      </w:divBdr>
                    </w:div>
                  </w:divsChild>
                </w:div>
                <w:div w:id="2085490772">
                  <w:marLeft w:val="0"/>
                  <w:marRight w:val="0"/>
                  <w:marTop w:val="0"/>
                  <w:marBottom w:val="0"/>
                  <w:divBdr>
                    <w:top w:val="none" w:sz="0" w:space="0" w:color="auto"/>
                    <w:left w:val="none" w:sz="0" w:space="0" w:color="auto"/>
                    <w:bottom w:val="none" w:sz="0" w:space="0" w:color="auto"/>
                    <w:right w:val="none" w:sz="0" w:space="0" w:color="auto"/>
                  </w:divBdr>
                  <w:divsChild>
                    <w:div w:id="2367862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01867977">
          <w:marLeft w:val="0"/>
          <w:marRight w:val="0"/>
          <w:marTop w:val="0"/>
          <w:marBottom w:val="0"/>
          <w:divBdr>
            <w:top w:val="none" w:sz="0" w:space="0" w:color="auto"/>
            <w:left w:val="none" w:sz="0" w:space="0" w:color="auto"/>
            <w:bottom w:val="none" w:sz="0" w:space="0" w:color="auto"/>
            <w:right w:val="none" w:sz="0" w:space="0" w:color="auto"/>
          </w:divBdr>
          <w:divsChild>
            <w:div w:id="45223107">
              <w:marLeft w:val="0"/>
              <w:marRight w:val="0"/>
              <w:marTop w:val="0"/>
              <w:marBottom w:val="0"/>
              <w:divBdr>
                <w:top w:val="none" w:sz="0" w:space="0" w:color="auto"/>
                <w:left w:val="none" w:sz="0" w:space="0" w:color="auto"/>
                <w:bottom w:val="none" w:sz="0" w:space="0" w:color="auto"/>
                <w:right w:val="none" w:sz="0" w:space="0" w:color="auto"/>
              </w:divBdr>
            </w:div>
            <w:div w:id="775171371">
              <w:marLeft w:val="0"/>
              <w:marRight w:val="0"/>
              <w:marTop w:val="0"/>
              <w:marBottom w:val="0"/>
              <w:divBdr>
                <w:top w:val="none" w:sz="0" w:space="0" w:color="auto"/>
                <w:left w:val="none" w:sz="0" w:space="0" w:color="auto"/>
                <w:bottom w:val="none" w:sz="0" w:space="0" w:color="auto"/>
                <w:right w:val="none" w:sz="0" w:space="0" w:color="auto"/>
              </w:divBdr>
            </w:div>
            <w:div w:id="899904545">
              <w:marLeft w:val="0"/>
              <w:marRight w:val="0"/>
              <w:marTop w:val="0"/>
              <w:marBottom w:val="0"/>
              <w:divBdr>
                <w:top w:val="none" w:sz="0" w:space="0" w:color="auto"/>
                <w:left w:val="none" w:sz="0" w:space="0" w:color="auto"/>
                <w:bottom w:val="none" w:sz="0" w:space="0" w:color="auto"/>
                <w:right w:val="none" w:sz="0" w:space="0" w:color="auto"/>
              </w:divBdr>
            </w:div>
            <w:div w:id="1625695322">
              <w:marLeft w:val="0"/>
              <w:marRight w:val="0"/>
              <w:marTop w:val="0"/>
              <w:marBottom w:val="0"/>
              <w:divBdr>
                <w:top w:val="none" w:sz="0" w:space="0" w:color="auto"/>
                <w:left w:val="none" w:sz="0" w:space="0" w:color="auto"/>
                <w:bottom w:val="none" w:sz="0" w:space="0" w:color="auto"/>
                <w:right w:val="none" w:sz="0" w:space="0" w:color="auto"/>
              </w:divBdr>
            </w:div>
            <w:div w:id="1628202301">
              <w:marLeft w:val="0"/>
              <w:marRight w:val="0"/>
              <w:marTop w:val="0"/>
              <w:marBottom w:val="0"/>
              <w:divBdr>
                <w:top w:val="none" w:sz="0" w:space="0" w:color="auto"/>
                <w:left w:val="none" w:sz="0" w:space="0" w:color="auto"/>
                <w:bottom w:val="none" w:sz="0" w:space="0" w:color="auto"/>
                <w:right w:val="none" w:sz="0" w:space="0" w:color="auto"/>
              </w:divBdr>
            </w:div>
          </w:divsChild>
        </w:div>
        <w:div w:id="1283806845">
          <w:marLeft w:val="0"/>
          <w:marRight w:val="0"/>
          <w:marTop w:val="0"/>
          <w:marBottom w:val="0"/>
          <w:divBdr>
            <w:top w:val="none" w:sz="0" w:space="0" w:color="auto"/>
            <w:left w:val="none" w:sz="0" w:space="0" w:color="auto"/>
            <w:bottom w:val="none" w:sz="0" w:space="0" w:color="auto"/>
            <w:right w:val="none" w:sz="0" w:space="0" w:color="auto"/>
          </w:divBdr>
          <w:divsChild>
            <w:div w:id="626006356">
              <w:marLeft w:val="0"/>
              <w:marRight w:val="0"/>
              <w:marTop w:val="0"/>
              <w:marBottom w:val="0"/>
              <w:divBdr>
                <w:top w:val="none" w:sz="0" w:space="0" w:color="auto"/>
                <w:left w:val="none" w:sz="0" w:space="0" w:color="auto"/>
                <w:bottom w:val="none" w:sz="0" w:space="0" w:color="auto"/>
                <w:right w:val="none" w:sz="0" w:space="0" w:color="auto"/>
              </w:divBdr>
            </w:div>
            <w:div w:id="1449666902">
              <w:marLeft w:val="0"/>
              <w:marRight w:val="0"/>
              <w:marTop w:val="0"/>
              <w:marBottom w:val="0"/>
              <w:divBdr>
                <w:top w:val="none" w:sz="0" w:space="0" w:color="auto"/>
                <w:left w:val="none" w:sz="0" w:space="0" w:color="auto"/>
                <w:bottom w:val="none" w:sz="0" w:space="0" w:color="auto"/>
                <w:right w:val="none" w:sz="0" w:space="0" w:color="auto"/>
              </w:divBdr>
            </w:div>
            <w:div w:id="1998530048">
              <w:marLeft w:val="0"/>
              <w:marRight w:val="0"/>
              <w:marTop w:val="0"/>
              <w:marBottom w:val="0"/>
              <w:divBdr>
                <w:top w:val="none" w:sz="0" w:space="0" w:color="auto"/>
                <w:left w:val="none" w:sz="0" w:space="0" w:color="auto"/>
                <w:bottom w:val="none" w:sz="0" w:space="0" w:color="auto"/>
                <w:right w:val="none" w:sz="0" w:space="0" w:color="auto"/>
              </w:divBdr>
            </w:div>
          </w:divsChild>
        </w:div>
        <w:div w:id="1290748681">
          <w:marLeft w:val="0"/>
          <w:marRight w:val="0"/>
          <w:marTop w:val="0"/>
          <w:marBottom w:val="0"/>
          <w:divBdr>
            <w:top w:val="none" w:sz="0" w:space="0" w:color="auto"/>
            <w:left w:val="none" w:sz="0" w:space="0" w:color="auto"/>
            <w:bottom w:val="none" w:sz="0" w:space="0" w:color="auto"/>
            <w:right w:val="none" w:sz="0" w:space="0" w:color="auto"/>
          </w:divBdr>
          <w:divsChild>
            <w:div w:id="586035227">
              <w:marLeft w:val="0"/>
              <w:marRight w:val="0"/>
              <w:marTop w:val="0"/>
              <w:marBottom w:val="0"/>
              <w:divBdr>
                <w:top w:val="none" w:sz="0" w:space="0" w:color="auto"/>
                <w:left w:val="none" w:sz="0" w:space="0" w:color="auto"/>
                <w:bottom w:val="none" w:sz="0" w:space="0" w:color="auto"/>
                <w:right w:val="none" w:sz="0" w:space="0" w:color="auto"/>
              </w:divBdr>
            </w:div>
            <w:div w:id="604577899">
              <w:marLeft w:val="0"/>
              <w:marRight w:val="0"/>
              <w:marTop w:val="0"/>
              <w:marBottom w:val="0"/>
              <w:divBdr>
                <w:top w:val="none" w:sz="0" w:space="0" w:color="auto"/>
                <w:left w:val="none" w:sz="0" w:space="0" w:color="auto"/>
                <w:bottom w:val="none" w:sz="0" w:space="0" w:color="auto"/>
                <w:right w:val="none" w:sz="0" w:space="0" w:color="auto"/>
              </w:divBdr>
            </w:div>
            <w:div w:id="911550514">
              <w:marLeft w:val="0"/>
              <w:marRight w:val="0"/>
              <w:marTop w:val="0"/>
              <w:marBottom w:val="0"/>
              <w:divBdr>
                <w:top w:val="none" w:sz="0" w:space="0" w:color="auto"/>
                <w:left w:val="none" w:sz="0" w:space="0" w:color="auto"/>
                <w:bottom w:val="none" w:sz="0" w:space="0" w:color="auto"/>
                <w:right w:val="none" w:sz="0" w:space="0" w:color="auto"/>
              </w:divBdr>
            </w:div>
            <w:div w:id="947547172">
              <w:marLeft w:val="0"/>
              <w:marRight w:val="0"/>
              <w:marTop w:val="0"/>
              <w:marBottom w:val="0"/>
              <w:divBdr>
                <w:top w:val="none" w:sz="0" w:space="0" w:color="auto"/>
                <w:left w:val="none" w:sz="0" w:space="0" w:color="auto"/>
                <w:bottom w:val="none" w:sz="0" w:space="0" w:color="auto"/>
                <w:right w:val="none" w:sz="0" w:space="0" w:color="auto"/>
              </w:divBdr>
            </w:div>
            <w:div w:id="1016730754">
              <w:marLeft w:val="0"/>
              <w:marRight w:val="0"/>
              <w:marTop w:val="0"/>
              <w:marBottom w:val="0"/>
              <w:divBdr>
                <w:top w:val="none" w:sz="0" w:space="0" w:color="auto"/>
                <w:left w:val="none" w:sz="0" w:space="0" w:color="auto"/>
                <w:bottom w:val="none" w:sz="0" w:space="0" w:color="auto"/>
                <w:right w:val="none" w:sz="0" w:space="0" w:color="auto"/>
              </w:divBdr>
            </w:div>
            <w:div w:id="1430853434">
              <w:marLeft w:val="0"/>
              <w:marRight w:val="0"/>
              <w:marTop w:val="0"/>
              <w:marBottom w:val="0"/>
              <w:divBdr>
                <w:top w:val="none" w:sz="0" w:space="0" w:color="auto"/>
                <w:left w:val="none" w:sz="0" w:space="0" w:color="auto"/>
                <w:bottom w:val="none" w:sz="0" w:space="0" w:color="auto"/>
                <w:right w:val="none" w:sz="0" w:space="0" w:color="auto"/>
              </w:divBdr>
            </w:div>
          </w:divsChild>
        </w:div>
        <w:div w:id="1295602151">
          <w:marLeft w:val="0"/>
          <w:marRight w:val="0"/>
          <w:marTop w:val="0"/>
          <w:marBottom w:val="0"/>
          <w:divBdr>
            <w:top w:val="none" w:sz="0" w:space="0" w:color="auto"/>
            <w:left w:val="none" w:sz="0" w:space="0" w:color="auto"/>
            <w:bottom w:val="none" w:sz="0" w:space="0" w:color="auto"/>
            <w:right w:val="none" w:sz="0" w:space="0" w:color="auto"/>
          </w:divBdr>
          <w:divsChild>
            <w:div w:id="127631017">
              <w:marLeft w:val="0"/>
              <w:marRight w:val="0"/>
              <w:marTop w:val="0"/>
              <w:marBottom w:val="0"/>
              <w:divBdr>
                <w:top w:val="none" w:sz="0" w:space="0" w:color="auto"/>
                <w:left w:val="none" w:sz="0" w:space="0" w:color="auto"/>
                <w:bottom w:val="none" w:sz="0" w:space="0" w:color="auto"/>
                <w:right w:val="none" w:sz="0" w:space="0" w:color="auto"/>
              </w:divBdr>
            </w:div>
            <w:div w:id="142549089">
              <w:marLeft w:val="0"/>
              <w:marRight w:val="0"/>
              <w:marTop w:val="0"/>
              <w:marBottom w:val="0"/>
              <w:divBdr>
                <w:top w:val="none" w:sz="0" w:space="0" w:color="auto"/>
                <w:left w:val="none" w:sz="0" w:space="0" w:color="auto"/>
                <w:bottom w:val="none" w:sz="0" w:space="0" w:color="auto"/>
                <w:right w:val="none" w:sz="0" w:space="0" w:color="auto"/>
              </w:divBdr>
            </w:div>
            <w:div w:id="509487026">
              <w:marLeft w:val="0"/>
              <w:marRight w:val="0"/>
              <w:marTop w:val="0"/>
              <w:marBottom w:val="0"/>
              <w:divBdr>
                <w:top w:val="none" w:sz="0" w:space="0" w:color="auto"/>
                <w:left w:val="none" w:sz="0" w:space="0" w:color="auto"/>
                <w:bottom w:val="none" w:sz="0" w:space="0" w:color="auto"/>
                <w:right w:val="none" w:sz="0" w:space="0" w:color="auto"/>
              </w:divBdr>
            </w:div>
            <w:div w:id="1008406052">
              <w:marLeft w:val="0"/>
              <w:marRight w:val="0"/>
              <w:marTop w:val="0"/>
              <w:marBottom w:val="0"/>
              <w:divBdr>
                <w:top w:val="none" w:sz="0" w:space="0" w:color="auto"/>
                <w:left w:val="none" w:sz="0" w:space="0" w:color="auto"/>
                <w:bottom w:val="none" w:sz="0" w:space="0" w:color="auto"/>
                <w:right w:val="none" w:sz="0" w:space="0" w:color="auto"/>
              </w:divBdr>
            </w:div>
            <w:div w:id="1201743448">
              <w:marLeft w:val="0"/>
              <w:marRight w:val="0"/>
              <w:marTop w:val="0"/>
              <w:marBottom w:val="0"/>
              <w:divBdr>
                <w:top w:val="none" w:sz="0" w:space="0" w:color="auto"/>
                <w:left w:val="none" w:sz="0" w:space="0" w:color="auto"/>
                <w:bottom w:val="none" w:sz="0" w:space="0" w:color="auto"/>
                <w:right w:val="none" w:sz="0" w:space="0" w:color="auto"/>
              </w:divBdr>
            </w:div>
            <w:div w:id="1561749819">
              <w:marLeft w:val="0"/>
              <w:marRight w:val="0"/>
              <w:marTop w:val="0"/>
              <w:marBottom w:val="0"/>
              <w:divBdr>
                <w:top w:val="none" w:sz="0" w:space="0" w:color="auto"/>
                <w:left w:val="none" w:sz="0" w:space="0" w:color="auto"/>
                <w:bottom w:val="none" w:sz="0" w:space="0" w:color="auto"/>
                <w:right w:val="none" w:sz="0" w:space="0" w:color="auto"/>
              </w:divBdr>
            </w:div>
            <w:div w:id="1705709692">
              <w:marLeft w:val="0"/>
              <w:marRight w:val="0"/>
              <w:marTop w:val="0"/>
              <w:marBottom w:val="0"/>
              <w:divBdr>
                <w:top w:val="none" w:sz="0" w:space="0" w:color="auto"/>
                <w:left w:val="none" w:sz="0" w:space="0" w:color="auto"/>
                <w:bottom w:val="none" w:sz="0" w:space="0" w:color="auto"/>
                <w:right w:val="none" w:sz="0" w:space="0" w:color="auto"/>
              </w:divBdr>
            </w:div>
            <w:div w:id="1780182574">
              <w:marLeft w:val="0"/>
              <w:marRight w:val="0"/>
              <w:marTop w:val="0"/>
              <w:marBottom w:val="0"/>
              <w:divBdr>
                <w:top w:val="none" w:sz="0" w:space="0" w:color="auto"/>
                <w:left w:val="none" w:sz="0" w:space="0" w:color="auto"/>
                <w:bottom w:val="none" w:sz="0" w:space="0" w:color="auto"/>
                <w:right w:val="none" w:sz="0" w:space="0" w:color="auto"/>
              </w:divBdr>
            </w:div>
            <w:div w:id="1861770726">
              <w:marLeft w:val="0"/>
              <w:marRight w:val="0"/>
              <w:marTop w:val="0"/>
              <w:marBottom w:val="0"/>
              <w:divBdr>
                <w:top w:val="none" w:sz="0" w:space="0" w:color="auto"/>
                <w:left w:val="none" w:sz="0" w:space="0" w:color="auto"/>
                <w:bottom w:val="none" w:sz="0" w:space="0" w:color="auto"/>
                <w:right w:val="none" w:sz="0" w:space="0" w:color="auto"/>
              </w:divBdr>
            </w:div>
            <w:div w:id="2080201983">
              <w:marLeft w:val="0"/>
              <w:marRight w:val="0"/>
              <w:marTop w:val="0"/>
              <w:marBottom w:val="0"/>
              <w:divBdr>
                <w:top w:val="none" w:sz="0" w:space="0" w:color="auto"/>
                <w:left w:val="none" w:sz="0" w:space="0" w:color="auto"/>
                <w:bottom w:val="none" w:sz="0" w:space="0" w:color="auto"/>
                <w:right w:val="none" w:sz="0" w:space="0" w:color="auto"/>
              </w:divBdr>
            </w:div>
          </w:divsChild>
        </w:div>
        <w:div w:id="1340737789">
          <w:marLeft w:val="0"/>
          <w:marRight w:val="0"/>
          <w:marTop w:val="0"/>
          <w:marBottom w:val="0"/>
          <w:divBdr>
            <w:top w:val="none" w:sz="0" w:space="0" w:color="auto"/>
            <w:left w:val="none" w:sz="0" w:space="0" w:color="auto"/>
            <w:bottom w:val="none" w:sz="0" w:space="0" w:color="auto"/>
            <w:right w:val="none" w:sz="0" w:space="0" w:color="auto"/>
          </w:divBdr>
          <w:divsChild>
            <w:div w:id="1420836450">
              <w:marLeft w:val="-75"/>
              <w:marRight w:val="0"/>
              <w:marTop w:val="30"/>
              <w:marBottom w:val="30"/>
              <w:divBdr>
                <w:top w:val="none" w:sz="0" w:space="0" w:color="auto"/>
                <w:left w:val="none" w:sz="0" w:space="0" w:color="auto"/>
                <w:bottom w:val="none" w:sz="0" w:space="0" w:color="auto"/>
                <w:right w:val="none" w:sz="0" w:space="0" w:color="auto"/>
              </w:divBdr>
              <w:divsChild>
                <w:div w:id="770589540">
                  <w:marLeft w:val="0"/>
                  <w:marRight w:val="0"/>
                  <w:marTop w:val="0"/>
                  <w:marBottom w:val="0"/>
                  <w:divBdr>
                    <w:top w:val="none" w:sz="0" w:space="0" w:color="auto"/>
                    <w:left w:val="none" w:sz="0" w:space="0" w:color="auto"/>
                    <w:bottom w:val="none" w:sz="0" w:space="0" w:color="auto"/>
                    <w:right w:val="none" w:sz="0" w:space="0" w:color="auto"/>
                  </w:divBdr>
                  <w:divsChild>
                    <w:div w:id="1214583523">
                      <w:marLeft w:val="0"/>
                      <w:marRight w:val="0"/>
                      <w:marTop w:val="0"/>
                      <w:marBottom w:val="0"/>
                      <w:divBdr>
                        <w:top w:val="none" w:sz="0" w:space="0" w:color="auto"/>
                        <w:left w:val="none" w:sz="0" w:space="0" w:color="auto"/>
                        <w:bottom w:val="none" w:sz="0" w:space="0" w:color="auto"/>
                        <w:right w:val="none" w:sz="0" w:space="0" w:color="auto"/>
                      </w:divBdr>
                    </w:div>
                  </w:divsChild>
                </w:div>
                <w:div w:id="993991302">
                  <w:marLeft w:val="0"/>
                  <w:marRight w:val="0"/>
                  <w:marTop w:val="0"/>
                  <w:marBottom w:val="0"/>
                  <w:divBdr>
                    <w:top w:val="none" w:sz="0" w:space="0" w:color="auto"/>
                    <w:left w:val="none" w:sz="0" w:space="0" w:color="auto"/>
                    <w:bottom w:val="none" w:sz="0" w:space="0" w:color="auto"/>
                    <w:right w:val="none" w:sz="0" w:space="0" w:color="auto"/>
                  </w:divBdr>
                  <w:divsChild>
                    <w:div w:id="825629763">
                      <w:marLeft w:val="0"/>
                      <w:marRight w:val="0"/>
                      <w:marTop w:val="0"/>
                      <w:marBottom w:val="0"/>
                      <w:divBdr>
                        <w:top w:val="none" w:sz="0" w:space="0" w:color="auto"/>
                        <w:left w:val="none" w:sz="0" w:space="0" w:color="auto"/>
                        <w:bottom w:val="none" w:sz="0" w:space="0" w:color="auto"/>
                        <w:right w:val="none" w:sz="0" w:space="0" w:color="auto"/>
                      </w:divBdr>
                    </w:div>
                  </w:divsChild>
                </w:div>
                <w:div w:id="1559508822">
                  <w:marLeft w:val="0"/>
                  <w:marRight w:val="0"/>
                  <w:marTop w:val="0"/>
                  <w:marBottom w:val="0"/>
                  <w:divBdr>
                    <w:top w:val="none" w:sz="0" w:space="0" w:color="auto"/>
                    <w:left w:val="none" w:sz="0" w:space="0" w:color="auto"/>
                    <w:bottom w:val="none" w:sz="0" w:space="0" w:color="auto"/>
                    <w:right w:val="none" w:sz="0" w:space="0" w:color="auto"/>
                  </w:divBdr>
                  <w:divsChild>
                    <w:div w:id="1580864115">
                      <w:marLeft w:val="0"/>
                      <w:marRight w:val="0"/>
                      <w:marTop w:val="0"/>
                      <w:marBottom w:val="0"/>
                      <w:divBdr>
                        <w:top w:val="none" w:sz="0" w:space="0" w:color="auto"/>
                        <w:left w:val="none" w:sz="0" w:space="0" w:color="auto"/>
                        <w:bottom w:val="none" w:sz="0" w:space="0" w:color="auto"/>
                        <w:right w:val="none" w:sz="0" w:space="0" w:color="auto"/>
                      </w:divBdr>
                    </w:div>
                  </w:divsChild>
                </w:div>
                <w:div w:id="2052798460">
                  <w:marLeft w:val="0"/>
                  <w:marRight w:val="0"/>
                  <w:marTop w:val="0"/>
                  <w:marBottom w:val="0"/>
                  <w:divBdr>
                    <w:top w:val="none" w:sz="0" w:space="0" w:color="auto"/>
                    <w:left w:val="none" w:sz="0" w:space="0" w:color="auto"/>
                    <w:bottom w:val="none" w:sz="0" w:space="0" w:color="auto"/>
                    <w:right w:val="none" w:sz="0" w:space="0" w:color="auto"/>
                  </w:divBdr>
                  <w:divsChild>
                    <w:div w:id="5557756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46784148">
          <w:marLeft w:val="0"/>
          <w:marRight w:val="0"/>
          <w:marTop w:val="0"/>
          <w:marBottom w:val="0"/>
          <w:divBdr>
            <w:top w:val="none" w:sz="0" w:space="0" w:color="auto"/>
            <w:left w:val="none" w:sz="0" w:space="0" w:color="auto"/>
            <w:bottom w:val="none" w:sz="0" w:space="0" w:color="auto"/>
            <w:right w:val="none" w:sz="0" w:space="0" w:color="auto"/>
          </w:divBdr>
          <w:divsChild>
            <w:div w:id="429855539">
              <w:marLeft w:val="0"/>
              <w:marRight w:val="0"/>
              <w:marTop w:val="0"/>
              <w:marBottom w:val="0"/>
              <w:divBdr>
                <w:top w:val="none" w:sz="0" w:space="0" w:color="auto"/>
                <w:left w:val="none" w:sz="0" w:space="0" w:color="auto"/>
                <w:bottom w:val="none" w:sz="0" w:space="0" w:color="auto"/>
                <w:right w:val="none" w:sz="0" w:space="0" w:color="auto"/>
              </w:divBdr>
            </w:div>
            <w:div w:id="440883935">
              <w:marLeft w:val="0"/>
              <w:marRight w:val="0"/>
              <w:marTop w:val="0"/>
              <w:marBottom w:val="0"/>
              <w:divBdr>
                <w:top w:val="none" w:sz="0" w:space="0" w:color="auto"/>
                <w:left w:val="none" w:sz="0" w:space="0" w:color="auto"/>
                <w:bottom w:val="none" w:sz="0" w:space="0" w:color="auto"/>
                <w:right w:val="none" w:sz="0" w:space="0" w:color="auto"/>
              </w:divBdr>
            </w:div>
            <w:div w:id="1791974432">
              <w:marLeft w:val="0"/>
              <w:marRight w:val="0"/>
              <w:marTop w:val="0"/>
              <w:marBottom w:val="0"/>
              <w:divBdr>
                <w:top w:val="none" w:sz="0" w:space="0" w:color="auto"/>
                <w:left w:val="none" w:sz="0" w:space="0" w:color="auto"/>
                <w:bottom w:val="none" w:sz="0" w:space="0" w:color="auto"/>
                <w:right w:val="none" w:sz="0" w:space="0" w:color="auto"/>
              </w:divBdr>
            </w:div>
          </w:divsChild>
        </w:div>
        <w:div w:id="1398281438">
          <w:marLeft w:val="0"/>
          <w:marRight w:val="0"/>
          <w:marTop w:val="0"/>
          <w:marBottom w:val="0"/>
          <w:divBdr>
            <w:top w:val="none" w:sz="0" w:space="0" w:color="auto"/>
            <w:left w:val="none" w:sz="0" w:space="0" w:color="auto"/>
            <w:bottom w:val="none" w:sz="0" w:space="0" w:color="auto"/>
            <w:right w:val="none" w:sz="0" w:space="0" w:color="auto"/>
          </w:divBdr>
          <w:divsChild>
            <w:div w:id="586185472">
              <w:marLeft w:val="-75"/>
              <w:marRight w:val="0"/>
              <w:marTop w:val="30"/>
              <w:marBottom w:val="30"/>
              <w:divBdr>
                <w:top w:val="none" w:sz="0" w:space="0" w:color="auto"/>
                <w:left w:val="none" w:sz="0" w:space="0" w:color="auto"/>
                <w:bottom w:val="none" w:sz="0" w:space="0" w:color="auto"/>
                <w:right w:val="none" w:sz="0" w:space="0" w:color="auto"/>
              </w:divBdr>
              <w:divsChild>
                <w:div w:id="243537988">
                  <w:marLeft w:val="0"/>
                  <w:marRight w:val="0"/>
                  <w:marTop w:val="0"/>
                  <w:marBottom w:val="0"/>
                  <w:divBdr>
                    <w:top w:val="none" w:sz="0" w:space="0" w:color="auto"/>
                    <w:left w:val="none" w:sz="0" w:space="0" w:color="auto"/>
                    <w:bottom w:val="none" w:sz="0" w:space="0" w:color="auto"/>
                    <w:right w:val="none" w:sz="0" w:space="0" w:color="auto"/>
                  </w:divBdr>
                  <w:divsChild>
                    <w:div w:id="311833530">
                      <w:marLeft w:val="0"/>
                      <w:marRight w:val="0"/>
                      <w:marTop w:val="0"/>
                      <w:marBottom w:val="0"/>
                      <w:divBdr>
                        <w:top w:val="none" w:sz="0" w:space="0" w:color="auto"/>
                        <w:left w:val="none" w:sz="0" w:space="0" w:color="auto"/>
                        <w:bottom w:val="none" w:sz="0" w:space="0" w:color="auto"/>
                        <w:right w:val="none" w:sz="0" w:space="0" w:color="auto"/>
                      </w:divBdr>
                    </w:div>
                  </w:divsChild>
                </w:div>
                <w:div w:id="432943288">
                  <w:marLeft w:val="0"/>
                  <w:marRight w:val="0"/>
                  <w:marTop w:val="0"/>
                  <w:marBottom w:val="0"/>
                  <w:divBdr>
                    <w:top w:val="none" w:sz="0" w:space="0" w:color="auto"/>
                    <w:left w:val="none" w:sz="0" w:space="0" w:color="auto"/>
                    <w:bottom w:val="none" w:sz="0" w:space="0" w:color="auto"/>
                    <w:right w:val="none" w:sz="0" w:space="0" w:color="auto"/>
                  </w:divBdr>
                  <w:divsChild>
                    <w:div w:id="1126238850">
                      <w:marLeft w:val="0"/>
                      <w:marRight w:val="0"/>
                      <w:marTop w:val="0"/>
                      <w:marBottom w:val="0"/>
                      <w:divBdr>
                        <w:top w:val="none" w:sz="0" w:space="0" w:color="auto"/>
                        <w:left w:val="none" w:sz="0" w:space="0" w:color="auto"/>
                        <w:bottom w:val="none" w:sz="0" w:space="0" w:color="auto"/>
                        <w:right w:val="none" w:sz="0" w:space="0" w:color="auto"/>
                      </w:divBdr>
                    </w:div>
                  </w:divsChild>
                </w:div>
                <w:div w:id="477499349">
                  <w:marLeft w:val="0"/>
                  <w:marRight w:val="0"/>
                  <w:marTop w:val="0"/>
                  <w:marBottom w:val="0"/>
                  <w:divBdr>
                    <w:top w:val="none" w:sz="0" w:space="0" w:color="auto"/>
                    <w:left w:val="none" w:sz="0" w:space="0" w:color="auto"/>
                    <w:bottom w:val="none" w:sz="0" w:space="0" w:color="auto"/>
                    <w:right w:val="none" w:sz="0" w:space="0" w:color="auto"/>
                  </w:divBdr>
                  <w:divsChild>
                    <w:div w:id="1073814330">
                      <w:marLeft w:val="0"/>
                      <w:marRight w:val="0"/>
                      <w:marTop w:val="0"/>
                      <w:marBottom w:val="0"/>
                      <w:divBdr>
                        <w:top w:val="none" w:sz="0" w:space="0" w:color="auto"/>
                        <w:left w:val="none" w:sz="0" w:space="0" w:color="auto"/>
                        <w:bottom w:val="none" w:sz="0" w:space="0" w:color="auto"/>
                        <w:right w:val="none" w:sz="0" w:space="0" w:color="auto"/>
                      </w:divBdr>
                    </w:div>
                  </w:divsChild>
                </w:div>
                <w:div w:id="1297301560">
                  <w:marLeft w:val="0"/>
                  <w:marRight w:val="0"/>
                  <w:marTop w:val="0"/>
                  <w:marBottom w:val="0"/>
                  <w:divBdr>
                    <w:top w:val="none" w:sz="0" w:space="0" w:color="auto"/>
                    <w:left w:val="none" w:sz="0" w:space="0" w:color="auto"/>
                    <w:bottom w:val="none" w:sz="0" w:space="0" w:color="auto"/>
                    <w:right w:val="none" w:sz="0" w:space="0" w:color="auto"/>
                  </w:divBdr>
                  <w:divsChild>
                    <w:div w:id="17511959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11268307">
          <w:marLeft w:val="0"/>
          <w:marRight w:val="0"/>
          <w:marTop w:val="0"/>
          <w:marBottom w:val="0"/>
          <w:divBdr>
            <w:top w:val="none" w:sz="0" w:space="0" w:color="auto"/>
            <w:left w:val="none" w:sz="0" w:space="0" w:color="auto"/>
            <w:bottom w:val="none" w:sz="0" w:space="0" w:color="auto"/>
            <w:right w:val="none" w:sz="0" w:space="0" w:color="auto"/>
          </w:divBdr>
          <w:divsChild>
            <w:div w:id="578487467">
              <w:marLeft w:val="0"/>
              <w:marRight w:val="0"/>
              <w:marTop w:val="0"/>
              <w:marBottom w:val="0"/>
              <w:divBdr>
                <w:top w:val="none" w:sz="0" w:space="0" w:color="auto"/>
                <w:left w:val="none" w:sz="0" w:space="0" w:color="auto"/>
                <w:bottom w:val="none" w:sz="0" w:space="0" w:color="auto"/>
                <w:right w:val="none" w:sz="0" w:space="0" w:color="auto"/>
              </w:divBdr>
            </w:div>
            <w:div w:id="588855482">
              <w:marLeft w:val="0"/>
              <w:marRight w:val="0"/>
              <w:marTop w:val="0"/>
              <w:marBottom w:val="0"/>
              <w:divBdr>
                <w:top w:val="none" w:sz="0" w:space="0" w:color="auto"/>
                <w:left w:val="none" w:sz="0" w:space="0" w:color="auto"/>
                <w:bottom w:val="none" w:sz="0" w:space="0" w:color="auto"/>
                <w:right w:val="none" w:sz="0" w:space="0" w:color="auto"/>
              </w:divBdr>
            </w:div>
            <w:div w:id="743406628">
              <w:marLeft w:val="0"/>
              <w:marRight w:val="0"/>
              <w:marTop w:val="0"/>
              <w:marBottom w:val="0"/>
              <w:divBdr>
                <w:top w:val="none" w:sz="0" w:space="0" w:color="auto"/>
                <w:left w:val="none" w:sz="0" w:space="0" w:color="auto"/>
                <w:bottom w:val="none" w:sz="0" w:space="0" w:color="auto"/>
                <w:right w:val="none" w:sz="0" w:space="0" w:color="auto"/>
              </w:divBdr>
            </w:div>
            <w:div w:id="1519388587">
              <w:marLeft w:val="0"/>
              <w:marRight w:val="0"/>
              <w:marTop w:val="0"/>
              <w:marBottom w:val="0"/>
              <w:divBdr>
                <w:top w:val="none" w:sz="0" w:space="0" w:color="auto"/>
                <w:left w:val="none" w:sz="0" w:space="0" w:color="auto"/>
                <w:bottom w:val="none" w:sz="0" w:space="0" w:color="auto"/>
                <w:right w:val="none" w:sz="0" w:space="0" w:color="auto"/>
              </w:divBdr>
            </w:div>
            <w:div w:id="1546091519">
              <w:marLeft w:val="0"/>
              <w:marRight w:val="0"/>
              <w:marTop w:val="0"/>
              <w:marBottom w:val="0"/>
              <w:divBdr>
                <w:top w:val="none" w:sz="0" w:space="0" w:color="auto"/>
                <w:left w:val="none" w:sz="0" w:space="0" w:color="auto"/>
                <w:bottom w:val="none" w:sz="0" w:space="0" w:color="auto"/>
                <w:right w:val="none" w:sz="0" w:space="0" w:color="auto"/>
              </w:divBdr>
            </w:div>
          </w:divsChild>
        </w:div>
        <w:div w:id="1419446112">
          <w:marLeft w:val="0"/>
          <w:marRight w:val="0"/>
          <w:marTop w:val="0"/>
          <w:marBottom w:val="0"/>
          <w:divBdr>
            <w:top w:val="none" w:sz="0" w:space="0" w:color="auto"/>
            <w:left w:val="none" w:sz="0" w:space="0" w:color="auto"/>
            <w:bottom w:val="none" w:sz="0" w:space="0" w:color="auto"/>
            <w:right w:val="none" w:sz="0" w:space="0" w:color="auto"/>
          </w:divBdr>
          <w:divsChild>
            <w:div w:id="374893557">
              <w:marLeft w:val="0"/>
              <w:marRight w:val="0"/>
              <w:marTop w:val="0"/>
              <w:marBottom w:val="0"/>
              <w:divBdr>
                <w:top w:val="none" w:sz="0" w:space="0" w:color="auto"/>
                <w:left w:val="none" w:sz="0" w:space="0" w:color="auto"/>
                <w:bottom w:val="none" w:sz="0" w:space="0" w:color="auto"/>
                <w:right w:val="none" w:sz="0" w:space="0" w:color="auto"/>
              </w:divBdr>
            </w:div>
            <w:div w:id="471794951">
              <w:marLeft w:val="0"/>
              <w:marRight w:val="0"/>
              <w:marTop w:val="0"/>
              <w:marBottom w:val="0"/>
              <w:divBdr>
                <w:top w:val="none" w:sz="0" w:space="0" w:color="auto"/>
                <w:left w:val="none" w:sz="0" w:space="0" w:color="auto"/>
                <w:bottom w:val="none" w:sz="0" w:space="0" w:color="auto"/>
                <w:right w:val="none" w:sz="0" w:space="0" w:color="auto"/>
              </w:divBdr>
            </w:div>
            <w:div w:id="839586894">
              <w:marLeft w:val="0"/>
              <w:marRight w:val="0"/>
              <w:marTop w:val="0"/>
              <w:marBottom w:val="0"/>
              <w:divBdr>
                <w:top w:val="none" w:sz="0" w:space="0" w:color="auto"/>
                <w:left w:val="none" w:sz="0" w:space="0" w:color="auto"/>
                <w:bottom w:val="none" w:sz="0" w:space="0" w:color="auto"/>
                <w:right w:val="none" w:sz="0" w:space="0" w:color="auto"/>
              </w:divBdr>
            </w:div>
            <w:div w:id="880633429">
              <w:marLeft w:val="0"/>
              <w:marRight w:val="0"/>
              <w:marTop w:val="0"/>
              <w:marBottom w:val="0"/>
              <w:divBdr>
                <w:top w:val="none" w:sz="0" w:space="0" w:color="auto"/>
                <w:left w:val="none" w:sz="0" w:space="0" w:color="auto"/>
                <w:bottom w:val="none" w:sz="0" w:space="0" w:color="auto"/>
                <w:right w:val="none" w:sz="0" w:space="0" w:color="auto"/>
              </w:divBdr>
            </w:div>
            <w:div w:id="910164788">
              <w:marLeft w:val="0"/>
              <w:marRight w:val="0"/>
              <w:marTop w:val="0"/>
              <w:marBottom w:val="0"/>
              <w:divBdr>
                <w:top w:val="none" w:sz="0" w:space="0" w:color="auto"/>
                <w:left w:val="none" w:sz="0" w:space="0" w:color="auto"/>
                <w:bottom w:val="none" w:sz="0" w:space="0" w:color="auto"/>
                <w:right w:val="none" w:sz="0" w:space="0" w:color="auto"/>
              </w:divBdr>
            </w:div>
            <w:div w:id="1495148979">
              <w:marLeft w:val="0"/>
              <w:marRight w:val="0"/>
              <w:marTop w:val="0"/>
              <w:marBottom w:val="0"/>
              <w:divBdr>
                <w:top w:val="none" w:sz="0" w:space="0" w:color="auto"/>
                <w:left w:val="none" w:sz="0" w:space="0" w:color="auto"/>
                <w:bottom w:val="none" w:sz="0" w:space="0" w:color="auto"/>
                <w:right w:val="none" w:sz="0" w:space="0" w:color="auto"/>
              </w:divBdr>
            </w:div>
            <w:div w:id="1937974870">
              <w:marLeft w:val="0"/>
              <w:marRight w:val="0"/>
              <w:marTop w:val="0"/>
              <w:marBottom w:val="0"/>
              <w:divBdr>
                <w:top w:val="none" w:sz="0" w:space="0" w:color="auto"/>
                <w:left w:val="none" w:sz="0" w:space="0" w:color="auto"/>
                <w:bottom w:val="none" w:sz="0" w:space="0" w:color="auto"/>
                <w:right w:val="none" w:sz="0" w:space="0" w:color="auto"/>
              </w:divBdr>
            </w:div>
          </w:divsChild>
        </w:div>
        <w:div w:id="1423137254">
          <w:marLeft w:val="0"/>
          <w:marRight w:val="0"/>
          <w:marTop w:val="0"/>
          <w:marBottom w:val="0"/>
          <w:divBdr>
            <w:top w:val="none" w:sz="0" w:space="0" w:color="auto"/>
            <w:left w:val="none" w:sz="0" w:space="0" w:color="auto"/>
            <w:bottom w:val="none" w:sz="0" w:space="0" w:color="auto"/>
            <w:right w:val="none" w:sz="0" w:space="0" w:color="auto"/>
          </w:divBdr>
        </w:div>
        <w:div w:id="1487742676">
          <w:marLeft w:val="0"/>
          <w:marRight w:val="0"/>
          <w:marTop w:val="0"/>
          <w:marBottom w:val="0"/>
          <w:divBdr>
            <w:top w:val="none" w:sz="0" w:space="0" w:color="auto"/>
            <w:left w:val="none" w:sz="0" w:space="0" w:color="auto"/>
            <w:bottom w:val="none" w:sz="0" w:space="0" w:color="auto"/>
            <w:right w:val="none" w:sz="0" w:space="0" w:color="auto"/>
          </w:divBdr>
          <w:divsChild>
            <w:div w:id="1637298242">
              <w:marLeft w:val="-75"/>
              <w:marRight w:val="0"/>
              <w:marTop w:val="30"/>
              <w:marBottom w:val="30"/>
              <w:divBdr>
                <w:top w:val="none" w:sz="0" w:space="0" w:color="auto"/>
                <w:left w:val="none" w:sz="0" w:space="0" w:color="auto"/>
                <w:bottom w:val="none" w:sz="0" w:space="0" w:color="auto"/>
                <w:right w:val="none" w:sz="0" w:space="0" w:color="auto"/>
              </w:divBdr>
              <w:divsChild>
                <w:div w:id="1274362908">
                  <w:marLeft w:val="0"/>
                  <w:marRight w:val="0"/>
                  <w:marTop w:val="0"/>
                  <w:marBottom w:val="0"/>
                  <w:divBdr>
                    <w:top w:val="none" w:sz="0" w:space="0" w:color="auto"/>
                    <w:left w:val="none" w:sz="0" w:space="0" w:color="auto"/>
                    <w:bottom w:val="none" w:sz="0" w:space="0" w:color="auto"/>
                    <w:right w:val="none" w:sz="0" w:space="0" w:color="auto"/>
                  </w:divBdr>
                  <w:divsChild>
                    <w:div w:id="1391734365">
                      <w:marLeft w:val="0"/>
                      <w:marRight w:val="0"/>
                      <w:marTop w:val="0"/>
                      <w:marBottom w:val="0"/>
                      <w:divBdr>
                        <w:top w:val="none" w:sz="0" w:space="0" w:color="auto"/>
                        <w:left w:val="none" w:sz="0" w:space="0" w:color="auto"/>
                        <w:bottom w:val="none" w:sz="0" w:space="0" w:color="auto"/>
                        <w:right w:val="none" w:sz="0" w:space="0" w:color="auto"/>
                      </w:divBdr>
                    </w:div>
                  </w:divsChild>
                </w:div>
                <w:div w:id="1293827375">
                  <w:marLeft w:val="0"/>
                  <w:marRight w:val="0"/>
                  <w:marTop w:val="0"/>
                  <w:marBottom w:val="0"/>
                  <w:divBdr>
                    <w:top w:val="none" w:sz="0" w:space="0" w:color="auto"/>
                    <w:left w:val="none" w:sz="0" w:space="0" w:color="auto"/>
                    <w:bottom w:val="none" w:sz="0" w:space="0" w:color="auto"/>
                    <w:right w:val="none" w:sz="0" w:space="0" w:color="auto"/>
                  </w:divBdr>
                  <w:divsChild>
                    <w:div w:id="1702701985">
                      <w:marLeft w:val="0"/>
                      <w:marRight w:val="0"/>
                      <w:marTop w:val="0"/>
                      <w:marBottom w:val="0"/>
                      <w:divBdr>
                        <w:top w:val="none" w:sz="0" w:space="0" w:color="auto"/>
                        <w:left w:val="none" w:sz="0" w:space="0" w:color="auto"/>
                        <w:bottom w:val="none" w:sz="0" w:space="0" w:color="auto"/>
                        <w:right w:val="none" w:sz="0" w:space="0" w:color="auto"/>
                      </w:divBdr>
                    </w:div>
                  </w:divsChild>
                </w:div>
                <w:div w:id="1526018694">
                  <w:marLeft w:val="0"/>
                  <w:marRight w:val="0"/>
                  <w:marTop w:val="0"/>
                  <w:marBottom w:val="0"/>
                  <w:divBdr>
                    <w:top w:val="none" w:sz="0" w:space="0" w:color="auto"/>
                    <w:left w:val="none" w:sz="0" w:space="0" w:color="auto"/>
                    <w:bottom w:val="none" w:sz="0" w:space="0" w:color="auto"/>
                    <w:right w:val="none" w:sz="0" w:space="0" w:color="auto"/>
                  </w:divBdr>
                  <w:divsChild>
                    <w:div w:id="1477144012">
                      <w:marLeft w:val="0"/>
                      <w:marRight w:val="0"/>
                      <w:marTop w:val="0"/>
                      <w:marBottom w:val="0"/>
                      <w:divBdr>
                        <w:top w:val="none" w:sz="0" w:space="0" w:color="auto"/>
                        <w:left w:val="none" w:sz="0" w:space="0" w:color="auto"/>
                        <w:bottom w:val="none" w:sz="0" w:space="0" w:color="auto"/>
                        <w:right w:val="none" w:sz="0" w:space="0" w:color="auto"/>
                      </w:divBdr>
                    </w:div>
                  </w:divsChild>
                </w:div>
                <w:div w:id="1914075655">
                  <w:marLeft w:val="0"/>
                  <w:marRight w:val="0"/>
                  <w:marTop w:val="0"/>
                  <w:marBottom w:val="0"/>
                  <w:divBdr>
                    <w:top w:val="none" w:sz="0" w:space="0" w:color="auto"/>
                    <w:left w:val="none" w:sz="0" w:space="0" w:color="auto"/>
                    <w:bottom w:val="none" w:sz="0" w:space="0" w:color="auto"/>
                    <w:right w:val="none" w:sz="0" w:space="0" w:color="auto"/>
                  </w:divBdr>
                  <w:divsChild>
                    <w:div w:id="5146162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19464090">
          <w:marLeft w:val="0"/>
          <w:marRight w:val="0"/>
          <w:marTop w:val="0"/>
          <w:marBottom w:val="0"/>
          <w:divBdr>
            <w:top w:val="none" w:sz="0" w:space="0" w:color="auto"/>
            <w:left w:val="none" w:sz="0" w:space="0" w:color="auto"/>
            <w:bottom w:val="none" w:sz="0" w:space="0" w:color="auto"/>
            <w:right w:val="none" w:sz="0" w:space="0" w:color="auto"/>
          </w:divBdr>
        </w:div>
        <w:div w:id="1527794803">
          <w:marLeft w:val="0"/>
          <w:marRight w:val="0"/>
          <w:marTop w:val="0"/>
          <w:marBottom w:val="0"/>
          <w:divBdr>
            <w:top w:val="none" w:sz="0" w:space="0" w:color="auto"/>
            <w:left w:val="none" w:sz="0" w:space="0" w:color="auto"/>
            <w:bottom w:val="none" w:sz="0" w:space="0" w:color="auto"/>
            <w:right w:val="none" w:sz="0" w:space="0" w:color="auto"/>
          </w:divBdr>
          <w:divsChild>
            <w:div w:id="1260022673">
              <w:marLeft w:val="0"/>
              <w:marRight w:val="0"/>
              <w:marTop w:val="0"/>
              <w:marBottom w:val="0"/>
              <w:divBdr>
                <w:top w:val="none" w:sz="0" w:space="0" w:color="auto"/>
                <w:left w:val="none" w:sz="0" w:space="0" w:color="auto"/>
                <w:bottom w:val="none" w:sz="0" w:space="0" w:color="auto"/>
                <w:right w:val="none" w:sz="0" w:space="0" w:color="auto"/>
              </w:divBdr>
            </w:div>
            <w:div w:id="1677998830">
              <w:marLeft w:val="0"/>
              <w:marRight w:val="0"/>
              <w:marTop w:val="0"/>
              <w:marBottom w:val="0"/>
              <w:divBdr>
                <w:top w:val="none" w:sz="0" w:space="0" w:color="auto"/>
                <w:left w:val="none" w:sz="0" w:space="0" w:color="auto"/>
                <w:bottom w:val="none" w:sz="0" w:space="0" w:color="auto"/>
                <w:right w:val="none" w:sz="0" w:space="0" w:color="auto"/>
              </w:divBdr>
            </w:div>
            <w:div w:id="1758284110">
              <w:marLeft w:val="0"/>
              <w:marRight w:val="0"/>
              <w:marTop w:val="0"/>
              <w:marBottom w:val="0"/>
              <w:divBdr>
                <w:top w:val="none" w:sz="0" w:space="0" w:color="auto"/>
                <w:left w:val="none" w:sz="0" w:space="0" w:color="auto"/>
                <w:bottom w:val="none" w:sz="0" w:space="0" w:color="auto"/>
                <w:right w:val="none" w:sz="0" w:space="0" w:color="auto"/>
              </w:divBdr>
            </w:div>
          </w:divsChild>
        </w:div>
        <w:div w:id="1528250755">
          <w:marLeft w:val="0"/>
          <w:marRight w:val="0"/>
          <w:marTop w:val="0"/>
          <w:marBottom w:val="0"/>
          <w:divBdr>
            <w:top w:val="none" w:sz="0" w:space="0" w:color="auto"/>
            <w:left w:val="none" w:sz="0" w:space="0" w:color="auto"/>
            <w:bottom w:val="none" w:sz="0" w:space="0" w:color="auto"/>
            <w:right w:val="none" w:sz="0" w:space="0" w:color="auto"/>
          </w:divBdr>
          <w:divsChild>
            <w:div w:id="26490846">
              <w:marLeft w:val="0"/>
              <w:marRight w:val="0"/>
              <w:marTop w:val="0"/>
              <w:marBottom w:val="0"/>
              <w:divBdr>
                <w:top w:val="none" w:sz="0" w:space="0" w:color="auto"/>
                <w:left w:val="none" w:sz="0" w:space="0" w:color="auto"/>
                <w:bottom w:val="none" w:sz="0" w:space="0" w:color="auto"/>
                <w:right w:val="none" w:sz="0" w:space="0" w:color="auto"/>
              </w:divBdr>
            </w:div>
            <w:div w:id="969439747">
              <w:marLeft w:val="0"/>
              <w:marRight w:val="0"/>
              <w:marTop w:val="0"/>
              <w:marBottom w:val="0"/>
              <w:divBdr>
                <w:top w:val="none" w:sz="0" w:space="0" w:color="auto"/>
                <w:left w:val="none" w:sz="0" w:space="0" w:color="auto"/>
                <w:bottom w:val="none" w:sz="0" w:space="0" w:color="auto"/>
                <w:right w:val="none" w:sz="0" w:space="0" w:color="auto"/>
              </w:divBdr>
            </w:div>
            <w:div w:id="1006051863">
              <w:marLeft w:val="0"/>
              <w:marRight w:val="0"/>
              <w:marTop w:val="0"/>
              <w:marBottom w:val="0"/>
              <w:divBdr>
                <w:top w:val="none" w:sz="0" w:space="0" w:color="auto"/>
                <w:left w:val="none" w:sz="0" w:space="0" w:color="auto"/>
                <w:bottom w:val="none" w:sz="0" w:space="0" w:color="auto"/>
                <w:right w:val="none" w:sz="0" w:space="0" w:color="auto"/>
              </w:divBdr>
            </w:div>
            <w:div w:id="1043140734">
              <w:marLeft w:val="0"/>
              <w:marRight w:val="0"/>
              <w:marTop w:val="0"/>
              <w:marBottom w:val="0"/>
              <w:divBdr>
                <w:top w:val="none" w:sz="0" w:space="0" w:color="auto"/>
                <w:left w:val="none" w:sz="0" w:space="0" w:color="auto"/>
                <w:bottom w:val="none" w:sz="0" w:space="0" w:color="auto"/>
                <w:right w:val="none" w:sz="0" w:space="0" w:color="auto"/>
              </w:divBdr>
            </w:div>
            <w:div w:id="1644122096">
              <w:marLeft w:val="0"/>
              <w:marRight w:val="0"/>
              <w:marTop w:val="0"/>
              <w:marBottom w:val="0"/>
              <w:divBdr>
                <w:top w:val="none" w:sz="0" w:space="0" w:color="auto"/>
                <w:left w:val="none" w:sz="0" w:space="0" w:color="auto"/>
                <w:bottom w:val="none" w:sz="0" w:space="0" w:color="auto"/>
                <w:right w:val="none" w:sz="0" w:space="0" w:color="auto"/>
              </w:divBdr>
            </w:div>
          </w:divsChild>
        </w:div>
        <w:div w:id="1540583662">
          <w:marLeft w:val="0"/>
          <w:marRight w:val="0"/>
          <w:marTop w:val="0"/>
          <w:marBottom w:val="0"/>
          <w:divBdr>
            <w:top w:val="none" w:sz="0" w:space="0" w:color="auto"/>
            <w:left w:val="none" w:sz="0" w:space="0" w:color="auto"/>
            <w:bottom w:val="none" w:sz="0" w:space="0" w:color="auto"/>
            <w:right w:val="none" w:sz="0" w:space="0" w:color="auto"/>
          </w:divBdr>
          <w:divsChild>
            <w:div w:id="183249074">
              <w:marLeft w:val="-75"/>
              <w:marRight w:val="0"/>
              <w:marTop w:val="30"/>
              <w:marBottom w:val="30"/>
              <w:divBdr>
                <w:top w:val="none" w:sz="0" w:space="0" w:color="auto"/>
                <w:left w:val="none" w:sz="0" w:space="0" w:color="auto"/>
                <w:bottom w:val="none" w:sz="0" w:space="0" w:color="auto"/>
                <w:right w:val="none" w:sz="0" w:space="0" w:color="auto"/>
              </w:divBdr>
              <w:divsChild>
                <w:div w:id="346834916">
                  <w:marLeft w:val="0"/>
                  <w:marRight w:val="0"/>
                  <w:marTop w:val="0"/>
                  <w:marBottom w:val="0"/>
                  <w:divBdr>
                    <w:top w:val="none" w:sz="0" w:space="0" w:color="auto"/>
                    <w:left w:val="none" w:sz="0" w:space="0" w:color="auto"/>
                    <w:bottom w:val="none" w:sz="0" w:space="0" w:color="auto"/>
                    <w:right w:val="none" w:sz="0" w:space="0" w:color="auto"/>
                  </w:divBdr>
                  <w:divsChild>
                    <w:div w:id="1417821335">
                      <w:marLeft w:val="0"/>
                      <w:marRight w:val="0"/>
                      <w:marTop w:val="0"/>
                      <w:marBottom w:val="0"/>
                      <w:divBdr>
                        <w:top w:val="none" w:sz="0" w:space="0" w:color="auto"/>
                        <w:left w:val="none" w:sz="0" w:space="0" w:color="auto"/>
                        <w:bottom w:val="none" w:sz="0" w:space="0" w:color="auto"/>
                        <w:right w:val="none" w:sz="0" w:space="0" w:color="auto"/>
                      </w:divBdr>
                    </w:div>
                  </w:divsChild>
                </w:div>
                <w:div w:id="790712961">
                  <w:marLeft w:val="0"/>
                  <w:marRight w:val="0"/>
                  <w:marTop w:val="0"/>
                  <w:marBottom w:val="0"/>
                  <w:divBdr>
                    <w:top w:val="none" w:sz="0" w:space="0" w:color="auto"/>
                    <w:left w:val="none" w:sz="0" w:space="0" w:color="auto"/>
                    <w:bottom w:val="none" w:sz="0" w:space="0" w:color="auto"/>
                    <w:right w:val="none" w:sz="0" w:space="0" w:color="auto"/>
                  </w:divBdr>
                  <w:divsChild>
                    <w:div w:id="307251867">
                      <w:marLeft w:val="0"/>
                      <w:marRight w:val="0"/>
                      <w:marTop w:val="0"/>
                      <w:marBottom w:val="0"/>
                      <w:divBdr>
                        <w:top w:val="none" w:sz="0" w:space="0" w:color="auto"/>
                        <w:left w:val="none" w:sz="0" w:space="0" w:color="auto"/>
                        <w:bottom w:val="none" w:sz="0" w:space="0" w:color="auto"/>
                        <w:right w:val="none" w:sz="0" w:space="0" w:color="auto"/>
                      </w:divBdr>
                    </w:div>
                  </w:divsChild>
                </w:div>
                <w:div w:id="1116144479">
                  <w:marLeft w:val="0"/>
                  <w:marRight w:val="0"/>
                  <w:marTop w:val="0"/>
                  <w:marBottom w:val="0"/>
                  <w:divBdr>
                    <w:top w:val="none" w:sz="0" w:space="0" w:color="auto"/>
                    <w:left w:val="none" w:sz="0" w:space="0" w:color="auto"/>
                    <w:bottom w:val="none" w:sz="0" w:space="0" w:color="auto"/>
                    <w:right w:val="none" w:sz="0" w:space="0" w:color="auto"/>
                  </w:divBdr>
                  <w:divsChild>
                    <w:div w:id="1383169865">
                      <w:marLeft w:val="0"/>
                      <w:marRight w:val="0"/>
                      <w:marTop w:val="0"/>
                      <w:marBottom w:val="0"/>
                      <w:divBdr>
                        <w:top w:val="none" w:sz="0" w:space="0" w:color="auto"/>
                        <w:left w:val="none" w:sz="0" w:space="0" w:color="auto"/>
                        <w:bottom w:val="none" w:sz="0" w:space="0" w:color="auto"/>
                        <w:right w:val="none" w:sz="0" w:space="0" w:color="auto"/>
                      </w:divBdr>
                    </w:div>
                  </w:divsChild>
                </w:div>
                <w:div w:id="1535773320">
                  <w:marLeft w:val="0"/>
                  <w:marRight w:val="0"/>
                  <w:marTop w:val="0"/>
                  <w:marBottom w:val="0"/>
                  <w:divBdr>
                    <w:top w:val="none" w:sz="0" w:space="0" w:color="auto"/>
                    <w:left w:val="none" w:sz="0" w:space="0" w:color="auto"/>
                    <w:bottom w:val="none" w:sz="0" w:space="0" w:color="auto"/>
                    <w:right w:val="none" w:sz="0" w:space="0" w:color="auto"/>
                  </w:divBdr>
                  <w:divsChild>
                    <w:div w:id="13878775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43514973">
          <w:marLeft w:val="0"/>
          <w:marRight w:val="0"/>
          <w:marTop w:val="0"/>
          <w:marBottom w:val="0"/>
          <w:divBdr>
            <w:top w:val="none" w:sz="0" w:space="0" w:color="auto"/>
            <w:left w:val="none" w:sz="0" w:space="0" w:color="auto"/>
            <w:bottom w:val="none" w:sz="0" w:space="0" w:color="auto"/>
            <w:right w:val="none" w:sz="0" w:space="0" w:color="auto"/>
          </w:divBdr>
          <w:divsChild>
            <w:div w:id="1103257850">
              <w:marLeft w:val="0"/>
              <w:marRight w:val="0"/>
              <w:marTop w:val="0"/>
              <w:marBottom w:val="0"/>
              <w:divBdr>
                <w:top w:val="none" w:sz="0" w:space="0" w:color="auto"/>
                <w:left w:val="none" w:sz="0" w:space="0" w:color="auto"/>
                <w:bottom w:val="none" w:sz="0" w:space="0" w:color="auto"/>
                <w:right w:val="none" w:sz="0" w:space="0" w:color="auto"/>
              </w:divBdr>
            </w:div>
            <w:div w:id="1267225174">
              <w:marLeft w:val="0"/>
              <w:marRight w:val="0"/>
              <w:marTop w:val="0"/>
              <w:marBottom w:val="0"/>
              <w:divBdr>
                <w:top w:val="none" w:sz="0" w:space="0" w:color="auto"/>
                <w:left w:val="none" w:sz="0" w:space="0" w:color="auto"/>
                <w:bottom w:val="none" w:sz="0" w:space="0" w:color="auto"/>
                <w:right w:val="none" w:sz="0" w:space="0" w:color="auto"/>
              </w:divBdr>
            </w:div>
            <w:div w:id="1485658263">
              <w:marLeft w:val="0"/>
              <w:marRight w:val="0"/>
              <w:marTop w:val="0"/>
              <w:marBottom w:val="0"/>
              <w:divBdr>
                <w:top w:val="none" w:sz="0" w:space="0" w:color="auto"/>
                <w:left w:val="none" w:sz="0" w:space="0" w:color="auto"/>
                <w:bottom w:val="none" w:sz="0" w:space="0" w:color="auto"/>
                <w:right w:val="none" w:sz="0" w:space="0" w:color="auto"/>
              </w:divBdr>
            </w:div>
          </w:divsChild>
        </w:div>
        <w:div w:id="1617179432">
          <w:marLeft w:val="0"/>
          <w:marRight w:val="0"/>
          <w:marTop w:val="0"/>
          <w:marBottom w:val="0"/>
          <w:divBdr>
            <w:top w:val="none" w:sz="0" w:space="0" w:color="auto"/>
            <w:left w:val="none" w:sz="0" w:space="0" w:color="auto"/>
            <w:bottom w:val="none" w:sz="0" w:space="0" w:color="auto"/>
            <w:right w:val="none" w:sz="0" w:space="0" w:color="auto"/>
          </w:divBdr>
          <w:divsChild>
            <w:div w:id="103310993">
              <w:marLeft w:val="0"/>
              <w:marRight w:val="0"/>
              <w:marTop w:val="0"/>
              <w:marBottom w:val="0"/>
              <w:divBdr>
                <w:top w:val="none" w:sz="0" w:space="0" w:color="auto"/>
                <w:left w:val="none" w:sz="0" w:space="0" w:color="auto"/>
                <w:bottom w:val="none" w:sz="0" w:space="0" w:color="auto"/>
                <w:right w:val="none" w:sz="0" w:space="0" w:color="auto"/>
              </w:divBdr>
            </w:div>
            <w:div w:id="191311311">
              <w:marLeft w:val="0"/>
              <w:marRight w:val="0"/>
              <w:marTop w:val="0"/>
              <w:marBottom w:val="0"/>
              <w:divBdr>
                <w:top w:val="none" w:sz="0" w:space="0" w:color="auto"/>
                <w:left w:val="none" w:sz="0" w:space="0" w:color="auto"/>
                <w:bottom w:val="none" w:sz="0" w:space="0" w:color="auto"/>
                <w:right w:val="none" w:sz="0" w:space="0" w:color="auto"/>
              </w:divBdr>
            </w:div>
            <w:div w:id="920867356">
              <w:marLeft w:val="0"/>
              <w:marRight w:val="0"/>
              <w:marTop w:val="0"/>
              <w:marBottom w:val="0"/>
              <w:divBdr>
                <w:top w:val="none" w:sz="0" w:space="0" w:color="auto"/>
                <w:left w:val="none" w:sz="0" w:space="0" w:color="auto"/>
                <w:bottom w:val="none" w:sz="0" w:space="0" w:color="auto"/>
                <w:right w:val="none" w:sz="0" w:space="0" w:color="auto"/>
              </w:divBdr>
            </w:div>
            <w:div w:id="1380738021">
              <w:marLeft w:val="0"/>
              <w:marRight w:val="0"/>
              <w:marTop w:val="0"/>
              <w:marBottom w:val="0"/>
              <w:divBdr>
                <w:top w:val="none" w:sz="0" w:space="0" w:color="auto"/>
                <w:left w:val="none" w:sz="0" w:space="0" w:color="auto"/>
                <w:bottom w:val="none" w:sz="0" w:space="0" w:color="auto"/>
                <w:right w:val="none" w:sz="0" w:space="0" w:color="auto"/>
              </w:divBdr>
            </w:div>
            <w:div w:id="1618218021">
              <w:marLeft w:val="0"/>
              <w:marRight w:val="0"/>
              <w:marTop w:val="0"/>
              <w:marBottom w:val="0"/>
              <w:divBdr>
                <w:top w:val="none" w:sz="0" w:space="0" w:color="auto"/>
                <w:left w:val="none" w:sz="0" w:space="0" w:color="auto"/>
                <w:bottom w:val="none" w:sz="0" w:space="0" w:color="auto"/>
                <w:right w:val="none" w:sz="0" w:space="0" w:color="auto"/>
              </w:divBdr>
            </w:div>
            <w:div w:id="1840999283">
              <w:marLeft w:val="0"/>
              <w:marRight w:val="0"/>
              <w:marTop w:val="0"/>
              <w:marBottom w:val="0"/>
              <w:divBdr>
                <w:top w:val="none" w:sz="0" w:space="0" w:color="auto"/>
                <w:left w:val="none" w:sz="0" w:space="0" w:color="auto"/>
                <w:bottom w:val="none" w:sz="0" w:space="0" w:color="auto"/>
                <w:right w:val="none" w:sz="0" w:space="0" w:color="auto"/>
              </w:divBdr>
            </w:div>
            <w:div w:id="1850633804">
              <w:marLeft w:val="0"/>
              <w:marRight w:val="0"/>
              <w:marTop w:val="0"/>
              <w:marBottom w:val="0"/>
              <w:divBdr>
                <w:top w:val="none" w:sz="0" w:space="0" w:color="auto"/>
                <w:left w:val="none" w:sz="0" w:space="0" w:color="auto"/>
                <w:bottom w:val="none" w:sz="0" w:space="0" w:color="auto"/>
                <w:right w:val="none" w:sz="0" w:space="0" w:color="auto"/>
              </w:divBdr>
            </w:div>
          </w:divsChild>
        </w:div>
        <w:div w:id="1618483293">
          <w:marLeft w:val="0"/>
          <w:marRight w:val="0"/>
          <w:marTop w:val="0"/>
          <w:marBottom w:val="0"/>
          <w:divBdr>
            <w:top w:val="none" w:sz="0" w:space="0" w:color="auto"/>
            <w:left w:val="none" w:sz="0" w:space="0" w:color="auto"/>
            <w:bottom w:val="none" w:sz="0" w:space="0" w:color="auto"/>
            <w:right w:val="none" w:sz="0" w:space="0" w:color="auto"/>
          </w:divBdr>
          <w:divsChild>
            <w:div w:id="1359156271">
              <w:marLeft w:val="-75"/>
              <w:marRight w:val="0"/>
              <w:marTop w:val="30"/>
              <w:marBottom w:val="30"/>
              <w:divBdr>
                <w:top w:val="none" w:sz="0" w:space="0" w:color="auto"/>
                <w:left w:val="none" w:sz="0" w:space="0" w:color="auto"/>
                <w:bottom w:val="none" w:sz="0" w:space="0" w:color="auto"/>
                <w:right w:val="none" w:sz="0" w:space="0" w:color="auto"/>
              </w:divBdr>
              <w:divsChild>
                <w:div w:id="613941608">
                  <w:marLeft w:val="0"/>
                  <w:marRight w:val="0"/>
                  <w:marTop w:val="0"/>
                  <w:marBottom w:val="0"/>
                  <w:divBdr>
                    <w:top w:val="none" w:sz="0" w:space="0" w:color="auto"/>
                    <w:left w:val="none" w:sz="0" w:space="0" w:color="auto"/>
                    <w:bottom w:val="none" w:sz="0" w:space="0" w:color="auto"/>
                    <w:right w:val="none" w:sz="0" w:space="0" w:color="auto"/>
                  </w:divBdr>
                  <w:divsChild>
                    <w:div w:id="153760219">
                      <w:marLeft w:val="0"/>
                      <w:marRight w:val="0"/>
                      <w:marTop w:val="0"/>
                      <w:marBottom w:val="0"/>
                      <w:divBdr>
                        <w:top w:val="none" w:sz="0" w:space="0" w:color="auto"/>
                        <w:left w:val="none" w:sz="0" w:space="0" w:color="auto"/>
                        <w:bottom w:val="none" w:sz="0" w:space="0" w:color="auto"/>
                        <w:right w:val="none" w:sz="0" w:space="0" w:color="auto"/>
                      </w:divBdr>
                    </w:div>
                  </w:divsChild>
                </w:div>
                <w:div w:id="1346325335">
                  <w:marLeft w:val="0"/>
                  <w:marRight w:val="0"/>
                  <w:marTop w:val="0"/>
                  <w:marBottom w:val="0"/>
                  <w:divBdr>
                    <w:top w:val="none" w:sz="0" w:space="0" w:color="auto"/>
                    <w:left w:val="none" w:sz="0" w:space="0" w:color="auto"/>
                    <w:bottom w:val="none" w:sz="0" w:space="0" w:color="auto"/>
                    <w:right w:val="none" w:sz="0" w:space="0" w:color="auto"/>
                  </w:divBdr>
                  <w:divsChild>
                    <w:div w:id="1708332342">
                      <w:marLeft w:val="0"/>
                      <w:marRight w:val="0"/>
                      <w:marTop w:val="0"/>
                      <w:marBottom w:val="0"/>
                      <w:divBdr>
                        <w:top w:val="none" w:sz="0" w:space="0" w:color="auto"/>
                        <w:left w:val="none" w:sz="0" w:space="0" w:color="auto"/>
                        <w:bottom w:val="none" w:sz="0" w:space="0" w:color="auto"/>
                        <w:right w:val="none" w:sz="0" w:space="0" w:color="auto"/>
                      </w:divBdr>
                    </w:div>
                  </w:divsChild>
                </w:div>
                <w:div w:id="1609659946">
                  <w:marLeft w:val="0"/>
                  <w:marRight w:val="0"/>
                  <w:marTop w:val="0"/>
                  <w:marBottom w:val="0"/>
                  <w:divBdr>
                    <w:top w:val="none" w:sz="0" w:space="0" w:color="auto"/>
                    <w:left w:val="none" w:sz="0" w:space="0" w:color="auto"/>
                    <w:bottom w:val="none" w:sz="0" w:space="0" w:color="auto"/>
                    <w:right w:val="none" w:sz="0" w:space="0" w:color="auto"/>
                  </w:divBdr>
                  <w:divsChild>
                    <w:div w:id="1794907818">
                      <w:marLeft w:val="0"/>
                      <w:marRight w:val="0"/>
                      <w:marTop w:val="0"/>
                      <w:marBottom w:val="0"/>
                      <w:divBdr>
                        <w:top w:val="none" w:sz="0" w:space="0" w:color="auto"/>
                        <w:left w:val="none" w:sz="0" w:space="0" w:color="auto"/>
                        <w:bottom w:val="none" w:sz="0" w:space="0" w:color="auto"/>
                        <w:right w:val="none" w:sz="0" w:space="0" w:color="auto"/>
                      </w:divBdr>
                    </w:div>
                  </w:divsChild>
                </w:div>
                <w:div w:id="2095273887">
                  <w:marLeft w:val="0"/>
                  <w:marRight w:val="0"/>
                  <w:marTop w:val="0"/>
                  <w:marBottom w:val="0"/>
                  <w:divBdr>
                    <w:top w:val="none" w:sz="0" w:space="0" w:color="auto"/>
                    <w:left w:val="none" w:sz="0" w:space="0" w:color="auto"/>
                    <w:bottom w:val="none" w:sz="0" w:space="0" w:color="auto"/>
                    <w:right w:val="none" w:sz="0" w:space="0" w:color="auto"/>
                  </w:divBdr>
                  <w:divsChild>
                    <w:div w:id="15606322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57493809">
          <w:marLeft w:val="0"/>
          <w:marRight w:val="0"/>
          <w:marTop w:val="0"/>
          <w:marBottom w:val="0"/>
          <w:divBdr>
            <w:top w:val="none" w:sz="0" w:space="0" w:color="auto"/>
            <w:left w:val="none" w:sz="0" w:space="0" w:color="auto"/>
            <w:bottom w:val="none" w:sz="0" w:space="0" w:color="auto"/>
            <w:right w:val="none" w:sz="0" w:space="0" w:color="auto"/>
          </w:divBdr>
          <w:divsChild>
            <w:div w:id="915630201">
              <w:marLeft w:val="0"/>
              <w:marRight w:val="0"/>
              <w:marTop w:val="0"/>
              <w:marBottom w:val="0"/>
              <w:divBdr>
                <w:top w:val="none" w:sz="0" w:space="0" w:color="auto"/>
                <w:left w:val="none" w:sz="0" w:space="0" w:color="auto"/>
                <w:bottom w:val="none" w:sz="0" w:space="0" w:color="auto"/>
                <w:right w:val="none" w:sz="0" w:space="0" w:color="auto"/>
              </w:divBdr>
            </w:div>
            <w:div w:id="1488404090">
              <w:marLeft w:val="0"/>
              <w:marRight w:val="0"/>
              <w:marTop w:val="0"/>
              <w:marBottom w:val="0"/>
              <w:divBdr>
                <w:top w:val="none" w:sz="0" w:space="0" w:color="auto"/>
                <w:left w:val="none" w:sz="0" w:space="0" w:color="auto"/>
                <w:bottom w:val="none" w:sz="0" w:space="0" w:color="auto"/>
                <w:right w:val="none" w:sz="0" w:space="0" w:color="auto"/>
              </w:divBdr>
            </w:div>
          </w:divsChild>
        </w:div>
        <w:div w:id="1671256210">
          <w:marLeft w:val="0"/>
          <w:marRight w:val="0"/>
          <w:marTop w:val="0"/>
          <w:marBottom w:val="0"/>
          <w:divBdr>
            <w:top w:val="none" w:sz="0" w:space="0" w:color="auto"/>
            <w:left w:val="none" w:sz="0" w:space="0" w:color="auto"/>
            <w:bottom w:val="none" w:sz="0" w:space="0" w:color="auto"/>
            <w:right w:val="none" w:sz="0" w:space="0" w:color="auto"/>
          </w:divBdr>
          <w:divsChild>
            <w:div w:id="1707024769">
              <w:marLeft w:val="-75"/>
              <w:marRight w:val="0"/>
              <w:marTop w:val="30"/>
              <w:marBottom w:val="30"/>
              <w:divBdr>
                <w:top w:val="none" w:sz="0" w:space="0" w:color="auto"/>
                <w:left w:val="none" w:sz="0" w:space="0" w:color="auto"/>
                <w:bottom w:val="none" w:sz="0" w:space="0" w:color="auto"/>
                <w:right w:val="none" w:sz="0" w:space="0" w:color="auto"/>
              </w:divBdr>
              <w:divsChild>
                <w:div w:id="682248147">
                  <w:marLeft w:val="0"/>
                  <w:marRight w:val="0"/>
                  <w:marTop w:val="0"/>
                  <w:marBottom w:val="0"/>
                  <w:divBdr>
                    <w:top w:val="none" w:sz="0" w:space="0" w:color="auto"/>
                    <w:left w:val="none" w:sz="0" w:space="0" w:color="auto"/>
                    <w:bottom w:val="none" w:sz="0" w:space="0" w:color="auto"/>
                    <w:right w:val="none" w:sz="0" w:space="0" w:color="auto"/>
                  </w:divBdr>
                  <w:divsChild>
                    <w:div w:id="1498378486">
                      <w:marLeft w:val="0"/>
                      <w:marRight w:val="0"/>
                      <w:marTop w:val="0"/>
                      <w:marBottom w:val="0"/>
                      <w:divBdr>
                        <w:top w:val="none" w:sz="0" w:space="0" w:color="auto"/>
                        <w:left w:val="none" w:sz="0" w:space="0" w:color="auto"/>
                        <w:bottom w:val="none" w:sz="0" w:space="0" w:color="auto"/>
                        <w:right w:val="none" w:sz="0" w:space="0" w:color="auto"/>
                      </w:divBdr>
                    </w:div>
                  </w:divsChild>
                </w:div>
                <w:div w:id="1075519065">
                  <w:marLeft w:val="0"/>
                  <w:marRight w:val="0"/>
                  <w:marTop w:val="0"/>
                  <w:marBottom w:val="0"/>
                  <w:divBdr>
                    <w:top w:val="none" w:sz="0" w:space="0" w:color="auto"/>
                    <w:left w:val="none" w:sz="0" w:space="0" w:color="auto"/>
                    <w:bottom w:val="none" w:sz="0" w:space="0" w:color="auto"/>
                    <w:right w:val="none" w:sz="0" w:space="0" w:color="auto"/>
                  </w:divBdr>
                  <w:divsChild>
                    <w:div w:id="1376005982">
                      <w:marLeft w:val="0"/>
                      <w:marRight w:val="0"/>
                      <w:marTop w:val="0"/>
                      <w:marBottom w:val="0"/>
                      <w:divBdr>
                        <w:top w:val="none" w:sz="0" w:space="0" w:color="auto"/>
                        <w:left w:val="none" w:sz="0" w:space="0" w:color="auto"/>
                        <w:bottom w:val="none" w:sz="0" w:space="0" w:color="auto"/>
                        <w:right w:val="none" w:sz="0" w:space="0" w:color="auto"/>
                      </w:divBdr>
                    </w:div>
                  </w:divsChild>
                </w:div>
                <w:div w:id="1148403322">
                  <w:marLeft w:val="0"/>
                  <w:marRight w:val="0"/>
                  <w:marTop w:val="0"/>
                  <w:marBottom w:val="0"/>
                  <w:divBdr>
                    <w:top w:val="none" w:sz="0" w:space="0" w:color="auto"/>
                    <w:left w:val="none" w:sz="0" w:space="0" w:color="auto"/>
                    <w:bottom w:val="none" w:sz="0" w:space="0" w:color="auto"/>
                    <w:right w:val="none" w:sz="0" w:space="0" w:color="auto"/>
                  </w:divBdr>
                  <w:divsChild>
                    <w:div w:id="968248641">
                      <w:marLeft w:val="0"/>
                      <w:marRight w:val="0"/>
                      <w:marTop w:val="0"/>
                      <w:marBottom w:val="0"/>
                      <w:divBdr>
                        <w:top w:val="none" w:sz="0" w:space="0" w:color="auto"/>
                        <w:left w:val="none" w:sz="0" w:space="0" w:color="auto"/>
                        <w:bottom w:val="none" w:sz="0" w:space="0" w:color="auto"/>
                        <w:right w:val="none" w:sz="0" w:space="0" w:color="auto"/>
                      </w:divBdr>
                    </w:div>
                  </w:divsChild>
                </w:div>
                <w:div w:id="1320621416">
                  <w:marLeft w:val="0"/>
                  <w:marRight w:val="0"/>
                  <w:marTop w:val="0"/>
                  <w:marBottom w:val="0"/>
                  <w:divBdr>
                    <w:top w:val="none" w:sz="0" w:space="0" w:color="auto"/>
                    <w:left w:val="none" w:sz="0" w:space="0" w:color="auto"/>
                    <w:bottom w:val="none" w:sz="0" w:space="0" w:color="auto"/>
                    <w:right w:val="none" w:sz="0" w:space="0" w:color="auto"/>
                  </w:divBdr>
                  <w:divsChild>
                    <w:div w:id="16007958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17074138">
          <w:marLeft w:val="0"/>
          <w:marRight w:val="0"/>
          <w:marTop w:val="0"/>
          <w:marBottom w:val="0"/>
          <w:divBdr>
            <w:top w:val="none" w:sz="0" w:space="0" w:color="auto"/>
            <w:left w:val="none" w:sz="0" w:space="0" w:color="auto"/>
            <w:bottom w:val="none" w:sz="0" w:space="0" w:color="auto"/>
            <w:right w:val="none" w:sz="0" w:space="0" w:color="auto"/>
          </w:divBdr>
          <w:divsChild>
            <w:div w:id="2013409996">
              <w:marLeft w:val="-75"/>
              <w:marRight w:val="0"/>
              <w:marTop w:val="30"/>
              <w:marBottom w:val="30"/>
              <w:divBdr>
                <w:top w:val="none" w:sz="0" w:space="0" w:color="auto"/>
                <w:left w:val="none" w:sz="0" w:space="0" w:color="auto"/>
                <w:bottom w:val="none" w:sz="0" w:space="0" w:color="auto"/>
                <w:right w:val="none" w:sz="0" w:space="0" w:color="auto"/>
              </w:divBdr>
              <w:divsChild>
                <w:div w:id="226185495">
                  <w:marLeft w:val="0"/>
                  <w:marRight w:val="0"/>
                  <w:marTop w:val="0"/>
                  <w:marBottom w:val="0"/>
                  <w:divBdr>
                    <w:top w:val="none" w:sz="0" w:space="0" w:color="auto"/>
                    <w:left w:val="none" w:sz="0" w:space="0" w:color="auto"/>
                    <w:bottom w:val="none" w:sz="0" w:space="0" w:color="auto"/>
                    <w:right w:val="none" w:sz="0" w:space="0" w:color="auto"/>
                  </w:divBdr>
                  <w:divsChild>
                    <w:div w:id="1602377891">
                      <w:marLeft w:val="0"/>
                      <w:marRight w:val="0"/>
                      <w:marTop w:val="0"/>
                      <w:marBottom w:val="0"/>
                      <w:divBdr>
                        <w:top w:val="none" w:sz="0" w:space="0" w:color="auto"/>
                        <w:left w:val="none" w:sz="0" w:space="0" w:color="auto"/>
                        <w:bottom w:val="none" w:sz="0" w:space="0" w:color="auto"/>
                        <w:right w:val="none" w:sz="0" w:space="0" w:color="auto"/>
                      </w:divBdr>
                    </w:div>
                  </w:divsChild>
                </w:div>
                <w:div w:id="255211990">
                  <w:marLeft w:val="0"/>
                  <w:marRight w:val="0"/>
                  <w:marTop w:val="0"/>
                  <w:marBottom w:val="0"/>
                  <w:divBdr>
                    <w:top w:val="none" w:sz="0" w:space="0" w:color="auto"/>
                    <w:left w:val="none" w:sz="0" w:space="0" w:color="auto"/>
                    <w:bottom w:val="none" w:sz="0" w:space="0" w:color="auto"/>
                    <w:right w:val="none" w:sz="0" w:space="0" w:color="auto"/>
                  </w:divBdr>
                  <w:divsChild>
                    <w:div w:id="1095056232">
                      <w:marLeft w:val="0"/>
                      <w:marRight w:val="0"/>
                      <w:marTop w:val="0"/>
                      <w:marBottom w:val="0"/>
                      <w:divBdr>
                        <w:top w:val="none" w:sz="0" w:space="0" w:color="auto"/>
                        <w:left w:val="none" w:sz="0" w:space="0" w:color="auto"/>
                        <w:bottom w:val="none" w:sz="0" w:space="0" w:color="auto"/>
                        <w:right w:val="none" w:sz="0" w:space="0" w:color="auto"/>
                      </w:divBdr>
                    </w:div>
                  </w:divsChild>
                </w:div>
                <w:div w:id="319505164">
                  <w:marLeft w:val="0"/>
                  <w:marRight w:val="0"/>
                  <w:marTop w:val="0"/>
                  <w:marBottom w:val="0"/>
                  <w:divBdr>
                    <w:top w:val="none" w:sz="0" w:space="0" w:color="auto"/>
                    <w:left w:val="none" w:sz="0" w:space="0" w:color="auto"/>
                    <w:bottom w:val="none" w:sz="0" w:space="0" w:color="auto"/>
                    <w:right w:val="none" w:sz="0" w:space="0" w:color="auto"/>
                  </w:divBdr>
                  <w:divsChild>
                    <w:div w:id="1929346764">
                      <w:marLeft w:val="0"/>
                      <w:marRight w:val="0"/>
                      <w:marTop w:val="0"/>
                      <w:marBottom w:val="0"/>
                      <w:divBdr>
                        <w:top w:val="none" w:sz="0" w:space="0" w:color="auto"/>
                        <w:left w:val="none" w:sz="0" w:space="0" w:color="auto"/>
                        <w:bottom w:val="none" w:sz="0" w:space="0" w:color="auto"/>
                        <w:right w:val="none" w:sz="0" w:space="0" w:color="auto"/>
                      </w:divBdr>
                    </w:div>
                  </w:divsChild>
                </w:div>
                <w:div w:id="1314993469">
                  <w:marLeft w:val="0"/>
                  <w:marRight w:val="0"/>
                  <w:marTop w:val="0"/>
                  <w:marBottom w:val="0"/>
                  <w:divBdr>
                    <w:top w:val="none" w:sz="0" w:space="0" w:color="auto"/>
                    <w:left w:val="none" w:sz="0" w:space="0" w:color="auto"/>
                    <w:bottom w:val="none" w:sz="0" w:space="0" w:color="auto"/>
                    <w:right w:val="none" w:sz="0" w:space="0" w:color="auto"/>
                  </w:divBdr>
                  <w:divsChild>
                    <w:div w:id="2599907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45451491">
          <w:marLeft w:val="0"/>
          <w:marRight w:val="0"/>
          <w:marTop w:val="0"/>
          <w:marBottom w:val="0"/>
          <w:divBdr>
            <w:top w:val="none" w:sz="0" w:space="0" w:color="auto"/>
            <w:left w:val="none" w:sz="0" w:space="0" w:color="auto"/>
            <w:bottom w:val="none" w:sz="0" w:space="0" w:color="auto"/>
            <w:right w:val="none" w:sz="0" w:space="0" w:color="auto"/>
          </w:divBdr>
          <w:divsChild>
            <w:div w:id="537284533">
              <w:marLeft w:val="-75"/>
              <w:marRight w:val="0"/>
              <w:marTop w:val="30"/>
              <w:marBottom w:val="30"/>
              <w:divBdr>
                <w:top w:val="none" w:sz="0" w:space="0" w:color="auto"/>
                <w:left w:val="none" w:sz="0" w:space="0" w:color="auto"/>
                <w:bottom w:val="none" w:sz="0" w:space="0" w:color="auto"/>
                <w:right w:val="none" w:sz="0" w:space="0" w:color="auto"/>
              </w:divBdr>
              <w:divsChild>
                <w:div w:id="168957038">
                  <w:marLeft w:val="0"/>
                  <w:marRight w:val="0"/>
                  <w:marTop w:val="0"/>
                  <w:marBottom w:val="0"/>
                  <w:divBdr>
                    <w:top w:val="none" w:sz="0" w:space="0" w:color="auto"/>
                    <w:left w:val="none" w:sz="0" w:space="0" w:color="auto"/>
                    <w:bottom w:val="none" w:sz="0" w:space="0" w:color="auto"/>
                    <w:right w:val="none" w:sz="0" w:space="0" w:color="auto"/>
                  </w:divBdr>
                  <w:divsChild>
                    <w:div w:id="1614752971">
                      <w:marLeft w:val="0"/>
                      <w:marRight w:val="0"/>
                      <w:marTop w:val="0"/>
                      <w:marBottom w:val="0"/>
                      <w:divBdr>
                        <w:top w:val="none" w:sz="0" w:space="0" w:color="auto"/>
                        <w:left w:val="none" w:sz="0" w:space="0" w:color="auto"/>
                        <w:bottom w:val="none" w:sz="0" w:space="0" w:color="auto"/>
                        <w:right w:val="none" w:sz="0" w:space="0" w:color="auto"/>
                      </w:divBdr>
                    </w:div>
                  </w:divsChild>
                </w:div>
                <w:div w:id="1397704835">
                  <w:marLeft w:val="0"/>
                  <w:marRight w:val="0"/>
                  <w:marTop w:val="0"/>
                  <w:marBottom w:val="0"/>
                  <w:divBdr>
                    <w:top w:val="none" w:sz="0" w:space="0" w:color="auto"/>
                    <w:left w:val="none" w:sz="0" w:space="0" w:color="auto"/>
                    <w:bottom w:val="none" w:sz="0" w:space="0" w:color="auto"/>
                    <w:right w:val="none" w:sz="0" w:space="0" w:color="auto"/>
                  </w:divBdr>
                  <w:divsChild>
                    <w:div w:id="1221286477">
                      <w:marLeft w:val="0"/>
                      <w:marRight w:val="0"/>
                      <w:marTop w:val="0"/>
                      <w:marBottom w:val="0"/>
                      <w:divBdr>
                        <w:top w:val="none" w:sz="0" w:space="0" w:color="auto"/>
                        <w:left w:val="none" w:sz="0" w:space="0" w:color="auto"/>
                        <w:bottom w:val="none" w:sz="0" w:space="0" w:color="auto"/>
                        <w:right w:val="none" w:sz="0" w:space="0" w:color="auto"/>
                      </w:divBdr>
                    </w:div>
                  </w:divsChild>
                </w:div>
                <w:div w:id="1881819593">
                  <w:marLeft w:val="0"/>
                  <w:marRight w:val="0"/>
                  <w:marTop w:val="0"/>
                  <w:marBottom w:val="0"/>
                  <w:divBdr>
                    <w:top w:val="none" w:sz="0" w:space="0" w:color="auto"/>
                    <w:left w:val="none" w:sz="0" w:space="0" w:color="auto"/>
                    <w:bottom w:val="none" w:sz="0" w:space="0" w:color="auto"/>
                    <w:right w:val="none" w:sz="0" w:space="0" w:color="auto"/>
                  </w:divBdr>
                  <w:divsChild>
                    <w:div w:id="136731544">
                      <w:marLeft w:val="0"/>
                      <w:marRight w:val="0"/>
                      <w:marTop w:val="0"/>
                      <w:marBottom w:val="0"/>
                      <w:divBdr>
                        <w:top w:val="none" w:sz="0" w:space="0" w:color="auto"/>
                        <w:left w:val="none" w:sz="0" w:space="0" w:color="auto"/>
                        <w:bottom w:val="none" w:sz="0" w:space="0" w:color="auto"/>
                        <w:right w:val="none" w:sz="0" w:space="0" w:color="auto"/>
                      </w:divBdr>
                    </w:div>
                  </w:divsChild>
                </w:div>
                <w:div w:id="1977488719">
                  <w:marLeft w:val="0"/>
                  <w:marRight w:val="0"/>
                  <w:marTop w:val="0"/>
                  <w:marBottom w:val="0"/>
                  <w:divBdr>
                    <w:top w:val="none" w:sz="0" w:space="0" w:color="auto"/>
                    <w:left w:val="none" w:sz="0" w:space="0" w:color="auto"/>
                    <w:bottom w:val="none" w:sz="0" w:space="0" w:color="auto"/>
                    <w:right w:val="none" w:sz="0" w:space="0" w:color="auto"/>
                  </w:divBdr>
                  <w:divsChild>
                    <w:div w:id="5942169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61639144">
          <w:marLeft w:val="0"/>
          <w:marRight w:val="0"/>
          <w:marTop w:val="0"/>
          <w:marBottom w:val="0"/>
          <w:divBdr>
            <w:top w:val="none" w:sz="0" w:space="0" w:color="auto"/>
            <w:left w:val="none" w:sz="0" w:space="0" w:color="auto"/>
            <w:bottom w:val="none" w:sz="0" w:space="0" w:color="auto"/>
            <w:right w:val="none" w:sz="0" w:space="0" w:color="auto"/>
          </w:divBdr>
          <w:divsChild>
            <w:div w:id="179904008">
              <w:marLeft w:val="0"/>
              <w:marRight w:val="0"/>
              <w:marTop w:val="0"/>
              <w:marBottom w:val="0"/>
              <w:divBdr>
                <w:top w:val="none" w:sz="0" w:space="0" w:color="auto"/>
                <w:left w:val="none" w:sz="0" w:space="0" w:color="auto"/>
                <w:bottom w:val="none" w:sz="0" w:space="0" w:color="auto"/>
                <w:right w:val="none" w:sz="0" w:space="0" w:color="auto"/>
              </w:divBdr>
            </w:div>
            <w:div w:id="869882874">
              <w:marLeft w:val="0"/>
              <w:marRight w:val="0"/>
              <w:marTop w:val="0"/>
              <w:marBottom w:val="0"/>
              <w:divBdr>
                <w:top w:val="none" w:sz="0" w:space="0" w:color="auto"/>
                <w:left w:val="none" w:sz="0" w:space="0" w:color="auto"/>
                <w:bottom w:val="none" w:sz="0" w:space="0" w:color="auto"/>
                <w:right w:val="none" w:sz="0" w:space="0" w:color="auto"/>
              </w:divBdr>
            </w:div>
            <w:div w:id="918173312">
              <w:marLeft w:val="0"/>
              <w:marRight w:val="0"/>
              <w:marTop w:val="0"/>
              <w:marBottom w:val="0"/>
              <w:divBdr>
                <w:top w:val="none" w:sz="0" w:space="0" w:color="auto"/>
                <w:left w:val="none" w:sz="0" w:space="0" w:color="auto"/>
                <w:bottom w:val="none" w:sz="0" w:space="0" w:color="auto"/>
                <w:right w:val="none" w:sz="0" w:space="0" w:color="auto"/>
              </w:divBdr>
            </w:div>
          </w:divsChild>
        </w:div>
        <w:div w:id="1796023629">
          <w:marLeft w:val="0"/>
          <w:marRight w:val="0"/>
          <w:marTop w:val="0"/>
          <w:marBottom w:val="0"/>
          <w:divBdr>
            <w:top w:val="none" w:sz="0" w:space="0" w:color="auto"/>
            <w:left w:val="none" w:sz="0" w:space="0" w:color="auto"/>
            <w:bottom w:val="none" w:sz="0" w:space="0" w:color="auto"/>
            <w:right w:val="none" w:sz="0" w:space="0" w:color="auto"/>
          </w:divBdr>
        </w:div>
        <w:div w:id="1805535802">
          <w:marLeft w:val="0"/>
          <w:marRight w:val="0"/>
          <w:marTop w:val="0"/>
          <w:marBottom w:val="0"/>
          <w:divBdr>
            <w:top w:val="none" w:sz="0" w:space="0" w:color="auto"/>
            <w:left w:val="none" w:sz="0" w:space="0" w:color="auto"/>
            <w:bottom w:val="none" w:sz="0" w:space="0" w:color="auto"/>
            <w:right w:val="none" w:sz="0" w:space="0" w:color="auto"/>
          </w:divBdr>
          <w:divsChild>
            <w:div w:id="112988147">
              <w:marLeft w:val="0"/>
              <w:marRight w:val="0"/>
              <w:marTop w:val="0"/>
              <w:marBottom w:val="0"/>
              <w:divBdr>
                <w:top w:val="none" w:sz="0" w:space="0" w:color="auto"/>
                <w:left w:val="none" w:sz="0" w:space="0" w:color="auto"/>
                <w:bottom w:val="none" w:sz="0" w:space="0" w:color="auto"/>
                <w:right w:val="none" w:sz="0" w:space="0" w:color="auto"/>
              </w:divBdr>
            </w:div>
            <w:div w:id="1658343494">
              <w:marLeft w:val="0"/>
              <w:marRight w:val="0"/>
              <w:marTop w:val="0"/>
              <w:marBottom w:val="0"/>
              <w:divBdr>
                <w:top w:val="none" w:sz="0" w:space="0" w:color="auto"/>
                <w:left w:val="none" w:sz="0" w:space="0" w:color="auto"/>
                <w:bottom w:val="none" w:sz="0" w:space="0" w:color="auto"/>
                <w:right w:val="none" w:sz="0" w:space="0" w:color="auto"/>
              </w:divBdr>
            </w:div>
            <w:div w:id="1847358065">
              <w:marLeft w:val="0"/>
              <w:marRight w:val="0"/>
              <w:marTop w:val="0"/>
              <w:marBottom w:val="0"/>
              <w:divBdr>
                <w:top w:val="none" w:sz="0" w:space="0" w:color="auto"/>
                <w:left w:val="none" w:sz="0" w:space="0" w:color="auto"/>
                <w:bottom w:val="none" w:sz="0" w:space="0" w:color="auto"/>
                <w:right w:val="none" w:sz="0" w:space="0" w:color="auto"/>
              </w:divBdr>
            </w:div>
          </w:divsChild>
        </w:div>
        <w:div w:id="1816527376">
          <w:marLeft w:val="0"/>
          <w:marRight w:val="0"/>
          <w:marTop w:val="0"/>
          <w:marBottom w:val="0"/>
          <w:divBdr>
            <w:top w:val="none" w:sz="0" w:space="0" w:color="auto"/>
            <w:left w:val="none" w:sz="0" w:space="0" w:color="auto"/>
            <w:bottom w:val="none" w:sz="0" w:space="0" w:color="auto"/>
            <w:right w:val="none" w:sz="0" w:space="0" w:color="auto"/>
          </w:divBdr>
        </w:div>
        <w:div w:id="1819491615">
          <w:marLeft w:val="0"/>
          <w:marRight w:val="0"/>
          <w:marTop w:val="0"/>
          <w:marBottom w:val="0"/>
          <w:divBdr>
            <w:top w:val="none" w:sz="0" w:space="0" w:color="auto"/>
            <w:left w:val="none" w:sz="0" w:space="0" w:color="auto"/>
            <w:bottom w:val="none" w:sz="0" w:space="0" w:color="auto"/>
            <w:right w:val="none" w:sz="0" w:space="0" w:color="auto"/>
          </w:divBdr>
          <w:divsChild>
            <w:div w:id="392237310">
              <w:marLeft w:val="-75"/>
              <w:marRight w:val="0"/>
              <w:marTop w:val="30"/>
              <w:marBottom w:val="30"/>
              <w:divBdr>
                <w:top w:val="none" w:sz="0" w:space="0" w:color="auto"/>
                <w:left w:val="none" w:sz="0" w:space="0" w:color="auto"/>
                <w:bottom w:val="none" w:sz="0" w:space="0" w:color="auto"/>
                <w:right w:val="none" w:sz="0" w:space="0" w:color="auto"/>
              </w:divBdr>
              <w:divsChild>
                <w:div w:id="107313517">
                  <w:marLeft w:val="0"/>
                  <w:marRight w:val="0"/>
                  <w:marTop w:val="0"/>
                  <w:marBottom w:val="0"/>
                  <w:divBdr>
                    <w:top w:val="none" w:sz="0" w:space="0" w:color="auto"/>
                    <w:left w:val="none" w:sz="0" w:space="0" w:color="auto"/>
                    <w:bottom w:val="none" w:sz="0" w:space="0" w:color="auto"/>
                    <w:right w:val="none" w:sz="0" w:space="0" w:color="auto"/>
                  </w:divBdr>
                  <w:divsChild>
                    <w:div w:id="790830903">
                      <w:marLeft w:val="0"/>
                      <w:marRight w:val="0"/>
                      <w:marTop w:val="0"/>
                      <w:marBottom w:val="0"/>
                      <w:divBdr>
                        <w:top w:val="none" w:sz="0" w:space="0" w:color="auto"/>
                        <w:left w:val="none" w:sz="0" w:space="0" w:color="auto"/>
                        <w:bottom w:val="none" w:sz="0" w:space="0" w:color="auto"/>
                        <w:right w:val="none" w:sz="0" w:space="0" w:color="auto"/>
                      </w:divBdr>
                    </w:div>
                  </w:divsChild>
                </w:div>
                <w:div w:id="543949911">
                  <w:marLeft w:val="0"/>
                  <w:marRight w:val="0"/>
                  <w:marTop w:val="0"/>
                  <w:marBottom w:val="0"/>
                  <w:divBdr>
                    <w:top w:val="none" w:sz="0" w:space="0" w:color="auto"/>
                    <w:left w:val="none" w:sz="0" w:space="0" w:color="auto"/>
                    <w:bottom w:val="none" w:sz="0" w:space="0" w:color="auto"/>
                    <w:right w:val="none" w:sz="0" w:space="0" w:color="auto"/>
                  </w:divBdr>
                  <w:divsChild>
                    <w:div w:id="1022897736">
                      <w:marLeft w:val="0"/>
                      <w:marRight w:val="0"/>
                      <w:marTop w:val="0"/>
                      <w:marBottom w:val="0"/>
                      <w:divBdr>
                        <w:top w:val="none" w:sz="0" w:space="0" w:color="auto"/>
                        <w:left w:val="none" w:sz="0" w:space="0" w:color="auto"/>
                        <w:bottom w:val="none" w:sz="0" w:space="0" w:color="auto"/>
                        <w:right w:val="none" w:sz="0" w:space="0" w:color="auto"/>
                      </w:divBdr>
                    </w:div>
                  </w:divsChild>
                </w:div>
                <w:div w:id="656569273">
                  <w:marLeft w:val="0"/>
                  <w:marRight w:val="0"/>
                  <w:marTop w:val="0"/>
                  <w:marBottom w:val="0"/>
                  <w:divBdr>
                    <w:top w:val="none" w:sz="0" w:space="0" w:color="auto"/>
                    <w:left w:val="none" w:sz="0" w:space="0" w:color="auto"/>
                    <w:bottom w:val="none" w:sz="0" w:space="0" w:color="auto"/>
                    <w:right w:val="none" w:sz="0" w:space="0" w:color="auto"/>
                  </w:divBdr>
                  <w:divsChild>
                    <w:div w:id="143667084">
                      <w:marLeft w:val="0"/>
                      <w:marRight w:val="0"/>
                      <w:marTop w:val="0"/>
                      <w:marBottom w:val="0"/>
                      <w:divBdr>
                        <w:top w:val="none" w:sz="0" w:space="0" w:color="auto"/>
                        <w:left w:val="none" w:sz="0" w:space="0" w:color="auto"/>
                        <w:bottom w:val="none" w:sz="0" w:space="0" w:color="auto"/>
                        <w:right w:val="none" w:sz="0" w:space="0" w:color="auto"/>
                      </w:divBdr>
                    </w:div>
                  </w:divsChild>
                </w:div>
                <w:div w:id="1192110761">
                  <w:marLeft w:val="0"/>
                  <w:marRight w:val="0"/>
                  <w:marTop w:val="0"/>
                  <w:marBottom w:val="0"/>
                  <w:divBdr>
                    <w:top w:val="none" w:sz="0" w:space="0" w:color="auto"/>
                    <w:left w:val="none" w:sz="0" w:space="0" w:color="auto"/>
                    <w:bottom w:val="none" w:sz="0" w:space="0" w:color="auto"/>
                    <w:right w:val="none" w:sz="0" w:space="0" w:color="auto"/>
                  </w:divBdr>
                  <w:divsChild>
                    <w:div w:id="5258008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70876125">
          <w:marLeft w:val="0"/>
          <w:marRight w:val="0"/>
          <w:marTop w:val="0"/>
          <w:marBottom w:val="0"/>
          <w:divBdr>
            <w:top w:val="none" w:sz="0" w:space="0" w:color="auto"/>
            <w:left w:val="none" w:sz="0" w:space="0" w:color="auto"/>
            <w:bottom w:val="none" w:sz="0" w:space="0" w:color="auto"/>
            <w:right w:val="none" w:sz="0" w:space="0" w:color="auto"/>
          </w:divBdr>
          <w:divsChild>
            <w:div w:id="1203134427">
              <w:marLeft w:val="-75"/>
              <w:marRight w:val="0"/>
              <w:marTop w:val="30"/>
              <w:marBottom w:val="30"/>
              <w:divBdr>
                <w:top w:val="none" w:sz="0" w:space="0" w:color="auto"/>
                <w:left w:val="none" w:sz="0" w:space="0" w:color="auto"/>
                <w:bottom w:val="none" w:sz="0" w:space="0" w:color="auto"/>
                <w:right w:val="none" w:sz="0" w:space="0" w:color="auto"/>
              </w:divBdr>
              <w:divsChild>
                <w:div w:id="149946866">
                  <w:marLeft w:val="0"/>
                  <w:marRight w:val="0"/>
                  <w:marTop w:val="0"/>
                  <w:marBottom w:val="0"/>
                  <w:divBdr>
                    <w:top w:val="none" w:sz="0" w:space="0" w:color="auto"/>
                    <w:left w:val="none" w:sz="0" w:space="0" w:color="auto"/>
                    <w:bottom w:val="none" w:sz="0" w:space="0" w:color="auto"/>
                    <w:right w:val="none" w:sz="0" w:space="0" w:color="auto"/>
                  </w:divBdr>
                  <w:divsChild>
                    <w:div w:id="34160875">
                      <w:marLeft w:val="0"/>
                      <w:marRight w:val="0"/>
                      <w:marTop w:val="0"/>
                      <w:marBottom w:val="0"/>
                      <w:divBdr>
                        <w:top w:val="none" w:sz="0" w:space="0" w:color="auto"/>
                        <w:left w:val="none" w:sz="0" w:space="0" w:color="auto"/>
                        <w:bottom w:val="none" w:sz="0" w:space="0" w:color="auto"/>
                        <w:right w:val="none" w:sz="0" w:space="0" w:color="auto"/>
                      </w:divBdr>
                    </w:div>
                    <w:div w:id="648023817">
                      <w:marLeft w:val="0"/>
                      <w:marRight w:val="0"/>
                      <w:marTop w:val="0"/>
                      <w:marBottom w:val="0"/>
                      <w:divBdr>
                        <w:top w:val="none" w:sz="0" w:space="0" w:color="auto"/>
                        <w:left w:val="none" w:sz="0" w:space="0" w:color="auto"/>
                        <w:bottom w:val="none" w:sz="0" w:space="0" w:color="auto"/>
                        <w:right w:val="none" w:sz="0" w:space="0" w:color="auto"/>
                      </w:divBdr>
                    </w:div>
                    <w:div w:id="1683432611">
                      <w:marLeft w:val="0"/>
                      <w:marRight w:val="0"/>
                      <w:marTop w:val="0"/>
                      <w:marBottom w:val="0"/>
                      <w:divBdr>
                        <w:top w:val="none" w:sz="0" w:space="0" w:color="auto"/>
                        <w:left w:val="none" w:sz="0" w:space="0" w:color="auto"/>
                        <w:bottom w:val="none" w:sz="0" w:space="0" w:color="auto"/>
                        <w:right w:val="none" w:sz="0" w:space="0" w:color="auto"/>
                      </w:divBdr>
                    </w:div>
                    <w:div w:id="1759713408">
                      <w:marLeft w:val="0"/>
                      <w:marRight w:val="0"/>
                      <w:marTop w:val="0"/>
                      <w:marBottom w:val="0"/>
                      <w:divBdr>
                        <w:top w:val="none" w:sz="0" w:space="0" w:color="auto"/>
                        <w:left w:val="none" w:sz="0" w:space="0" w:color="auto"/>
                        <w:bottom w:val="none" w:sz="0" w:space="0" w:color="auto"/>
                        <w:right w:val="none" w:sz="0" w:space="0" w:color="auto"/>
                      </w:divBdr>
                    </w:div>
                    <w:div w:id="2032877562">
                      <w:marLeft w:val="0"/>
                      <w:marRight w:val="0"/>
                      <w:marTop w:val="0"/>
                      <w:marBottom w:val="0"/>
                      <w:divBdr>
                        <w:top w:val="none" w:sz="0" w:space="0" w:color="auto"/>
                        <w:left w:val="none" w:sz="0" w:space="0" w:color="auto"/>
                        <w:bottom w:val="none" w:sz="0" w:space="0" w:color="auto"/>
                        <w:right w:val="none" w:sz="0" w:space="0" w:color="auto"/>
                      </w:divBdr>
                      <w:divsChild>
                        <w:div w:id="925335374">
                          <w:marLeft w:val="0"/>
                          <w:marRight w:val="0"/>
                          <w:marTop w:val="30"/>
                          <w:marBottom w:val="30"/>
                          <w:divBdr>
                            <w:top w:val="none" w:sz="0" w:space="0" w:color="auto"/>
                            <w:left w:val="none" w:sz="0" w:space="0" w:color="auto"/>
                            <w:bottom w:val="none" w:sz="0" w:space="0" w:color="auto"/>
                            <w:right w:val="none" w:sz="0" w:space="0" w:color="auto"/>
                          </w:divBdr>
                          <w:divsChild>
                            <w:div w:id="31078578">
                              <w:marLeft w:val="0"/>
                              <w:marRight w:val="0"/>
                              <w:marTop w:val="0"/>
                              <w:marBottom w:val="0"/>
                              <w:divBdr>
                                <w:top w:val="none" w:sz="0" w:space="0" w:color="auto"/>
                                <w:left w:val="none" w:sz="0" w:space="0" w:color="auto"/>
                                <w:bottom w:val="none" w:sz="0" w:space="0" w:color="auto"/>
                                <w:right w:val="none" w:sz="0" w:space="0" w:color="auto"/>
                              </w:divBdr>
                              <w:divsChild>
                                <w:div w:id="196553968">
                                  <w:marLeft w:val="0"/>
                                  <w:marRight w:val="0"/>
                                  <w:marTop w:val="0"/>
                                  <w:marBottom w:val="0"/>
                                  <w:divBdr>
                                    <w:top w:val="none" w:sz="0" w:space="0" w:color="auto"/>
                                    <w:left w:val="none" w:sz="0" w:space="0" w:color="auto"/>
                                    <w:bottom w:val="none" w:sz="0" w:space="0" w:color="auto"/>
                                    <w:right w:val="none" w:sz="0" w:space="0" w:color="auto"/>
                                  </w:divBdr>
                                </w:div>
                              </w:divsChild>
                            </w:div>
                            <w:div w:id="123274120">
                              <w:marLeft w:val="0"/>
                              <w:marRight w:val="0"/>
                              <w:marTop w:val="0"/>
                              <w:marBottom w:val="0"/>
                              <w:divBdr>
                                <w:top w:val="none" w:sz="0" w:space="0" w:color="auto"/>
                                <w:left w:val="none" w:sz="0" w:space="0" w:color="auto"/>
                                <w:bottom w:val="none" w:sz="0" w:space="0" w:color="auto"/>
                                <w:right w:val="none" w:sz="0" w:space="0" w:color="auto"/>
                              </w:divBdr>
                              <w:divsChild>
                                <w:div w:id="711614174">
                                  <w:marLeft w:val="0"/>
                                  <w:marRight w:val="0"/>
                                  <w:marTop w:val="0"/>
                                  <w:marBottom w:val="0"/>
                                  <w:divBdr>
                                    <w:top w:val="none" w:sz="0" w:space="0" w:color="auto"/>
                                    <w:left w:val="none" w:sz="0" w:space="0" w:color="auto"/>
                                    <w:bottom w:val="none" w:sz="0" w:space="0" w:color="auto"/>
                                    <w:right w:val="none" w:sz="0" w:space="0" w:color="auto"/>
                                  </w:divBdr>
                                </w:div>
                              </w:divsChild>
                            </w:div>
                            <w:div w:id="262810105">
                              <w:marLeft w:val="0"/>
                              <w:marRight w:val="0"/>
                              <w:marTop w:val="0"/>
                              <w:marBottom w:val="0"/>
                              <w:divBdr>
                                <w:top w:val="none" w:sz="0" w:space="0" w:color="auto"/>
                                <w:left w:val="none" w:sz="0" w:space="0" w:color="auto"/>
                                <w:bottom w:val="none" w:sz="0" w:space="0" w:color="auto"/>
                                <w:right w:val="none" w:sz="0" w:space="0" w:color="auto"/>
                              </w:divBdr>
                              <w:divsChild>
                                <w:div w:id="1860116486">
                                  <w:marLeft w:val="0"/>
                                  <w:marRight w:val="0"/>
                                  <w:marTop w:val="0"/>
                                  <w:marBottom w:val="0"/>
                                  <w:divBdr>
                                    <w:top w:val="none" w:sz="0" w:space="0" w:color="auto"/>
                                    <w:left w:val="none" w:sz="0" w:space="0" w:color="auto"/>
                                    <w:bottom w:val="none" w:sz="0" w:space="0" w:color="auto"/>
                                    <w:right w:val="none" w:sz="0" w:space="0" w:color="auto"/>
                                  </w:divBdr>
                                </w:div>
                              </w:divsChild>
                            </w:div>
                            <w:div w:id="1121220413">
                              <w:marLeft w:val="0"/>
                              <w:marRight w:val="0"/>
                              <w:marTop w:val="0"/>
                              <w:marBottom w:val="0"/>
                              <w:divBdr>
                                <w:top w:val="none" w:sz="0" w:space="0" w:color="auto"/>
                                <w:left w:val="none" w:sz="0" w:space="0" w:color="auto"/>
                                <w:bottom w:val="none" w:sz="0" w:space="0" w:color="auto"/>
                                <w:right w:val="none" w:sz="0" w:space="0" w:color="auto"/>
                              </w:divBdr>
                              <w:divsChild>
                                <w:div w:id="9495554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1725938">
                  <w:marLeft w:val="0"/>
                  <w:marRight w:val="0"/>
                  <w:marTop w:val="0"/>
                  <w:marBottom w:val="0"/>
                  <w:divBdr>
                    <w:top w:val="none" w:sz="0" w:space="0" w:color="auto"/>
                    <w:left w:val="none" w:sz="0" w:space="0" w:color="auto"/>
                    <w:bottom w:val="none" w:sz="0" w:space="0" w:color="auto"/>
                    <w:right w:val="none" w:sz="0" w:space="0" w:color="auto"/>
                  </w:divBdr>
                  <w:divsChild>
                    <w:div w:id="543634718">
                      <w:marLeft w:val="0"/>
                      <w:marRight w:val="0"/>
                      <w:marTop w:val="0"/>
                      <w:marBottom w:val="0"/>
                      <w:divBdr>
                        <w:top w:val="none" w:sz="0" w:space="0" w:color="auto"/>
                        <w:left w:val="none" w:sz="0" w:space="0" w:color="auto"/>
                        <w:bottom w:val="none" w:sz="0" w:space="0" w:color="auto"/>
                        <w:right w:val="none" w:sz="0" w:space="0" w:color="auto"/>
                      </w:divBdr>
                    </w:div>
                    <w:div w:id="1184902320">
                      <w:marLeft w:val="0"/>
                      <w:marRight w:val="0"/>
                      <w:marTop w:val="0"/>
                      <w:marBottom w:val="0"/>
                      <w:divBdr>
                        <w:top w:val="none" w:sz="0" w:space="0" w:color="auto"/>
                        <w:left w:val="none" w:sz="0" w:space="0" w:color="auto"/>
                        <w:bottom w:val="none" w:sz="0" w:space="0" w:color="auto"/>
                        <w:right w:val="none" w:sz="0" w:space="0" w:color="auto"/>
                      </w:divBdr>
                      <w:divsChild>
                        <w:div w:id="706414067">
                          <w:marLeft w:val="0"/>
                          <w:marRight w:val="0"/>
                          <w:marTop w:val="30"/>
                          <w:marBottom w:val="30"/>
                          <w:divBdr>
                            <w:top w:val="none" w:sz="0" w:space="0" w:color="auto"/>
                            <w:left w:val="none" w:sz="0" w:space="0" w:color="auto"/>
                            <w:bottom w:val="none" w:sz="0" w:space="0" w:color="auto"/>
                            <w:right w:val="none" w:sz="0" w:space="0" w:color="auto"/>
                          </w:divBdr>
                          <w:divsChild>
                            <w:div w:id="330186458">
                              <w:marLeft w:val="0"/>
                              <w:marRight w:val="0"/>
                              <w:marTop w:val="0"/>
                              <w:marBottom w:val="0"/>
                              <w:divBdr>
                                <w:top w:val="none" w:sz="0" w:space="0" w:color="auto"/>
                                <w:left w:val="none" w:sz="0" w:space="0" w:color="auto"/>
                                <w:bottom w:val="none" w:sz="0" w:space="0" w:color="auto"/>
                                <w:right w:val="none" w:sz="0" w:space="0" w:color="auto"/>
                              </w:divBdr>
                              <w:divsChild>
                                <w:div w:id="1620066112">
                                  <w:marLeft w:val="0"/>
                                  <w:marRight w:val="0"/>
                                  <w:marTop w:val="0"/>
                                  <w:marBottom w:val="0"/>
                                  <w:divBdr>
                                    <w:top w:val="none" w:sz="0" w:space="0" w:color="auto"/>
                                    <w:left w:val="none" w:sz="0" w:space="0" w:color="auto"/>
                                    <w:bottom w:val="none" w:sz="0" w:space="0" w:color="auto"/>
                                    <w:right w:val="none" w:sz="0" w:space="0" w:color="auto"/>
                                  </w:divBdr>
                                </w:div>
                              </w:divsChild>
                            </w:div>
                            <w:div w:id="574509777">
                              <w:marLeft w:val="0"/>
                              <w:marRight w:val="0"/>
                              <w:marTop w:val="0"/>
                              <w:marBottom w:val="0"/>
                              <w:divBdr>
                                <w:top w:val="none" w:sz="0" w:space="0" w:color="auto"/>
                                <w:left w:val="none" w:sz="0" w:space="0" w:color="auto"/>
                                <w:bottom w:val="none" w:sz="0" w:space="0" w:color="auto"/>
                                <w:right w:val="none" w:sz="0" w:space="0" w:color="auto"/>
                              </w:divBdr>
                              <w:divsChild>
                                <w:div w:id="863135472">
                                  <w:marLeft w:val="0"/>
                                  <w:marRight w:val="0"/>
                                  <w:marTop w:val="0"/>
                                  <w:marBottom w:val="0"/>
                                  <w:divBdr>
                                    <w:top w:val="none" w:sz="0" w:space="0" w:color="auto"/>
                                    <w:left w:val="none" w:sz="0" w:space="0" w:color="auto"/>
                                    <w:bottom w:val="none" w:sz="0" w:space="0" w:color="auto"/>
                                    <w:right w:val="none" w:sz="0" w:space="0" w:color="auto"/>
                                  </w:divBdr>
                                </w:div>
                              </w:divsChild>
                            </w:div>
                            <w:div w:id="886991832">
                              <w:marLeft w:val="0"/>
                              <w:marRight w:val="0"/>
                              <w:marTop w:val="0"/>
                              <w:marBottom w:val="0"/>
                              <w:divBdr>
                                <w:top w:val="none" w:sz="0" w:space="0" w:color="auto"/>
                                <w:left w:val="none" w:sz="0" w:space="0" w:color="auto"/>
                                <w:bottom w:val="none" w:sz="0" w:space="0" w:color="auto"/>
                                <w:right w:val="none" w:sz="0" w:space="0" w:color="auto"/>
                              </w:divBdr>
                              <w:divsChild>
                                <w:div w:id="976568309">
                                  <w:marLeft w:val="0"/>
                                  <w:marRight w:val="0"/>
                                  <w:marTop w:val="0"/>
                                  <w:marBottom w:val="0"/>
                                  <w:divBdr>
                                    <w:top w:val="none" w:sz="0" w:space="0" w:color="auto"/>
                                    <w:left w:val="none" w:sz="0" w:space="0" w:color="auto"/>
                                    <w:bottom w:val="none" w:sz="0" w:space="0" w:color="auto"/>
                                    <w:right w:val="none" w:sz="0" w:space="0" w:color="auto"/>
                                  </w:divBdr>
                                </w:div>
                              </w:divsChild>
                            </w:div>
                            <w:div w:id="1797748322">
                              <w:marLeft w:val="0"/>
                              <w:marRight w:val="0"/>
                              <w:marTop w:val="0"/>
                              <w:marBottom w:val="0"/>
                              <w:divBdr>
                                <w:top w:val="none" w:sz="0" w:space="0" w:color="auto"/>
                                <w:left w:val="none" w:sz="0" w:space="0" w:color="auto"/>
                                <w:bottom w:val="none" w:sz="0" w:space="0" w:color="auto"/>
                                <w:right w:val="none" w:sz="0" w:space="0" w:color="auto"/>
                              </w:divBdr>
                              <w:divsChild>
                                <w:div w:id="19062549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58783221">
                      <w:marLeft w:val="0"/>
                      <w:marRight w:val="0"/>
                      <w:marTop w:val="0"/>
                      <w:marBottom w:val="0"/>
                      <w:divBdr>
                        <w:top w:val="none" w:sz="0" w:space="0" w:color="auto"/>
                        <w:left w:val="none" w:sz="0" w:space="0" w:color="auto"/>
                        <w:bottom w:val="none" w:sz="0" w:space="0" w:color="auto"/>
                        <w:right w:val="none" w:sz="0" w:space="0" w:color="auto"/>
                      </w:divBdr>
                    </w:div>
                    <w:div w:id="1580557723">
                      <w:marLeft w:val="0"/>
                      <w:marRight w:val="0"/>
                      <w:marTop w:val="0"/>
                      <w:marBottom w:val="0"/>
                      <w:divBdr>
                        <w:top w:val="none" w:sz="0" w:space="0" w:color="auto"/>
                        <w:left w:val="none" w:sz="0" w:space="0" w:color="auto"/>
                        <w:bottom w:val="none" w:sz="0" w:space="0" w:color="auto"/>
                        <w:right w:val="none" w:sz="0" w:space="0" w:color="auto"/>
                      </w:divBdr>
                    </w:div>
                    <w:div w:id="2074348961">
                      <w:marLeft w:val="0"/>
                      <w:marRight w:val="0"/>
                      <w:marTop w:val="0"/>
                      <w:marBottom w:val="0"/>
                      <w:divBdr>
                        <w:top w:val="none" w:sz="0" w:space="0" w:color="auto"/>
                        <w:left w:val="none" w:sz="0" w:space="0" w:color="auto"/>
                        <w:bottom w:val="none" w:sz="0" w:space="0" w:color="auto"/>
                        <w:right w:val="none" w:sz="0" w:space="0" w:color="auto"/>
                      </w:divBdr>
                    </w:div>
                  </w:divsChild>
                </w:div>
                <w:div w:id="359210307">
                  <w:marLeft w:val="0"/>
                  <w:marRight w:val="0"/>
                  <w:marTop w:val="0"/>
                  <w:marBottom w:val="0"/>
                  <w:divBdr>
                    <w:top w:val="none" w:sz="0" w:space="0" w:color="auto"/>
                    <w:left w:val="none" w:sz="0" w:space="0" w:color="auto"/>
                    <w:bottom w:val="none" w:sz="0" w:space="0" w:color="auto"/>
                    <w:right w:val="none" w:sz="0" w:space="0" w:color="auto"/>
                  </w:divBdr>
                  <w:divsChild>
                    <w:div w:id="360785826">
                      <w:marLeft w:val="0"/>
                      <w:marRight w:val="0"/>
                      <w:marTop w:val="0"/>
                      <w:marBottom w:val="0"/>
                      <w:divBdr>
                        <w:top w:val="none" w:sz="0" w:space="0" w:color="auto"/>
                        <w:left w:val="none" w:sz="0" w:space="0" w:color="auto"/>
                        <w:bottom w:val="none" w:sz="0" w:space="0" w:color="auto"/>
                        <w:right w:val="none" w:sz="0" w:space="0" w:color="auto"/>
                      </w:divBdr>
                    </w:div>
                    <w:div w:id="376005449">
                      <w:marLeft w:val="0"/>
                      <w:marRight w:val="0"/>
                      <w:marTop w:val="0"/>
                      <w:marBottom w:val="0"/>
                      <w:divBdr>
                        <w:top w:val="none" w:sz="0" w:space="0" w:color="auto"/>
                        <w:left w:val="none" w:sz="0" w:space="0" w:color="auto"/>
                        <w:bottom w:val="none" w:sz="0" w:space="0" w:color="auto"/>
                        <w:right w:val="none" w:sz="0" w:space="0" w:color="auto"/>
                      </w:divBdr>
                    </w:div>
                    <w:div w:id="1331982638">
                      <w:marLeft w:val="0"/>
                      <w:marRight w:val="0"/>
                      <w:marTop w:val="0"/>
                      <w:marBottom w:val="0"/>
                      <w:divBdr>
                        <w:top w:val="none" w:sz="0" w:space="0" w:color="auto"/>
                        <w:left w:val="none" w:sz="0" w:space="0" w:color="auto"/>
                        <w:bottom w:val="none" w:sz="0" w:space="0" w:color="auto"/>
                        <w:right w:val="none" w:sz="0" w:space="0" w:color="auto"/>
                      </w:divBdr>
                    </w:div>
                    <w:div w:id="2100104576">
                      <w:marLeft w:val="0"/>
                      <w:marRight w:val="0"/>
                      <w:marTop w:val="0"/>
                      <w:marBottom w:val="0"/>
                      <w:divBdr>
                        <w:top w:val="none" w:sz="0" w:space="0" w:color="auto"/>
                        <w:left w:val="none" w:sz="0" w:space="0" w:color="auto"/>
                        <w:bottom w:val="none" w:sz="0" w:space="0" w:color="auto"/>
                        <w:right w:val="none" w:sz="0" w:space="0" w:color="auto"/>
                      </w:divBdr>
                      <w:divsChild>
                        <w:div w:id="25302211">
                          <w:marLeft w:val="0"/>
                          <w:marRight w:val="0"/>
                          <w:marTop w:val="30"/>
                          <w:marBottom w:val="30"/>
                          <w:divBdr>
                            <w:top w:val="none" w:sz="0" w:space="0" w:color="auto"/>
                            <w:left w:val="none" w:sz="0" w:space="0" w:color="auto"/>
                            <w:bottom w:val="none" w:sz="0" w:space="0" w:color="auto"/>
                            <w:right w:val="none" w:sz="0" w:space="0" w:color="auto"/>
                          </w:divBdr>
                          <w:divsChild>
                            <w:div w:id="1576548602">
                              <w:marLeft w:val="0"/>
                              <w:marRight w:val="0"/>
                              <w:marTop w:val="0"/>
                              <w:marBottom w:val="0"/>
                              <w:divBdr>
                                <w:top w:val="none" w:sz="0" w:space="0" w:color="auto"/>
                                <w:left w:val="none" w:sz="0" w:space="0" w:color="auto"/>
                                <w:bottom w:val="none" w:sz="0" w:space="0" w:color="auto"/>
                                <w:right w:val="none" w:sz="0" w:space="0" w:color="auto"/>
                              </w:divBdr>
                              <w:divsChild>
                                <w:div w:id="1809782511">
                                  <w:marLeft w:val="0"/>
                                  <w:marRight w:val="0"/>
                                  <w:marTop w:val="0"/>
                                  <w:marBottom w:val="0"/>
                                  <w:divBdr>
                                    <w:top w:val="none" w:sz="0" w:space="0" w:color="auto"/>
                                    <w:left w:val="none" w:sz="0" w:space="0" w:color="auto"/>
                                    <w:bottom w:val="none" w:sz="0" w:space="0" w:color="auto"/>
                                    <w:right w:val="none" w:sz="0" w:space="0" w:color="auto"/>
                                  </w:divBdr>
                                </w:div>
                              </w:divsChild>
                            </w:div>
                            <w:div w:id="1632251076">
                              <w:marLeft w:val="0"/>
                              <w:marRight w:val="0"/>
                              <w:marTop w:val="0"/>
                              <w:marBottom w:val="0"/>
                              <w:divBdr>
                                <w:top w:val="none" w:sz="0" w:space="0" w:color="auto"/>
                                <w:left w:val="none" w:sz="0" w:space="0" w:color="auto"/>
                                <w:bottom w:val="none" w:sz="0" w:space="0" w:color="auto"/>
                                <w:right w:val="none" w:sz="0" w:space="0" w:color="auto"/>
                              </w:divBdr>
                              <w:divsChild>
                                <w:div w:id="202061703">
                                  <w:marLeft w:val="0"/>
                                  <w:marRight w:val="0"/>
                                  <w:marTop w:val="0"/>
                                  <w:marBottom w:val="0"/>
                                  <w:divBdr>
                                    <w:top w:val="none" w:sz="0" w:space="0" w:color="auto"/>
                                    <w:left w:val="none" w:sz="0" w:space="0" w:color="auto"/>
                                    <w:bottom w:val="none" w:sz="0" w:space="0" w:color="auto"/>
                                    <w:right w:val="none" w:sz="0" w:space="0" w:color="auto"/>
                                  </w:divBdr>
                                </w:div>
                              </w:divsChild>
                            </w:div>
                            <w:div w:id="1701590720">
                              <w:marLeft w:val="0"/>
                              <w:marRight w:val="0"/>
                              <w:marTop w:val="0"/>
                              <w:marBottom w:val="0"/>
                              <w:divBdr>
                                <w:top w:val="none" w:sz="0" w:space="0" w:color="auto"/>
                                <w:left w:val="none" w:sz="0" w:space="0" w:color="auto"/>
                                <w:bottom w:val="none" w:sz="0" w:space="0" w:color="auto"/>
                                <w:right w:val="none" w:sz="0" w:space="0" w:color="auto"/>
                              </w:divBdr>
                              <w:divsChild>
                                <w:div w:id="124930539">
                                  <w:marLeft w:val="0"/>
                                  <w:marRight w:val="0"/>
                                  <w:marTop w:val="0"/>
                                  <w:marBottom w:val="0"/>
                                  <w:divBdr>
                                    <w:top w:val="none" w:sz="0" w:space="0" w:color="auto"/>
                                    <w:left w:val="none" w:sz="0" w:space="0" w:color="auto"/>
                                    <w:bottom w:val="none" w:sz="0" w:space="0" w:color="auto"/>
                                    <w:right w:val="none" w:sz="0" w:space="0" w:color="auto"/>
                                  </w:divBdr>
                                </w:div>
                              </w:divsChild>
                            </w:div>
                            <w:div w:id="1802533950">
                              <w:marLeft w:val="0"/>
                              <w:marRight w:val="0"/>
                              <w:marTop w:val="0"/>
                              <w:marBottom w:val="0"/>
                              <w:divBdr>
                                <w:top w:val="none" w:sz="0" w:space="0" w:color="auto"/>
                                <w:left w:val="none" w:sz="0" w:space="0" w:color="auto"/>
                                <w:bottom w:val="none" w:sz="0" w:space="0" w:color="auto"/>
                                <w:right w:val="none" w:sz="0" w:space="0" w:color="auto"/>
                              </w:divBdr>
                              <w:divsChild>
                                <w:div w:id="21233018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00710839">
                      <w:marLeft w:val="0"/>
                      <w:marRight w:val="0"/>
                      <w:marTop w:val="0"/>
                      <w:marBottom w:val="0"/>
                      <w:divBdr>
                        <w:top w:val="none" w:sz="0" w:space="0" w:color="auto"/>
                        <w:left w:val="none" w:sz="0" w:space="0" w:color="auto"/>
                        <w:bottom w:val="none" w:sz="0" w:space="0" w:color="auto"/>
                        <w:right w:val="none" w:sz="0" w:space="0" w:color="auto"/>
                      </w:divBdr>
                    </w:div>
                  </w:divsChild>
                </w:div>
                <w:div w:id="515997317">
                  <w:marLeft w:val="0"/>
                  <w:marRight w:val="0"/>
                  <w:marTop w:val="0"/>
                  <w:marBottom w:val="0"/>
                  <w:divBdr>
                    <w:top w:val="none" w:sz="0" w:space="0" w:color="auto"/>
                    <w:left w:val="none" w:sz="0" w:space="0" w:color="auto"/>
                    <w:bottom w:val="none" w:sz="0" w:space="0" w:color="auto"/>
                    <w:right w:val="none" w:sz="0" w:space="0" w:color="auto"/>
                  </w:divBdr>
                  <w:divsChild>
                    <w:div w:id="83694251">
                      <w:marLeft w:val="0"/>
                      <w:marRight w:val="0"/>
                      <w:marTop w:val="0"/>
                      <w:marBottom w:val="0"/>
                      <w:divBdr>
                        <w:top w:val="none" w:sz="0" w:space="0" w:color="auto"/>
                        <w:left w:val="none" w:sz="0" w:space="0" w:color="auto"/>
                        <w:bottom w:val="none" w:sz="0" w:space="0" w:color="auto"/>
                        <w:right w:val="none" w:sz="0" w:space="0" w:color="auto"/>
                      </w:divBdr>
                    </w:div>
                    <w:div w:id="302539690">
                      <w:marLeft w:val="0"/>
                      <w:marRight w:val="0"/>
                      <w:marTop w:val="0"/>
                      <w:marBottom w:val="0"/>
                      <w:divBdr>
                        <w:top w:val="none" w:sz="0" w:space="0" w:color="auto"/>
                        <w:left w:val="none" w:sz="0" w:space="0" w:color="auto"/>
                        <w:bottom w:val="none" w:sz="0" w:space="0" w:color="auto"/>
                        <w:right w:val="none" w:sz="0" w:space="0" w:color="auto"/>
                      </w:divBdr>
                    </w:div>
                    <w:div w:id="1462068335">
                      <w:marLeft w:val="0"/>
                      <w:marRight w:val="0"/>
                      <w:marTop w:val="0"/>
                      <w:marBottom w:val="0"/>
                      <w:divBdr>
                        <w:top w:val="none" w:sz="0" w:space="0" w:color="auto"/>
                        <w:left w:val="none" w:sz="0" w:space="0" w:color="auto"/>
                        <w:bottom w:val="none" w:sz="0" w:space="0" w:color="auto"/>
                        <w:right w:val="none" w:sz="0" w:space="0" w:color="auto"/>
                      </w:divBdr>
                    </w:div>
                    <w:div w:id="1759403387">
                      <w:marLeft w:val="0"/>
                      <w:marRight w:val="0"/>
                      <w:marTop w:val="0"/>
                      <w:marBottom w:val="0"/>
                      <w:divBdr>
                        <w:top w:val="none" w:sz="0" w:space="0" w:color="auto"/>
                        <w:left w:val="none" w:sz="0" w:space="0" w:color="auto"/>
                        <w:bottom w:val="none" w:sz="0" w:space="0" w:color="auto"/>
                        <w:right w:val="none" w:sz="0" w:space="0" w:color="auto"/>
                      </w:divBdr>
                      <w:divsChild>
                        <w:div w:id="1036660261">
                          <w:marLeft w:val="0"/>
                          <w:marRight w:val="0"/>
                          <w:marTop w:val="30"/>
                          <w:marBottom w:val="30"/>
                          <w:divBdr>
                            <w:top w:val="none" w:sz="0" w:space="0" w:color="auto"/>
                            <w:left w:val="none" w:sz="0" w:space="0" w:color="auto"/>
                            <w:bottom w:val="none" w:sz="0" w:space="0" w:color="auto"/>
                            <w:right w:val="none" w:sz="0" w:space="0" w:color="auto"/>
                          </w:divBdr>
                          <w:divsChild>
                            <w:div w:id="316420287">
                              <w:marLeft w:val="0"/>
                              <w:marRight w:val="0"/>
                              <w:marTop w:val="0"/>
                              <w:marBottom w:val="0"/>
                              <w:divBdr>
                                <w:top w:val="none" w:sz="0" w:space="0" w:color="auto"/>
                                <w:left w:val="none" w:sz="0" w:space="0" w:color="auto"/>
                                <w:bottom w:val="none" w:sz="0" w:space="0" w:color="auto"/>
                                <w:right w:val="none" w:sz="0" w:space="0" w:color="auto"/>
                              </w:divBdr>
                              <w:divsChild>
                                <w:div w:id="859970028">
                                  <w:marLeft w:val="0"/>
                                  <w:marRight w:val="0"/>
                                  <w:marTop w:val="0"/>
                                  <w:marBottom w:val="0"/>
                                  <w:divBdr>
                                    <w:top w:val="none" w:sz="0" w:space="0" w:color="auto"/>
                                    <w:left w:val="none" w:sz="0" w:space="0" w:color="auto"/>
                                    <w:bottom w:val="none" w:sz="0" w:space="0" w:color="auto"/>
                                    <w:right w:val="none" w:sz="0" w:space="0" w:color="auto"/>
                                  </w:divBdr>
                                </w:div>
                              </w:divsChild>
                            </w:div>
                            <w:div w:id="319430688">
                              <w:marLeft w:val="0"/>
                              <w:marRight w:val="0"/>
                              <w:marTop w:val="0"/>
                              <w:marBottom w:val="0"/>
                              <w:divBdr>
                                <w:top w:val="none" w:sz="0" w:space="0" w:color="auto"/>
                                <w:left w:val="none" w:sz="0" w:space="0" w:color="auto"/>
                                <w:bottom w:val="none" w:sz="0" w:space="0" w:color="auto"/>
                                <w:right w:val="none" w:sz="0" w:space="0" w:color="auto"/>
                              </w:divBdr>
                              <w:divsChild>
                                <w:div w:id="329261959">
                                  <w:marLeft w:val="0"/>
                                  <w:marRight w:val="0"/>
                                  <w:marTop w:val="0"/>
                                  <w:marBottom w:val="0"/>
                                  <w:divBdr>
                                    <w:top w:val="none" w:sz="0" w:space="0" w:color="auto"/>
                                    <w:left w:val="none" w:sz="0" w:space="0" w:color="auto"/>
                                    <w:bottom w:val="none" w:sz="0" w:space="0" w:color="auto"/>
                                    <w:right w:val="none" w:sz="0" w:space="0" w:color="auto"/>
                                  </w:divBdr>
                                </w:div>
                              </w:divsChild>
                            </w:div>
                            <w:div w:id="1316955120">
                              <w:marLeft w:val="0"/>
                              <w:marRight w:val="0"/>
                              <w:marTop w:val="0"/>
                              <w:marBottom w:val="0"/>
                              <w:divBdr>
                                <w:top w:val="none" w:sz="0" w:space="0" w:color="auto"/>
                                <w:left w:val="none" w:sz="0" w:space="0" w:color="auto"/>
                                <w:bottom w:val="none" w:sz="0" w:space="0" w:color="auto"/>
                                <w:right w:val="none" w:sz="0" w:space="0" w:color="auto"/>
                              </w:divBdr>
                              <w:divsChild>
                                <w:div w:id="701785864">
                                  <w:marLeft w:val="0"/>
                                  <w:marRight w:val="0"/>
                                  <w:marTop w:val="0"/>
                                  <w:marBottom w:val="0"/>
                                  <w:divBdr>
                                    <w:top w:val="none" w:sz="0" w:space="0" w:color="auto"/>
                                    <w:left w:val="none" w:sz="0" w:space="0" w:color="auto"/>
                                    <w:bottom w:val="none" w:sz="0" w:space="0" w:color="auto"/>
                                    <w:right w:val="none" w:sz="0" w:space="0" w:color="auto"/>
                                  </w:divBdr>
                                </w:div>
                              </w:divsChild>
                            </w:div>
                            <w:div w:id="1559853032">
                              <w:marLeft w:val="0"/>
                              <w:marRight w:val="0"/>
                              <w:marTop w:val="0"/>
                              <w:marBottom w:val="0"/>
                              <w:divBdr>
                                <w:top w:val="none" w:sz="0" w:space="0" w:color="auto"/>
                                <w:left w:val="none" w:sz="0" w:space="0" w:color="auto"/>
                                <w:bottom w:val="none" w:sz="0" w:space="0" w:color="auto"/>
                                <w:right w:val="none" w:sz="0" w:space="0" w:color="auto"/>
                              </w:divBdr>
                              <w:divsChild>
                                <w:div w:id="19559427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45645313">
                      <w:marLeft w:val="0"/>
                      <w:marRight w:val="0"/>
                      <w:marTop w:val="0"/>
                      <w:marBottom w:val="0"/>
                      <w:divBdr>
                        <w:top w:val="none" w:sz="0" w:space="0" w:color="auto"/>
                        <w:left w:val="none" w:sz="0" w:space="0" w:color="auto"/>
                        <w:bottom w:val="none" w:sz="0" w:space="0" w:color="auto"/>
                        <w:right w:val="none" w:sz="0" w:space="0" w:color="auto"/>
                      </w:divBdr>
                    </w:div>
                  </w:divsChild>
                </w:div>
                <w:div w:id="760643441">
                  <w:marLeft w:val="0"/>
                  <w:marRight w:val="0"/>
                  <w:marTop w:val="0"/>
                  <w:marBottom w:val="0"/>
                  <w:divBdr>
                    <w:top w:val="none" w:sz="0" w:space="0" w:color="auto"/>
                    <w:left w:val="none" w:sz="0" w:space="0" w:color="auto"/>
                    <w:bottom w:val="none" w:sz="0" w:space="0" w:color="auto"/>
                    <w:right w:val="none" w:sz="0" w:space="0" w:color="auto"/>
                  </w:divBdr>
                  <w:divsChild>
                    <w:div w:id="84345392">
                      <w:marLeft w:val="0"/>
                      <w:marRight w:val="0"/>
                      <w:marTop w:val="0"/>
                      <w:marBottom w:val="0"/>
                      <w:divBdr>
                        <w:top w:val="none" w:sz="0" w:space="0" w:color="auto"/>
                        <w:left w:val="none" w:sz="0" w:space="0" w:color="auto"/>
                        <w:bottom w:val="none" w:sz="0" w:space="0" w:color="auto"/>
                        <w:right w:val="none" w:sz="0" w:space="0" w:color="auto"/>
                      </w:divBdr>
                    </w:div>
                    <w:div w:id="585383873">
                      <w:marLeft w:val="0"/>
                      <w:marRight w:val="0"/>
                      <w:marTop w:val="0"/>
                      <w:marBottom w:val="0"/>
                      <w:divBdr>
                        <w:top w:val="none" w:sz="0" w:space="0" w:color="auto"/>
                        <w:left w:val="none" w:sz="0" w:space="0" w:color="auto"/>
                        <w:bottom w:val="none" w:sz="0" w:space="0" w:color="auto"/>
                        <w:right w:val="none" w:sz="0" w:space="0" w:color="auto"/>
                      </w:divBdr>
                    </w:div>
                    <w:div w:id="1781728104">
                      <w:marLeft w:val="0"/>
                      <w:marRight w:val="0"/>
                      <w:marTop w:val="0"/>
                      <w:marBottom w:val="0"/>
                      <w:divBdr>
                        <w:top w:val="none" w:sz="0" w:space="0" w:color="auto"/>
                        <w:left w:val="none" w:sz="0" w:space="0" w:color="auto"/>
                        <w:bottom w:val="none" w:sz="0" w:space="0" w:color="auto"/>
                        <w:right w:val="none" w:sz="0" w:space="0" w:color="auto"/>
                      </w:divBdr>
                    </w:div>
                    <w:div w:id="1837111891">
                      <w:marLeft w:val="0"/>
                      <w:marRight w:val="0"/>
                      <w:marTop w:val="0"/>
                      <w:marBottom w:val="0"/>
                      <w:divBdr>
                        <w:top w:val="none" w:sz="0" w:space="0" w:color="auto"/>
                        <w:left w:val="none" w:sz="0" w:space="0" w:color="auto"/>
                        <w:bottom w:val="none" w:sz="0" w:space="0" w:color="auto"/>
                        <w:right w:val="none" w:sz="0" w:space="0" w:color="auto"/>
                      </w:divBdr>
                      <w:divsChild>
                        <w:div w:id="1376198588">
                          <w:marLeft w:val="0"/>
                          <w:marRight w:val="0"/>
                          <w:marTop w:val="30"/>
                          <w:marBottom w:val="30"/>
                          <w:divBdr>
                            <w:top w:val="none" w:sz="0" w:space="0" w:color="auto"/>
                            <w:left w:val="none" w:sz="0" w:space="0" w:color="auto"/>
                            <w:bottom w:val="none" w:sz="0" w:space="0" w:color="auto"/>
                            <w:right w:val="none" w:sz="0" w:space="0" w:color="auto"/>
                          </w:divBdr>
                          <w:divsChild>
                            <w:div w:id="442575113">
                              <w:marLeft w:val="0"/>
                              <w:marRight w:val="0"/>
                              <w:marTop w:val="0"/>
                              <w:marBottom w:val="0"/>
                              <w:divBdr>
                                <w:top w:val="none" w:sz="0" w:space="0" w:color="auto"/>
                                <w:left w:val="none" w:sz="0" w:space="0" w:color="auto"/>
                                <w:bottom w:val="none" w:sz="0" w:space="0" w:color="auto"/>
                                <w:right w:val="none" w:sz="0" w:space="0" w:color="auto"/>
                              </w:divBdr>
                              <w:divsChild>
                                <w:div w:id="1141118047">
                                  <w:marLeft w:val="0"/>
                                  <w:marRight w:val="0"/>
                                  <w:marTop w:val="0"/>
                                  <w:marBottom w:val="0"/>
                                  <w:divBdr>
                                    <w:top w:val="none" w:sz="0" w:space="0" w:color="auto"/>
                                    <w:left w:val="none" w:sz="0" w:space="0" w:color="auto"/>
                                    <w:bottom w:val="none" w:sz="0" w:space="0" w:color="auto"/>
                                    <w:right w:val="none" w:sz="0" w:space="0" w:color="auto"/>
                                  </w:divBdr>
                                </w:div>
                              </w:divsChild>
                            </w:div>
                            <w:div w:id="916595944">
                              <w:marLeft w:val="0"/>
                              <w:marRight w:val="0"/>
                              <w:marTop w:val="0"/>
                              <w:marBottom w:val="0"/>
                              <w:divBdr>
                                <w:top w:val="none" w:sz="0" w:space="0" w:color="auto"/>
                                <w:left w:val="none" w:sz="0" w:space="0" w:color="auto"/>
                                <w:bottom w:val="none" w:sz="0" w:space="0" w:color="auto"/>
                                <w:right w:val="none" w:sz="0" w:space="0" w:color="auto"/>
                              </w:divBdr>
                              <w:divsChild>
                                <w:div w:id="2037807394">
                                  <w:marLeft w:val="0"/>
                                  <w:marRight w:val="0"/>
                                  <w:marTop w:val="0"/>
                                  <w:marBottom w:val="0"/>
                                  <w:divBdr>
                                    <w:top w:val="none" w:sz="0" w:space="0" w:color="auto"/>
                                    <w:left w:val="none" w:sz="0" w:space="0" w:color="auto"/>
                                    <w:bottom w:val="none" w:sz="0" w:space="0" w:color="auto"/>
                                    <w:right w:val="none" w:sz="0" w:space="0" w:color="auto"/>
                                  </w:divBdr>
                                </w:div>
                              </w:divsChild>
                            </w:div>
                            <w:div w:id="1426537735">
                              <w:marLeft w:val="0"/>
                              <w:marRight w:val="0"/>
                              <w:marTop w:val="0"/>
                              <w:marBottom w:val="0"/>
                              <w:divBdr>
                                <w:top w:val="none" w:sz="0" w:space="0" w:color="auto"/>
                                <w:left w:val="none" w:sz="0" w:space="0" w:color="auto"/>
                                <w:bottom w:val="none" w:sz="0" w:space="0" w:color="auto"/>
                                <w:right w:val="none" w:sz="0" w:space="0" w:color="auto"/>
                              </w:divBdr>
                              <w:divsChild>
                                <w:div w:id="626545815">
                                  <w:marLeft w:val="0"/>
                                  <w:marRight w:val="0"/>
                                  <w:marTop w:val="0"/>
                                  <w:marBottom w:val="0"/>
                                  <w:divBdr>
                                    <w:top w:val="none" w:sz="0" w:space="0" w:color="auto"/>
                                    <w:left w:val="none" w:sz="0" w:space="0" w:color="auto"/>
                                    <w:bottom w:val="none" w:sz="0" w:space="0" w:color="auto"/>
                                    <w:right w:val="none" w:sz="0" w:space="0" w:color="auto"/>
                                  </w:divBdr>
                                </w:div>
                              </w:divsChild>
                            </w:div>
                            <w:div w:id="1900020554">
                              <w:marLeft w:val="0"/>
                              <w:marRight w:val="0"/>
                              <w:marTop w:val="0"/>
                              <w:marBottom w:val="0"/>
                              <w:divBdr>
                                <w:top w:val="none" w:sz="0" w:space="0" w:color="auto"/>
                                <w:left w:val="none" w:sz="0" w:space="0" w:color="auto"/>
                                <w:bottom w:val="none" w:sz="0" w:space="0" w:color="auto"/>
                                <w:right w:val="none" w:sz="0" w:space="0" w:color="auto"/>
                              </w:divBdr>
                              <w:divsChild>
                                <w:div w:id="20297180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18312907">
                      <w:marLeft w:val="0"/>
                      <w:marRight w:val="0"/>
                      <w:marTop w:val="0"/>
                      <w:marBottom w:val="0"/>
                      <w:divBdr>
                        <w:top w:val="none" w:sz="0" w:space="0" w:color="auto"/>
                        <w:left w:val="none" w:sz="0" w:space="0" w:color="auto"/>
                        <w:bottom w:val="none" w:sz="0" w:space="0" w:color="auto"/>
                        <w:right w:val="none" w:sz="0" w:space="0" w:color="auto"/>
                      </w:divBdr>
                    </w:div>
                  </w:divsChild>
                </w:div>
                <w:div w:id="1023821512">
                  <w:marLeft w:val="0"/>
                  <w:marRight w:val="0"/>
                  <w:marTop w:val="0"/>
                  <w:marBottom w:val="0"/>
                  <w:divBdr>
                    <w:top w:val="none" w:sz="0" w:space="0" w:color="auto"/>
                    <w:left w:val="none" w:sz="0" w:space="0" w:color="auto"/>
                    <w:bottom w:val="none" w:sz="0" w:space="0" w:color="auto"/>
                    <w:right w:val="none" w:sz="0" w:space="0" w:color="auto"/>
                  </w:divBdr>
                  <w:divsChild>
                    <w:div w:id="12465351">
                      <w:marLeft w:val="0"/>
                      <w:marRight w:val="0"/>
                      <w:marTop w:val="0"/>
                      <w:marBottom w:val="0"/>
                      <w:divBdr>
                        <w:top w:val="none" w:sz="0" w:space="0" w:color="auto"/>
                        <w:left w:val="none" w:sz="0" w:space="0" w:color="auto"/>
                        <w:bottom w:val="none" w:sz="0" w:space="0" w:color="auto"/>
                        <w:right w:val="none" w:sz="0" w:space="0" w:color="auto"/>
                      </w:divBdr>
                    </w:div>
                    <w:div w:id="180093634">
                      <w:marLeft w:val="0"/>
                      <w:marRight w:val="0"/>
                      <w:marTop w:val="0"/>
                      <w:marBottom w:val="0"/>
                      <w:divBdr>
                        <w:top w:val="none" w:sz="0" w:space="0" w:color="auto"/>
                        <w:left w:val="none" w:sz="0" w:space="0" w:color="auto"/>
                        <w:bottom w:val="none" w:sz="0" w:space="0" w:color="auto"/>
                        <w:right w:val="none" w:sz="0" w:space="0" w:color="auto"/>
                      </w:divBdr>
                    </w:div>
                    <w:div w:id="1242061520">
                      <w:marLeft w:val="0"/>
                      <w:marRight w:val="0"/>
                      <w:marTop w:val="0"/>
                      <w:marBottom w:val="0"/>
                      <w:divBdr>
                        <w:top w:val="none" w:sz="0" w:space="0" w:color="auto"/>
                        <w:left w:val="none" w:sz="0" w:space="0" w:color="auto"/>
                        <w:bottom w:val="none" w:sz="0" w:space="0" w:color="auto"/>
                        <w:right w:val="none" w:sz="0" w:space="0" w:color="auto"/>
                      </w:divBdr>
                    </w:div>
                    <w:div w:id="1512913245">
                      <w:marLeft w:val="0"/>
                      <w:marRight w:val="0"/>
                      <w:marTop w:val="0"/>
                      <w:marBottom w:val="0"/>
                      <w:divBdr>
                        <w:top w:val="none" w:sz="0" w:space="0" w:color="auto"/>
                        <w:left w:val="none" w:sz="0" w:space="0" w:color="auto"/>
                        <w:bottom w:val="none" w:sz="0" w:space="0" w:color="auto"/>
                        <w:right w:val="none" w:sz="0" w:space="0" w:color="auto"/>
                      </w:divBdr>
                      <w:divsChild>
                        <w:div w:id="317879346">
                          <w:marLeft w:val="0"/>
                          <w:marRight w:val="0"/>
                          <w:marTop w:val="30"/>
                          <w:marBottom w:val="30"/>
                          <w:divBdr>
                            <w:top w:val="none" w:sz="0" w:space="0" w:color="auto"/>
                            <w:left w:val="none" w:sz="0" w:space="0" w:color="auto"/>
                            <w:bottom w:val="none" w:sz="0" w:space="0" w:color="auto"/>
                            <w:right w:val="none" w:sz="0" w:space="0" w:color="auto"/>
                          </w:divBdr>
                          <w:divsChild>
                            <w:div w:id="1078210275">
                              <w:marLeft w:val="0"/>
                              <w:marRight w:val="0"/>
                              <w:marTop w:val="0"/>
                              <w:marBottom w:val="0"/>
                              <w:divBdr>
                                <w:top w:val="none" w:sz="0" w:space="0" w:color="auto"/>
                                <w:left w:val="none" w:sz="0" w:space="0" w:color="auto"/>
                                <w:bottom w:val="none" w:sz="0" w:space="0" w:color="auto"/>
                                <w:right w:val="none" w:sz="0" w:space="0" w:color="auto"/>
                              </w:divBdr>
                              <w:divsChild>
                                <w:div w:id="1683555563">
                                  <w:marLeft w:val="0"/>
                                  <w:marRight w:val="0"/>
                                  <w:marTop w:val="0"/>
                                  <w:marBottom w:val="0"/>
                                  <w:divBdr>
                                    <w:top w:val="none" w:sz="0" w:space="0" w:color="auto"/>
                                    <w:left w:val="none" w:sz="0" w:space="0" w:color="auto"/>
                                    <w:bottom w:val="none" w:sz="0" w:space="0" w:color="auto"/>
                                    <w:right w:val="none" w:sz="0" w:space="0" w:color="auto"/>
                                  </w:divBdr>
                                </w:div>
                              </w:divsChild>
                            </w:div>
                            <w:div w:id="1313023859">
                              <w:marLeft w:val="0"/>
                              <w:marRight w:val="0"/>
                              <w:marTop w:val="0"/>
                              <w:marBottom w:val="0"/>
                              <w:divBdr>
                                <w:top w:val="none" w:sz="0" w:space="0" w:color="auto"/>
                                <w:left w:val="none" w:sz="0" w:space="0" w:color="auto"/>
                                <w:bottom w:val="none" w:sz="0" w:space="0" w:color="auto"/>
                                <w:right w:val="none" w:sz="0" w:space="0" w:color="auto"/>
                              </w:divBdr>
                              <w:divsChild>
                                <w:div w:id="174154711">
                                  <w:marLeft w:val="0"/>
                                  <w:marRight w:val="0"/>
                                  <w:marTop w:val="0"/>
                                  <w:marBottom w:val="0"/>
                                  <w:divBdr>
                                    <w:top w:val="none" w:sz="0" w:space="0" w:color="auto"/>
                                    <w:left w:val="none" w:sz="0" w:space="0" w:color="auto"/>
                                    <w:bottom w:val="none" w:sz="0" w:space="0" w:color="auto"/>
                                    <w:right w:val="none" w:sz="0" w:space="0" w:color="auto"/>
                                  </w:divBdr>
                                </w:div>
                              </w:divsChild>
                            </w:div>
                            <w:div w:id="1354382070">
                              <w:marLeft w:val="0"/>
                              <w:marRight w:val="0"/>
                              <w:marTop w:val="0"/>
                              <w:marBottom w:val="0"/>
                              <w:divBdr>
                                <w:top w:val="none" w:sz="0" w:space="0" w:color="auto"/>
                                <w:left w:val="none" w:sz="0" w:space="0" w:color="auto"/>
                                <w:bottom w:val="none" w:sz="0" w:space="0" w:color="auto"/>
                                <w:right w:val="none" w:sz="0" w:space="0" w:color="auto"/>
                              </w:divBdr>
                              <w:divsChild>
                                <w:div w:id="1242174901">
                                  <w:marLeft w:val="0"/>
                                  <w:marRight w:val="0"/>
                                  <w:marTop w:val="0"/>
                                  <w:marBottom w:val="0"/>
                                  <w:divBdr>
                                    <w:top w:val="none" w:sz="0" w:space="0" w:color="auto"/>
                                    <w:left w:val="none" w:sz="0" w:space="0" w:color="auto"/>
                                    <w:bottom w:val="none" w:sz="0" w:space="0" w:color="auto"/>
                                    <w:right w:val="none" w:sz="0" w:space="0" w:color="auto"/>
                                  </w:divBdr>
                                </w:div>
                              </w:divsChild>
                            </w:div>
                            <w:div w:id="1593581964">
                              <w:marLeft w:val="0"/>
                              <w:marRight w:val="0"/>
                              <w:marTop w:val="0"/>
                              <w:marBottom w:val="0"/>
                              <w:divBdr>
                                <w:top w:val="none" w:sz="0" w:space="0" w:color="auto"/>
                                <w:left w:val="none" w:sz="0" w:space="0" w:color="auto"/>
                                <w:bottom w:val="none" w:sz="0" w:space="0" w:color="auto"/>
                                <w:right w:val="none" w:sz="0" w:space="0" w:color="auto"/>
                              </w:divBdr>
                              <w:divsChild>
                                <w:div w:id="4069214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93773732">
                      <w:marLeft w:val="0"/>
                      <w:marRight w:val="0"/>
                      <w:marTop w:val="0"/>
                      <w:marBottom w:val="0"/>
                      <w:divBdr>
                        <w:top w:val="none" w:sz="0" w:space="0" w:color="auto"/>
                        <w:left w:val="none" w:sz="0" w:space="0" w:color="auto"/>
                        <w:bottom w:val="none" w:sz="0" w:space="0" w:color="auto"/>
                        <w:right w:val="none" w:sz="0" w:space="0" w:color="auto"/>
                      </w:divBdr>
                    </w:div>
                  </w:divsChild>
                </w:div>
                <w:div w:id="1165243833">
                  <w:marLeft w:val="0"/>
                  <w:marRight w:val="0"/>
                  <w:marTop w:val="0"/>
                  <w:marBottom w:val="0"/>
                  <w:divBdr>
                    <w:top w:val="none" w:sz="0" w:space="0" w:color="auto"/>
                    <w:left w:val="none" w:sz="0" w:space="0" w:color="auto"/>
                    <w:bottom w:val="none" w:sz="0" w:space="0" w:color="auto"/>
                    <w:right w:val="none" w:sz="0" w:space="0" w:color="auto"/>
                  </w:divBdr>
                  <w:divsChild>
                    <w:div w:id="63071074">
                      <w:marLeft w:val="0"/>
                      <w:marRight w:val="0"/>
                      <w:marTop w:val="0"/>
                      <w:marBottom w:val="0"/>
                      <w:divBdr>
                        <w:top w:val="none" w:sz="0" w:space="0" w:color="auto"/>
                        <w:left w:val="none" w:sz="0" w:space="0" w:color="auto"/>
                        <w:bottom w:val="none" w:sz="0" w:space="0" w:color="auto"/>
                        <w:right w:val="none" w:sz="0" w:space="0" w:color="auto"/>
                      </w:divBdr>
                      <w:divsChild>
                        <w:div w:id="1682853250">
                          <w:marLeft w:val="0"/>
                          <w:marRight w:val="0"/>
                          <w:marTop w:val="30"/>
                          <w:marBottom w:val="30"/>
                          <w:divBdr>
                            <w:top w:val="none" w:sz="0" w:space="0" w:color="auto"/>
                            <w:left w:val="none" w:sz="0" w:space="0" w:color="auto"/>
                            <w:bottom w:val="none" w:sz="0" w:space="0" w:color="auto"/>
                            <w:right w:val="none" w:sz="0" w:space="0" w:color="auto"/>
                          </w:divBdr>
                          <w:divsChild>
                            <w:div w:id="485097517">
                              <w:marLeft w:val="0"/>
                              <w:marRight w:val="0"/>
                              <w:marTop w:val="0"/>
                              <w:marBottom w:val="0"/>
                              <w:divBdr>
                                <w:top w:val="none" w:sz="0" w:space="0" w:color="auto"/>
                                <w:left w:val="none" w:sz="0" w:space="0" w:color="auto"/>
                                <w:bottom w:val="none" w:sz="0" w:space="0" w:color="auto"/>
                                <w:right w:val="none" w:sz="0" w:space="0" w:color="auto"/>
                              </w:divBdr>
                              <w:divsChild>
                                <w:div w:id="2052992391">
                                  <w:marLeft w:val="0"/>
                                  <w:marRight w:val="0"/>
                                  <w:marTop w:val="0"/>
                                  <w:marBottom w:val="0"/>
                                  <w:divBdr>
                                    <w:top w:val="none" w:sz="0" w:space="0" w:color="auto"/>
                                    <w:left w:val="none" w:sz="0" w:space="0" w:color="auto"/>
                                    <w:bottom w:val="none" w:sz="0" w:space="0" w:color="auto"/>
                                    <w:right w:val="none" w:sz="0" w:space="0" w:color="auto"/>
                                  </w:divBdr>
                                </w:div>
                              </w:divsChild>
                            </w:div>
                            <w:div w:id="1001934546">
                              <w:marLeft w:val="0"/>
                              <w:marRight w:val="0"/>
                              <w:marTop w:val="0"/>
                              <w:marBottom w:val="0"/>
                              <w:divBdr>
                                <w:top w:val="none" w:sz="0" w:space="0" w:color="auto"/>
                                <w:left w:val="none" w:sz="0" w:space="0" w:color="auto"/>
                                <w:bottom w:val="none" w:sz="0" w:space="0" w:color="auto"/>
                                <w:right w:val="none" w:sz="0" w:space="0" w:color="auto"/>
                              </w:divBdr>
                              <w:divsChild>
                                <w:div w:id="1236087356">
                                  <w:marLeft w:val="0"/>
                                  <w:marRight w:val="0"/>
                                  <w:marTop w:val="0"/>
                                  <w:marBottom w:val="0"/>
                                  <w:divBdr>
                                    <w:top w:val="none" w:sz="0" w:space="0" w:color="auto"/>
                                    <w:left w:val="none" w:sz="0" w:space="0" w:color="auto"/>
                                    <w:bottom w:val="none" w:sz="0" w:space="0" w:color="auto"/>
                                    <w:right w:val="none" w:sz="0" w:space="0" w:color="auto"/>
                                  </w:divBdr>
                                </w:div>
                              </w:divsChild>
                            </w:div>
                            <w:div w:id="1166633854">
                              <w:marLeft w:val="0"/>
                              <w:marRight w:val="0"/>
                              <w:marTop w:val="0"/>
                              <w:marBottom w:val="0"/>
                              <w:divBdr>
                                <w:top w:val="none" w:sz="0" w:space="0" w:color="auto"/>
                                <w:left w:val="none" w:sz="0" w:space="0" w:color="auto"/>
                                <w:bottom w:val="none" w:sz="0" w:space="0" w:color="auto"/>
                                <w:right w:val="none" w:sz="0" w:space="0" w:color="auto"/>
                              </w:divBdr>
                              <w:divsChild>
                                <w:div w:id="480268125">
                                  <w:marLeft w:val="0"/>
                                  <w:marRight w:val="0"/>
                                  <w:marTop w:val="0"/>
                                  <w:marBottom w:val="0"/>
                                  <w:divBdr>
                                    <w:top w:val="none" w:sz="0" w:space="0" w:color="auto"/>
                                    <w:left w:val="none" w:sz="0" w:space="0" w:color="auto"/>
                                    <w:bottom w:val="none" w:sz="0" w:space="0" w:color="auto"/>
                                    <w:right w:val="none" w:sz="0" w:space="0" w:color="auto"/>
                                  </w:divBdr>
                                </w:div>
                              </w:divsChild>
                            </w:div>
                            <w:div w:id="2103606858">
                              <w:marLeft w:val="0"/>
                              <w:marRight w:val="0"/>
                              <w:marTop w:val="0"/>
                              <w:marBottom w:val="0"/>
                              <w:divBdr>
                                <w:top w:val="none" w:sz="0" w:space="0" w:color="auto"/>
                                <w:left w:val="none" w:sz="0" w:space="0" w:color="auto"/>
                                <w:bottom w:val="none" w:sz="0" w:space="0" w:color="auto"/>
                                <w:right w:val="none" w:sz="0" w:space="0" w:color="auto"/>
                              </w:divBdr>
                              <w:divsChild>
                                <w:div w:id="5006990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5054059">
                      <w:marLeft w:val="0"/>
                      <w:marRight w:val="0"/>
                      <w:marTop w:val="0"/>
                      <w:marBottom w:val="0"/>
                      <w:divBdr>
                        <w:top w:val="none" w:sz="0" w:space="0" w:color="auto"/>
                        <w:left w:val="none" w:sz="0" w:space="0" w:color="auto"/>
                        <w:bottom w:val="none" w:sz="0" w:space="0" w:color="auto"/>
                        <w:right w:val="none" w:sz="0" w:space="0" w:color="auto"/>
                      </w:divBdr>
                    </w:div>
                    <w:div w:id="177669143">
                      <w:marLeft w:val="0"/>
                      <w:marRight w:val="0"/>
                      <w:marTop w:val="0"/>
                      <w:marBottom w:val="0"/>
                      <w:divBdr>
                        <w:top w:val="none" w:sz="0" w:space="0" w:color="auto"/>
                        <w:left w:val="none" w:sz="0" w:space="0" w:color="auto"/>
                        <w:bottom w:val="none" w:sz="0" w:space="0" w:color="auto"/>
                        <w:right w:val="none" w:sz="0" w:space="0" w:color="auto"/>
                      </w:divBdr>
                    </w:div>
                    <w:div w:id="243688112">
                      <w:marLeft w:val="0"/>
                      <w:marRight w:val="0"/>
                      <w:marTop w:val="0"/>
                      <w:marBottom w:val="0"/>
                      <w:divBdr>
                        <w:top w:val="none" w:sz="0" w:space="0" w:color="auto"/>
                        <w:left w:val="none" w:sz="0" w:space="0" w:color="auto"/>
                        <w:bottom w:val="none" w:sz="0" w:space="0" w:color="auto"/>
                        <w:right w:val="none" w:sz="0" w:space="0" w:color="auto"/>
                      </w:divBdr>
                      <w:divsChild>
                        <w:div w:id="1407268551">
                          <w:marLeft w:val="0"/>
                          <w:marRight w:val="0"/>
                          <w:marTop w:val="30"/>
                          <w:marBottom w:val="30"/>
                          <w:divBdr>
                            <w:top w:val="none" w:sz="0" w:space="0" w:color="auto"/>
                            <w:left w:val="none" w:sz="0" w:space="0" w:color="auto"/>
                            <w:bottom w:val="none" w:sz="0" w:space="0" w:color="auto"/>
                            <w:right w:val="none" w:sz="0" w:space="0" w:color="auto"/>
                          </w:divBdr>
                          <w:divsChild>
                            <w:div w:id="428430333">
                              <w:marLeft w:val="0"/>
                              <w:marRight w:val="0"/>
                              <w:marTop w:val="0"/>
                              <w:marBottom w:val="0"/>
                              <w:divBdr>
                                <w:top w:val="none" w:sz="0" w:space="0" w:color="auto"/>
                                <w:left w:val="none" w:sz="0" w:space="0" w:color="auto"/>
                                <w:bottom w:val="none" w:sz="0" w:space="0" w:color="auto"/>
                                <w:right w:val="none" w:sz="0" w:space="0" w:color="auto"/>
                              </w:divBdr>
                              <w:divsChild>
                                <w:div w:id="1534072244">
                                  <w:marLeft w:val="0"/>
                                  <w:marRight w:val="0"/>
                                  <w:marTop w:val="0"/>
                                  <w:marBottom w:val="0"/>
                                  <w:divBdr>
                                    <w:top w:val="none" w:sz="0" w:space="0" w:color="auto"/>
                                    <w:left w:val="none" w:sz="0" w:space="0" w:color="auto"/>
                                    <w:bottom w:val="none" w:sz="0" w:space="0" w:color="auto"/>
                                    <w:right w:val="none" w:sz="0" w:space="0" w:color="auto"/>
                                  </w:divBdr>
                                </w:div>
                              </w:divsChild>
                            </w:div>
                            <w:div w:id="1778210183">
                              <w:marLeft w:val="0"/>
                              <w:marRight w:val="0"/>
                              <w:marTop w:val="0"/>
                              <w:marBottom w:val="0"/>
                              <w:divBdr>
                                <w:top w:val="none" w:sz="0" w:space="0" w:color="auto"/>
                                <w:left w:val="none" w:sz="0" w:space="0" w:color="auto"/>
                                <w:bottom w:val="none" w:sz="0" w:space="0" w:color="auto"/>
                                <w:right w:val="none" w:sz="0" w:space="0" w:color="auto"/>
                              </w:divBdr>
                              <w:divsChild>
                                <w:div w:id="672608969">
                                  <w:marLeft w:val="0"/>
                                  <w:marRight w:val="0"/>
                                  <w:marTop w:val="0"/>
                                  <w:marBottom w:val="0"/>
                                  <w:divBdr>
                                    <w:top w:val="none" w:sz="0" w:space="0" w:color="auto"/>
                                    <w:left w:val="none" w:sz="0" w:space="0" w:color="auto"/>
                                    <w:bottom w:val="none" w:sz="0" w:space="0" w:color="auto"/>
                                    <w:right w:val="none" w:sz="0" w:space="0" w:color="auto"/>
                                  </w:divBdr>
                                </w:div>
                              </w:divsChild>
                            </w:div>
                            <w:div w:id="1897623938">
                              <w:marLeft w:val="0"/>
                              <w:marRight w:val="0"/>
                              <w:marTop w:val="0"/>
                              <w:marBottom w:val="0"/>
                              <w:divBdr>
                                <w:top w:val="none" w:sz="0" w:space="0" w:color="auto"/>
                                <w:left w:val="none" w:sz="0" w:space="0" w:color="auto"/>
                                <w:bottom w:val="none" w:sz="0" w:space="0" w:color="auto"/>
                                <w:right w:val="none" w:sz="0" w:space="0" w:color="auto"/>
                              </w:divBdr>
                              <w:divsChild>
                                <w:div w:id="564491639">
                                  <w:marLeft w:val="0"/>
                                  <w:marRight w:val="0"/>
                                  <w:marTop w:val="0"/>
                                  <w:marBottom w:val="0"/>
                                  <w:divBdr>
                                    <w:top w:val="none" w:sz="0" w:space="0" w:color="auto"/>
                                    <w:left w:val="none" w:sz="0" w:space="0" w:color="auto"/>
                                    <w:bottom w:val="none" w:sz="0" w:space="0" w:color="auto"/>
                                    <w:right w:val="none" w:sz="0" w:space="0" w:color="auto"/>
                                  </w:divBdr>
                                </w:div>
                              </w:divsChild>
                            </w:div>
                            <w:div w:id="2138210015">
                              <w:marLeft w:val="0"/>
                              <w:marRight w:val="0"/>
                              <w:marTop w:val="0"/>
                              <w:marBottom w:val="0"/>
                              <w:divBdr>
                                <w:top w:val="none" w:sz="0" w:space="0" w:color="auto"/>
                                <w:left w:val="none" w:sz="0" w:space="0" w:color="auto"/>
                                <w:bottom w:val="none" w:sz="0" w:space="0" w:color="auto"/>
                                <w:right w:val="none" w:sz="0" w:space="0" w:color="auto"/>
                              </w:divBdr>
                              <w:divsChild>
                                <w:div w:id="11784208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75718365">
                      <w:marLeft w:val="0"/>
                      <w:marRight w:val="0"/>
                      <w:marTop w:val="0"/>
                      <w:marBottom w:val="0"/>
                      <w:divBdr>
                        <w:top w:val="none" w:sz="0" w:space="0" w:color="auto"/>
                        <w:left w:val="none" w:sz="0" w:space="0" w:color="auto"/>
                        <w:bottom w:val="none" w:sz="0" w:space="0" w:color="auto"/>
                        <w:right w:val="none" w:sz="0" w:space="0" w:color="auto"/>
                      </w:divBdr>
                    </w:div>
                    <w:div w:id="284971667">
                      <w:marLeft w:val="0"/>
                      <w:marRight w:val="0"/>
                      <w:marTop w:val="0"/>
                      <w:marBottom w:val="0"/>
                      <w:divBdr>
                        <w:top w:val="none" w:sz="0" w:space="0" w:color="auto"/>
                        <w:left w:val="none" w:sz="0" w:space="0" w:color="auto"/>
                        <w:bottom w:val="none" w:sz="0" w:space="0" w:color="auto"/>
                        <w:right w:val="none" w:sz="0" w:space="0" w:color="auto"/>
                      </w:divBdr>
                      <w:divsChild>
                        <w:div w:id="436756470">
                          <w:marLeft w:val="0"/>
                          <w:marRight w:val="0"/>
                          <w:marTop w:val="30"/>
                          <w:marBottom w:val="30"/>
                          <w:divBdr>
                            <w:top w:val="none" w:sz="0" w:space="0" w:color="auto"/>
                            <w:left w:val="none" w:sz="0" w:space="0" w:color="auto"/>
                            <w:bottom w:val="none" w:sz="0" w:space="0" w:color="auto"/>
                            <w:right w:val="none" w:sz="0" w:space="0" w:color="auto"/>
                          </w:divBdr>
                          <w:divsChild>
                            <w:div w:id="679309002">
                              <w:marLeft w:val="0"/>
                              <w:marRight w:val="0"/>
                              <w:marTop w:val="0"/>
                              <w:marBottom w:val="0"/>
                              <w:divBdr>
                                <w:top w:val="none" w:sz="0" w:space="0" w:color="auto"/>
                                <w:left w:val="none" w:sz="0" w:space="0" w:color="auto"/>
                                <w:bottom w:val="none" w:sz="0" w:space="0" w:color="auto"/>
                                <w:right w:val="none" w:sz="0" w:space="0" w:color="auto"/>
                              </w:divBdr>
                              <w:divsChild>
                                <w:div w:id="656232244">
                                  <w:marLeft w:val="0"/>
                                  <w:marRight w:val="0"/>
                                  <w:marTop w:val="0"/>
                                  <w:marBottom w:val="0"/>
                                  <w:divBdr>
                                    <w:top w:val="none" w:sz="0" w:space="0" w:color="auto"/>
                                    <w:left w:val="none" w:sz="0" w:space="0" w:color="auto"/>
                                    <w:bottom w:val="none" w:sz="0" w:space="0" w:color="auto"/>
                                    <w:right w:val="none" w:sz="0" w:space="0" w:color="auto"/>
                                  </w:divBdr>
                                </w:div>
                              </w:divsChild>
                            </w:div>
                            <w:div w:id="1123814149">
                              <w:marLeft w:val="0"/>
                              <w:marRight w:val="0"/>
                              <w:marTop w:val="0"/>
                              <w:marBottom w:val="0"/>
                              <w:divBdr>
                                <w:top w:val="none" w:sz="0" w:space="0" w:color="auto"/>
                                <w:left w:val="none" w:sz="0" w:space="0" w:color="auto"/>
                                <w:bottom w:val="none" w:sz="0" w:space="0" w:color="auto"/>
                                <w:right w:val="none" w:sz="0" w:space="0" w:color="auto"/>
                              </w:divBdr>
                              <w:divsChild>
                                <w:div w:id="1637878209">
                                  <w:marLeft w:val="0"/>
                                  <w:marRight w:val="0"/>
                                  <w:marTop w:val="0"/>
                                  <w:marBottom w:val="0"/>
                                  <w:divBdr>
                                    <w:top w:val="none" w:sz="0" w:space="0" w:color="auto"/>
                                    <w:left w:val="none" w:sz="0" w:space="0" w:color="auto"/>
                                    <w:bottom w:val="none" w:sz="0" w:space="0" w:color="auto"/>
                                    <w:right w:val="none" w:sz="0" w:space="0" w:color="auto"/>
                                  </w:divBdr>
                                </w:div>
                              </w:divsChild>
                            </w:div>
                            <w:div w:id="1279599986">
                              <w:marLeft w:val="0"/>
                              <w:marRight w:val="0"/>
                              <w:marTop w:val="0"/>
                              <w:marBottom w:val="0"/>
                              <w:divBdr>
                                <w:top w:val="none" w:sz="0" w:space="0" w:color="auto"/>
                                <w:left w:val="none" w:sz="0" w:space="0" w:color="auto"/>
                                <w:bottom w:val="none" w:sz="0" w:space="0" w:color="auto"/>
                                <w:right w:val="none" w:sz="0" w:space="0" w:color="auto"/>
                              </w:divBdr>
                              <w:divsChild>
                                <w:div w:id="1912349714">
                                  <w:marLeft w:val="0"/>
                                  <w:marRight w:val="0"/>
                                  <w:marTop w:val="0"/>
                                  <w:marBottom w:val="0"/>
                                  <w:divBdr>
                                    <w:top w:val="none" w:sz="0" w:space="0" w:color="auto"/>
                                    <w:left w:val="none" w:sz="0" w:space="0" w:color="auto"/>
                                    <w:bottom w:val="none" w:sz="0" w:space="0" w:color="auto"/>
                                    <w:right w:val="none" w:sz="0" w:space="0" w:color="auto"/>
                                  </w:divBdr>
                                </w:div>
                              </w:divsChild>
                            </w:div>
                            <w:div w:id="1368531079">
                              <w:marLeft w:val="0"/>
                              <w:marRight w:val="0"/>
                              <w:marTop w:val="0"/>
                              <w:marBottom w:val="0"/>
                              <w:divBdr>
                                <w:top w:val="none" w:sz="0" w:space="0" w:color="auto"/>
                                <w:left w:val="none" w:sz="0" w:space="0" w:color="auto"/>
                                <w:bottom w:val="none" w:sz="0" w:space="0" w:color="auto"/>
                                <w:right w:val="none" w:sz="0" w:space="0" w:color="auto"/>
                              </w:divBdr>
                              <w:divsChild>
                                <w:div w:id="13843313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82146004">
                      <w:marLeft w:val="0"/>
                      <w:marRight w:val="0"/>
                      <w:marTop w:val="0"/>
                      <w:marBottom w:val="0"/>
                      <w:divBdr>
                        <w:top w:val="none" w:sz="0" w:space="0" w:color="auto"/>
                        <w:left w:val="none" w:sz="0" w:space="0" w:color="auto"/>
                        <w:bottom w:val="none" w:sz="0" w:space="0" w:color="auto"/>
                        <w:right w:val="none" w:sz="0" w:space="0" w:color="auto"/>
                      </w:divBdr>
                    </w:div>
                    <w:div w:id="455177313">
                      <w:marLeft w:val="0"/>
                      <w:marRight w:val="0"/>
                      <w:marTop w:val="0"/>
                      <w:marBottom w:val="0"/>
                      <w:divBdr>
                        <w:top w:val="none" w:sz="0" w:space="0" w:color="auto"/>
                        <w:left w:val="none" w:sz="0" w:space="0" w:color="auto"/>
                        <w:bottom w:val="none" w:sz="0" w:space="0" w:color="auto"/>
                        <w:right w:val="none" w:sz="0" w:space="0" w:color="auto"/>
                      </w:divBdr>
                    </w:div>
                    <w:div w:id="475223446">
                      <w:marLeft w:val="0"/>
                      <w:marRight w:val="0"/>
                      <w:marTop w:val="0"/>
                      <w:marBottom w:val="0"/>
                      <w:divBdr>
                        <w:top w:val="none" w:sz="0" w:space="0" w:color="auto"/>
                        <w:left w:val="none" w:sz="0" w:space="0" w:color="auto"/>
                        <w:bottom w:val="none" w:sz="0" w:space="0" w:color="auto"/>
                        <w:right w:val="none" w:sz="0" w:space="0" w:color="auto"/>
                      </w:divBdr>
                      <w:divsChild>
                        <w:div w:id="1751921358">
                          <w:marLeft w:val="0"/>
                          <w:marRight w:val="0"/>
                          <w:marTop w:val="30"/>
                          <w:marBottom w:val="30"/>
                          <w:divBdr>
                            <w:top w:val="none" w:sz="0" w:space="0" w:color="auto"/>
                            <w:left w:val="none" w:sz="0" w:space="0" w:color="auto"/>
                            <w:bottom w:val="none" w:sz="0" w:space="0" w:color="auto"/>
                            <w:right w:val="none" w:sz="0" w:space="0" w:color="auto"/>
                          </w:divBdr>
                          <w:divsChild>
                            <w:div w:id="32727968">
                              <w:marLeft w:val="0"/>
                              <w:marRight w:val="0"/>
                              <w:marTop w:val="0"/>
                              <w:marBottom w:val="0"/>
                              <w:divBdr>
                                <w:top w:val="none" w:sz="0" w:space="0" w:color="auto"/>
                                <w:left w:val="none" w:sz="0" w:space="0" w:color="auto"/>
                                <w:bottom w:val="none" w:sz="0" w:space="0" w:color="auto"/>
                                <w:right w:val="none" w:sz="0" w:space="0" w:color="auto"/>
                              </w:divBdr>
                              <w:divsChild>
                                <w:div w:id="775910435">
                                  <w:marLeft w:val="0"/>
                                  <w:marRight w:val="0"/>
                                  <w:marTop w:val="0"/>
                                  <w:marBottom w:val="0"/>
                                  <w:divBdr>
                                    <w:top w:val="none" w:sz="0" w:space="0" w:color="auto"/>
                                    <w:left w:val="none" w:sz="0" w:space="0" w:color="auto"/>
                                    <w:bottom w:val="none" w:sz="0" w:space="0" w:color="auto"/>
                                    <w:right w:val="none" w:sz="0" w:space="0" w:color="auto"/>
                                  </w:divBdr>
                                </w:div>
                              </w:divsChild>
                            </w:div>
                            <w:div w:id="325287306">
                              <w:marLeft w:val="0"/>
                              <w:marRight w:val="0"/>
                              <w:marTop w:val="0"/>
                              <w:marBottom w:val="0"/>
                              <w:divBdr>
                                <w:top w:val="none" w:sz="0" w:space="0" w:color="auto"/>
                                <w:left w:val="none" w:sz="0" w:space="0" w:color="auto"/>
                                <w:bottom w:val="none" w:sz="0" w:space="0" w:color="auto"/>
                                <w:right w:val="none" w:sz="0" w:space="0" w:color="auto"/>
                              </w:divBdr>
                              <w:divsChild>
                                <w:div w:id="326400533">
                                  <w:marLeft w:val="0"/>
                                  <w:marRight w:val="0"/>
                                  <w:marTop w:val="0"/>
                                  <w:marBottom w:val="0"/>
                                  <w:divBdr>
                                    <w:top w:val="none" w:sz="0" w:space="0" w:color="auto"/>
                                    <w:left w:val="none" w:sz="0" w:space="0" w:color="auto"/>
                                    <w:bottom w:val="none" w:sz="0" w:space="0" w:color="auto"/>
                                    <w:right w:val="none" w:sz="0" w:space="0" w:color="auto"/>
                                  </w:divBdr>
                                </w:div>
                              </w:divsChild>
                            </w:div>
                            <w:div w:id="597106520">
                              <w:marLeft w:val="0"/>
                              <w:marRight w:val="0"/>
                              <w:marTop w:val="0"/>
                              <w:marBottom w:val="0"/>
                              <w:divBdr>
                                <w:top w:val="none" w:sz="0" w:space="0" w:color="auto"/>
                                <w:left w:val="none" w:sz="0" w:space="0" w:color="auto"/>
                                <w:bottom w:val="none" w:sz="0" w:space="0" w:color="auto"/>
                                <w:right w:val="none" w:sz="0" w:space="0" w:color="auto"/>
                              </w:divBdr>
                              <w:divsChild>
                                <w:div w:id="534927063">
                                  <w:marLeft w:val="0"/>
                                  <w:marRight w:val="0"/>
                                  <w:marTop w:val="0"/>
                                  <w:marBottom w:val="0"/>
                                  <w:divBdr>
                                    <w:top w:val="none" w:sz="0" w:space="0" w:color="auto"/>
                                    <w:left w:val="none" w:sz="0" w:space="0" w:color="auto"/>
                                    <w:bottom w:val="none" w:sz="0" w:space="0" w:color="auto"/>
                                    <w:right w:val="none" w:sz="0" w:space="0" w:color="auto"/>
                                  </w:divBdr>
                                </w:div>
                              </w:divsChild>
                            </w:div>
                            <w:div w:id="1870296944">
                              <w:marLeft w:val="0"/>
                              <w:marRight w:val="0"/>
                              <w:marTop w:val="0"/>
                              <w:marBottom w:val="0"/>
                              <w:divBdr>
                                <w:top w:val="none" w:sz="0" w:space="0" w:color="auto"/>
                                <w:left w:val="none" w:sz="0" w:space="0" w:color="auto"/>
                                <w:bottom w:val="none" w:sz="0" w:space="0" w:color="auto"/>
                                <w:right w:val="none" w:sz="0" w:space="0" w:color="auto"/>
                              </w:divBdr>
                              <w:divsChild>
                                <w:div w:id="11763860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96843586">
                      <w:marLeft w:val="0"/>
                      <w:marRight w:val="0"/>
                      <w:marTop w:val="0"/>
                      <w:marBottom w:val="0"/>
                      <w:divBdr>
                        <w:top w:val="none" w:sz="0" w:space="0" w:color="auto"/>
                        <w:left w:val="none" w:sz="0" w:space="0" w:color="auto"/>
                        <w:bottom w:val="none" w:sz="0" w:space="0" w:color="auto"/>
                        <w:right w:val="none" w:sz="0" w:space="0" w:color="auto"/>
                      </w:divBdr>
                    </w:div>
                    <w:div w:id="572811510">
                      <w:marLeft w:val="0"/>
                      <w:marRight w:val="0"/>
                      <w:marTop w:val="0"/>
                      <w:marBottom w:val="0"/>
                      <w:divBdr>
                        <w:top w:val="none" w:sz="0" w:space="0" w:color="auto"/>
                        <w:left w:val="none" w:sz="0" w:space="0" w:color="auto"/>
                        <w:bottom w:val="none" w:sz="0" w:space="0" w:color="auto"/>
                        <w:right w:val="none" w:sz="0" w:space="0" w:color="auto"/>
                      </w:divBdr>
                    </w:div>
                    <w:div w:id="593981876">
                      <w:marLeft w:val="0"/>
                      <w:marRight w:val="0"/>
                      <w:marTop w:val="0"/>
                      <w:marBottom w:val="0"/>
                      <w:divBdr>
                        <w:top w:val="none" w:sz="0" w:space="0" w:color="auto"/>
                        <w:left w:val="none" w:sz="0" w:space="0" w:color="auto"/>
                        <w:bottom w:val="none" w:sz="0" w:space="0" w:color="auto"/>
                        <w:right w:val="none" w:sz="0" w:space="0" w:color="auto"/>
                      </w:divBdr>
                    </w:div>
                    <w:div w:id="636573242">
                      <w:marLeft w:val="0"/>
                      <w:marRight w:val="0"/>
                      <w:marTop w:val="0"/>
                      <w:marBottom w:val="0"/>
                      <w:divBdr>
                        <w:top w:val="none" w:sz="0" w:space="0" w:color="auto"/>
                        <w:left w:val="none" w:sz="0" w:space="0" w:color="auto"/>
                        <w:bottom w:val="none" w:sz="0" w:space="0" w:color="auto"/>
                        <w:right w:val="none" w:sz="0" w:space="0" w:color="auto"/>
                      </w:divBdr>
                      <w:divsChild>
                        <w:div w:id="918095917">
                          <w:marLeft w:val="0"/>
                          <w:marRight w:val="0"/>
                          <w:marTop w:val="30"/>
                          <w:marBottom w:val="30"/>
                          <w:divBdr>
                            <w:top w:val="none" w:sz="0" w:space="0" w:color="auto"/>
                            <w:left w:val="none" w:sz="0" w:space="0" w:color="auto"/>
                            <w:bottom w:val="none" w:sz="0" w:space="0" w:color="auto"/>
                            <w:right w:val="none" w:sz="0" w:space="0" w:color="auto"/>
                          </w:divBdr>
                          <w:divsChild>
                            <w:div w:id="775835400">
                              <w:marLeft w:val="0"/>
                              <w:marRight w:val="0"/>
                              <w:marTop w:val="0"/>
                              <w:marBottom w:val="0"/>
                              <w:divBdr>
                                <w:top w:val="none" w:sz="0" w:space="0" w:color="auto"/>
                                <w:left w:val="none" w:sz="0" w:space="0" w:color="auto"/>
                                <w:bottom w:val="none" w:sz="0" w:space="0" w:color="auto"/>
                                <w:right w:val="none" w:sz="0" w:space="0" w:color="auto"/>
                              </w:divBdr>
                              <w:divsChild>
                                <w:div w:id="1683554682">
                                  <w:marLeft w:val="0"/>
                                  <w:marRight w:val="0"/>
                                  <w:marTop w:val="0"/>
                                  <w:marBottom w:val="0"/>
                                  <w:divBdr>
                                    <w:top w:val="none" w:sz="0" w:space="0" w:color="auto"/>
                                    <w:left w:val="none" w:sz="0" w:space="0" w:color="auto"/>
                                    <w:bottom w:val="none" w:sz="0" w:space="0" w:color="auto"/>
                                    <w:right w:val="none" w:sz="0" w:space="0" w:color="auto"/>
                                  </w:divBdr>
                                </w:div>
                              </w:divsChild>
                            </w:div>
                            <w:div w:id="796021398">
                              <w:marLeft w:val="0"/>
                              <w:marRight w:val="0"/>
                              <w:marTop w:val="0"/>
                              <w:marBottom w:val="0"/>
                              <w:divBdr>
                                <w:top w:val="none" w:sz="0" w:space="0" w:color="auto"/>
                                <w:left w:val="none" w:sz="0" w:space="0" w:color="auto"/>
                                <w:bottom w:val="none" w:sz="0" w:space="0" w:color="auto"/>
                                <w:right w:val="none" w:sz="0" w:space="0" w:color="auto"/>
                              </w:divBdr>
                              <w:divsChild>
                                <w:div w:id="268320200">
                                  <w:marLeft w:val="0"/>
                                  <w:marRight w:val="0"/>
                                  <w:marTop w:val="0"/>
                                  <w:marBottom w:val="0"/>
                                  <w:divBdr>
                                    <w:top w:val="none" w:sz="0" w:space="0" w:color="auto"/>
                                    <w:left w:val="none" w:sz="0" w:space="0" w:color="auto"/>
                                    <w:bottom w:val="none" w:sz="0" w:space="0" w:color="auto"/>
                                    <w:right w:val="none" w:sz="0" w:space="0" w:color="auto"/>
                                  </w:divBdr>
                                </w:div>
                              </w:divsChild>
                            </w:div>
                            <w:div w:id="1104570081">
                              <w:marLeft w:val="0"/>
                              <w:marRight w:val="0"/>
                              <w:marTop w:val="0"/>
                              <w:marBottom w:val="0"/>
                              <w:divBdr>
                                <w:top w:val="none" w:sz="0" w:space="0" w:color="auto"/>
                                <w:left w:val="none" w:sz="0" w:space="0" w:color="auto"/>
                                <w:bottom w:val="none" w:sz="0" w:space="0" w:color="auto"/>
                                <w:right w:val="none" w:sz="0" w:space="0" w:color="auto"/>
                              </w:divBdr>
                              <w:divsChild>
                                <w:div w:id="1114790720">
                                  <w:marLeft w:val="0"/>
                                  <w:marRight w:val="0"/>
                                  <w:marTop w:val="0"/>
                                  <w:marBottom w:val="0"/>
                                  <w:divBdr>
                                    <w:top w:val="none" w:sz="0" w:space="0" w:color="auto"/>
                                    <w:left w:val="none" w:sz="0" w:space="0" w:color="auto"/>
                                    <w:bottom w:val="none" w:sz="0" w:space="0" w:color="auto"/>
                                    <w:right w:val="none" w:sz="0" w:space="0" w:color="auto"/>
                                  </w:divBdr>
                                </w:div>
                              </w:divsChild>
                            </w:div>
                            <w:div w:id="1714110543">
                              <w:marLeft w:val="0"/>
                              <w:marRight w:val="0"/>
                              <w:marTop w:val="0"/>
                              <w:marBottom w:val="0"/>
                              <w:divBdr>
                                <w:top w:val="none" w:sz="0" w:space="0" w:color="auto"/>
                                <w:left w:val="none" w:sz="0" w:space="0" w:color="auto"/>
                                <w:bottom w:val="none" w:sz="0" w:space="0" w:color="auto"/>
                                <w:right w:val="none" w:sz="0" w:space="0" w:color="auto"/>
                              </w:divBdr>
                              <w:divsChild>
                                <w:div w:id="19387563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91763841">
                      <w:marLeft w:val="0"/>
                      <w:marRight w:val="0"/>
                      <w:marTop w:val="0"/>
                      <w:marBottom w:val="0"/>
                      <w:divBdr>
                        <w:top w:val="none" w:sz="0" w:space="0" w:color="auto"/>
                        <w:left w:val="none" w:sz="0" w:space="0" w:color="auto"/>
                        <w:bottom w:val="none" w:sz="0" w:space="0" w:color="auto"/>
                        <w:right w:val="none" w:sz="0" w:space="0" w:color="auto"/>
                      </w:divBdr>
                    </w:div>
                    <w:div w:id="709650378">
                      <w:marLeft w:val="0"/>
                      <w:marRight w:val="0"/>
                      <w:marTop w:val="0"/>
                      <w:marBottom w:val="0"/>
                      <w:divBdr>
                        <w:top w:val="none" w:sz="0" w:space="0" w:color="auto"/>
                        <w:left w:val="none" w:sz="0" w:space="0" w:color="auto"/>
                        <w:bottom w:val="none" w:sz="0" w:space="0" w:color="auto"/>
                        <w:right w:val="none" w:sz="0" w:space="0" w:color="auto"/>
                      </w:divBdr>
                    </w:div>
                    <w:div w:id="830098967">
                      <w:marLeft w:val="0"/>
                      <w:marRight w:val="0"/>
                      <w:marTop w:val="0"/>
                      <w:marBottom w:val="0"/>
                      <w:divBdr>
                        <w:top w:val="none" w:sz="0" w:space="0" w:color="auto"/>
                        <w:left w:val="none" w:sz="0" w:space="0" w:color="auto"/>
                        <w:bottom w:val="none" w:sz="0" w:space="0" w:color="auto"/>
                        <w:right w:val="none" w:sz="0" w:space="0" w:color="auto"/>
                      </w:divBdr>
                    </w:div>
                    <w:div w:id="833496440">
                      <w:marLeft w:val="0"/>
                      <w:marRight w:val="0"/>
                      <w:marTop w:val="0"/>
                      <w:marBottom w:val="0"/>
                      <w:divBdr>
                        <w:top w:val="none" w:sz="0" w:space="0" w:color="auto"/>
                        <w:left w:val="none" w:sz="0" w:space="0" w:color="auto"/>
                        <w:bottom w:val="none" w:sz="0" w:space="0" w:color="auto"/>
                        <w:right w:val="none" w:sz="0" w:space="0" w:color="auto"/>
                      </w:divBdr>
                    </w:div>
                    <w:div w:id="841169135">
                      <w:marLeft w:val="0"/>
                      <w:marRight w:val="0"/>
                      <w:marTop w:val="0"/>
                      <w:marBottom w:val="0"/>
                      <w:divBdr>
                        <w:top w:val="none" w:sz="0" w:space="0" w:color="auto"/>
                        <w:left w:val="none" w:sz="0" w:space="0" w:color="auto"/>
                        <w:bottom w:val="none" w:sz="0" w:space="0" w:color="auto"/>
                        <w:right w:val="none" w:sz="0" w:space="0" w:color="auto"/>
                      </w:divBdr>
                      <w:divsChild>
                        <w:div w:id="1039472292">
                          <w:marLeft w:val="0"/>
                          <w:marRight w:val="0"/>
                          <w:marTop w:val="30"/>
                          <w:marBottom w:val="30"/>
                          <w:divBdr>
                            <w:top w:val="none" w:sz="0" w:space="0" w:color="auto"/>
                            <w:left w:val="none" w:sz="0" w:space="0" w:color="auto"/>
                            <w:bottom w:val="none" w:sz="0" w:space="0" w:color="auto"/>
                            <w:right w:val="none" w:sz="0" w:space="0" w:color="auto"/>
                          </w:divBdr>
                          <w:divsChild>
                            <w:div w:id="547491068">
                              <w:marLeft w:val="0"/>
                              <w:marRight w:val="0"/>
                              <w:marTop w:val="0"/>
                              <w:marBottom w:val="0"/>
                              <w:divBdr>
                                <w:top w:val="none" w:sz="0" w:space="0" w:color="auto"/>
                                <w:left w:val="none" w:sz="0" w:space="0" w:color="auto"/>
                                <w:bottom w:val="none" w:sz="0" w:space="0" w:color="auto"/>
                                <w:right w:val="none" w:sz="0" w:space="0" w:color="auto"/>
                              </w:divBdr>
                              <w:divsChild>
                                <w:div w:id="211577370">
                                  <w:marLeft w:val="0"/>
                                  <w:marRight w:val="0"/>
                                  <w:marTop w:val="0"/>
                                  <w:marBottom w:val="0"/>
                                  <w:divBdr>
                                    <w:top w:val="none" w:sz="0" w:space="0" w:color="auto"/>
                                    <w:left w:val="none" w:sz="0" w:space="0" w:color="auto"/>
                                    <w:bottom w:val="none" w:sz="0" w:space="0" w:color="auto"/>
                                    <w:right w:val="none" w:sz="0" w:space="0" w:color="auto"/>
                                  </w:divBdr>
                                </w:div>
                              </w:divsChild>
                            </w:div>
                            <w:div w:id="1053429500">
                              <w:marLeft w:val="0"/>
                              <w:marRight w:val="0"/>
                              <w:marTop w:val="0"/>
                              <w:marBottom w:val="0"/>
                              <w:divBdr>
                                <w:top w:val="none" w:sz="0" w:space="0" w:color="auto"/>
                                <w:left w:val="none" w:sz="0" w:space="0" w:color="auto"/>
                                <w:bottom w:val="none" w:sz="0" w:space="0" w:color="auto"/>
                                <w:right w:val="none" w:sz="0" w:space="0" w:color="auto"/>
                              </w:divBdr>
                              <w:divsChild>
                                <w:div w:id="790630629">
                                  <w:marLeft w:val="0"/>
                                  <w:marRight w:val="0"/>
                                  <w:marTop w:val="0"/>
                                  <w:marBottom w:val="0"/>
                                  <w:divBdr>
                                    <w:top w:val="none" w:sz="0" w:space="0" w:color="auto"/>
                                    <w:left w:val="none" w:sz="0" w:space="0" w:color="auto"/>
                                    <w:bottom w:val="none" w:sz="0" w:space="0" w:color="auto"/>
                                    <w:right w:val="none" w:sz="0" w:space="0" w:color="auto"/>
                                  </w:divBdr>
                                </w:div>
                              </w:divsChild>
                            </w:div>
                            <w:div w:id="1089160940">
                              <w:marLeft w:val="0"/>
                              <w:marRight w:val="0"/>
                              <w:marTop w:val="0"/>
                              <w:marBottom w:val="0"/>
                              <w:divBdr>
                                <w:top w:val="none" w:sz="0" w:space="0" w:color="auto"/>
                                <w:left w:val="none" w:sz="0" w:space="0" w:color="auto"/>
                                <w:bottom w:val="none" w:sz="0" w:space="0" w:color="auto"/>
                                <w:right w:val="none" w:sz="0" w:space="0" w:color="auto"/>
                              </w:divBdr>
                              <w:divsChild>
                                <w:div w:id="1056202253">
                                  <w:marLeft w:val="0"/>
                                  <w:marRight w:val="0"/>
                                  <w:marTop w:val="0"/>
                                  <w:marBottom w:val="0"/>
                                  <w:divBdr>
                                    <w:top w:val="none" w:sz="0" w:space="0" w:color="auto"/>
                                    <w:left w:val="none" w:sz="0" w:space="0" w:color="auto"/>
                                    <w:bottom w:val="none" w:sz="0" w:space="0" w:color="auto"/>
                                    <w:right w:val="none" w:sz="0" w:space="0" w:color="auto"/>
                                  </w:divBdr>
                                </w:div>
                              </w:divsChild>
                            </w:div>
                            <w:div w:id="1288897346">
                              <w:marLeft w:val="0"/>
                              <w:marRight w:val="0"/>
                              <w:marTop w:val="0"/>
                              <w:marBottom w:val="0"/>
                              <w:divBdr>
                                <w:top w:val="none" w:sz="0" w:space="0" w:color="auto"/>
                                <w:left w:val="none" w:sz="0" w:space="0" w:color="auto"/>
                                <w:bottom w:val="none" w:sz="0" w:space="0" w:color="auto"/>
                                <w:right w:val="none" w:sz="0" w:space="0" w:color="auto"/>
                              </w:divBdr>
                              <w:divsChild>
                                <w:div w:id="15001958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04995056">
                      <w:marLeft w:val="0"/>
                      <w:marRight w:val="0"/>
                      <w:marTop w:val="0"/>
                      <w:marBottom w:val="0"/>
                      <w:divBdr>
                        <w:top w:val="none" w:sz="0" w:space="0" w:color="auto"/>
                        <w:left w:val="none" w:sz="0" w:space="0" w:color="auto"/>
                        <w:bottom w:val="none" w:sz="0" w:space="0" w:color="auto"/>
                        <w:right w:val="none" w:sz="0" w:space="0" w:color="auto"/>
                      </w:divBdr>
                    </w:div>
                    <w:div w:id="924387439">
                      <w:marLeft w:val="0"/>
                      <w:marRight w:val="0"/>
                      <w:marTop w:val="0"/>
                      <w:marBottom w:val="0"/>
                      <w:divBdr>
                        <w:top w:val="none" w:sz="0" w:space="0" w:color="auto"/>
                        <w:left w:val="none" w:sz="0" w:space="0" w:color="auto"/>
                        <w:bottom w:val="none" w:sz="0" w:space="0" w:color="auto"/>
                        <w:right w:val="none" w:sz="0" w:space="0" w:color="auto"/>
                      </w:divBdr>
                    </w:div>
                    <w:div w:id="1018308902">
                      <w:marLeft w:val="0"/>
                      <w:marRight w:val="0"/>
                      <w:marTop w:val="0"/>
                      <w:marBottom w:val="0"/>
                      <w:divBdr>
                        <w:top w:val="none" w:sz="0" w:space="0" w:color="auto"/>
                        <w:left w:val="none" w:sz="0" w:space="0" w:color="auto"/>
                        <w:bottom w:val="none" w:sz="0" w:space="0" w:color="auto"/>
                        <w:right w:val="none" w:sz="0" w:space="0" w:color="auto"/>
                      </w:divBdr>
                    </w:div>
                    <w:div w:id="1236433456">
                      <w:marLeft w:val="0"/>
                      <w:marRight w:val="0"/>
                      <w:marTop w:val="0"/>
                      <w:marBottom w:val="0"/>
                      <w:divBdr>
                        <w:top w:val="none" w:sz="0" w:space="0" w:color="auto"/>
                        <w:left w:val="none" w:sz="0" w:space="0" w:color="auto"/>
                        <w:bottom w:val="none" w:sz="0" w:space="0" w:color="auto"/>
                        <w:right w:val="none" w:sz="0" w:space="0" w:color="auto"/>
                      </w:divBdr>
                      <w:divsChild>
                        <w:div w:id="614602142">
                          <w:marLeft w:val="0"/>
                          <w:marRight w:val="0"/>
                          <w:marTop w:val="30"/>
                          <w:marBottom w:val="30"/>
                          <w:divBdr>
                            <w:top w:val="none" w:sz="0" w:space="0" w:color="auto"/>
                            <w:left w:val="none" w:sz="0" w:space="0" w:color="auto"/>
                            <w:bottom w:val="none" w:sz="0" w:space="0" w:color="auto"/>
                            <w:right w:val="none" w:sz="0" w:space="0" w:color="auto"/>
                          </w:divBdr>
                          <w:divsChild>
                            <w:div w:id="137764273">
                              <w:marLeft w:val="0"/>
                              <w:marRight w:val="0"/>
                              <w:marTop w:val="0"/>
                              <w:marBottom w:val="0"/>
                              <w:divBdr>
                                <w:top w:val="none" w:sz="0" w:space="0" w:color="auto"/>
                                <w:left w:val="none" w:sz="0" w:space="0" w:color="auto"/>
                                <w:bottom w:val="none" w:sz="0" w:space="0" w:color="auto"/>
                                <w:right w:val="none" w:sz="0" w:space="0" w:color="auto"/>
                              </w:divBdr>
                              <w:divsChild>
                                <w:div w:id="1054162038">
                                  <w:marLeft w:val="0"/>
                                  <w:marRight w:val="0"/>
                                  <w:marTop w:val="0"/>
                                  <w:marBottom w:val="0"/>
                                  <w:divBdr>
                                    <w:top w:val="none" w:sz="0" w:space="0" w:color="auto"/>
                                    <w:left w:val="none" w:sz="0" w:space="0" w:color="auto"/>
                                    <w:bottom w:val="none" w:sz="0" w:space="0" w:color="auto"/>
                                    <w:right w:val="none" w:sz="0" w:space="0" w:color="auto"/>
                                  </w:divBdr>
                                </w:div>
                              </w:divsChild>
                            </w:div>
                            <w:div w:id="390231868">
                              <w:marLeft w:val="0"/>
                              <w:marRight w:val="0"/>
                              <w:marTop w:val="0"/>
                              <w:marBottom w:val="0"/>
                              <w:divBdr>
                                <w:top w:val="none" w:sz="0" w:space="0" w:color="auto"/>
                                <w:left w:val="none" w:sz="0" w:space="0" w:color="auto"/>
                                <w:bottom w:val="none" w:sz="0" w:space="0" w:color="auto"/>
                                <w:right w:val="none" w:sz="0" w:space="0" w:color="auto"/>
                              </w:divBdr>
                              <w:divsChild>
                                <w:div w:id="1163739328">
                                  <w:marLeft w:val="0"/>
                                  <w:marRight w:val="0"/>
                                  <w:marTop w:val="0"/>
                                  <w:marBottom w:val="0"/>
                                  <w:divBdr>
                                    <w:top w:val="none" w:sz="0" w:space="0" w:color="auto"/>
                                    <w:left w:val="none" w:sz="0" w:space="0" w:color="auto"/>
                                    <w:bottom w:val="none" w:sz="0" w:space="0" w:color="auto"/>
                                    <w:right w:val="none" w:sz="0" w:space="0" w:color="auto"/>
                                  </w:divBdr>
                                </w:div>
                              </w:divsChild>
                            </w:div>
                            <w:div w:id="981425998">
                              <w:marLeft w:val="0"/>
                              <w:marRight w:val="0"/>
                              <w:marTop w:val="0"/>
                              <w:marBottom w:val="0"/>
                              <w:divBdr>
                                <w:top w:val="none" w:sz="0" w:space="0" w:color="auto"/>
                                <w:left w:val="none" w:sz="0" w:space="0" w:color="auto"/>
                                <w:bottom w:val="none" w:sz="0" w:space="0" w:color="auto"/>
                                <w:right w:val="none" w:sz="0" w:space="0" w:color="auto"/>
                              </w:divBdr>
                              <w:divsChild>
                                <w:div w:id="1673795620">
                                  <w:marLeft w:val="0"/>
                                  <w:marRight w:val="0"/>
                                  <w:marTop w:val="0"/>
                                  <w:marBottom w:val="0"/>
                                  <w:divBdr>
                                    <w:top w:val="none" w:sz="0" w:space="0" w:color="auto"/>
                                    <w:left w:val="none" w:sz="0" w:space="0" w:color="auto"/>
                                    <w:bottom w:val="none" w:sz="0" w:space="0" w:color="auto"/>
                                    <w:right w:val="none" w:sz="0" w:space="0" w:color="auto"/>
                                  </w:divBdr>
                                </w:div>
                              </w:divsChild>
                            </w:div>
                            <w:div w:id="1007290034">
                              <w:marLeft w:val="0"/>
                              <w:marRight w:val="0"/>
                              <w:marTop w:val="0"/>
                              <w:marBottom w:val="0"/>
                              <w:divBdr>
                                <w:top w:val="none" w:sz="0" w:space="0" w:color="auto"/>
                                <w:left w:val="none" w:sz="0" w:space="0" w:color="auto"/>
                                <w:bottom w:val="none" w:sz="0" w:space="0" w:color="auto"/>
                                <w:right w:val="none" w:sz="0" w:space="0" w:color="auto"/>
                              </w:divBdr>
                              <w:divsChild>
                                <w:div w:id="7068816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62496557">
                      <w:marLeft w:val="0"/>
                      <w:marRight w:val="0"/>
                      <w:marTop w:val="0"/>
                      <w:marBottom w:val="0"/>
                      <w:divBdr>
                        <w:top w:val="none" w:sz="0" w:space="0" w:color="auto"/>
                        <w:left w:val="none" w:sz="0" w:space="0" w:color="auto"/>
                        <w:bottom w:val="none" w:sz="0" w:space="0" w:color="auto"/>
                        <w:right w:val="none" w:sz="0" w:space="0" w:color="auto"/>
                      </w:divBdr>
                    </w:div>
                    <w:div w:id="1273979778">
                      <w:marLeft w:val="0"/>
                      <w:marRight w:val="0"/>
                      <w:marTop w:val="0"/>
                      <w:marBottom w:val="0"/>
                      <w:divBdr>
                        <w:top w:val="none" w:sz="0" w:space="0" w:color="auto"/>
                        <w:left w:val="none" w:sz="0" w:space="0" w:color="auto"/>
                        <w:bottom w:val="none" w:sz="0" w:space="0" w:color="auto"/>
                        <w:right w:val="none" w:sz="0" w:space="0" w:color="auto"/>
                      </w:divBdr>
                      <w:divsChild>
                        <w:div w:id="498469644">
                          <w:marLeft w:val="0"/>
                          <w:marRight w:val="0"/>
                          <w:marTop w:val="30"/>
                          <w:marBottom w:val="30"/>
                          <w:divBdr>
                            <w:top w:val="none" w:sz="0" w:space="0" w:color="auto"/>
                            <w:left w:val="none" w:sz="0" w:space="0" w:color="auto"/>
                            <w:bottom w:val="none" w:sz="0" w:space="0" w:color="auto"/>
                            <w:right w:val="none" w:sz="0" w:space="0" w:color="auto"/>
                          </w:divBdr>
                          <w:divsChild>
                            <w:div w:id="67390723">
                              <w:marLeft w:val="0"/>
                              <w:marRight w:val="0"/>
                              <w:marTop w:val="0"/>
                              <w:marBottom w:val="0"/>
                              <w:divBdr>
                                <w:top w:val="none" w:sz="0" w:space="0" w:color="auto"/>
                                <w:left w:val="none" w:sz="0" w:space="0" w:color="auto"/>
                                <w:bottom w:val="none" w:sz="0" w:space="0" w:color="auto"/>
                                <w:right w:val="none" w:sz="0" w:space="0" w:color="auto"/>
                              </w:divBdr>
                              <w:divsChild>
                                <w:div w:id="433987089">
                                  <w:marLeft w:val="0"/>
                                  <w:marRight w:val="0"/>
                                  <w:marTop w:val="0"/>
                                  <w:marBottom w:val="0"/>
                                  <w:divBdr>
                                    <w:top w:val="none" w:sz="0" w:space="0" w:color="auto"/>
                                    <w:left w:val="none" w:sz="0" w:space="0" w:color="auto"/>
                                    <w:bottom w:val="none" w:sz="0" w:space="0" w:color="auto"/>
                                    <w:right w:val="none" w:sz="0" w:space="0" w:color="auto"/>
                                  </w:divBdr>
                                </w:div>
                              </w:divsChild>
                            </w:div>
                            <w:div w:id="406726407">
                              <w:marLeft w:val="0"/>
                              <w:marRight w:val="0"/>
                              <w:marTop w:val="0"/>
                              <w:marBottom w:val="0"/>
                              <w:divBdr>
                                <w:top w:val="none" w:sz="0" w:space="0" w:color="auto"/>
                                <w:left w:val="none" w:sz="0" w:space="0" w:color="auto"/>
                                <w:bottom w:val="none" w:sz="0" w:space="0" w:color="auto"/>
                                <w:right w:val="none" w:sz="0" w:space="0" w:color="auto"/>
                              </w:divBdr>
                              <w:divsChild>
                                <w:div w:id="2101372005">
                                  <w:marLeft w:val="0"/>
                                  <w:marRight w:val="0"/>
                                  <w:marTop w:val="0"/>
                                  <w:marBottom w:val="0"/>
                                  <w:divBdr>
                                    <w:top w:val="none" w:sz="0" w:space="0" w:color="auto"/>
                                    <w:left w:val="none" w:sz="0" w:space="0" w:color="auto"/>
                                    <w:bottom w:val="none" w:sz="0" w:space="0" w:color="auto"/>
                                    <w:right w:val="none" w:sz="0" w:space="0" w:color="auto"/>
                                  </w:divBdr>
                                </w:div>
                              </w:divsChild>
                            </w:div>
                            <w:div w:id="714932792">
                              <w:marLeft w:val="0"/>
                              <w:marRight w:val="0"/>
                              <w:marTop w:val="0"/>
                              <w:marBottom w:val="0"/>
                              <w:divBdr>
                                <w:top w:val="none" w:sz="0" w:space="0" w:color="auto"/>
                                <w:left w:val="none" w:sz="0" w:space="0" w:color="auto"/>
                                <w:bottom w:val="none" w:sz="0" w:space="0" w:color="auto"/>
                                <w:right w:val="none" w:sz="0" w:space="0" w:color="auto"/>
                              </w:divBdr>
                              <w:divsChild>
                                <w:div w:id="140316130">
                                  <w:marLeft w:val="0"/>
                                  <w:marRight w:val="0"/>
                                  <w:marTop w:val="0"/>
                                  <w:marBottom w:val="0"/>
                                  <w:divBdr>
                                    <w:top w:val="none" w:sz="0" w:space="0" w:color="auto"/>
                                    <w:left w:val="none" w:sz="0" w:space="0" w:color="auto"/>
                                    <w:bottom w:val="none" w:sz="0" w:space="0" w:color="auto"/>
                                    <w:right w:val="none" w:sz="0" w:space="0" w:color="auto"/>
                                  </w:divBdr>
                                </w:div>
                              </w:divsChild>
                            </w:div>
                            <w:div w:id="1319113653">
                              <w:marLeft w:val="0"/>
                              <w:marRight w:val="0"/>
                              <w:marTop w:val="0"/>
                              <w:marBottom w:val="0"/>
                              <w:divBdr>
                                <w:top w:val="none" w:sz="0" w:space="0" w:color="auto"/>
                                <w:left w:val="none" w:sz="0" w:space="0" w:color="auto"/>
                                <w:bottom w:val="none" w:sz="0" w:space="0" w:color="auto"/>
                                <w:right w:val="none" w:sz="0" w:space="0" w:color="auto"/>
                              </w:divBdr>
                              <w:divsChild>
                                <w:div w:id="1272874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93560106">
                      <w:marLeft w:val="0"/>
                      <w:marRight w:val="0"/>
                      <w:marTop w:val="0"/>
                      <w:marBottom w:val="0"/>
                      <w:divBdr>
                        <w:top w:val="none" w:sz="0" w:space="0" w:color="auto"/>
                        <w:left w:val="none" w:sz="0" w:space="0" w:color="auto"/>
                        <w:bottom w:val="none" w:sz="0" w:space="0" w:color="auto"/>
                        <w:right w:val="none" w:sz="0" w:space="0" w:color="auto"/>
                      </w:divBdr>
                    </w:div>
                    <w:div w:id="1300837974">
                      <w:marLeft w:val="0"/>
                      <w:marRight w:val="0"/>
                      <w:marTop w:val="0"/>
                      <w:marBottom w:val="0"/>
                      <w:divBdr>
                        <w:top w:val="none" w:sz="0" w:space="0" w:color="auto"/>
                        <w:left w:val="none" w:sz="0" w:space="0" w:color="auto"/>
                        <w:bottom w:val="none" w:sz="0" w:space="0" w:color="auto"/>
                        <w:right w:val="none" w:sz="0" w:space="0" w:color="auto"/>
                      </w:divBdr>
                    </w:div>
                    <w:div w:id="1307588103">
                      <w:marLeft w:val="0"/>
                      <w:marRight w:val="0"/>
                      <w:marTop w:val="0"/>
                      <w:marBottom w:val="0"/>
                      <w:divBdr>
                        <w:top w:val="none" w:sz="0" w:space="0" w:color="auto"/>
                        <w:left w:val="none" w:sz="0" w:space="0" w:color="auto"/>
                        <w:bottom w:val="none" w:sz="0" w:space="0" w:color="auto"/>
                        <w:right w:val="none" w:sz="0" w:space="0" w:color="auto"/>
                      </w:divBdr>
                    </w:div>
                    <w:div w:id="1323462900">
                      <w:marLeft w:val="0"/>
                      <w:marRight w:val="0"/>
                      <w:marTop w:val="0"/>
                      <w:marBottom w:val="0"/>
                      <w:divBdr>
                        <w:top w:val="none" w:sz="0" w:space="0" w:color="auto"/>
                        <w:left w:val="none" w:sz="0" w:space="0" w:color="auto"/>
                        <w:bottom w:val="none" w:sz="0" w:space="0" w:color="auto"/>
                        <w:right w:val="none" w:sz="0" w:space="0" w:color="auto"/>
                      </w:divBdr>
                    </w:div>
                    <w:div w:id="1362898532">
                      <w:marLeft w:val="0"/>
                      <w:marRight w:val="0"/>
                      <w:marTop w:val="0"/>
                      <w:marBottom w:val="0"/>
                      <w:divBdr>
                        <w:top w:val="none" w:sz="0" w:space="0" w:color="auto"/>
                        <w:left w:val="none" w:sz="0" w:space="0" w:color="auto"/>
                        <w:bottom w:val="none" w:sz="0" w:space="0" w:color="auto"/>
                        <w:right w:val="none" w:sz="0" w:space="0" w:color="auto"/>
                      </w:divBdr>
                    </w:div>
                    <w:div w:id="1418551579">
                      <w:marLeft w:val="0"/>
                      <w:marRight w:val="0"/>
                      <w:marTop w:val="0"/>
                      <w:marBottom w:val="0"/>
                      <w:divBdr>
                        <w:top w:val="none" w:sz="0" w:space="0" w:color="auto"/>
                        <w:left w:val="none" w:sz="0" w:space="0" w:color="auto"/>
                        <w:bottom w:val="none" w:sz="0" w:space="0" w:color="auto"/>
                        <w:right w:val="none" w:sz="0" w:space="0" w:color="auto"/>
                      </w:divBdr>
                    </w:div>
                    <w:div w:id="1506748620">
                      <w:marLeft w:val="0"/>
                      <w:marRight w:val="0"/>
                      <w:marTop w:val="0"/>
                      <w:marBottom w:val="0"/>
                      <w:divBdr>
                        <w:top w:val="none" w:sz="0" w:space="0" w:color="auto"/>
                        <w:left w:val="none" w:sz="0" w:space="0" w:color="auto"/>
                        <w:bottom w:val="none" w:sz="0" w:space="0" w:color="auto"/>
                        <w:right w:val="none" w:sz="0" w:space="0" w:color="auto"/>
                      </w:divBdr>
                    </w:div>
                    <w:div w:id="1527062828">
                      <w:marLeft w:val="0"/>
                      <w:marRight w:val="0"/>
                      <w:marTop w:val="0"/>
                      <w:marBottom w:val="0"/>
                      <w:divBdr>
                        <w:top w:val="none" w:sz="0" w:space="0" w:color="auto"/>
                        <w:left w:val="none" w:sz="0" w:space="0" w:color="auto"/>
                        <w:bottom w:val="none" w:sz="0" w:space="0" w:color="auto"/>
                        <w:right w:val="none" w:sz="0" w:space="0" w:color="auto"/>
                      </w:divBdr>
                    </w:div>
                    <w:div w:id="1551722765">
                      <w:marLeft w:val="0"/>
                      <w:marRight w:val="0"/>
                      <w:marTop w:val="0"/>
                      <w:marBottom w:val="0"/>
                      <w:divBdr>
                        <w:top w:val="none" w:sz="0" w:space="0" w:color="auto"/>
                        <w:left w:val="none" w:sz="0" w:space="0" w:color="auto"/>
                        <w:bottom w:val="none" w:sz="0" w:space="0" w:color="auto"/>
                        <w:right w:val="none" w:sz="0" w:space="0" w:color="auto"/>
                      </w:divBdr>
                    </w:div>
                    <w:div w:id="1654993562">
                      <w:marLeft w:val="0"/>
                      <w:marRight w:val="0"/>
                      <w:marTop w:val="0"/>
                      <w:marBottom w:val="0"/>
                      <w:divBdr>
                        <w:top w:val="none" w:sz="0" w:space="0" w:color="auto"/>
                        <w:left w:val="none" w:sz="0" w:space="0" w:color="auto"/>
                        <w:bottom w:val="none" w:sz="0" w:space="0" w:color="auto"/>
                        <w:right w:val="none" w:sz="0" w:space="0" w:color="auto"/>
                      </w:divBdr>
                    </w:div>
                    <w:div w:id="1677726725">
                      <w:marLeft w:val="0"/>
                      <w:marRight w:val="0"/>
                      <w:marTop w:val="0"/>
                      <w:marBottom w:val="0"/>
                      <w:divBdr>
                        <w:top w:val="none" w:sz="0" w:space="0" w:color="auto"/>
                        <w:left w:val="none" w:sz="0" w:space="0" w:color="auto"/>
                        <w:bottom w:val="none" w:sz="0" w:space="0" w:color="auto"/>
                        <w:right w:val="none" w:sz="0" w:space="0" w:color="auto"/>
                      </w:divBdr>
                    </w:div>
                    <w:div w:id="1681077124">
                      <w:marLeft w:val="0"/>
                      <w:marRight w:val="0"/>
                      <w:marTop w:val="0"/>
                      <w:marBottom w:val="0"/>
                      <w:divBdr>
                        <w:top w:val="none" w:sz="0" w:space="0" w:color="auto"/>
                        <w:left w:val="none" w:sz="0" w:space="0" w:color="auto"/>
                        <w:bottom w:val="none" w:sz="0" w:space="0" w:color="auto"/>
                        <w:right w:val="none" w:sz="0" w:space="0" w:color="auto"/>
                      </w:divBdr>
                    </w:div>
                    <w:div w:id="1710765734">
                      <w:marLeft w:val="0"/>
                      <w:marRight w:val="0"/>
                      <w:marTop w:val="0"/>
                      <w:marBottom w:val="0"/>
                      <w:divBdr>
                        <w:top w:val="none" w:sz="0" w:space="0" w:color="auto"/>
                        <w:left w:val="none" w:sz="0" w:space="0" w:color="auto"/>
                        <w:bottom w:val="none" w:sz="0" w:space="0" w:color="auto"/>
                        <w:right w:val="none" w:sz="0" w:space="0" w:color="auto"/>
                      </w:divBdr>
                    </w:div>
                    <w:div w:id="1751154646">
                      <w:marLeft w:val="0"/>
                      <w:marRight w:val="0"/>
                      <w:marTop w:val="0"/>
                      <w:marBottom w:val="0"/>
                      <w:divBdr>
                        <w:top w:val="none" w:sz="0" w:space="0" w:color="auto"/>
                        <w:left w:val="none" w:sz="0" w:space="0" w:color="auto"/>
                        <w:bottom w:val="none" w:sz="0" w:space="0" w:color="auto"/>
                        <w:right w:val="none" w:sz="0" w:space="0" w:color="auto"/>
                      </w:divBdr>
                    </w:div>
                    <w:div w:id="1801455971">
                      <w:marLeft w:val="0"/>
                      <w:marRight w:val="0"/>
                      <w:marTop w:val="0"/>
                      <w:marBottom w:val="0"/>
                      <w:divBdr>
                        <w:top w:val="none" w:sz="0" w:space="0" w:color="auto"/>
                        <w:left w:val="none" w:sz="0" w:space="0" w:color="auto"/>
                        <w:bottom w:val="none" w:sz="0" w:space="0" w:color="auto"/>
                        <w:right w:val="none" w:sz="0" w:space="0" w:color="auto"/>
                      </w:divBdr>
                    </w:div>
                    <w:div w:id="1919514004">
                      <w:marLeft w:val="0"/>
                      <w:marRight w:val="0"/>
                      <w:marTop w:val="0"/>
                      <w:marBottom w:val="0"/>
                      <w:divBdr>
                        <w:top w:val="none" w:sz="0" w:space="0" w:color="auto"/>
                        <w:left w:val="none" w:sz="0" w:space="0" w:color="auto"/>
                        <w:bottom w:val="none" w:sz="0" w:space="0" w:color="auto"/>
                        <w:right w:val="none" w:sz="0" w:space="0" w:color="auto"/>
                      </w:divBdr>
                    </w:div>
                    <w:div w:id="1949501530">
                      <w:marLeft w:val="0"/>
                      <w:marRight w:val="0"/>
                      <w:marTop w:val="0"/>
                      <w:marBottom w:val="0"/>
                      <w:divBdr>
                        <w:top w:val="none" w:sz="0" w:space="0" w:color="auto"/>
                        <w:left w:val="none" w:sz="0" w:space="0" w:color="auto"/>
                        <w:bottom w:val="none" w:sz="0" w:space="0" w:color="auto"/>
                        <w:right w:val="none" w:sz="0" w:space="0" w:color="auto"/>
                      </w:divBdr>
                      <w:divsChild>
                        <w:div w:id="119957351">
                          <w:marLeft w:val="0"/>
                          <w:marRight w:val="0"/>
                          <w:marTop w:val="30"/>
                          <w:marBottom w:val="30"/>
                          <w:divBdr>
                            <w:top w:val="none" w:sz="0" w:space="0" w:color="auto"/>
                            <w:left w:val="none" w:sz="0" w:space="0" w:color="auto"/>
                            <w:bottom w:val="none" w:sz="0" w:space="0" w:color="auto"/>
                            <w:right w:val="none" w:sz="0" w:space="0" w:color="auto"/>
                          </w:divBdr>
                          <w:divsChild>
                            <w:div w:id="1101489047">
                              <w:marLeft w:val="0"/>
                              <w:marRight w:val="0"/>
                              <w:marTop w:val="0"/>
                              <w:marBottom w:val="0"/>
                              <w:divBdr>
                                <w:top w:val="none" w:sz="0" w:space="0" w:color="auto"/>
                                <w:left w:val="none" w:sz="0" w:space="0" w:color="auto"/>
                                <w:bottom w:val="none" w:sz="0" w:space="0" w:color="auto"/>
                                <w:right w:val="none" w:sz="0" w:space="0" w:color="auto"/>
                              </w:divBdr>
                              <w:divsChild>
                                <w:div w:id="329255858">
                                  <w:marLeft w:val="0"/>
                                  <w:marRight w:val="0"/>
                                  <w:marTop w:val="0"/>
                                  <w:marBottom w:val="0"/>
                                  <w:divBdr>
                                    <w:top w:val="none" w:sz="0" w:space="0" w:color="auto"/>
                                    <w:left w:val="none" w:sz="0" w:space="0" w:color="auto"/>
                                    <w:bottom w:val="none" w:sz="0" w:space="0" w:color="auto"/>
                                    <w:right w:val="none" w:sz="0" w:space="0" w:color="auto"/>
                                  </w:divBdr>
                                </w:div>
                              </w:divsChild>
                            </w:div>
                            <w:div w:id="1158764270">
                              <w:marLeft w:val="0"/>
                              <w:marRight w:val="0"/>
                              <w:marTop w:val="0"/>
                              <w:marBottom w:val="0"/>
                              <w:divBdr>
                                <w:top w:val="none" w:sz="0" w:space="0" w:color="auto"/>
                                <w:left w:val="none" w:sz="0" w:space="0" w:color="auto"/>
                                <w:bottom w:val="none" w:sz="0" w:space="0" w:color="auto"/>
                                <w:right w:val="none" w:sz="0" w:space="0" w:color="auto"/>
                              </w:divBdr>
                              <w:divsChild>
                                <w:div w:id="1779719310">
                                  <w:marLeft w:val="0"/>
                                  <w:marRight w:val="0"/>
                                  <w:marTop w:val="0"/>
                                  <w:marBottom w:val="0"/>
                                  <w:divBdr>
                                    <w:top w:val="none" w:sz="0" w:space="0" w:color="auto"/>
                                    <w:left w:val="none" w:sz="0" w:space="0" w:color="auto"/>
                                    <w:bottom w:val="none" w:sz="0" w:space="0" w:color="auto"/>
                                    <w:right w:val="none" w:sz="0" w:space="0" w:color="auto"/>
                                  </w:divBdr>
                                </w:div>
                              </w:divsChild>
                            </w:div>
                            <w:div w:id="1328053757">
                              <w:marLeft w:val="0"/>
                              <w:marRight w:val="0"/>
                              <w:marTop w:val="0"/>
                              <w:marBottom w:val="0"/>
                              <w:divBdr>
                                <w:top w:val="none" w:sz="0" w:space="0" w:color="auto"/>
                                <w:left w:val="none" w:sz="0" w:space="0" w:color="auto"/>
                                <w:bottom w:val="none" w:sz="0" w:space="0" w:color="auto"/>
                                <w:right w:val="none" w:sz="0" w:space="0" w:color="auto"/>
                              </w:divBdr>
                              <w:divsChild>
                                <w:div w:id="461726859">
                                  <w:marLeft w:val="0"/>
                                  <w:marRight w:val="0"/>
                                  <w:marTop w:val="0"/>
                                  <w:marBottom w:val="0"/>
                                  <w:divBdr>
                                    <w:top w:val="none" w:sz="0" w:space="0" w:color="auto"/>
                                    <w:left w:val="none" w:sz="0" w:space="0" w:color="auto"/>
                                    <w:bottom w:val="none" w:sz="0" w:space="0" w:color="auto"/>
                                    <w:right w:val="none" w:sz="0" w:space="0" w:color="auto"/>
                                  </w:divBdr>
                                </w:div>
                              </w:divsChild>
                            </w:div>
                            <w:div w:id="1640770083">
                              <w:marLeft w:val="0"/>
                              <w:marRight w:val="0"/>
                              <w:marTop w:val="0"/>
                              <w:marBottom w:val="0"/>
                              <w:divBdr>
                                <w:top w:val="none" w:sz="0" w:space="0" w:color="auto"/>
                                <w:left w:val="none" w:sz="0" w:space="0" w:color="auto"/>
                                <w:bottom w:val="none" w:sz="0" w:space="0" w:color="auto"/>
                                <w:right w:val="none" w:sz="0" w:space="0" w:color="auto"/>
                              </w:divBdr>
                              <w:divsChild>
                                <w:div w:id="2487748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95840848">
                      <w:marLeft w:val="0"/>
                      <w:marRight w:val="0"/>
                      <w:marTop w:val="0"/>
                      <w:marBottom w:val="0"/>
                      <w:divBdr>
                        <w:top w:val="none" w:sz="0" w:space="0" w:color="auto"/>
                        <w:left w:val="none" w:sz="0" w:space="0" w:color="auto"/>
                        <w:bottom w:val="none" w:sz="0" w:space="0" w:color="auto"/>
                        <w:right w:val="none" w:sz="0" w:space="0" w:color="auto"/>
                      </w:divBdr>
                    </w:div>
                    <w:div w:id="2033725022">
                      <w:marLeft w:val="0"/>
                      <w:marRight w:val="0"/>
                      <w:marTop w:val="0"/>
                      <w:marBottom w:val="0"/>
                      <w:divBdr>
                        <w:top w:val="none" w:sz="0" w:space="0" w:color="auto"/>
                        <w:left w:val="none" w:sz="0" w:space="0" w:color="auto"/>
                        <w:bottom w:val="none" w:sz="0" w:space="0" w:color="auto"/>
                        <w:right w:val="none" w:sz="0" w:space="0" w:color="auto"/>
                      </w:divBdr>
                      <w:divsChild>
                        <w:div w:id="1824589797">
                          <w:marLeft w:val="0"/>
                          <w:marRight w:val="0"/>
                          <w:marTop w:val="30"/>
                          <w:marBottom w:val="30"/>
                          <w:divBdr>
                            <w:top w:val="none" w:sz="0" w:space="0" w:color="auto"/>
                            <w:left w:val="none" w:sz="0" w:space="0" w:color="auto"/>
                            <w:bottom w:val="none" w:sz="0" w:space="0" w:color="auto"/>
                            <w:right w:val="none" w:sz="0" w:space="0" w:color="auto"/>
                          </w:divBdr>
                          <w:divsChild>
                            <w:div w:id="237981721">
                              <w:marLeft w:val="0"/>
                              <w:marRight w:val="0"/>
                              <w:marTop w:val="0"/>
                              <w:marBottom w:val="0"/>
                              <w:divBdr>
                                <w:top w:val="none" w:sz="0" w:space="0" w:color="auto"/>
                                <w:left w:val="none" w:sz="0" w:space="0" w:color="auto"/>
                                <w:bottom w:val="none" w:sz="0" w:space="0" w:color="auto"/>
                                <w:right w:val="none" w:sz="0" w:space="0" w:color="auto"/>
                              </w:divBdr>
                              <w:divsChild>
                                <w:div w:id="907543716">
                                  <w:marLeft w:val="0"/>
                                  <w:marRight w:val="0"/>
                                  <w:marTop w:val="0"/>
                                  <w:marBottom w:val="0"/>
                                  <w:divBdr>
                                    <w:top w:val="none" w:sz="0" w:space="0" w:color="auto"/>
                                    <w:left w:val="none" w:sz="0" w:space="0" w:color="auto"/>
                                    <w:bottom w:val="none" w:sz="0" w:space="0" w:color="auto"/>
                                    <w:right w:val="none" w:sz="0" w:space="0" w:color="auto"/>
                                  </w:divBdr>
                                </w:div>
                              </w:divsChild>
                            </w:div>
                            <w:div w:id="1092824316">
                              <w:marLeft w:val="0"/>
                              <w:marRight w:val="0"/>
                              <w:marTop w:val="0"/>
                              <w:marBottom w:val="0"/>
                              <w:divBdr>
                                <w:top w:val="none" w:sz="0" w:space="0" w:color="auto"/>
                                <w:left w:val="none" w:sz="0" w:space="0" w:color="auto"/>
                                <w:bottom w:val="none" w:sz="0" w:space="0" w:color="auto"/>
                                <w:right w:val="none" w:sz="0" w:space="0" w:color="auto"/>
                              </w:divBdr>
                              <w:divsChild>
                                <w:div w:id="1915773173">
                                  <w:marLeft w:val="0"/>
                                  <w:marRight w:val="0"/>
                                  <w:marTop w:val="0"/>
                                  <w:marBottom w:val="0"/>
                                  <w:divBdr>
                                    <w:top w:val="none" w:sz="0" w:space="0" w:color="auto"/>
                                    <w:left w:val="none" w:sz="0" w:space="0" w:color="auto"/>
                                    <w:bottom w:val="none" w:sz="0" w:space="0" w:color="auto"/>
                                    <w:right w:val="none" w:sz="0" w:space="0" w:color="auto"/>
                                  </w:divBdr>
                                </w:div>
                              </w:divsChild>
                            </w:div>
                            <w:div w:id="1526868182">
                              <w:marLeft w:val="0"/>
                              <w:marRight w:val="0"/>
                              <w:marTop w:val="0"/>
                              <w:marBottom w:val="0"/>
                              <w:divBdr>
                                <w:top w:val="none" w:sz="0" w:space="0" w:color="auto"/>
                                <w:left w:val="none" w:sz="0" w:space="0" w:color="auto"/>
                                <w:bottom w:val="none" w:sz="0" w:space="0" w:color="auto"/>
                                <w:right w:val="none" w:sz="0" w:space="0" w:color="auto"/>
                              </w:divBdr>
                              <w:divsChild>
                                <w:div w:id="1587882646">
                                  <w:marLeft w:val="0"/>
                                  <w:marRight w:val="0"/>
                                  <w:marTop w:val="0"/>
                                  <w:marBottom w:val="0"/>
                                  <w:divBdr>
                                    <w:top w:val="none" w:sz="0" w:space="0" w:color="auto"/>
                                    <w:left w:val="none" w:sz="0" w:space="0" w:color="auto"/>
                                    <w:bottom w:val="none" w:sz="0" w:space="0" w:color="auto"/>
                                    <w:right w:val="none" w:sz="0" w:space="0" w:color="auto"/>
                                  </w:divBdr>
                                </w:div>
                              </w:divsChild>
                            </w:div>
                            <w:div w:id="1923559635">
                              <w:marLeft w:val="0"/>
                              <w:marRight w:val="0"/>
                              <w:marTop w:val="0"/>
                              <w:marBottom w:val="0"/>
                              <w:divBdr>
                                <w:top w:val="none" w:sz="0" w:space="0" w:color="auto"/>
                                <w:left w:val="none" w:sz="0" w:space="0" w:color="auto"/>
                                <w:bottom w:val="none" w:sz="0" w:space="0" w:color="auto"/>
                                <w:right w:val="none" w:sz="0" w:space="0" w:color="auto"/>
                              </w:divBdr>
                              <w:divsChild>
                                <w:div w:id="8231646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83940241">
                      <w:marLeft w:val="0"/>
                      <w:marRight w:val="0"/>
                      <w:marTop w:val="0"/>
                      <w:marBottom w:val="0"/>
                      <w:divBdr>
                        <w:top w:val="none" w:sz="0" w:space="0" w:color="auto"/>
                        <w:left w:val="none" w:sz="0" w:space="0" w:color="auto"/>
                        <w:bottom w:val="none" w:sz="0" w:space="0" w:color="auto"/>
                        <w:right w:val="none" w:sz="0" w:space="0" w:color="auto"/>
                      </w:divBdr>
                    </w:div>
                    <w:div w:id="21044926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37057245">
          <w:marLeft w:val="0"/>
          <w:marRight w:val="0"/>
          <w:marTop w:val="0"/>
          <w:marBottom w:val="0"/>
          <w:divBdr>
            <w:top w:val="none" w:sz="0" w:space="0" w:color="auto"/>
            <w:left w:val="none" w:sz="0" w:space="0" w:color="auto"/>
            <w:bottom w:val="none" w:sz="0" w:space="0" w:color="auto"/>
            <w:right w:val="none" w:sz="0" w:space="0" w:color="auto"/>
          </w:divBdr>
          <w:divsChild>
            <w:div w:id="717045355">
              <w:marLeft w:val="0"/>
              <w:marRight w:val="0"/>
              <w:marTop w:val="0"/>
              <w:marBottom w:val="0"/>
              <w:divBdr>
                <w:top w:val="none" w:sz="0" w:space="0" w:color="auto"/>
                <w:left w:val="none" w:sz="0" w:space="0" w:color="auto"/>
                <w:bottom w:val="none" w:sz="0" w:space="0" w:color="auto"/>
                <w:right w:val="none" w:sz="0" w:space="0" w:color="auto"/>
              </w:divBdr>
            </w:div>
            <w:div w:id="957680410">
              <w:marLeft w:val="0"/>
              <w:marRight w:val="0"/>
              <w:marTop w:val="0"/>
              <w:marBottom w:val="0"/>
              <w:divBdr>
                <w:top w:val="none" w:sz="0" w:space="0" w:color="auto"/>
                <w:left w:val="none" w:sz="0" w:space="0" w:color="auto"/>
                <w:bottom w:val="none" w:sz="0" w:space="0" w:color="auto"/>
                <w:right w:val="none" w:sz="0" w:space="0" w:color="auto"/>
              </w:divBdr>
            </w:div>
            <w:div w:id="1737824151">
              <w:marLeft w:val="0"/>
              <w:marRight w:val="0"/>
              <w:marTop w:val="0"/>
              <w:marBottom w:val="0"/>
              <w:divBdr>
                <w:top w:val="none" w:sz="0" w:space="0" w:color="auto"/>
                <w:left w:val="none" w:sz="0" w:space="0" w:color="auto"/>
                <w:bottom w:val="none" w:sz="0" w:space="0" w:color="auto"/>
                <w:right w:val="none" w:sz="0" w:space="0" w:color="auto"/>
              </w:divBdr>
            </w:div>
          </w:divsChild>
        </w:div>
        <w:div w:id="1937245809">
          <w:marLeft w:val="0"/>
          <w:marRight w:val="0"/>
          <w:marTop w:val="0"/>
          <w:marBottom w:val="0"/>
          <w:divBdr>
            <w:top w:val="none" w:sz="0" w:space="0" w:color="auto"/>
            <w:left w:val="none" w:sz="0" w:space="0" w:color="auto"/>
            <w:bottom w:val="none" w:sz="0" w:space="0" w:color="auto"/>
            <w:right w:val="none" w:sz="0" w:space="0" w:color="auto"/>
          </w:divBdr>
          <w:divsChild>
            <w:div w:id="2009864033">
              <w:marLeft w:val="-75"/>
              <w:marRight w:val="0"/>
              <w:marTop w:val="30"/>
              <w:marBottom w:val="30"/>
              <w:divBdr>
                <w:top w:val="none" w:sz="0" w:space="0" w:color="auto"/>
                <w:left w:val="none" w:sz="0" w:space="0" w:color="auto"/>
                <w:bottom w:val="none" w:sz="0" w:space="0" w:color="auto"/>
                <w:right w:val="none" w:sz="0" w:space="0" w:color="auto"/>
              </w:divBdr>
              <w:divsChild>
                <w:div w:id="1203128243">
                  <w:marLeft w:val="0"/>
                  <w:marRight w:val="0"/>
                  <w:marTop w:val="0"/>
                  <w:marBottom w:val="0"/>
                  <w:divBdr>
                    <w:top w:val="none" w:sz="0" w:space="0" w:color="auto"/>
                    <w:left w:val="none" w:sz="0" w:space="0" w:color="auto"/>
                    <w:bottom w:val="none" w:sz="0" w:space="0" w:color="auto"/>
                    <w:right w:val="none" w:sz="0" w:space="0" w:color="auto"/>
                  </w:divBdr>
                  <w:divsChild>
                    <w:div w:id="423840148">
                      <w:marLeft w:val="0"/>
                      <w:marRight w:val="0"/>
                      <w:marTop w:val="0"/>
                      <w:marBottom w:val="0"/>
                      <w:divBdr>
                        <w:top w:val="none" w:sz="0" w:space="0" w:color="auto"/>
                        <w:left w:val="none" w:sz="0" w:space="0" w:color="auto"/>
                        <w:bottom w:val="none" w:sz="0" w:space="0" w:color="auto"/>
                        <w:right w:val="none" w:sz="0" w:space="0" w:color="auto"/>
                      </w:divBdr>
                    </w:div>
                  </w:divsChild>
                </w:div>
                <w:div w:id="1222254885">
                  <w:marLeft w:val="0"/>
                  <w:marRight w:val="0"/>
                  <w:marTop w:val="0"/>
                  <w:marBottom w:val="0"/>
                  <w:divBdr>
                    <w:top w:val="none" w:sz="0" w:space="0" w:color="auto"/>
                    <w:left w:val="none" w:sz="0" w:space="0" w:color="auto"/>
                    <w:bottom w:val="none" w:sz="0" w:space="0" w:color="auto"/>
                    <w:right w:val="none" w:sz="0" w:space="0" w:color="auto"/>
                  </w:divBdr>
                  <w:divsChild>
                    <w:div w:id="1544369071">
                      <w:marLeft w:val="0"/>
                      <w:marRight w:val="0"/>
                      <w:marTop w:val="0"/>
                      <w:marBottom w:val="0"/>
                      <w:divBdr>
                        <w:top w:val="none" w:sz="0" w:space="0" w:color="auto"/>
                        <w:left w:val="none" w:sz="0" w:space="0" w:color="auto"/>
                        <w:bottom w:val="none" w:sz="0" w:space="0" w:color="auto"/>
                        <w:right w:val="none" w:sz="0" w:space="0" w:color="auto"/>
                      </w:divBdr>
                    </w:div>
                  </w:divsChild>
                </w:div>
                <w:div w:id="1261337376">
                  <w:marLeft w:val="0"/>
                  <w:marRight w:val="0"/>
                  <w:marTop w:val="0"/>
                  <w:marBottom w:val="0"/>
                  <w:divBdr>
                    <w:top w:val="none" w:sz="0" w:space="0" w:color="auto"/>
                    <w:left w:val="none" w:sz="0" w:space="0" w:color="auto"/>
                    <w:bottom w:val="none" w:sz="0" w:space="0" w:color="auto"/>
                    <w:right w:val="none" w:sz="0" w:space="0" w:color="auto"/>
                  </w:divBdr>
                  <w:divsChild>
                    <w:div w:id="746224203">
                      <w:marLeft w:val="0"/>
                      <w:marRight w:val="0"/>
                      <w:marTop w:val="0"/>
                      <w:marBottom w:val="0"/>
                      <w:divBdr>
                        <w:top w:val="none" w:sz="0" w:space="0" w:color="auto"/>
                        <w:left w:val="none" w:sz="0" w:space="0" w:color="auto"/>
                        <w:bottom w:val="none" w:sz="0" w:space="0" w:color="auto"/>
                        <w:right w:val="none" w:sz="0" w:space="0" w:color="auto"/>
                      </w:divBdr>
                    </w:div>
                  </w:divsChild>
                </w:div>
                <w:div w:id="2087024156">
                  <w:marLeft w:val="0"/>
                  <w:marRight w:val="0"/>
                  <w:marTop w:val="0"/>
                  <w:marBottom w:val="0"/>
                  <w:divBdr>
                    <w:top w:val="none" w:sz="0" w:space="0" w:color="auto"/>
                    <w:left w:val="none" w:sz="0" w:space="0" w:color="auto"/>
                    <w:bottom w:val="none" w:sz="0" w:space="0" w:color="auto"/>
                    <w:right w:val="none" w:sz="0" w:space="0" w:color="auto"/>
                  </w:divBdr>
                  <w:divsChild>
                    <w:div w:id="4869418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67463573">
          <w:marLeft w:val="0"/>
          <w:marRight w:val="0"/>
          <w:marTop w:val="0"/>
          <w:marBottom w:val="0"/>
          <w:divBdr>
            <w:top w:val="none" w:sz="0" w:space="0" w:color="auto"/>
            <w:left w:val="none" w:sz="0" w:space="0" w:color="auto"/>
            <w:bottom w:val="none" w:sz="0" w:space="0" w:color="auto"/>
            <w:right w:val="none" w:sz="0" w:space="0" w:color="auto"/>
          </w:divBdr>
          <w:divsChild>
            <w:div w:id="286277876">
              <w:marLeft w:val="0"/>
              <w:marRight w:val="0"/>
              <w:marTop w:val="0"/>
              <w:marBottom w:val="0"/>
              <w:divBdr>
                <w:top w:val="none" w:sz="0" w:space="0" w:color="auto"/>
                <w:left w:val="none" w:sz="0" w:space="0" w:color="auto"/>
                <w:bottom w:val="none" w:sz="0" w:space="0" w:color="auto"/>
                <w:right w:val="none" w:sz="0" w:space="0" w:color="auto"/>
              </w:divBdr>
            </w:div>
            <w:div w:id="1181580860">
              <w:marLeft w:val="0"/>
              <w:marRight w:val="0"/>
              <w:marTop w:val="0"/>
              <w:marBottom w:val="0"/>
              <w:divBdr>
                <w:top w:val="none" w:sz="0" w:space="0" w:color="auto"/>
                <w:left w:val="none" w:sz="0" w:space="0" w:color="auto"/>
                <w:bottom w:val="none" w:sz="0" w:space="0" w:color="auto"/>
                <w:right w:val="none" w:sz="0" w:space="0" w:color="auto"/>
              </w:divBdr>
            </w:div>
            <w:div w:id="1200242254">
              <w:marLeft w:val="0"/>
              <w:marRight w:val="0"/>
              <w:marTop w:val="0"/>
              <w:marBottom w:val="0"/>
              <w:divBdr>
                <w:top w:val="none" w:sz="0" w:space="0" w:color="auto"/>
                <w:left w:val="none" w:sz="0" w:space="0" w:color="auto"/>
                <w:bottom w:val="none" w:sz="0" w:space="0" w:color="auto"/>
                <w:right w:val="none" w:sz="0" w:space="0" w:color="auto"/>
              </w:divBdr>
            </w:div>
          </w:divsChild>
        </w:div>
        <w:div w:id="1972393988">
          <w:marLeft w:val="0"/>
          <w:marRight w:val="0"/>
          <w:marTop w:val="0"/>
          <w:marBottom w:val="0"/>
          <w:divBdr>
            <w:top w:val="none" w:sz="0" w:space="0" w:color="auto"/>
            <w:left w:val="none" w:sz="0" w:space="0" w:color="auto"/>
            <w:bottom w:val="none" w:sz="0" w:space="0" w:color="auto"/>
            <w:right w:val="none" w:sz="0" w:space="0" w:color="auto"/>
          </w:divBdr>
          <w:divsChild>
            <w:div w:id="647441964">
              <w:marLeft w:val="-75"/>
              <w:marRight w:val="0"/>
              <w:marTop w:val="30"/>
              <w:marBottom w:val="30"/>
              <w:divBdr>
                <w:top w:val="none" w:sz="0" w:space="0" w:color="auto"/>
                <w:left w:val="none" w:sz="0" w:space="0" w:color="auto"/>
                <w:bottom w:val="none" w:sz="0" w:space="0" w:color="auto"/>
                <w:right w:val="none" w:sz="0" w:space="0" w:color="auto"/>
              </w:divBdr>
              <w:divsChild>
                <w:div w:id="279840745">
                  <w:marLeft w:val="0"/>
                  <w:marRight w:val="0"/>
                  <w:marTop w:val="0"/>
                  <w:marBottom w:val="0"/>
                  <w:divBdr>
                    <w:top w:val="none" w:sz="0" w:space="0" w:color="auto"/>
                    <w:left w:val="none" w:sz="0" w:space="0" w:color="auto"/>
                    <w:bottom w:val="none" w:sz="0" w:space="0" w:color="auto"/>
                    <w:right w:val="none" w:sz="0" w:space="0" w:color="auto"/>
                  </w:divBdr>
                  <w:divsChild>
                    <w:div w:id="889610317">
                      <w:marLeft w:val="0"/>
                      <w:marRight w:val="0"/>
                      <w:marTop w:val="0"/>
                      <w:marBottom w:val="0"/>
                      <w:divBdr>
                        <w:top w:val="none" w:sz="0" w:space="0" w:color="auto"/>
                        <w:left w:val="none" w:sz="0" w:space="0" w:color="auto"/>
                        <w:bottom w:val="none" w:sz="0" w:space="0" w:color="auto"/>
                        <w:right w:val="none" w:sz="0" w:space="0" w:color="auto"/>
                      </w:divBdr>
                    </w:div>
                  </w:divsChild>
                </w:div>
                <w:div w:id="759109478">
                  <w:marLeft w:val="0"/>
                  <w:marRight w:val="0"/>
                  <w:marTop w:val="0"/>
                  <w:marBottom w:val="0"/>
                  <w:divBdr>
                    <w:top w:val="none" w:sz="0" w:space="0" w:color="auto"/>
                    <w:left w:val="none" w:sz="0" w:space="0" w:color="auto"/>
                    <w:bottom w:val="none" w:sz="0" w:space="0" w:color="auto"/>
                    <w:right w:val="none" w:sz="0" w:space="0" w:color="auto"/>
                  </w:divBdr>
                  <w:divsChild>
                    <w:div w:id="791556497">
                      <w:marLeft w:val="0"/>
                      <w:marRight w:val="0"/>
                      <w:marTop w:val="0"/>
                      <w:marBottom w:val="0"/>
                      <w:divBdr>
                        <w:top w:val="none" w:sz="0" w:space="0" w:color="auto"/>
                        <w:left w:val="none" w:sz="0" w:space="0" w:color="auto"/>
                        <w:bottom w:val="none" w:sz="0" w:space="0" w:color="auto"/>
                        <w:right w:val="none" w:sz="0" w:space="0" w:color="auto"/>
                      </w:divBdr>
                    </w:div>
                  </w:divsChild>
                </w:div>
                <w:div w:id="1399749143">
                  <w:marLeft w:val="0"/>
                  <w:marRight w:val="0"/>
                  <w:marTop w:val="0"/>
                  <w:marBottom w:val="0"/>
                  <w:divBdr>
                    <w:top w:val="none" w:sz="0" w:space="0" w:color="auto"/>
                    <w:left w:val="none" w:sz="0" w:space="0" w:color="auto"/>
                    <w:bottom w:val="none" w:sz="0" w:space="0" w:color="auto"/>
                    <w:right w:val="none" w:sz="0" w:space="0" w:color="auto"/>
                  </w:divBdr>
                  <w:divsChild>
                    <w:div w:id="1945261751">
                      <w:marLeft w:val="0"/>
                      <w:marRight w:val="0"/>
                      <w:marTop w:val="0"/>
                      <w:marBottom w:val="0"/>
                      <w:divBdr>
                        <w:top w:val="none" w:sz="0" w:space="0" w:color="auto"/>
                        <w:left w:val="none" w:sz="0" w:space="0" w:color="auto"/>
                        <w:bottom w:val="none" w:sz="0" w:space="0" w:color="auto"/>
                        <w:right w:val="none" w:sz="0" w:space="0" w:color="auto"/>
                      </w:divBdr>
                    </w:div>
                  </w:divsChild>
                </w:div>
                <w:div w:id="1925844033">
                  <w:marLeft w:val="0"/>
                  <w:marRight w:val="0"/>
                  <w:marTop w:val="0"/>
                  <w:marBottom w:val="0"/>
                  <w:divBdr>
                    <w:top w:val="none" w:sz="0" w:space="0" w:color="auto"/>
                    <w:left w:val="none" w:sz="0" w:space="0" w:color="auto"/>
                    <w:bottom w:val="none" w:sz="0" w:space="0" w:color="auto"/>
                    <w:right w:val="none" w:sz="0" w:space="0" w:color="auto"/>
                  </w:divBdr>
                  <w:divsChild>
                    <w:div w:id="18055830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74629106">
          <w:marLeft w:val="0"/>
          <w:marRight w:val="0"/>
          <w:marTop w:val="0"/>
          <w:marBottom w:val="0"/>
          <w:divBdr>
            <w:top w:val="none" w:sz="0" w:space="0" w:color="auto"/>
            <w:left w:val="none" w:sz="0" w:space="0" w:color="auto"/>
            <w:bottom w:val="none" w:sz="0" w:space="0" w:color="auto"/>
            <w:right w:val="none" w:sz="0" w:space="0" w:color="auto"/>
          </w:divBdr>
          <w:divsChild>
            <w:div w:id="27075688">
              <w:marLeft w:val="0"/>
              <w:marRight w:val="0"/>
              <w:marTop w:val="0"/>
              <w:marBottom w:val="0"/>
              <w:divBdr>
                <w:top w:val="none" w:sz="0" w:space="0" w:color="auto"/>
                <w:left w:val="none" w:sz="0" w:space="0" w:color="auto"/>
                <w:bottom w:val="none" w:sz="0" w:space="0" w:color="auto"/>
                <w:right w:val="none" w:sz="0" w:space="0" w:color="auto"/>
              </w:divBdr>
            </w:div>
            <w:div w:id="53893425">
              <w:marLeft w:val="0"/>
              <w:marRight w:val="0"/>
              <w:marTop w:val="0"/>
              <w:marBottom w:val="0"/>
              <w:divBdr>
                <w:top w:val="none" w:sz="0" w:space="0" w:color="auto"/>
                <w:left w:val="none" w:sz="0" w:space="0" w:color="auto"/>
                <w:bottom w:val="none" w:sz="0" w:space="0" w:color="auto"/>
                <w:right w:val="none" w:sz="0" w:space="0" w:color="auto"/>
              </w:divBdr>
            </w:div>
            <w:div w:id="284510683">
              <w:marLeft w:val="0"/>
              <w:marRight w:val="0"/>
              <w:marTop w:val="0"/>
              <w:marBottom w:val="0"/>
              <w:divBdr>
                <w:top w:val="none" w:sz="0" w:space="0" w:color="auto"/>
                <w:left w:val="none" w:sz="0" w:space="0" w:color="auto"/>
                <w:bottom w:val="none" w:sz="0" w:space="0" w:color="auto"/>
                <w:right w:val="none" w:sz="0" w:space="0" w:color="auto"/>
              </w:divBdr>
            </w:div>
            <w:div w:id="554898037">
              <w:marLeft w:val="0"/>
              <w:marRight w:val="0"/>
              <w:marTop w:val="0"/>
              <w:marBottom w:val="0"/>
              <w:divBdr>
                <w:top w:val="none" w:sz="0" w:space="0" w:color="auto"/>
                <w:left w:val="none" w:sz="0" w:space="0" w:color="auto"/>
                <w:bottom w:val="none" w:sz="0" w:space="0" w:color="auto"/>
                <w:right w:val="none" w:sz="0" w:space="0" w:color="auto"/>
              </w:divBdr>
            </w:div>
            <w:div w:id="897979126">
              <w:marLeft w:val="0"/>
              <w:marRight w:val="0"/>
              <w:marTop w:val="0"/>
              <w:marBottom w:val="0"/>
              <w:divBdr>
                <w:top w:val="none" w:sz="0" w:space="0" w:color="auto"/>
                <w:left w:val="none" w:sz="0" w:space="0" w:color="auto"/>
                <w:bottom w:val="none" w:sz="0" w:space="0" w:color="auto"/>
                <w:right w:val="none" w:sz="0" w:space="0" w:color="auto"/>
              </w:divBdr>
            </w:div>
            <w:div w:id="1176190596">
              <w:marLeft w:val="0"/>
              <w:marRight w:val="0"/>
              <w:marTop w:val="0"/>
              <w:marBottom w:val="0"/>
              <w:divBdr>
                <w:top w:val="none" w:sz="0" w:space="0" w:color="auto"/>
                <w:left w:val="none" w:sz="0" w:space="0" w:color="auto"/>
                <w:bottom w:val="none" w:sz="0" w:space="0" w:color="auto"/>
                <w:right w:val="none" w:sz="0" w:space="0" w:color="auto"/>
              </w:divBdr>
            </w:div>
          </w:divsChild>
        </w:div>
        <w:div w:id="2061438940">
          <w:marLeft w:val="0"/>
          <w:marRight w:val="0"/>
          <w:marTop w:val="0"/>
          <w:marBottom w:val="0"/>
          <w:divBdr>
            <w:top w:val="none" w:sz="0" w:space="0" w:color="auto"/>
            <w:left w:val="none" w:sz="0" w:space="0" w:color="auto"/>
            <w:bottom w:val="none" w:sz="0" w:space="0" w:color="auto"/>
            <w:right w:val="none" w:sz="0" w:space="0" w:color="auto"/>
          </w:divBdr>
          <w:divsChild>
            <w:div w:id="1465733282">
              <w:marLeft w:val="-75"/>
              <w:marRight w:val="0"/>
              <w:marTop w:val="30"/>
              <w:marBottom w:val="30"/>
              <w:divBdr>
                <w:top w:val="none" w:sz="0" w:space="0" w:color="auto"/>
                <w:left w:val="none" w:sz="0" w:space="0" w:color="auto"/>
                <w:bottom w:val="none" w:sz="0" w:space="0" w:color="auto"/>
                <w:right w:val="none" w:sz="0" w:space="0" w:color="auto"/>
              </w:divBdr>
              <w:divsChild>
                <w:div w:id="314144576">
                  <w:marLeft w:val="0"/>
                  <w:marRight w:val="0"/>
                  <w:marTop w:val="0"/>
                  <w:marBottom w:val="0"/>
                  <w:divBdr>
                    <w:top w:val="none" w:sz="0" w:space="0" w:color="auto"/>
                    <w:left w:val="none" w:sz="0" w:space="0" w:color="auto"/>
                    <w:bottom w:val="none" w:sz="0" w:space="0" w:color="auto"/>
                    <w:right w:val="none" w:sz="0" w:space="0" w:color="auto"/>
                  </w:divBdr>
                  <w:divsChild>
                    <w:div w:id="1782647155">
                      <w:marLeft w:val="0"/>
                      <w:marRight w:val="0"/>
                      <w:marTop w:val="0"/>
                      <w:marBottom w:val="0"/>
                      <w:divBdr>
                        <w:top w:val="none" w:sz="0" w:space="0" w:color="auto"/>
                        <w:left w:val="none" w:sz="0" w:space="0" w:color="auto"/>
                        <w:bottom w:val="none" w:sz="0" w:space="0" w:color="auto"/>
                        <w:right w:val="none" w:sz="0" w:space="0" w:color="auto"/>
                      </w:divBdr>
                    </w:div>
                  </w:divsChild>
                </w:div>
                <w:div w:id="620262850">
                  <w:marLeft w:val="0"/>
                  <w:marRight w:val="0"/>
                  <w:marTop w:val="0"/>
                  <w:marBottom w:val="0"/>
                  <w:divBdr>
                    <w:top w:val="none" w:sz="0" w:space="0" w:color="auto"/>
                    <w:left w:val="none" w:sz="0" w:space="0" w:color="auto"/>
                    <w:bottom w:val="none" w:sz="0" w:space="0" w:color="auto"/>
                    <w:right w:val="none" w:sz="0" w:space="0" w:color="auto"/>
                  </w:divBdr>
                  <w:divsChild>
                    <w:div w:id="545798619">
                      <w:marLeft w:val="0"/>
                      <w:marRight w:val="0"/>
                      <w:marTop w:val="0"/>
                      <w:marBottom w:val="0"/>
                      <w:divBdr>
                        <w:top w:val="none" w:sz="0" w:space="0" w:color="auto"/>
                        <w:left w:val="none" w:sz="0" w:space="0" w:color="auto"/>
                        <w:bottom w:val="none" w:sz="0" w:space="0" w:color="auto"/>
                        <w:right w:val="none" w:sz="0" w:space="0" w:color="auto"/>
                      </w:divBdr>
                    </w:div>
                  </w:divsChild>
                </w:div>
                <w:div w:id="1713504680">
                  <w:marLeft w:val="0"/>
                  <w:marRight w:val="0"/>
                  <w:marTop w:val="0"/>
                  <w:marBottom w:val="0"/>
                  <w:divBdr>
                    <w:top w:val="none" w:sz="0" w:space="0" w:color="auto"/>
                    <w:left w:val="none" w:sz="0" w:space="0" w:color="auto"/>
                    <w:bottom w:val="none" w:sz="0" w:space="0" w:color="auto"/>
                    <w:right w:val="none" w:sz="0" w:space="0" w:color="auto"/>
                  </w:divBdr>
                  <w:divsChild>
                    <w:div w:id="190462943">
                      <w:marLeft w:val="0"/>
                      <w:marRight w:val="0"/>
                      <w:marTop w:val="0"/>
                      <w:marBottom w:val="0"/>
                      <w:divBdr>
                        <w:top w:val="none" w:sz="0" w:space="0" w:color="auto"/>
                        <w:left w:val="none" w:sz="0" w:space="0" w:color="auto"/>
                        <w:bottom w:val="none" w:sz="0" w:space="0" w:color="auto"/>
                        <w:right w:val="none" w:sz="0" w:space="0" w:color="auto"/>
                      </w:divBdr>
                    </w:div>
                  </w:divsChild>
                </w:div>
                <w:div w:id="1970743473">
                  <w:marLeft w:val="0"/>
                  <w:marRight w:val="0"/>
                  <w:marTop w:val="0"/>
                  <w:marBottom w:val="0"/>
                  <w:divBdr>
                    <w:top w:val="none" w:sz="0" w:space="0" w:color="auto"/>
                    <w:left w:val="none" w:sz="0" w:space="0" w:color="auto"/>
                    <w:bottom w:val="none" w:sz="0" w:space="0" w:color="auto"/>
                    <w:right w:val="none" w:sz="0" w:space="0" w:color="auto"/>
                  </w:divBdr>
                  <w:divsChild>
                    <w:div w:id="2045662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85295520">
          <w:marLeft w:val="0"/>
          <w:marRight w:val="0"/>
          <w:marTop w:val="0"/>
          <w:marBottom w:val="0"/>
          <w:divBdr>
            <w:top w:val="none" w:sz="0" w:space="0" w:color="auto"/>
            <w:left w:val="none" w:sz="0" w:space="0" w:color="auto"/>
            <w:bottom w:val="none" w:sz="0" w:space="0" w:color="auto"/>
            <w:right w:val="none" w:sz="0" w:space="0" w:color="auto"/>
          </w:divBdr>
          <w:divsChild>
            <w:div w:id="2145611303">
              <w:marLeft w:val="-75"/>
              <w:marRight w:val="0"/>
              <w:marTop w:val="30"/>
              <w:marBottom w:val="30"/>
              <w:divBdr>
                <w:top w:val="none" w:sz="0" w:space="0" w:color="auto"/>
                <w:left w:val="none" w:sz="0" w:space="0" w:color="auto"/>
                <w:bottom w:val="none" w:sz="0" w:space="0" w:color="auto"/>
                <w:right w:val="none" w:sz="0" w:space="0" w:color="auto"/>
              </w:divBdr>
              <w:divsChild>
                <w:div w:id="110443163">
                  <w:marLeft w:val="0"/>
                  <w:marRight w:val="0"/>
                  <w:marTop w:val="0"/>
                  <w:marBottom w:val="0"/>
                  <w:divBdr>
                    <w:top w:val="none" w:sz="0" w:space="0" w:color="auto"/>
                    <w:left w:val="none" w:sz="0" w:space="0" w:color="auto"/>
                    <w:bottom w:val="none" w:sz="0" w:space="0" w:color="auto"/>
                    <w:right w:val="none" w:sz="0" w:space="0" w:color="auto"/>
                  </w:divBdr>
                  <w:divsChild>
                    <w:div w:id="90782818">
                      <w:marLeft w:val="0"/>
                      <w:marRight w:val="0"/>
                      <w:marTop w:val="0"/>
                      <w:marBottom w:val="0"/>
                      <w:divBdr>
                        <w:top w:val="none" w:sz="0" w:space="0" w:color="auto"/>
                        <w:left w:val="none" w:sz="0" w:space="0" w:color="auto"/>
                        <w:bottom w:val="none" w:sz="0" w:space="0" w:color="auto"/>
                        <w:right w:val="none" w:sz="0" w:space="0" w:color="auto"/>
                      </w:divBdr>
                    </w:div>
                  </w:divsChild>
                </w:div>
                <w:div w:id="558319156">
                  <w:marLeft w:val="0"/>
                  <w:marRight w:val="0"/>
                  <w:marTop w:val="0"/>
                  <w:marBottom w:val="0"/>
                  <w:divBdr>
                    <w:top w:val="none" w:sz="0" w:space="0" w:color="auto"/>
                    <w:left w:val="none" w:sz="0" w:space="0" w:color="auto"/>
                    <w:bottom w:val="none" w:sz="0" w:space="0" w:color="auto"/>
                    <w:right w:val="none" w:sz="0" w:space="0" w:color="auto"/>
                  </w:divBdr>
                  <w:divsChild>
                    <w:div w:id="1073235824">
                      <w:marLeft w:val="0"/>
                      <w:marRight w:val="0"/>
                      <w:marTop w:val="0"/>
                      <w:marBottom w:val="0"/>
                      <w:divBdr>
                        <w:top w:val="none" w:sz="0" w:space="0" w:color="auto"/>
                        <w:left w:val="none" w:sz="0" w:space="0" w:color="auto"/>
                        <w:bottom w:val="none" w:sz="0" w:space="0" w:color="auto"/>
                        <w:right w:val="none" w:sz="0" w:space="0" w:color="auto"/>
                      </w:divBdr>
                    </w:div>
                  </w:divsChild>
                </w:div>
                <w:div w:id="1878618181">
                  <w:marLeft w:val="0"/>
                  <w:marRight w:val="0"/>
                  <w:marTop w:val="0"/>
                  <w:marBottom w:val="0"/>
                  <w:divBdr>
                    <w:top w:val="none" w:sz="0" w:space="0" w:color="auto"/>
                    <w:left w:val="none" w:sz="0" w:space="0" w:color="auto"/>
                    <w:bottom w:val="none" w:sz="0" w:space="0" w:color="auto"/>
                    <w:right w:val="none" w:sz="0" w:space="0" w:color="auto"/>
                  </w:divBdr>
                  <w:divsChild>
                    <w:div w:id="769619429">
                      <w:marLeft w:val="0"/>
                      <w:marRight w:val="0"/>
                      <w:marTop w:val="0"/>
                      <w:marBottom w:val="0"/>
                      <w:divBdr>
                        <w:top w:val="none" w:sz="0" w:space="0" w:color="auto"/>
                        <w:left w:val="none" w:sz="0" w:space="0" w:color="auto"/>
                        <w:bottom w:val="none" w:sz="0" w:space="0" w:color="auto"/>
                        <w:right w:val="none" w:sz="0" w:space="0" w:color="auto"/>
                      </w:divBdr>
                    </w:div>
                  </w:divsChild>
                </w:div>
                <w:div w:id="2111583176">
                  <w:marLeft w:val="0"/>
                  <w:marRight w:val="0"/>
                  <w:marTop w:val="0"/>
                  <w:marBottom w:val="0"/>
                  <w:divBdr>
                    <w:top w:val="none" w:sz="0" w:space="0" w:color="auto"/>
                    <w:left w:val="none" w:sz="0" w:space="0" w:color="auto"/>
                    <w:bottom w:val="none" w:sz="0" w:space="0" w:color="auto"/>
                    <w:right w:val="none" w:sz="0" w:space="0" w:color="auto"/>
                  </w:divBdr>
                  <w:divsChild>
                    <w:div w:id="11197595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90881327">
          <w:marLeft w:val="0"/>
          <w:marRight w:val="0"/>
          <w:marTop w:val="0"/>
          <w:marBottom w:val="0"/>
          <w:divBdr>
            <w:top w:val="none" w:sz="0" w:space="0" w:color="auto"/>
            <w:left w:val="none" w:sz="0" w:space="0" w:color="auto"/>
            <w:bottom w:val="none" w:sz="0" w:space="0" w:color="auto"/>
            <w:right w:val="none" w:sz="0" w:space="0" w:color="auto"/>
          </w:divBdr>
          <w:divsChild>
            <w:div w:id="11808408">
              <w:marLeft w:val="0"/>
              <w:marRight w:val="0"/>
              <w:marTop w:val="0"/>
              <w:marBottom w:val="0"/>
              <w:divBdr>
                <w:top w:val="none" w:sz="0" w:space="0" w:color="auto"/>
                <w:left w:val="none" w:sz="0" w:space="0" w:color="auto"/>
                <w:bottom w:val="none" w:sz="0" w:space="0" w:color="auto"/>
                <w:right w:val="none" w:sz="0" w:space="0" w:color="auto"/>
              </w:divBdr>
            </w:div>
            <w:div w:id="213740686">
              <w:marLeft w:val="0"/>
              <w:marRight w:val="0"/>
              <w:marTop w:val="0"/>
              <w:marBottom w:val="0"/>
              <w:divBdr>
                <w:top w:val="none" w:sz="0" w:space="0" w:color="auto"/>
                <w:left w:val="none" w:sz="0" w:space="0" w:color="auto"/>
                <w:bottom w:val="none" w:sz="0" w:space="0" w:color="auto"/>
                <w:right w:val="none" w:sz="0" w:space="0" w:color="auto"/>
              </w:divBdr>
            </w:div>
            <w:div w:id="419066331">
              <w:marLeft w:val="0"/>
              <w:marRight w:val="0"/>
              <w:marTop w:val="0"/>
              <w:marBottom w:val="0"/>
              <w:divBdr>
                <w:top w:val="none" w:sz="0" w:space="0" w:color="auto"/>
                <w:left w:val="none" w:sz="0" w:space="0" w:color="auto"/>
                <w:bottom w:val="none" w:sz="0" w:space="0" w:color="auto"/>
                <w:right w:val="none" w:sz="0" w:space="0" w:color="auto"/>
              </w:divBdr>
            </w:div>
          </w:divsChild>
        </w:div>
        <w:div w:id="2118020285">
          <w:marLeft w:val="0"/>
          <w:marRight w:val="0"/>
          <w:marTop w:val="0"/>
          <w:marBottom w:val="0"/>
          <w:divBdr>
            <w:top w:val="none" w:sz="0" w:space="0" w:color="auto"/>
            <w:left w:val="none" w:sz="0" w:space="0" w:color="auto"/>
            <w:bottom w:val="none" w:sz="0" w:space="0" w:color="auto"/>
            <w:right w:val="none" w:sz="0" w:space="0" w:color="auto"/>
          </w:divBdr>
          <w:divsChild>
            <w:div w:id="525482728">
              <w:marLeft w:val="0"/>
              <w:marRight w:val="0"/>
              <w:marTop w:val="0"/>
              <w:marBottom w:val="0"/>
              <w:divBdr>
                <w:top w:val="none" w:sz="0" w:space="0" w:color="auto"/>
                <w:left w:val="none" w:sz="0" w:space="0" w:color="auto"/>
                <w:bottom w:val="none" w:sz="0" w:space="0" w:color="auto"/>
                <w:right w:val="none" w:sz="0" w:space="0" w:color="auto"/>
              </w:divBdr>
            </w:div>
            <w:div w:id="625552361">
              <w:marLeft w:val="0"/>
              <w:marRight w:val="0"/>
              <w:marTop w:val="0"/>
              <w:marBottom w:val="0"/>
              <w:divBdr>
                <w:top w:val="none" w:sz="0" w:space="0" w:color="auto"/>
                <w:left w:val="none" w:sz="0" w:space="0" w:color="auto"/>
                <w:bottom w:val="none" w:sz="0" w:space="0" w:color="auto"/>
                <w:right w:val="none" w:sz="0" w:space="0" w:color="auto"/>
              </w:divBdr>
            </w:div>
            <w:div w:id="684140100">
              <w:marLeft w:val="0"/>
              <w:marRight w:val="0"/>
              <w:marTop w:val="0"/>
              <w:marBottom w:val="0"/>
              <w:divBdr>
                <w:top w:val="none" w:sz="0" w:space="0" w:color="auto"/>
                <w:left w:val="none" w:sz="0" w:space="0" w:color="auto"/>
                <w:bottom w:val="none" w:sz="0" w:space="0" w:color="auto"/>
                <w:right w:val="none" w:sz="0" w:space="0" w:color="auto"/>
              </w:divBdr>
            </w:div>
          </w:divsChild>
        </w:div>
        <w:div w:id="2143452029">
          <w:marLeft w:val="0"/>
          <w:marRight w:val="0"/>
          <w:marTop w:val="0"/>
          <w:marBottom w:val="0"/>
          <w:divBdr>
            <w:top w:val="none" w:sz="0" w:space="0" w:color="auto"/>
            <w:left w:val="none" w:sz="0" w:space="0" w:color="auto"/>
            <w:bottom w:val="none" w:sz="0" w:space="0" w:color="auto"/>
            <w:right w:val="none" w:sz="0" w:space="0" w:color="auto"/>
          </w:divBdr>
          <w:divsChild>
            <w:div w:id="1115100782">
              <w:marLeft w:val="-75"/>
              <w:marRight w:val="0"/>
              <w:marTop w:val="30"/>
              <w:marBottom w:val="30"/>
              <w:divBdr>
                <w:top w:val="none" w:sz="0" w:space="0" w:color="auto"/>
                <w:left w:val="none" w:sz="0" w:space="0" w:color="auto"/>
                <w:bottom w:val="none" w:sz="0" w:space="0" w:color="auto"/>
                <w:right w:val="none" w:sz="0" w:space="0" w:color="auto"/>
              </w:divBdr>
              <w:divsChild>
                <w:div w:id="525824419">
                  <w:marLeft w:val="0"/>
                  <w:marRight w:val="0"/>
                  <w:marTop w:val="0"/>
                  <w:marBottom w:val="0"/>
                  <w:divBdr>
                    <w:top w:val="none" w:sz="0" w:space="0" w:color="auto"/>
                    <w:left w:val="none" w:sz="0" w:space="0" w:color="auto"/>
                    <w:bottom w:val="none" w:sz="0" w:space="0" w:color="auto"/>
                    <w:right w:val="none" w:sz="0" w:space="0" w:color="auto"/>
                  </w:divBdr>
                  <w:divsChild>
                    <w:div w:id="1966736805">
                      <w:marLeft w:val="0"/>
                      <w:marRight w:val="0"/>
                      <w:marTop w:val="0"/>
                      <w:marBottom w:val="0"/>
                      <w:divBdr>
                        <w:top w:val="none" w:sz="0" w:space="0" w:color="auto"/>
                        <w:left w:val="none" w:sz="0" w:space="0" w:color="auto"/>
                        <w:bottom w:val="none" w:sz="0" w:space="0" w:color="auto"/>
                        <w:right w:val="none" w:sz="0" w:space="0" w:color="auto"/>
                      </w:divBdr>
                    </w:div>
                  </w:divsChild>
                </w:div>
                <w:div w:id="932202551">
                  <w:marLeft w:val="0"/>
                  <w:marRight w:val="0"/>
                  <w:marTop w:val="0"/>
                  <w:marBottom w:val="0"/>
                  <w:divBdr>
                    <w:top w:val="none" w:sz="0" w:space="0" w:color="auto"/>
                    <w:left w:val="none" w:sz="0" w:space="0" w:color="auto"/>
                    <w:bottom w:val="none" w:sz="0" w:space="0" w:color="auto"/>
                    <w:right w:val="none" w:sz="0" w:space="0" w:color="auto"/>
                  </w:divBdr>
                  <w:divsChild>
                    <w:div w:id="652759017">
                      <w:marLeft w:val="0"/>
                      <w:marRight w:val="0"/>
                      <w:marTop w:val="0"/>
                      <w:marBottom w:val="0"/>
                      <w:divBdr>
                        <w:top w:val="none" w:sz="0" w:space="0" w:color="auto"/>
                        <w:left w:val="none" w:sz="0" w:space="0" w:color="auto"/>
                        <w:bottom w:val="none" w:sz="0" w:space="0" w:color="auto"/>
                        <w:right w:val="none" w:sz="0" w:space="0" w:color="auto"/>
                      </w:divBdr>
                    </w:div>
                  </w:divsChild>
                </w:div>
                <w:div w:id="1713312158">
                  <w:marLeft w:val="0"/>
                  <w:marRight w:val="0"/>
                  <w:marTop w:val="0"/>
                  <w:marBottom w:val="0"/>
                  <w:divBdr>
                    <w:top w:val="none" w:sz="0" w:space="0" w:color="auto"/>
                    <w:left w:val="none" w:sz="0" w:space="0" w:color="auto"/>
                    <w:bottom w:val="none" w:sz="0" w:space="0" w:color="auto"/>
                    <w:right w:val="none" w:sz="0" w:space="0" w:color="auto"/>
                  </w:divBdr>
                  <w:divsChild>
                    <w:div w:id="376666613">
                      <w:marLeft w:val="0"/>
                      <w:marRight w:val="0"/>
                      <w:marTop w:val="0"/>
                      <w:marBottom w:val="0"/>
                      <w:divBdr>
                        <w:top w:val="none" w:sz="0" w:space="0" w:color="auto"/>
                        <w:left w:val="none" w:sz="0" w:space="0" w:color="auto"/>
                        <w:bottom w:val="none" w:sz="0" w:space="0" w:color="auto"/>
                        <w:right w:val="none" w:sz="0" w:space="0" w:color="auto"/>
                      </w:divBdr>
                    </w:div>
                  </w:divsChild>
                </w:div>
                <w:div w:id="1931619434">
                  <w:marLeft w:val="0"/>
                  <w:marRight w:val="0"/>
                  <w:marTop w:val="0"/>
                  <w:marBottom w:val="0"/>
                  <w:divBdr>
                    <w:top w:val="none" w:sz="0" w:space="0" w:color="auto"/>
                    <w:left w:val="none" w:sz="0" w:space="0" w:color="auto"/>
                    <w:bottom w:val="none" w:sz="0" w:space="0" w:color="auto"/>
                    <w:right w:val="none" w:sz="0" w:space="0" w:color="auto"/>
                  </w:divBdr>
                  <w:divsChild>
                    <w:div w:id="7003198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76578096">
      <w:bodyDiv w:val="1"/>
      <w:marLeft w:val="0"/>
      <w:marRight w:val="0"/>
      <w:marTop w:val="0"/>
      <w:marBottom w:val="0"/>
      <w:divBdr>
        <w:top w:val="none" w:sz="0" w:space="0" w:color="auto"/>
        <w:left w:val="none" w:sz="0" w:space="0" w:color="auto"/>
        <w:bottom w:val="none" w:sz="0" w:space="0" w:color="auto"/>
        <w:right w:val="none" w:sz="0" w:space="0" w:color="auto"/>
      </w:divBdr>
    </w:div>
    <w:div w:id="533617705">
      <w:bodyDiv w:val="1"/>
      <w:marLeft w:val="0"/>
      <w:marRight w:val="0"/>
      <w:marTop w:val="0"/>
      <w:marBottom w:val="0"/>
      <w:divBdr>
        <w:top w:val="none" w:sz="0" w:space="0" w:color="auto"/>
        <w:left w:val="none" w:sz="0" w:space="0" w:color="auto"/>
        <w:bottom w:val="none" w:sz="0" w:space="0" w:color="auto"/>
        <w:right w:val="none" w:sz="0" w:space="0" w:color="auto"/>
      </w:divBdr>
    </w:div>
    <w:div w:id="551581966">
      <w:bodyDiv w:val="1"/>
      <w:marLeft w:val="0"/>
      <w:marRight w:val="0"/>
      <w:marTop w:val="0"/>
      <w:marBottom w:val="0"/>
      <w:divBdr>
        <w:top w:val="none" w:sz="0" w:space="0" w:color="auto"/>
        <w:left w:val="none" w:sz="0" w:space="0" w:color="auto"/>
        <w:bottom w:val="none" w:sz="0" w:space="0" w:color="auto"/>
        <w:right w:val="none" w:sz="0" w:space="0" w:color="auto"/>
      </w:divBdr>
    </w:div>
    <w:div w:id="639463919">
      <w:bodyDiv w:val="1"/>
      <w:marLeft w:val="0"/>
      <w:marRight w:val="0"/>
      <w:marTop w:val="0"/>
      <w:marBottom w:val="0"/>
      <w:divBdr>
        <w:top w:val="none" w:sz="0" w:space="0" w:color="auto"/>
        <w:left w:val="none" w:sz="0" w:space="0" w:color="auto"/>
        <w:bottom w:val="none" w:sz="0" w:space="0" w:color="auto"/>
        <w:right w:val="none" w:sz="0" w:space="0" w:color="auto"/>
      </w:divBdr>
    </w:div>
    <w:div w:id="654603994">
      <w:bodyDiv w:val="1"/>
      <w:marLeft w:val="0"/>
      <w:marRight w:val="0"/>
      <w:marTop w:val="0"/>
      <w:marBottom w:val="0"/>
      <w:divBdr>
        <w:top w:val="none" w:sz="0" w:space="0" w:color="auto"/>
        <w:left w:val="none" w:sz="0" w:space="0" w:color="auto"/>
        <w:bottom w:val="none" w:sz="0" w:space="0" w:color="auto"/>
        <w:right w:val="none" w:sz="0" w:space="0" w:color="auto"/>
      </w:divBdr>
    </w:div>
    <w:div w:id="664748183">
      <w:bodyDiv w:val="1"/>
      <w:marLeft w:val="0"/>
      <w:marRight w:val="0"/>
      <w:marTop w:val="0"/>
      <w:marBottom w:val="0"/>
      <w:divBdr>
        <w:top w:val="none" w:sz="0" w:space="0" w:color="auto"/>
        <w:left w:val="none" w:sz="0" w:space="0" w:color="auto"/>
        <w:bottom w:val="none" w:sz="0" w:space="0" w:color="auto"/>
        <w:right w:val="none" w:sz="0" w:space="0" w:color="auto"/>
      </w:divBdr>
    </w:div>
    <w:div w:id="678780179">
      <w:bodyDiv w:val="1"/>
      <w:marLeft w:val="0"/>
      <w:marRight w:val="0"/>
      <w:marTop w:val="0"/>
      <w:marBottom w:val="0"/>
      <w:divBdr>
        <w:top w:val="none" w:sz="0" w:space="0" w:color="auto"/>
        <w:left w:val="none" w:sz="0" w:space="0" w:color="auto"/>
        <w:bottom w:val="none" w:sz="0" w:space="0" w:color="auto"/>
        <w:right w:val="none" w:sz="0" w:space="0" w:color="auto"/>
      </w:divBdr>
    </w:div>
    <w:div w:id="723138689">
      <w:bodyDiv w:val="1"/>
      <w:marLeft w:val="0"/>
      <w:marRight w:val="0"/>
      <w:marTop w:val="0"/>
      <w:marBottom w:val="0"/>
      <w:divBdr>
        <w:top w:val="none" w:sz="0" w:space="0" w:color="auto"/>
        <w:left w:val="none" w:sz="0" w:space="0" w:color="auto"/>
        <w:bottom w:val="none" w:sz="0" w:space="0" w:color="auto"/>
        <w:right w:val="none" w:sz="0" w:space="0" w:color="auto"/>
      </w:divBdr>
    </w:div>
    <w:div w:id="732659067">
      <w:bodyDiv w:val="1"/>
      <w:marLeft w:val="0"/>
      <w:marRight w:val="0"/>
      <w:marTop w:val="0"/>
      <w:marBottom w:val="0"/>
      <w:divBdr>
        <w:top w:val="none" w:sz="0" w:space="0" w:color="auto"/>
        <w:left w:val="none" w:sz="0" w:space="0" w:color="auto"/>
        <w:bottom w:val="none" w:sz="0" w:space="0" w:color="auto"/>
        <w:right w:val="none" w:sz="0" w:space="0" w:color="auto"/>
      </w:divBdr>
    </w:div>
    <w:div w:id="733434108">
      <w:bodyDiv w:val="1"/>
      <w:marLeft w:val="0"/>
      <w:marRight w:val="0"/>
      <w:marTop w:val="0"/>
      <w:marBottom w:val="0"/>
      <w:divBdr>
        <w:top w:val="none" w:sz="0" w:space="0" w:color="auto"/>
        <w:left w:val="none" w:sz="0" w:space="0" w:color="auto"/>
        <w:bottom w:val="none" w:sz="0" w:space="0" w:color="auto"/>
        <w:right w:val="none" w:sz="0" w:space="0" w:color="auto"/>
      </w:divBdr>
    </w:div>
    <w:div w:id="788856983">
      <w:bodyDiv w:val="1"/>
      <w:marLeft w:val="0"/>
      <w:marRight w:val="0"/>
      <w:marTop w:val="0"/>
      <w:marBottom w:val="0"/>
      <w:divBdr>
        <w:top w:val="none" w:sz="0" w:space="0" w:color="auto"/>
        <w:left w:val="none" w:sz="0" w:space="0" w:color="auto"/>
        <w:bottom w:val="none" w:sz="0" w:space="0" w:color="auto"/>
        <w:right w:val="none" w:sz="0" w:space="0" w:color="auto"/>
      </w:divBdr>
    </w:div>
    <w:div w:id="793671937">
      <w:bodyDiv w:val="1"/>
      <w:marLeft w:val="0"/>
      <w:marRight w:val="0"/>
      <w:marTop w:val="0"/>
      <w:marBottom w:val="0"/>
      <w:divBdr>
        <w:top w:val="none" w:sz="0" w:space="0" w:color="auto"/>
        <w:left w:val="none" w:sz="0" w:space="0" w:color="auto"/>
        <w:bottom w:val="none" w:sz="0" w:space="0" w:color="auto"/>
        <w:right w:val="none" w:sz="0" w:space="0" w:color="auto"/>
      </w:divBdr>
    </w:div>
    <w:div w:id="809713410">
      <w:bodyDiv w:val="1"/>
      <w:marLeft w:val="0"/>
      <w:marRight w:val="0"/>
      <w:marTop w:val="0"/>
      <w:marBottom w:val="0"/>
      <w:divBdr>
        <w:top w:val="none" w:sz="0" w:space="0" w:color="auto"/>
        <w:left w:val="none" w:sz="0" w:space="0" w:color="auto"/>
        <w:bottom w:val="none" w:sz="0" w:space="0" w:color="auto"/>
        <w:right w:val="none" w:sz="0" w:space="0" w:color="auto"/>
      </w:divBdr>
    </w:div>
    <w:div w:id="811290791">
      <w:bodyDiv w:val="1"/>
      <w:marLeft w:val="0"/>
      <w:marRight w:val="0"/>
      <w:marTop w:val="0"/>
      <w:marBottom w:val="0"/>
      <w:divBdr>
        <w:top w:val="none" w:sz="0" w:space="0" w:color="auto"/>
        <w:left w:val="none" w:sz="0" w:space="0" w:color="auto"/>
        <w:bottom w:val="none" w:sz="0" w:space="0" w:color="auto"/>
        <w:right w:val="none" w:sz="0" w:space="0" w:color="auto"/>
      </w:divBdr>
    </w:div>
    <w:div w:id="853956287">
      <w:bodyDiv w:val="1"/>
      <w:marLeft w:val="0"/>
      <w:marRight w:val="0"/>
      <w:marTop w:val="0"/>
      <w:marBottom w:val="0"/>
      <w:divBdr>
        <w:top w:val="none" w:sz="0" w:space="0" w:color="auto"/>
        <w:left w:val="none" w:sz="0" w:space="0" w:color="auto"/>
        <w:bottom w:val="none" w:sz="0" w:space="0" w:color="auto"/>
        <w:right w:val="none" w:sz="0" w:space="0" w:color="auto"/>
      </w:divBdr>
    </w:div>
    <w:div w:id="899822684">
      <w:bodyDiv w:val="1"/>
      <w:marLeft w:val="0"/>
      <w:marRight w:val="0"/>
      <w:marTop w:val="0"/>
      <w:marBottom w:val="0"/>
      <w:divBdr>
        <w:top w:val="none" w:sz="0" w:space="0" w:color="auto"/>
        <w:left w:val="none" w:sz="0" w:space="0" w:color="auto"/>
        <w:bottom w:val="none" w:sz="0" w:space="0" w:color="auto"/>
        <w:right w:val="none" w:sz="0" w:space="0" w:color="auto"/>
      </w:divBdr>
    </w:div>
    <w:div w:id="928076034">
      <w:bodyDiv w:val="1"/>
      <w:marLeft w:val="0"/>
      <w:marRight w:val="0"/>
      <w:marTop w:val="0"/>
      <w:marBottom w:val="0"/>
      <w:divBdr>
        <w:top w:val="none" w:sz="0" w:space="0" w:color="auto"/>
        <w:left w:val="none" w:sz="0" w:space="0" w:color="auto"/>
        <w:bottom w:val="none" w:sz="0" w:space="0" w:color="auto"/>
        <w:right w:val="none" w:sz="0" w:space="0" w:color="auto"/>
      </w:divBdr>
    </w:div>
    <w:div w:id="944263766">
      <w:bodyDiv w:val="1"/>
      <w:marLeft w:val="0"/>
      <w:marRight w:val="0"/>
      <w:marTop w:val="0"/>
      <w:marBottom w:val="0"/>
      <w:divBdr>
        <w:top w:val="none" w:sz="0" w:space="0" w:color="auto"/>
        <w:left w:val="none" w:sz="0" w:space="0" w:color="auto"/>
        <w:bottom w:val="none" w:sz="0" w:space="0" w:color="auto"/>
        <w:right w:val="none" w:sz="0" w:space="0" w:color="auto"/>
      </w:divBdr>
    </w:div>
    <w:div w:id="960841980">
      <w:bodyDiv w:val="1"/>
      <w:marLeft w:val="0"/>
      <w:marRight w:val="0"/>
      <w:marTop w:val="0"/>
      <w:marBottom w:val="0"/>
      <w:divBdr>
        <w:top w:val="none" w:sz="0" w:space="0" w:color="auto"/>
        <w:left w:val="none" w:sz="0" w:space="0" w:color="auto"/>
        <w:bottom w:val="none" w:sz="0" w:space="0" w:color="auto"/>
        <w:right w:val="none" w:sz="0" w:space="0" w:color="auto"/>
      </w:divBdr>
    </w:div>
    <w:div w:id="968705329">
      <w:bodyDiv w:val="1"/>
      <w:marLeft w:val="0"/>
      <w:marRight w:val="0"/>
      <w:marTop w:val="0"/>
      <w:marBottom w:val="0"/>
      <w:divBdr>
        <w:top w:val="none" w:sz="0" w:space="0" w:color="auto"/>
        <w:left w:val="none" w:sz="0" w:space="0" w:color="auto"/>
        <w:bottom w:val="none" w:sz="0" w:space="0" w:color="auto"/>
        <w:right w:val="none" w:sz="0" w:space="0" w:color="auto"/>
      </w:divBdr>
    </w:div>
    <w:div w:id="1006052634">
      <w:bodyDiv w:val="1"/>
      <w:marLeft w:val="0"/>
      <w:marRight w:val="0"/>
      <w:marTop w:val="0"/>
      <w:marBottom w:val="0"/>
      <w:divBdr>
        <w:top w:val="none" w:sz="0" w:space="0" w:color="auto"/>
        <w:left w:val="none" w:sz="0" w:space="0" w:color="auto"/>
        <w:bottom w:val="none" w:sz="0" w:space="0" w:color="auto"/>
        <w:right w:val="none" w:sz="0" w:space="0" w:color="auto"/>
      </w:divBdr>
      <w:divsChild>
        <w:div w:id="24446513">
          <w:marLeft w:val="0"/>
          <w:marRight w:val="0"/>
          <w:marTop w:val="0"/>
          <w:marBottom w:val="0"/>
          <w:divBdr>
            <w:top w:val="none" w:sz="0" w:space="0" w:color="auto"/>
            <w:left w:val="none" w:sz="0" w:space="0" w:color="auto"/>
            <w:bottom w:val="none" w:sz="0" w:space="0" w:color="auto"/>
            <w:right w:val="none" w:sz="0" w:space="0" w:color="auto"/>
          </w:divBdr>
          <w:divsChild>
            <w:div w:id="733167253">
              <w:marLeft w:val="-75"/>
              <w:marRight w:val="0"/>
              <w:marTop w:val="30"/>
              <w:marBottom w:val="30"/>
              <w:divBdr>
                <w:top w:val="none" w:sz="0" w:space="0" w:color="auto"/>
                <w:left w:val="none" w:sz="0" w:space="0" w:color="auto"/>
                <w:bottom w:val="none" w:sz="0" w:space="0" w:color="auto"/>
                <w:right w:val="none" w:sz="0" w:space="0" w:color="auto"/>
              </w:divBdr>
              <w:divsChild>
                <w:div w:id="649287170">
                  <w:marLeft w:val="0"/>
                  <w:marRight w:val="0"/>
                  <w:marTop w:val="0"/>
                  <w:marBottom w:val="0"/>
                  <w:divBdr>
                    <w:top w:val="none" w:sz="0" w:space="0" w:color="auto"/>
                    <w:left w:val="none" w:sz="0" w:space="0" w:color="auto"/>
                    <w:bottom w:val="none" w:sz="0" w:space="0" w:color="auto"/>
                    <w:right w:val="none" w:sz="0" w:space="0" w:color="auto"/>
                  </w:divBdr>
                </w:div>
                <w:div w:id="1023172711">
                  <w:marLeft w:val="0"/>
                  <w:marRight w:val="0"/>
                  <w:marTop w:val="0"/>
                  <w:marBottom w:val="0"/>
                  <w:divBdr>
                    <w:top w:val="none" w:sz="0" w:space="0" w:color="auto"/>
                    <w:left w:val="none" w:sz="0" w:space="0" w:color="auto"/>
                    <w:bottom w:val="none" w:sz="0" w:space="0" w:color="auto"/>
                    <w:right w:val="none" w:sz="0" w:space="0" w:color="auto"/>
                  </w:divBdr>
                  <w:divsChild>
                    <w:div w:id="1017732044">
                      <w:marLeft w:val="0"/>
                      <w:marRight w:val="0"/>
                      <w:marTop w:val="0"/>
                      <w:marBottom w:val="0"/>
                      <w:divBdr>
                        <w:top w:val="none" w:sz="0" w:space="0" w:color="auto"/>
                        <w:left w:val="none" w:sz="0" w:space="0" w:color="auto"/>
                        <w:bottom w:val="none" w:sz="0" w:space="0" w:color="auto"/>
                        <w:right w:val="none" w:sz="0" w:space="0" w:color="auto"/>
                      </w:divBdr>
                    </w:div>
                  </w:divsChild>
                </w:div>
                <w:div w:id="1799883228">
                  <w:marLeft w:val="0"/>
                  <w:marRight w:val="0"/>
                  <w:marTop w:val="0"/>
                  <w:marBottom w:val="0"/>
                  <w:divBdr>
                    <w:top w:val="none" w:sz="0" w:space="0" w:color="auto"/>
                    <w:left w:val="none" w:sz="0" w:space="0" w:color="auto"/>
                    <w:bottom w:val="none" w:sz="0" w:space="0" w:color="auto"/>
                    <w:right w:val="none" w:sz="0" w:space="0" w:color="auto"/>
                  </w:divBdr>
                  <w:divsChild>
                    <w:div w:id="1351105826">
                      <w:marLeft w:val="0"/>
                      <w:marRight w:val="0"/>
                      <w:marTop w:val="0"/>
                      <w:marBottom w:val="0"/>
                      <w:divBdr>
                        <w:top w:val="none" w:sz="0" w:space="0" w:color="auto"/>
                        <w:left w:val="none" w:sz="0" w:space="0" w:color="auto"/>
                        <w:bottom w:val="none" w:sz="0" w:space="0" w:color="auto"/>
                        <w:right w:val="none" w:sz="0" w:space="0" w:color="auto"/>
                      </w:divBdr>
                    </w:div>
                  </w:divsChild>
                </w:div>
                <w:div w:id="21395710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8810547">
          <w:marLeft w:val="0"/>
          <w:marRight w:val="0"/>
          <w:marTop w:val="0"/>
          <w:marBottom w:val="0"/>
          <w:divBdr>
            <w:top w:val="none" w:sz="0" w:space="0" w:color="auto"/>
            <w:left w:val="none" w:sz="0" w:space="0" w:color="auto"/>
            <w:bottom w:val="none" w:sz="0" w:space="0" w:color="auto"/>
            <w:right w:val="none" w:sz="0" w:space="0" w:color="auto"/>
          </w:divBdr>
          <w:divsChild>
            <w:div w:id="865169039">
              <w:marLeft w:val="-75"/>
              <w:marRight w:val="0"/>
              <w:marTop w:val="30"/>
              <w:marBottom w:val="30"/>
              <w:divBdr>
                <w:top w:val="none" w:sz="0" w:space="0" w:color="auto"/>
                <w:left w:val="none" w:sz="0" w:space="0" w:color="auto"/>
                <w:bottom w:val="none" w:sz="0" w:space="0" w:color="auto"/>
                <w:right w:val="none" w:sz="0" w:space="0" w:color="auto"/>
              </w:divBdr>
              <w:divsChild>
                <w:div w:id="38668180">
                  <w:marLeft w:val="0"/>
                  <w:marRight w:val="0"/>
                  <w:marTop w:val="0"/>
                  <w:marBottom w:val="0"/>
                  <w:divBdr>
                    <w:top w:val="none" w:sz="0" w:space="0" w:color="auto"/>
                    <w:left w:val="none" w:sz="0" w:space="0" w:color="auto"/>
                    <w:bottom w:val="none" w:sz="0" w:space="0" w:color="auto"/>
                    <w:right w:val="none" w:sz="0" w:space="0" w:color="auto"/>
                  </w:divBdr>
                </w:div>
                <w:div w:id="231625300">
                  <w:marLeft w:val="0"/>
                  <w:marRight w:val="0"/>
                  <w:marTop w:val="0"/>
                  <w:marBottom w:val="0"/>
                  <w:divBdr>
                    <w:top w:val="none" w:sz="0" w:space="0" w:color="auto"/>
                    <w:left w:val="none" w:sz="0" w:space="0" w:color="auto"/>
                    <w:bottom w:val="none" w:sz="0" w:space="0" w:color="auto"/>
                    <w:right w:val="none" w:sz="0" w:space="0" w:color="auto"/>
                  </w:divBdr>
                  <w:divsChild>
                    <w:div w:id="286859270">
                      <w:marLeft w:val="0"/>
                      <w:marRight w:val="0"/>
                      <w:marTop w:val="0"/>
                      <w:marBottom w:val="0"/>
                      <w:divBdr>
                        <w:top w:val="none" w:sz="0" w:space="0" w:color="auto"/>
                        <w:left w:val="none" w:sz="0" w:space="0" w:color="auto"/>
                        <w:bottom w:val="none" w:sz="0" w:space="0" w:color="auto"/>
                        <w:right w:val="none" w:sz="0" w:space="0" w:color="auto"/>
                      </w:divBdr>
                    </w:div>
                  </w:divsChild>
                </w:div>
                <w:div w:id="1738702440">
                  <w:marLeft w:val="0"/>
                  <w:marRight w:val="0"/>
                  <w:marTop w:val="0"/>
                  <w:marBottom w:val="0"/>
                  <w:divBdr>
                    <w:top w:val="none" w:sz="0" w:space="0" w:color="auto"/>
                    <w:left w:val="none" w:sz="0" w:space="0" w:color="auto"/>
                    <w:bottom w:val="none" w:sz="0" w:space="0" w:color="auto"/>
                    <w:right w:val="none" w:sz="0" w:space="0" w:color="auto"/>
                  </w:divBdr>
                </w:div>
                <w:div w:id="1937591782">
                  <w:marLeft w:val="0"/>
                  <w:marRight w:val="0"/>
                  <w:marTop w:val="0"/>
                  <w:marBottom w:val="0"/>
                  <w:divBdr>
                    <w:top w:val="none" w:sz="0" w:space="0" w:color="auto"/>
                    <w:left w:val="none" w:sz="0" w:space="0" w:color="auto"/>
                    <w:bottom w:val="none" w:sz="0" w:space="0" w:color="auto"/>
                    <w:right w:val="none" w:sz="0" w:space="0" w:color="auto"/>
                  </w:divBdr>
                  <w:divsChild>
                    <w:div w:id="20142575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1408961">
          <w:marLeft w:val="0"/>
          <w:marRight w:val="0"/>
          <w:marTop w:val="0"/>
          <w:marBottom w:val="0"/>
          <w:divBdr>
            <w:top w:val="none" w:sz="0" w:space="0" w:color="auto"/>
            <w:left w:val="none" w:sz="0" w:space="0" w:color="auto"/>
            <w:bottom w:val="none" w:sz="0" w:space="0" w:color="auto"/>
            <w:right w:val="none" w:sz="0" w:space="0" w:color="auto"/>
          </w:divBdr>
          <w:divsChild>
            <w:div w:id="2133135555">
              <w:marLeft w:val="-75"/>
              <w:marRight w:val="0"/>
              <w:marTop w:val="30"/>
              <w:marBottom w:val="30"/>
              <w:divBdr>
                <w:top w:val="none" w:sz="0" w:space="0" w:color="auto"/>
                <w:left w:val="none" w:sz="0" w:space="0" w:color="auto"/>
                <w:bottom w:val="none" w:sz="0" w:space="0" w:color="auto"/>
                <w:right w:val="none" w:sz="0" w:space="0" w:color="auto"/>
              </w:divBdr>
              <w:divsChild>
                <w:div w:id="132404894">
                  <w:marLeft w:val="0"/>
                  <w:marRight w:val="0"/>
                  <w:marTop w:val="0"/>
                  <w:marBottom w:val="0"/>
                  <w:divBdr>
                    <w:top w:val="none" w:sz="0" w:space="0" w:color="auto"/>
                    <w:left w:val="none" w:sz="0" w:space="0" w:color="auto"/>
                    <w:bottom w:val="none" w:sz="0" w:space="0" w:color="auto"/>
                    <w:right w:val="none" w:sz="0" w:space="0" w:color="auto"/>
                  </w:divBdr>
                </w:div>
                <w:div w:id="1642879650">
                  <w:marLeft w:val="0"/>
                  <w:marRight w:val="0"/>
                  <w:marTop w:val="0"/>
                  <w:marBottom w:val="0"/>
                  <w:divBdr>
                    <w:top w:val="none" w:sz="0" w:space="0" w:color="auto"/>
                    <w:left w:val="none" w:sz="0" w:space="0" w:color="auto"/>
                    <w:bottom w:val="none" w:sz="0" w:space="0" w:color="auto"/>
                    <w:right w:val="none" w:sz="0" w:space="0" w:color="auto"/>
                  </w:divBdr>
                  <w:divsChild>
                    <w:div w:id="445195746">
                      <w:marLeft w:val="0"/>
                      <w:marRight w:val="0"/>
                      <w:marTop w:val="0"/>
                      <w:marBottom w:val="0"/>
                      <w:divBdr>
                        <w:top w:val="none" w:sz="0" w:space="0" w:color="auto"/>
                        <w:left w:val="none" w:sz="0" w:space="0" w:color="auto"/>
                        <w:bottom w:val="none" w:sz="0" w:space="0" w:color="auto"/>
                        <w:right w:val="none" w:sz="0" w:space="0" w:color="auto"/>
                      </w:divBdr>
                    </w:div>
                  </w:divsChild>
                </w:div>
                <w:div w:id="1713652673">
                  <w:marLeft w:val="0"/>
                  <w:marRight w:val="0"/>
                  <w:marTop w:val="0"/>
                  <w:marBottom w:val="0"/>
                  <w:divBdr>
                    <w:top w:val="none" w:sz="0" w:space="0" w:color="auto"/>
                    <w:left w:val="none" w:sz="0" w:space="0" w:color="auto"/>
                    <w:bottom w:val="none" w:sz="0" w:space="0" w:color="auto"/>
                    <w:right w:val="none" w:sz="0" w:space="0" w:color="auto"/>
                  </w:divBdr>
                </w:div>
                <w:div w:id="2062095202">
                  <w:marLeft w:val="0"/>
                  <w:marRight w:val="0"/>
                  <w:marTop w:val="0"/>
                  <w:marBottom w:val="0"/>
                  <w:divBdr>
                    <w:top w:val="none" w:sz="0" w:space="0" w:color="auto"/>
                    <w:left w:val="none" w:sz="0" w:space="0" w:color="auto"/>
                    <w:bottom w:val="none" w:sz="0" w:space="0" w:color="auto"/>
                    <w:right w:val="none" w:sz="0" w:space="0" w:color="auto"/>
                  </w:divBdr>
                  <w:divsChild>
                    <w:div w:id="20314469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7917386">
          <w:marLeft w:val="0"/>
          <w:marRight w:val="0"/>
          <w:marTop w:val="0"/>
          <w:marBottom w:val="0"/>
          <w:divBdr>
            <w:top w:val="none" w:sz="0" w:space="0" w:color="auto"/>
            <w:left w:val="none" w:sz="0" w:space="0" w:color="auto"/>
            <w:bottom w:val="none" w:sz="0" w:space="0" w:color="auto"/>
            <w:right w:val="none" w:sz="0" w:space="0" w:color="auto"/>
          </w:divBdr>
          <w:divsChild>
            <w:div w:id="219562636">
              <w:marLeft w:val="-75"/>
              <w:marRight w:val="0"/>
              <w:marTop w:val="30"/>
              <w:marBottom w:val="30"/>
              <w:divBdr>
                <w:top w:val="none" w:sz="0" w:space="0" w:color="auto"/>
                <w:left w:val="none" w:sz="0" w:space="0" w:color="auto"/>
                <w:bottom w:val="none" w:sz="0" w:space="0" w:color="auto"/>
                <w:right w:val="none" w:sz="0" w:space="0" w:color="auto"/>
              </w:divBdr>
              <w:divsChild>
                <w:div w:id="7143540">
                  <w:marLeft w:val="0"/>
                  <w:marRight w:val="0"/>
                  <w:marTop w:val="0"/>
                  <w:marBottom w:val="0"/>
                  <w:divBdr>
                    <w:top w:val="none" w:sz="0" w:space="0" w:color="auto"/>
                    <w:left w:val="none" w:sz="0" w:space="0" w:color="auto"/>
                    <w:bottom w:val="none" w:sz="0" w:space="0" w:color="auto"/>
                    <w:right w:val="none" w:sz="0" w:space="0" w:color="auto"/>
                  </w:divBdr>
                  <w:divsChild>
                    <w:div w:id="508374863">
                      <w:marLeft w:val="0"/>
                      <w:marRight w:val="0"/>
                      <w:marTop w:val="0"/>
                      <w:marBottom w:val="0"/>
                      <w:divBdr>
                        <w:top w:val="none" w:sz="0" w:space="0" w:color="auto"/>
                        <w:left w:val="none" w:sz="0" w:space="0" w:color="auto"/>
                        <w:bottom w:val="none" w:sz="0" w:space="0" w:color="auto"/>
                        <w:right w:val="none" w:sz="0" w:space="0" w:color="auto"/>
                      </w:divBdr>
                    </w:div>
                  </w:divsChild>
                </w:div>
                <w:div w:id="1180123356">
                  <w:marLeft w:val="0"/>
                  <w:marRight w:val="0"/>
                  <w:marTop w:val="0"/>
                  <w:marBottom w:val="0"/>
                  <w:divBdr>
                    <w:top w:val="none" w:sz="0" w:space="0" w:color="auto"/>
                    <w:left w:val="none" w:sz="0" w:space="0" w:color="auto"/>
                    <w:bottom w:val="none" w:sz="0" w:space="0" w:color="auto"/>
                    <w:right w:val="none" w:sz="0" w:space="0" w:color="auto"/>
                  </w:divBdr>
                </w:div>
                <w:div w:id="1846285034">
                  <w:marLeft w:val="0"/>
                  <w:marRight w:val="0"/>
                  <w:marTop w:val="0"/>
                  <w:marBottom w:val="0"/>
                  <w:divBdr>
                    <w:top w:val="none" w:sz="0" w:space="0" w:color="auto"/>
                    <w:left w:val="none" w:sz="0" w:space="0" w:color="auto"/>
                    <w:bottom w:val="none" w:sz="0" w:space="0" w:color="auto"/>
                    <w:right w:val="none" w:sz="0" w:space="0" w:color="auto"/>
                  </w:divBdr>
                </w:div>
                <w:div w:id="2084446517">
                  <w:marLeft w:val="0"/>
                  <w:marRight w:val="0"/>
                  <w:marTop w:val="0"/>
                  <w:marBottom w:val="0"/>
                  <w:divBdr>
                    <w:top w:val="none" w:sz="0" w:space="0" w:color="auto"/>
                    <w:left w:val="none" w:sz="0" w:space="0" w:color="auto"/>
                    <w:bottom w:val="none" w:sz="0" w:space="0" w:color="auto"/>
                    <w:right w:val="none" w:sz="0" w:space="0" w:color="auto"/>
                  </w:divBdr>
                  <w:divsChild>
                    <w:div w:id="15074000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3832280">
          <w:marLeft w:val="0"/>
          <w:marRight w:val="0"/>
          <w:marTop w:val="0"/>
          <w:marBottom w:val="0"/>
          <w:divBdr>
            <w:top w:val="none" w:sz="0" w:space="0" w:color="auto"/>
            <w:left w:val="none" w:sz="0" w:space="0" w:color="auto"/>
            <w:bottom w:val="none" w:sz="0" w:space="0" w:color="auto"/>
            <w:right w:val="none" w:sz="0" w:space="0" w:color="auto"/>
          </w:divBdr>
          <w:divsChild>
            <w:div w:id="1494370059">
              <w:marLeft w:val="-75"/>
              <w:marRight w:val="0"/>
              <w:marTop w:val="30"/>
              <w:marBottom w:val="30"/>
              <w:divBdr>
                <w:top w:val="none" w:sz="0" w:space="0" w:color="auto"/>
                <w:left w:val="none" w:sz="0" w:space="0" w:color="auto"/>
                <w:bottom w:val="none" w:sz="0" w:space="0" w:color="auto"/>
                <w:right w:val="none" w:sz="0" w:space="0" w:color="auto"/>
              </w:divBdr>
              <w:divsChild>
                <w:div w:id="434638627">
                  <w:marLeft w:val="0"/>
                  <w:marRight w:val="0"/>
                  <w:marTop w:val="0"/>
                  <w:marBottom w:val="0"/>
                  <w:divBdr>
                    <w:top w:val="none" w:sz="0" w:space="0" w:color="auto"/>
                    <w:left w:val="none" w:sz="0" w:space="0" w:color="auto"/>
                    <w:bottom w:val="none" w:sz="0" w:space="0" w:color="auto"/>
                    <w:right w:val="none" w:sz="0" w:space="0" w:color="auto"/>
                  </w:divBdr>
                  <w:divsChild>
                    <w:div w:id="1705903318">
                      <w:marLeft w:val="0"/>
                      <w:marRight w:val="0"/>
                      <w:marTop w:val="0"/>
                      <w:marBottom w:val="0"/>
                      <w:divBdr>
                        <w:top w:val="none" w:sz="0" w:space="0" w:color="auto"/>
                        <w:left w:val="none" w:sz="0" w:space="0" w:color="auto"/>
                        <w:bottom w:val="none" w:sz="0" w:space="0" w:color="auto"/>
                        <w:right w:val="none" w:sz="0" w:space="0" w:color="auto"/>
                      </w:divBdr>
                    </w:div>
                  </w:divsChild>
                </w:div>
                <w:div w:id="439028483">
                  <w:marLeft w:val="0"/>
                  <w:marRight w:val="0"/>
                  <w:marTop w:val="0"/>
                  <w:marBottom w:val="0"/>
                  <w:divBdr>
                    <w:top w:val="none" w:sz="0" w:space="0" w:color="auto"/>
                    <w:left w:val="none" w:sz="0" w:space="0" w:color="auto"/>
                    <w:bottom w:val="none" w:sz="0" w:space="0" w:color="auto"/>
                    <w:right w:val="none" w:sz="0" w:space="0" w:color="auto"/>
                  </w:divBdr>
                </w:div>
                <w:div w:id="778447827">
                  <w:marLeft w:val="0"/>
                  <w:marRight w:val="0"/>
                  <w:marTop w:val="0"/>
                  <w:marBottom w:val="0"/>
                  <w:divBdr>
                    <w:top w:val="none" w:sz="0" w:space="0" w:color="auto"/>
                    <w:left w:val="none" w:sz="0" w:space="0" w:color="auto"/>
                    <w:bottom w:val="none" w:sz="0" w:space="0" w:color="auto"/>
                    <w:right w:val="none" w:sz="0" w:space="0" w:color="auto"/>
                  </w:divBdr>
                </w:div>
                <w:div w:id="1149051120">
                  <w:marLeft w:val="0"/>
                  <w:marRight w:val="0"/>
                  <w:marTop w:val="0"/>
                  <w:marBottom w:val="0"/>
                  <w:divBdr>
                    <w:top w:val="none" w:sz="0" w:space="0" w:color="auto"/>
                    <w:left w:val="none" w:sz="0" w:space="0" w:color="auto"/>
                    <w:bottom w:val="none" w:sz="0" w:space="0" w:color="auto"/>
                    <w:right w:val="none" w:sz="0" w:space="0" w:color="auto"/>
                  </w:divBdr>
                  <w:divsChild>
                    <w:div w:id="10218623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39873311">
          <w:marLeft w:val="0"/>
          <w:marRight w:val="0"/>
          <w:marTop w:val="0"/>
          <w:marBottom w:val="0"/>
          <w:divBdr>
            <w:top w:val="none" w:sz="0" w:space="0" w:color="auto"/>
            <w:left w:val="none" w:sz="0" w:space="0" w:color="auto"/>
            <w:bottom w:val="none" w:sz="0" w:space="0" w:color="auto"/>
            <w:right w:val="none" w:sz="0" w:space="0" w:color="auto"/>
          </w:divBdr>
          <w:divsChild>
            <w:div w:id="1149907551">
              <w:marLeft w:val="-75"/>
              <w:marRight w:val="0"/>
              <w:marTop w:val="30"/>
              <w:marBottom w:val="30"/>
              <w:divBdr>
                <w:top w:val="none" w:sz="0" w:space="0" w:color="auto"/>
                <w:left w:val="none" w:sz="0" w:space="0" w:color="auto"/>
                <w:bottom w:val="none" w:sz="0" w:space="0" w:color="auto"/>
                <w:right w:val="none" w:sz="0" w:space="0" w:color="auto"/>
              </w:divBdr>
              <w:divsChild>
                <w:div w:id="146671535">
                  <w:marLeft w:val="0"/>
                  <w:marRight w:val="0"/>
                  <w:marTop w:val="0"/>
                  <w:marBottom w:val="0"/>
                  <w:divBdr>
                    <w:top w:val="none" w:sz="0" w:space="0" w:color="auto"/>
                    <w:left w:val="none" w:sz="0" w:space="0" w:color="auto"/>
                    <w:bottom w:val="none" w:sz="0" w:space="0" w:color="auto"/>
                    <w:right w:val="none" w:sz="0" w:space="0" w:color="auto"/>
                  </w:divBdr>
                </w:div>
                <w:div w:id="452990088">
                  <w:marLeft w:val="0"/>
                  <w:marRight w:val="0"/>
                  <w:marTop w:val="0"/>
                  <w:marBottom w:val="0"/>
                  <w:divBdr>
                    <w:top w:val="none" w:sz="0" w:space="0" w:color="auto"/>
                    <w:left w:val="none" w:sz="0" w:space="0" w:color="auto"/>
                    <w:bottom w:val="none" w:sz="0" w:space="0" w:color="auto"/>
                    <w:right w:val="none" w:sz="0" w:space="0" w:color="auto"/>
                  </w:divBdr>
                  <w:divsChild>
                    <w:div w:id="547837412">
                      <w:marLeft w:val="0"/>
                      <w:marRight w:val="0"/>
                      <w:marTop w:val="0"/>
                      <w:marBottom w:val="0"/>
                      <w:divBdr>
                        <w:top w:val="none" w:sz="0" w:space="0" w:color="auto"/>
                        <w:left w:val="none" w:sz="0" w:space="0" w:color="auto"/>
                        <w:bottom w:val="none" w:sz="0" w:space="0" w:color="auto"/>
                        <w:right w:val="none" w:sz="0" w:space="0" w:color="auto"/>
                      </w:divBdr>
                    </w:div>
                  </w:divsChild>
                </w:div>
                <w:div w:id="586233792">
                  <w:marLeft w:val="0"/>
                  <w:marRight w:val="0"/>
                  <w:marTop w:val="0"/>
                  <w:marBottom w:val="0"/>
                  <w:divBdr>
                    <w:top w:val="none" w:sz="0" w:space="0" w:color="auto"/>
                    <w:left w:val="none" w:sz="0" w:space="0" w:color="auto"/>
                    <w:bottom w:val="none" w:sz="0" w:space="0" w:color="auto"/>
                    <w:right w:val="none" w:sz="0" w:space="0" w:color="auto"/>
                  </w:divBdr>
                  <w:divsChild>
                    <w:div w:id="1131825248">
                      <w:marLeft w:val="0"/>
                      <w:marRight w:val="0"/>
                      <w:marTop w:val="0"/>
                      <w:marBottom w:val="0"/>
                      <w:divBdr>
                        <w:top w:val="none" w:sz="0" w:space="0" w:color="auto"/>
                        <w:left w:val="none" w:sz="0" w:space="0" w:color="auto"/>
                        <w:bottom w:val="none" w:sz="0" w:space="0" w:color="auto"/>
                        <w:right w:val="none" w:sz="0" w:space="0" w:color="auto"/>
                      </w:divBdr>
                    </w:div>
                  </w:divsChild>
                </w:div>
                <w:div w:id="17080183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49706129">
          <w:marLeft w:val="0"/>
          <w:marRight w:val="0"/>
          <w:marTop w:val="0"/>
          <w:marBottom w:val="0"/>
          <w:divBdr>
            <w:top w:val="none" w:sz="0" w:space="0" w:color="auto"/>
            <w:left w:val="none" w:sz="0" w:space="0" w:color="auto"/>
            <w:bottom w:val="none" w:sz="0" w:space="0" w:color="auto"/>
            <w:right w:val="none" w:sz="0" w:space="0" w:color="auto"/>
          </w:divBdr>
          <w:divsChild>
            <w:div w:id="460995855">
              <w:marLeft w:val="-75"/>
              <w:marRight w:val="0"/>
              <w:marTop w:val="30"/>
              <w:marBottom w:val="30"/>
              <w:divBdr>
                <w:top w:val="none" w:sz="0" w:space="0" w:color="auto"/>
                <w:left w:val="none" w:sz="0" w:space="0" w:color="auto"/>
                <w:bottom w:val="none" w:sz="0" w:space="0" w:color="auto"/>
                <w:right w:val="none" w:sz="0" w:space="0" w:color="auto"/>
              </w:divBdr>
              <w:divsChild>
                <w:div w:id="555777351">
                  <w:marLeft w:val="0"/>
                  <w:marRight w:val="0"/>
                  <w:marTop w:val="0"/>
                  <w:marBottom w:val="0"/>
                  <w:divBdr>
                    <w:top w:val="none" w:sz="0" w:space="0" w:color="auto"/>
                    <w:left w:val="none" w:sz="0" w:space="0" w:color="auto"/>
                    <w:bottom w:val="none" w:sz="0" w:space="0" w:color="auto"/>
                    <w:right w:val="none" w:sz="0" w:space="0" w:color="auto"/>
                  </w:divBdr>
                  <w:divsChild>
                    <w:div w:id="1322461124">
                      <w:marLeft w:val="0"/>
                      <w:marRight w:val="0"/>
                      <w:marTop w:val="0"/>
                      <w:marBottom w:val="0"/>
                      <w:divBdr>
                        <w:top w:val="none" w:sz="0" w:space="0" w:color="auto"/>
                        <w:left w:val="none" w:sz="0" w:space="0" w:color="auto"/>
                        <w:bottom w:val="none" w:sz="0" w:space="0" w:color="auto"/>
                        <w:right w:val="none" w:sz="0" w:space="0" w:color="auto"/>
                      </w:divBdr>
                    </w:div>
                  </w:divsChild>
                </w:div>
                <w:div w:id="718897146">
                  <w:marLeft w:val="0"/>
                  <w:marRight w:val="0"/>
                  <w:marTop w:val="0"/>
                  <w:marBottom w:val="0"/>
                  <w:divBdr>
                    <w:top w:val="none" w:sz="0" w:space="0" w:color="auto"/>
                    <w:left w:val="none" w:sz="0" w:space="0" w:color="auto"/>
                    <w:bottom w:val="none" w:sz="0" w:space="0" w:color="auto"/>
                    <w:right w:val="none" w:sz="0" w:space="0" w:color="auto"/>
                  </w:divBdr>
                  <w:divsChild>
                    <w:div w:id="755054453">
                      <w:marLeft w:val="0"/>
                      <w:marRight w:val="0"/>
                      <w:marTop w:val="0"/>
                      <w:marBottom w:val="0"/>
                      <w:divBdr>
                        <w:top w:val="none" w:sz="0" w:space="0" w:color="auto"/>
                        <w:left w:val="none" w:sz="0" w:space="0" w:color="auto"/>
                        <w:bottom w:val="none" w:sz="0" w:space="0" w:color="auto"/>
                        <w:right w:val="none" w:sz="0" w:space="0" w:color="auto"/>
                      </w:divBdr>
                    </w:div>
                  </w:divsChild>
                </w:div>
                <w:div w:id="1024790817">
                  <w:marLeft w:val="0"/>
                  <w:marRight w:val="0"/>
                  <w:marTop w:val="0"/>
                  <w:marBottom w:val="0"/>
                  <w:divBdr>
                    <w:top w:val="none" w:sz="0" w:space="0" w:color="auto"/>
                    <w:left w:val="none" w:sz="0" w:space="0" w:color="auto"/>
                    <w:bottom w:val="none" w:sz="0" w:space="0" w:color="auto"/>
                    <w:right w:val="none" w:sz="0" w:space="0" w:color="auto"/>
                  </w:divBdr>
                </w:div>
                <w:div w:id="17082185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88634334">
          <w:marLeft w:val="0"/>
          <w:marRight w:val="0"/>
          <w:marTop w:val="0"/>
          <w:marBottom w:val="0"/>
          <w:divBdr>
            <w:top w:val="none" w:sz="0" w:space="0" w:color="auto"/>
            <w:left w:val="none" w:sz="0" w:space="0" w:color="auto"/>
            <w:bottom w:val="none" w:sz="0" w:space="0" w:color="auto"/>
            <w:right w:val="none" w:sz="0" w:space="0" w:color="auto"/>
          </w:divBdr>
          <w:divsChild>
            <w:div w:id="547231261">
              <w:marLeft w:val="0"/>
              <w:marRight w:val="0"/>
              <w:marTop w:val="0"/>
              <w:marBottom w:val="0"/>
              <w:divBdr>
                <w:top w:val="none" w:sz="0" w:space="0" w:color="auto"/>
                <w:left w:val="none" w:sz="0" w:space="0" w:color="auto"/>
                <w:bottom w:val="none" w:sz="0" w:space="0" w:color="auto"/>
                <w:right w:val="none" w:sz="0" w:space="0" w:color="auto"/>
              </w:divBdr>
            </w:div>
            <w:div w:id="1375152860">
              <w:marLeft w:val="0"/>
              <w:marRight w:val="0"/>
              <w:marTop w:val="0"/>
              <w:marBottom w:val="0"/>
              <w:divBdr>
                <w:top w:val="none" w:sz="0" w:space="0" w:color="auto"/>
                <w:left w:val="none" w:sz="0" w:space="0" w:color="auto"/>
                <w:bottom w:val="none" w:sz="0" w:space="0" w:color="auto"/>
                <w:right w:val="none" w:sz="0" w:space="0" w:color="auto"/>
              </w:divBdr>
            </w:div>
            <w:div w:id="1389650928">
              <w:marLeft w:val="0"/>
              <w:marRight w:val="0"/>
              <w:marTop w:val="0"/>
              <w:marBottom w:val="0"/>
              <w:divBdr>
                <w:top w:val="none" w:sz="0" w:space="0" w:color="auto"/>
                <w:left w:val="none" w:sz="0" w:space="0" w:color="auto"/>
                <w:bottom w:val="none" w:sz="0" w:space="0" w:color="auto"/>
                <w:right w:val="none" w:sz="0" w:space="0" w:color="auto"/>
              </w:divBdr>
            </w:div>
            <w:div w:id="1396202746">
              <w:marLeft w:val="0"/>
              <w:marRight w:val="0"/>
              <w:marTop w:val="0"/>
              <w:marBottom w:val="0"/>
              <w:divBdr>
                <w:top w:val="none" w:sz="0" w:space="0" w:color="auto"/>
                <w:left w:val="none" w:sz="0" w:space="0" w:color="auto"/>
                <w:bottom w:val="none" w:sz="0" w:space="0" w:color="auto"/>
                <w:right w:val="none" w:sz="0" w:space="0" w:color="auto"/>
              </w:divBdr>
            </w:div>
            <w:div w:id="1488278346">
              <w:marLeft w:val="0"/>
              <w:marRight w:val="0"/>
              <w:marTop w:val="0"/>
              <w:marBottom w:val="0"/>
              <w:divBdr>
                <w:top w:val="none" w:sz="0" w:space="0" w:color="auto"/>
                <w:left w:val="none" w:sz="0" w:space="0" w:color="auto"/>
                <w:bottom w:val="none" w:sz="0" w:space="0" w:color="auto"/>
                <w:right w:val="none" w:sz="0" w:space="0" w:color="auto"/>
              </w:divBdr>
            </w:div>
            <w:div w:id="1904179283">
              <w:marLeft w:val="0"/>
              <w:marRight w:val="0"/>
              <w:marTop w:val="0"/>
              <w:marBottom w:val="0"/>
              <w:divBdr>
                <w:top w:val="none" w:sz="0" w:space="0" w:color="auto"/>
                <w:left w:val="none" w:sz="0" w:space="0" w:color="auto"/>
                <w:bottom w:val="none" w:sz="0" w:space="0" w:color="auto"/>
                <w:right w:val="none" w:sz="0" w:space="0" w:color="auto"/>
              </w:divBdr>
            </w:div>
          </w:divsChild>
        </w:div>
        <w:div w:id="299502108">
          <w:marLeft w:val="0"/>
          <w:marRight w:val="0"/>
          <w:marTop w:val="0"/>
          <w:marBottom w:val="0"/>
          <w:divBdr>
            <w:top w:val="none" w:sz="0" w:space="0" w:color="auto"/>
            <w:left w:val="none" w:sz="0" w:space="0" w:color="auto"/>
            <w:bottom w:val="none" w:sz="0" w:space="0" w:color="auto"/>
            <w:right w:val="none" w:sz="0" w:space="0" w:color="auto"/>
          </w:divBdr>
          <w:divsChild>
            <w:div w:id="848174673">
              <w:marLeft w:val="0"/>
              <w:marRight w:val="0"/>
              <w:marTop w:val="0"/>
              <w:marBottom w:val="0"/>
              <w:divBdr>
                <w:top w:val="none" w:sz="0" w:space="0" w:color="auto"/>
                <w:left w:val="none" w:sz="0" w:space="0" w:color="auto"/>
                <w:bottom w:val="none" w:sz="0" w:space="0" w:color="auto"/>
                <w:right w:val="none" w:sz="0" w:space="0" w:color="auto"/>
              </w:divBdr>
            </w:div>
            <w:div w:id="1228805393">
              <w:marLeft w:val="0"/>
              <w:marRight w:val="0"/>
              <w:marTop w:val="0"/>
              <w:marBottom w:val="0"/>
              <w:divBdr>
                <w:top w:val="none" w:sz="0" w:space="0" w:color="auto"/>
                <w:left w:val="none" w:sz="0" w:space="0" w:color="auto"/>
                <w:bottom w:val="none" w:sz="0" w:space="0" w:color="auto"/>
                <w:right w:val="none" w:sz="0" w:space="0" w:color="auto"/>
              </w:divBdr>
            </w:div>
            <w:div w:id="1286765987">
              <w:marLeft w:val="0"/>
              <w:marRight w:val="0"/>
              <w:marTop w:val="0"/>
              <w:marBottom w:val="0"/>
              <w:divBdr>
                <w:top w:val="none" w:sz="0" w:space="0" w:color="auto"/>
                <w:left w:val="none" w:sz="0" w:space="0" w:color="auto"/>
                <w:bottom w:val="none" w:sz="0" w:space="0" w:color="auto"/>
                <w:right w:val="none" w:sz="0" w:space="0" w:color="auto"/>
              </w:divBdr>
            </w:div>
          </w:divsChild>
        </w:div>
        <w:div w:id="300502235">
          <w:marLeft w:val="0"/>
          <w:marRight w:val="0"/>
          <w:marTop w:val="0"/>
          <w:marBottom w:val="0"/>
          <w:divBdr>
            <w:top w:val="none" w:sz="0" w:space="0" w:color="auto"/>
            <w:left w:val="none" w:sz="0" w:space="0" w:color="auto"/>
            <w:bottom w:val="none" w:sz="0" w:space="0" w:color="auto"/>
            <w:right w:val="none" w:sz="0" w:space="0" w:color="auto"/>
          </w:divBdr>
          <w:divsChild>
            <w:div w:id="114712411">
              <w:marLeft w:val="0"/>
              <w:marRight w:val="0"/>
              <w:marTop w:val="0"/>
              <w:marBottom w:val="0"/>
              <w:divBdr>
                <w:top w:val="none" w:sz="0" w:space="0" w:color="auto"/>
                <w:left w:val="none" w:sz="0" w:space="0" w:color="auto"/>
                <w:bottom w:val="none" w:sz="0" w:space="0" w:color="auto"/>
                <w:right w:val="none" w:sz="0" w:space="0" w:color="auto"/>
              </w:divBdr>
            </w:div>
            <w:div w:id="523136739">
              <w:marLeft w:val="0"/>
              <w:marRight w:val="0"/>
              <w:marTop w:val="0"/>
              <w:marBottom w:val="0"/>
              <w:divBdr>
                <w:top w:val="none" w:sz="0" w:space="0" w:color="auto"/>
                <w:left w:val="none" w:sz="0" w:space="0" w:color="auto"/>
                <w:bottom w:val="none" w:sz="0" w:space="0" w:color="auto"/>
                <w:right w:val="none" w:sz="0" w:space="0" w:color="auto"/>
              </w:divBdr>
            </w:div>
            <w:div w:id="1512598126">
              <w:marLeft w:val="0"/>
              <w:marRight w:val="0"/>
              <w:marTop w:val="0"/>
              <w:marBottom w:val="0"/>
              <w:divBdr>
                <w:top w:val="none" w:sz="0" w:space="0" w:color="auto"/>
                <w:left w:val="none" w:sz="0" w:space="0" w:color="auto"/>
                <w:bottom w:val="none" w:sz="0" w:space="0" w:color="auto"/>
                <w:right w:val="none" w:sz="0" w:space="0" w:color="auto"/>
              </w:divBdr>
            </w:div>
          </w:divsChild>
        </w:div>
        <w:div w:id="303505894">
          <w:marLeft w:val="0"/>
          <w:marRight w:val="0"/>
          <w:marTop w:val="0"/>
          <w:marBottom w:val="0"/>
          <w:divBdr>
            <w:top w:val="none" w:sz="0" w:space="0" w:color="auto"/>
            <w:left w:val="none" w:sz="0" w:space="0" w:color="auto"/>
            <w:bottom w:val="none" w:sz="0" w:space="0" w:color="auto"/>
            <w:right w:val="none" w:sz="0" w:space="0" w:color="auto"/>
          </w:divBdr>
          <w:divsChild>
            <w:div w:id="126437171">
              <w:marLeft w:val="0"/>
              <w:marRight w:val="0"/>
              <w:marTop w:val="0"/>
              <w:marBottom w:val="0"/>
              <w:divBdr>
                <w:top w:val="none" w:sz="0" w:space="0" w:color="auto"/>
                <w:left w:val="none" w:sz="0" w:space="0" w:color="auto"/>
                <w:bottom w:val="none" w:sz="0" w:space="0" w:color="auto"/>
                <w:right w:val="none" w:sz="0" w:space="0" w:color="auto"/>
              </w:divBdr>
            </w:div>
            <w:div w:id="329874751">
              <w:marLeft w:val="0"/>
              <w:marRight w:val="0"/>
              <w:marTop w:val="0"/>
              <w:marBottom w:val="0"/>
              <w:divBdr>
                <w:top w:val="none" w:sz="0" w:space="0" w:color="auto"/>
                <w:left w:val="none" w:sz="0" w:space="0" w:color="auto"/>
                <w:bottom w:val="none" w:sz="0" w:space="0" w:color="auto"/>
                <w:right w:val="none" w:sz="0" w:space="0" w:color="auto"/>
              </w:divBdr>
            </w:div>
            <w:div w:id="798231637">
              <w:marLeft w:val="0"/>
              <w:marRight w:val="0"/>
              <w:marTop w:val="0"/>
              <w:marBottom w:val="0"/>
              <w:divBdr>
                <w:top w:val="none" w:sz="0" w:space="0" w:color="auto"/>
                <w:left w:val="none" w:sz="0" w:space="0" w:color="auto"/>
                <w:bottom w:val="none" w:sz="0" w:space="0" w:color="auto"/>
                <w:right w:val="none" w:sz="0" w:space="0" w:color="auto"/>
              </w:divBdr>
            </w:div>
            <w:div w:id="1398938837">
              <w:marLeft w:val="0"/>
              <w:marRight w:val="0"/>
              <w:marTop w:val="0"/>
              <w:marBottom w:val="0"/>
              <w:divBdr>
                <w:top w:val="none" w:sz="0" w:space="0" w:color="auto"/>
                <w:left w:val="none" w:sz="0" w:space="0" w:color="auto"/>
                <w:bottom w:val="none" w:sz="0" w:space="0" w:color="auto"/>
                <w:right w:val="none" w:sz="0" w:space="0" w:color="auto"/>
              </w:divBdr>
            </w:div>
            <w:div w:id="1755206266">
              <w:marLeft w:val="0"/>
              <w:marRight w:val="0"/>
              <w:marTop w:val="0"/>
              <w:marBottom w:val="0"/>
              <w:divBdr>
                <w:top w:val="none" w:sz="0" w:space="0" w:color="auto"/>
                <w:left w:val="none" w:sz="0" w:space="0" w:color="auto"/>
                <w:bottom w:val="none" w:sz="0" w:space="0" w:color="auto"/>
                <w:right w:val="none" w:sz="0" w:space="0" w:color="auto"/>
              </w:divBdr>
            </w:div>
            <w:div w:id="1793553235">
              <w:marLeft w:val="0"/>
              <w:marRight w:val="0"/>
              <w:marTop w:val="0"/>
              <w:marBottom w:val="0"/>
              <w:divBdr>
                <w:top w:val="none" w:sz="0" w:space="0" w:color="auto"/>
                <w:left w:val="none" w:sz="0" w:space="0" w:color="auto"/>
                <w:bottom w:val="none" w:sz="0" w:space="0" w:color="auto"/>
                <w:right w:val="none" w:sz="0" w:space="0" w:color="auto"/>
              </w:divBdr>
            </w:div>
            <w:div w:id="1986204126">
              <w:marLeft w:val="0"/>
              <w:marRight w:val="0"/>
              <w:marTop w:val="0"/>
              <w:marBottom w:val="0"/>
              <w:divBdr>
                <w:top w:val="none" w:sz="0" w:space="0" w:color="auto"/>
                <w:left w:val="none" w:sz="0" w:space="0" w:color="auto"/>
                <w:bottom w:val="none" w:sz="0" w:space="0" w:color="auto"/>
                <w:right w:val="none" w:sz="0" w:space="0" w:color="auto"/>
              </w:divBdr>
            </w:div>
          </w:divsChild>
        </w:div>
        <w:div w:id="303896596">
          <w:marLeft w:val="0"/>
          <w:marRight w:val="0"/>
          <w:marTop w:val="0"/>
          <w:marBottom w:val="0"/>
          <w:divBdr>
            <w:top w:val="none" w:sz="0" w:space="0" w:color="auto"/>
            <w:left w:val="none" w:sz="0" w:space="0" w:color="auto"/>
            <w:bottom w:val="none" w:sz="0" w:space="0" w:color="auto"/>
            <w:right w:val="none" w:sz="0" w:space="0" w:color="auto"/>
          </w:divBdr>
          <w:divsChild>
            <w:div w:id="36322730">
              <w:marLeft w:val="0"/>
              <w:marRight w:val="0"/>
              <w:marTop w:val="0"/>
              <w:marBottom w:val="0"/>
              <w:divBdr>
                <w:top w:val="none" w:sz="0" w:space="0" w:color="auto"/>
                <w:left w:val="none" w:sz="0" w:space="0" w:color="auto"/>
                <w:bottom w:val="none" w:sz="0" w:space="0" w:color="auto"/>
                <w:right w:val="none" w:sz="0" w:space="0" w:color="auto"/>
              </w:divBdr>
            </w:div>
            <w:div w:id="82070990">
              <w:marLeft w:val="0"/>
              <w:marRight w:val="0"/>
              <w:marTop w:val="0"/>
              <w:marBottom w:val="0"/>
              <w:divBdr>
                <w:top w:val="none" w:sz="0" w:space="0" w:color="auto"/>
                <w:left w:val="none" w:sz="0" w:space="0" w:color="auto"/>
                <w:bottom w:val="none" w:sz="0" w:space="0" w:color="auto"/>
                <w:right w:val="none" w:sz="0" w:space="0" w:color="auto"/>
              </w:divBdr>
            </w:div>
            <w:div w:id="142091971">
              <w:marLeft w:val="0"/>
              <w:marRight w:val="0"/>
              <w:marTop w:val="0"/>
              <w:marBottom w:val="0"/>
              <w:divBdr>
                <w:top w:val="none" w:sz="0" w:space="0" w:color="auto"/>
                <w:left w:val="none" w:sz="0" w:space="0" w:color="auto"/>
                <w:bottom w:val="none" w:sz="0" w:space="0" w:color="auto"/>
                <w:right w:val="none" w:sz="0" w:space="0" w:color="auto"/>
              </w:divBdr>
            </w:div>
            <w:div w:id="690185969">
              <w:marLeft w:val="0"/>
              <w:marRight w:val="0"/>
              <w:marTop w:val="0"/>
              <w:marBottom w:val="0"/>
              <w:divBdr>
                <w:top w:val="none" w:sz="0" w:space="0" w:color="auto"/>
                <w:left w:val="none" w:sz="0" w:space="0" w:color="auto"/>
                <w:bottom w:val="none" w:sz="0" w:space="0" w:color="auto"/>
                <w:right w:val="none" w:sz="0" w:space="0" w:color="auto"/>
              </w:divBdr>
            </w:div>
            <w:div w:id="1027176240">
              <w:marLeft w:val="0"/>
              <w:marRight w:val="0"/>
              <w:marTop w:val="0"/>
              <w:marBottom w:val="0"/>
              <w:divBdr>
                <w:top w:val="none" w:sz="0" w:space="0" w:color="auto"/>
                <w:left w:val="none" w:sz="0" w:space="0" w:color="auto"/>
                <w:bottom w:val="none" w:sz="0" w:space="0" w:color="auto"/>
                <w:right w:val="none" w:sz="0" w:space="0" w:color="auto"/>
              </w:divBdr>
            </w:div>
            <w:div w:id="1339113354">
              <w:marLeft w:val="0"/>
              <w:marRight w:val="0"/>
              <w:marTop w:val="0"/>
              <w:marBottom w:val="0"/>
              <w:divBdr>
                <w:top w:val="none" w:sz="0" w:space="0" w:color="auto"/>
                <w:left w:val="none" w:sz="0" w:space="0" w:color="auto"/>
                <w:bottom w:val="none" w:sz="0" w:space="0" w:color="auto"/>
                <w:right w:val="none" w:sz="0" w:space="0" w:color="auto"/>
              </w:divBdr>
            </w:div>
            <w:div w:id="1604460239">
              <w:marLeft w:val="0"/>
              <w:marRight w:val="0"/>
              <w:marTop w:val="0"/>
              <w:marBottom w:val="0"/>
              <w:divBdr>
                <w:top w:val="none" w:sz="0" w:space="0" w:color="auto"/>
                <w:left w:val="none" w:sz="0" w:space="0" w:color="auto"/>
                <w:bottom w:val="none" w:sz="0" w:space="0" w:color="auto"/>
                <w:right w:val="none" w:sz="0" w:space="0" w:color="auto"/>
              </w:divBdr>
            </w:div>
            <w:div w:id="1639187099">
              <w:marLeft w:val="0"/>
              <w:marRight w:val="0"/>
              <w:marTop w:val="0"/>
              <w:marBottom w:val="0"/>
              <w:divBdr>
                <w:top w:val="none" w:sz="0" w:space="0" w:color="auto"/>
                <w:left w:val="none" w:sz="0" w:space="0" w:color="auto"/>
                <w:bottom w:val="none" w:sz="0" w:space="0" w:color="auto"/>
                <w:right w:val="none" w:sz="0" w:space="0" w:color="auto"/>
              </w:divBdr>
            </w:div>
            <w:div w:id="1786927414">
              <w:marLeft w:val="0"/>
              <w:marRight w:val="0"/>
              <w:marTop w:val="0"/>
              <w:marBottom w:val="0"/>
              <w:divBdr>
                <w:top w:val="none" w:sz="0" w:space="0" w:color="auto"/>
                <w:left w:val="none" w:sz="0" w:space="0" w:color="auto"/>
                <w:bottom w:val="none" w:sz="0" w:space="0" w:color="auto"/>
                <w:right w:val="none" w:sz="0" w:space="0" w:color="auto"/>
              </w:divBdr>
            </w:div>
          </w:divsChild>
        </w:div>
        <w:div w:id="321399154">
          <w:marLeft w:val="0"/>
          <w:marRight w:val="0"/>
          <w:marTop w:val="0"/>
          <w:marBottom w:val="0"/>
          <w:divBdr>
            <w:top w:val="none" w:sz="0" w:space="0" w:color="auto"/>
            <w:left w:val="none" w:sz="0" w:space="0" w:color="auto"/>
            <w:bottom w:val="none" w:sz="0" w:space="0" w:color="auto"/>
            <w:right w:val="none" w:sz="0" w:space="0" w:color="auto"/>
          </w:divBdr>
          <w:divsChild>
            <w:div w:id="1482622984">
              <w:marLeft w:val="-75"/>
              <w:marRight w:val="0"/>
              <w:marTop w:val="30"/>
              <w:marBottom w:val="30"/>
              <w:divBdr>
                <w:top w:val="none" w:sz="0" w:space="0" w:color="auto"/>
                <w:left w:val="none" w:sz="0" w:space="0" w:color="auto"/>
                <w:bottom w:val="none" w:sz="0" w:space="0" w:color="auto"/>
                <w:right w:val="none" w:sz="0" w:space="0" w:color="auto"/>
              </w:divBdr>
              <w:divsChild>
                <w:div w:id="1058017733">
                  <w:marLeft w:val="0"/>
                  <w:marRight w:val="0"/>
                  <w:marTop w:val="0"/>
                  <w:marBottom w:val="0"/>
                  <w:divBdr>
                    <w:top w:val="none" w:sz="0" w:space="0" w:color="auto"/>
                    <w:left w:val="none" w:sz="0" w:space="0" w:color="auto"/>
                    <w:bottom w:val="none" w:sz="0" w:space="0" w:color="auto"/>
                    <w:right w:val="none" w:sz="0" w:space="0" w:color="auto"/>
                  </w:divBdr>
                </w:div>
                <w:div w:id="1719668706">
                  <w:marLeft w:val="0"/>
                  <w:marRight w:val="0"/>
                  <w:marTop w:val="0"/>
                  <w:marBottom w:val="0"/>
                  <w:divBdr>
                    <w:top w:val="none" w:sz="0" w:space="0" w:color="auto"/>
                    <w:left w:val="none" w:sz="0" w:space="0" w:color="auto"/>
                    <w:bottom w:val="none" w:sz="0" w:space="0" w:color="auto"/>
                    <w:right w:val="none" w:sz="0" w:space="0" w:color="auto"/>
                  </w:divBdr>
                </w:div>
                <w:div w:id="1726299537">
                  <w:marLeft w:val="0"/>
                  <w:marRight w:val="0"/>
                  <w:marTop w:val="0"/>
                  <w:marBottom w:val="0"/>
                  <w:divBdr>
                    <w:top w:val="none" w:sz="0" w:space="0" w:color="auto"/>
                    <w:left w:val="none" w:sz="0" w:space="0" w:color="auto"/>
                    <w:bottom w:val="none" w:sz="0" w:space="0" w:color="auto"/>
                    <w:right w:val="none" w:sz="0" w:space="0" w:color="auto"/>
                  </w:divBdr>
                  <w:divsChild>
                    <w:div w:id="536116752">
                      <w:marLeft w:val="0"/>
                      <w:marRight w:val="0"/>
                      <w:marTop w:val="0"/>
                      <w:marBottom w:val="0"/>
                      <w:divBdr>
                        <w:top w:val="none" w:sz="0" w:space="0" w:color="auto"/>
                        <w:left w:val="none" w:sz="0" w:space="0" w:color="auto"/>
                        <w:bottom w:val="none" w:sz="0" w:space="0" w:color="auto"/>
                        <w:right w:val="none" w:sz="0" w:space="0" w:color="auto"/>
                      </w:divBdr>
                    </w:div>
                  </w:divsChild>
                </w:div>
                <w:div w:id="1822186316">
                  <w:marLeft w:val="0"/>
                  <w:marRight w:val="0"/>
                  <w:marTop w:val="0"/>
                  <w:marBottom w:val="0"/>
                  <w:divBdr>
                    <w:top w:val="none" w:sz="0" w:space="0" w:color="auto"/>
                    <w:left w:val="none" w:sz="0" w:space="0" w:color="auto"/>
                    <w:bottom w:val="none" w:sz="0" w:space="0" w:color="auto"/>
                    <w:right w:val="none" w:sz="0" w:space="0" w:color="auto"/>
                  </w:divBdr>
                  <w:divsChild>
                    <w:div w:id="12808008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26245915">
          <w:marLeft w:val="0"/>
          <w:marRight w:val="0"/>
          <w:marTop w:val="0"/>
          <w:marBottom w:val="0"/>
          <w:divBdr>
            <w:top w:val="none" w:sz="0" w:space="0" w:color="auto"/>
            <w:left w:val="none" w:sz="0" w:space="0" w:color="auto"/>
            <w:bottom w:val="none" w:sz="0" w:space="0" w:color="auto"/>
            <w:right w:val="none" w:sz="0" w:space="0" w:color="auto"/>
          </w:divBdr>
          <w:divsChild>
            <w:div w:id="1028410077">
              <w:marLeft w:val="-75"/>
              <w:marRight w:val="0"/>
              <w:marTop w:val="30"/>
              <w:marBottom w:val="30"/>
              <w:divBdr>
                <w:top w:val="none" w:sz="0" w:space="0" w:color="auto"/>
                <w:left w:val="none" w:sz="0" w:space="0" w:color="auto"/>
                <w:bottom w:val="none" w:sz="0" w:space="0" w:color="auto"/>
                <w:right w:val="none" w:sz="0" w:space="0" w:color="auto"/>
              </w:divBdr>
              <w:divsChild>
                <w:div w:id="891499005">
                  <w:marLeft w:val="0"/>
                  <w:marRight w:val="0"/>
                  <w:marTop w:val="0"/>
                  <w:marBottom w:val="0"/>
                  <w:divBdr>
                    <w:top w:val="none" w:sz="0" w:space="0" w:color="auto"/>
                    <w:left w:val="none" w:sz="0" w:space="0" w:color="auto"/>
                    <w:bottom w:val="none" w:sz="0" w:space="0" w:color="auto"/>
                    <w:right w:val="none" w:sz="0" w:space="0" w:color="auto"/>
                  </w:divBdr>
                  <w:divsChild>
                    <w:div w:id="2030981357">
                      <w:marLeft w:val="0"/>
                      <w:marRight w:val="0"/>
                      <w:marTop w:val="0"/>
                      <w:marBottom w:val="0"/>
                      <w:divBdr>
                        <w:top w:val="none" w:sz="0" w:space="0" w:color="auto"/>
                        <w:left w:val="none" w:sz="0" w:space="0" w:color="auto"/>
                        <w:bottom w:val="none" w:sz="0" w:space="0" w:color="auto"/>
                        <w:right w:val="none" w:sz="0" w:space="0" w:color="auto"/>
                      </w:divBdr>
                    </w:div>
                  </w:divsChild>
                </w:div>
                <w:div w:id="1140148076">
                  <w:marLeft w:val="0"/>
                  <w:marRight w:val="0"/>
                  <w:marTop w:val="0"/>
                  <w:marBottom w:val="0"/>
                  <w:divBdr>
                    <w:top w:val="none" w:sz="0" w:space="0" w:color="auto"/>
                    <w:left w:val="none" w:sz="0" w:space="0" w:color="auto"/>
                    <w:bottom w:val="none" w:sz="0" w:space="0" w:color="auto"/>
                    <w:right w:val="none" w:sz="0" w:space="0" w:color="auto"/>
                  </w:divBdr>
                </w:div>
                <w:div w:id="1375500322">
                  <w:marLeft w:val="0"/>
                  <w:marRight w:val="0"/>
                  <w:marTop w:val="0"/>
                  <w:marBottom w:val="0"/>
                  <w:divBdr>
                    <w:top w:val="none" w:sz="0" w:space="0" w:color="auto"/>
                    <w:left w:val="none" w:sz="0" w:space="0" w:color="auto"/>
                    <w:bottom w:val="none" w:sz="0" w:space="0" w:color="auto"/>
                    <w:right w:val="none" w:sz="0" w:space="0" w:color="auto"/>
                  </w:divBdr>
                </w:div>
                <w:div w:id="1556894385">
                  <w:marLeft w:val="0"/>
                  <w:marRight w:val="0"/>
                  <w:marTop w:val="0"/>
                  <w:marBottom w:val="0"/>
                  <w:divBdr>
                    <w:top w:val="none" w:sz="0" w:space="0" w:color="auto"/>
                    <w:left w:val="none" w:sz="0" w:space="0" w:color="auto"/>
                    <w:bottom w:val="none" w:sz="0" w:space="0" w:color="auto"/>
                    <w:right w:val="none" w:sz="0" w:space="0" w:color="auto"/>
                  </w:divBdr>
                  <w:divsChild>
                    <w:div w:id="20859125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30529066">
          <w:marLeft w:val="0"/>
          <w:marRight w:val="0"/>
          <w:marTop w:val="0"/>
          <w:marBottom w:val="0"/>
          <w:divBdr>
            <w:top w:val="none" w:sz="0" w:space="0" w:color="auto"/>
            <w:left w:val="none" w:sz="0" w:space="0" w:color="auto"/>
            <w:bottom w:val="none" w:sz="0" w:space="0" w:color="auto"/>
            <w:right w:val="none" w:sz="0" w:space="0" w:color="auto"/>
          </w:divBdr>
          <w:divsChild>
            <w:div w:id="335111222">
              <w:marLeft w:val="0"/>
              <w:marRight w:val="0"/>
              <w:marTop w:val="0"/>
              <w:marBottom w:val="0"/>
              <w:divBdr>
                <w:top w:val="none" w:sz="0" w:space="0" w:color="auto"/>
                <w:left w:val="none" w:sz="0" w:space="0" w:color="auto"/>
                <w:bottom w:val="none" w:sz="0" w:space="0" w:color="auto"/>
                <w:right w:val="none" w:sz="0" w:space="0" w:color="auto"/>
              </w:divBdr>
            </w:div>
            <w:div w:id="792599573">
              <w:marLeft w:val="0"/>
              <w:marRight w:val="0"/>
              <w:marTop w:val="0"/>
              <w:marBottom w:val="0"/>
              <w:divBdr>
                <w:top w:val="none" w:sz="0" w:space="0" w:color="auto"/>
                <w:left w:val="none" w:sz="0" w:space="0" w:color="auto"/>
                <w:bottom w:val="none" w:sz="0" w:space="0" w:color="auto"/>
                <w:right w:val="none" w:sz="0" w:space="0" w:color="auto"/>
              </w:divBdr>
            </w:div>
            <w:div w:id="1812018871">
              <w:marLeft w:val="0"/>
              <w:marRight w:val="0"/>
              <w:marTop w:val="0"/>
              <w:marBottom w:val="0"/>
              <w:divBdr>
                <w:top w:val="none" w:sz="0" w:space="0" w:color="auto"/>
                <w:left w:val="none" w:sz="0" w:space="0" w:color="auto"/>
                <w:bottom w:val="none" w:sz="0" w:space="0" w:color="auto"/>
                <w:right w:val="none" w:sz="0" w:space="0" w:color="auto"/>
              </w:divBdr>
            </w:div>
            <w:div w:id="2027317558">
              <w:marLeft w:val="0"/>
              <w:marRight w:val="0"/>
              <w:marTop w:val="0"/>
              <w:marBottom w:val="0"/>
              <w:divBdr>
                <w:top w:val="none" w:sz="0" w:space="0" w:color="auto"/>
                <w:left w:val="none" w:sz="0" w:space="0" w:color="auto"/>
                <w:bottom w:val="none" w:sz="0" w:space="0" w:color="auto"/>
                <w:right w:val="none" w:sz="0" w:space="0" w:color="auto"/>
              </w:divBdr>
            </w:div>
          </w:divsChild>
        </w:div>
        <w:div w:id="360476412">
          <w:marLeft w:val="0"/>
          <w:marRight w:val="0"/>
          <w:marTop w:val="0"/>
          <w:marBottom w:val="0"/>
          <w:divBdr>
            <w:top w:val="none" w:sz="0" w:space="0" w:color="auto"/>
            <w:left w:val="none" w:sz="0" w:space="0" w:color="auto"/>
            <w:bottom w:val="none" w:sz="0" w:space="0" w:color="auto"/>
            <w:right w:val="none" w:sz="0" w:space="0" w:color="auto"/>
          </w:divBdr>
        </w:div>
        <w:div w:id="383221078">
          <w:marLeft w:val="0"/>
          <w:marRight w:val="0"/>
          <w:marTop w:val="0"/>
          <w:marBottom w:val="0"/>
          <w:divBdr>
            <w:top w:val="none" w:sz="0" w:space="0" w:color="auto"/>
            <w:left w:val="none" w:sz="0" w:space="0" w:color="auto"/>
            <w:bottom w:val="none" w:sz="0" w:space="0" w:color="auto"/>
            <w:right w:val="none" w:sz="0" w:space="0" w:color="auto"/>
          </w:divBdr>
          <w:divsChild>
            <w:div w:id="46422656">
              <w:marLeft w:val="0"/>
              <w:marRight w:val="0"/>
              <w:marTop w:val="0"/>
              <w:marBottom w:val="0"/>
              <w:divBdr>
                <w:top w:val="none" w:sz="0" w:space="0" w:color="auto"/>
                <w:left w:val="none" w:sz="0" w:space="0" w:color="auto"/>
                <w:bottom w:val="none" w:sz="0" w:space="0" w:color="auto"/>
                <w:right w:val="none" w:sz="0" w:space="0" w:color="auto"/>
              </w:divBdr>
            </w:div>
            <w:div w:id="209268911">
              <w:marLeft w:val="0"/>
              <w:marRight w:val="0"/>
              <w:marTop w:val="0"/>
              <w:marBottom w:val="0"/>
              <w:divBdr>
                <w:top w:val="none" w:sz="0" w:space="0" w:color="auto"/>
                <w:left w:val="none" w:sz="0" w:space="0" w:color="auto"/>
                <w:bottom w:val="none" w:sz="0" w:space="0" w:color="auto"/>
                <w:right w:val="none" w:sz="0" w:space="0" w:color="auto"/>
              </w:divBdr>
            </w:div>
            <w:div w:id="271400036">
              <w:marLeft w:val="0"/>
              <w:marRight w:val="0"/>
              <w:marTop w:val="0"/>
              <w:marBottom w:val="0"/>
              <w:divBdr>
                <w:top w:val="none" w:sz="0" w:space="0" w:color="auto"/>
                <w:left w:val="none" w:sz="0" w:space="0" w:color="auto"/>
                <w:bottom w:val="none" w:sz="0" w:space="0" w:color="auto"/>
                <w:right w:val="none" w:sz="0" w:space="0" w:color="auto"/>
              </w:divBdr>
            </w:div>
            <w:div w:id="810100609">
              <w:marLeft w:val="0"/>
              <w:marRight w:val="0"/>
              <w:marTop w:val="0"/>
              <w:marBottom w:val="0"/>
              <w:divBdr>
                <w:top w:val="none" w:sz="0" w:space="0" w:color="auto"/>
                <w:left w:val="none" w:sz="0" w:space="0" w:color="auto"/>
                <w:bottom w:val="none" w:sz="0" w:space="0" w:color="auto"/>
                <w:right w:val="none" w:sz="0" w:space="0" w:color="auto"/>
              </w:divBdr>
            </w:div>
            <w:div w:id="1092312738">
              <w:marLeft w:val="0"/>
              <w:marRight w:val="0"/>
              <w:marTop w:val="0"/>
              <w:marBottom w:val="0"/>
              <w:divBdr>
                <w:top w:val="none" w:sz="0" w:space="0" w:color="auto"/>
                <w:left w:val="none" w:sz="0" w:space="0" w:color="auto"/>
                <w:bottom w:val="none" w:sz="0" w:space="0" w:color="auto"/>
                <w:right w:val="none" w:sz="0" w:space="0" w:color="auto"/>
              </w:divBdr>
            </w:div>
            <w:div w:id="1194727865">
              <w:marLeft w:val="0"/>
              <w:marRight w:val="0"/>
              <w:marTop w:val="0"/>
              <w:marBottom w:val="0"/>
              <w:divBdr>
                <w:top w:val="none" w:sz="0" w:space="0" w:color="auto"/>
                <w:left w:val="none" w:sz="0" w:space="0" w:color="auto"/>
                <w:bottom w:val="none" w:sz="0" w:space="0" w:color="auto"/>
                <w:right w:val="none" w:sz="0" w:space="0" w:color="auto"/>
              </w:divBdr>
            </w:div>
            <w:div w:id="1664163059">
              <w:marLeft w:val="0"/>
              <w:marRight w:val="0"/>
              <w:marTop w:val="0"/>
              <w:marBottom w:val="0"/>
              <w:divBdr>
                <w:top w:val="none" w:sz="0" w:space="0" w:color="auto"/>
                <w:left w:val="none" w:sz="0" w:space="0" w:color="auto"/>
                <w:bottom w:val="none" w:sz="0" w:space="0" w:color="auto"/>
                <w:right w:val="none" w:sz="0" w:space="0" w:color="auto"/>
              </w:divBdr>
            </w:div>
            <w:div w:id="1861963793">
              <w:marLeft w:val="0"/>
              <w:marRight w:val="0"/>
              <w:marTop w:val="0"/>
              <w:marBottom w:val="0"/>
              <w:divBdr>
                <w:top w:val="none" w:sz="0" w:space="0" w:color="auto"/>
                <w:left w:val="none" w:sz="0" w:space="0" w:color="auto"/>
                <w:bottom w:val="none" w:sz="0" w:space="0" w:color="auto"/>
                <w:right w:val="none" w:sz="0" w:space="0" w:color="auto"/>
              </w:divBdr>
            </w:div>
          </w:divsChild>
        </w:div>
        <w:div w:id="383867687">
          <w:marLeft w:val="0"/>
          <w:marRight w:val="0"/>
          <w:marTop w:val="0"/>
          <w:marBottom w:val="0"/>
          <w:divBdr>
            <w:top w:val="none" w:sz="0" w:space="0" w:color="auto"/>
            <w:left w:val="none" w:sz="0" w:space="0" w:color="auto"/>
            <w:bottom w:val="none" w:sz="0" w:space="0" w:color="auto"/>
            <w:right w:val="none" w:sz="0" w:space="0" w:color="auto"/>
          </w:divBdr>
          <w:divsChild>
            <w:div w:id="399594292">
              <w:marLeft w:val="0"/>
              <w:marRight w:val="0"/>
              <w:marTop w:val="0"/>
              <w:marBottom w:val="0"/>
              <w:divBdr>
                <w:top w:val="none" w:sz="0" w:space="0" w:color="auto"/>
                <w:left w:val="none" w:sz="0" w:space="0" w:color="auto"/>
                <w:bottom w:val="none" w:sz="0" w:space="0" w:color="auto"/>
                <w:right w:val="none" w:sz="0" w:space="0" w:color="auto"/>
              </w:divBdr>
            </w:div>
            <w:div w:id="422605277">
              <w:marLeft w:val="0"/>
              <w:marRight w:val="0"/>
              <w:marTop w:val="0"/>
              <w:marBottom w:val="0"/>
              <w:divBdr>
                <w:top w:val="none" w:sz="0" w:space="0" w:color="auto"/>
                <w:left w:val="none" w:sz="0" w:space="0" w:color="auto"/>
                <w:bottom w:val="none" w:sz="0" w:space="0" w:color="auto"/>
                <w:right w:val="none" w:sz="0" w:space="0" w:color="auto"/>
              </w:divBdr>
            </w:div>
            <w:div w:id="1499079576">
              <w:marLeft w:val="0"/>
              <w:marRight w:val="0"/>
              <w:marTop w:val="0"/>
              <w:marBottom w:val="0"/>
              <w:divBdr>
                <w:top w:val="none" w:sz="0" w:space="0" w:color="auto"/>
                <w:left w:val="none" w:sz="0" w:space="0" w:color="auto"/>
                <w:bottom w:val="none" w:sz="0" w:space="0" w:color="auto"/>
                <w:right w:val="none" w:sz="0" w:space="0" w:color="auto"/>
              </w:divBdr>
            </w:div>
          </w:divsChild>
        </w:div>
        <w:div w:id="389115686">
          <w:marLeft w:val="0"/>
          <w:marRight w:val="0"/>
          <w:marTop w:val="0"/>
          <w:marBottom w:val="0"/>
          <w:divBdr>
            <w:top w:val="none" w:sz="0" w:space="0" w:color="auto"/>
            <w:left w:val="none" w:sz="0" w:space="0" w:color="auto"/>
            <w:bottom w:val="none" w:sz="0" w:space="0" w:color="auto"/>
            <w:right w:val="none" w:sz="0" w:space="0" w:color="auto"/>
          </w:divBdr>
          <w:divsChild>
            <w:div w:id="1475372727">
              <w:marLeft w:val="0"/>
              <w:marRight w:val="0"/>
              <w:marTop w:val="0"/>
              <w:marBottom w:val="0"/>
              <w:divBdr>
                <w:top w:val="none" w:sz="0" w:space="0" w:color="auto"/>
                <w:left w:val="none" w:sz="0" w:space="0" w:color="auto"/>
                <w:bottom w:val="none" w:sz="0" w:space="0" w:color="auto"/>
                <w:right w:val="none" w:sz="0" w:space="0" w:color="auto"/>
              </w:divBdr>
            </w:div>
            <w:div w:id="1799181241">
              <w:marLeft w:val="0"/>
              <w:marRight w:val="0"/>
              <w:marTop w:val="0"/>
              <w:marBottom w:val="0"/>
              <w:divBdr>
                <w:top w:val="none" w:sz="0" w:space="0" w:color="auto"/>
                <w:left w:val="none" w:sz="0" w:space="0" w:color="auto"/>
                <w:bottom w:val="none" w:sz="0" w:space="0" w:color="auto"/>
                <w:right w:val="none" w:sz="0" w:space="0" w:color="auto"/>
              </w:divBdr>
            </w:div>
            <w:div w:id="2044397888">
              <w:marLeft w:val="0"/>
              <w:marRight w:val="0"/>
              <w:marTop w:val="0"/>
              <w:marBottom w:val="0"/>
              <w:divBdr>
                <w:top w:val="none" w:sz="0" w:space="0" w:color="auto"/>
                <w:left w:val="none" w:sz="0" w:space="0" w:color="auto"/>
                <w:bottom w:val="none" w:sz="0" w:space="0" w:color="auto"/>
                <w:right w:val="none" w:sz="0" w:space="0" w:color="auto"/>
              </w:divBdr>
            </w:div>
          </w:divsChild>
        </w:div>
        <w:div w:id="440225768">
          <w:marLeft w:val="0"/>
          <w:marRight w:val="0"/>
          <w:marTop w:val="0"/>
          <w:marBottom w:val="0"/>
          <w:divBdr>
            <w:top w:val="none" w:sz="0" w:space="0" w:color="auto"/>
            <w:left w:val="none" w:sz="0" w:space="0" w:color="auto"/>
            <w:bottom w:val="none" w:sz="0" w:space="0" w:color="auto"/>
            <w:right w:val="none" w:sz="0" w:space="0" w:color="auto"/>
          </w:divBdr>
          <w:divsChild>
            <w:div w:id="1844973309">
              <w:marLeft w:val="-75"/>
              <w:marRight w:val="0"/>
              <w:marTop w:val="30"/>
              <w:marBottom w:val="30"/>
              <w:divBdr>
                <w:top w:val="none" w:sz="0" w:space="0" w:color="auto"/>
                <w:left w:val="none" w:sz="0" w:space="0" w:color="auto"/>
                <w:bottom w:val="none" w:sz="0" w:space="0" w:color="auto"/>
                <w:right w:val="none" w:sz="0" w:space="0" w:color="auto"/>
              </w:divBdr>
              <w:divsChild>
                <w:div w:id="156042490">
                  <w:marLeft w:val="0"/>
                  <w:marRight w:val="0"/>
                  <w:marTop w:val="0"/>
                  <w:marBottom w:val="0"/>
                  <w:divBdr>
                    <w:top w:val="none" w:sz="0" w:space="0" w:color="auto"/>
                    <w:left w:val="none" w:sz="0" w:space="0" w:color="auto"/>
                    <w:bottom w:val="none" w:sz="0" w:space="0" w:color="auto"/>
                    <w:right w:val="none" w:sz="0" w:space="0" w:color="auto"/>
                  </w:divBdr>
                </w:div>
                <w:div w:id="1696927864">
                  <w:marLeft w:val="0"/>
                  <w:marRight w:val="0"/>
                  <w:marTop w:val="0"/>
                  <w:marBottom w:val="0"/>
                  <w:divBdr>
                    <w:top w:val="none" w:sz="0" w:space="0" w:color="auto"/>
                    <w:left w:val="none" w:sz="0" w:space="0" w:color="auto"/>
                    <w:bottom w:val="none" w:sz="0" w:space="0" w:color="auto"/>
                    <w:right w:val="none" w:sz="0" w:space="0" w:color="auto"/>
                  </w:divBdr>
                  <w:divsChild>
                    <w:div w:id="2033532862">
                      <w:marLeft w:val="0"/>
                      <w:marRight w:val="0"/>
                      <w:marTop w:val="0"/>
                      <w:marBottom w:val="0"/>
                      <w:divBdr>
                        <w:top w:val="none" w:sz="0" w:space="0" w:color="auto"/>
                        <w:left w:val="none" w:sz="0" w:space="0" w:color="auto"/>
                        <w:bottom w:val="none" w:sz="0" w:space="0" w:color="auto"/>
                        <w:right w:val="none" w:sz="0" w:space="0" w:color="auto"/>
                      </w:divBdr>
                    </w:div>
                  </w:divsChild>
                </w:div>
                <w:div w:id="1789423205">
                  <w:marLeft w:val="0"/>
                  <w:marRight w:val="0"/>
                  <w:marTop w:val="0"/>
                  <w:marBottom w:val="0"/>
                  <w:divBdr>
                    <w:top w:val="none" w:sz="0" w:space="0" w:color="auto"/>
                    <w:left w:val="none" w:sz="0" w:space="0" w:color="auto"/>
                    <w:bottom w:val="none" w:sz="0" w:space="0" w:color="auto"/>
                    <w:right w:val="none" w:sz="0" w:space="0" w:color="auto"/>
                  </w:divBdr>
                  <w:divsChild>
                    <w:div w:id="1637031107">
                      <w:marLeft w:val="0"/>
                      <w:marRight w:val="0"/>
                      <w:marTop w:val="0"/>
                      <w:marBottom w:val="0"/>
                      <w:divBdr>
                        <w:top w:val="none" w:sz="0" w:space="0" w:color="auto"/>
                        <w:left w:val="none" w:sz="0" w:space="0" w:color="auto"/>
                        <w:bottom w:val="none" w:sz="0" w:space="0" w:color="auto"/>
                        <w:right w:val="none" w:sz="0" w:space="0" w:color="auto"/>
                      </w:divBdr>
                    </w:div>
                  </w:divsChild>
                </w:div>
                <w:div w:id="20541866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63692064">
          <w:marLeft w:val="0"/>
          <w:marRight w:val="0"/>
          <w:marTop w:val="0"/>
          <w:marBottom w:val="0"/>
          <w:divBdr>
            <w:top w:val="none" w:sz="0" w:space="0" w:color="auto"/>
            <w:left w:val="none" w:sz="0" w:space="0" w:color="auto"/>
            <w:bottom w:val="none" w:sz="0" w:space="0" w:color="auto"/>
            <w:right w:val="none" w:sz="0" w:space="0" w:color="auto"/>
          </w:divBdr>
        </w:div>
        <w:div w:id="471750008">
          <w:marLeft w:val="0"/>
          <w:marRight w:val="0"/>
          <w:marTop w:val="0"/>
          <w:marBottom w:val="0"/>
          <w:divBdr>
            <w:top w:val="none" w:sz="0" w:space="0" w:color="auto"/>
            <w:left w:val="none" w:sz="0" w:space="0" w:color="auto"/>
            <w:bottom w:val="none" w:sz="0" w:space="0" w:color="auto"/>
            <w:right w:val="none" w:sz="0" w:space="0" w:color="auto"/>
          </w:divBdr>
          <w:divsChild>
            <w:div w:id="81680754">
              <w:marLeft w:val="0"/>
              <w:marRight w:val="0"/>
              <w:marTop w:val="0"/>
              <w:marBottom w:val="0"/>
              <w:divBdr>
                <w:top w:val="none" w:sz="0" w:space="0" w:color="auto"/>
                <w:left w:val="none" w:sz="0" w:space="0" w:color="auto"/>
                <w:bottom w:val="none" w:sz="0" w:space="0" w:color="auto"/>
                <w:right w:val="none" w:sz="0" w:space="0" w:color="auto"/>
              </w:divBdr>
            </w:div>
            <w:div w:id="145509892">
              <w:marLeft w:val="0"/>
              <w:marRight w:val="0"/>
              <w:marTop w:val="0"/>
              <w:marBottom w:val="0"/>
              <w:divBdr>
                <w:top w:val="none" w:sz="0" w:space="0" w:color="auto"/>
                <w:left w:val="none" w:sz="0" w:space="0" w:color="auto"/>
                <w:bottom w:val="none" w:sz="0" w:space="0" w:color="auto"/>
                <w:right w:val="none" w:sz="0" w:space="0" w:color="auto"/>
              </w:divBdr>
            </w:div>
            <w:div w:id="607349747">
              <w:marLeft w:val="0"/>
              <w:marRight w:val="0"/>
              <w:marTop w:val="0"/>
              <w:marBottom w:val="0"/>
              <w:divBdr>
                <w:top w:val="none" w:sz="0" w:space="0" w:color="auto"/>
                <w:left w:val="none" w:sz="0" w:space="0" w:color="auto"/>
                <w:bottom w:val="none" w:sz="0" w:space="0" w:color="auto"/>
                <w:right w:val="none" w:sz="0" w:space="0" w:color="auto"/>
              </w:divBdr>
            </w:div>
            <w:div w:id="983660950">
              <w:marLeft w:val="0"/>
              <w:marRight w:val="0"/>
              <w:marTop w:val="0"/>
              <w:marBottom w:val="0"/>
              <w:divBdr>
                <w:top w:val="none" w:sz="0" w:space="0" w:color="auto"/>
                <w:left w:val="none" w:sz="0" w:space="0" w:color="auto"/>
                <w:bottom w:val="none" w:sz="0" w:space="0" w:color="auto"/>
                <w:right w:val="none" w:sz="0" w:space="0" w:color="auto"/>
              </w:divBdr>
            </w:div>
            <w:div w:id="1878859534">
              <w:marLeft w:val="0"/>
              <w:marRight w:val="0"/>
              <w:marTop w:val="0"/>
              <w:marBottom w:val="0"/>
              <w:divBdr>
                <w:top w:val="none" w:sz="0" w:space="0" w:color="auto"/>
                <w:left w:val="none" w:sz="0" w:space="0" w:color="auto"/>
                <w:bottom w:val="none" w:sz="0" w:space="0" w:color="auto"/>
                <w:right w:val="none" w:sz="0" w:space="0" w:color="auto"/>
              </w:divBdr>
            </w:div>
            <w:div w:id="2123106457">
              <w:marLeft w:val="0"/>
              <w:marRight w:val="0"/>
              <w:marTop w:val="0"/>
              <w:marBottom w:val="0"/>
              <w:divBdr>
                <w:top w:val="none" w:sz="0" w:space="0" w:color="auto"/>
                <w:left w:val="none" w:sz="0" w:space="0" w:color="auto"/>
                <w:bottom w:val="none" w:sz="0" w:space="0" w:color="auto"/>
                <w:right w:val="none" w:sz="0" w:space="0" w:color="auto"/>
              </w:divBdr>
            </w:div>
          </w:divsChild>
        </w:div>
        <w:div w:id="474418550">
          <w:marLeft w:val="0"/>
          <w:marRight w:val="0"/>
          <w:marTop w:val="0"/>
          <w:marBottom w:val="0"/>
          <w:divBdr>
            <w:top w:val="none" w:sz="0" w:space="0" w:color="auto"/>
            <w:left w:val="none" w:sz="0" w:space="0" w:color="auto"/>
            <w:bottom w:val="none" w:sz="0" w:space="0" w:color="auto"/>
            <w:right w:val="none" w:sz="0" w:space="0" w:color="auto"/>
          </w:divBdr>
          <w:divsChild>
            <w:div w:id="669333565">
              <w:marLeft w:val="0"/>
              <w:marRight w:val="0"/>
              <w:marTop w:val="0"/>
              <w:marBottom w:val="0"/>
              <w:divBdr>
                <w:top w:val="none" w:sz="0" w:space="0" w:color="auto"/>
                <w:left w:val="none" w:sz="0" w:space="0" w:color="auto"/>
                <w:bottom w:val="none" w:sz="0" w:space="0" w:color="auto"/>
                <w:right w:val="none" w:sz="0" w:space="0" w:color="auto"/>
              </w:divBdr>
            </w:div>
            <w:div w:id="1586760666">
              <w:marLeft w:val="0"/>
              <w:marRight w:val="0"/>
              <w:marTop w:val="0"/>
              <w:marBottom w:val="0"/>
              <w:divBdr>
                <w:top w:val="none" w:sz="0" w:space="0" w:color="auto"/>
                <w:left w:val="none" w:sz="0" w:space="0" w:color="auto"/>
                <w:bottom w:val="none" w:sz="0" w:space="0" w:color="auto"/>
                <w:right w:val="none" w:sz="0" w:space="0" w:color="auto"/>
              </w:divBdr>
            </w:div>
            <w:div w:id="1647735127">
              <w:marLeft w:val="0"/>
              <w:marRight w:val="0"/>
              <w:marTop w:val="0"/>
              <w:marBottom w:val="0"/>
              <w:divBdr>
                <w:top w:val="none" w:sz="0" w:space="0" w:color="auto"/>
                <w:left w:val="none" w:sz="0" w:space="0" w:color="auto"/>
                <w:bottom w:val="none" w:sz="0" w:space="0" w:color="auto"/>
                <w:right w:val="none" w:sz="0" w:space="0" w:color="auto"/>
              </w:divBdr>
            </w:div>
          </w:divsChild>
        </w:div>
        <w:div w:id="478612938">
          <w:marLeft w:val="0"/>
          <w:marRight w:val="0"/>
          <w:marTop w:val="0"/>
          <w:marBottom w:val="0"/>
          <w:divBdr>
            <w:top w:val="none" w:sz="0" w:space="0" w:color="auto"/>
            <w:left w:val="none" w:sz="0" w:space="0" w:color="auto"/>
            <w:bottom w:val="none" w:sz="0" w:space="0" w:color="auto"/>
            <w:right w:val="none" w:sz="0" w:space="0" w:color="auto"/>
          </w:divBdr>
          <w:divsChild>
            <w:div w:id="373042100">
              <w:marLeft w:val="-75"/>
              <w:marRight w:val="0"/>
              <w:marTop w:val="30"/>
              <w:marBottom w:val="30"/>
              <w:divBdr>
                <w:top w:val="none" w:sz="0" w:space="0" w:color="auto"/>
                <w:left w:val="none" w:sz="0" w:space="0" w:color="auto"/>
                <w:bottom w:val="none" w:sz="0" w:space="0" w:color="auto"/>
                <w:right w:val="none" w:sz="0" w:space="0" w:color="auto"/>
              </w:divBdr>
              <w:divsChild>
                <w:div w:id="16080414">
                  <w:marLeft w:val="0"/>
                  <w:marRight w:val="0"/>
                  <w:marTop w:val="0"/>
                  <w:marBottom w:val="0"/>
                  <w:divBdr>
                    <w:top w:val="none" w:sz="0" w:space="0" w:color="auto"/>
                    <w:left w:val="none" w:sz="0" w:space="0" w:color="auto"/>
                    <w:bottom w:val="none" w:sz="0" w:space="0" w:color="auto"/>
                    <w:right w:val="none" w:sz="0" w:space="0" w:color="auto"/>
                  </w:divBdr>
                </w:div>
                <w:div w:id="557516913">
                  <w:marLeft w:val="0"/>
                  <w:marRight w:val="0"/>
                  <w:marTop w:val="0"/>
                  <w:marBottom w:val="0"/>
                  <w:divBdr>
                    <w:top w:val="none" w:sz="0" w:space="0" w:color="auto"/>
                    <w:left w:val="none" w:sz="0" w:space="0" w:color="auto"/>
                    <w:bottom w:val="none" w:sz="0" w:space="0" w:color="auto"/>
                    <w:right w:val="none" w:sz="0" w:space="0" w:color="auto"/>
                  </w:divBdr>
                  <w:divsChild>
                    <w:div w:id="144467572">
                      <w:marLeft w:val="0"/>
                      <w:marRight w:val="0"/>
                      <w:marTop w:val="0"/>
                      <w:marBottom w:val="0"/>
                      <w:divBdr>
                        <w:top w:val="none" w:sz="0" w:space="0" w:color="auto"/>
                        <w:left w:val="none" w:sz="0" w:space="0" w:color="auto"/>
                        <w:bottom w:val="none" w:sz="0" w:space="0" w:color="auto"/>
                        <w:right w:val="none" w:sz="0" w:space="0" w:color="auto"/>
                      </w:divBdr>
                    </w:div>
                  </w:divsChild>
                </w:div>
                <w:div w:id="595947138">
                  <w:marLeft w:val="0"/>
                  <w:marRight w:val="0"/>
                  <w:marTop w:val="0"/>
                  <w:marBottom w:val="0"/>
                  <w:divBdr>
                    <w:top w:val="none" w:sz="0" w:space="0" w:color="auto"/>
                    <w:left w:val="none" w:sz="0" w:space="0" w:color="auto"/>
                    <w:bottom w:val="none" w:sz="0" w:space="0" w:color="auto"/>
                    <w:right w:val="none" w:sz="0" w:space="0" w:color="auto"/>
                  </w:divBdr>
                  <w:divsChild>
                    <w:div w:id="167671770">
                      <w:marLeft w:val="0"/>
                      <w:marRight w:val="0"/>
                      <w:marTop w:val="0"/>
                      <w:marBottom w:val="0"/>
                      <w:divBdr>
                        <w:top w:val="none" w:sz="0" w:space="0" w:color="auto"/>
                        <w:left w:val="none" w:sz="0" w:space="0" w:color="auto"/>
                        <w:bottom w:val="none" w:sz="0" w:space="0" w:color="auto"/>
                        <w:right w:val="none" w:sz="0" w:space="0" w:color="auto"/>
                      </w:divBdr>
                    </w:div>
                  </w:divsChild>
                </w:div>
                <w:div w:id="10146476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79426597">
          <w:marLeft w:val="0"/>
          <w:marRight w:val="0"/>
          <w:marTop w:val="0"/>
          <w:marBottom w:val="0"/>
          <w:divBdr>
            <w:top w:val="none" w:sz="0" w:space="0" w:color="auto"/>
            <w:left w:val="none" w:sz="0" w:space="0" w:color="auto"/>
            <w:bottom w:val="none" w:sz="0" w:space="0" w:color="auto"/>
            <w:right w:val="none" w:sz="0" w:space="0" w:color="auto"/>
          </w:divBdr>
          <w:divsChild>
            <w:div w:id="637806682">
              <w:marLeft w:val="-75"/>
              <w:marRight w:val="0"/>
              <w:marTop w:val="30"/>
              <w:marBottom w:val="30"/>
              <w:divBdr>
                <w:top w:val="none" w:sz="0" w:space="0" w:color="auto"/>
                <w:left w:val="none" w:sz="0" w:space="0" w:color="auto"/>
                <w:bottom w:val="none" w:sz="0" w:space="0" w:color="auto"/>
                <w:right w:val="none" w:sz="0" w:space="0" w:color="auto"/>
              </w:divBdr>
              <w:divsChild>
                <w:div w:id="32312968">
                  <w:marLeft w:val="0"/>
                  <w:marRight w:val="0"/>
                  <w:marTop w:val="0"/>
                  <w:marBottom w:val="0"/>
                  <w:divBdr>
                    <w:top w:val="none" w:sz="0" w:space="0" w:color="auto"/>
                    <w:left w:val="none" w:sz="0" w:space="0" w:color="auto"/>
                    <w:bottom w:val="none" w:sz="0" w:space="0" w:color="auto"/>
                    <w:right w:val="none" w:sz="0" w:space="0" w:color="auto"/>
                  </w:divBdr>
                  <w:divsChild>
                    <w:div w:id="272516001">
                      <w:marLeft w:val="0"/>
                      <w:marRight w:val="0"/>
                      <w:marTop w:val="0"/>
                      <w:marBottom w:val="0"/>
                      <w:divBdr>
                        <w:top w:val="none" w:sz="0" w:space="0" w:color="auto"/>
                        <w:left w:val="none" w:sz="0" w:space="0" w:color="auto"/>
                        <w:bottom w:val="none" w:sz="0" w:space="0" w:color="auto"/>
                        <w:right w:val="none" w:sz="0" w:space="0" w:color="auto"/>
                      </w:divBdr>
                    </w:div>
                  </w:divsChild>
                </w:div>
                <w:div w:id="677997588">
                  <w:marLeft w:val="0"/>
                  <w:marRight w:val="0"/>
                  <w:marTop w:val="0"/>
                  <w:marBottom w:val="0"/>
                  <w:divBdr>
                    <w:top w:val="none" w:sz="0" w:space="0" w:color="auto"/>
                    <w:left w:val="none" w:sz="0" w:space="0" w:color="auto"/>
                    <w:bottom w:val="none" w:sz="0" w:space="0" w:color="auto"/>
                    <w:right w:val="none" w:sz="0" w:space="0" w:color="auto"/>
                  </w:divBdr>
                </w:div>
                <w:div w:id="687407506">
                  <w:marLeft w:val="0"/>
                  <w:marRight w:val="0"/>
                  <w:marTop w:val="0"/>
                  <w:marBottom w:val="0"/>
                  <w:divBdr>
                    <w:top w:val="none" w:sz="0" w:space="0" w:color="auto"/>
                    <w:left w:val="none" w:sz="0" w:space="0" w:color="auto"/>
                    <w:bottom w:val="none" w:sz="0" w:space="0" w:color="auto"/>
                    <w:right w:val="none" w:sz="0" w:space="0" w:color="auto"/>
                  </w:divBdr>
                </w:div>
                <w:div w:id="1457530646">
                  <w:marLeft w:val="0"/>
                  <w:marRight w:val="0"/>
                  <w:marTop w:val="0"/>
                  <w:marBottom w:val="0"/>
                  <w:divBdr>
                    <w:top w:val="none" w:sz="0" w:space="0" w:color="auto"/>
                    <w:left w:val="none" w:sz="0" w:space="0" w:color="auto"/>
                    <w:bottom w:val="none" w:sz="0" w:space="0" w:color="auto"/>
                    <w:right w:val="none" w:sz="0" w:space="0" w:color="auto"/>
                  </w:divBdr>
                  <w:divsChild>
                    <w:div w:id="20188020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31501540">
          <w:marLeft w:val="0"/>
          <w:marRight w:val="0"/>
          <w:marTop w:val="0"/>
          <w:marBottom w:val="0"/>
          <w:divBdr>
            <w:top w:val="none" w:sz="0" w:space="0" w:color="auto"/>
            <w:left w:val="none" w:sz="0" w:space="0" w:color="auto"/>
            <w:bottom w:val="none" w:sz="0" w:space="0" w:color="auto"/>
            <w:right w:val="none" w:sz="0" w:space="0" w:color="auto"/>
          </w:divBdr>
          <w:divsChild>
            <w:div w:id="425853009">
              <w:marLeft w:val="-75"/>
              <w:marRight w:val="0"/>
              <w:marTop w:val="30"/>
              <w:marBottom w:val="30"/>
              <w:divBdr>
                <w:top w:val="none" w:sz="0" w:space="0" w:color="auto"/>
                <w:left w:val="none" w:sz="0" w:space="0" w:color="auto"/>
                <w:bottom w:val="none" w:sz="0" w:space="0" w:color="auto"/>
                <w:right w:val="none" w:sz="0" w:space="0" w:color="auto"/>
              </w:divBdr>
              <w:divsChild>
                <w:div w:id="302538954">
                  <w:marLeft w:val="0"/>
                  <w:marRight w:val="0"/>
                  <w:marTop w:val="0"/>
                  <w:marBottom w:val="0"/>
                  <w:divBdr>
                    <w:top w:val="none" w:sz="0" w:space="0" w:color="auto"/>
                    <w:left w:val="none" w:sz="0" w:space="0" w:color="auto"/>
                    <w:bottom w:val="none" w:sz="0" w:space="0" w:color="auto"/>
                    <w:right w:val="none" w:sz="0" w:space="0" w:color="auto"/>
                  </w:divBdr>
                </w:div>
                <w:div w:id="894120139">
                  <w:marLeft w:val="0"/>
                  <w:marRight w:val="0"/>
                  <w:marTop w:val="0"/>
                  <w:marBottom w:val="0"/>
                  <w:divBdr>
                    <w:top w:val="none" w:sz="0" w:space="0" w:color="auto"/>
                    <w:left w:val="none" w:sz="0" w:space="0" w:color="auto"/>
                    <w:bottom w:val="none" w:sz="0" w:space="0" w:color="auto"/>
                    <w:right w:val="none" w:sz="0" w:space="0" w:color="auto"/>
                  </w:divBdr>
                  <w:divsChild>
                    <w:div w:id="1108620767">
                      <w:marLeft w:val="0"/>
                      <w:marRight w:val="0"/>
                      <w:marTop w:val="0"/>
                      <w:marBottom w:val="0"/>
                      <w:divBdr>
                        <w:top w:val="none" w:sz="0" w:space="0" w:color="auto"/>
                        <w:left w:val="none" w:sz="0" w:space="0" w:color="auto"/>
                        <w:bottom w:val="none" w:sz="0" w:space="0" w:color="auto"/>
                        <w:right w:val="none" w:sz="0" w:space="0" w:color="auto"/>
                      </w:divBdr>
                    </w:div>
                  </w:divsChild>
                </w:div>
                <w:div w:id="1050692859">
                  <w:marLeft w:val="0"/>
                  <w:marRight w:val="0"/>
                  <w:marTop w:val="0"/>
                  <w:marBottom w:val="0"/>
                  <w:divBdr>
                    <w:top w:val="none" w:sz="0" w:space="0" w:color="auto"/>
                    <w:left w:val="none" w:sz="0" w:space="0" w:color="auto"/>
                    <w:bottom w:val="none" w:sz="0" w:space="0" w:color="auto"/>
                    <w:right w:val="none" w:sz="0" w:space="0" w:color="auto"/>
                  </w:divBdr>
                  <w:divsChild>
                    <w:div w:id="2143230656">
                      <w:marLeft w:val="0"/>
                      <w:marRight w:val="0"/>
                      <w:marTop w:val="0"/>
                      <w:marBottom w:val="0"/>
                      <w:divBdr>
                        <w:top w:val="none" w:sz="0" w:space="0" w:color="auto"/>
                        <w:left w:val="none" w:sz="0" w:space="0" w:color="auto"/>
                        <w:bottom w:val="none" w:sz="0" w:space="0" w:color="auto"/>
                        <w:right w:val="none" w:sz="0" w:space="0" w:color="auto"/>
                      </w:divBdr>
                    </w:div>
                  </w:divsChild>
                </w:div>
                <w:div w:id="11854835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32426393">
          <w:marLeft w:val="0"/>
          <w:marRight w:val="0"/>
          <w:marTop w:val="0"/>
          <w:marBottom w:val="0"/>
          <w:divBdr>
            <w:top w:val="none" w:sz="0" w:space="0" w:color="auto"/>
            <w:left w:val="none" w:sz="0" w:space="0" w:color="auto"/>
            <w:bottom w:val="none" w:sz="0" w:space="0" w:color="auto"/>
            <w:right w:val="none" w:sz="0" w:space="0" w:color="auto"/>
          </w:divBdr>
          <w:divsChild>
            <w:div w:id="297494362">
              <w:marLeft w:val="-75"/>
              <w:marRight w:val="0"/>
              <w:marTop w:val="30"/>
              <w:marBottom w:val="30"/>
              <w:divBdr>
                <w:top w:val="none" w:sz="0" w:space="0" w:color="auto"/>
                <w:left w:val="none" w:sz="0" w:space="0" w:color="auto"/>
                <w:bottom w:val="none" w:sz="0" w:space="0" w:color="auto"/>
                <w:right w:val="none" w:sz="0" w:space="0" w:color="auto"/>
              </w:divBdr>
              <w:divsChild>
                <w:div w:id="90977095">
                  <w:marLeft w:val="0"/>
                  <w:marRight w:val="0"/>
                  <w:marTop w:val="0"/>
                  <w:marBottom w:val="0"/>
                  <w:divBdr>
                    <w:top w:val="none" w:sz="0" w:space="0" w:color="auto"/>
                    <w:left w:val="none" w:sz="0" w:space="0" w:color="auto"/>
                    <w:bottom w:val="none" w:sz="0" w:space="0" w:color="auto"/>
                    <w:right w:val="none" w:sz="0" w:space="0" w:color="auto"/>
                  </w:divBdr>
                  <w:divsChild>
                    <w:div w:id="798303918">
                      <w:marLeft w:val="0"/>
                      <w:marRight w:val="0"/>
                      <w:marTop w:val="0"/>
                      <w:marBottom w:val="0"/>
                      <w:divBdr>
                        <w:top w:val="none" w:sz="0" w:space="0" w:color="auto"/>
                        <w:left w:val="none" w:sz="0" w:space="0" w:color="auto"/>
                        <w:bottom w:val="none" w:sz="0" w:space="0" w:color="auto"/>
                        <w:right w:val="none" w:sz="0" w:space="0" w:color="auto"/>
                      </w:divBdr>
                    </w:div>
                  </w:divsChild>
                </w:div>
                <w:div w:id="1641374972">
                  <w:marLeft w:val="0"/>
                  <w:marRight w:val="0"/>
                  <w:marTop w:val="0"/>
                  <w:marBottom w:val="0"/>
                  <w:divBdr>
                    <w:top w:val="none" w:sz="0" w:space="0" w:color="auto"/>
                    <w:left w:val="none" w:sz="0" w:space="0" w:color="auto"/>
                    <w:bottom w:val="none" w:sz="0" w:space="0" w:color="auto"/>
                    <w:right w:val="none" w:sz="0" w:space="0" w:color="auto"/>
                  </w:divBdr>
                </w:div>
                <w:div w:id="1671717087">
                  <w:marLeft w:val="0"/>
                  <w:marRight w:val="0"/>
                  <w:marTop w:val="0"/>
                  <w:marBottom w:val="0"/>
                  <w:divBdr>
                    <w:top w:val="none" w:sz="0" w:space="0" w:color="auto"/>
                    <w:left w:val="none" w:sz="0" w:space="0" w:color="auto"/>
                    <w:bottom w:val="none" w:sz="0" w:space="0" w:color="auto"/>
                    <w:right w:val="none" w:sz="0" w:space="0" w:color="auto"/>
                  </w:divBdr>
                </w:div>
                <w:div w:id="2145345594">
                  <w:marLeft w:val="0"/>
                  <w:marRight w:val="0"/>
                  <w:marTop w:val="0"/>
                  <w:marBottom w:val="0"/>
                  <w:divBdr>
                    <w:top w:val="none" w:sz="0" w:space="0" w:color="auto"/>
                    <w:left w:val="none" w:sz="0" w:space="0" w:color="auto"/>
                    <w:bottom w:val="none" w:sz="0" w:space="0" w:color="auto"/>
                    <w:right w:val="none" w:sz="0" w:space="0" w:color="auto"/>
                  </w:divBdr>
                  <w:divsChild>
                    <w:div w:id="18586966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32887851">
          <w:marLeft w:val="0"/>
          <w:marRight w:val="0"/>
          <w:marTop w:val="0"/>
          <w:marBottom w:val="0"/>
          <w:divBdr>
            <w:top w:val="none" w:sz="0" w:space="0" w:color="auto"/>
            <w:left w:val="none" w:sz="0" w:space="0" w:color="auto"/>
            <w:bottom w:val="none" w:sz="0" w:space="0" w:color="auto"/>
            <w:right w:val="none" w:sz="0" w:space="0" w:color="auto"/>
          </w:divBdr>
          <w:divsChild>
            <w:div w:id="49422309">
              <w:marLeft w:val="-75"/>
              <w:marRight w:val="0"/>
              <w:marTop w:val="30"/>
              <w:marBottom w:val="30"/>
              <w:divBdr>
                <w:top w:val="none" w:sz="0" w:space="0" w:color="auto"/>
                <w:left w:val="none" w:sz="0" w:space="0" w:color="auto"/>
                <w:bottom w:val="none" w:sz="0" w:space="0" w:color="auto"/>
                <w:right w:val="none" w:sz="0" w:space="0" w:color="auto"/>
              </w:divBdr>
              <w:divsChild>
                <w:div w:id="186061997">
                  <w:marLeft w:val="0"/>
                  <w:marRight w:val="0"/>
                  <w:marTop w:val="0"/>
                  <w:marBottom w:val="0"/>
                  <w:divBdr>
                    <w:top w:val="none" w:sz="0" w:space="0" w:color="auto"/>
                    <w:left w:val="none" w:sz="0" w:space="0" w:color="auto"/>
                    <w:bottom w:val="none" w:sz="0" w:space="0" w:color="auto"/>
                    <w:right w:val="none" w:sz="0" w:space="0" w:color="auto"/>
                  </w:divBdr>
                </w:div>
                <w:div w:id="765657559">
                  <w:marLeft w:val="0"/>
                  <w:marRight w:val="0"/>
                  <w:marTop w:val="0"/>
                  <w:marBottom w:val="0"/>
                  <w:divBdr>
                    <w:top w:val="none" w:sz="0" w:space="0" w:color="auto"/>
                    <w:left w:val="none" w:sz="0" w:space="0" w:color="auto"/>
                    <w:bottom w:val="none" w:sz="0" w:space="0" w:color="auto"/>
                    <w:right w:val="none" w:sz="0" w:space="0" w:color="auto"/>
                  </w:divBdr>
                  <w:divsChild>
                    <w:div w:id="251933304">
                      <w:marLeft w:val="0"/>
                      <w:marRight w:val="0"/>
                      <w:marTop w:val="0"/>
                      <w:marBottom w:val="0"/>
                      <w:divBdr>
                        <w:top w:val="none" w:sz="0" w:space="0" w:color="auto"/>
                        <w:left w:val="none" w:sz="0" w:space="0" w:color="auto"/>
                        <w:bottom w:val="none" w:sz="0" w:space="0" w:color="auto"/>
                        <w:right w:val="none" w:sz="0" w:space="0" w:color="auto"/>
                      </w:divBdr>
                    </w:div>
                  </w:divsChild>
                </w:div>
                <w:div w:id="1129206083">
                  <w:marLeft w:val="0"/>
                  <w:marRight w:val="0"/>
                  <w:marTop w:val="0"/>
                  <w:marBottom w:val="0"/>
                  <w:divBdr>
                    <w:top w:val="none" w:sz="0" w:space="0" w:color="auto"/>
                    <w:left w:val="none" w:sz="0" w:space="0" w:color="auto"/>
                    <w:bottom w:val="none" w:sz="0" w:space="0" w:color="auto"/>
                    <w:right w:val="none" w:sz="0" w:space="0" w:color="auto"/>
                  </w:divBdr>
                  <w:divsChild>
                    <w:div w:id="1049231812">
                      <w:marLeft w:val="0"/>
                      <w:marRight w:val="0"/>
                      <w:marTop w:val="0"/>
                      <w:marBottom w:val="0"/>
                      <w:divBdr>
                        <w:top w:val="none" w:sz="0" w:space="0" w:color="auto"/>
                        <w:left w:val="none" w:sz="0" w:space="0" w:color="auto"/>
                        <w:bottom w:val="none" w:sz="0" w:space="0" w:color="auto"/>
                        <w:right w:val="none" w:sz="0" w:space="0" w:color="auto"/>
                      </w:divBdr>
                    </w:div>
                  </w:divsChild>
                </w:div>
                <w:div w:id="20980150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98756075">
          <w:marLeft w:val="0"/>
          <w:marRight w:val="0"/>
          <w:marTop w:val="0"/>
          <w:marBottom w:val="0"/>
          <w:divBdr>
            <w:top w:val="none" w:sz="0" w:space="0" w:color="auto"/>
            <w:left w:val="none" w:sz="0" w:space="0" w:color="auto"/>
            <w:bottom w:val="none" w:sz="0" w:space="0" w:color="auto"/>
            <w:right w:val="none" w:sz="0" w:space="0" w:color="auto"/>
          </w:divBdr>
          <w:divsChild>
            <w:div w:id="205996443">
              <w:marLeft w:val="0"/>
              <w:marRight w:val="0"/>
              <w:marTop w:val="0"/>
              <w:marBottom w:val="0"/>
              <w:divBdr>
                <w:top w:val="none" w:sz="0" w:space="0" w:color="auto"/>
                <w:left w:val="none" w:sz="0" w:space="0" w:color="auto"/>
                <w:bottom w:val="none" w:sz="0" w:space="0" w:color="auto"/>
                <w:right w:val="none" w:sz="0" w:space="0" w:color="auto"/>
              </w:divBdr>
            </w:div>
            <w:div w:id="383217272">
              <w:marLeft w:val="0"/>
              <w:marRight w:val="0"/>
              <w:marTop w:val="0"/>
              <w:marBottom w:val="0"/>
              <w:divBdr>
                <w:top w:val="none" w:sz="0" w:space="0" w:color="auto"/>
                <w:left w:val="none" w:sz="0" w:space="0" w:color="auto"/>
                <w:bottom w:val="none" w:sz="0" w:space="0" w:color="auto"/>
                <w:right w:val="none" w:sz="0" w:space="0" w:color="auto"/>
              </w:divBdr>
            </w:div>
            <w:div w:id="1059593546">
              <w:marLeft w:val="0"/>
              <w:marRight w:val="0"/>
              <w:marTop w:val="0"/>
              <w:marBottom w:val="0"/>
              <w:divBdr>
                <w:top w:val="none" w:sz="0" w:space="0" w:color="auto"/>
                <w:left w:val="none" w:sz="0" w:space="0" w:color="auto"/>
                <w:bottom w:val="none" w:sz="0" w:space="0" w:color="auto"/>
                <w:right w:val="none" w:sz="0" w:space="0" w:color="auto"/>
              </w:divBdr>
            </w:div>
            <w:div w:id="1334336910">
              <w:marLeft w:val="0"/>
              <w:marRight w:val="0"/>
              <w:marTop w:val="0"/>
              <w:marBottom w:val="0"/>
              <w:divBdr>
                <w:top w:val="none" w:sz="0" w:space="0" w:color="auto"/>
                <w:left w:val="none" w:sz="0" w:space="0" w:color="auto"/>
                <w:bottom w:val="none" w:sz="0" w:space="0" w:color="auto"/>
                <w:right w:val="none" w:sz="0" w:space="0" w:color="auto"/>
              </w:divBdr>
            </w:div>
            <w:div w:id="1910535718">
              <w:marLeft w:val="0"/>
              <w:marRight w:val="0"/>
              <w:marTop w:val="0"/>
              <w:marBottom w:val="0"/>
              <w:divBdr>
                <w:top w:val="none" w:sz="0" w:space="0" w:color="auto"/>
                <w:left w:val="none" w:sz="0" w:space="0" w:color="auto"/>
                <w:bottom w:val="none" w:sz="0" w:space="0" w:color="auto"/>
                <w:right w:val="none" w:sz="0" w:space="0" w:color="auto"/>
              </w:divBdr>
            </w:div>
          </w:divsChild>
        </w:div>
        <w:div w:id="608128501">
          <w:marLeft w:val="0"/>
          <w:marRight w:val="0"/>
          <w:marTop w:val="0"/>
          <w:marBottom w:val="0"/>
          <w:divBdr>
            <w:top w:val="none" w:sz="0" w:space="0" w:color="auto"/>
            <w:left w:val="none" w:sz="0" w:space="0" w:color="auto"/>
            <w:bottom w:val="none" w:sz="0" w:space="0" w:color="auto"/>
            <w:right w:val="none" w:sz="0" w:space="0" w:color="auto"/>
          </w:divBdr>
          <w:divsChild>
            <w:div w:id="408161605">
              <w:marLeft w:val="0"/>
              <w:marRight w:val="0"/>
              <w:marTop w:val="0"/>
              <w:marBottom w:val="0"/>
              <w:divBdr>
                <w:top w:val="none" w:sz="0" w:space="0" w:color="auto"/>
                <w:left w:val="none" w:sz="0" w:space="0" w:color="auto"/>
                <w:bottom w:val="none" w:sz="0" w:space="0" w:color="auto"/>
                <w:right w:val="none" w:sz="0" w:space="0" w:color="auto"/>
              </w:divBdr>
            </w:div>
            <w:div w:id="1790078429">
              <w:marLeft w:val="0"/>
              <w:marRight w:val="0"/>
              <w:marTop w:val="0"/>
              <w:marBottom w:val="0"/>
              <w:divBdr>
                <w:top w:val="none" w:sz="0" w:space="0" w:color="auto"/>
                <w:left w:val="none" w:sz="0" w:space="0" w:color="auto"/>
                <w:bottom w:val="none" w:sz="0" w:space="0" w:color="auto"/>
                <w:right w:val="none" w:sz="0" w:space="0" w:color="auto"/>
              </w:divBdr>
            </w:div>
          </w:divsChild>
        </w:div>
        <w:div w:id="617643580">
          <w:marLeft w:val="0"/>
          <w:marRight w:val="0"/>
          <w:marTop w:val="0"/>
          <w:marBottom w:val="0"/>
          <w:divBdr>
            <w:top w:val="none" w:sz="0" w:space="0" w:color="auto"/>
            <w:left w:val="none" w:sz="0" w:space="0" w:color="auto"/>
            <w:bottom w:val="none" w:sz="0" w:space="0" w:color="auto"/>
            <w:right w:val="none" w:sz="0" w:space="0" w:color="auto"/>
          </w:divBdr>
          <w:divsChild>
            <w:div w:id="1554807834">
              <w:marLeft w:val="-75"/>
              <w:marRight w:val="0"/>
              <w:marTop w:val="30"/>
              <w:marBottom w:val="30"/>
              <w:divBdr>
                <w:top w:val="none" w:sz="0" w:space="0" w:color="auto"/>
                <w:left w:val="none" w:sz="0" w:space="0" w:color="auto"/>
                <w:bottom w:val="none" w:sz="0" w:space="0" w:color="auto"/>
                <w:right w:val="none" w:sz="0" w:space="0" w:color="auto"/>
              </w:divBdr>
              <w:divsChild>
                <w:div w:id="135687385">
                  <w:marLeft w:val="0"/>
                  <w:marRight w:val="0"/>
                  <w:marTop w:val="0"/>
                  <w:marBottom w:val="0"/>
                  <w:divBdr>
                    <w:top w:val="none" w:sz="0" w:space="0" w:color="auto"/>
                    <w:left w:val="none" w:sz="0" w:space="0" w:color="auto"/>
                    <w:bottom w:val="none" w:sz="0" w:space="0" w:color="auto"/>
                    <w:right w:val="none" w:sz="0" w:space="0" w:color="auto"/>
                  </w:divBdr>
                  <w:divsChild>
                    <w:div w:id="514732099">
                      <w:marLeft w:val="0"/>
                      <w:marRight w:val="0"/>
                      <w:marTop w:val="0"/>
                      <w:marBottom w:val="0"/>
                      <w:divBdr>
                        <w:top w:val="none" w:sz="0" w:space="0" w:color="auto"/>
                        <w:left w:val="none" w:sz="0" w:space="0" w:color="auto"/>
                        <w:bottom w:val="none" w:sz="0" w:space="0" w:color="auto"/>
                        <w:right w:val="none" w:sz="0" w:space="0" w:color="auto"/>
                      </w:divBdr>
                    </w:div>
                  </w:divsChild>
                </w:div>
                <w:div w:id="713190462">
                  <w:marLeft w:val="0"/>
                  <w:marRight w:val="0"/>
                  <w:marTop w:val="0"/>
                  <w:marBottom w:val="0"/>
                  <w:divBdr>
                    <w:top w:val="none" w:sz="0" w:space="0" w:color="auto"/>
                    <w:left w:val="none" w:sz="0" w:space="0" w:color="auto"/>
                    <w:bottom w:val="none" w:sz="0" w:space="0" w:color="auto"/>
                    <w:right w:val="none" w:sz="0" w:space="0" w:color="auto"/>
                  </w:divBdr>
                </w:div>
                <w:div w:id="1300378581">
                  <w:marLeft w:val="0"/>
                  <w:marRight w:val="0"/>
                  <w:marTop w:val="0"/>
                  <w:marBottom w:val="0"/>
                  <w:divBdr>
                    <w:top w:val="none" w:sz="0" w:space="0" w:color="auto"/>
                    <w:left w:val="none" w:sz="0" w:space="0" w:color="auto"/>
                    <w:bottom w:val="none" w:sz="0" w:space="0" w:color="auto"/>
                    <w:right w:val="none" w:sz="0" w:space="0" w:color="auto"/>
                  </w:divBdr>
                  <w:divsChild>
                    <w:div w:id="1629626776">
                      <w:marLeft w:val="0"/>
                      <w:marRight w:val="0"/>
                      <w:marTop w:val="0"/>
                      <w:marBottom w:val="0"/>
                      <w:divBdr>
                        <w:top w:val="none" w:sz="0" w:space="0" w:color="auto"/>
                        <w:left w:val="none" w:sz="0" w:space="0" w:color="auto"/>
                        <w:bottom w:val="none" w:sz="0" w:space="0" w:color="auto"/>
                        <w:right w:val="none" w:sz="0" w:space="0" w:color="auto"/>
                      </w:divBdr>
                    </w:div>
                  </w:divsChild>
                </w:div>
                <w:div w:id="19639227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26011636">
          <w:marLeft w:val="0"/>
          <w:marRight w:val="0"/>
          <w:marTop w:val="0"/>
          <w:marBottom w:val="0"/>
          <w:divBdr>
            <w:top w:val="none" w:sz="0" w:space="0" w:color="auto"/>
            <w:left w:val="none" w:sz="0" w:space="0" w:color="auto"/>
            <w:bottom w:val="none" w:sz="0" w:space="0" w:color="auto"/>
            <w:right w:val="none" w:sz="0" w:space="0" w:color="auto"/>
          </w:divBdr>
          <w:divsChild>
            <w:div w:id="110168442">
              <w:marLeft w:val="0"/>
              <w:marRight w:val="0"/>
              <w:marTop w:val="0"/>
              <w:marBottom w:val="0"/>
              <w:divBdr>
                <w:top w:val="none" w:sz="0" w:space="0" w:color="auto"/>
                <w:left w:val="none" w:sz="0" w:space="0" w:color="auto"/>
                <w:bottom w:val="none" w:sz="0" w:space="0" w:color="auto"/>
                <w:right w:val="none" w:sz="0" w:space="0" w:color="auto"/>
              </w:divBdr>
            </w:div>
            <w:div w:id="822354639">
              <w:marLeft w:val="0"/>
              <w:marRight w:val="0"/>
              <w:marTop w:val="0"/>
              <w:marBottom w:val="0"/>
              <w:divBdr>
                <w:top w:val="none" w:sz="0" w:space="0" w:color="auto"/>
                <w:left w:val="none" w:sz="0" w:space="0" w:color="auto"/>
                <w:bottom w:val="none" w:sz="0" w:space="0" w:color="auto"/>
                <w:right w:val="none" w:sz="0" w:space="0" w:color="auto"/>
              </w:divBdr>
            </w:div>
            <w:div w:id="948585207">
              <w:marLeft w:val="0"/>
              <w:marRight w:val="0"/>
              <w:marTop w:val="0"/>
              <w:marBottom w:val="0"/>
              <w:divBdr>
                <w:top w:val="none" w:sz="0" w:space="0" w:color="auto"/>
                <w:left w:val="none" w:sz="0" w:space="0" w:color="auto"/>
                <w:bottom w:val="none" w:sz="0" w:space="0" w:color="auto"/>
                <w:right w:val="none" w:sz="0" w:space="0" w:color="auto"/>
              </w:divBdr>
            </w:div>
          </w:divsChild>
        </w:div>
        <w:div w:id="664095778">
          <w:marLeft w:val="0"/>
          <w:marRight w:val="0"/>
          <w:marTop w:val="0"/>
          <w:marBottom w:val="0"/>
          <w:divBdr>
            <w:top w:val="none" w:sz="0" w:space="0" w:color="auto"/>
            <w:left w:val="none" w:sz="0" w:space="0" w:color="auto"/>
            <w:bottom w:val="none" w:sz="0" w:space="0" w:color="auto"/>
            <w:right w:val="none" w:sz="0" w:space="0" w:color="auto"/>
          </w:divBdr>
        </w:div>
        <w:div w:id="696396141">
          <w:marLeft w:val="0"/>
          <w:marRight w:val="0"/>
          <w:marTop w:val="0"/>
          <w:marBottom w:val="0"/>
          <w:divBdr>
            <w:top w:val="none" w:sz="0" w:space="0" w:color="auto"/>
            <w:left w:val="none" w:sz="0" w:space="0" w:color="auto"/>
            <w:bottom w:val="none" w:sz="0" w:space="0" w:color="auto"/>
            <w:right w:val="none" w:sz="0" w:space="0" w:color="auto"/>
          </w:divBdr>
          <w:divsChild>
            <w:div w:id="391461383">
              <w:marLeft w:val="-75"/>
              <w:marRight w:val="0"/>
              <w:marTop w:val="30"/>
              <w:marBottom w:val="30"/>
              <w:divBdr>
                <w:top w:val="none" w:sz="0" w:space="0" w:color="auto"/>
                <w:left w:val="none" w:sz="0" w:space="0" w:color="auto"/>
                <w:bottom w:val="none" w:sz="0" w:space="0" w:color="auto"/>
                <w:right w:val="none" w:sz="0" w:space="0" w:color="auto"/>
              </w:divBdr>
              <w:divsChild>
                <w:div w:id="177742135">
                  <w:marLeft w:val="0"/>
                  <w:marRight w:val="0"/>
                  <w:marTop w:val="0"/>
                  <w:marBottom w:val="0"/>
                  <w:divBdr>
                    <w:top w:val="none" w:sz="0" w:space="0" w:color="auto"/>
                    <w:left w:val="none" w:sz="0" w:space="0" w:color="auto"/>
                    <w:bottom w:val="none" w:sz="0" w:space="0" w:color="auto"/>
                    <w:right w:val="none" w:sz="0" w:space="0" w:color="auto"/>
                  </w:divBdr>
                </w:div>
                <w:div w:id="361251908">
                  <w:marLeft w:val="0"/>
                  <w:marRight w:val="0"/>
                  <w:marTop w:val="0"/>
                  <w:marBottom w:val="0"/>
                  <w:divBdr>
                    <w:top w:val="none" w:sz="0" w:space="0" w:color="auto"/>
                    <w:left w:val="none" w:sz="0" w:space="0" w:color="auto"/>
                    <w:bottom w:val="none" w:sz="0" w:space="0" w:color="auto"/>
                    <w:right w:val="none" w:sz="0" w:space="0" w:color="auto"/>
                  </w:divBdr>
                  <w:divsChild>
                    <w:div w:id="1145898895">
                      <w:marLeft w:val="0"/>
                      <w:marRight w:val="0"/>
                      <w:marTop w:val="0"/>
                      <w:marBottom w:val="0"/>
                      <w:divBdr>
                        <w:top w:val="none" w:sz="0" w:space="0" w:color="auto"/>
                        <w:left w:val="none" w:sz="0" w:space="0" w:color="auto"/>
                        <w:bottom w:val="none" w:sz="0" w:space="0" w:color="auto"/>
                        <w:right w:val="none" w:sz="0" w:space="0" w:color="auto"/>
                      </w:divBdr>
                    </w:div>
                  </w:divsChild>
                </w:div>
                <w:div w:id="450322477">
                  <w:marLeft w:val="0"/>
                  <w:marRight w:val="0"/>
                  <w:marTop w:val="0"/>
                  <w:marBottom w:val="0"/>
                  <w:divBdr>
                    <w:top w:val="none" w:sz="0" w:space="0" w:color="auto"/>
                    <w:left w:val="none" w:sz="0" w:space="0" w:color="auto"/>
                    <w:bottom w:val="none" w:sz="0" w:space="0" w:color="auto"/>
                    <w:right w:val="none" w:sz="0" w:space="0" w:color="auto"/>
                  </w:divBdr>
                </w:div>
                <w:div w:id="1630894599">
                  <w:marLeft w:val="0"/>
                  <w:marRight w:val="0"/>
                  <w:marTop w:val="0"/>
                  <w:marBottom w:val="0"/>
                  <w:divBdr>
                    <w:top w:val="none" w:sz="0" w:space="0" w:color="auto"/>
                    <w:left w:val="none" w:sz="0" w:space="0" w:color="auto"/>
                    <w:bottom w:val="none" w:sz="0" w:space="0" w:color="auto"/>
                    <w:right w:val="none" w:sz="0" w:space="0" w:color="auto"/>
                  </w:divBdr>
                  <w:divsChild>
                    <w:div w:id="934798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14348565">
          <w:marLeft w:val="0"/>
          <w:marRight w:val="0"/>
          <w:marTop w:val="0"/>
          <w:marBottom w:val="0"/>
          <w:divBdr>
            <w:top w:val="none" w:sz="0" w:space="0" w:color="auto"/>
            <w:left w:val="none" w:sz="0" w:space="0" w:color="auto"/>
            <w:bottom w:val="none" w:sz="0" w:space="0" w:color="auto"/>
            <w:right w:val="none" w:sz="0" w:space="0" w:color="auto"/>
          </w:divBdr>
          <w:divsChild>
            <w:div w:id="1284196111">
              <w:marLeft w:val="-75"/>
              <w:marRight w:val="0"/>
              <w:marTop w:val="30"/>
              <w:marBottom w:val="30"/>
              <w:divBdr>
                <w:top w:val="none" w:sz="0" w:space="0" w:color="auto"/>
                <w:left w:val="none" w:sz="0" w:space="0" w:color="auto"/>
                <w:bottom w:val="none" w:sz="0" w:space="0" w:color="auto"/>
                <w:right w:val="none" w:sz="0" w:space="0" w:color="auto"/>
              </w:divBdr>
              <w:divsChild>
                <w:div w:id="506289596">
                  <w:marLeft w:val="0"/>
                  <w:marRight w:val="0"/>
                  <w:marTop w:val="0"/>
                  <w:marBottom w:val="0"/>
                  <w:divBdr>
                    <w:top w:val="none" w:sz="0" w:space="0" w:color="auto"/>
                    <w:left w:val="none" w:sz="0" w:space="0" w:color="auto"/>
                    <w:bottom w:val="none" w:sz="0" w:space="0" w:color="auto"/>
                    <w:right w:val="none" w:sz="0" w:space="0" w:color="auto"/>
                  </w:divBdr>
                </w:div>
                <w:div w:id="1198543824">
                  <w:marLeft w:val="0"/>
                  <w:marRight w:val="0"/>
                  <w:marTop w:val="0"/>
                  <w:marBottom w:val="0"/>
                  <w:divBdr>
                    <w:top w:val="none" w:sz="0" w:space="0" w:color="auto"/>
                    <w:left w:val="none" w:sz="0" w:space="0" w:color="auto"/>
                    <w:bottom w:val="none" w:sz="0" w:space="0" w:color="auto"/>
                    <w:right w:val="none" w:sz="0" w:space="0" w:color="auto"/>
                  </w:divBdr>
                  <w:divsChild>
                    <w:div w:id="560867269">
                      <w:marLeft w:val="0"/>
                      <w:marRight w:val="0"/>
                      <w:marTop w:val="0"/>
                      <w:marBottom w:val="0"/>
                      <w:divBdr>
                        <w:top w:val="none" w:sz="0" w:space="0" w:color="auto"/>
                        <w:left w:val="none" w:sz="0" w:space="0" w:color="auto"/>
                        <w:bottom w:val="none" w:sz="0" w:space="0" w:color="auto"/>
                        <w:right w:val="none" w:sz="0" w:space="0" w:color="auto"/>
                      </w:divBdr>
                    </w:div>
                  </w:divsChild>
                </w:div>
                <w:div w:id="1225019779">
                  <w:marLeft w:val="0"/>
                  <w:marRight w:val="0"/>
                  <w:marTop w:val="0"/>
                  <w:marBottom w:val="0"/>
                  <w:divBdr>
                    <w:top w:val="none" w:sz="0" w:space="0" w:color="auto"/>
                    <w:left w:val="none" w:sz="0" w:space="0" w:color="auto"/>
                    <w:bottom w:val="none" w:sz="0" w:space="0" w:color="auto"/>
                    <w:right w:val="none" w:sz="0" w:space="0" w:color="auto"/>
                  </w:divBdr>
                  <w:divsChild>
                    <w:div w:id="1449204172">
                      <w:marLeft w:val="0"/>
                      <w:marRight w:val="0"/>
                      <w:marTop w:val="0"/>
                      <w:marBottom w:val="0"/>
                      <w:divBdr>
                        <w:top w:val="none" w:sz="0" w:space="0" w:color="auto"/>
                        <w:left w:val="none" w:sz="0" w:space="0" w:color="auto"/>
                        <w:bottom w:val="none" w:sz="0" w:space="0" w:color="auto"/>
                        <w:right w:val="none" w:sz="0" w:space="0" w:color="auto"/>
                      </w:divBdr>
                    </w:div>
                  </w:divsChild>
                </w:div>
                <w:div w:id="13876104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38283435">
          <w:marLeft w:val="0"/>
          <w:marRight w:val="0"/>
          <w:marTop w:val="0"/>
          <w:marBottom w:val="0"/>
          <w:divBdr>
            <w:top w:val="none" w:sz="0" w:space="0" w:color="auto"/>
            <w:left w:val="none" w:sz="0" w:space="0" w:color="auto"/>
            <w:bottom w:val="none" w:sz="0" w:space="0" w:color="auto"/>
            <w:right w:val="none" w:sz="0" w:space="0" w:color="auto"/>
          </w:divBdr>
          <w:divsChild>
            <w:div w:id="292441361">
              <w:marLeft w:val="0"/>
              <w:marRight w:val="0"/>
              <w:marTop w:val="0"/>
              <w:marBottom w:val="0"/>
              <w:divBdr>
                <w:top w:val="none" w:sz="0" w:space="0" w:color="auto"/>
                <w:left w:val="none" w:sz="0" w:space="0" w:color="auto"/>
                <w:bottom w:val="none" w:sz="0" w:space="0" w:color="auto"/>
                <w:right w:val="none" w:sz="0" w:space="0" w:color="auto"/>
              </w:divBdr>
            </w:div>
            <w:div w:id="1115253977">
              <w:marLeft w:val="0"/>
              <w:marRight w:val="0"/>
              <w:marTop w:val="0"/>
              <w:marBottom w:val="0"/>
              <w:divBdr>
                <w:top w:val="none" w:sz="0" w:space="0" w:color="auto"/>
                <w:left w:val="none" w:sz="0" w:space="0" w:color="auto"/>
                <w:bottom w:val="none" w:sz="0" w:space="0" w:color="auto"/>
                <w:right w:val="none" w:sz="0" w:space="0" w:color="auto"/>
              </w:divBdr>
            </w:div>
            <w:div w:id="1287198171">
              <w:marLeft w:val="0"/>
              <w:marRight w:val="0"/>
              <w:marTop w:val="0"/>
              <w:marBottom w:val="0"/>
              <w:divBdr>
                <w:top w:val="none" w:sz="0" w:space="0" w:color="auto"/>
                <w:left w:val="none" w:sz="0" w:space="0" w:color="auto"/>
                <w:bottom w:val="none" w:sz="0" w:space="0" w:color="auto"/>
                <w:right w:val="none" w:sz="0" w:space="0" w:color="auto"/>
              </w:divBdr>
            </w:div>
            <w:div w:id="1345784534">
              <w:marLeft w:val="0"/>
              <w:marRight w:val="0"/>
              <w:marTop w:val="0"/>
              <w:marBottom w:val="0"/>
              <w:divBdr>
                <w:top w:val="none" w:sz="0" w:space="0" w:color="auto"/>
                <w:left w:val="none" w:sz="0" w:space="0" w:color="auto"/>
                <w:bottom w:val="none" w:sz="0" w:space="0" w:color="auto"/>
                <w:right w:val="none" w:sz="0" w:space="0" w:color="auto"/>
              </w:divBdr>
            </w:div>
            <w:div w:id="1687054935">
              <w:marLeft w:val="0"/>
              <w:marRight w:val="0"/>
              <w:marTop w:val="0"/>
              <w:marBottom w:val="0"/>
              <w:divBdr>
                <w:top w:val="none" w:sz="0" w:space="0" w:color="auto"/>
                <w:left w:val="none" w:sz="0" w:space="0" w:color="auto"/>
                <w:bottom w:val="none" w:sz="0" w:space="0" w:color="auto"/>
                <w:right w:val="none" w:sz="0" w:space="0" w:color="auto"/>
              </w:divBdr>
            </w:div>
            <w:div w:id="1930691797">
              <w:marLeft w:val="0"/>
              <w:marRight w:val="0"/>
              <w:marTop w:val="0"/>
              <w:marBottom w:val="0"/>
              <w:divBdr>
                <w:top w:val="none" w:sz="0" w:space="0" w:color="auto"/>
                <w:left w:val="none" w:sz="0" w:space="0" w:color="auto"/>
                <w:bottom w:val="none" w:sz="0" w:space="0" w:color="auto"/>
                <w:right w:val="none" w:sz="0" w:space="0" w:color="auto"/>
              </w:divBdr>
            </w:div>
          </w:divsChild>
        </w:div>
        <w:div w:id="753866192">
          <w:marLeft w:val="0"/>
          <w:marRight w:val="0"/>
          <w:marTop w:val="0"/>
          <w:marBottom w:val="0"/>
          <w:divBdr>
            <w:top w:val="none" w:sz="0" w:space="0" w:color="auto"/>
            <w:left w:val="none" w:sz="0" w:space="0" w:color="auto"/>
            <w:bottom w:val="none" w:sz="0" w:space="0" w:color="auto"/>
            <w:right w:val="none" w:sz="0" w:space="0" w:color="auto"/>
          </w:divBdr>
          <w:divsChild>
            <w:div w:id="337392571">
              <w:marLeft w:val="-75"/>
              <w:marRight w:val="0"/>
              <w:marTop w:val="30"/>
              <w:marBottom w:val="30"/>
              <w:divBdr>
                <w:top w:val="none" w:sz="0" w:space="0" w:color="auto"/>
                <w:left w:val="none" w:sz="0" w:space="0" w:color="auto"/>
                <w:bottom w:val="none" w:sz="0" w:space="0" w:color="auto"/>
                <w:right w:val="none" w:sz="0" w:space="0" w:color="auto"/>
              </w:divBdr>
              <w:divsChild>
                <w:div w:id="445583639">
                  <w:marLeft w:val="0"/>
                  <w:marRight w:val="0"/>
                  <w:marTop w:val="0"/>
                  <w:marBottom w:val="0"/>
                  <w:divBdr>
                    <w:top w:val="none" w:sz="0" w:space="0" w:color="auto"/>
                    <w:left w:val="none" w:sz="0" w:space="0" w:color="auto"/>
                    <w:bottom w:val="none" w:sz="0" w:space="0" w:color="auto"/>
                    <w:right w:val="none" w:sz="0" w:space="0" w:color="auto"/>
                  </w:divBdr>
                </w:div>
                <w:div w:id="478495854">
                  <w:marLeft w:val="0"/>
                  <w:marRight w:val="0"/>
                  <w:marTop w:val="0"/>
                  <w:marBottom w:val="0"/>
                  <w:divBdr>
                    <w:top w:val="none" w:sz="0" w:space="0" w:color="auto"/>
                    <w:left w:val="none" w:sz="0" w:space="0" w:color="auto"/>
                    <w:bottom w:val="none" w:sz="0" w:space="0" w:color="auto"/>
                    <w:right w:val="none" w:sz="0" w:space="0" w:color="auto"/>
                  </w:divBdr>
                  <w:divsChild>
                    <w:div w:id="1336112757">
                      <w:marLeft w:val="0"/>
                      <w:marRight w:val="0"/>
                      <w:marTop w:val="0"/>
                      <w:marBottom w:val="0"/>
                      <w:divBdr>
                        <w:top w:val="none" w:sz="0" w:space="0" w:color="auto"/>
                        <w:left w:val="none" w:sz="0" w:space="0" w:color="auto"/>
                        <w:bottom w:val="none" w:sz="0" w:space="0" w:color="auto"/>
                        <w:right w:val="none" w:sz="0" w:space="0" w:color="auto"/>
                      </w:divBdr>
                    </w:div>
                  </w:divsChild>
                </w:div>
                <w:div w:id="502942010">
                  <w:marLeft w:val="0"/>
                  <w:marRight w:val="0"/>
                  <w:marTop w:val="0"/>
                  <w:marBottom w:val="0"/>
                  <w:divBdr>
                    <w:top w:val="none" w:sz="0" w:space="0" w:color="auto"/>
                    <w:left w:val="none" w:sz="0" w:space="0" w:color="auto"/>
                    <w:bottom w:val="none" w:sz="0" w:space="0" w:color="auto"/>
                    <w:right w:val="none" w:sz="0" w:space="0" w:color="auto"/>
                  </w:divBdr>
                  <w:divsChild>
                    <w:div w:id="641233165">
                      <w:marLeft w:val="0"/>
                      <w:marRight w:val="0"/>
                      <w:marTop w:val="0"/>
                      <w:marBottom w:val="0"/>
                      <w:divBdr>
                        <w:top w:val="none" w:sz="0" w:space="0" w:color="auto"/>
                        <w:left w:val="none" w:sz="0" w:space="0" w:color="auto"/>
                        <w:bottom w:val="none" w:sz="0" w:space="0" w:color="auto"/>
                        <w:right w:val="none" w:sz="0" w:space="0" w:color="auto"/>
                      </w:divBdr>
                    </w:div>
                  </w:divsChild>
                </w:div>
                <w:div w:id="11284002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60025690">
          <w:marLeft w:val="0"/>
          <w:marRight w:val="0"/>
          <w:marTop w:val="0"/>
          <w:marBottom w:val="0"/>
          <w:divBdr>
            <w:top w:val="none" w:sz="0" w:space="0" w:color="auto"/>
            <w:left w:val="none" w:sz="0" w:space="0" w:color="auto"/>
            <w:bottom w:val="none" w:sz="0" w:space="0" w:color="auto"/>
            <w:right w:val="none" w:sz="0" w:space="0" w:color="auto"/>
          </w:divBdr>
          <w:divsChild>
            <w:div w:id="189029837">
              <w:marLeft w:val="-75"/>
              <w:marRight w:val="0"/>
              <w:marTop w:val="30"/>
              <w:marBottom w:val="30"/>
              <w:divBdr>
                <w:top w:val="none" w:sz="0" w:space="0" w:color="auto"/>
                <w:left w:val="none" w:sz="0" w:space="0" w:color="auto"/>
                <w:bottom w:val="none" w:sz="0" w:space="0" w:color="auto"/>
                <w:right w:val="none" w:sz="0" w:space="0" w:color="auto"/>
              </w:divBdr>
              <w:divsChild>
                <w:div w:id="114057647">
                  <w:marLeft w:val="0"/>
                  <w:marRight w:val="0"/>
                  <w:marTop w:val="0"/>
                  <w:marBottom w:val="0"/>
                  <w:divBdr>
                    <w:top w:val="none" w:sz="0" w:space="0" w:color="auto"/>
                    <w:left w:val="none" w:sz="0" w:space="0" w:color="auto"/>
                    <w:bottom w:val="none" w:sz="0" w:space="0" w:color="auto"/>
                    <w:right w:val="none" w:sz="0" w:space="0" w:color="auto"/>
                  </w:divBdr>
                </w:div>
                <w:div w:id="1368991660">
                  <w:marLeft w:val="0"/>
                  <w:marRight w:val="0"/>
                  <w:marTop w:val="0"/>
                  <w:marBottom w:val="0"/>
                  <w:divBdr>
                    <w:top w:val="none" w:sz="0" w:space="0" w:color="auto"/>
                    <w:left w:val="none" w:sz="0" w:space="0" w:color="auto"/>
                    <w:bottom w:val="none" w:sz="0" w:space="0" w:color="auto"/>
                    <w:right w:val="none" w:sz="0" w:space="0" w:color="auto"/>
                  </w:divBdr>
                  <w:divsChild>
                    <w:div w:id="2143494445">
                      <w:marLeft w:val="0"/>
                      <w:marRight w:val="0"/>
                      <w:marTop w:val="0"/>
                      <w:marBottom w:val="0"/>
                      <w:divBdr>
                        <w:top w:val="none" w:sz="0" w:space="0" w:color="auto"/>
                        <w:left w:val="none" w:sz="0" w:space="0" w:color="auto"/>
                        <w:bottom w:val="none" w:sz="0" w:space="0" w:color="auto"/>
                        <w:right w:val="none" w:sz="0" w:space="0" w:color="auto"/>
                      </w:divBdr>
                    </w:div>
                  </w:divsChild>
                </w:div>
                <w:div w:id="1451320333">
                  <w:marLeft w:val="0"/>
                  <w:marRight w:val="0"/>
                  <w:marTop w:val="0"/>
                  <w:marBottom w:val="0"/>
                  <w:divBdr>
                    <w:top w:val="none" w:sz="0" w:space="0" w:color="auto"/>
                    <w:left w:val="none" w:sz="0" w:space="0" w:color="auto"/>
                    <w:bottom w:val="none" w:sz="0" w:space="0" w:color="auto"/>
                    <w:right w:val="none" w:sz="0" w:space="0" w:color="auto"/>
                  </w:divBdr>
                </w:div>
                <w:div w:id="2124687136">
                  <w:marLeft w:val="0"/>
                  <w:marRight w:val="0"/>
                  <w:marTop w:val="0"/>
                  <w:marBottom w:val="0"/>
                  <w:divBdr>
                    <w:top w:val="none" w:sz="0" w:space="0" w:color="auto"/>
                    <w:left w:val="none" w:sz="0" w:space="0" w:color="auto"/>
                    <w:bottom w:val="none" w:sz="0" w:space="0" w:color="auto"/>
                    <w:right w:val="none" w:sz="0" w:space="0" w:color="auto"/>
                  </w:divBdr>
                  <w:divsChild>
                    <w:div w:id="12491939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93013854">
          <w:marLeft w:val="0"/>
          <w:marRight w:val="0"/>
          <w:marTop w:val="0"/>
          <w:marBottom w:val="0"/>
          <w:divBdr>
            <w:top w:val="none" w:sz="0" w:space="0" w:color="auto"/>
            <w:left w:val="none" w:sz="0" w:space="0" w:color="auto"/>
            <w:bottom w:val="none" w:sz="0" w:space="0" w:color="auto"/>
            <w:right w:val="none" w:sz="0" w:space="0" w:color="auto"/>
          </w:divBdr>
          <w:divsChild>
            <w:div w:id="729579511">
              <w:marLeft w:val="0"/>
              <w:marRight w:val="0"/>
              <w:marTop w:val="0"/>
              <w:marBottom w:val="0"/>
              <w:divBdr>
                <w:top w:val="none" w:sz="0" w:space="0" w:color="auto"/>
                <w:left w:val="none" w:sz="0" w:space="0" w:color="auto"/>
                <w:bottom w:val="none" w:sz="0" w:space="0" w:color="auto"/>
                <w:right w:val="none" w:sz="0" w:space="0" w:color="auto"/>
              </w:divBdr>
            </w:div>
            <w:div w:id="1356617558">
              <w:marLeft w:val="0"/>
              <w:marRight w:val="0"/>
              <w:marTop w:val="0"/>
              <w:marBottom w:val="0"/>
              <w:divBdr>
                <w:top w:val="none" w:sz="0" w:space="0" w:color="auto"/>
                <w:left w:val="none" w:sz="0" w:space="0" w:color="auto"/>
                <w:bottom w:val="none" w:sz="0" w:space="0" w:color="auto"/>
                <w:right w:val="none" w:sz="0" w:space="0" w:color="auto"/>
              </w:divBdr>
            </w:div>
            <w:div w:id="1699967746">
              <w:marLeft w:val="0"/>
              <w:marRight w:val="0"/>
              <w:marTop w:val="0"/>
              <w:marBottom w:val="0"/>
              <w:divBdr>
                <w:top w:val="none" w:sz="0" w:space="0" w:color="auto"/>
                <w:left w:val="none" w:sz="0" w:space="0" w:color="auto"/>
                <w:bottom w:val="none" w:sz="0" w:space="0" w:color="auto"/>
                <w:right w:val="none" w:sz="0" w:space="0" w:color="auto"/>
              </w:divBdr>
            </w:div>
          </w:divsChild>
        </w:div>
        <w:div w:id="808086637">
          <w:marLeft w:val="0"/>
          <w:marRight w:val="0"/>
          <w:marTop w:val="0"/>
          <w:marBottom w:val="0"/>
          <w:divBdr>
            <w:top w:val="none" w:sz="0" w:space="0" w:color="auto"/>
            <w:left w:val="none" w:sz="0" w:space="0" w:color="auto"/>
            <w:bottom w:val="none" w:sz="0" w:space="0" w:color="auto"/>
            <w:right w:val="none" w:sz="0" w:space="0" w:color="auto"/>
          </w:divBdr>
          <w:divsChild>
            <w:div w:id="1717271996">
              <w:marLeft w:val="-75"/>
              <w:marRight w:val="0"/>
              <w:marTop w:val="30"/>
              <w:marBottom w:val="30"/>
              <w:divBdr>
                <w:top w:val="none" w:sz="0" w:space="0" w:color="auto"/>
                <w:left w:val="none" w:sz="0" w:space="0" w:color="auto"/>
                <w:bottom w:val="none" w:sz="0" w:space="0" w:color="auto"/>
                <w:right w:val="none" w:sz="0" w:space="0" w:color="auto"/>
              </w:divBdr>
              <w:divsChild>
                <w:div w:id="41907081">
                  <w:marLeft w:val="0"/>
                  <w:marRight w:val="0"/>
                  <w:marTop w:val="0"/>
                  <w:marBottom w:val="0"/>
                  <w:divBdr>
                    <w:top w:val="none" w:sz="0" w:space="0" w:color="auto"/>
                    <w:left w:val="none" w:sz="0" w:space="0" w:color="auto"/>
                    <w:bottom w:val="none" w:sz="0" w:space="0" w:color="auto"/>
                    <w:right w:val="none" w:sz="0" w:space="0" w:color="auto"/>
                  </w:divBdr>
                  <w:divsChild>
                    <w:div w:id="2084253346">
                      <w:marLeft w:val="0"/>
                      <w:marRight w:val="0"/>
                      <w:marTop w:val="0"/>
                      <w:marBottom w:val="0"/>
                      <w:divBdr>
                        <w:top w:val="none" w:sz="0" w:space="0" w:color="auto"/>
                        <w:left w:val="none" w:sz="0" w:space="0" w:color="auto"/>
                        <w:bottom w:val="none" w:sz="0" w:space="0" w:color="auto"/>
                        <w:right w:val="none" w:sz="0" w:space="0" w:color="auto"/>
                      </w:divBdr>
                    </w:div>
                  </w:divsChild>
                </w:div>
                <w:div w:id="637875610">
                  <w:marLeft w:val="0"/>
                  <w:marRight w:val="0"/>
                  <w:marTop w:val="0"/>
                  <w:marBottom w:val="0"/>
                  <w:divBdr>
                    <w:top w:val="none" w:sz="0" w:space="0" w:color="auto"/>
                    <w:left w:val="none" w:sz="0" w:space="0" w:color="auto"/>
                    <w:bottom w:val="none" w:sz="0" w:space="0" w:color="auto"/>
                    <w:right w:val="none" w:sz="0" w:space="0" w:color="auto"/>
                  </w:divBdr>
                  <w:divsChild>
                    <w:div w:id="26683119">
                      <w:marLeft w:val="0"/>
                      <w:marRight w:val="0"/>
                      <w:marTop w:val="0"/>
                      <w:marBottom w:val="0"/>
                      <w:divBdr>
                        <w:top w:val="none" w:sz="0" w:space="0" w:color="auto"/>
                        <w:left w:val="none" w:sz="0" w:space="0" w:color="auto"/>
                        <w:bottom w:val="none" w:sz="0" w:space="0" w:color="auto"/>
                        <w:right w:val="none" w:sz="0" w:space="0" w:color="auto"/>
                      </w:divBdr>
                    </w:div>
                  </w:divsChild>
                </w:div>
                <w:div w:id="1023285868">
                  <w:marLeft w:val="0"/>
                  <w:marRight w:val="0"/>
                  <w:marTop w:val="0"/>
                  <w:marBottom w:val="0"/>
                  <w:divBdr>
                    <w:top w:val="none" w:sz="0" w:space="0" w:color="auto"/>
                    <w:left w:val="none" w:sz="0" w:space="0" w:color="auto"/>
                    <w:bottom w:val="none" w:sz="0" w:space="0" w:color="auto"/>
                    <w:right w:val="none" w:sz="0" w:space="0" w:color="auto"/>
                  </w:divBdr>
                  <w:divsChild>
                    <w:div w:id="150290558">
                      <w:marLeft w:val="0"/>
                      <w:marRight w:val="0"/>
                      <w:marTop w:val="0"/>
                      <w:marBottom w:val="0"/>
                      <w:divBdr>
                        <w:top w:val="none" w:sz="0" w:space="0" w:color="auto"/>
                        <w:left w:val="none" w:sz="0" w:space="0" w:color="auto"/>
                        <w:bottom w:val="none" w:sz="0" w:space="0" w:color="auto"/>
                        <w:right w:val="none" w:sz="0" w:space="0" w:color="auto"/>
                      </w:divBdr>
                    </w:div>
                  </w:divsChild>
                </w:div>
                <w:div w:id="2031030263">
                  <w:marLeft w:val="0"/>
                  <w:marRight w:val="0"/>
                  <w:marTop w:val="0"/>
                  <w:marBottom w:val="0"/>
                  <w:divBdr>
                    <w:top w:val="none" w:sz="0" w:space="0" w:color="auto"/>
                    <w:left w:val="none" w:sz="0" w:space="0" w:color="auto"/>
                    <w:bottom w:val="none" w:sz="0" w:space="0" w:color="auto"/>
                    <w:right w:val="none" w:sz="0" w:space="0" w:color="auto"/>
                  </w:divBdr>
                  <w:divsChild>
                    <w:div w:id="18436608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89608227">
          <w:marLeft w:val="0"/>
          <w:marRight w:val="0"/>
          <w:marTop w:val="0"/>
          <w:marBottom w:val="0"/>
          <w:divBdr>
            <w:top w:val="none" w:sz="0" w:space="0" w:color="auto"/>
            <w:left w:val="none" w:sz="0" w:space="0" w:color="auto"/>
            <w:bottom w:val="none" w:sz="0" w:space="0" w:color="auto"/>
            <w:right w:val="none" w:sz="0" w:space="0" w:color="auto"/>
          </w:divBdr>
          <w:divsChild>
            <w:div w:id="2047410868">
              <w:marLeft w:val="-75"/>
              <w:marRight w:val="0"/>
              <w:marTop w:val="30"/>
              <w:marBottom w:val="30"/>
              <w:divBdr>
                <w:top w:val="none" w:sz="0" w:space="0" w:color="auto"/>
                <w:left w:val="none" w:sz="0" w:space="0" w:color="auto"/>
                <w:bottom w:val="none" w:sz="0" w:space="0" w:color="auto"/>
                <w:right w:val="none" w:sz="0" w:space="0" w:color="auto"/>
              </w:divBdr>
              <w:divsChild>
                <w:div w:id="428740196">
                  <w:marLeft w:val="0"/>
                  <w:marRight w:val="0"/>
                  <w:marTop w:val="0"/>
                  <w:marBottom w:val="0"/>
                  <w:divBdr>
                    <w:top w:val="none" w:sz="0" w:space="0" w:color="auto"/>
                    <w:left w:val="none" w:sz="0" w:space="0" w:color="auto"/>
                    <w:bottom w:val="none" w:sz="0" w:space="0" w:color="auto"/>
                    <w:right w:val="none" w:sz="0" w:space="0" w:color="auto"/>
                  </w:divBdr>
                  <w:divsChild>
                    <w:div w:id="2106028894">
                      <w:marLeft w:val="0"/>
                      <w:marRight w:val="0"/>
                      <w:marTop w:val="0"/>
                      <w:marBottom w:val="0"/>
                      <w:divBdr>
                        <w:top w:val="none" w:sz="0" w:space="0" w:color="auto"/>
                        <w:left w:val="none" w:sz="0" w:space="0" w:color="auto"/>
                        <w:bottom w:val="none" w:sz="0" w:space="0" w:color="auto"/>
                        <w:right w:val="none" w:sz="0" w:space="0" w:color="auto"/>
                      </w:divBdr>
                    </w:div>
                  </w:divsChild>
                </w:div>
                <w:div w:id="821510902">
                  <w:marLeft w:val="0"/>
                  <w:marRight w:val="0"/>
                  <w:marTop w:val="0"/>
                  <w:marBottom w:val="0"/>
                  <w:divBdr>
                    <w:top w:val="none" w:sz="0" w:space="0" w:color="auto"/>
                    <w:left w:val="none" w:sz="0" w:space="0" w:color="auto"/>
                    <w:bottom w:val="none" w:sz="0" w:space="0" w:color="auto"/>
                    <w:right w:val="none" w:sz="0" w:space="0" w:color="auto"/>
                  </w:divBdr>
                </w:div>
                <w:div w:id="848909768">
                  <w:marLeft w:val="0"/>
                  <w:marRight w:val="0"/>
                  <w:marTop w:val="0"/>
                  <w:marBottom w:val="0"/>
                  <w:divBdr>
                    <w:top w:val="none" w:sz="0" w:space="0" w:color="auto"/>
                    <w:left w:val="none" w:sz="0" w:space="0" w:color="auto"/>
                    <w:bottom w:val="none" w:sz="0" w:space="0" w:color="auto"/>
                    <w:right w:val="none" w:sz="0" w:space="0" w:color="auto"/>
                  </w:divBdr>
                </w:div>
                <w:div w:id="1370959231">
                  <w:marLeft w:val="0"/>
                  <w:marRight w:val="0"/>
                  <w:marTop w:val="0"/>
                  <w:marBottom w:val="0"/>
                  <w:divBdr>
                    <w:top w:val="none" w:sz="0" w:space="0" w:color="auto"/>
                    <w:left w:val="none" w:sz="0" w:space="0" w:color="auto"/>
                    <w:bottom w:val="none" w:sz="0" w:space="0" w:color="auto"/>
                    <w:right w:val="none" w:sz="0" w:space="0" w:color="auto"/>
                  </w:divBdr>
                  <w:divsChild>
                    <w:div w:id="11790056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05723655">
          <w:marLeft w:val="0"/>
          <w:marRight w:val="0"/>
          <w:marTop w:val="0"/>
          <w:marBottom w:val="0"/>
          <w:divBdr>
            <w:top w:val="none" w:sz="0" w:space="0" w:color="auto"/>
            <w:left w:val="none" w:sz="0" w:space="0" w:color="auto"/>
            <w:bottom w:val="none" w:sz="0" w:space="0" w:color="auto"/>
            <w:right w:val="none" w:sz="0" w:space="0" w:color="auto"/>
          </w:divBdr>
          <w:divsChild>
            <w:div w:id="1006515722">
              <w:marLeft w:val="0"/>
              <w:marRight w:val="0"/>
              <w:marTop w:val="0"/>
              <w:marBottom w:val="0"/>
              <w:divBdr>
                <w:top w:val="none" w:sz="0" w:space="0" w:color="auto"/>
                <w:left w:val="none" w:sz="0" w:space="0" w:color="auto"/>
                <w:bottom w:val="none" w:sz="0" w:space="0" w:color="auto"/>
                <w:right w:val="none" w:sz="0" w:space="0" w:color="auto"/>
              </w:divBdr>
            </w:div>
            <w:div w:id="1006905592">
              <w:marLeft w:val="0"/>
              <w:marRight w:val="0"/>
              <w:marTop w:val="0"/>
              <w:marBottom w:val="0"/>
              <w:divBdr>
                <w:top w:val="none" w:sz="0" w:space="0" w:color="auto"/>
                <w:left w:val="none" w:sz="0" w:space="0" w:color="auto"/>
                <w:bottom w:val="none" w:sz="0" w:space="0" w:color="auto"/>
                <w:right w:val="none" w:sz="0" w:space="0" w:color="auto"/>
              </w:divBdr>
            </w:div>
            <w:div w:id="1476793774">
              <w:marLeft w:val="0"/>
              <w:marRight w:val="0"/>
              <w:marTop w:val="0"/>
              <w:marBottom w:val="0"/>
              <w:divBdr>
                <w:top w:val="none" w:sz="0" w:space="0" w:color="auto"/>
                <w:left w:val="none" w:sz="0" w:space="0" w:color="auto"/>
                <w:bottom w:val="none" w:sz="0" w:space="0" w:color="auto"/>
                <w:right w:val="none" w:sz="0" w:space="0" w:color="auto"/>
              </w:divBdr>
            </w:div>
          </w:divsChild>
        </w:div>
        <w:div w:id="949900360">
          <w:marLeft w:val="0"/>
          <w:marRight w:val="0"/>
          <w:marTop w:val="0"/>
          <w:marBottom w:val="0"/>
          <w:divBdr>
            <w:top w:val="none" w:sz="0" w:space="0" w:color="auto"/>
            <w:left w:val="none" w:sz="0" w:space="0" w:color="auto"/>
            <w:bottom w:val="none" w:sz="0" w:space="0" w:color="auto"/>
            <w:right w:val="none" w:sz="0" w:space="0" w:color="auto"/>
          </w:divBdr>
          <w:divsChild>
            <w:div w:id="57217580">
              <w:marLeft w:val="0"/>
              <w:marRight w:val="0"/>
              <w:marTop w:val="0"/>
              <w:marBottom w:val="0"/>
              <w:divBdr>
                <w:top w:val="none" w:sz="0" w:space="0" w:color="auto"/>
                <w:left w:val="none" w:sz="0" w:space="0" w:color="auto"/>
                <w:bottom w:val="none" w:sz="0" w:space="0" w:color="auto"/>
                <w:right w:val="none" w:sz="0" w:space="0" w:color="auto"/>
              </w:divBdr>
            </w:div>
            <w:div w:id="754860272">
              <w:marLeft w:val="0"/>
              <w:marRight w:val="0"/>
              <w:marTop w:val="0"/>
              <w:marBottom w:val="0"/>
              <w:divBdr>
                <w:top w:val="none" w:sz="0" w:space="0" w:color="auto"/>
                <w:left w:val="none" w:sz="0" w:space="0" w:color="auto"/>
                <w:bottom w:val="none" w:sz="0" w:space="0" w:color="auto"/>
                <w:right w:val="none" w:sz="0" w:space="0" w:color="auto"/>
              </w:divBdr>
            </w:div>
            <w:div w:id="922763497">
              <w:marLeft w:val="0"/>
              <w:marRight w:val="0"/>
              <w:marTop w:val="0"/>
              <w:marBottom w:val="0"/>
              <w:divBdr>
                <w:top w:val="none" w:sz="0" w:space="0" w:color="auto"/>
                <w:left w:val="none" w:sz="0" w:space="0" w:color="auto"/>
                <w:bottom w:val="none" w:sz="0" w:space="0" w:color="auto"/>
                <w:right w:val="none" w:sz="0" w:space="0" w:color="auto"/>
              </w:divBdr>
            </w:div>
            <w:div w:id="1700349178">
              <w:marLeft w:val="0"/>
              <w:marRight w:val="0"/>
              <w:marTop w:val="0"/>
              <w:marBottom w:val="0"/>
              <w:divBdr>
                <w:top w:val="none" w:sz="0" w:space="0" w:color="auto"/>
                <w:left w:val="none" w:sz="0" w:space="0" w:color="auto"/>
                <w:bottom w:val="none" w:sz="0" w:space="0" w:color="auto"/>
                <w:right w:val="none" w:sz="0" w:space="0" w:color="auto"/>
              </w:divBdr>
            </w:div>
            <w:div w:id="1741562143">
              <w:marLeft w:val="0"/>
              <w:marRight w:val="0"/>
              <w:marTop w:val="0"/>
              <w:marBottom w:val="0"/>
              <w:divBdr>
                <w:top w:val="none" w:sz="0" w:space="0" w:color="auto"/>
                <w:left w:val="none" w:sz="0" w:space="0" w:color="auto"/>
                <w:bottom w:val="none" w:sz="0" w:space="0" w:color="auto"/>
                <w:right w:val="none" w:sz="0" w:space="0" w:color="auto"/>
              </w:divBdr>
            </w:div>
          </w:divsChild>
        </w:div>
        <w:div w:id="1004941525">
          <w:marLeft w:val="0"/>
          <w:marRight w:val="0"/>
          <w:marTop w:val="0"/>
          <w:marBottom w:val="0"/>
          <w:divBdr>
            <w:top w:val="none" w:sz="0" w:space="0" w:color="auto"/>
            <w:left w:val="none" w:sz="0" w:space="0" w:color="auto"/>
            <w:bottom w:val="none" w:sz="0" w:space="0" w:color="auto"/>
            <w:right w:val="none" w:sz="0" w:space="0" w:color="auto"/>
          </w:divBdr>
          <w:divsChild>
            <w:div w:id="145628421">
              <w:marLeft w:val="0"/>
              <w:marRight w:val="0"/>
              <w:marTop w:val="0"/>
              <w:marBottom w:val="0"/>
              <w:divBdr>
                <w:top w:val="none" w:sz="0" w:space="0" w:color="auto"/>
                <w:left w:val="none" w:sz="0" w:space="0" w:color="auto"/>
                <w:bottom w:val="none" w:sz="0" w:space="0" w:color="auto"/>
                <w:right w:val="none" w:sz="0" w:space="0" w:color="auto"/>
              </w:divBdr>
            </w:div>
            <w:div w:id="321012922">
              <w:marLeft w:val="0"/>
              <w:marRight w:val="0"/>
              <w:marTop w:val="0"/>
              <w:marBottom w:val="0"/>
              <w:divBdr>
                <w:top w:val="none" w:sz="0" w:space="0" w:color="auto"/>
                <w:left w:val="none" w:sz="0" w:space="0" w:color="auto"/>
                <w:bottom w:val="none" w:sz="0" w:space="0" w:color="auto"/>
                <w:right w:val="none" w:sz="0" w:space="0" w:color="auto"/>
              </w:divBdr>
            </w:div>
            <w:div w:id="1876580689">
              <w:marLeft w:val="0"/>
              <w:marRight w:val="0"/>
              <w:marTop w:val="0"/>
              <w:marBottom w:val="0"/>
              <w:divBdr>
                <w:top w:val="none" w:sz="0" w:space="0" w:color="auto"/>
                <w:left w:val="none" w:sz="0" w:space="0" w:color="auto"/>
                <w:bottom w:val="none" w:sz="0" w:space="0" w:color="auto"/>
                <w:right w:val="none" w:sz="0" w:space="0" w:color="auto"/>
              </w:divBdr>
            </w:div>
          </w:divsChild>
        </w:div>
        <w:div w:id="1009799133">
          <w:marLeft w:val="0"/>
          <w:marRight w:val="0"/>
          <w:marTop w:val="0"/>
          <w:marBottom w:val="0"/>
          <w:divBdr>
            <w:top w:val="none" w:sz="0" w:space="0" w:color="auto"/>
            <w:left w:val="none" w:sz="0" w:space="0" w:color="auto"/>
            <w:bottom w:val="none" w:sz="0" w:space="0" w:color="auto"/>
            <w:right w:val="none" w:sz="0" w:space="0" w:color="auto"/>
          </w:divBdr>
          <w:divsChild>
            <w:div w:id="103498408">
              <w:marLeft w:val="0"/>
              <w:marRight w:val="0"/>
              <w:marTop w:val="0"/>
              <w:marBottom w:val="0"/>
              <w:divBdr>
                <w:top w:val="none" w:sz="0" w:space="0" w:color="auto"/>
                <w:left w:val="none" w:sz="0" w:space="0" w:color="auto"/>
                <w:bottom w:val="none" w:sz="0" w:space="0" w:color="auto"/>
                <w:right w:val="none" w:sz="0" w:space="0" w:color="auto"/>
              </w:divBdr>
            </w:div>
            <w:div w:id="1396976716">
              <w:marLeft w:val="0"/>
              <w:marRight w:val="0"/>
              <w:marTop w:val="0"/>
              <w:marBottom w:val="0"/>
              <w:divBdr>
                <w:top w:val="none" w:sz="0" w:space="0" w:color="auto"/>
                <w:left w:val="none" w:sz="0" w:space="0" w:color="auto"/>
                <w:bottom w:val="none" w:sz="0" w:space="0" w:color="auto"/>
                <w:right w:val="none" w:sz="0" w:space="0" w:color="auto"/>
              </w:divBdr>
            </w:div>
            <w:div w:id="2047245056">
              <w:marLeft w:val="0"/>
              <w:marRight w:val="0"/>
              <w:marTop w:val="0"/>
              <w:marBottom w:val="0"/>
              <w:divBdr>
                <w:top w:val="none" w:sz="0" w:space="0" w:color="auto"/>
                <w:left w:val="none" w:sz="0" w:space="0" w:color="auto"/>
                <w:bottom w:val="none" w:sz="0" w:space="0" w:color="auto"/>
                <w:right w:val="none" w:sz="0" w:space="0" w:color="auto"/>
              </w:divBdr>
            </w:div>
          </w:divsChild>
        </w:div>
        <w:div w:id="1029333057">
          <w:marLeft w:val="0"/>
          <w:marRight w:val="0"/>
          <w:marTop w:val="0"/>
          <w:marBottom w:val="0"/>
          <w:divBdr>
            <w:top w:val="none" w:sz="0" w:space="0" w:color="auto"/>
            <w:left w:val="none" w:sz="0" w:space="0" w:color="auto"/>
            <w:bottom w:val="none" w:sz="0" w:space="0" w:color="auto"/>
            <w:right w:val="none" w:sz="0" w:space="0" w:color="auto"/>
          </w:divBdr>
          <w:divsChild>
            <w:div w:id="434054738">
              <w:marLeft w:val="0"/>
              <w:marRight w:val="0"/>
              <w:marTop w:val="0"/>
              <w:marBottom w:val="0"/>
              <w:divBdr>
                <w:top w:val="none" w:sz="0" w:space="0" w:color="auto"/>
                <w:left w:val="none" w:sz="0" w:space="0" w:color="auto"/>
                <w:bottom w:val="none" w:sz="0" w:space="0" w:color="auto"/>
                <w:right w:val="none" w:sz="0" w:space="0" w:color="auto"/>
              </w:divBdr>
            </w:div>
            <w:div w:id="576019930">
              <w:marLeft w:val="0"/>
              <w:marRight w:val="0"/>
              <w:marTop w:val="0"/>
              <w:marBottom w:val="0"/>
              <w:divBdr>
                <w:top w:val="none" w:sz="0" w:space="0" w:color="auto"/>
                <w:left w:val="none" w:sz="0" w:space="0" w:color="auto"/>
                <w:bottom w:val="none" w:sz="0" w:space="0" w:color="auto"/>
                <w:right w:val="none" w:sz="0" w:space="0" w:color="auto"/>
              </w:divBdr>
            </w:div>
            <w:div w:id="801926596">
              <w:marLeft w:val="0"/>
              <w:marRight w:val="0"/>
              <w:marTop w:val="0"/>
              <w:marBottom w:val="0"/>
              <w:divBdr>
                <w:top w:val="none" w:sz="0" w:space="0" w:color="auto"/>
                <w:left w:val="none" w:sz="0" w:space="0" w:color="auto"/>
                <w:bottom w:val="none" w:sz="0" w:space="0" w:color="auto"/>
                <w:right w:val="none" w:sz="0" w:space="0" w:color="auto"/>
              </w:divBdr>
            </w:div>
            <w:div w:id="889223952">
              <w:marLeft w:val="0"/>
              <w:marRight w:val="0"/>
              <w:marTop w:val="0"/>
              <w:marBottom w:val="0"/>
              <w:divBdr>
                <w:top w:val="none" w:sz="0" w:space="0" w:color="auto"/>
                <w:left w:val="none" w:sz="0" w:space="0" w:color="auto"/>
                <w:bottom w:val="none" w:sz="0" w:space="0" w:color="auto"/>
                <w:right w:val="none" w:sz="0" w:space="0" w:color="auto"/>
              </w:divBdr>
            </w:div>
            <w:div w:id="1314868107">
              <w:marLeft w:val="0"/>
              <w:marRight w:val="0"/>
              <w:marTop w:val="0"/>
              <w:marBottom w:val="0"/>
              <w:divBdr>
                <w:top w:val="none" w:sz="0" w:space="0" w:color="auto"/>
                <w:left w:val="none" w:sz="0" w:space="0" w:color="auto"/>
                <w:bottom w:val="none" w:sz="0" w:space="0" w:color="auto"/>
                <w:right w:val="none" w:sz="0" w:space="0" w:color="auto"/>
              </w:divBdr>
            </w:div>
          </w:divsChild>
        </w:div>
        <w:div w:id="1063211783">
          <w:marLeft w:val="0"/>
          <w:marRight w:val="0"/>
          <w:marTop w:val="0"/>
          <w:marBottom w:val="0"/>
          <w:divBdr>
            <w:top w:val="none" w:sz="0" w:space="0" w:color="auto"/>
            <w:left w:val="none" w:sz="0" w:space="0" w:color="auto"/>
            <w:bottom w:val="none" w:sz="0" w:space="0" w:color="auto"/>
            <w:right w:val="none" w:sz="0" w:space="0" w:color="auto"/>
          </w:divBdr>
          <w:divsChild>
            <w:div w:id="1441680941">
              <w:marLeft w:val="-75"/>
              <w:marRight w:val="0"/>
              <w:marTop w:val="30"/>
              <w:marBottom w:val="30"/>
              <w:divBdr>
                <w:top w:val="none" w:sz="0" w:space="0" w:color="auto"/>
                <w:left w:val="none" w:sz="0" w:space="0" w:color="auto"/>
                <w:bottom w:val="none" w:sz="0" w:space="0" w:color="auto"/>
                <w:right w:val="none" w:sz="0" w:space="0" w:color="auto"/>
              </w:divBdr>
              <w:divsChild>
                <w:div w:id="194512628">
                  <w:marLeft w:val="0"/>
                  <w:marRight w:val="0"/>
                  <w:marTop w:val="0"/>
                  <w:marBottom w:val="0"/>
                  <w:divBdr>
                    <w:top w:val="none" w:sz="0" w:space="0" w:color="auto"/>
                    <w:left w:val="none" w:sz="0" w:space="0" w:color="auto"/>
                    <w:bottom w:val="none" w:sz="0" w:space="0" w:color="auto"/>
                    <w:right w:val="none" w:sz="0" w:space="0" w:color="auto"/>
                  </w:divBdr>
                </w:div>
                <w:div w:id="535585140">
                  <w:marLeft w:val="0"/>
                  <w:marRight w:val="0"/>
                  <w:marTop w:val="0"/>
                  <w:marBottom w:val="0"/>
                  <w:divBdr>
                    <w:top w:val="none" w:sz="0" w:space="0" w:color="auto"/>
                    <w:left w:val="none" w:sz="0" w:space="0" w:color="auto"/>
                    <w:bottom w:val="none" w:sz="0" w:space="0" w:color="auto"/>
                    <w:right w:val="none" w:sz="0" w:space="0" w:color="auto"/>
                  </w:divBdr>
                  <w:divsChild>
                    <w:div w:id="708990115">
                      <w:marLeft w:val="0"/>
                      <w:marRight w:val="0"/>
                      <w:marTop w:val="0"/>
                      <w:marBottom w:val="0"/>
                      <w:divBdr>
                        <w:top w:val="none" w:sz="0" w:space="0" w:color="auto"/>
                        <w:left w:val="none" w:sz="0" w:space="0" w:color="auto"/>
                        <w:bottom w:val="none" w:sz="0" w:space="0" w:color="auto"/>
                        <w:right w:val="none" w:sz="0" w:space="0" w:color="auto"/>
                      </w:divBdr>
                    </w:div>
                  </w:divsChild>
                </w:div>
                <w:div w:id="1127696593">
                  <w:marLeft w:val="0"/>
                  <w:marRight w:val="0"/>
                  <w:marTop w:val="0"/>
                  <w:marBottom w:val="0"/>
                  <w:divBdr>
                    <w:top w:val="none" w:sz="0" w:space="0" w:color="auto"/>
                    <w:left w:val="none" w:sz="0" w:space="0" w:color="auto"/>
                    <w:bottom w:val="none" w:sz="0" w:space="0" w:color="auto"/>
                    <w:right w:val="none" w:sz="0" w:space="0" w:color="auto"/>
                  </w:divBdr>
                  <w:divsChild>
                    <w:div w:id="1030765193">
                      <w:marLeft w:val="0"/>
                      <w:marRight w:val="0"/>
                      <w:marTop w:val="0"/>
                      <w:marBottom w:val="0"/>
                      <w:divBdr>
                        <w:top w:val="none" w:sz="0" w:space="0" w:color="auto"/>
                        <w:left w:val="none" w:sz="0" w:space="0" w:color="auto"/>
                        <w:bottom w:val="none" w:sz="0" w:space="0" w:color="auto"/>
                        <w:right w:val="none" w:sz="0" w:space="0" w:color="auto"/>
                      </w:divBdr>
                    </w:div>
                  </w:divsChild>
                </w:div>
                <w:div w:id="11824701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11128865">
          <w:marLeft w:val="0"/>
          <w:marRight w:val="0"/>
          <w:marTop w:val="0"/>
          <w:marBottom w:val="0"/>
          <w:divBdr>
            <w:top w:val="none" w:sz="0" w:space="0" w:color="auto"/>
            <w:left w:val="none" w:sz="0" w:space="0" w:color="auto"/>
            <w:bottom w:val="none" w:sz="0" w:space="0" w:color="auto"/>
            <w:right w:val="none" w:sz="0" w:space="0" w:color="auto"/>
          </w:divBdr>
          <w:divsChild>
            <w:div w:id="1161002398">
              <w:marLeft w:val="-75"/>
              <w:marRight w:val="0"/>
              <w:marTop w:val="30"/>
              <w:marBottom w:val="30"/>
              <w:divBdr>
                <w:top w:val="none" w:sz="0" w:space="0" w:color="auto"/>
                <w:left w:val="none" w:sz="0" w:space="0" w:color="auto"/>
                <w:bottom w:val="none" w:sz="0" w:space="0" w:color="auto"/>
                <w:right w:val="none" w:sz="0" w:space="0" w:color="auto"/>
              </w:divBdr>
              <w:divsChild>
                <w:div w:id="255480603">
                  <w:marLeft w:val="0"/>
                  <w:marRight w:val="0"/>
                  <w:marTop w:val="0"/>
                  <w:marBottom w:val="0"/>
                  <w:divBdr>
                    <w:top w:val="none" w:sz="0" w:space="0" w:color="auto"/>
                    <w:left w:val="none" w:sz="0" w:space="0" w:color="auto"/>
                    <w:bottom w:val="none" w:sz="0" w:space="0" w:color="auto"/>
                    <w:right w:val="none" w:sz="0" w:space="0" w:color="auto"/>
                  </w:divBdr>
                  <w:divsChild>
                    <w:div w:id="963846814">
                      <w:marLeft w:val="0"/>
                      <w:marRight w:val="0"/>
                      <w:marTop w:val="0"/>
                      <w:marBottom w:val="0"/>
                      <w:divBdr>
                        <w:top w:val="none" w:sz="0" w:space="0" w:color="auto"/>
                        <w:left w:val="none" w:sz="0" w:space="0" w:color="auto"/>
                        <w:bottom w:val="none" w:sz="0" w:space="0" w:color="auto"/>
                        <w:right w:val="none" w:sz="0" w:space="0" w:color="auto"/>
                      </w:divBdr>
                    </w:div>
                  </w:divsChild>
                </w:div>
                <w:div w:id="492723054">
                  <w:marLeft w:val="0"/>
                  <w:marRight w:val="0"/>
                  <w:marTop w:val="0"/>
                  <w:marBottom w:val="0"/>
                  <w:divBdr>
                    <w:top w:val="none" w:sz="0" w:space="0" w:color="auto"/>
                    <w:left w:val="none" w:sz="0" w:space="0" w:color="auto"/>
                    <w:bottom w:val="none" w:sz="0" w:space="0" w:color="auto"/>
                    <w:right w:val="none" w:sz="0" w:space="0" w:color="auto"/>
                  </w:divBdr>
                </w:div>
                <w:div w:id="548080245">
                  <w:marLeft w:val="0"/>
                  <w:marRight w:val="0"/>
                  <w:marTop w:val="0"/>
                  <w:marBottom w:val="0"/>
                  <w:divBdr>
                    <w:top w:val="none" w:sz="0" w:space="0" w:color="auto"/>
                    <w:left w:val="none" w:sz="0" w:space="0" w:color="auto"/>
                    <w:bottom w:val="none" w:sz="0" w:space="0" w:color="auto"/>
                    <w:right w:val="none" w:sz="0" w:space="0" w:color="auto"/>
                  </w:divBdr>
                </w:div>
                <w:div w:id="1386686704">
                  <w:marLeft w:val="0"/>
                  <w:marRight w:val="0"/>
                  <w:marTop w:val="0"/>
                  <w:marBottom w:val="0"/>
                  <w:divBdr>
                    <w:top w:val="none" w:sz="0" w:space="0" w:color="auto"/>
                    <w:left w:val="none" w:sz="0" w:space="0" w:color="auto"/>
                    <w:bottom w:val="none" w:sz="0" w:space="0" w:color="auto"/>
                    <w:right w:val="none" w:sz="0" w:space="0" w:color="auto"/>
                  </w:divBdr>
                  <w:divsChild>
                    <w:div w:id="16033695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31904422">
          <w:marLeft w:val="0"/>
          <w:marRight w:val="0"/>
          <w:marTop w:val="0"/>
          <w:marBottom w:val="0"/>
          <w:divBdr>
            <w:top w:val="none" w:sz="0" w:space="0" w:color="auto"/>
            <w:left w:val="none" w:sz="0" w:space="0" w:color="auto"/>
            <w:bottom w:val="none" w:sz="0" w:space="0" w:color="auto"/>
            <w:right w:val="none" w:sz="0" w:space="0" w:color="auto"/>
          </w:divBdr>
          <w:divsChild>
            <w:div w:id="513958891">
              <w:marLeft w:val="-75"/>
              <w:marRight w:val="0"/>
              <w:marTop w:val="30"/>
              <w:marBottom w:val="30"/>
              <w:divBdr>
                <w:top w:val="none" w:sz="0" w:space="0" w:color="auto"/>
                <w:left w:val="none" w:sz="0" w:space="0" w:color="auto"/>
                <w:bottom w:val="none" w:sz="0" w:space="0" w:color="auto"/>
                <w:right w:val="none" w:sz="0" w:space="0" w:color="auto"/>
              </w:divBdr>
              <w:divsChild>
                <w:div w:id="224075435">
                  <w:marLeft w:val="0"/>
                  <w:marRight w:val="0"/>
                  <w:marTop w:val="0"/>
                  <w:marBottom w:val="0"/>
                  <w:divBdr>
                    <w:top w:val="none" w:sz="0" w:space="0" w:color="auto"/>
                    <w:left w:val="none" w:sz="0" w:space="0" w:color="auto"/>
                    <w:bottom w:val="none" w:sz="0" w:space="0" w:color="auto"/>
                    <w:right w:val="none" w:sz="0" w:space="0" w:color="auto"/>
                  </w:divBdr>
                </w:div>
                <w:div w:id="250049646">
                  <w:marLeft w:val="0"/>
                  <w:marRight w:val="0"/>
                  <w:marTop w:val="0"/>
                  <w:marBottom w:val="0"/>
                  <w:divBdr>
                    <w:top w:val="none" w:sz="0" w:space="0" w:color="auto"/>
                    <w:left w:val="none" w:sz="0" w:space="0" w:color="auto"/>
                    <w:bottom w:val="none" w:sz="0" w:space="0" w:color="auto"/>
                    <w:right w:val="none" w:sz="0" w:space="0" w:color="auto"/>
                  </w:divBdr>
                </w:div>
                <w:div w:id="896404490">
                  <w:marLeft w:val="0"/>
                  <w:marRight w:val="0"/>
                  <w:marTop w:val="0"/>
                  <w:marBottom w:val="0"/>
                  <w:divBdr>
                    <w:top w:val="none" w:sz="0" w:space="0" w:color="auto"/>
                    <w:left w:val="none" w:sz="0" w:space="0" w:color="auto"/>
                    <w:bottom w:val="none" w:sz="0" w:space="0" w:color="auto"/>
                    <w:right w:val="none" w:sz="0" w:space="0" w:color="auto"/>
                  </w:divBdr>
                  <w:divsChild>
                    <w:div w:id="1908689556">
                      <w:marLeft w:val="0"/>
                      <w:marRight w:val="0"/>
                      <w:marTop w:val="0"/>
                      <w:marBottom w:val="0"/>
                      <w:divBdr>
                        <w:top w:val="none" w:sz="0" w:space="0" w:color="auto"/>
                        <w:left w:val="none" w:sz="0" w:space="0" w:color="auto"/>
                        <w:bottom w:val="none" w:sz="0" w:space="0" w:color="auto"/>
                        <w:right w:val="none" w:sz="0" w:space="0" w:color="auto"/>
                      </w:divBdr>
                    </w:div>
                  </w:divsChild>
                </w:div>
                <w:div w:id="910770147">
                  <w:marLeft w:val="0"/>
                  <w:marRight w:val="0"/>
                  <w:marTop w:val="0"/>
                  <w:marBottom w:val="0"/>
                  <w:divBdr>
                    <w:top w:val="none" w:sz="0" w:space="0" w:color="auto"/>
                    <w:left w:val="none" w:sz="0" w:space="0" w:color="auto"/>
                    <w:bottom w:val="none" w:sz="0" w:space="0" w:color="auto"/>
                    <w:right w:val="none" w:sz="0" w:space="0" w:color="auto"/>
                  </w:divBdr>
                  <w:divsChild>
                    <w:div w:id="3609353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52983457">
          <w:marLeft w:val="0"/>
          <w:marRight w:val="0"/>
          <w:marTop w:val="0"/>
          <w:marBottom w:val="0"/>
          <w:divBdr>
            <w:top w:val="none" w:sz="0" w:space="0" w:color="auto"/>
            <w:left w:val="none" w:sz="0" w:space="0" w:color="auto"/>
            <w:bottom w:val="none" w:sz="0" w:space="0" w:color="auto"/>
            <w:right w:val="none" w:sz="0" w:space="0" w:color="auto"/>
          </w:divBdr>
          <w:divsChild>
            <w:div w:id="1542522121">
              <w:marLeft w:val="-75"/>
              <w:marRight w:val="0"/>
              <w:marTop w:val="30"/>
              <w:marBottom w:val="30"/>
              <w:divBdr>
                <w:top w:val="none" w:sz="0" w:space="0" w:color="auto"/>
                <w:left w:val="none" w:sz="0" w:space="0" w:color="auto"/>
                <w:bottom w:val="none" w:sz="0" w:space="0" w:color="auto"/>
                <w:right w:val="none" w:sz="0" w:space="0" w:color="auto"/>
              </w:divBdr>
              <w:divsChild>
                <w:div w:id="195387961">
                  <w:marLeft w:val="0"/>
                  <w:marRight w:val="0"/>
                  <w:marTop w:val="0"/>
                  <w:marBottom w:val="0"/>
                  <w:divBdr>
                    <w:top w:val="none" w:sz="0" w:space="0" w:color="auto"/>
                    <w:left w:val="none" w:sz="0" w:space="0" w:color="auto"/>
                    <w:bottom w:val="none" w:sz="0" w:space="0" w:color="auto"/>
                    <w:right w:val="none" w:sz="0" w:space="0" w:color="auto"/>
                  </w:divBdr>
                  <w:divsChild>
                    <w:div w:id="1322848738">
                      <w:marLeft w:val="0"/>
                      <w:marRight w:val="0"/>
                      <w:marTop w:val="0"/>
                      <w:marBottom w:val="0"/>
                      <w:divBdr>
                        <w:top w:val="none" w:sz="0" w:space="0" w:color="auto"/>
                        <w:left w:val="none" w:sz="0" w:space="0" w:color="auto"/>
                        <w:bottom w:val="none" w:sz="0" w:space="0" w:color="auto"/>
                        <w:right w:val="none" w:sz="0" w:space="0" w:color="auto"/>
                      </w:divBdr>
                    </w:div>
                  </w:divsChild>
                </w:div>
                <w:div w:id="301542839">
                  <w:marLeft w:val="0"/>
                  <w:marRight w:val="0"/>
                  <w:marTop w:val="0"/>
                  <w:marBottom w:val="0"/>
                  <w:divBdr>
                    <w:top w:val="none" w:sz="0" w:space="0" w:color="auto"/>
                    <w:left w:val="none" w:sz="0" w:space="0" w:color="auto"/>
                    <w:bottom w:val="none" w:sz="0" w:space="0" w:color="auto"/>
                    <w:right w:val="none" w:sz="0" w:space="0" w:color="auto"/>
                  </w:divBdr>
                  <w:divsChild>
                    <w:div w:id="1816095942">
                      <w:marLeft w:val="0"/>
                      <w:marRight w:val="0"/>
                      <w:marTop w:val="0"/>
                      <w:marBottom w:val="0"/>
                      <w:divBdr>
                        <w:top w:val="none" w:sz="0" w:space="0" w:color="auto"/>
                        <w:left w:val="none" w:sz="0" w:space="0" w:color="auto"/>
                        <w:bottom w:val="none" w:sz="0" w:space="0" w:color="auto"/>
                        <w:right w:val="none" w:sz="0" w:space="0" w:color="auto"/>
                      </w:divBdr>
                    </w:div>
                  </w:divsChild>
                </w:div>
                <w:div w:id="878400381">
                  <w:marLeft w:val="0"/>
                  <w:marRight w:val="0"/>
                  <w:marTop w:val="0"/>
                  <w:marBottom w:val="0"/>
                  <w:divBdr>
                    <w:top w:val="none" w:sz="0" w:space="0" w:color="auto"/>
                    <w:left w:val="none" w:sz="0" w:space="0" w:color="auto"/>
                    <w:bottom w:val="none" w:sz="0" w:space="0" w:color="auto"/>
                    <w:right w:val="none" w:sz="0" w:space="0" w:color="auto"/>
                  </w:divBdr>
                </w:div>
                <w:div w:id="11788901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91139038">
          <w:marLeft w:val="0"/>
          <w:marRight w:val="0"/>
          <w:marTop w:val="0"/>
          <w:marBottom w:val="0"/>
          <w:divBdr>
            <w:top w:val="none" w:sz="0" w:space="0" w:color="auto"/>
            <w:left w:val="none" w:sz="0" w:space="0" w:color="auto"/>
            <w:bottom w:val="none" w:sz="0" w:space="0" w:color="auto"/>
            <w:right w:val="none" w:sz="0" w:space="0" w:color="auto"/>
          </w:divBdr>
          <w:divsChild>
            <w:div w:id="601958639">
              <w:marLeft w:val="0"/>
              <w:marRight w:val="0"/>
              <w:marTop w:val="0"/>
              <w:marBottom w:val="0"/>
              <w:divBdr>
                <w:top w:val="none" w:sz="0" w:space="0" w:color="auto"/>
                <w:left w:val="none" w:sz="0" w:space="0" w:color="auto"/>
                <w:bottom w:val="none" w:sz="0" w:space="0" w:color="auto"/>
                <w:right w:val="none" w:sz="0" w:space="0" w:color="auto"/>
              </w:divBdr>
            </w:div>
            <w:div w:id="656567122">
              <w:marLeft w:val="0"/>
              <w:marRight w:val="0"/>
              <w:marTop w:val="0"/>
              <w:marBottom w:val="0"/>
              <w:divBdr>
                <w:top w:val="none" w:sz="0" w:space="0" w:color="auto"/>
                <w:left w:val="none" w:sz="0" w:space="0" w:color="auto"/>
                <w:bottom w:val="none" w:sz="0" w:space="0" w:color="auto"/>
                <w:right w:val="none" w:sz="0" w:space="0" w:color="auto"/>
              </w:divBdr>
            </w:div>
            <w:div w:id="729766045">
              <w:marLeft w:val="0"/>
              <w:marRight w:val="0"/>
              <w:marTop w:val="0"/>
              <w:marBottom w:val="0"/>
              <w:divBdr>
                <w:top w:val="none" w:sz="0" w:space="0" w:color="auto"/>
                <w:left w:val="none" w:sz="0" w:space="0" w:color="auto"/>
                <w:bottom w:val="none" w:sz="0" w:space="0" w:color="auto"/>
                <w:right w:val="none" w:sz="0" w:space="0" w:color="auto"/>
              </w:divBdr>
            </w:div>
            <w:div w:id="1109931239">
              <w:marLeft w:val="0"/>
              <w:marRight w:val="0"/>
              <w:marTop w:val="0"/>
              <w:marBottom w:val="0"/>
              <w:divBdr>
                <w:top w:val="none" w:sz="0" w:space="0" w:color="auto"/>
                <w:left w:val="none" w:sz="0" w:space="0" w:color="auto"/>
                <w:bottom w:val="none" w:sz="0" w:space="0" w:color="auto"/>
                <w:right w:val="none" w:sz="0" w:space="0" w:color="auto"/>
              </w:divBdr>
            </w:div>
            <w:div w:id="1628468521">
              <w:marLeft w:val="0"/>
              <w:marRight w:val="0"/>
              <w:marTop w:val="0"/>
              <w:marBottom w:val="0"/>
              <w:divBdr>
                <w:top w:val="none" w:sz="0" w:space="0" w:color="auto"/>
                <w:left w:val="none" w:sz="0" w:space="0" w:color="auto"/>
                <w:bottom w:val="none" w:sz="0" w:space="0" w:color="auto"/>
                <w:right w:val="none" w:sz="0" w:space="0" w:color="auto"/>
              </w:divBdr>
            </w:div>
          </w:divsChild>
        </w:div>
        <w:div w:id="1201089001">
          <w:marLeft w:val="0"/>
          <w:marRight w:val="0"/>
          <w:marTop w:val="0"/>
          <w:marBottom w:val="0"/>
          <w:divBdr>
            <w:top w:val="none" w:sz="0" w:space="0" w:color="auto"/>
            <w:left w:val="none" w:sz="0" w:space="0" w:color="auto"/>
            <w:bottom w:val="none" w:sz="0" w:space="0" w:color="auto"/>
            <w:right w:val="none" w:sz="0" w:space="0" w:color="auto"/>
          </w:divBdr>
          <w:divsChild>
            <w:div w:id="137769315">
              <w:marLeft w:val="0"/>
              <w:marRight w:val="0"/>
              <w:marTop w:val="0"/>
              <w:marBottom w:val="0"/>
              <w:divBdr>
                <w:top w:val="none" w:sz="0" w:space="0" w:color="auto"/>
                <w:left w:val="none" w:sz="0" w:space="0" w:color="auto"/>
                <w:bottom w:val="none" w:sz="0" w:space="0" w:color="auto"/>
                <w:right w:val="none" w:sz="0" w:space="0" w:color="auto"/>
              </w:divBdr>
            </w:div>
            <w:div w:id="337463451">
              <w:marLeft w:val="0"/>
              <w:marRight w:val="0"/>
              <w:marTop w:val="0"/>
              <w:marBottom w:val="0"/>
              <w:divBdr>
                <w:top w:val="none" w:sz="0" w:space="0" w:color="auto"/>
                <w:left w:val="none" w:sz="0" w:space="0" w:color="auto"/>
                <w:bottom w:val="none" w:sz="0" w:space="0" w:color="auto"/>
                <w:right w:val="none" w:sz="0" w:space="0" w:color="auto"/>
              </w:divBdr>
            </w:div>
            <w:div w:id="371808591">
              <w:marLeft w:val="0"/>
              <w:marRight w:val="0"/>
              <w:marTop w:val="0"/>
              <w:marBottom w:val="0"/>
              <w:divBdr>
                <w:top w:val="none" w:sz="0" w:space="0" w:color="auto"/>
                <w:left w:val="none" w:sz="0" w:space="0" w:color="auto"/>
                <w:bottom w:val="none" w:sz="0" w:space="0" w:color="auto"/>
                <w:right w:val="none" w:sz="0" w:space="0" w:color="auto"/>
              </w:divBdr>
            </w:div>
            <w:div w:id="687950254">
              <w:marLeft w:val="0"/>
              <w:marRight w:val="0"/>
              <w:marTop w:val="0"/>
              <w:marBottom w:val="0"/>
              <w:divBdr>
                <w:top w:val="none" w:sz="0" w:space="0" w:color="auto"/>
                <w:left w:val="none" w:sz="0" w:space="0" w:color="auto"/>
                <w:bottom w:val="none" w:sz="0" w:space="0" w:color="auto"/>
                <w:right w:val="none" w:sz="0" w:space="0" w:color="auto"/>
              </w:divBdr>
            </w:div>
            <w:div w:id="760880178">
              <w:marLeft w:val="0"/>
              <w:marRight w:val="0"/>
              <w:marTop w:val="0"/>
              <w:marBottom w:val="0"/>
              <w:divBdr>
                <w:top w:val="none" w:sz="0" w:space="0" w:color="auto"/>
                <w:left w:val="none" w:sz="0" w:space="0" w:color="auto"/>
                <w:bottom w:val="none" w:sz="0" w:space="0" w:color="auto"/>
                <w:right w:val="none" w:sz="0" w:space="0" w:color="auto"/>
              </w:divBdr>
            </w:div>
            <w:div w:id="857934536">
              <w:marLeft w:val="0"/>
              <w:marRight w:val="0"/>
              <w:marTop w:val="0"/>
              <w:marBottom w:val="0"/>
              <w:divBdr>
                <w:top w:val="none" w:sz="0" w:space="0" w:color="auto"/>
                <w:left w:val="none" w:sz="0" w:space="0" w:color="auto"/>
                <w:bottom w:val="none" w:sz="0" w:space="0" w:color="auto"/>
                <w:right w:val="none" w:sz="0" w:space="0" w:color="auto"/>
              </w:divBdr>
            </w:div>
            <w:div w:id="900480269">
              <w:marLeft w:val="0"/>
              <w:marRight w:val="0"/>
              <w:marTop w:val="0"/>
              <w:marBottom w:val="0"/>
              <w:divBdr>
                <w:top w:val="none" w:sz="0" w:space="0" w:color="auto"/>
                <w:left w:val="none" w:sz="0" w:space="0" w:color="auto"/>
                <w:bottom w:val="none" w:sz="0" w:space="0" w:color="auto"/>
                <w:right w:val="none" w:sz="0" w:space="0" w:color="auto"/>
              </w:divBdr>
            </w:div>
            <w:div w:id="985092119">
              <w:marLeft w:val="0"/>
              <w:marRight w:val="0"/>
              <w:marTop w:val="0"/>
              <w:marBottom w:val="0"/>
              <w:divBdr>
                <w:top w:val="none" w:sz="0" w:space="0" w:color="auto"/>
                <w:left w:val="none" w:sz="0" w:space="0" w:color="auto"/>
                <w:bottom w:val="none" w:sz="0" w:space="0" w:color="auto"/>
                <w:right w:val="none" w:sz="0" w:space="0" w:color="auto"/>
              </w:divBdr>
            </w:div>
            <w:div w:id="1178277562">
              <w:marLeft w:val="0"/>
              <w:marRight w:val="0"/>
              <w:marTop w:val="0"/>
              <w:marBottom w:val="0"/>
              <w:divBdr>
                <w:top w:val="none" w:sz="0" w:space="0" w:color="auto"/>
                <w:left w:val="none" w:sz="0" w:space="0" w:color="auto"/>
                <w:bottom w:val="none" w:sz="0" w:space="0" w:color="auto"/>
                <w:right w:val="none" w:sz="0" w:space="0" w:color="auto"/>
              </w:divBdr>
            </w:div>
            <w:div w:id="1528056752">
              <w:marLeft w:val="0"/>
              <w:marRight w:val="0"/>
              <w:marTop w:val="0"/>
              <w:marBottom w:val="0"/>
              <w:divBdr>
                <w:top w:val="none" w:sz="0" w:space="0" w:color="auto"/>
                <w:left w:val="none" w:sz="0" w:space="0" w:color="auto"/>
                <w:bottom w:val="none" w:sz="0" w:space="0" w:color="auto"/>
                <w:right w:val="none" w:sz="0" w:space="0" w:color="auto"/>
              </w:divBdr>
            </w:div>
          </w:divsChild>
        </w:div>
        <w:div w:id="1215434007">
          <w:marLeft w:val="0"/>
          <w:marRight w:val="0"/>
          <w:marTop w:val="0"/>
          <w:marBottom w:val="0"/>
          <w:divBdr>
            <w:top w:val="none" w:sz="0" w:space="0" w:color="auto"/>
            <w:left w:val="none" w:sz="0" w:space="0" w:color="auto"/>
            <w:bottom w:val="none" w:sz="0" w:space="0" w:color="auto"/>
            <w:right w:val="none" w:sz="0" w:space="0" w:color="auto"/>
          </w:divBdr>
          <w:divsChild>
            <w:div w:id="744574546">
              <w:marLeft w:val="-75"/>
              <w:marRight w:val="0"/>
              <w:marTop w:val="30"/>
              <w:marBottom w:val="30"/>
              <w:divBdr>
                <w:top w:val="none" w:sz="0" w:space="0" w:color="auto"/>
                <w:left w:val="none" w:sz="0" w:space="0" w:color="auto"/>
                <w:bottom w:val="none" w:sz="0" w:space="0" w:color="auto"/>
                <w:right w:val="none" w:sz="0" w:space="0" w:color="auto"/>
              </w:divBdr>
              <w:divsChild>
                <w:div w:id="600920472">
                  <w:marLeft w:val="0"/>
                  <w:marRight w:val="0"/>
                  <w:marTop w:val="0"/>
                  <w:marBottom w:val="0"/>
                  <w:divBdr>
                    <w:top w:val="none" w:sz="0" w:space="0" w:color="auto"/>
                    <w:left w:val="none" w:sz="0" w:space="0" w:color="auto"/>
                    <w:bottom w:val="none" w:sz="0" w:space="0" w:color="auto"/>
                    <w:right w:val="none" w:sz="0" w:space="0" w:color="auto"/>
                  </w:divBdr>
                  <w:divsChild>
                    <w:div w:id="2090495208">
                      <w:marLeft w:val="0"/>
                      <w:marRight w:val="0"/>
                      <w:marTop w:val="0"/>
                      <w:marBottom w:val="0"/>
                      <w:divBdr>
                        <w:top w:val="none" w:sz="0" w:space="0" w:color="auto"/>
                        <w:left w:val="none" w:sz="0" w:space="0" w:color="auto"/>
                        <w:bottom w:val="none" w:sz="0" w:space="0" w:color="auto"/>
                        <w:right w:val="none" w:sz="0" w:space="0" w:color="auto"/>
                      </w:divBdr>
                    </w:div>
                  </w:divsChild>
                </w:div>
                <w:div w:id="641929153">
                  <w:marLeft w:val="0"/>
                  <w:marRight w:val="0"/>
                  <w:marTop w:val="0"/>
                  <w:marBottom w:val="0"/>
                  <w:divBdr>
                    <w:top w:val="none" w:sz="0" w:space="0" w:color="auto"/>
                    <w:left w:val="none" w:sz="0" w:space="0" w:color="auto"/>
                    <w:bottom w:val="none" w:sz="0" w:space="0" w:color="auto"/>
                    <w:right w:val="none" w:sz="0" w:space="0" w:color="auto"/>
                  </w:divBdr>
                  <w:divsChild>
                    <w:div w:id="1627807064">
                      <w:marLeft w:val="0"/>
                      <w:marRight w:val="0"/>
                      <w:marTop w:val="0"/>
                      <w:marBottom w:val="0"/>
                      <w:divBdr>
                        <w:top w:val="none" w:sz="0" w:space="0" w:color="auto"/>
                        <w:left w:val="none" w:sz="0" w:space="0" w:color="auto"/>
                        <w:bottom w:val="none" w:sz="0" w:space="0" w:color="auto"/>
                        <w:right w:val="none" w:sz="0" w:space="0" w:color="auto"/>
                      </w:divBdr>
                    </w:div>
                  </w:divsChild>
                </w:div>
                <w:div w:id="1849522137">
                  <w:marLeft w:val="0"/>
                  <w:marRight w:val="0"/>
                  <w:marTop w:val="0"/>
                  <w:marBottom w:val="0"/>
                  <w:divBdr>
                    <w:top w:val="none" w:sz="0" w:space="0" w:color="auto"/>
                    <w:left w:val="none" w:sz="0" w:space="0" w:color="auto"/>
                    <w:bottom w:val="none" w:sz="0" w:space="0" w:color="auto"/>
                    <w:right w:val="none" w:sz="0" w:space="0" w:color="auto"/>
                  </w:divBdr>
                </w:div>
                <w:div w:id="21114702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49921780">
          <w:marLeft w:val="0"/>
          <w:marRight w:val="0"/>
          <w:marTop w:val="0"/>
          <w:marBottom w:val="0"/>
          <w:divBdr>
            <w:top w:val="none" w:sz="0" w:space="0" w:color="auto"/>
            <w:left w:val="none" w:sz="0" w:space="0" w:color="auto"/>
            <w:bottom w:val="none" w:sz="0" w:space="0" w:color="auto"/>
            <w:right w:val="none" w:sz="0" w:space="0" w:color="auto"/>
          </w:divBdr>
          <w:divsChild>
            <w:div w:id="333921921">
              <w:marLeft w:val="0"/>
              <w:marRight w:val="0"/>
              <w:marTop w:val="0"/>
              <w:marBottom w:val="0"/>
              <w:divBdr>
                <w:top w:val="none" w:sz="0" w:space="0" w:color="auto"/>
                <w:left w:val="none" w:sz="0" w:space="0" w:color="auto"/>
                <w:bottom w:val="none" w:sz="0" w:space="0" w:color="auto"/>
                <w:right w:val="none" w:sz="0" w:space="0" w:color="auto"/>
              </w:divBdr>
            </w:div>
            <w:div w:id="422922136">
              <w:marLeft w:val="0"/>
              <w:marRight w:val="0"/>
              <w:marTop w:val="0"/>
              <w:marBottom w:val="0"/>
              <w:divBdr>
                <w:top w:val="none" w:sz="0" w:space="0" w:color="auto"/>
                <w:left w:val="none" w:sz="0" w:space="0" w:color="auto"/>
                <w:bottom w:val="none" w:sz="0" w:space="0" w:color="auto"/>
                <w:right w:val="none" w:sz="0" w:space="0" w:color="auto"/>
              </w:divBdr>
            </w:div>
            <w:div w:id="725110771">
              <w:marLeft w:val="0"/>
              <w:marRight w:val="0"/>
              <w:marTop w:val="0"/>
              <w:marBottom w:val="0"/>
              <w:divBdr>
                <w:top w:val="none" w:sz="0" w:space="0" w:color="auto"/>
                <w:left w:val="none" w:sz="0" w:space="0" w:color="auto"/>
                <w:bottom w:val="none" w:sz="0" w:space="0" w:color="auto"/>
                <w:right w:val="none" w:sz="0" w:space="0" w:color="auto"/>
              </w:divBdr>
            </w:div>
            <w:div w:id="1083599927">
              <w:marLeft w:val="0"/>
              <w:marRight w:val="0"/>
              <w:marTop w:val="0"/>
              <w:marBottom w:val="0"/>
              <w:divBdr>
                <w:top w:val="none" w:sz="0" w:space="0" w:color="auto"/>
                <w:left w:val="none" w:sz="0" w:space="0" w:color="auto"/>
                <w:bottom w:val="none" w:sz="0" w:space="0" w:color="auto"/>
                <w:right w:val="none" w:sz="0" w:space="0" w:color="auto"/>
              </w:divBdr>
            </w:div>
            <w:div w:id="1745907568">
              <w:marLeft w:val="0"/>
              <w:marRight w:val="0"/>
              <w:marTop w:val="0"/>
              <w:marBottom w:val="0"/>
              <w:divBdr>
                <w:top w:val="none" w:sz="0" w:space="0" w:color="auto"/>
                <w:left w:val="none" w:sz="0" w:space="0" w:color="auto"/>
                <w:bottom w:val="none" w:sz="0" w:space="0" w:color="auto"/>
                <w:right w:val="none" w:sz="0" w:space="0" w:color="auto"/>
              </w:divBdr>
            </w:div>
          </w:divsChild>
        </w:div>
        <w:div w:id="1251935369">
          <w:marLeft w:val="0"/>
          <w:marRight w:val="0"/>
          <w:marTop w:val="0"/>
          <w:marBottom w:val="0"/>
          <w:divBdr>
            <w:top w:val="none" w:sz="0" w:space="0" w:color="auto"/>
            <w:left w:val="none" w:sz="0" w:space="0" w:color="auto"/>
            <w:bottom w:val="none" w:sz="0" w:space="0" w:color="auto"/>
            <w:right w:val="none" w:sz="0" w:space="0" w:color="auto"/>
          </w:divBdr>
          <w:divsChild>
            <w:div w:id="89938225">
              <w:marLeft w:val="0"/>
              <w:marRight w:val="0"/>
              <w:marTop w:val="0"/>
              <w:marBottom w:val="0"/>
              <w:divBdr>
                <w:top w:val="none" w:sz="0" w:space="0" w:color="auto"/>
                <w:left w:val="none" w:sz="0" w:space="0" w:color="auto"/>
                <w:bottom w:val="none" w:sz="0" w:space="0" w:color="auto"/>
                <w:right w:val="none" w:sz="0" w:space="0" w:color="auto"/>
              </w:divBdr>
            </w:div>
            <w:div w:id="1216161793">
              <w:marLeft w:val="0"/>
              <w:marRight w:val="0"/>
              <w:marTop w:val="0"/>
              <w:marBottom w:val="0"/>
              <w:divBdr>
                <w:top w:val="none" w:sz="0" w:space="0" w:color="auto"/>
                <w:left w:val="none" w:sz="0" w:space="0" w:color="auto"/>
                <w:bottom w:val="none" w:sz="0" w:space="0" w:color="auto"/>
                <w:right w:val="none" w:sz="0" w:space="0" w:color="auto"/>
              </w:divBdr>
            </w:div>
            <w:div w:id="1677999445">
              <w:marLeft w:val="0"/>
              <w:marRight w:val="0"/>
              <w:marTop w:val="0"/>
              <w:marBottom w:val="0"/>
              <w:divBdr>
                <w:top w:val="none" w:sz="0" w:space="0" w:color="auto"/>
                <w:left w:val="none" w:sz="0" w:space="0" w:color="auto"/>
                <w:bottom w:val="none" w:sz="0" w:space="0" w:color="auto"/>
                <w:right w:val="none" w:sz="0" w:space="0" w:color="auto"/>
              </w:divBdr>
            </w:div>
          </w:divsChild>
        </w:div>
        <w:div w:id="1277761793">
          <w:marLeft w:val="0"/>
          <w:marRight w:val="0"/>
          <w:marTop w:val="0"/>
          <w:marBottom w:val="0"/>
          <w:divBdr>
            <w:top w:val="none" w:sz="0" w:space="0" w:color="auto"/>
            <w:left w:val="none" w:sz="0" w:space="0" w:color="auto"/>
            <w:bottom w:val="none" w:sz="0" w:space="0" w:color="auto"/>
            <w:right w:val="none" w:sz="0" w:space="0" w:color="auto"/>
          </w:divBdr>
          <w:divsChild>
            <w:div w:id="625546013">
              <w:marLeft w:val="0"/>
              <w:marRight w:val="0"/>
              <w:marTop w:val="0"/>
              <w:marBottom w:val="0"/>
              <w:divBdr>
                <w:top w:val="none" w:sz="0" w:space="0" w:color="auto"/>
                <w:left w:val="none" w:sz="0" w:space="0" w:color="auto"/>
                <w:bottom w:val="none" w:sz="0" w:space="0" w:color="auto"/>
                <w:right w:val="none" w:sz="0" w:space="0" w:color="auto"/>
              </w:divBdr>
            </w:div>
            <w:div w:id="1260716254">
              <w:marLeft w:val="0"/>
              <w:marRight w:val="0"/>
              <w:marTop w:val="0"/>
              <w:marBottom w:val="0"/>
              <w:divBdr>
                <w:top w:val="none" w:sz="0" w:space="0" w:color="auto"/>
                <w:left w:val="none" w:sz="0" w:space="0" w:color="auto"/>
                <w:bottom w:val="none" w:sz="0" w:space="0" w:color="auto"/>
                <w:right w:val="none" w:sz="0" w:space="0" w:color="auto"/>
              </w:divBdr>
            </w:div>
            <w:div w:id="1696884665">
              <w:marLeft w:val="0"/>
              <w:marRight w:val="0"/>
              <w:marTop w:val="0"/>
              <w:marBottom w:val="0"/>
              <w:divBdr>
                <w:top w:val="none" w:sz="0" w:space="0" w:color="auto"/>
                <w:left w:val="none" w:sz="0" w:space="0" w:color="auto"/>
                <w:bottom w:val="none" w:sz="0" w:space="0" w:color="auto"/>
                <w:right w:val="none" w:sz="0" w:space="0" w:color="auto"/>
              </w:divBdr>
            </w:div>
          </w:divsChild>
        </w:div>
        <w:div w:id="1327591311">
          <w:marLeft w:val="0"/>
          <w:marRight w:val="0"/>
          <w:marTop w:val="0"/>
          <w:marBottom w:val="0"/>
          <w:divBdr>
            <w:top w:val="none" w:sz="0" w:space="0" w:color="auto"/>
            <w:left w:val="none" w:sz="0" w:space="0" w:color="auto"/>
            <w:bottom w:val="none" w:sz="0" w:space="0" w:color="auto"/>
            <w:right w:val="none" w:sz="0" w:space="0" w:color="auto"/>
          </w:divBdr>
          <w:divsChild>
            <w:div w:id="256334780">
              <w:marLeft w:val="0"/>
              <w:marRight w:val="0"/>
              <w:marTop w:val="0"/>
              <w:marBottom w:val="0"/>
              <w:divBdr>
                <w:top w:val="none" w:sz="0" w:space="0" w:color="auto"/>
                <w:left w:val="none" w:sz="0" w:space="0" w:color="auto"/>
                <w:bottom w:val="none" w:sz="0" w:space="0" w:color="auto"/>
                <w:right w:val="none" w:sz="0" w:space="0" w:color="auto"/>
              </w:divBdr>
            </w:div>
            <w:div w:id="1362362423">
              <w:marLeft w:val="0"/>
              <w:marRight w:val="0"/>
              <w:marTop w:val="0"/>
              <w:marBottom w:val="0"/>
              <w:divBdr>
                <w:top w:val="none" w:sz="0" w:space="0" w:color="auto"/>
                <w:left w:val="none" w:sz="0" w:space="0" w:color="auto"/>
                <w:bottom w:val="none" w:sz="0" w:space="0" w:color="auto"/>
                <w:right w:val="none" w:sz="0" w:space="0" w:color="auto"/>
              </w:divBdr>
            </w:div>
            <w:div w:id="1607538269">
              <w:marLeft w:val="0"/>
              <w:marRight w:val="0"/>
              <w:marTop w:val="0"/>
              <w:marBottom w:val="0"/>
              <w:divBdr>
                <w:top w:val="none" w:sz="0" w:space="0" w:color="auto"/>
                <w:left w:val="none" w:sz="0" w:space="0" w:color="auto"/>
                <w:bottom w:val="none" w:sz="0" w:space="0" w:color="auto"/>
                <w:right w:val="none" w:sz="0" w:space="0" w:color="auto"/>
              </w:divBdr>
            </w:div>
          </w:divsChild>
        </w:div>
        <w:div w:id="1346321914">
          <w:marLeft w:val="0"/>
          <w:marRight w:val="0"/>
          <w:marTop w:val="0"/>
          <w:marBottom w:val="0"/>
          <w:divBdr>
            <w:top w:val="none" w:sz="0" w:space="0" w:color="auto"/>
            <w:left w:val="none" w:sz="0" w:space="0" w:color="auto"/>
            <w:bottom w:val="none" w:sz="0" w:space="0" w:color="auto"/>
            <w:right w:val="none" w:sz="0" w:space="0" w:color="auto"/>
          </w:divBdr>
          <w:divsChild>
            <w:div w:id="653609128">
              <w:marLeft w:val="0"/>
              <w:marRight w:val="0"/>
              <w:marTop w:val="0"/>
              <w:marBottom w:val="0"/>
              <w:divBdr>
                <w:top w:val="none" w:sz="0" w:space="0" w:color="auto"/>
                <w:left w:val="none" w:sz="0" w:space="0" w:color="auto"/>
                <w:bottom w:val="none" w:sz="0" w:space="0" w:color="auto"/>
                <w:right w:val="none" w:sz="0" w:space="0" w:color="auto"/>
              </w:divBdr>
            </w:div>
            <w:div w:id="1337802360">
              <w:marLeft w:val="0"/>
              <w:marRight w:val="0"/>
              <w:marTop w:val="0"/>
              <w:marBottom w:val="0"/>
              <w:divBdr>
                <w:top w:val="none" w:sz="0" w:space="0" w:color="auto"/>
                <w:left w:val="none" w:sz="0" w:space="0" w:color="auto"/>
                <w:bottom w:val="none" w:sz="0" w:space="0" w:color="auto"/>
                <w:right w:val="none" w:sz="0" w:space="0" w:color="auto"/>
              </w:divBdr>
            </w:div>
            <w:div w:id="1695303664">
              <w:marLeft w:val="0"/>
              <w:marRight w:val="0"/>
              <w:marTop w:val="0"/>
              <w:marBottom w:val="0"/>
              <w:divBdr>
                <w:top w:val="none" w:sz="0" w:space="0" w:color="auto"/>
                <w:left w:val="none" w:sz="0" w:space="0" w:color="auto"/>
                <w:bottom w:val="none" w:sz="0" w:space="0" w:color="auto"/>
                <w:right w:val="none" w:sz="0" w:space="0" w:color="auto"/>
              </w:divBdr>
            </w:div>
          </w:divsChild>
        </w:div>
        <w:div w:id="1351224951">
          <w:marLeft w:val="0"/>
          <w:marRight w:val="0"/>
          <w:marTop w:val="0"/>
          <w:marBottom w:val="0"/>
          <w:divBdr>
            <w:top w:val="none" w:sz="0" w:space="0" w:color="auto"/>
            <w:left w:val="none" w:sz="0" w:space="0" w:color="auto"/>
            <w:bottom w:val="none" w:sz="0" w:space="0" w:color="auto"/>
            <w:right w:val="none" w:sz="0" w:space="0" w:color="auto"/>
          </w:divBdr>
          <w:divsChild>
            <w:div w:id="975262987">
              <w:marLeft w:val="0"/>
              <w:marRight w:val="0"/>
              <w:marTop w:val="0"/>
              <w:marBottom w:val="0"/>
              <w:divBdr>
                <w:top w:val="none" w:sz="0" w:space="0" w:color="auto"/>
                <w:left w:val="none" w:sz="0" w:space="0" w:color="auto"/>
                <w:bottom w:val="none" w:sz="0" w:space="0" w:color="auto"/>
                <w:right w:val="none" w:sz="0" w:space="0" w:color="auto"/>
              </w:divBdr>
            </w:div>
            <w:div w:id="1447044397">
              <w:marLeft w:val="0"/>
              <w:marRight w:val="0"/>
              <w:marTop w:val="0"/>
              <w:marBottom w:val="0"/>
              <w:divBdr>
                <w:top w:val="none" w:sz="0" w:space="0" w:color="auto"/>
                <w:left w:val="none" w:sz="0" w:space="0" w:color="auto"/>
                <w:bottom w:val="none" w:sz="0" w:space="0" w:color="auto"/>
                <w:right w:val="none" w:sz="0" w:space="0" w:color="auto"/>
              </w:divBdr>
            </w:div>
          </w:divsChild>
        </w:div>
        <w:div w:id="1382554659">
          <w:marLeft w:val="0"/>
          <w:marRight w:val="0"/>
          <w:marTop w:val="0"/>
          <w:marBottom w:val="0"/>
          <w:divBdr>
            <w:top w:val="none" w:sz="0" w:space="0" w:color="auto"/>
            <w:left w:val="none" w:sz="0" w:space="0" w:color="auto"/>
            <w:bottom w:val="none" w:sz="0" w:space="0" w:color="auto"/>
            <w:right w:val="none" w:sz="0" w:space="0" w:color="auto"/>
          </w:divBdr>
          <w:divsChild>
            <w:div w:id="227230880">
              <w:marLeft w:val="0"/>
              <w:marRight w:val="0"/>
              <w:marTop w:val="0"/>
              <w:marBottom w:val="0"/>
              <w:divBdr>
                <w:top w:val="none" w:sz="0" w:space="0" w:color="auto"/>
                <w:left w:val="none" w:sz="0" w:space="0" w:color="auto"/>
                <w:bottom w:val="none" w:sz="0" w:space="0" w:color="auto"/>
                <w:right w:val="none" w:sz="0" w:space="0" w:color="auto"/>
              </w:divBdr>
            </w:div>
            <w:div w:id="356784309">
              <w:marLeft w:val="0"/>
              <w:marRight w:val="0"/>
              <w:marTop w:val="0"/>
              <w:marBottom w:val="0"/>
              <w:divBdr>
                <w:top w:val="none" w:sz="0" w:space="0" w:color="auto"/>
                <w:left w:val="none" w:sz="0" w:space="0" w:color="auto"/>
                <w:bottom w:val="none" w:sz="0" w:space="0" w:color="auto"/>
                <w:right w:val="none" w:sz="0" w:space="0" w:color="auto"/>
              </w:divBdr>
            </w:div>
            <w:div w:id="1990790542">
              <w:marLeft w:val="0"/>
              <w:marRight w:val="0"/>
              <w:marTop w:val="0"/>
              <w:marBottom w:val="0"/>
              <w:divBdr>
                <w:top w:val="none" w:sz="0" w:space="0" w:color="auto"/>
                <w:left w:val="none" w:sz="0" w:space="0" w:color="auto"/>
                <w:bottom w:val="none" w:sz="0" w:space="0" w:color="auto"/>
                <w:right w:val="none" w:sz="0" w:space="0" w:color="auto"/>
              </w:divBdr>
            </w:div>
          </w:divsChild>
        </w:div>
        <w:div w:id="1384138360">
          <w:marLeft w:val="0"/>
          <w:marRight w:val="0"/>
          <w:marTop w:val="0"/>
          <w:marBottom w:val="0"/>
          <w:divBdr>
            <w:top w:val="none" w:sz="0" w:space="0" w:color="auto"/>
            <w:left w:val="none" w:sz="0" w:space="0" w:color="auto"/>
            <w:bottom w:val="none" w:sz="0" w:space="0" w:color="auto"/>
            <w:right w:val="none" w:sz="0" w:space="0" w:color="auto"/>
          </w:divBdr>
          <w:divsChild>
            <w:div w:id="638807276">
              <w:marLeft w:val="-75"/>
              <w:marRight w:val="0"/>
              <w:marTop w:val="30"/>
              <w:marBottom w:val="30"/>
              <w:divBdr>
                <w:top w:val="none" w:sz="0" w:space="0" w:color="auto"/>
                <w:left w:val="none" w:sz="0" w:space="0" w:color="auto"/>
                <w:bottom w:val="none" w:sz="0" w:space="0" w:color="auto"/>
                <w:right w:val="none" w:sz="0" w:space="0" w:color="auto"/>
              </w:divBdr>
              <w:divsChild>
                <w:div w:id="738289143">
                  <w:marLeft w:val="0"/>
                  <w:marRight w:val="0"/>
                  <w:marTop w:val="0"/>
                  <w:marBottom w:val="0"/>
                  <w:divBdr>
                    <w:top w:val="none" w:sz="0" w:space="0" w:color="auto"/>
                    <w:left w:val="none" w:sz="0" w:space="0" w:color="auto"/>
                    <w:bottom w:val="none" w:sz="0" w:space="0" w:color="auto"/>
                    <w:right w:val="none" w:sz="0" w:space="0" w:color="auto"/>
                  </w:divBdr>
                </w:div>
                <w:div w:id="906649332">
                  <w:marLeft w:val="0"/>
                  <w:marRight w:val="0"/>
                  <w:marTop w:val="0"/>
                  <w:marBottom w:val="0"/>
                  <w:divBdr>
                    <w:top w:val="none" w:sz="0" w:space="0" w:color="auto"/>
                    <w:left w:val="none" w:sz="0" w:space="0" w:color="auto"/>
                    <w:bottom w:val="none" w:sz="0" w:space="0" w:color="auto"/>
                    <w:right w:val="none" w:sz="0" w:space="0" w:color="auto"/>
                  </w:divBdr>
                </w:div>
                <w:div w:id="1239511512">
                  <w:marLeft w:val="0"/>
                  <w:marRight w:val="0"/>
                  <w:marTop w:val="0"/>
                  <w:marBottom w:val="0"/>
                  <w:divBdr>
                    <w:top w:val="none" w:sz="0" w:space="0" w:color="auto"/>
                    <w:left w:val="none" w:sz="0" w:space="0" w:color="auto"/>
                    <w:bottom w:val="none" w:sz="0" w:space="0" w:color="auto"/>
                    <w:right w:val="none" w:sz="0" w:space="0" w:color="auto"/>
                  </w:divBdr>
                  <w:divsChild>
                    <w:div w:id="1813063374">
                      <w:marLeft w:val="0"/>
                      <w:marRight w:val="0"/>
                      <w:marTop w:val="0"/>
                      <w:marBottom w:val="0"/>
                      <w:divBdr>
                        <w:top w:val="none" w:sz="0" w:space="0" w:color="auto"/>
                        <w:left w:val="none" w:sz="0" w:space="0" w:color="auto"/>
                        <w:bottom w:val="none" w:sz="0" w:space="0" w:color="auto"/>
                        <w:right w:val="none" w:sz="0" w:space="0" w:color="auto"/>
                      </w:divBdr>
                    </w:div>
                  </w:divsChild>
                </w:div>
                <w:div w:id="1951744905">
                  <w:marLeft w:val="0"/>
                  <w:marRight w:val="0"/>
                  <w:marTop w:val="0"/>
                  <w:marBottom w:val="0"/>
                  <w:divBdr>
                    <w:top w:val="none" w:sz="0" w:space="0" w:color="auto"/>
                    <w:left w:val="none" w:sz="0" w:space="0" w:color="auto"/>
                    <w:bottom w:val="none" w:sz="0" w:space="0" w:color="auto"/>
                    <w:right w:val="none" w:sz="0" w:space="0" w:color="auto"/>
                  </w:divBdr>
                  <w:divsChild>
                    <w:div w:id="12165091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22871365">
          <w:marLeft w:val="0"/>
          <w:marRight w:val="0"/>
          <w:marTop w:val="0"/>
          <w:marBottom w:val="0"/>
          <w:divBdr>
            <w:top w:val="none" w:sz="0" w:space="0" w:color="auto"/>
            <w:left w:val="none" w:sz="0" w:space="0" w:color="auto"/>
            <w:bottom w:val="none" w:sz="0" w:space="0" w:color="auto"/>
            <w:right w:val="none" w:sz="0" w:space="0" w:color="auto"/>
          </w:divBdr>
          <w:divsChild>
            <w:div w:id="1323699206">
              <w:marLeft w:val="-75"/>
              <w:marRight w:val="0"/>
              <w:marTop w:val="30"/>
              <w:marBottom w:val="30"/>
              <w:divBdr>
                <w:top w:val="none" w:sz="0" w:space="0" w:color="auto"/>
                <w:left w:val="none" w:sz="0" w:space="0" w:color="auto"/>
                <w:bottom w:val="none" w:sz="0" w:space="0" w:color="auto"/>
                <w:right w:val="none" w:sz="0" w:space="0" w:color="auto"/>
              </w:divBdr>
              <w:divsChild>
                <w:div w:id="90471125">
                  <w:marLeft w:val="0"/>
                  <w:marRight w:val="0"/>
                  <w:marTop w:val="0"/>
                  <w:marBottom w:val="0"/>
                  <w:divBdr>
                    <w:top w:val="none" w:sz="0" w:space="0" w:color="auto"/>
                    <w:left w:val="none" w:sz="0" w:space="0" w:color="auto"/>
                    <w:bottom w:val="none" w:sz="0" w:space="0" w:color="auto"/>
                    <w:right w:val="none" w:sz="0" w:space="0" w:color="auto"/>
                  </w:divBdr>
                </w:div>
                <w:div w:id="642466624">
                  <w:marLeft w:val="0"/>
                  <w:marRight w:val="0"/>
                  <w:marTop w:val="0"/>
                  <w:marBottom w:val="0"/>
                  <w:divBdr>
                    <w:top w:val="none" w:sz="0" w:space="0" w:color="auto"/>
                    <w:left w:val="none" w:sz="0" w:space="0" w:color="auto"/>
                    <w:bottom w:val="none" w:sz="0" w:space="0" w:color="auto"/>
                    <w:right w:val="none" w:sz="0" w:space="0" w:color="auto"/>
                  </w:divBdr>
                  <w:divsChild>
                    <w:div w:id="1030885641">
                      <w:marLeft w:val="0"/>
                      <w:marRight w:val="0"/>
                      <w:marTop w:val="0"/>
                      <w:marBottom w:val="0"/>
                      <w:divBdr>
                        <w:top w:val="none" w:sz="0" w:space="0" w:color="auto"/>
                        <w:left w:val="none" w:sz="0" w:space="0" w:color="auto"/>
                        <w:bottom w:val="none" w:sz="0" w:space="0" w:color="auto"/>
                        <w:right w:val="none" w:sz="0" w:space="0" w:color="auto"/>
                      </w:divBdr>
                    </w:div>
                  </w:divsChild>
                </w:div>
                <w:div w:id="931666107">
                  <w:marLeft w:val="0"/>
                  <w:marRight w:val="0"/>
                  <w:marTop w:val="0"/>
                  <w:marBottom w:val="0"/>
                  <w:divBdr>
                    <w:top w:val="none" w:sz="0" w:space="0" w:color="auto"/>
                    <w:left w:val="none" w:sz="0" w:space="0" w:color="auto"/>
                    <w:bottom w:val="none" w:sz="0" w:space="0" w:color="auto"/>
                    <w:right w:val="none" w:sz="0" w:space="0" w:color="auto"/>
                  </w:divBdr>
                  <w:divsChild>
                    <w:div w:id="583609709">
                      <w:marLeft w:val="0"/>
                      <w:marRight w:val="0"/>
                      <w:marTop w:val="0"/>
                      <w:marBottom w:val="0"/>
                      <w:divBdr>
                        <w:top w:val="none" w:sz="0" w:space="0" w:color="auto"/>
                        <w:left w:val="none" w:sz="0" w:space="0" w:color="auto"/>
                        <w:bottom w:val="none" w:sz="0" w:space="0" w:color="auto"/>
                        <w:right w:val="none" w:sz="0" w:space="0" w:color="auto"/>
                      </w:divBdr>
                    </w:div>
                  </w:divsChild>
                </w:div>
                <w:div w:id="14180914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32387527">
          <w:marLeft w:val="0"/>
          <w:marRight w:val="0"/>
          <w:marTop w:val="0"/>
          <w:marBottom w:val="0"/>
          <w:divBdr>
            <w:top w:val="none" w:sz="0" w:space="0" w:color="auto"/>
            <w:left w:val="none" w:sz="0" w:space="0" w:color="auto"/>
            <w:bottom w:val="none" w:sz="0" w:space="0" w:color="auto"/>
            <w:right w:val="none" w:sz="0" w:space="0" w:color="auto"/>
          </w:divBdr>
          <w:divsChild>
            <w:div w:id="757098419">
              <w:marLeft w:val="-75"/>
              <w:marRight w:val="0"/>
              <w:marTop w:val="30"/>
              <w:marBottom w:val="30"/>
              <w:divBdr>
                <w:top w:val="none" w:sz="0" w:space="0" w:color="auto"/>
                <w:left w:val="none" w:sz="0" w:space="0" w:color="auto"/>
                <w:bottom w:val="none" w:sz="0" w:space="0" w:color="auto"/>
                <w:right w:val="none" w:sz="0" w:space="0" w:color="auto"/>
              </w:divBdr>
              <w:divsChild>
                <w:div w:id="491676036">
                  <w:marLeft w:val="0"/>
                  <w:marRight w:val="0"/>
                  <w:marTop w:val="0"/>
                  <w:marBottom w:val="0"/>
                  <w:divBdr>
                    <w:top w:val="none" w:sz="0" w:space="0" w:color="auto"/>
                    <w:left w:val="none" w:sz="0" w:space="0" w:color="auto"/>
                    <w:bottom w:val="none" w:sz="0" w:space="0" w:color="auto"/>
                    <w:right w:val="none" w:sz="0" w:space="0" w:color="auto"/>
                  </w:divBdr>
                  <w:divsChild>
                    <w:div w:id="750737855">
                      <w:marLeft w:val="0"/>
                      <w:marRight w:val="0"/>
                      <w:marTop w:val="0"/>
                      <w:marBottom w:val="0"/>
                      <w:divBdr>
                        <w:top w:val="none" w:sz="0" w:space="0" w:color="auto"/>
                        <w:left w:val="none" w:sz="0" w:space="0" w:color="auto"/>
                        <w:bottom w:val="none" w:sz="0" w:space="0" w:color="auto"/>
                        <w:right w:val="none" w:sz="0" w:space="0" w:color="auto"/>
                      </w:divBdr>
                    </w:div>
                  </w:divsChild>
                </w:div>
                <w:div w:id="761294135">
                  <w:marLeft w:val="0"/>
                  <w:marRight w:val="0"/>
                  <w:marTop w:val="0"/>
                  <w:marBottom w:val="0"/>
                  <w:divBdr>
                    <w:top w:val="none" w:sz="0" w:space="0" w:color="auto"/>
                    <w:left w:val="none" w:sz="0" w:space="0" w:color="auto"/>
                    <w:bottom w:val="none" w:sz="0" w:space="0" w:color="auto"/>
                    <w:right w:val="none" w:sz="0" w:space="0" w:color="auto"/>
                  </w:divBdr>
                  <w:divsChild>
                    <w:div w:id="851457025">
                      <w:marLeft w:val="0"/>
                      <w:marRight w:val="0"/>
                      <w:marTop w:val="0"/>
                      <w:marBottom w:val="0"/>
                      <w:divBdr>
                        <w:top w:val="none" w:sz="0" w:space="0" w:color="auto"/>
                        <w:left w:val="none" w:sz="0" w:space="0" w:color="auto"/>
                        <w:bottom w:val="none" w:sz="0" w:space="0" w:color="auto"/>
                        <w:right w:val="none" w:sz="0" w:space="0" w:color="auto"/>
                      </w:divBdr>
                    </w:div>
                  </w:divsChild>
                </w:div>
                <w:div w:id="1452237183">
                  <w:marLeft w:val="0"/>
                  <w:marRight w:val="0"/>
                  <w:marTop w:val="0"/>
                  <w:marBottom w:val="0"/>
                  <w:divBdr>
                    <w:top w:val="none" w:sz="0" w:space="0" w:color="auto"/>
                    <w:left w:val="none" w:sz="0" w:space="0" w:color="auto"/>
                    <w:bottom w:val="none" w:sz="0" w:space="0" w:color="auto"/>
                    <w:right w:val="none" w:sz="0" w:space="0" w:color="auto"/>
                  </w:divBdr>
                </w:div>
                <w:div w:id="15327604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89712975">
          <w:marLeft w:val="0"/>
          <w:marRight w:val="0"/>
          <w:marTop w:val="0"/>
          <w:marBottom w:val="0"/>
          <w:divBdr>
            <w:top w:val="none" w:sz="0" w:space="0" w:color="auto"/>
            <w:left w:val="none" w:sz="0" w:space="0" w:color="auto"/>
            <w:bottom w:val="none" w:sz="0" w:space="0" w:color="auto"/>
            <w:right w:val="none" w:sz="0" w:space="0" w:color="auto"/>
          </w:divBdr>
          <w:divsChild>
            <w:div w:id="3945944">
              <w:marLeft w:val="0"/>
              <w:marRight w:val="0"/>
              <w:marTop w:val="0"/>
              <w:marBottom w:val="0"/>
              <w:divBdr>
                <w:top w:val="none" w:sz="0" w:space="0" w:color="auto"/>
                <w:left w:val="none" w:sz="0" w:space="0" w:color="auto"/>
                <w:bottom w:val="none" w:sz="0" w:space="0" w:color="auto"/>
                <w:right w:val="none" w:sz="0" w:space="0" w:color="auto"/>
              </w:divBdr>
            </w:div>
            <w:div w:id="516428788">
              <w:marLeft w:val="0"/>
              <w:marRight w:val="0"/>
              <w:marTop w:val="0"/>
              <w:marBottom w:val="0"/>
              <w:divBdr>
                <w:top w:val="none" w:sz="0" w:space="0" w:color="auto"/>
                <w:left w:val="none" w:sz="0" w:space="0" w:color="auto"/>
                <w:bottom w:val="none" w:sz="0" w:space="0" w:color="auto"/>
                <w:right w:val="none" w:sz="0" w:space="0" w:color="auto"/>
              </w:divBdr>
            </w:div>
            <w:div w:id="833491685">
              <w:marLeft w:val="0"/>
              <w:marRight w:val="0"/>
              <w:marTop w:val="0"/>
              <w:marBottom w:val="0"/>
              <w:divBdr>
                <w:top w:val="none" w:sz="0" w:space="0" w:color="auto"/>
                <w:left w:val="none" w:sz="0" w:space="0" w:color="auto"/>
                <w:bottom w:val="none" w:sz="0" w:space="0" w:color="auto"/>
                <w:right w:val="none" w:sz="0" w:space="0" w:color="auto"/>
              </w:divBdr>
            </w:div>
            <w:div w:id="1079017463">
              <w:marLeft w:val="0"/>
              <w:marRight w:val="0"/>
              <w:marTop w:val="0"/>
              <w:marBottom w:val="0"/>
              <w:divBdr>
                <w:top w:val="none" w:sz="0" w:space="0" w:color="auto"/>
                <w:left w:val="none" w:sz="0" w:space="0" w:color="auto"/>
                <w:bottom w:val="none" w:sz="0" w:space="0" w:color="auto"/>
                <w:right w:val="none" w:sz="0" w:space="0" w:color="auto"/>
              </w:divBdr>
            </w:div>
            <w:div w:id="1448355529">
              <w:marLeft w:val="0"/>
              <w:marRight w:val="0"/>
              <w:marTop w:val="0"/>
              <w:marBottom w:val="0"/>
              <w:divBdr>
                <w:top w:val="none" w:sz="0" w:space="0" w:color="auto"/>
                <w:left w:val="none" w:sz="0" w:space="0" w:color="auto"/>
                <w:bottom w:val="none" w:sz="0" w:space="0" w:color="auto"/>
                <w:right w:val="none" w:sz="0" w:space="0" w:color="auto"/>
              </w:divBdr>
            </w:div>
            <w:div w:id="1507016307">
              <w:marLeft w:val="0"/>
              <w:marRight w:val="0"/>
              <w:marTop w:val="0"/>
              <w:marBottom w:val="0"/>
              <w:divBdr>
                <w:top w:val="none" w:sz="0" w:space="0" w:color="auto"/>
                <w:left w:val="none" w:sz="0" w:space="0" w:color="auto"/>
                <w:bottom w:val="none" w:sz="0" w:space="0" w:color="auto"/>
                <w:right w:val="none" w:sz="0" w:space="0" w:color="auto"/>
              </w:divBdr>
            </w:div>
            <w:div w:id="1922790120">
              <w:marLeft w:val="0"/>
              <w:marRight w:val="0"/>
              <w:marTop w:val="0"/>
              <w:marBottom w:val="0"/>
              <w:divBdr>
                <w:top w:val="none" w:sz="0" w:space="0" w:color="auto"/>
                <w:left w:val="none" w:sz="0" w:space="0" w:color="auto"/>
                <w:bottom w:val="none" w:sz="0" w:space="0" w:color="auto"/>
                <w:right w:val="none" w:sz="0" w:space="0" w:color="auto"/>
              </w:divBdr>
            </w:div>
            <w:div w:id="2079938650">
              <w:marLeft w:val="0"/>
              <w:marRight w:val="0"/>
              <w:marTop w:val="0"/>
              <w:marBottom w:val="0"/>
              <w:divBdr>
                <w:top w:val="none" w:sz="0" w:space="0" w:color="auto"/>
                <w:left w:val="none" w:sz="0" w:space="0" w:color="auto"/>
                <w:bottom w:val="none" w:sz="0" w:space="0" w:color="auto"/>
                <w:right w:val="none" w:sz="0" w:space="0" w:color="auto"/>
              </w:divBdr>
            </w:div>
          </w:divsChild>
        </w:div>
        <w:div w:id="1514146107">
          <w:marLeft w:val="0"/>
          <w:marRight w:val="0"/>
          <w:marTop w:val="0"/>
          <w:marBottom w:val="0"/>
          <w:divBdr>
            <w:top w:val="none" w:sz="0" w:space="0" w:color="auto"/>
            <w:left w:val="none" w:sz="0" w:space="0" w:color="auto"/>
            <w:bottom w:val="none" w:sz="0" w:space="0" w:color="auto"/>
            <w:right w:val="none" w:sz="0" w:space="0" w:color="auto"/>
          </w:divBdr>
          <w:divsChild>
            <w:div w:id="104543876">
              <w:marLeft w:val="0"/>
              <w:marRight w:val="0"/>
              <w:marTop w:val="0"/>
              <w:marBottom w:val="0"/>
              <w:divBdr>
                <w:top w:val="none" w:sz="0" w:space="0" w:color="auto"/>
                <w:left w:val="none" w:sz="0" w:space="0" w:color="auto"/>
                <w:bottom w:val="none" w:sz="0" w:space="0" w:color="auto"/>
                <w:right w:val="none" w:sz="0" w:space="0" w:color="auto"/>
              </w:divBdr>
            </w:div>
            <w:div w:id="532576010">
              <w:marLeft w:val="0"/>
              <w:marRight w:val="0"/>
              <w:marTop w:val="0"/>
              <w:marBottom w:val="0"/>
              <w:divBdr>
                <w:top w:val="none" w:sz="0" w:space="0" w:color="auto"/>
                <w:left w:val="none" w:sz="0" w:space="0" w:color="auto"/>
                <w:bottom w:val="none" w:sz="0" w:space="0" w:color="auto"/>
                <w:right w:val="none" w:sz="0" w:space="0" w:color="auto"/>
              </w:divBdr>
            </w:div>
            <w:div w:id="1314213144">
              <w:marLeft w:val="0"/>
              <w:marRight w:val="0"/>
              <w:marTop w:val="0"/>
              <w:marBottom w:val="0"/>
              <w:divBdr>
                <w:top w:val="none" w:sz="0" w:space="0" w:color="auto"/>
                <w:left w:val="none" w:sz="0" w:space="0" w:color="auto"/>
                <w:bottom w:val="none" w:sz="0" w:space="0" w:color="auto"/>
                <w:right w:val="none" w:sz="0" w:space="0" w:color="auto"/>
              </w:divBdr>
            </w:div>
            <w:div w:id="1396008474">
              <w:marLeft w:val="0"/>
              <w:marRight w:val="0"/>
              <w:marTop w:val="0"/>
              <w:marBottom w:val="0"/>
              <w:divBdr>
                <w:top w:val="none" w:sz="0" w:space="0" w:color="auto"/>
                <w:left w:val="none" w:sz="0" w:space="0" w:color="auto"/>
                <w:bottom w:val="none" w:sz="0" w:space="0" w:color="auto"/>
                <w:right w:val="none" w:sz="0" w:space="0" w:color="auto"/>
              </w:divBdr>
            </w:div>
            <w:div w:id="1579443152">
              <w:marLeft w:val="0"/>
              <w:marRight w:val="0"/>
              <w:marTop w:val="0"/>
              <w:marBottom w:val="0"/>
              <w:divBdr>
                <w:top w:val="none" w:sz="0" w:space="0" w:color="auto"/>
                <w:left w:val="none" w:sz="0" w:space="0" w:color="auto"/>
                <w:bottom w:val="none" w:sz="0" w:space="0" w:color="auto"/>
                <w:right w:val="none" w:sz="0" w:space="0" w:color="auto"/>
              </w:divBdr>
            </w:div>
            <w:div w:id="2051419445">
              <w:marLeft w:val="0"/>
              <w:marRight w:val="0"/>
              <w:marTop w:val="0"/>
              <w:marBottom w:val="0"/>
              <w:divBdr>
                <w:top w:val="none" w:sz="0" w:space="0" w:color="auto"/>
                <w:left w:val="none" w:sz="0" w:space="0" w:color="auto"/>
                <w:bottom w:val="none" w:sz="0" w:space="0" w:color="auto"/>
                <w:right w:val="none" w:sz="0" w:space="0" w:color="auto"/>
              </w:divBdr>
            </w:div>
          </w:divsChild>
        </w:div>
        <w:div w:id="1519195382">
          <w:marLeft w:val="0"/>
          <w:marRight w:val="0"/>
          <w:marTop w:val="0"/>
          <w:marBottom w:val="0"/>
          <w:divBdr>
            <w:top w:val="none" w:sz="0" w:space="0" w:color="auto"/>
            <w:left w:val="none" w:sz="0" w:space="0" w:color="auto"/>
            <w:bottom w:val="none" w:sz="0" w:space="0" w:color="auto"/>
            <w:right w:val="none" w:sz="0" w:space="0" w:color="auto"/>
          </w:divBdr>
          <w:divsChild>
            <w:div w:id="127171291">
              <w:marLeft w:val="-75"/>
              <w:marRight w:val="0"/>
              <w:marTop w:val="30"/>
              <w:marBottom w:val="30"/>
              <w:divBdr>
                <w:top w:val="none" w:sz="0" w:space="0" w:color="auto"/>
                <w:left w:val="none" w:sz="0" w:space="0" w:color="auto"/>
                <w:bottom w:val="none" w:sz="0" w:space="0" w:color="auto"/>
                <w:right w:val="none" w:sz="0" w:space="0" w:color="auto"/>
              </w:divBdr>
              <w:divsChild>
                <w:div w:id="42563652">
                  <w:marLeft w:val="0"/>
                  <w:marRight w:val="0"/>
                  <w:marTop w:val="0"/>
                  <w:marBottom w:val="0"/>
                  <w:divBdr>
                    <w:top w:val="none" w:sz="0" w:space="0" w:color="auto"/>
                    <w:left w:val="none" w:sz="0" w:space="0" w:color="auto"/>
                    <w:bottom w:val="none" w:sz="0" w:space="0" w:color="auto"/>
                    <w:right w:val="none" w:sz="0" w:space="0" w:color="auto"/>
                  </w:divBdr>
                  <w:divsChild>
                    <w:div w:id="1148866215">
                      <w:marLeft w:val="0"/>
                      <w:marRight w:val="0"/>
                      <w:marTop w:val="0"/>
                      <w:marBottom w:val="0"/>
                      <w:divBdr>
                        <w:top w:val="none" w:sz="0" w:space="0" w:color="auto"/>
                        <w:left w:val="none" w:sz="0" w:space="0" w:color="auto"/>
                        <w:bottom w:val="none" w:sz="0" w:space="0" w:color="auto"/>
                        <w:right w:val="none" w:sz="0" w:space="0" w:color="auto"/>
                      </w:divBdr>
                    </w:div>
                  </w:divsChild>
                </w:div>
                <w:div w:id="51781630">
                  <w:marLeft w:val="0"/>
                  <w:marRight w:val="0"/>
                  <w:marTop w:val="0"/>
                  <w:marBottom w:val="0"/>
                  <w:divBdr>
                    <w:top w:val="none" w:sz="0" w:space="0" w:color="auto"/>
                    <w:left w:val="none" w:sz="0" w:space="0" w:color="auto"/>
                    <w:bottom w:val="none" w:sz="0" w:space="0" w:color="auto"/>
                    <w:right w:val="none" w:sz="0" w:space="0" w:color="auto"/>
                  </w:divBdr>
                </w:div>
                <w:div w:id="798185159">
                  <w:marLeft w:val="0"/>
                  <w:marRight w:val="0"/>
                  <w:marTop w:val="0"/>
                  <w:marBottom w:val="0"/>
                  <w:divBdr>
                    <w:top w:val="none" w:sz="0" w:space="0" w:color="auto"/>
                    <w:left w:val="none" w:sz="0" w:space="0" w:color="auto"/>
                    <w:bottom w:val="none" w:sz="0" w:space="0" w:color="auto"/>
                    <w:right w:val="none" w:sz="0" w:space="0" w:color="auto"/>
                  </w:divBdr>
                  <w:divsChild>
                    <w:div w:id="1736005399">
                      <w:marLeft w:val="0"/>
                      <w:marRight w:val="0"/>
                      <w:marTop w:val="0"/>
                      <w:marBottom w:val="0"/>
                      <w:divBdr>
                        <w:top w:val="none" w:sz="0" w:space="0" w:color="auto"/>
                        <w:left w:val="none" w:sz="0" w:space="0" w:color="auto"/>
                        <w:bottom w:val="none" w:sz="0" w:space="0" w:color="auto"/>
                        <w:right w:val="none" w:sz="0" w:space="0" w:color="auto"/>
                      </w:divBdr>
                    </w:div>
                  </w:divsChild>
                </w:div>
                <w:div w:id="14452256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52495721">
          <w:marLeft w:val="0"/>
          <w:marRight w:val="0"/>
          <w:marTop w:val="0"/>
          <w:marBottom w:val="0"/>
          <w:divBdr>
            <w:top w:val="none" w:sz="0" w:space="0" w:color="auto"/>
            <w:left w:val="none" w:sz="0" w:space="0" w:color="auto"/>
            <w:bottom w:val="none" w:sz="0" w:space="0" w:color="auto"/>
            <w:right w:val="none" w:sz="0" w:space="0" w:color="auto"/>
          </w:divBdr>
          <w:divsChild>
            <w:div w:id="174006777">
              <w:marLeft w:val="-75"/>
              <w:marRight w:val="0"/>
              <w:marTop w:val="30"/>
              <w:marBottom w:val="30"/>
              <w:divBdr>
                <w:top w:val="none" w:sz="0" w:space="0" w:color="auto"/>
                <w:left w:val="none" w:sz="0" w:space="0" w:color="auto"/>
                <w:bottom w:val="none" w:sz="0" w:space="0" w:color="auto"/>
                <w:right w:val="none" w:sz="0" w:space="0" w:color="auto"/>
              </w:divBdr>
              <w:divsChild>
                <w:div w:id="83035222">
                  <w:marLeft w:val="0"/>
                  <w:marRight w:val="0"/>
                  <w:marTop w:val="0"/>
                  <w:marBottom w:val="0"/>
                  <w:divBdr>
                    <w:top w:val="none" w:sz="0" w:space="0" w:color="auto"/>
                    <w:left w:val="none" w:sz="0" w:space="0" w:color="auto"/>
                    <w:bottom w:val="none" w:sz="0" w:space="0" w:color="auto"/>
                    <w:right w:val="none" w:sz="0" w:space="0" w:color="auto"/>
                  </w:divBdr>
                </w:div>
                <w:div w:id="358048707">
                  <w:marLeft w:val="0"/>
                  <w:marRight w:val="0"/>
                  <w:marTop w:val="0"/>
                  <w:marBottom w:val="0"/>
                  <w:divBdr>
                    <w:top w:val="none" w:sz="0" w:space="0" w:color="auto"/>
                    <w:left w:val="none" w:sz="0" w:space="0" w:color="auto"/>
                    <w:bottom w:val="none" w:sz="0" w:space="0" w:color="auto"/>
                    <w:right w:val="none" w:sz="0" w:space="0" w:color="auto"/>
                  </w:divBdr>
                </w:div>
                <w:div w:id="486359196">
                  <w:marLeft w:val="0"/>
                  <w:marRight w:val="0"/>
                  <w:marTop w:val="0"/>
                  <w:marBottom w:val="0"/>
                  <w:divBdr>
                    <w:top w:val="none" w:sz="0" w:space="0" w:color="auto"/>
                    <w:left w:val="none" w:sz="0" w:space="0" w:color="auto"/>
                    <w:bottom w:val="none" w:sz="0" w:space="0" w:color="auto"/>
                    <w:right w:val="none" w:sz="0" w:space="0" w:color="auto"/>
                  </w:divBdr>
                  <w:divsChild>
                    <w:div w:id="443112458">
                      <w:marLeft w:val="0"/>
                      <w:marRight w:val="0"/>
                      <w:marTop w:val="0"/>
                      <w:marBottom w:val="0"/>
                      <w:divBdr>
                        <w:top w:val="none" w:sz="0" w:space="0" w:color="auto"/>
                        <w:left w:val="none" w:sz="0" w:space="0" w:color="auto"/>
                        <w:bottom w:val="none" w:sz="0" w:space="0" w:color="auto"/>
                        <w:right w:val="none" w:sz="0" w:space="0" w:color="auto"/>
                      </w:divBdr>
                    </w:div>
                  </w:divsChild>
                </w:div>
                <w:div w:id="1393651797">
                  <w:marLeft w:val="0"/>
                  <w:marRight w:val="0"/>
                  <w:marTop w:val="0"/>
                  <w:marBottom w:val="0"/>
                  <w:divBdr>
                    <w:top w:val="none" w:sz="0" w:space="0" w:color="auto"/>
                    <w:left w:val="none" w:sz="0" w:space="0" w:color="auto"/>
                    <w:bottom w:val="none" w:sz="0" w:space="0" w:color="auto"/>
                    <w:right w:val="none" w:sz="0" w:space="0" w:color="auto"/>
                  </w:divBdr>
                  <w:divsChild>
                    <w:div w:id="18956996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20603072">
          <w:marLeft w:val="0"/>
          <w:marRight w:val="0"/>
          <w:marTop w:val="0"/>
          <w:marBottom w:val="0"/>
          <w:divBdr>
            <w:top w:val="none" w:sz="0" w:space="0" w:color="auto"/>
            <w:left w:val="none" w:sz="0" w:space="0" w:color="auto"/>
            <w:bottom w:val="none" w:sz="0" w:space="0" w:color="auto"/>
            <w:right w:val="none" w:sz="0" w:space="0" w:color="auto"/>
          </w:divBdr>
        </w:div>
        <w:div w:id="1624531683">
          <w:marLeft w:val="0"/>
          <w:marRight w:val="0"/>
          <w:marTop w:val="0"/>
          <w:marBottom w:val="0"/>
          <w:divBdr>
            <w:top w:val="none" w:sz="0" w:space="0" w:color="auto"/>
            <w:left w:val="none" w:sz="0" w:space="0" w:color="auto"/>
            <w:bottom w:val="none" w:sz="0" w:space="0" w:color="auto"/>
            <w:right w:val="none" w:sz="0" w:space="0" w:color="auto"/>
          </w:divBdr>
          <w:divsChild>
            <w:div w:id="49619269">
              <w:marLeft w:val="0"/>
              <w:marRight w:val="0"/>
              <w:marTop w:val="0"/>
              <w:marBottom w:val="0"/>
              <w:divBdr>
                <w:top w:val="none" w:sz="0" w:space="0" w:color="auto"/>
                <w:left w:val="none" w:sz="0" w:space="0" w:color="auto"/>
                <w:bottom w:val="none" w:sz="0" w:space="0" w:color="auto"/>
                <w:right w:val="none" w:sz="0" w:space="0" w:color="auto"/>
              </w:divBdr>
            </w:div>
            <w:div w:id="573703573">
              <w:marLeft w:val="0"/>
              <w:marRight w:val="0"/>
              <w:marTop w:val="0"/>
              <w:marBottom w:val="0"/>
              <w:divBdr>
                <w:top w:val="none" w:sz="0" w:space="0" w:color="auto"/>
                <w:left w:val="none" w:sz="0" w:space="0" w:color="auto"/>
                <w:bottom w:val="none" w:sz="0" w:space="0" w:color="auto"/>
                <w:right w:val="none" w:sz="0" w:space="0" w:color="auto"/>
              </w:divBdr>
            </w:div>
            <w:div w:id="658266901">
              <w:marLeft w:val="0"/>
              <w:marRight w:val="0"/>
              <w:marTop w:val="0"/>
              <w:marBottom w:val="0"/>
              <w:divBdr>
                <w:top w:val="none" w:sz="0" w:space="0" w:color="auto"/>
                <w:left w:val="none" w:sz="0" w:space="0" w:color="auto"/>
                <w:bottom w:val="none" w:sz="0" w:space="0" w:color="auto"/>
                <w:right w:val="none" w:sz="0" w:space="0" w:color="auto"/>
              </w:divBdr>
            </w:div>
            <w:div w:id="984165089">
              <w:marLeft w:val="0"/>
              <w:marRight w:val="0"/>
              <w:marTop w:val="0"/>
              <w:marBottom w:val="0"/>
              <w:divBdr>
                <w:top w:val="none" w:sz="0" w:space="0" w:color="auto"/>
                <w:left w:val="none" w:sz="0" w:space="0" w:color="auto"/>
                <w:bottom w:val="none" w:sz="0" w:space="0" w:color="auto"/>
                <w:right w:val="none" w:sz="0" w:space="0" w:color="auto"/>
              </w:divBdr>
            </w:div>
            <w:div w:id="1275862876">
              <w:marLeft w:val="0"/>
              <w:marRight w:val="0"/>
              <w:marTop w:val="0"/>
              <w:marBottom w:val="0"/>
              <w:divBdr>
                <w:top w:val="none" w:sz="0" w:space="0" w:color="auto"/>
                <w:left w:val="none" w:sz="0" w:space="0" w:color="auto"/>
                <w:bottom w:val="none" w:sz="0" w:space="0" w:color="auto"/>
                <w:right w:val="none" w:sz="0" w:space="0" w:color="auto"/>
              </w:divBdr>
            </w:div>
            <w:div w:id="1512836389">
              <w:marLeft w:val="0"/>
              <w:marRight w:val="0"/>
              <w:marTop w:val="0"/>
              <w:marBottom w:val="0"/>
              <w:divBdr>
                <w:top w:val="none" w:sz="0" w:space="0" w:color="auto"/>
                <w:left w:val="none" w:sz="0" w:space="0" w:color="auto"/>
                <w:bottom w:val="none" w:sz="0" w:space="0" w:color="auto"/>
                <w:right w:val="none" w:sz="0" w:space="0" w:color="auto"/>
              </w:divBdr>
            </w:div>
            <w:div w:id="1592003584">
              <w:marLeft w:val="0"/>
              <w:marRight w:val="0"/>
              <w:marTop w:val="0"/>
              <w:marBottom w:val="0"/>
              <w:divBdr>
                <w:top w:val="none" w:sz="0" w:space="0" w:color="auto"/>
                <w:left w:val="none" w:sz="0" w:space="0" w:color="auto"/>
                <w:bottom w:val="none" w:sz="0" w:space="0" w:color="auto"/>
                <w:right w:val="none" w:sz="0" w:space="0" w:color="auto"/>
              </w:divBdr>
            </w:div>
          </w:divsChild>
        </w:div>
        <w:div w:id="1641492819">
          <w:marLeft w:val="0"/>
          <w:marRight w:val="0"/>
          <w:marTop w:val="0"/>
          <w:marBottom w:val="0"/>
          <w:divBdr>
            <w:top w:val="none" w:sz="0" w:space="0" w:color="auto"/>
            <w:left w:val="none" w:sz="0" w:space="0" w:color="auto"/>
            <w:bottom w:val="none" w:sz="0" w:space="0" w:color="auto"/>
            <w:right w:val="none" w:sz="0" w:space="0" w:color="auto"/>
          </w:divBdr>
          <w:divsChild>
            <w:div w:id="2132742154">
              <w:marLeft w:val="-75"/>
              <w:marRight w:val="0"/>
              <w:marTop w:val="30"/>
              <w:marBottom w:val="30"/>
              <w:divBdr>
                <w:top w:val="none" w:sz="0" w:space="0" w:color="auto"/>
                <w:left w:val="none" w:sz="0" w:space="0" w:color="auto"/>
                <w:bottom w:val="none" w:sz="0" w:space="0" w:color="auto"/>
                <w:right w:val="none" w:sz="0" w:space="0" w:color="auto"/>
              </w:divBdr>
              <w:divsChild>
                <w:div w:id="318311088">
                  <w:marLeft w:val="0"/>
                  <w:marRight w:val="0"/>
                  <w:marTop w:val="0"/>
                  <w:marBottom w:val="0"/>
                  <w:divBdr>
                    <w:top w:val="none" w:sz="0" w:space="0" w:color="auto"/>
                    <w:left w:val="none" w:sz="0" w:space="0" w:color="auto"/>
                    <w:bottom w:val="none" w:sz="0" w:space="0" w:color="auto"/>
                    <w:right w:val="none" w:sz="0" w:space="0" w:color="auto"/>
                  </w:divBdr>
                  <w:divsChild>
                    <w:div w:id="1222330567">
                      <w:marLeft w:val="0"/>
                      <w:marRight w:val="0"/>
                      <w:marTop w:val="0"/>
                      <w:marBottom w:val="0"/>
                      <w:divBdr>
                        <w:top w:val="none" w:sz="0" w:space="0" w:color="auto"/>
                        <w:left w:val="none" w:sz="0" w:space="0" w:color="auto"/>
                        <w:bottom w:val="none" w:sz="0" w:space="0" w:color="auto"/>
                        <w:right w:val="none" w:sz="0" w:space="0" w:color="auto"/>
                      </w:divBdr>
                    </w:div>
                  </w:divsChild>
                </w:div>
                <w:div w:id="495806216">
                  <w:marLeft w:val="0"/>
                  <w:marRight w:val="0"/>
                  <w:marTop w:val="0"/>
                  <w:marBottom w:val="0"/>
                  <w:divBdr>
                    <w:top w:val="none" w:sz="0" w:space="0" w:color="auto"/>
                    <w:left w:val="none" w:sz="0" w:space="0" w:color="auto"/>
                    <w:bottom w:val="none" w:sz="0" w:space="0" w:color="auto"/>
                    <w:right w:val="none" w:sz="0" w:space="0" w:color="auto"/>
                  </w:divBdr>
                </w:div>
                <w:div w:id="1737122288">
                  <w:marLeft w:val="0"/>
                  <w:marRight w:val="0"/>
                  <w:marTop w:val="0"/>
                  <w:marBottom w:val="0"/>
                  <w:divBdr>
                    <w:top w:val="none" w:sz="0" w:space="0" w:color="auto"/>
                    <w:left w:val="none" w:sz="0" w:space="0" w:color="auto"/>
                    <w:bottom w:val="none" w:sz="0" w:space="0" w:color="auto"/>
                    <w:right w:val="none" w:sz="0" w:space="0" w:color="auto"/>
                  </w:divBdr>
                </w:div>
                <w:div w:id="1929344074">
                  <w:marLeft w:val="0"/>
                  <w:marRight w:val="0"/>
                  <w:marTop w:val="0"/>
                  <w:marBottom w:val="0"/>
                  <w:divBdr>
                    <w:top w:val="none" w:sz="0" w:space="0" w:color="auto"/>
                    <w:left w:val="none" w:sz="0" w:space="0" w:color="auto"/>
                    <w:bottom w:val="none" w:sz="0" w:space="0" w:color="auto"/>
                    <w:right w:val="none" w:sz="0" w:space="0" w:color="auto"/>
                  </w:divBdr>
                  <w:divsChild>
                    <w:div w:id="1415061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75914055">
          <w:marLeft w:val="0"/>
          <w:marRight w:val="0"/>
          <w:marTop w:val="0"/>
          <w:marBottom w:val="0"/>
          <w:divBdr>
            <w:top w:val="none" w:sz="0" w:space="0" w:color="auto"/>
            <w:left w:val="none" w:sz="0" w:space="0" w:color="auto"/>
            <w:bottom w:val="none" w:sz="0" w:space="0" w:color="auto"/>
            <w:right w:val="none" w:sz="0" w:space="0" w:color="auto"/>
          </w:divBdr>
        </w:div>
        <w:div w:id="1753696849">
          <w:marLeft w:val="0"/>
          <w:marRight w:val="0"/>
          <w:marTop w:val="0"/>
          <w:marBottom w:val="0"/>
          <w:divBdr>
            <w:top w:val="none" w:sz="0" w:space="0" w:color="auto"/>
            <w:left w:val="none" w:sz="0" w:space="0" w:color="auto"/>
            <w:bottom w:val="none" w:sz="0" w:space="0" w:color="auto"/>
            <w:right w:val="none" w:sz="0" w:space="0" w:color="auto"/>
          </w:divBdr>
          <w:divsChild>
            <w:div w:id="1258248388">
              <w:marLeft w:val="-75"/>
              <w:marRight w:val="0"/>
              <w:marTop w:val="30"/>
              <w:marBottom w:val="30"/>
              <w:divBdr>
                <w:top w:val="none" w:sz="0" w:space="0" w:color="auto"/>
                <w:left w:val="none" w:sz="0" w:space="0" w:color="auto"/>
                <w:bottom w:val="none" w:sz="0" w:space="0" w:color="auto"/>
                <w:right w:val="none" w:sz="0" w:space="0" w:color="auto"/>
              </w:divBdr>
              <w:divsChild>
                <w:div w:id="96562481">
                  <w:marLeft w:val="0"/>
                  <w:marRight w:val="0"/>
                  <w:marTop w:val="0"/>
                  <w:marBottom w:val="0"/>
                  <w:divBdr>
                    <w:top w:val="none" w:sz="0" w:space="0" w:color="auto"/>
                    <w:left w:val="none" w:sz="0" w:space="0" w:color="auto"/>
                    <w:bottom w:val="none" w:sz="0" w:space="0" w:color="auto"/>
                    <w:right w:val="none" w:sz="0" w:space="0" w:color="auto"/>
                  </w:divBdr>
                  <w:divsChild>
                    <w:div w:id="515926260">
                      <w:marLeft w:val="0"/>
                      <w:marRight w:val="0"/>
                      <w:marTop w:val="0"/>
                      <w:marBottom w:val="0"/>
                      <w:divBdr>
                        <w:top w:val="none" w:sz="0" w:space="0" w:color="auto"/>
                        <w:left w:val="none" w:sz="0" w:space="0" w:color="auto"/>
                        <w:bottom w:val="none" w:sz="0" w:space="0" w:color="auto"/>
                        <w:right w:val="none" w:sz="0" w:space="0" w:color="auto"/>
                      </w:divBdr>
                    </w:div>
                  </w:divsChild>
                </w:div>
                <w:div w:id="542211100">
                  <w:marLeft w:val="0"/>
                  <w:marRight w:val="0"/>
                  <w:marTop w:val="0"/>
                  <w:marBottom w:val="0"/>
                  <w:divBdr>
                    <w:top w:val="none" w:sz="0" w:space="0" w:color="auto"/>
                    <w:left w:val="none" w:sz="0" w:space="0" w:color="auto"/>
                    <w:bottom w:val="none" w:sz="0" w:space="0" w:color="auto"/>
                    <w:right w:val="none" w:sz="0" w:space="0" w:color="auto"/>
                  </w:divBdr>
                </w:div>
                <w:div w:id="1624771493">
                  <w:marLeft w:val="0"/>
                  <w:marRight w:val="0"/>
                  <w:marTop w:val="0"/>
                  <w:marBottom w:val="0"/>
                  <w:divBdr>
                    <w:top w:val="none" w:sz="0" w:space="0" w:color="auto"/>
                    <w:left w:val="none" w:sz="0" w:space="0" w:color="auto"/>
                    <w:bottom w:val="none" w:sz="0" w:space="0" w:color="auto"/>
                    <w:right w:val="none" w:sz="0" w:space="0" w:color="auto"/>
                  </w:divBdr>
                </w:div>
                <w:div w:id="1944458035">
                  <w:marLeft w:val="0"/>
                  <w:marRight w:val="0"/>
                  <w:marTop w:val="0"/>
                  <w:marBottom w:val="0"/>
                  <w:divBdr>
                    <w:top w:val="none" w:sz="0" w:space="0" w:color="auto"/>
                    <w:left w:val="none" w:sz="0" w:space="0" w:color="auto"/>
                    <w:bottom w:val="none" w:sz="0" w:space="0" w:color="auto"/>
                    <w:right w:val="none" w:sz="0" w:space="0" w:color="auto"/>
                  </w:divBdr>
                  <w:divsChild>
                    <w:div w:id="15380046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72765324">
          <w:marLeft w:val="0"/>
          <w:marRight w:val="0"/>
          <w:marTop w:val="0"/>
          <w:marBottom w:val="0"/>
          <w:divBdr>
            <w:top w:val="none" w:sz="0" w:space="0" w:color="auto"/>
            <w:left w:val="none" w:sz="0" w:space="0" w:color="auto"/>
            <w:bottom w:val="none" w:sz="0" w:space="0" w:color="auto"/>
            <w:right w:val="none" w:sz="0" w:space="0" w:color="auto"/>
          </w:divBdr>
          <w:divsChild>
            <w:div w:id="102919877">
              <w:marLeft w:val="0"/>
              <w:marRight w:val="0"/>
              <w:marTop w:val="0"/>
              <w:marBottom w:val="0"/>
              <w:divBdr>
                <w:top w:val="none" w:sz="0" w:space="0" w:color="auto"/>
                <w:left w:val="none" w:sz="0" w:space="0" w:color="auto"/>
                <w:bottom w:val="none" w:sz="0" w:space="0" w:color="auto"/>
                <w:right w:val="none" w:sz="0" w:space="0" w:color="auto"/>
              </w:divBdr>
            </w:div>
            <w:div w:id="137501989">
              <w:marLeft w:val="0"/>
              <w:marRight w:val="0"/>
              <w:marTop w:val="0"/>
              <w:marBottom w:val="0"/>
              <w:divBdr>
                <w:top w:val="none" w:sz="0" w:space="0" w:color="auto"/>
                <w:left w:val="none" w:sz="0" w:space="0" w:color="auto"/>
                <w:bottom w:val="none" w:sz="0" w:space="0" w:color="auto"/>
                <w:right w:val="none" w:sz="0" w:space="0" w:color="auto"/>
              </w:divBdr>
            </w:div>
            <w:div w:id="331418456">
              <w:marLeft w:val="0"/>
              <w:marRight w:val="0"/>
              <w:marTop w:val="0"/>
              <w:marBottom w:val="0"/>
              <w:divBdr>
                <w:top w:val="none" w:sz="0" w:space="0" w:color="auto"/>
                <w:left w:val="none" w:sz="0" w:space="0" w:color="auto"/>
                <w:bottom w:val="none" w:sz="0" w:space="0" w:color="auto"/>
                <w:right w:val="none" w:sz="0" w:space="0" w:color="auto"/>
              </w:divBdr>
            </w:div>
            <w:div w:id="426076197">
              <w:marLeft w:val="0"/>
              <w:marRight w:val="0"/>
              <w:marTop w:val="0"/>
              <w:marBottom w:val="0"/>
              <w:divBdr>
                <w:top w:val="none" w:sz="0" w:space="0" w:color="auto"/>
                <w:left w:val="none" w:sz="0" w:space="0" w:color="auto"/>
                <w:bottom w:val="none" w:sz="0" w:space="0" w:color="auto"/>
                <w:right w:val="none" w:sz="0" w:space="0" w:color="auto"/>
              </w:divBdr>
            </w:div>
            <w:div w:id="431098382">
              <w:marLeft w:val="0"/>
              <w:marRight w:val="0"/>
              <w:marTop w:val="0"/>
              <w:marBottom w:val="0"/>
              <w:divBdr>
                <w:top w:val="none" w:sz="0" w:space="0" w:color="auto"/>
                <w:left w:val="none" w:sz="0" w:space="0" w:color="auto"/>
                <w:bottom w:val="none" w:sz="0" w:space="0" w:color="auto"/>
                <w:right w:val="none" w:sz="0" w:space="0" w:color="auto"/>
              </w:divBdr>
            </w:div>
            <w:div w:id="677389535">
              <w:marLeft w:val="0"/>
              <w:marRight w:val="0"/>
              <w:marTop w:val="0"/>
              <w:marBottom w:val="0"/>
              <w:divBdr>
                <w:top w:val="none" w:sz="0" w:space="0" w:color="auto"/>
                <w:left w:val="none" w:sz="0" w:space="0" w:color="auto"/>
                <w:bottom w:val="none" w:sz="0" w:space="0" w:color="auto"/>
                <w:right w:val="none" w:sz="0" w:space="0" w:color="auto"/>
              </w:divBdr>
            </w:div>
            <w:div w:id="753087245">
              <w:marLeft w:val="0"/>
              <w:marRight w:val="0"/>
              <w:marTop w:val="0"/>
              <w:marBottom w:val="0"/>
              <w:divBdr>
                <w:top w:val="none" w:sz="0" w:space="0" w:color="auto"/>
                <w:left w:val="none" w:sz="0" w:space="0" w:color="auto"/>
                <w:bottom w:val="none" w:sz="0" w:space="0" w:color="auto"/>
                <w:right w:val="none" w:sz="0" w:space="0" w:color="auto"/>
              </w:divBdr>
            </w:div>
            <w:div w:id="1378503111">
              <w:marLeft w:val="0"/>
              <w:marRight w:val="0"/>
              <w:marTop w:val="0"/>
              <w:marBottom w:val="0"/>
              <w:divBdr>
                <w:top w:val="none" w:sz="0" w:space="0" w:color="auto"/>
                <w:left w:val="none" w:sz="0" w:space="0" w:color="auto"/>
                <w:bottom w:val="none" w:sz="0" w:space="0" w:color="auto"/>
                <w:right w:val="none" w:sz="0" w:space="0" w:color="auto"/>
              </w:divBdr>
            </w:div>
          </w:divsChild>
        </w:div>
        <w:div w:id="1884977133">
          <w:marLeft w:val="0"/>
          <w:marRight w:val="0"/>
          <w:marTop w:val="0"/>
          <w:marBottom w:val="0"/>
          <w:divBdr>
            <w:top w:val="none" w:sz="0" w:space="0" w:color="auto"/>
            <w:left w:val="none" w:sz="0" w:space="0" w:color="auto"/>
            <w:bottom w:val="none" w:sz="0" w:space="0" w:color="auto"/>
            <w:right w:val="none" w:sz="0" w:space="0" w:color="auto"/>
          </w:divBdr>
          <w:divsChild>
            <w:div w:id="1752391332">
              <w:marLeft w:val="-75"/>
              <w:marRight w:val="0"/>
              <w:marTop w:val="30"/>
              <w:marBottom w:val="30"/>
              <w:divBdr>
                <w:top w:val="none" w:sz="0" w:space="0" w:color="auto"/>
                <w:left w:val="none" w:sz="0" w:space="0" w:color="auto"/>
                <w:bottom w:val="none" w:sz="0" w:space="0" w:color="auto"/>
                <w:right w:val="none" w:sz="0" w:space="0" w:color="auto"/>
              </w:divBdr>
              <w:divsChild>
                <w:div w:id="261036151">
                  <w:marLeft w:val="0"/>
                  <w:marRight w:val="0"/>
                  <w:marTop w:val="0"/>
                  <w:marBottom w:val="0"/>
                  <w:divBdr>
                    <w:top w:val="none" w:sz="0" w:space="0" w:color="auto"/>
                    <w:left w:val="none" w:sz="0" w:space="0" w:color="auto"/>
                    <w:bottom w:val="none" w:sz="0" w:space="0" w:color="auto"/>
                    <w:right w:val="none" w:sz="0" w:space="0" w:color="auto"/>
                  </w:divBdr>
                  <w:divsChild>
                    <w:div w:id="1972052201">
                      <w:marLeft w:val="0"/>
                      <w:marRight w:val="0"/>
                      <w:marTop w:val="0"/>
                      <w:marBottom w:val="0"/>
                      <w:divBdr>
                        <w:top w:val="none" w:sz="0" w:space="0" w:color="auto"/>
                        <w:left w:val="none" w:sz="0" w:space="0" w:color="auto"/>
                        <w:bottom w:val="none" w:sz="0" w:space="0" w:color="auto"/>
                        <w:right w:val="none" w:sz="0" w:space="0" w:color="auto"/>
                      </w:divBdr>
                    </w:div>
                  </w:divsChild>
                </w:div>
                <w:div w:id="584581216">
                  <w:marLeft w:val="0"/>
                  <w:marRight w:val="0"/>
                  <w:marTop w:val="0"/>
                  <w:marBottom w:val="0"/>
                  <w:divBdr>
                    <w:top w:val="none" w:sz="0" w:space="0" w:color="auto"/>
                    <w:left w:val="none" w:sz="0" w:space="0" w:color="auto"/>
                    <w:bottom w:val="none" w:sz="0" w:space="0" w:color="auto"/>
                    <w:right w:val="none" w:sz="0" w:space="0" w:color="auto"/>
                  </w:divBdr>
                  <w:divsChild>
                    <w:div w:id="394090189">
                      <w:marLeft w:val="0"/>
                      <w:marRight w:val="0"/>
                      <w:marTop w:val="0"/>
                      <w:marBottom w:val="0"/>
                      <w:divBdr>
                        <w:top w:val="none" w:sz="0" w:space="0" w:color="auto"/>
                        <w:left w:val="none" w:sz="0" w:space="0" w:color="auto"/>
                        <w:bottom w:val="none" w:sz="0" w:space="0" w:color="auto"/>
                        <w:right w:val="none" w:sz="0" w:space="0" w:color="auto"/>
                      </w:divBdr>
                    </w:div>
                  </w:divsChild>
                </w:div>
                <w:div w:id="1148938797">
                  <w:marLeft w:val="0"/>
                  <w:marRight w:val="0"/>
                  <w:marTop w:val="0"/>
                  <w:marBottom w:val="0"/>
                  <w:divBdr>
                    <w:top w:val="none" w:sz="0" w:space="0" w:color="auto"/>
                    <w:left w:val="none" w:sz="0" w:space="0" w:color="auto"/>
                    <w:bottom w:val="none" w:sz="0" w:space="0" w:color="auto"/>
                    <w:right w:val="none" w:sz="0" w:space="0" w:color="auto"/>
                  </w:divBdr>
                </w:div>
                <w:div w:id="20399689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13739402">
          <w:marLeft w:val="0"/>
          <w:marRight w:val="0"/>
          <w:marTop w:val="0"/>
          <w:marBottom w:val="0"/>
          <w:divBdr>
            <w:top w:val="none" w:sz="0" w:space="0" w:color="auto"/>
            <w:left w:val="none" w:sz="0" w:space="0" w:color="auto"/>
            <w:bottom w:val="none" w:sz="0" w:space="0" w:color="auto"/>
            <w:right w:val="none" w:sz="0" w:space="0" w:color="auto"/>
          </w:divBdr>
          <w:divsChild>
            <w:div w:id="2143498363">
              <w:marLeft w:val="-75"/>
              <w:marRight w:val="0"/>
              <w:marTop w:val="30"/>
              <w:marBottom w:val="30"/>
              <w:divBdr>
                <w:top w:val="none" w:sz="0" w:space="0" w:color="auto"/>
                <w:left w:val="none" w:sz="0" w:space="0" w:color="auto"/>
                <w:bottom w:val="none" w:sz="0" w:space="0" w:color="auto"/>
                <w:right w:val="none" w:sz="0" w:space="0" w:color="auto"/>
              </w:divBdr>
              <w:divsChild>
                <w:div w:id="531377786">
                  <w:marLeft w:val="0"/>
                  <w:marRight w:val="0"/>
                  <w:marTop w:val="0"/>
                  <w:marBottom w:val="0"/>
                  <w:divBdr>
                    <w:top w:val="none" w:sz="0" w:space="0" w:color="auto"/>
                    <w:left w:val="none" w:sz="0" w:space="0" w:color="auto"/>
                    <w:bottom w:val="none" w:sz="0" w:space="0" w:color="auto"/>
                    <w:right w:val="none" w:sz="0" w:space="0" w:color="auto"/>
                  </w:divBdr>
                </w:div>
                <w:div w:id="708532331">
                  <w:marLeft w:val="0"/>
                  <w:marRight w:val="0"/>
                  <w:marTop w:val="0"/>
                  <w:marBottom w:val="0"/>
                  <w:divBdr>
                    <w:top w:val="none" w:sz="0" w:space="0" w:color="auto"/>
                    <w:left w:val="none" w:sz="0" w:space="0" w:color="auto"/>
                    <w:bottom w:val="none" w:sz="0" w:space="0" w:color="auto"/>
                    <w:right w:val="none" w:sz="0" w:space="0" w:color="auto"/>
                  </w:divBdr>
                  <w:divsChild>
                    <w:div w:id="123698356">
                      <w:marLeft w:val="0"/>
                      <w:marRight w:val="0"/>
                      <w:marTop w:val="0"/>
                      <w:marBottom w:val="0"/>
                      <w:divBdr>
                        <w:top w:val="none" w:sz="0" w:space="0" w:color="auto"/>
                        <w:left w:val="none" w:sz="0" w:space="0" w:color="auto"/>
                        <w:bottom w:val="none" w:sz="0" w:space="0" w:color="auto"/>
                        <w:right w:val="none" w:sz="0" w:space="0" w:color="auto"/>
                      </w:divBdr>
                    </w:div>
                  </w:divsChild>
                </w:div>
                <w:div w:id="1019089789">
                  <w:marLeft w:val="0"/>
                  <w:marRight w:val="0"/>
                  <w:marTop w:val="0"/>
                  <w:marBottom w:val="0"/>
                  <w:divBdr>
                    <w:top w:val="none" w:sz="0" w:space="0" w:color="auto"/>
                    <w:left w:val="none" w:sz="0" w:space="0" w:color="auto"/>
                    <w:bottom w:val="none" w:sz="0" w:space="0" w:color="auto"/>
                    <w:right w:val="none" w:sz="0" w:space="0" w:color="auto"/>
                  </w:divBdr>
                </w:div>
                <w:div w:id="1870218582">
                  <w:marLeft w:val="0"/>
                  <w:marRight w:val="0"/>
                  <w:marTop w:val="0"/>
                  <w:marBottom w:val="0"/>
                  <w:divBdr>
                    <w:top w:val="none" w:sz="0" w:space="0" w:color="auto"/>
                    <w:left w:val="none" w:sz="0" w:space="0" w:color="auto"/>
                    <w:bottom w:val="none" w:sz="0" w:space="0" w:color="auto"/>
                    <w:right w:val="none" w:sz="0" w:space="0" w:color="auto"/>
                  </w:divBdr>
                  <w:divsChild>
                    <w:div w:id="1994364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71860018">
          <w:marLeft w:val="0"/>
          <w:marRight w:val="0"/>
          <w:marTop w:val="0"/>
          <w:marBottom w:val="0"/>
          <w:divBdr>
            <w:top w:val="none" w:sz="0" w:space="0" w:color="auto"/>
            <w:left w:val="none" w:sz="0" w:space="0" w:color="auto"/>
            <w:bottom w:val="none" w:sz="0" w:space="0" w:color="auto"/>
            <w:right w:val="none" w:sz="0" w:space="0" w:color="auto"/>
          </w:divBdr>
          <w:divsChild>
            <w:div w:id="899440496">
              <w:marLeft w:val="0"/>
              <w:marRight w:val="0"/>
              <w:marTop w:val="0"/>
              <w:marBottom w:val="0"/>
              <w:divBdr>
                <w:top w:val="none" w:sz="0" w:space="0" w:color="auto"/>
                <w:left w:val="none" w:sz="0" w:space="0" w:color="auto"/>
                <w:bottom w:val="none" w:sz="0" w:space="0" w:color="auto"/>
                <w:right w:val="none" w:sz="0" w:space="0" w:color="auto"/>
              </w:divBdr>
            </w:div>
            <w:div w:id="1301957879">
              <w:marLeft w:val="0"/>
              <w:marRight w:val="0"/>
              <w:marTop w:val="0"/>
              <w:marBottom w:val="0"/>
              <w:divBdr>
                <w:top w:val="none" w:sz="0" w:space="0" w:color="auto"/>
                <w:left w:val="none" w:sz="0" w:space="0" w:color="auto"/>
                <w:bottom w:val="none" w:sz="0" w:space="0" w:color="auto"/>
                <w:right w:val="none" w:sz="0" w:space="0" w:color="auto"/>
              </w:divBdr>
            </w:div>
            <w:div w:id="1353457389">
              <w:marLeft w:val="0"/>
              <w:marRight w:val="0"/>
              <w:marTop w:val="0"/>
              <w:marBottom w:val="0"/>
              <w:divBdr>
                <w:top w:val="none" w:sz="0" w:space="0" w:color="auto"/>
                <w:left w:val="none" w:sz="0" w:space="0" w:color="auto"/>
                <w:bottom w:val="none" w:sz="0" w:space="0" w:color="auto"/>
                <w:right w:val="none" w:sz="0" w:space="0" w:color="auto"/>
              </w:divBdr>
            </w:div>
          </w:divsChild>
        </w:div>
        <w:div w:id="1977643355">
          <w:marLeft w:val="0"/>
          <w:marRight w:val="0"/>
          <w:marTop w:val="0"/>
          <w:marBottom w:val="0"/>
          <w:divBdr>
            <w:top w:val="none" w:sz="0" w:space="0" w:color="auto"/>
            <w:left w:val="none" w:sz="0" w:space="0" w:color="auto"/>
            <w:bottom w:val="none" w:sz="0" w:space="0" w:color="auto"/>
            <w:right w:val="none" w:sz="0" w:space="0" w:color="auto"/>
          </w:divBdr>
          <w:divsChild>
            <w:div w:id="2013793914">
              <w:marLeft w:val="-75"/>
              <w:marRight w:val="0"/>
              <w:marTop w:val="30"/>
              <w:marBottom w:val="30"/>
              <w:divBdr>
                <w:top w:val="none" w:sz="0" w:space="0" w:color="auto"/>
                <w:left w:val="none" w:sz="0" w:space="0" w:color="auto"/>
                <w:bottom w:val="none" w:sz="0" w:space="0" w:color="auto"/>
                <w:right w:val="none" w:sz="0" w:space="0" w:color="auto"/>
              </w:divBdr>
              <w:divsChild>
                <w:div w:id="983854563">
                  <w:marLeft w:val="0"/>
                  <w:marRight w:val="0"/>
                  <w:marTop w:val="0"/>
                  <w:marBottom w:val="0"/>
                  <w:divBdr>
                    <w:top w:val="none" w:sz="0" w:space="0" w:color="auto"/>
                    <w:left w:val="none" w:sz="0" w:space="0" w:color="auto"/>
                    <w:bottom w:val="none" w:sz="0" w:space="0" w:color="auto"/>
                    <w:right w:val="none" w:sz="0" w:space="0" w:color="auto"/>
                  </w:divBdr>
                </w:div>
                <w:div w:id="995717713">
                  <w:marLeft w:val="0"/>
                  <w:marRight w:val="0"/>
                  <w:marTop w:val="0"/>
                  <w:marBottom w:val="0"/>
                  <w:divBdr>
                    <w:top w:val="none" w:sz="0" w:space="0" w:color="auto"/>
                    <w:left w:val="none" w:sz="0" w:space="0" w:color="auto"/>
                    <w:bottom w:val="none" w:sz="0" w:space="0" w:color="auto"/>
                    <w:right w:val="none" w:sz="0" w:space="0" w:color="auto"/>
                  </w:divBdr>
                </w:div>
                <w:div w:id="1410884042">
                  <w:marLeft w:val="0"/>
                  <w:marRight w:val="0"/>
                  <w:marTop w:val="0"/>
                  <w:marBottom w:val="0"/>
                  <w:divBdr>
                    <w:top w:val="none" w:sz="0" w:space="0" w:color="auto"/>
                    <w:left w:val="none" w:sz="0" w:space="0" w:color="auto"/>
                    <w:bottom w:val="none" w:sz="0" w:space="0" w:color="auto"/>
                    <w:right w:val="none" w:sz="0" w:space="0" w:color="auto"/>
                  </w:divBdr>
                  <w:divsChild>
                    <w:div w:id="568269608">
                      <w:marLeft w:val="0"/>
                      <w:marRight w:val="0"/>
                      <w:marTop w:val="0"/>
                      <w:marBottom w:val="0"/>
                      <w:divBdr>
                        <w:top w:val="none" w:sz="0" w:space="0" w:color="auto"/>
                        <w:left w:val="none" w:sz="0" w:space="0" w:color="auto"/>
                        <w:bottom w:val="none" w:sz="0" w:space="0" w:color="auto"/>
                        <w:right w:val="none" w:sz="0" w:space="0" w:color="auto"/>
                      </w:divBdr>
                    </w:div>
                  </w:divsChild>
                </w:div>
                <w:div w:id="1854832289">
                  <w:marLeft w:val="0"/>
                  <w:marRight w:val="0"/>
                  <w:marTop w:val="0"/>
                  <w:marBottom w:val="0"/>
                  <w:divBdr>
                    <w:top w:val="none" w:sz="0" w:space="0" w:color="auto"/>
                    <w:left w:val="none" w:sz="0" w:space="0" w:color="auto"/>
                    <w:bottom w:val="none" w:sz="0" w:space="0" w:color="auto"/>
                    <w:right w:val="none" w:sz="0" w:space="0" w:color="auto"/>
                  </w:divBdr>
                  <w:divsChild>
                    <w:div w:id="5547037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80450136">
          <w:marLeft w:val="0"/>
          <w:marRight w:val="0"/>
          <w:marTop w:val="0"/>
          <w:marBottom w:val="0"/>
          <w:divBdr>
            <w:top w:val="none" w:sz="0" w:space="0" w:color="auto"/>
            <w:left w:val="none" w:sz="0" w:space="0" w:color="auto"/>
            <w:bottom w:val="none" w:sz="0" w:space="0" w:color="auto"/>
            <w:right w:val="none" w:sz="0" w:space="0" w:color="auto"/>
          </w:divBdr>
          <w:divsChild>
            <w:div w:id="1884832472">
              <w:marLeft w:val="-75"/>
              <w:marRight w:val="0"/>
              <w:marTop w:val="30"/>
              <w:marBottom w:val="30"/>
              <w:divBdr>
                <w:top w:val="none" w:sz="0" w:space="0" w:color="auto"/>
                <w:left w:val="none" w:sz="0" w:space="0" w:color="auto"/>
                <w:bottom w:val="none" w:sz="0" w:space="0" w:color="auto"/>
                <w:right w:val="none" w:sz="0" w:space="0" w:color="auto"/>
              </w:divBdr>
              <w:divsChild>
                <w:div w:id="172884431">
                  <w:marLeft w:val="0"/>
                  <w:marRight w:val="0"/>
                  <w:marTop w:val="0"/>
                  <w:marBottom w:val="0"/>
                  <w:divBdr>
                    <w:top w:val="none" w:sz="0" w:space="0" w:color="auto"/>
                    <w:left w:val="none" w:sz="0" w:space="0" w:color="auto"/>
                    <w:bottom w:val="none" w:sz="0" w:space="0" w:color="auto"/>
                    <w:right w:val="none" w:sz="0" w:space="0" w:color="auto"/>
                  </w:divBdr>
                  <w:divsChild>
                    <w:div w:id="890383316">
                      <w:marLeft w:val="0"/>
                      <w:marRight w:val="0"/>
                      <w:marTop w:val="0"/>
                      <w:marBottom w:val="0"/>
                      <w:divBdr>
                        <w:top w:val="none" w:sz="0" w:space="0" w:color="auto"/>
                        <w:left w:val="none" w:sz="0" w:space="0" w:color="auto"/>
                        <w:bottom w:val="none" w:sz="0" w:space="0" w:color="auto"/>
                        <w:right w:val="none" w:sz="0" w:space="0" w:color="auto"/>
                      </w:divBdr>
                    </w:div>
                  </w:divsChild>
                </w:div>
                <w:div w:id="615991418">
                  <w:marLeft w:val="0"/>
                  <w:marRight w:val="0"/>
                  <w:marTop w:val="0"/>
                  <w:marBottom w:val="0"/>
                  <w:divBdr>
                    <w:top w:val="none" w:sz="0" w:space="0" w:color="auto"/>
                    <w:left w:val="none" w:sz="0" w:space="0" w:color="auto"/>
                    <w:bottom w:val="none" w:sz="0" w:space="0" w:color="auto"/>
                    <w:right w:val="none" w:sz="0" w:space="0" w:color="auto"/>
                  </w:divBdr>
                  <w:divsChild>
                    <w:div w:id="1541816983">
                      <w:marLeft w:val="0"/>
                      <w:marRight w:val="0"/>
                      <w:marTop w:val="0"/>
                      <w:marBottom w:val="0"/>
                      <w:divBdr>
                        <w:top w:val="none" w:sz="0" w:space="0" w:color="auto"/>
                        <w:left w:val="none" w:sz="0" w:space="0" w:color="auto"/>
                        <w:bottom w:val="none" w:sz="0" w:space="0" w:color="auto"/>
                        <w:right w:val="none" w:sz="0" w:space="0" w:color="auto"/>
                      </w:divBdr>
                    </w:div>
                  </w:divsChild>
                </w:div>
                <w:div w:id="1616983668">
                  <w:marLeft w:val="0"/>
                  <w:marRight w:val="0"/>
                  <w:marTop w:val="0"/>
                  <w:marBottom w:val="0"/>
                  <w:divBdr>
                    <w:top w:val="none" w:sz="0" w:space="0" w:color="auto"/>
                    <w:left w:val="none" w:sz="0" w:space="0" w:color="auto"/>
                    <w:bottom w:val="none" w:sz="0" w:space="0" w:color="auto"/>
                    <w:right w:val="none" w:sz="0" w:space="0" w:color="auto"/>
                  </w:divBdr>
                </w:div>
                <w:div w:id="20060877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45785899">
          <w:marLeft w:val="0"/>
          <w:marRight w:val="0"/>
          <w:marTop w:val="0"/>
          <w:marBottom w:val="0"/>
          <w:divBdr>
            <w:top w:val="none" w:sz="0" w:space="0" w:color="auto"/>
            <w:left w:val="none" w:sz="0" w:space="0" w:color="auto"/>
            <w:bottom w:val="none" w:sz="0" w:space="0" w:color="auto"/>
            <w:right w:val="none" w:sz="0" w:space="0" w:color="auto"/>
          </w:divBdr>
          <w:divsChild>
            <w:div w:id="1086808898">
              <w:marLeft w:val="-75"/>
              <w:marRight w:val="0"/>
              <w:marTop w:val="30"/>
              <w:marBottom w:val="30"/>
              <w:divBdr>
                <w:top w:val="none" w:sz="0" w:space="0" w:color="auto"/>
                <w:left w:val="none" w:sz="0" w:space="0" w:color="auto"/>
                <w:bottom w:val="none" w:sz="0" w:space="0" w:color="auto"/>
                <w:right w:val="none" w:sz="0" w:space="0" w:color="auto"/>
              </w:divBdr>
              <w:divsChild>
                <w:div w:id="122431932">
                  <w:marLeft w:val="0"/>
                  <w:marRight w:val="0"/>
                  <w:marTop w:val="0"/>
                  <w:marBottom w:val="0"/>
                  <w:divBdr>
                    <w:top w:val="none" w:sz="0" w:space="0" w:color="auto"/>
                    <w:left w:val="none" w:sz="0" w:space="0" w:color="auto"/>
                    <w:bottom w:val="none" w:sz="0" w:space="0" w:color="auto"/>
                    <w:right w:val="none" w:sz="0" w:space="0" w:color="auto"/>
                  </w:divBdr>
                  <w:divsChild>
                    <w:div w:id="429812557">
                      <w:marLeft w:val="0"/>
                      <w:marRight w:val="0"/>
                      <w:marTop w:val="0"/>
                      <w:marBottom w:val="0"/>
                      <w:divBdr>
                        <w:top w:val="none" w:sz="0" w:space="0" w:color="auto"/>
                        <w:left w:val="none" w:sz="0" w:space="0" w:color="auto"/>
                        <w:bottom w:val="none" w:sz="0" w:space="0" w:color="auto"/>
                        <w:right w:val="none" w:sz="0" w:space="0" w:color="auto"/>
                      </w:divBdr>
                    </w:div>
                  </w:divsChild>
                </w:div>
                <w:div w:id="324826824">
                  <w:marLeft w:val="0"/>
                  <w:marRight w:val="0"/>
                  <w:marTop w:val="0"/>
                  <w:marBottom w:val="0"/>
                  <w:divBdr>
                    <w:top w:val="none" w:sz="0" w:space="0" w:color="auto"/>
                    <w:left w:val="none" w:sz="0" w:space="0" w:color="auto"/>
                    <w:bottom w:val="none" w:sz="0" w:space="0" w:color="auto"/>
                    <w:right w:val="none" w:sz="0" w:space="0" w:color="auto"/>
                  </w:divBdr>
                </w:div>
                <w:div w:id="675545148">
                  <w:marLeft w:val="0"/>
                  <w:marRight w:val="0"/>
                  <w:marTop w:val="0"/>
                  <w:marBottom w:val="0"/>
                  <w:divBdr>
                    <w:top w:val="none" w:sz="0" w:space="0" w:color="auto"/>
                    <w:left w:val="none" w:sz="0" w:space="0" w:color="auto"/>
                    <w:bottom w:val="none" w:sz="0" w:space="0" w:color="auto"/>
                    <w:right w:val="none" w:sz="0" w:space="0" w:color="auto"/>
                  </w:divBdr>
                  <w:divsChild>
                    <w:div w:id="847446280">
                      <w:marLeft w:val="0"/>
                      <w:marRight w:val="0"/>
                      <w:marTop w:val="0"/>
                      <w:marBottom w:val="0"/>
                      <w:divBdr>
                        <w:top w:val="none" w:sz="0" w:space="0" w:color="auto"/>
                        <w:left w:val="none" w:sz="0" w:space="0" w:color="auto"/>
                        <w:bottom w:val="none" w:sz="0" w:space="0" w:color="auto"/>
                        <w:right w:val="none" w:sz="0" w:space="0" w:color="auto"/>
                      </w:divBdr>
                    </w:div>
                  </w:divsChild>
                </w:div>
                <w:div w:id="12887797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59088380">
          <w:marLeft w:val="0"/>
          <w:marRight w:val="0"/>
          <w:marTop w:val="0"/>
          <w:marBottom w:val="0"/>
          <w:divBdr>
            <w:top w:val="none" w:sz="0" w:space="0" w:color="auto"/>
            <w:left w:val="none" w:sz="0" w:space="0" w:color="auto"/>
            <w:bottom w:val="none" w:sz="0" w:space="0" w:color="auto"/>
            <w:right w:val="none" w:sz="0" w:space="0" w:color="auto"/>
          </w:divBdr>
          <w:divsChild>
            <w:div w:id="1534657996">
              <w:marLeft w:val="-75"/>
              <w:marRight w:val="0"/>
              <w:marTop w:val="30"/>
              <w:marBottom w:val="30"/>
              <w:divBdr>
                <w:top w:val="none" w:sz="0" w:space="0" w:color="auto"/>
                <w:left w:val="none" w:sz="0" w:space="0" w:color="auto"/>
                <w:bottom w:val="none" w:sz="0" w:space="0" w:color="auto"/>
                <w:right w:val="none" w:sz="0" w:space="0" w:color="auto"/>
              </w:divBdr>
              <w:divsChild>
                <w:div w:id="135030205">
                  <w:marLeft w:val="0"/>
                  <w:marRight w:val="0"/>
                  <w:marTop w:val="0"/>
                  <w:marBottom w:val="0"/>
                  <w:divBdr>
                    <w:top w:val="none" w:sz="0" w:space="0" w:color="auto"/>
                    <w:left w:val="none" w:sz="0" w:space="0" w:color="auto"/>
                    <w:bottom w:val="none" w:sz="0" w:space="0" w:color="auto"/>
                    <w:right w:val="none" w:sz="0" w:space="0" w:color="auto"/>
                  </w:divBdr>
                  <w:divsChild>
                    <w:div w:id="637490489">
                      <w:marLeft w:val="0"/>
                      <w:marRight w:val="0"/>
                      <w:marTop w:val="0"/>
                      <w:marBottom w:val="0"/>
                      <w:divBdr>
                        <w:top w:val="none" w:sz="0" w:space="0" w:color="auto"/>
                        <w:left w:val="none" w:sz="0" w:space="0" w:color="auto"/>
                        <w:bottom w:val="none" w:sz="0" w:space="0" w:color="auto"/>
                        <w:right w:val="none" w:sz="0" w:space="0" w:color="auto"/>
                      </w:divBdr>
                    </w:div>
                    <w:div w:id="723412003">
                      <w:marLeft w:val="0"/>
                      <w:marRight w:val="0"/>
                      <w:marTop w:val="0"/>
                      <w:marBottom w:val="0"/>
                      <w:divBdr>
                        <w:top w:val="none" w:sz="0" w:space="0" w:color="auto"/>
                        <w:left w:val="none" w:sz="0" w:space="0" w:color="auto"/>
                        <w:bottom w:val="none" w:sz="0" w:space="0" w:color="auto"/>
                        <w:right w:val="none" w:sz="0" w:space="0" w:color="auto"/>
                      </w:divBdr>
                    </w:div>
                    <w:div w:id="932710584">
                      <w:marLeft w:val="0"/>
                      <w:marRight w:val="0"/>
                      <w:marTop w:val="0"/>
                      <w:marBottom w:val="0"/>
                      <w:divBdr>
                        <w:top w:val="none" w:sz="0" w:space="0" w:color="auto"/>
                        <w:left w:val="none" w:sz="0" w:space="0" w:color="auto"/>
                        <w:bottom w:val="none" w:sz="0" w:space="0" w:color="auto"/>
                        <w:right w:val="none" w:sz="0" w:space="0" w:color="auto"/>
                      </w:divBdr>
                    </w:div>
                    <w:div w:id="1294671161">
                      <w:marLeft w:val="0"/>
                      <w:marRight w:val="0"/>
                      <w:marTop w:val="0"/>
                      <w:marBottom w:val="0"/>
                      <w:divBdr>
                        <w:top w:val="none" w:sz="0" w:space="0" w:color="auto"/>
                        <w:left w:val="none" w:sz="0" w:space="0" w:color="auto"/>
                        <w:bottom w:val="none" w:sz="0" w:space="0" w:color="auto"/>
                        <w:right w:val="none" w:sz="0" w:space="0" w:color="auto"/>
                      </w:divBdr>
                      <w:divsChild>
                        <w:div w:id="667752712">
                          <w:marLeft w:val="0"/>
                          <w:marRight w:val="0"/>
                          <w:marTop w:val="30"/>
                          <w:marBottom w:val="30"/>
                          <w:divBdr>
                            <w:top w:val="none" w:sz="0" w:space="0" w:color="auto"/>
                            <w:left w:val="none" w:sz="0" w:space="0" w:color="auto"/>
                            <w:bottom w:val="none" w:sz="0" w:space="0" w:color="auto"/>
                            <w:right w:val="none" w:sz="0" w:space="0" w:color="auto"/>
                          </w:divBdr>
                          <w:divsChild>
                            <w:div w:id="197394647">
                              <w:marLeft w:val="0"/>
                              <w:marRight w:val="0"/>
                              <w:marTop w:val="0"/>
                              <w:marBottom w:val="0"/>
                              <w:divBdr>
                                <w:top w:val="none" w:sz="0" w:space="0" w:color="auto"/>
                                <w:left w:val="none" w:sz="0" w:space="0" w:color="auto"/>
                                <w:bottom w:val="none" w:sz="0" w:space="0" w:color="auto"/>
                                <w:right w:val="none" w:sz="0" w:space="0" w:color="auto"/>
                              </w:divBdr>
                            </w:div>
                            <w:div w:id="745222122">
                              <w:marLeft w:val="0"/>
                              <w:marRight w:val="0"/>
                              <w:marTop w:val="0"/>
                              <w:marBottom w:val="0"/>
                              <w:divBdr>
                                <w:top w:val="none" w:sz="0" w:space="0" w:color="auto"/>
                                <w:left w:val="none" w:sz="0" w:space="0" w:color="auto"/>
                                <w:bottom w:val="none" w:sz="0" w:space="0" w:color="auto"/>
                                <w:right w:val="none" w:sz="0" w:space="0" w:color="auto"/>
                              </w:divBdr>
                              <w:divsChild>
                                <w:div w:id="203098227">
                                  <w:marLeft w:val="0"/>
                                  <w:marRight w:val="0"/>
                                  <w:marTop w:val="0"/>
                                  <w:marBottom w:val="0"/>
                                  <w:divBdr>
                                    <w:top w:val="none" w:sz="0" w:space="0" w:color="auto"/>
                                    <w:left w:val="none" w:sz="0" w:space="0" w:color="auto"/>
                                    <w:bottom w:val="none" w:sz="0" w:space="0" w:color="auto"/>
                                    <w:right w:val="none" w:sz="0" w:space="0" w:color="auto"/>
                                  </w:divBdr>
                                </w:div>
                              </w:divsChild>
                            </w:div>
                            <w:div w:id="1152647291">
                              <w:marLeft w:val="0"/>
                              <w:marRight w:val="0"/>
                              <w:marTop w:val="0"/>
                              <w:marBottom w:val="0"/>
                              <w:divBdr>
                                <w:top w:val="none" w:sz="0" w:space="0" w:color="auto"/>
                                <w:left w:val="none" w:sz="0" w:space="0" w:color="auto"/>
                                <w:bottom w:val="none" w:sz="0" w:space="0" w:color="auto"/>
                                <w:right w:val="none" w:sz="0" w:space="0" w:color="auto"/>
                              </w:divBdr>
                            </w:div>
                            <w:div w:id="1488128217">
                              <w:marLeft w:val="0"/>
                              <w:marRight w:val="0"/>
                              <w:marTop w:val="0"/>
                              <w:marBottom w:val="0"/>
                              <w:divBdr>
                                <w:top w:val="none" w:sz="0" w:space="0" w:color="auto"/>
                                <w:left w:val="none" w:sz="0" w:space="0" w:color="auto"/>
                                <w:bottom w:val="none" w:sz="0" w:space="0" w:color="auto"/>
                                <w:right w:val="none" w:sz="0" w:space="0" w:color="auto"/>
                              </w:divBdr>
                              <w:divsChild>
                                <w:div w:id="7421434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75106003">
                      <w:marLeft w:val="0"/>
                      <w:marRight w:val="0"/>
                      <w:marTop w:val="0"/>
                      <w:marBottom w:val="0"/>
                      <w:divBdr>
                        <w:top w:val="none" w:sz="0" w:space="0" w:color="auto"/>
                        <w:left w:val="none" w:sz="0" w:space="0" w:color="auto"/>
                        <w:bottom w:val="none" w:sz="0" w:space="0" w:color="auto"/>
                        <w:right w:val="none" w:sz="0" w:space="0" w:color="auto"/>
                      </w:divBdr>
                    </w:div>
                  </w:divsChild>
                </w:div>
                <w:div w:id="837501636">
                  <w:marLeft w:val="0"/>
                  <w:marRight w:val="0"/>
                  <w:marTop w:val="0"/>
                  <w:marBottom w:val="0"/>
                  <w:divBdr>
                    <w:top w:val="none" w:sz="0" w:space="0" w:color="auto"/>
                    <w:left w:val="none" w:sz="0" w:space="0" w:color="auto"/>
                    <w:bottom w:val="none" w:sz="0" w:space="0" w:color="auto"/>
                    <w:right w:val="none" w:sz="0" w:space="0" w:color="auto"/>
                  </w:divBdr>
                  <w:divsChild>
                    <w:div w:id="173960765">
                      <w:marLeft w:val="0"/>
                      <w:marRight w:val="0"/>
                      <w:marTop w:val="0"/>
                      <w:marBottom w:val="0"/>
                      <w:divBdr>
                        <w:top w:val="none" w:sz="0" w:space="0" w:color="auto"/>
                        <w:left w:val="none" w:sz="0" w:space="0" w:color="auto"/>
                        <w:bottom w:val="none" w:sz="0" w:space="0" w:color="auto"/>
                        <w:right w:val="none" w:sz="0" w:space="0" w:color="auto"/>
                      </w:divBdr>
                    </w:div>
                    <w:div w:id="296300397">
                      <w:marLeft w:val="0"/>
                      <w:marRight w:val="0"/>
                      <w:marTop w:val="0"/>
                      <w:marBottom w:val="0"/>
                      <w:divBdr>
                        <w:top w:val="none" w:sz="0" w:space="0" w:color="auto"/>
                        <w:left w:val="none" w:sz="0" w:space="0" w:color="auto"/>
                        <w:bottom w:val="none" w:sz="0" w:space="0" w:color="auto"/>
                        <w:right w:val="none" w:sz="0" w:space="0" w:color="auto"/>
                      </w:divBdr>
                    </w:div>
                    <w:div w:id="920991007">
                      <w:marLeft w:val="0"/>
                      <w:marRight w:val="0"/>
                      <w:marTop w:val="0"/>
                      <w:marBottom w:val="0"/>
                      <w:divBdr>
                        <w:top w:val="none" w:sz="0" w:space="0" w:color="auto"/>
                        <w:left w:val="none" w:sz="0" w:space="0" w:color="auto"/>
                        <w:bottom w:val="none" w:sz="0" w:space="0" w:color="auto"/>
                        <w:right w:val="none" w:sz="0" w:space="0" w:color="auto"/>
                      </w:divBdr>
                    </w:div>
                    <w:div w:id="1585532895">
                      <w:marLeft w:val="0"/>
                      <w:marRight w:val="0"/>
                      <w:marTop w:val="0"/>
                      <w:marBottom w:val="0"/>
                      <w:divBdr>
                        <w:top w:val="none" w:sz="0" w:space="0" w:color="auto"/>
                        <w:left w:val="none" w:sz="0" w:space="0" w:color="auto"/>
                        <w:bottom w:val="none" w:sz="0" w:space="0" w:color="auto"/>
                        <w:right w:val="none" w:sz="0" w:space="0" w:color="auto"/>
                      </w:divBdr>
                      <w:divsChild>
                        <w:div w:id="1381633918">
                          <w:marLeft w:val="0"/>
                          <w:marRight w:val="0"/>
                          <w:marTop w:val="30"/>
                          <w:marBottom w:val="30"/>
                          <w:divBdr>
                            <w:top w:val="none" w:sz="0" w:space="0" w:color="auto"/>
                            <w:left w:val="none" w:sz="0" w:space="0" w:color="auto"/>
                            <w:bottom w:val="none" w:sz="0" w:space="0" w:color="auto"/>
                            <w:right w:val="none" w:sz="0" w:space="0" w:color="auto"/>
                          </w:divBdr>
                          <w:divsChild>
                            <w:div w:id="249898090">
                              <w:marLeft w:val="0"/>
                              <w:marRight w:val="0"/>
                              <w:marTop w:val="0"/>
                              <w:marBottom w:val="0"/>
                              <w:divBdr>
                                <w:top w:val="none" w:sz="0" w:space="0" w:color="auto"/>
                                <w:left w:val="none" w:sz="0" w:space="0" w:color="auto"/>
                                <w:bottom w:val="none" w:sz="0" w:space="0" w:color="auto"/>
                                <w:right w:val="none" w:sz="0" w:space="0" w:color="auto"/>
                              </w:divBdr>
                            </w:div>
                            <w:div w:id="421922988">
                              <w:marLeft w:val="0"/>
                              <w:marRight w:val="0"/>
                              <w:marTop w:val="0"/>
                              <w:marBottom w:val="0"/>
                              <w:divBdr>
                                <w:top w:val="none" w:sz="0" w:space="0" w:color="auto"/>
                                <w:left w:val="none" w:sz="0" w:space="0" w:color="auto"/>
                                <w:bottom w:val="none" w:sz="0" w:space="0" w:color="auto"/>
                                <w:right w:val="none" w:sz="0" w:space="0" w:color="auto"/>
                              </w:divBdr>
                              <w:divsChild>
                                <w:div w:id="1636523205">
                                  <w:marLeft w:val="0"/>
                                  <w:marRight w:val="0"/>
                                  <w:marTop w:val="0"/>
                                  <w:marBottom w:val="0"/>
                                  <w:divBdr>
                                    <w:top w:val="none" w:sz="0" w:space="0" w:color="auto"/>
                                    <w:left w:val="none" w:sz="0" w:space="0" w:color="auto"/>
                                    <w:bottom w:val="none" w:sz="0" w:space="0" w:color="auto"/>
                                    <w:right w:val="none" w:sz="0" w:space="0" w:color="auto"/>
                                  </w:divBdr>
                                </w:div>
                              </w:divsChild>
                            </w:div>
                            <w:div w:id="818115685">
                              <w:marLeft w:val="0"/>
                              <w:marRight w:val="0"/>
                              <w:marTop w:val="0"/>
                              <w:marBottom w:val="0"/>
                              <w:divBdr>
                                <w:top w:val="none" w:sz="0" w:space="0" w:color="auto"/>
                                <w:left w:val="none" w:sz="0" w:space="0" w:color="auto"/>
                                <w:bottom w:val="none" w:sz="0" w:space="0" w:color="auto"/>
                                <w:right w:val="none" w:sz="0" w:space="0" w:color="auto"/>
                              </w:divBdr>
                              <w:divsChild>
                                <w:div w:id="830559249">
                                  <w:marLeft w:val="0"/>
                                  <w:marRight w:val="0"/>
                                  <w:marTop w:val="0"/>
                                  <w:marBottom w:val="0"/>
                                  <w:divBdr>
                                    <w:top w:val="none" w:sz="0" w:space="0" w:color="auto"/>
                                    <w:left w:val="none" w:sz="0" w:space="0" w:color="auto"/>
                                    <w:bottom w:val="none" w:sz="0" w:space="0" w:color="auto"/>
                                    <w:right w:val="none" w:sz="0" w:space="0" w:color="auto"/>
                                  </w:divBdr>
                                </w:div>
                              </w:divsChild>
                            </w:div>
                            <w:div w:id="20147941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69559251">
                      <w:marLeft w:val="0"/>
                      <w:marRight w:val="0"/>
                      <w:marTop w:val="0"/>
                      <w:marBottom w:val="0"/>
                      <w:divBdr>
                        <w:top w:val="none" w:sz="0" w:space="0" w:color="auto"/>
                        <w:left w:val="none" w:sz="0" w:space="0" w:color="auto"/>
                        <w:bottom w:val="none" w:sz="0" w:space="0" w:color="auto"/>
                        <w:right w:val="none" w:sz="0" w:space="0" w:color="auto"/>
                      </w:divBdr>
                    </w:div>
                  </w:divsChild>
                </w:div>
                <w:div w:id="952712950">
                  <w:marLeft w:val="0"/>
                  <w:marRight w:val="0"/>
                  <w:marTop w:val="0"/>
                  <w:marBottom w:val="0"/>
                  <w:divBdr>
                    <w:top w:val="none" w:sz="0" w:space="0" w:color="auto"/>
                    <w:left w:val="none" w:sz="0" w:space="0" w:color="auto"/>
                    <w:bottom w:val="none" w:sz="0" w:space="0" w:color="auto"/>
                    <w:right w:val="none" w:sz="0" w:space="0" w:color="auto"/>
                  </w:divBdr>
                  <w:divsChild>
                    <w:div w:id="441731285">
                      <w:marLeft w:val="0"/>
                      <w:marRight w:val="0"/>
                      <w:marTop w:val="0"/>
                      <w:marBottom w:val="0"/>
                      <w:divBdr>
                        <w:top w:val="none" w:sz="0" w:space="0" w:color="auto"/>
                        <w:left w:val="none" w:sz="0" w:space="0" w:color="auto"/>
                        <w:bottom w:val="none" w:sz="0" w:space="0" w:color="auto"/>
                        <w:right w:val="none" w:sz="0" w:space="0" w:color="auto"/>
                      </w:divBdr>
                      <w:divsChild>
                        <w:div w:id="1437946383">
                          <w:marLeft w:val="0"/>
                          <w:marRight w:val="0"/>
                          <w:marTop w:val="30"/>
                          <w:marBottom w:val="30"/>
                          <w:divBdr>
                            <w:top w:val="none" w:sz="0" w:space="0" w:color="auto"/>
                            <w:left w:val="none" w:sz="0" w:space="0" w:color="auto"/>
                            <w:bottom w:val="none" w:sz="0" w:space="0" w:color="auto"/>
                            <w:right w:val="none" w:sz="0" w:space="0" w:color="auto"/>
                          </w:divBdr>
                          <w:divsChild>
                            <w:div w:id="303655868">
                              <w:marLeft w:val="0"/>
                              <w:marRight w:val="0"/>
                              <w:marTop w:val="0"/>
                              <w:marBottom w:val="0"/>
                              <w:divBdr>
                                <w:top w:val="none" w:sz="0" w:space="0" w:color="auto"/>
                                <w:left w:val="none" w:sz="0" w:space="0" w:color="auto"/>
                                <w:bottom w:val="none" w:sz="0" w:space="0" w:color="auto"/>
                                <w:right w:val="none" w:sz="0" w:space="0" w:color="auto"/>
                              </w:divBdr>
                              <w:divsChild>
                                <w:div w:id="1523132069">
                                  <w:marLeft w:val="0"/>
                                  <w:marRight w:val="0"/>
                                  <w:marTop w:val="0"/>
                                  <w:marBottom w:val="0"/>
                                  <w:divBdr>
                                    <w:top w:val="none" w:sz="0" w:space="0" w:color="auto"/>
                                    <w:left w:val="none" w:sz="0" w:space="0" w:color="auto"/>
                                    <w:bottom w:val="none" w:sz="0" w:space="0" w:color="auto"/>
                                    <w:right w:val="none" w:sz="0" w:space="0" w:color="auto"/>
                                  </w:divBdr>
                                </w:div>
                              </w:divsChild>
                            </w:div>
                            <w:div w:id="868833038">
                              <w:marLeft w:val="0"/>
                              <w:marRight w:val="0"/>
                              <w:marTop w:val="0"/>
                              <w:marBottom w:val="0"/>
                              <w:divBdr>
                                <w:top w:val="none" w:sz="0" w:space="0" w:color="auto"/>
                                <w:left w:val="none" w:sz="0" w:space="0" w:color="auto"/>
                                <w:bottom w:val="none" w:sz="0" w:space="0" w:color="auto"/>
                                <w:right w:val="none" w:sz="0" w:space="0" w:color="auto"/>
                              </w:divBdr>
                              <w:divsChild>
                                <w:div w:id="169149024">
                                  <w:marLeft w:val="0"/>
                                  <w:marRight w:val="0"/>
                                  <w:marTop w:val="0"/>
                                  <w:marBottom w:val="0"/>
                                  <w:divBdr>
                                    <w:top w:val="none" w:sz="0" w:space="0" w:color="auto"/>
                                    <w:left w:val="none" w:sz="0" w:space="0" w:color="auto"/>
                                    <w:bottom w:val="none" w:sz="0" w:space="0" w:color="auto"/>
                                    <w:right w:val="none" w:sz="0" w:space="0" w:color="auto"/>
                                  </w:divBdr>
                                </w:div>
                              </w:divsChild>
                            </w:div>
                            <w:div w:id="892814883">
                              <w:marLeft w:val="0"/>
                              <w:marRight w:val="0"/>
                              <w:marTop w:val="0"/>
                              <w:marBottom w:val="0"/>
                              <w:divBdr>
                                <w:top w:val="none" w:sz="0" w:space="0" w:color="auto"/>
                                <w:left w:val="none" w:sz="0" w:space="0" w:color="auto"/>
                                <w:bottom w:val="none" w:sz="0" w:space="0" w:color="auto"/>
                                <w:right w:val="none" w:sz="0" w:space="0" w:color="auto"/>
                              </w:divBdr>
                            </w:div>
                            <w:div w:id="13543097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26672063">
                      <w:marLeft w:val="0"/>
                      <w:marRight w:val="0"/>
                      <w:marTop w:val="0"/>
                      <w:marBottom w:val="0"/>
                      <w:divBdr>
                        <w:top w:val="none" w:sz="0" w:space="0" w:color="auto"/>
                        <w:left w:val="none" w:sz="0" w:space="0" w:color="auto"/>
                        <w:bottom w:val="none" w:sz="0" w:space="0" w:color="auto"/>
                        <w:right w:val="none" w:sz="0" w:space="0" w:color="auto"/>
                      </w:divBdr>
                    </w:div>
                    <w:div w:id="973949379">
                      <w:marLeft w:val="0"/>
                      <w:marRight w:val="0"/>
                      <w:marTop w:val="0"/>
                      <w:marBottom w:val="0"/>
                      <w:divBdr>
                        <w:top w:val="none" w:sz="0" w:space="0" w:color="auto"/>
                        <w:left w:val="none" w:sz="0" w:space="0" w:color="auto"/>
                        <w:bottom w:val="none" w:sz="0" w:space="0" w:color="auto"/>
                        <w:right w:val="none" w:sz="0" w:space="0" w:color="auto"/>
                      </w:divBdr>
                    </w:div>
                    <w:div w:id="1037513993">
                      <w:marLeft w:val="0"/>
                      <w:marRight w:val="0"/>
                      <w:marTop w:val="0"/>
                      <w:marBottom w:val="0"/>
                      <w:divBdr>
                        <w:top w:val="none" w:sz="0" w:space="0" w:color="auto"/>
                        <w:left w:val="none" w:sz="0" w:space="0" w:color="auto"/>
                        <w:bottom w:val="none" w:sz="0" w:space="0" w:color="auto"/>
                        <w:right w:val="none" w:sz="0" w:space="0" w:color="auto"/>
                      </w:divBdr>
                    </w:div>
                    <w:div w:id="1821195156">
                      <w:marLeft w:val="0"/>
                      <w:marRight w:val="0"/>
                      <w:marTop w:val="0"/>
                      <w:marBottom w:val="0"/>
                      <w:divBdr>
                        <w:top w:val="none" w:sz="0" w:space="0" w:color="auto"/>
                        <w:left w:val="none" w:sz="0" w:space="0" w:color="auto"/>
                        <w:bottom w:val="none" w:sz="0" w:space="0" w:color="auto"/>
                        <w:right w:val="none" w:sz="0" w:space="0" w:color="auto"/>
                      </w:divBdr>
                    </w:div>
                  </w:divsChild>
                </w:div>
                <w:div w:id="1188982954">
                  <w:marLeft w:val="0"/>
                  <w:marRight w:val="0"/>
                  <w:marTop w:val="0"/>
                  <w:marBottom w:val="0"/>
                  <w:divBdr>
                    <w:top w:val="none" w:sz="0" w:space="0" w:color="auto"/>
                    <w:left w:val="none" w:sz="0" w:space="0" w:color="auto"/>
                    <w:bottom w:val="none" w:sz="0" w:space="0" w:color="auto"/>
                    <w:right w:val="none" w:sz="0" w:space="0" w:color="auto"/>
                  </w:divBdr>
                  <w:divsChild>
                    <w:div w:id="53507425">
                      <w:marLeft w:val="0"/>
                      <w:marRight w:val="0"/>
                      <w:marTop w:val="0"/>
                      <w:marBottom w:val="0"/>
                      <w:divBdr>
                        <w:top w:val="none" w:sz="0" w:space="0" w:color="auto"/>
                        <w:left w:val="none" w:sz="0" w:space="0" w:color="auto"/>
                        <w:bottom w:val="none" w:sz="0" w:space="0" w:color="auto"/>
                        <w:right w:val="none" w:sz="0" w:space="0" w:color="auto"/>
                      </w:divBdr>
                    </w:div>
                    <w:div w:id="125054968">
                      <w:marLeft w:val="0"/>
                      <w:marRight w:val="0"/>
                      <w:marTop w:val="0"/>
                      <w:marBottom w:val="0"/>
                      <w:divBdr>
                        <w:top w:val="none" w:sz="0" w:space="0" w:color="auto"/>
                        <w:left w:val="none" w:sz="0" w:space="0" w:color="auto"/>
                        <w:bottom w:val="none" w:sz="0" w:space="0" w:color="auto"/>
                        <w:right w:val="none" w:sz="0" w:space="0" w:color="auto"/>
                      </w:divBdr>
                    </w:div>
                    <w:div w:id="139883883">
                      <w:marLeft w:val="0"/>
                      <w:marRight w:val="0"/>
                      <w:marTop w:val="0"/>
                      <w:marBottom w:val="0"/>
                      <w:divBdr>
                        <w:top w:val="none" w:sz="0" w:space="0" w:color="auto"/>
                        <w:left w:val="none" w:sz="0" w:space="0" w:color="auto"/>
                        <w:bottom w:val="none" w:sz="0" w:space="0" w:color="auto"/>
                        <w:right w:val="none" w:sz="0" w:space="0" w:color="auto"/>
                      </w:divBdr>
                    </w:div>
                    <w:div w:id="150602308">
                      <w:marLeft w:val="0"/>
                      <w:marRight w:val="0"/>
                      <w:marTop w:val="0"/>
                      <w:marBottom w:val="0"/>
                      <w:divBdr>
                        <w:top w:val="none" w:sz="0" w:space="0" w:color="auto"/>
                        <w:left w:val="none" w:sz="0" w:space="0" w:color="auto"/>
                        <w:bottom w:val="none" w:sz="0" w:space="0" w:color="auto"/>
                        <w:right w:val="none" w:sz="0" w:space="0" w:color="auto"/>
                      </w:divBdr>
                    </w:div>
                    <w:div w:id="228082757">
                      <w:marLeft w:val="0"/>
                      <w:marRight w:val="0"/>
                      <w:marTop w:val="0"/>
                      <w:marBottom w:val="0"/>
                      <w:divBdr>
                        <w:top w:val="none" w:sz="0" w:space="0" w:color="auto"/>
                        <w:left w:val="none" w:sz="0" w:space="0" w:color="auto"/>
                        <w:bottom w:val="none" w:sz="0" w:space="0" w:color="auto"/>
                        <w:right w:val="none" w:sz="0" w:space="0" w:color="auto"/>
                      </w:divBdr>
                    </w:div>
                    <w:div w:id="334379995">
                      <w:marLeft w:val="0"/>
                      <w:marRight w:val="0"/>
                      <w:marTop w:val="0"/>
                      <w:marBottom w:val="0"/>
                      <w:divBdr>
                        <w:top w:val="none" w:sz="0" w:space="0" w:color="auto"/>
                        <w:left w:val="none" w:sz="0" w:space="0" w:color="auto"/>
                        <w:bottom w:val="none" w:sz="0" w:space="0" w:color="auto"/>
                        <w:right w:val="none" w:sz="0" w:space="0" w:color="auto"/>
                      </w:divBdr>
                      <w:divsChild>
                        <w:div w:id="792987098">
                          <w:marLeft w:val="0"/>
                          <w:marRight w:val="0"/>
                          <w:marTop w:val="30"/>
                          <w:marBottom w:val="30"/>
                          <w:divBdr>
                            <w:top w:val="none" w:sz="0" w:space="0" w:color="auto"/>
                            <w:left w:val="none" w:sz="0" w:space="0" w:color="auto"/>
                            <w:bottom w:val="none" w:sz="0" w:space="0" w:color="auto"/>
                            <w:right w:val="none" w:sz="0" w:space="0" w:color="auto"/>
                          </w:divBdr>
                          <w:divsChild>
                            <w:div w:id="221719287">
                              <w:marLeft w:val="0"/>
                              <w:marRight w:val="0"/>
                              <w:marTop w:val="0"/>
                              <w:marBottom w:val="0"/>
                              <w:divBdr>
                                <w:top w:val="none" w:sz="0" w:space="0" w:color="auto"/>
                                <w:left w:val="none" w:sz="0" w:space="0" w:color="auto"/>
                                <w:bottom w:val="none" w:sz="0" w:space="0" w:color="auto"/>
                                <w:right w:val="none" w:sz="0" w:space="0" w:color="auto"/>
                              </w:divBdr>
                            </w:div>
                            <w:div w:id="306127477">
                              <w:marLeft w:val="0"/>
                              <w:marRight w:val="0"/>
                              <w:marTop w:val="0"/>
                              <w:marBottom w:val="0"/>
                              <w:divBdr>
                                <w:top w:val="none" w:sz="0" w:space="0" w:color="auto"/>
                                <w:left w:val="none" w:sz="0" w:space="0" w:color="auto"/>
                                <w:bottom w:val="none" w:sz="0" w:space="0" w:color="auto"/>
                                <w:right w:val="none" w:sz="0" w:space="0" w:color="auto"/>
                              </w:divBdr>
                            </w:div>
                            <w:div w:id="615258652">
                              <w:marLeft w:val="0"/>
                              <w:marRight w:val="0"/>
                              <w:marTop w:val="0"/>
                              <w:marBottom w:val="0"/>
                              <w:divBdr>
                                <w:top w:val="none" w:sz="0" w:space="0" w:color="auto"/>
                                <w:left w:val="none" w:sz="0" w:space="0" w:color="auto"/>
                                <w:bottom w:val="none" w:sz="0" w:space="0" w:color="auto"/>
                                <w:right w:val="none" w:sz="0" w:space="0" w:color="auto"/>
                              </w:divBdr>
                              <w:divsChild>
                                <w:div w:id="1751734676">
                                  <w:marLeft w:val="0"/>
                                  <w:marRight w:val="0"/>
                                  <w:marTop w:val="0"/>
                                  <w:marBottom w:val="0"/>
                                  <w:divBdr>
                                    <w:top w:val="none" w:sz="0" w:space="0" w:color="auto"/>
                                    <w:left w:val="none" w:sz="0" w:space="0" w:color="auto"/>
                                    <w:bottom w:val="none" w:sz="0" w:space="0" w:color="auto"/>
                                    <w:right w:val="none" w:sz="0" w:space="0" w:color="auto"/>
                                  </w:divBdr>
                                </w:div>
                              </w:divsChild>
                            </w:div>
                            <w:div w:id="749077848">
                              <w:marLeft w:val="0"/>
                              <w:marRight w:val="0"/>
                              <w:marTop w:val="0"/>
                              <w:marBottom w:val="0"/>
                              <w:divBdr>
                                <w:top w:val="none" w:sz="0" w:space="0" w:color="auto"/>
                                <w:left w:val="none" w:sz="0" w:space="0" w:color="auto"/>
                                <w:bottom w:val="none" w:sz="0" w:space="0" w:color="auto"/>
                                <w:right w:val="none" w:sz="0" w:space="0" w:color="auto"/>
                              </w:divBdr>
                              <w:divsChild>
                                <w:div w:id="6395731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85951125">
                      <w:marLeft w:val="0"/>
                      <w:marRight w:val="0"/>
                      <w:marTop w:val="0"/>
                      <w:marBottom w:val="0"/>
                      <w:divBdr>
                        <w:top w:val="none" w:sz="0" w:space="0" w:color="auto"/>
                        <w:left w:val="none" w:sz="0" w:space="0" w:color="auto"/>
                        <w:bottom w:val="none" w:sz="0" w:space="0" w:color="auto"/>
                        <w:right w:val="none" w:sz="0" w:space="0" w:color="auto"/>
                      </w:divBdr>
                    </w:div>
                    <w:div w:id="400448314">
                      <w:marLeft w:val="0"/>
                      <w:marRight w:val="0"/>
                      <w:marTop w:val="0"/>
                      <w:marBottom w:val="0"/>
                      <w:divBdr>
                        <w:top w:val="none" w:sz="0" w:space="0" w:color="auto"/>
                        <w:left w:val="none" w:sz="0" w:space="0" w:color="auto"/>
                        <w:bottom w:val="none" w:sz="0" w:space="0" w:color="auto"/>
                        <w:right w:val="none" w:sz="0" w:space="0" w:color="auto"/>
                      </w:divBdr>
                    </w:div>
                    <w:div w:id="488910125">
                      <w:marLeft w:val="0"/>
                      <w:marRight w:val="0"/>
                      <w:marTop w:val="0"/>
                      <w:marBottom w:val="0"/>
                      <w:divBdr>
                        <w:top w:val="none" w:sz="0" w:space="0" w:color="auto"/>
                        <w:left w:val="none" w:sz="0" w:space="0" w:color="auto"/>
                        <w:bottom w:val="none" w:sz="0" w:space="0" w:color="auto"/>
                        <w:right w:val="none" w:sz="0" w:space="0" w:color="auto"/>
                      </w:divBdr>
                      <w:divsChild>
                        <w:div w:id="434591551">
                          <w:marLeft w:val="0"/>
                          <w:marRight w:val="0"/>
                          <w:marTop w:val="30"/>
                          <w:marBottom w:val="30"/>
                          <w:divBdr>
                            <w:top w:val="none" w:sz="0" w:space="0" w:color="auto"/>
                            <w:left w:val="none" w:sz="0" w:space="0" w:color="auto"/>
                            <w:bottom w:val="none" w:sz="0" w:space="0" w:color="auto"/>
                            <w:right w:val="none" w:sz="0" w:space="0" w:color="auto"/>
                          </w:divBdr>
                          <w:divsChild>
                            <w:div w:id="201600132">
                              <w:marLeft w:val="0"/>
                              <w:marRight w:val="0"/>
                              <w:marTop w:val="0"/>
                              <w:marBottom w:val="0"/>
                              <w:divBdr>
                                <w:top w:val="none" w:sz="0" w:space="0" w:color="auto"/>
                                <w:left w:val="none" w:sz="0" w:space="0" w:color="auto"/>
                                <w:bottom w:val="none" w:sz="0" w:space="0" w:color="auto"/>
                                <w:right w:val="none" w:sz="0" w:space="0" w:color="auto"/>
                              </w:divBdr>
                              <w:divsChild>
                                <w:div w:id="1457334969">
                                  <w:marLeft w:val="0"/>
                                  <w:marRight w:val="0"/>
                                  <w:marTop w:val="0"/>
                                  <w:marBottom w:val="0"/>
                                  <w:divBdr>
                                    <w:top w:val="none" w:sz="0" w:space="0" w:color="auto"/>
                                    <w:left w:val="none" w:sz="0" w:space="0" w:color="auto"/>
                                    <w:bottom w:val="none" w:sz="0" w:space="0" w:color="auto"/>
                                    <w:right w:val="none" w:sz="0" w:space="0" w:color="auto"/>
                                  </w:divBdr>
                                </w:div>
                              </w:divsChild>
                            </w:div>
                            <w:div w:id="859860155">
                              <w:marLeft w:val="0"/>
                              <w:marRight w:val="0"/>
                              <w:marTop w:val="0"/>
                              <w:marBottom w:val="0"/>
                              <w:divBdr>
                                <w:top w:val="none" w:sz="0" w:space="0" w:color="auto"/>
                                <w:left w:val="none" w:sz="0" w:space="0" w:color="auto"/>
                                <w:bottom w:val="none" w:sz="0" w:space="0" w:color="auto"/>
                                <w:right w:val="none" w:sz="0" w:space="0" w:color="auto"/>
                              </w:divBdr>
                              <w:divsChild>
                                <w:div w:id="1698309924">
                                  <w:marLeft w:val="0"/>
                                  <w:marRight w:val="0"/>
                                  <w:marTop w:val="0"/>
                                  <w:marBottom w:val="0"/>
                                  <w:divBdr>
                                    <w:top w:val="none" w:sz="0" w:space="0" w:color="auto"/>
                                    <w:left w:val="none" w:sz="0" w:space="0" w:color="auto"/>
                                    <w:bottom w:val="none" w:sz="0" w:space="0" w:color="auto"/>
                                    <w:right w:val="none" w:sz="0" w:space="0" w:color="auto"/>
                                  </w:divBdr>
                                </w:div>
                              </w:divsChild>
                            </w:div>
                            <w:div w:id="1214343453">
                              <w:marLeft w:val="0"/>
                              <w:marRight w:val="0"/>
                              <w:marTop w:val="0"/>
                              <w:marBottom w:val="0"/>
                              <w:divBdr>
                                <w:top w:val="none" w:sz="0" w:space="0" w:color="auto"/>
                                <w:left w:val="none" w:sz="0" w:space="0" w:color="auto"/>
                                <w:bottom w:val="none" w:sz="0" w:space="0" w:color="auto"/>
                                <w:right w:val="none" w:sz="0" w:space="0" w:color="auto"/>
                              </w:divBdr>
                            </w:div>
                            <w:div w:id="13110539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95146037">
                      <w:marLeft w:val="0"/>
                      <w:marRight w:val="0"/>
                      <w:marTop w:val="0"/>
                      <w:marBottom w:val="0"/>
                      <w:divBdr>
                        <w:top w:val="none" w:sz="0" w:space="0" w:color="auto"/>
                        <w:left w:val="none" w:sz="0" w:space="0" w:color="auto"/>
                        <w:bottom w:val="none" w:sz="0" w:space="0" w:color="auto"/>
                        <w:right w:val="none" w:sz="0" w:space="0" w:color="auto"/>
                      </w:divBdr>
                      <w:divsChild>
                        <w:div w:id="1695765944">
                          <w:marLeft w:val="0"/>
                          <w:marRight w:val="0"/>
                          <w:marTop w:val="30"/>
                          <w:marBottom w:val="30"/>
                          <w:divBdr>
                            <w:top w:val="none" w:sz="0" w:space="0" w:color="auto"/>
                            <w:left w:val="none" w:sz="0" w:space="0" w:color="auto"/>
                            <w:bottom w:val="none" w:sz="0" w:space="0" w:color="auto"/>
                            <w:right w:val="none" w:sz="0" w:space="0" w:color="auto"/>
                          </w:divBdr>
                          <w:divsChild>
                            <w:div w:id="2979956">
                              <w:marLeft w:val="0"/>
                              <w:marRight w:val="0"/>
                              <w:marTop w:val="0"/>
                              <w:marBottom w:val="0"/>
                              <w:divBdr>
                                <w:top w:val="none" w:sz="0" w:space="0" w:color="auto"/>
                                <w:left w:val="none" w:sz="0" w:space="0" w:color="auto"/>
                                <w:bottom w:val="none" w:sz="0" w:space="0" w:color="auto"/>
                                <w:right w:val="none" w:sz="0" w:space="0" w:color="auto"/>
                              </w:divBdr>
                              <w:divsChild>
                                <w:div w:id="1403333575">
                                  <w:marLeft w:val="0"/>
                                  <w:marRight w:val="0"/>
                                  <w:marTop w:val="0"/>
                                  <w:marBottom w:val="0"/>
                                  <w:divBdr>
                                    <w:top w:val="none" w:sz="0" w:space="0" w:color="auto"/>
                                    <w:left w:val="none" w:sz="0" w:space="0" w:color="auto"/>
                                    <w:bottom w:val="none" w:sz="0" w:space="0" w:color="auto"/>
                                    <w:right w:val="none" w:sz="0" w:space="0" w:color="auto"/>
                                  </w:divBdr>
                                </w:div>
                              </w:divsChild>
                            </w:div>
                            <w:div w:id="558907882">
                              <w:marLeft w:val="0"/>
                              <w:marRight w:val="0"/>
                              <w:marTop w:val="0"/>
                              <w:marBottom w:val="0"/>
                              <w:divBdr>
                                <w:top w:val="none" w:sz="0" w:space="0" w:color="auto"/>
                                <w:left w:val="none" w:sz="0" w:space="0" w:color="auto"/>
                                <w:bottom w:val="none" w:sz="0" w:space="0" w:color="auto"/>
                                <w:right w:val="none" w:sz="0" w:space="0" w:color="auto"/>
                              </w:divBdr>
                            </w:div>
                            <w:div w:id="719788129">
                              <w:marLeft w:val="0"/>
                              <w:marRight w:val="0"/>
                              <w:marTop w:val="0"/>
                              <w:marBottom w:val="0"/>
                              <w:divBdr>
                                <w:top w:val="none" w:sz="0" w:space="0" w:color="auto"/>
                                <w:left w:val="none" w:sz="0" w:space="0" w:color="auto"/>
                                <w:bottom w:val="none" w:sz="0" w:space="0" w:color="auto"/>
                                <w:right w:val="none" w:sz="0" w:space="0" w:color="auto"/>
                              </w:divBdr>
                            </w:div>
                            <w:div w:id="1481340622">
                              <w:marLeft w:val="0"/>
                              <w:marRight w:val="0"/>
                              <w:marTop w:val="0"/>
                              <w:marBottom w:val="0"/>
                              <w:divBdr>
                                <w:top w:val="none" w:sz="0" w:space="0" w:color="auto"/>
                                <w:left w:val="none" w:sz="0" w:space="0" w:color="auto"/>
                                <w:bottom w:val="none" w:sz="0" w:space="0" w:color="auto"/>
                                <w:right w:val="none" w:sz="0" w:space="0" w:color="auto"/>
                              </w:divBdr>
                              <w:divsChild>
                                <w:div w:id="3980908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70584458">
                      <w:marLeft w:val="0"/>
                      <w:marRight w:val="0"/>
                      <w:marTop w:val="0"/>
                      <w:marBottom w:val="0"/>
                      <w:divBdr>
                        <w:top w:val="none" w:sz="0" w:space="0" w:color="auto"/>
                        <w:left w:val="none" w:sz="0" w:space="0" w:color="auto"/>
                        <w:bottom w:val="none" w:sz="0" w:space="0" w:color="auto"/>
                        <w:right w:val="none" w:sz="0" w:space="0" w:color="auto"/>
                      </w:divBdr>
                      <w:divsChild>
                        <w:div w:id="122650437">
                          <w:marLeft w:val="0"/>
                          <w:marRight w:val="0"/>
                          <w:marTop w:val="30"/>
                          <w:marBottom w:val="30"/>
                          <w:divBdr>
                            <w:top w:val="none" w:sz="0" w:space="0" w:color="auto"/>
                            <w:left w:val="none" w:sz="0" w:space="0" w:color="auto"/>
                            <w:bottom w:val="none" w:sz="0" w:space="0" w:color="auto"/>
                            <w:right w:val="none" w:sz="0" w:space="0" w:color="auto"/>
                          </w:divBdr>
                          <w:divsChild>
                            <w:div w:id="362171050">
                              <w:marLeft w:val="0"/>
                              <w:marRight w:val="0"/>
                              <w:marTop w:val="0"/>
                              <w:marBottom w:val="0"/>
                              <w:divBdr>
                                <w:top w:val="none" w:sz="0" w:space="0" w:color="auto"/>
                                <w:left w:val="none" w:sz="0" w:space="0" w:color="auto"/>
                                <w:bottom w:val="none" w:sz="0" w:space="0" w:color="auto"/>
                                <w:right w:val="none" w:sz="0" w:space="0" w:color="auto"/>
                              </w:divBdr>
                              <w:divsChild>
                                <w:div w:id="946041467">
                                  <w:marLeft w:val="0"/>
                                  <w:marRight w:val="0"/>
                                  <w:marTop w:val="0"/>
                                  <w:marBottom w:val="0"/>
                                  <w:divBdr>
                                    <w:top w:val="none" w:sz="0" w:space="0" w:color="auto"/>
                                    <w:left w:val="none" w:sz="0" w:space="0" w:color="auto"/>
                                    <w:bottom w:val="none" w:sz="0" w:space="0" w:color="auto"/>
                                    <w:right w:val="none" w:sz="0" w:space="0" w:color="auto"/>
                                  </w:divBdr>
                                </w:div>
                              </w:divsChild>
                            </w:div>
                            <w:div w:id="362942579">
                              <w:marLeft w:val="0"/>
                              <w:marRight w:val="0"/>
                              <w:marTop w:val="0"/>
                              <w:marBottom w:val="0"/>
                              <w:divBdr>
                                <w:top w:val="none" w:sz="0" w:space="0" w:color="auto"/>
                                <w:left w:val="none" w:sz="0" w:space="0" w:color="auto"/>
                                <w:bottom w:val="none" w:sz="0" w:space="0" w:color="auto"/>
                                <w:right w:val="none" w:sz="0" w:space="0" w:color="auto"/>
                              </w:divBdr>
                            </w:div>
                            <w:div w:id="1152210444">
                              <w:marLeft w:val="0"/>
                              <w:marRight w:val="0"/>
                              <w:marTop w:val="0"/>
                              <w:marBottom w:val="0"/>
                              <w:divBdr>
                                <w:top w:val="none" w:sz="0" w:space="0" w:color="auto"/>
                                <w:left w:val="none" w:sz="0" w:space="0" w:color="auto"/>
                                <w:bottom w:val="none" w:sz="0" w:space="0" w:color="auto"/>
                                <w:right w:val="none" w:sz="0" w:space="0" w:color="auto"/>
                              </w:divBdr>
                            </w:div>
                            <w:div w:id="1992707215">
                              <w:marLeft w:val="0"/>
                              <w:marRight w:val="0"/>
                              <w:marTop w:val="0"/>
                              <w:marBottom w:val="0"/>
                              <w:divBdr>
                                <w:top w:val="none" w:sz="0" w:space="0" w:color="auto"/>
                                <w:left w:val="none" w:sz="0" w:space="0" w:color="auto"/>
                                <w:bottom w:val="none" w:sz="0" w:space="0" w:color="auto"/>
                                <w:right w:val="none" w:sz="0" w:space="0" w:color="auto"/>
                              </w:divBdr>
                              <w:divsChild>
                                <w:div w:id="13152562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65207080">
                      <w:marLeft w:val="0"/>
                      <w:marRight w:val="0"/>
                      <w:marTop w:val="0"/>
                      <w:marBottom w:val="0"/>
                      <w:divBdr>
                        <w:top w:val="none" w:sz="0" w:space="0" w:color="auto"/>
                        <w:left w:val="none" w:sz="0" w:space="0" w:color="auto"/>
                        <w:bottom w:val="none" w:sz="0" w:space="0" w:color="auto"/>
                        <w:right w:val="none" w:sz="0" w:space="0" w:color="auto"/>
                      </w:divBdr>
                    </w:div>
                    <w:div w:id="686441603">
                      <w:marLeft w:val="0"/>
                      <w:marRight w:val="0"/>
                      <w:marTop w:val="0"/>
                      <w:marBottom w:val="0"/>
                      <w:divBdr>
                        <w:top w:val="none" w:sz="0" w:space="0" w:color="auto"/>
                        <w:left w:val="none" w:sz="0" w:space="0" w:color="auto"/>
                        <w:bottom w:val="none" w:sz="0" w:space="0" w:color="auto"/>
                        <w:right w:val="none" w:sz="0" w:space="0" w:color="auto"/>
                      </w:divBdr>
                    </w:div>
                    <w:div w:id="695041554">
                      <w:marLeft w:val="0"/>
                      <w:marRight w:val="0"/>
                      <w:marTop w:val="0"/>
                      <w:marBottom w:val="0"/>
                      <w:divBdr>
                        <w:top w:val="none" w:sz="0" w:space="0" w:color="auto"/>
                        <w:left w:val="none" w:sz="0" w:space="0" w:color="auto"/>
                        <w:bottom w:val="none" w:sz="0" w:space="0" w:color="auto"/>
                        <w:right w:val="none" w:sz="0" w:space="0" w:color="auto"/>
                      </w:divBdr>
                      <w:divsChild>
                        <w:div w:id="1345670387">
                          <w:marLeft w:val="0"/>
                          <w:marRight w:val="0"/>
                          <w:marTop w:val="30"/>
                          <w:marBottom w:val="30"/>
                          <w:divBdr>
                            <w:top w:val="none" w:sz="0" w:space="0" w:color="auto"/>
                            <w:left w:val="none" w:sz="0" w:space="0" w:color="auto"/>
                            <w:bottom w:val="none" w:sz="0" w:space="0" w:color="auto"/>
                            <w:right w:val="none" w:sz="0" w:space="0" w:color="auto"/>
                          </w:divBdr>
                          <w:divsChild>
                            <w:div w:id="5837235">
                              <w:marLeft w:val="0"/>
                              <w:marRight w:val="0"/>
                              <w:marTop w:val="0"/>
                              <w:marBottom w:val="0"/>
                              <w:divBdr>
                                <w:top w:val="none" w:sz="0" w:space="0" w:color="auto"/>
                                <w:left w:val="none" w:sz="0" w:space="0" w:color="auto"/>
                                <w:bottom w:val="none" w:sz="0" w:space="0" w:color="auto"/>
                                <w:right w:val="none" w:sz="0" w:space="0" w:color="auto"/>
                              </w:divBdr>
                              <w:divsChild>
                                <w:div w:id="153499442">
                                  <w:marLeft w:val="0"/>
                                  <w:marRight w:val="0"/>
                                  <w:marTop w:val="0"/>
                                  <w:marBottom w:val="0"/>
                                  <w:divBdr>
                                    <w:top w:val="none" w:sz="0" w:space="0" w:color="auto"/>
                                    <w:left w:val="none" w:sz="0" w:space="0" w:color="auto"/>
                                    <w:bottom w:val="none" w:sz="0" w:space="0" w:color="auto"/>
                                    <w:right w:val="none" w:sz="0" w:space="0" w:color="auto"/>
                                  </w:divBdr>
                                </w:div>
                              </w:divsChild>
                            </w:div>
                            <w:div w:id="667951403">
                              <w:marLeft w:val="0"/>
                              <w:marRight w:val="0"/>
                              <w:marTop w:val="0"/>
                              <w:marBottom w:val="0"/>
                              <w:divBdr>
                                <w:top w:val="none" w:sz="0" w:space="0" w:color="auto"/>
                                <w:left w:val="none" w:sz="0" w:space="0" w:color="auto"/>
                                <w:bottom w:val="none" w:sz="0" w:space="0" w:color="auto"/>
                                <w:right w:val="none" w:sz="0" w:space="0" w:color="auto"/>
                              </w:divBdr>
                            </w:div>
                            <w:div w:id="1280575505">
                              <w:marLeft w:val="0"/>
                              <w:marRight w:val="0"/>
                              <w:marTop w:val="0"/>
                              <w:marBottom w:val="0"/>
                              <w:divBdr>
                                <w:top w:val="none" w:sz="0" w:space="0" w:color="auto"/>
                                <w:left w:val="none" w:sz="0" w:space="0" w:color="auto"/>
                                <w:bottom w:val="none" w:sz="0" w:space="0" w:color="auto"/>
                                <w:right w:val="none" w:sz="0" w:space="0" w:color="auto"/>
                              </w:divBdr>
                            </w:div>
                            <w:div w:id="1834756055">
                              <w:marLeft w:val="0"/>
                              <w:marRight w:val="0"/>
                              <w:marTop w:val="0"/>
                              <w:marBottom w:val="0"/>
                              <w:divBdr>
                                <w:top w:val="none" w:sz="0" w:space="0" w:color="auto"/>
                                <w:left w:val="none" w:sz="0" w:space="0" w:color="auto"/>
                                <w:bottom w:val="none" w:sz="0" w:space="0" w:color="auto"/>
                                <w:right w:val="none" w:sz="0" w:space="0" w:color="auto"/>
                              </w:divBdr>
                              <w:divsChild>
                                <w:div w:id="6692184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25880468">
                      <w:marLeft w:val="0"/>
                      <w:marRight w:val="0"/>
                      <w:marTop w:val="0"/>
                      <w:marBottom w:val="0"/>
                      <w:divBdr>
                        <w:top w:val="none" w:sz="0" w:space="0" w:color="auto"/>
                        <w:left w:val="none" w:sz="0" w:space="0" w:color="auto"/>
                        <w:bottom w:val="none" w:sz="0" w:space="0" w:color="auto"/>
                        <w:right w:val="none" w:sz="0" w:space="0" w:color="auto"/>
                      </w:divBdr>
                    </w:div>
                    <w:div w:id="738135090">
                      <w:marLeft w:val="0"/>
                      <w:marRight w:val="0"/>
                      <w:marTop w:val="0"/>
                      <w:marBottom w:val="0"/>
                      <w:divBdr>
                        <w:top w:val="none" w:sz="0" w:space="0" w:color="auto"/>
                        <w:left w:val="none" w:sz="0" w:space="0" w:color="auto"/>
                        <w:bottom w:val="none" w:sz="0" w:space="0" w:color="auto"/>
                        <w:right w:val="none" w:sz="0" w:space="0" w:color="auto"/>
                      </w:divBdr>
                    </w:div>
                    <w:div w:id="869534484">
                      <w:marLeft w:val="0"/>
                      <w:marRight w:val="0"/>
                      <w:marTop w:val="0"/>
                      <w:marBottom w:val="0"/>
                      <w:divBdr>
                        <w:top w:val="none" w:sz="0" w:space="0" w:color="auto"/>
                        <w:left w:val="none" w:sz="0" w:space="0" w:color="auto"/>
                        <w:bottom w:val="none" w:sz="0" w:space="0" w:color="auto"/>
                        <w:right w:val="none" w:sz="0" w:space="0" w:color="auto"/>
                      </w:divBdr>
                    </w:div>
                    <w:div w:id="869949951">
                      <w:marLeft w:val="0"/>
                      <w:marRight w:val="0"/>
                      <w:marTop w:val="0"/>
                      <w:marBottom w:val="0"/>
                      <w:divBdr>
                        <w:top w:val="none" w:sz="0" w:space="0" w:color="auto"/>
                        <w:left w:val="none" w:sz="0" w:space="0" w:color="auto"/>
                        <w:bottom w:val="none" w:sz="0" w:space="0" w:color="auto"/>
                        <w:right w:val="none" w:sz="0" w:space="0" w:color="auto"/>
                      </w:divBdr>
                    </w:div>
                    <w:div w:id="1007558480">
                      <w:marLeft w:val="0"/>
                      <w:marRight w:val="0"/>
                      <w:marTop w:val="0"/>
                      <w:marBottom w:val="0"/>
                      <w:divBdr>
                        <w:top w:val="none" w:sz="0" w:space="0" w:color="auto"/>
                        <w:left w:val="none" w:sz="0" w:space="0" w:color="auto"/>
                        <w:bottom w:val="none" w:sz="0" w:space="0" w:color="auto"/>
                        <w:right w:val="none" w:sz="0" w:space="0" w:color="auto"/>
                      </w:divBdr>
                    </w:div>
                    <w:div w:id="1051542710">
                      <w:marLeft w:val="0"/>
                      <w:marRight w:val="0"/>
                      <w:marTop w:val="0"/>
                      <w:marBottom w:val="0"/>
                      <w:divBdr>
                        <w:top w:val="none" w:sz="0" w:space="0" w:color="auto"/>
                        <w:left w:val="none" w:sz="0" w:space="0" w:color="auto"/>
                        <w:bottom w:val="none" w:sz="0" w:space="0" w:color="auto"/>
                        <w:right w:val="none" w:sz="0" w:space="0" w:color="auto"/>
                      </w:divBdr>
                      <w:divsChild>
                        <w:div w:id="1206068171">
                          <w:marLeft w:val="0"/>
                          <w:marRight w:val="0"/>
                          <w:marTop w:val="30"/>
                          <w:marBottom w:val="30"/>
                          <w:divBdr>
                            <w:top w:val="none" w:sz="0" w:space="0" w:color="auto"/>
                            <w:left w:val="none" w:sz="0" w:space="0" w:color="auto"/>
                            <w:bottom w:val="none" w:sz="0" w:space="0" w:color="auto"/>
                            <w:right w:val="none" w:sz="0" w:space="0" w:color="auto"/>
                          </w:divBdr>
                          <w:divsChild>
                            <w:div w:id="1198349275">
                              <w:marLeft w:val="0"/>
                              <w:marRight w:val="0"/>
                              <w:marTop w:val="0"/>
                              <w:marBottom w:val="0"/>
                              <w:divBdr>
                                <w:top w:val="none" w:sz="0" w:space="0" w:color="auto"/>
                                <w:left w:val="none" w:sz="0" w:space="0" w:color="auto"/>
                                <w:bottom w:val="none" w:sz="0" w:space="0" w:color="auto"/>
                                <w:right w:val="none" w:sz="0" w:space="0" w:color="auto"/>
                              </w:divBdr>
                              <w:divsChild>
                                <w:div w:id="1141535494">
                                  <w:marLeft w:val="0"/>
                                  <w:marRight w:val="0"/>
                                  <w:marTop w:val="0"/>
                                  <w:marBottom w:val="0"/>
                                  <w:divBdr>
                                    <w:top w:val="none" w:sz="0" w:space="0" w:color="auto"/>
                                    <w:left w:val="none" w:sz="0" w:space="0" w:color="auto"/>
                                    <w:bottom w:val="none" w:sz="0" w:space="0" w:color="auto"/>
                                    <w:right w:val="none" w:sz="0" w:space="0" w:color="auto"/>
                                  </w:divBdr>
                                </w:div>
                              </w:divsChild>
                            </w:div>
                            <w:div w:id="1288005658">
                              <w:marLeft w:val="0"/>
                              <w:marRight w:val="0"/>
                              <w:marTop w:val="0"/>
                              <w:marBottom w:val="0"/>
                              <w:divBdr>
                                <w:top w:val="none" w:sz="0" w:space="0" w:color="auto"/>
                                <w:left w:val="none" w:sz="0" w:space="0" w:color="auto"/>
                                <w:bottom w:val="none" w:sz="0" w:space="0" w:color="auto"/>
                                <w:right w:val="none" w:sz="0" w:space="0" w:color="auto"/>
                              </w:divBdr>
                            </w:div>
                            <w:div w:id="1687906574">
                              <w:marLeft w:val="0"/>
                              <w:marRight w:val="0"/>
                              <w:marTop w:val="0"/>
                              <w:marBottom w:val="0"/>
                              <w:divBdr>
                                <w:top w:val="none" w:sz="0" w:space="0" w:color="auto"/>
                                <w:left w:val="none" w:sz="0" w:space="0" w:color="auto"/>
                                <w:bottom w:val="none" w:sz="0" w:space="0" w:color="auto"/>
                                <w:right w:val="none" w:sz="0" w:space="0" w:color="auto"/>
                              </w:divBdr>
                            </w:div>
                            <w:div w:id="1838767140">
                              <w:marLeft w:val="0"/>
                              <w:marRight w:val="0"/>
                              <w:marTop w:val="0"/>
                              <w:marBottom w:val="0"/>
                              <w:divBdr>
                                <w:top w:val="none" w:sz="0" w:space="0" w:color="auto"/>
                                <w:left w:val="none" w:sz="0" w:space="0" w:color="auto"/>
                                <w:bottom w:val="none" w:sz="0" w:space="0" w:color="auto"/>
                                <w:right w:val="none" w:sz="0" w:space="0" w:color="auto"/>
                              </w:divBdr>
                              <w:divsChild>
                                <w:div w:id="20539210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55931238">
                      <w:marLeft w:val="0"/>
                      <w:marRight w:val="0"/>
                      <w:marTop w:val="0"/>
                      <w:marBottom w:val="0"/>
                      <w:divBdr>
                        <w:top w:val="none" w:sz="0" w:space="0" w:color="auto"/>
                        <w:left w:val="none" w:sz="0" w:space="0" w:color="auto"/>
                        <w:bottom w:val="none" w:sz="0" w:space="0" w:color="auto"/>
                        <w:right w:val="none" w:sz="0" w:space="0" w:color="auto"/>
                      </w:divBdr>
                    </w:div>
                    <w:div w:id="1114324484">
                      <w:marLeft w:val="0"/>
                      <w:marRight w:val="0"/>
                      <w:marTop w:val="0"/>
                      <w:marBottom w:val="0"/>
                      <w:divBdr>
                        <w:top w:val="none" w:sz="0" w:space="0" w:color="auto"/>
                        <w:left w:val="none" w:sz="0" w:space="0" w:color="auto"/>
                        <w:bottom w:val="none" w:sz="0" w:space="0" w:color="auto"/>
                        <w:right w:val="none" w:sz="0" w:space="0" w:color="auto"/>
                      </w:divBdr>
                    </w:div>
                    <w:div w:id="1135029518">
                      <w:marLeft w:val="0"/>
                      <w:marRight w:val="0"/>
                      <w:marTop w:val="0"/>
                      <w:marBottom w:val="0"/>
                      <w:divBdr>
                        <w:top w:val="none" w:sz="0" w:space="0" w:color="auto"/>
                        <w:left w:val="none" w:sz="0" w:space="0" w:color="auto"/>
                        <w:bottom w:val="none" w:sz="0" w:space="0" w:color="auto"/>
                        <w:right w:val="none" w:sz="0" w:space="0" w:color="auto"/>
                      </w:divBdr>
                    </w:div>
                    <w:div w:id="1165516804">
                      <w:marLeft w:val="0"/>
                      <w:marRight w:val="0"/>
                      <w:marTop w:val="0"/>
                      <w:marBottom w:val="0"/>
                      <w:divBdr>
                        <w:top w:val="none" w:sz="0" w:space="0" w:color="auto"/>
                        <w:left w:val="none" w:sz="0" w:space="0" w:color="auto"/>
                        <w:bottom w:val="none" w:sz="0" w:space="0" w:color="auto"/>
                        <w:right w:val="none" w:sz="0" w:space="0" w:color="auto"/>
                      </w:divBdr>
                    </w:div>
                    <w:div w:id="1204633267">
                      <w:marLeft w:val="0"/>
                      <w:marRight w:val="0"/>
                      <w:marTop w:val="0"/>
                      <w:marBottom w:val="0"/>
                      <w:divBdr>
                        <w:top w:val="none" w:sz="0" w:space="0" w:color="auto"/>
                        <w:left w:val="none" w:sz="0" w:space="0" w:color="auto"/>
                        <w:bottom w:val="none" w:sz="0" w:space="0" w:color="auto"/>
                        <w:right w:val="none" w:sz="0" w:space="0" w:color="auto"/>
                      </w:divBdr>
                    </w:div>
                    <w:div w:id="1230193740">
                      <w:marLeft w:val="0"/>
                      <w:marRight w:val="0"/>
                      <w:marTop w:val="0"/>
                      <w:marBottom w:val="0"/>
                      <w:divBdr>
                        <w:top w:val="none" w:sz="0" w:space="0" w:color="auto"/>
                        <w:left w:val="none" w:sz="0" w:space="0" w:color="auto"/>
                        <w:bottom w:val="none" w:sz="0" w:space="0" w:color="auto"/>
                        <w:right w:val="none" w:sz="0" w:space="0" w:color="auto"/>
                      </w:divBdr>
                    </w:div>
                    <w:div w:id="1242527907">
                      <w:marLeft w:val="0"/>
                      <w:marRight w:val="0"/>
                      <w:marTop w:val="0"/>
                      <w:marBottom w:val="0"/>
                      <w:divBdr>
                        <w:top w:val="none" w:sz="0" w:space="0" w:color="auto"/>
                        <w:left w:val="none" w:sz="0" w:space="0" w:color="auto"/>
                        <w:bottom w:val="none" w:sz="0" w:space="0" w:color="auto"/>
                        <w:right w:val="none" w:sz="0" w:space="0" w:color="auto"/>
                      </w:divBdr>
                    </w:div>
                    <w:div w:id="1283999420">
                      <w:marLeft w:val="0"/>
                      <w:marRight w:val="0"/>
                      <w:marTop w:val="0"/>
                      <w:marBottom w:val="0"/>
                      <w:divBdr>
                        <w:top w:val="none" w:sz="0" w:space="0" w:color="auto"/>
                        <w:left w:val="none" w:sz="0" w:space="0" w:color="auto"/>
                        <w:bottom w:val="none" w:sz="0" w:space="0" w:color="auto"/>
                        <w:right w:val="none" w:sz="0" w:space="0" w:color="auto"/>
                      </w:divBdr>
                    </w:div>
                    <w:div w:id="1432551866">
                      <w:marLeft w:val="0"/>
                      <w:marRight w:val="0"/>
                      <w:marTop w:val="0"/>
                      <w:marBottom w:val="0"/>
                      <w:divBdr>
                        <w:top w:val="none" w:sz="0" w:space="0" w:color="auto"/>
                        <w:left w:val="none" w:sz="0" w:space="0" w:color="auto"/>
                        <w:bottom w:val="none" w:sz="0" w:space="0" w:color="auto"/>
                        <w:right w:val="none" w:sz="0" w:space="0" w:color="auto"/>
                      </w:divBdr>
                    </w:div>
                    <w:div w:id="1495030108">
                      <w:marLeft w:val="0"/>
                      <w:marRight w:val="0"/>
                      <w:marTop w:val="0"/>
                      <w:marBottom w:val="0"/>
                      <w:divBdr>
                        <w:top w:val="none" w:sz="0" w:space="0" w:color="auto"/>
                        <w:left w:val="none" w:sz="0" w:space="0" w:color="auto"/>
                        <w:bottom w:val="none" w:sz="0" w:space="0" w:color="auto"/>
                        <w:right w:val="none" w:sz="0" w:space="0" w:color="auto"/>
                      </w:divBdr>
                    </w:div>
                    <w:div w:id="1499154375">
                      <w:marLeft w:val="0"/>
                      <w:marRight w:val="0"/>
                      <w:marTop w:val="0"/>
                      <w:marBottom w:val="0"/>
                      <w:divBdr>
                        <w:top w:val="none" w:sz="0" w:space="0" w:color="auto"/>
                        <w:left w:val="none" w:sz="0" w:space="0" w:color="auto"/>
                        <w:bottom w:val="none" w:sz="0" w:space="0" w:color="auto"/>
                        <w:right w:val="none" w:sz="0" w:space="0" w:color="auto"/>
                      </w:divBdr>
                    </w:div>
                    <w:div w:id="1530073154">
                      <w:marLeft w:val="0"/>
                      <w:marRight w:val="0"/>
                      <w:marTop w:val="0"/>
                      <w:marBottom w:val="0"/>
                      <w:divBdr>
                        <w:top w:val="none" w:sz="0" w:space="0" w:color="auto"/>
                        <w:left w:val="none" w:sz="0" w:space="0" w:color="auto"/>
                        <w:bottom w:val="none" w:sz="0" w:space="0" w:color="auto"/>
                        <w:right w:val="none" w:sz="0" w:space="0" w:color="auto"/>
                      </w:divBdr>
                      <w:divsChild>
                        <w:div w:id="1636057425">
                          <w:marLeft w:val="0"/>
                          <w:marRight w:val="0"/>
                          <w:marTop w:val="30"/>
                          <w:marBottom w:val="30"/>
                          <w:divBdr>
                            <w:top w:val="none" w:sz="0" w:space="0" w:color="auto"/>
                            <w:left w:val="none" w:sz="0" w:space="0" w:color="auto"/>
                            <w:bottom w:val="none" w:sz="0" w:space="0" w:color="auto"/>
                            <w:right w:val="none" w:sz="0" w:space="0" w:color="auto"/>
                          </w:divBdr>
                          <w:divsChild>
                            <w:div w:id="405999945">
                              <w:marLeft w:val="0"/>
                              <w:marRight w:val="0"/>
                              <w:marTop w:val="0"/>
                              <w:marBottom w:val="0"/>
                              <w:divBdr>
                                <w:top w:val="none" w:sz="0" w:space="0" w:color="auto"/>
                                <w:left w:val="none" w:sz="0" w:space="0" w:color="auto"/>
                                <w:bottom w:val="none" w:sz="0" w:space="0" w:color="auto"/>
                                <w:right w:val="none" w:sz="0" w:space="0" w:color="auto"/>
                              </w:divBdr>
                              <w:divsChild>
                                <w:div w:id="322244042">
                                  <w:marLeft w:val="0"/>
                                  <w:marRight w:val="0"/>
                                  <w:marTop w:val="0"/>
                                  <w:marBottom w:val="0"/>
                                  <w:divBdr>
                                    <w:top w:val="none" w:sz="0" w:space="0" w:color="auto"/>
                                    <w:left w:val="none" w:sz="0" w:space="0" w:color="auto"/>
                                    <w:bottom w:val="none" w:sz="0" w:space="0" w:color="auto"/>
                                    <w:right w:val="none" w:sz="0" w:space="0" w:color="auto"/>
                                  </w:divBdr>
                                </w:div>
                              </w:divsChild>
                            </w:div>
                            <w:div w:id="942414957">
                              <w:marLeft w:val="0"/>
                              <w:marRight w:val="0"/>
                              <w:marTop w:val="0"/>
                              <w:marBottom w:val="0"/>
                              <w:divBdr>
                                <w:top w:val="none" w:sz="0" w:space="0" w:color="auto"/>
                                <w:left w:val="none" w:sz="0" w:space="0" w:color="auto"/>
                                <w:bottom w:val="none" w:sz="0" w:space="0" w:color="auto"/>
                                <w:right w:val="none" w:sz="0" w:space="0" w:color="auto"/>
                              </w:divBdr>
                            </w:div>
                            <w:div w:id="1462845676">
                              <w:marLeft w:val="0"/>
                              <w:marRight w:val="0"/>
                              <w:marTop w:val="0"/>
                              <w:marBottom w:val="0"/>
                              <w:divBdr>
                                <w:top w:val="none" w:sz="0" w:space="0" w:color="auto"/>
                                <w:left w:val="none" w:sz="0" w:space="0" w:color="auto"/>
                                <w:bottom w:val="none" w:sz="0" w:space="0" w:color="auto"/>
                                <w:right w:val="none" w:sz="0" w:space="0" w:color="auto"/>
                              </w:divBdr>
                            </w:div>
                            <w:div w:id="1504277632">
                              <w:marLeft w:val="0"/>
                              <w:marRight w:val="0"/>
                              <w:marTop w:val="0"/>
                              <w:marBottom w:val="0"/>
                              <w:divBdr>
                                <w:top w:val="none" w:sz="0" w:space="0" w:color="auto"/>
                                <w:left w:val="none" w:sz="0" w:space="0" w:color="auto"/>
                                <w:bottom w:val="none" w:sz="0" w:space="0" w:color="auto"/>
                                <w:right w:val="none" w:sz="0" w:space="0" w:color="auto"/>
                              </w:divBdr>
                              <w:divsChild>
                                <w:div w:id="7854704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39708686">
                      <w:marLeft w:val="0"/>
                      <w:marRight w:val="0"/>
                      <w:marTop w:val="0"/>
                      <w:marBottom w:val="0"/>
                      <w:divBdr>
                        <w:top w:val="none" w:sz="0" w:space="0" w:color="auto"/>
                        <w:left w:val="none" w:sz="0" w:space="0" w:color="auto"/>
                        <w:bottom w:val="none" w:sz="0" w:space="0" w:color="auto"/>
                        <w:right w:val="none" w:sz="0" w:space="0" w:color="auto"/>
                      </w:divBdr>
                    </w:div>
                    <w:div w:id="1576545442">
                      <w:marLeft w:val="0"/>
                      <w:marRight w:val="0"/>
                      <w:marTop w:val="0"/>
                      <w:marBottom w:val="0"/>
                      <w:divBdr>
                        <w:top w:val="none" w:sz="0" w:space="0" w:color="auto"/>
                        <w:left w:val="none" w:sz="0" w:space="0" w:color="auto"/>
                        <w:bottom w:val="none" w:sz="0" w:space="0" w:color="auto"/>
                        <w:right w:val="none" w:sz="0" w:space="0" w:color="auto"/>
                      </w:divBdr>
                    </w:div>
                    <w:div w:id="1639914405">
                      <w:marLeft w:val="0"/>
                      <w:marRight w:val="0"/>
                      <w:marTop w:val="0"/>
                      <w:marBottom w:val="0"/>
                      <w:divBdr>
                        <w:top w:val="none" w:sz="0" w:space="0" w:color="auto"/>
                        <w:left w:val="none" w:sz="0" w:space="0" w:color="auto"/>
                        <w:bottom w:val="none" w:sz="0" w:space="0" w:color="auto"/>
                        <w:right w:val="none" w:sz="0" w:space="0" w:color="auto"/>
                      </w:divBdr>
                    </w:div>
                    <w:div w:id="1648780633">
                      <w:marLeft w:val="0"/>
                      <w:marRight w:val="0"/>
                      <w:marTop w:val="0"/>
                      <w:marBottom w:val="0"/>
                      <w:divBdr>
                        <w:top w:val="none" w:sz="0" w:space="0" w:color="auto"/>
                        <w:left w:val="none" w:sz="0" w:space="0" w:color="auto"/>
                        <w:bottom w:val="none" w:sz="0" w:space="0" w:color="auto"/>
                        <w:right w:val="none" w:sz="0" w:space="0" w:color="auto"/>
                      </w:divBdr>
                      <w:divsChild>
                        <w:div w:id="268513356">
                          <w:marLeft w:val="0"/>
                          <w:marRight w:val="0"/>
                          <w:marTop w:val="30"/>
                          <w:marBottom w:val="30"/>
                          <w:divBdr>
                            <w:top w:val="none" w:sz="0" w:space="0" w:color="auto"/>
                            <w:left w:val="none" w:sz="0" w:space="0" w:color="auto"/>
                            <w:bottom w:val="none" w:sz="0" w:space="0" w:color="auto"/>
                            <w:right w:val="none" w:sz="0" w:space="0" w:color="auto"/>
                          </w:divBdr>
                          <w:divsChild>
                            <w:div w:id="28143187">
                              <w:marLeft w:val="0"/>
                              <w:marRight w:val="0"/>
                              <w:marTop w:val="0"/>
                              <w:marBottom w:val="0"/>
                              <w:divBdr>
                                <w:top w:val="none" w:sz="0" w:space="0" w:color="auto"/>
                                <w:left w:val="none" w:sz="0" w:space="0" w:color="auto"/>
                                <w:bottom w:val="none" w:sz="0" w:space="0" w:color="auto"/>
                                <w:right w:val="none" w:sz="0" w:space="0" w:color="auto"/>
                              </w:divBdr>
                            </w:div>
                            <w:div w:id="1308050132">
                              <w:marLeft w:val="0"/>
                              <w:marRight w:val="0"/>
                              <w:marTop w:val="0"/>
                              <w:marBottom w:val="0"/>
                              <w:divBdr>
                                <w:top w:val="none" w:sz="0" w:space="0" w:color="auto"/>
                                <w:left w:val="none" w:sz="0" w:space="0" w:color="auto"/>
                                <w:bottom w:val="none" w:sz="0" w:space="0" w:color="auto"/>
                                <w:right w:val="none" w:sz="0" w:space="0" w:color="auto"/>
                              </w:divBdr>
                              <w:divsChild>
                                <w:div w:id="1322395269">
                                  <w:marLeft w:val="0"/>
                                  <w:marRight w:val="0"/>
                                  <w:marTop w:val="0"/>
                                  <w:marBottom w:val="0"/>
                                  <w:divBdr>
                                    <w:top w:val="none" w:sz="0" w:space="0" w:color="auto"/>
                                    <w:left w:val="none" w:sz="0" w:space="0" w:color="auto"/>
                                    <w:bottom w:val="none" w:sz="0" w:space="0" w:color="auto"/>
                                    <w:right w:val="none" w:sz="0" w:space="0" w:color="auto"/>
                                  </w:divBdr>
                                </w:div>
                              </w:divsChild>
                            </w:div>
                            <w:div w:id="1667439290">
                              <w:marLeft w:val="0"/>
                              <w:marRight w:val="0"/>
                              <w:marTop w:val="0"/>
                              <w:marBottom w:val="0"/>
                              <w:divBdr>
                                <w:top w:val="none" w:sz="0" w:space="0" w:color="auto"/>
                                <w:left w:val="none" w:sz="0" w:space="0" w:color="auto"/>
                                <w:bottom w:val="none" w:sz="0" w:space="0" w:color="auto"/>
                                <w:right w:val="none" w:sz="0" w:space="0" w:color="auto"/>
                              </w:divBdr>
                            </w:div>
                            <w:div w:id="2105564068">
                              <w:marLeft w:val="0"/>
                              <w:marRight w:val="0"/>
                              <w:marTop w:val="0"/>
                              <w:marBottom w:val="0"/>
                              <w:divBdr>
                                <w:top w:val="none" w:sz="0" w:space="0" w:color="auto"/>
                                <w:left w:val="none" w:sz="0" w:space="0" w:color="auto"/>
                                <w:bottom w:val="none" w:sz="0" w:space="0" w:color="auto"/>
                                <w:right w:val="none" w:sz="0" w:space="0" w:color="auto"/>
                              </w:divBdr>
                              <w:divsChild>
                                <w:div w:id="17341112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90140109">
                      <w:marLeft w:val="0"/>
                      <w:marRight w:val="0"/>
                      <w:marTop w:val="0"/>
                      <w:marBottom w:val="0"/>
                      <w:divBdr>
                        <w:top w:val="none" w:sz="0" w:space="0" w:color="auto"/>
                        <w:left w:val="none" w:sz="0" w:space="0" w:color="auto"/>
                        <w:bottom w:val="none" w:sz="0" w:space="0" w:color="auto"/>
                        <w:right w:val="none" w:sz="0" w:space="0" w:color="auto"/>
                      </w:divBdr>
                    </w:div>
                    <w:div w:id="1878664398">
                      <w:marLeft w:val="0"/>
                      <w:marRight w:val="0"/>
                      <w:marTop w:val="0"/>
                      <w:marBottom w:val="0"/>
                      <w:divBdr>
                        <w:top w:val="none" w:sz="0" w:space="0" w:color="auto"/>
                        <w:left w:val="none" w:sz="0" w:space="0" w:color="auto"/>
                        <w:bottom w:val="none" w:sz="0" w:space="0" w:color="auto"/>
                        <w:right w:val="none" w:sz="0" w:space="0" w:color="auto"/>
                      </w:divBdr>
                    </w:div>
                    <w:div w:id="1916890175">
                      <w:marLeft w:val="0"/>
                      <w:marRight w:val="0"/>
                      <w:marTop w:val="0"/>
                      <w:marBottom w:val="0"/>
                      <w:divBdr>
                        <w:top w:val="none" w:sz="0" w:space="0" w:color="auto"/>
                        <w:left w:val="none" w:sz="0" w:space="0" w:color="auto"/>
                        <w:bottom w:val="none" w:sz="0" w:space="0" w:color="auto"/>
                        <w:right w:val="none" w:sz="0" w:space="0" w:color="auto"/>
                      </w:divBdr>
                    </w:div>
                    <w:div w:id="1950430463">
                      <w:marLeft w:val="0"/>
                      <w:marRight w:val="0"/>
                      <w:marTop w:val="0"/>
                      <w:marBottom w:val="0"/>
                      <w:divBdr>
                        <w:top w:val="none" w:sz="0" w:space="0" w:color="auto"/>
                        <w:left w:val="none" w:sz="0" w:space="0" w:color="auto"/>
                        <w:bottom w:val="none" w:sz="0" w:space="0" w:color="auto"/>
                        <w:right w:val="none" w:sz="0" w:space="0" w:color="auto"/>
                      </w:divBdr>
                      <w:divsChild>
                        <w:div w:id="210116706">
                          <w:marLeft w:val="0"/>
                          <w:marRight w:val="0"/>
                          <w:marTop w:val="30"/>
                          <w:marBottom w:val="30"/>
                          <w:divBdr>
                            <w:top w:val="none" w:sz="0" w:space="0" w:color="auto"/>
                            <w:left w:val="none" w:sz="0" w:space="0" w:color="auto"/>
                            <w:bottom w:val="none" w:sz="0" w:space="0" w:color="auto"/>
                            <w:right w:val="none" w:sz="0" w:space="0" w:color="auto"/>
                          </w:divBdr>
                          <w:divsChild>
                            <w:div w:id="741562347">
                              <w:marLeft w:val="0"/>
                              <w:marRight w:val="0"/>
                              <w:marTop w:val="0"/>
                              <w:marBottom w:val="0"/>
                              <w:divBdr>
                                <w:top w:val="none" w:sz="0" w:space="0" w:color="auto"/>
                                <w:left w:val="none" w:sz="0" w:space="0" w:color="auto"/>
                                <w:bottom w:val="none" w:sz="0" w:space="0" w:color="auto"/>
                                <w:right w:val="none" w:sz="0" w:space="0" w:color="auto"/>
                              </w:divBdr>
                              <w:divsChild>
                                <w:div w:id="102919800">
                                  <w:marLeft w:val="0"/>
                                  <w:marRight w:val="0"/>
                                  <w:marTop w:val="0"/>
                                  <w:marBottom w:val="0"/>
                                  <w:divBdr>
                                    <w:top w:val="none" w:sz="0" w:space="0" w:color="auto"/>
                                    <w:left w:val="none" w:sz="0" w:space="0" w:color="auto"/>
                                    <w:bottom w:val="none" w:sz="0" w:space="0" w:color="auto"/>
                                    <w:right w:val="none" w:sz="0" w:space="0" w:color="auto"/>
                                  </w:divBdr>
                                </w:div>
                              </w:divsChild>
                            </w:div>
                            <w:div w:id="903292814">
                              <w:marLeft w:val="0"/>
                              <w:marRight w:val="0"/>
                              <w:marTop w:val="0"/>
                              <w:marBottom w:val="0"/>
                              <w:divBdr>
                                <w:top w:val="none" w:sz="0" w:space="0" w:color="auto"/>
                                <w:left w:val="none" w:sz="0" w:space="0" w:color="auto"/>
                                <w:bottom w:val="none" w:sz="0" w:space="0" w:color="auto"/>
                                <w:right w:val="none" w:sz="0" w:space="0" w:color="auto"/>
                              </w:divBdr>
                            </w:div>
                            <w:div w:id="937099543">
                              <w:marLeft w:val="0"/>
                              <w:marRight w:val="0"/>
                              <w:marTop w:val="0"/>
                              <w:marBottom w:val="0"/>
                              <w:divBdr>
                                <w:top w:val="none" w:sz="0" w:space="0" w:color="auto"/>
                                <w:left w:val="none" w:sz="0" w:space="0" w:color="auto"/>
                                <w:bottom w:val="none" w:sz="0" w:space="0" w:color="auto"/>
                                <w:right w:val="none" w:sz="0" w:space="0" w:color="auto"/>
                              </w:divBdr>
                            </w:div>
                            <w:div w:id="1649086592">
                              <w:marLeft w:val="0"/>
                              <w:marRight w:val="0"/>
                              <w:marTop w:val="0"/>
                              <w:marBottom w:val="0"/>
                              <w:divBdr>
                                <w:top w:val="none" w:sz="0" w:space="0" w:color="auto"/>
                                <w:left w:val="none" w:sz="0" w:space="0" w:color="auto"/>
                                <w:bottom w:val="none" w:sz="0" w:space="0" w:color="auto"/>
                                <w:right w:val="none" w:sz="0" w:space="0" w:color="auto"/>
                              </w:divBdr>
                              <w:divsChild>
                                <w:div w:id="17511906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95600917">
                      <w:marLeft w:val="0"/>
                      <w:marRight w:val="0"/>
                      <w:marTop w:val="0"/>
                      <w:marBottom w:val="0"/>
                      <w:divBdr>
                        <w:top w:val="none" w:sz="0" w:space="0" w:color="auto"/>
                        <w:left w:val="none" w:sz="0" w:space="0" w:color="auto"/>
                        <w:bottom w:val="none" w:sz="0" w:space="0" w:color="auto"/>
                        <w:right w:val="none" w:sz="0" w:space="0" w:color="auto"/>
                      </w:divBdr>
                    </w:div>
                    <w:div w:id="2108496535">
                      <w:marLeft w:val="0"/>
                      <w:marRight w:val="0"/>
                      <w:marTop w:val="0"/>
                      <w:marBottom w:val="0"/>
                      <w:divBdr>
                        <w:top w:val="none" w:sz="0" w:space="0" w:color="auto"/>
                        <w:left w:val="none" w:sz="0" w:space="0" w:color="auto"/>
                        <w:bottom w:val="none" w:sz="0" w:space="0" w:color="auto"/>
                        <w:right w:val="none" w:sz="0" w:space="0" w:color="auto"/>
                      </w:divBdr>
                      <w:divsChild>
                        <w:div w:id="469597820">
                          <w:marLeft w:val="0"/>
                          <w:marRight w:val="0"/>
                          <w:marTop w:val="30"/>
                          <w:marBottom w:val="30"/>
                          <w:divBdr>
                            <w:top w:val="none" w:sz="0" w:space="0" w:color="auto"/>
                            <w:left w:val="none" w:sz="0" w:space="0" w:color="auto"/>
                            <w:bottom w:val="none" w:sz="0" w:space="0" w:color="auto"/>
                            <w:right w:val="none" w:sz="0" w:space="0" w:color="auto"/>
                          </w:divBdr>
                          <w:divsChild>
                            <w:div w:id="59914695">
                              <w:marLeft w:val="0"/>
                              <w:marRight w:val="0"/>
                              <w:marTop w:val="0"/>
                              <w:marBottom w:val="0"/>
                              <w:divBdr>
                                <w:top w:val="none" w:sz="0" w:space="0" w:color="auto"/>
                                <w:left w:val="none" w:sz="0" w:space="0" w:color="auto"/>
                                <w:bottom w:val="none" w:sz="0" w:space="0" w:color="auto"/>
                                <w:right w:val="none" w:sz="0" w:space="0" w:color="auto"/>
                              </w:divBdr>
                              <w:divsChild>
                                <w:div w:id="1171526047">
                                  <w:marLeft w:val="0"/>
                                  <w:marRight w:val="0"/>
                                  <w:marTop w:val="0"/>
                                  <w:marBottom w:val="0"/>
                                  <w:divBdr>
                                    <w:top w:val="none" w:sz="0" w:space="0" w:color="auto"/>
                                    <w:left w:val="none" w:sz="0" w:space="0" w:color="auto"/>
                                    <w:bottom w:val="none" w:sz="0" w:space="0" w:color="auto"/>
                                    <w:right w:val="none" w:sz="0" w:space="0" w:color="auto"/>
                                  </w:divBdr>
                                </w:div>
                              </w:divsChild>
                            </w:div>
                            <w:div w:id="116529456">
                              <w:marLeft w:val="0"/>
                              <w:marRight w:val="0"/>
                              <w:marTop w:val="0"/>
                              <w:marBottom w:val="0"/>
                              <w:divBdr>
                                <w:top w:val="none" w:sz="0" w:space="0" w:color="auto"/>
                                <w:left w:val="none" w:sz="0" w:space="0" w:color="auto"/>
                                <w:bottom w:val="none" w:sz="0" w:space="0" w:color="auto"/>
                                <w:right w:val="none" w:sz="0" w:space="0" w:color="auto"/>
                              </w:divBdr>
                            </w:div>
                            <w:div w:id="425925412">
                              <w:marLeft w:val="0"/>
                              <w:marRight w:val="0"/>
                              <w:marTop w:val="0"/>
                              <w:marBottom w:val="0"/>
                              <w:divBdr>
                                <w:top w:val="none" w:sz="0" w:space="0" w:color="auto"/>
                                <w:left w:val="none" w:sz="0" w:space="0" w:color="auto"/>
                                <w:bottom w:val="none" w:sz="0" w:space="0" w:color="auto"/>
                                <w:right w:val="none" w:sz="0" w:space="0" w:color="auto"/>
                              </w:divBdr>
                              <w:divsChild>
                                <w:div w:id="366373873">
                                  <w:marLeft w:val="0"/>
                                  <w:marRight w:val="0"/>
                                  <w:marTop w:val="0"/>
                                  <w:marBottom w:val="0"/>
                                  <w:divBdr>
                                    <w:top w:val="none" w:sz="0" w:space="0" w:color="auto"/>
                                    <w:left w:val="none" w:sz="0" w:space="0" w:color="auto"/>
                                    <w:bottom w:val="none" w:sz="0" w:space="0" w:color="auto"/>
                                    <w:right w:val="none" w:sz="0" w:space="0" w:color="auto"/>
                                  </w:divBdr>
                                </w:div>
                              </w:divsChild>
                            </w:div>
                            <w:div w:id="5815301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36558105">
                      <w:marLeft w:val="0"/>
                      <w:marRight w:val="0"/>
                      <w:marTop w:val="0"/>
                      <w:marBottom w:val="0"/>
                      <w:divBdr>
                        <w:top w:val="none" w:sz="0" w:space="0" w:color="auto"/>
                        <w:left w:val="none" w:sz="0" w:space="0" w:color="auto"/>
                        <w:bottom w:val="none" w:sz="0" w:space="0" w:color="auto"/>
                        <w:right w:val="none" w:sz="0" w:space="0" w:color="auto"/>
                      </w:divBdr>
                    </w:div>
                    <w:div w:id="2138066239">
                      <w:marLeft w:val="0"/>
                      <w:marRight w:val="0"/>
                      <w:marTop w:val="0"/>
                      <w:marBottom w:val="0"/>
                      <w:divBdr>
                        <w:top w:val="none" w:sz="0" w:space="0" w:color="auto"/>
                        <w:left w:val="none" w:sz="0" w:space="0" w:color="auto"/>
                        <w:bottom w:val="none" w:sz="0" w:space="0" w:color="auto"/>
                        <w:right w:val="none" w:sz="0" w:space="0" w:color="auto"/>
                      </w:divBdr>
                    </w:div>
                    <w:div w:id="2143187369">
                      <w:marLeft w:val="0"/>
                      <w:marRight w:val="0"/>
                      <w:marTop w:val="0"/>
                      <w:marBottom w:val="0"/>
                      <w:divBdr>
                        <w:top w:val="none" w:sz="0" w:space="0" w:color="auto"/>
                        <w:left w:val="none" w:sz="0" w:space="0" w:color="auto"/>
                        <w:bottom w:val="none" w:sz="0" w:space="0" w:color="auto"/>
                        <w:right w:val="none" w:sz="0" w:space="0" w:color="auto"/>
                      </w:divBdr>
                    </w:div>
                  </w:divsChild>
                </w:div>
                <w:div w:id="1662199840">
                  <w:marLeft w:val="0"/>
                  <w:marRight w:val="0"/>
                  <w:marTop w:val="0"/>
                  <w:marBottom w:val="0"/>
                  <w:divBdr>
                    <w:top w:val="none" w:sz="0" w:space="0" w:color="auto"/>
                    <w:left w:val="none" w:sz="0" w:space="0" w:color="auto"/>
                    <w:bottom w:val="none" w:sz="0" w:space="0" w:color="auto"/>
                    <w:right w:val="none" w:sz="0" w:space="0" w:color="auto"/>
                  </w:divBdr>
                  <w:divsChild>
                    <w:div w:id="38475340">
                      <w:marLeft w:val="0"/>
                      <w:marRight w:val="0"/>
                      <w:marTop w:val="0"/>
                      <w:marBottom w:val="0"/>
                      <w:divBdr>
                        <w:top w:val="none" w:sz="0" w:space="0" w:color="auto"/>
                        <w:left w:val="none" w:sz="0" w:space="0" w:color="auto"/>
                        <w:bottom w:val="none" w:sz="0" w:space="0" w:color="auto"/>
                        <w:right w:val="none" w:sz="0" w:space="0" w:color="auto"/>
                      </w:divBdr>
                    </w:div>
                    <w:div w:id="89394879">
                      <w:marLeft w:val="0"/>
                      <w:marRight w:val="0"/>
                      <w:marTop w:val="0"/>
                      <w:marBottom w:val="0"/>
                      <w:divBdr>
                        <w:top w:val="none" w:sz="0" w:space="0" w:color="auto"/>
                        <w:left w:val="none" w:sz="0" w:space="0" w:color="auto"/>
                        <w:bottom w:val="none" w:sz="0" w:space="0" w:color="auto"/>
                        <w:right w:val="none" w:sz="0" w:space="0" w:color="auto"/>
                      </w:divBdr>
                      <w:divsChild>
                        <w:div w:id="1164777337">
                          <w:marLeft w:val="0"/>
                          <w:marRight w:val="0"/>
                          <w:marTop w:val="30"/>
                          <w:marBottom w:val="30"/>
                          <w:divBdr>
                            <w:top w:val="none" w:sz="0" w:space="0" w:color="auto"/>
                            <w:left w:val="none" w:sz="0" w:space="0" w:color="auto"/>
                            <w:bottom w:val="none" w:sz="0" w:space="0" w:color="auto"/>
                            <w:right w:val="none" w:sz="0" w:space="0" w:color="auto"/>
                          </w:divBdr>
                          <w:divsChild>
                            <w:div w:id="395082871">
                              <w:marLeft w:val="0"/>
                              <w:marRight w:val="0"/>
                              <w:marTop w:val="0"/>
                              <w:marBottom w:val="0"/>
                              <w:divBdr>
                                <w:top w:val="none" w:sz="0" w:space="0" w:color="auto"/>
                                <w:left w:val="none" w:sz="0" w:space="0" w:color="auto"/>
                                <w:bottom w:val="none" w:sz="0" w:space="0" w:color="auto"/>
                                <w:right w:val="none" w:sz="0" w:space="0" w:color="auto"/>
                              </w:divBdr>
                            </w:div>
                            <w:div w:id="1186402444">
                              <w:marLeft w:val="0"/>
                              <w:marRight w:val="0"/>
                              <w:marTop w:val="0"/>
                              <w:marBottom w:val="0"/>
                              <w:divBdr>
                                <w:top w:val="none" w:sz="0" w:space="0" w:color="auto"/>
                                <w:left w:val="none" w:sz="0" w:space="0" w:color="auto"/>
                                <w:bottom w:val="none" w:sz="0" w:space="0" w:color="auto"/>
                                <w:right w:val="none" w:sz="0" w:space="0" w:color="auto"/>
                              </w:divBdr>
                              <w:divsChild>
                                <w:div w:id="1691447275">
                                  <w:marLeft w:val="0"/>
                                  <w:marRight w:val="0"/>
                                  <w:marTop w:val="0"/>
                                  <w:marBottom w:val="0"/>
                                  <w:divBdr>
                                    <w:top w:val="none" w:sz="0" w:space="0" w:color="auto"/>
                                    <w:left w:val="none" w:sz="0" w:space="0" w:color="auto"/>
                                    <w:bottom w:val="none" w:sz="0" w:space="0" w:color="auto"/>
                                    <w:right w:val="none" w:sz="0" w:space="0" w:color="auto"/>
                                  </w:divBdr>
                                </w:div>
                              </w:divsChild>
                            </w:div>
                            <w:div w:id="1624261856">
                              <w:marLeft w:val="0"/>
                              <w:marRight w:val="0"/>
                              <w:marTop w:val="0"/>
                              <w:marBottom w:val="0"/>
                              <w:divBdr>
                                <w:top w:val="none" w:sz="0" w:space="0" w:color="auto"/>
                                <w:left w:val="none" w:sz="0" w:space="0" w:color="auto"/>
                                <w:bottom w:val="none" w:sz="0" w:space="0" w:color="auto"/>
                                <w:right w:val="none" w:sz="0" w:space="0" w:color="auto"/>
                              </w:divBdr>
                            </w:div>
                            <w:div w:id="1783454192">
                              <w:marLeft w:val="0"/>
                              <w:marRight w:val="0"/>
                              <w:marTop w:val="0"/>
                              <w:marBottom w:val="0"/>
                              <w:divBdr>
                                <w:top w:val="none" w:sz="0" w:space="0" w:color="auto"/>
                                <w:left w:val="none" w:sz="0" w:space="0" w:color="auto"/>
                                <w:bottom w:val="none" w:sz="0" w:space="0" w:color="auto"/>
                                <w:right w:val="none" w:sz="0" w:space="0" w:color="auto"/>
                              </w:divBdr>
                              <w:divsChild>
                                <w:div w:id="1038891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60266388">
                      <w:marLeft w:val="0"/>
                      <w:marRight w:val="0"/>
                      <w:marTop w:val="0"/>
                      <w:marBottom w:val="0"/>
                      <w:divBdr>
                        <w:top w:val="none" w:sz="0" w:space="0" w:color="auto"/>
                        <w:left w:val="none" w:sz="0" w:space="0" w:color="auto"/>
                        <w:bottom w:val="none" w:sz="0" w:space="0" w:color="auto"/>
                        <w:right w:val="none" w:sz="0" w:space="0" w:color="auto"/>
                      </w:divBdr>
                    </w:div>
                    <w:div w:id="963075092">
                      <w:marLeft w:val="0"/>
                      <w:marRight w:val="0"/>
                      <w:marTop w:val="0"/>
                      <w:marBottom w:val="0"/>
                      <w:divBdr>
                        <w:top w:val="none" w:sz="0" w:space="0" w:color="auto"/>
                        <w:left w:val="none" w:sz="0" w:space="0" w:color="auto"/>
                        <w:bottom w:val="none" w:sz="0" w:space="0" w:color="auto"/>
                        <w:right w:val="none" w:sz="0" w:space="0" w:color="auto"/>
                      </w:divBdr>
                    </w:div>
                    <w:div w:id="1177844275">
                      <w:marLeft w:val="0"/>
                      <w:marRight w:val="0"/>
                      <w:marTop w:val="0"/>
                      <w:marBottom w:val="0"/>
                      <w:divBdr>
                        <w:top w:val="none" w:sz="0" w:space="0" w:color="auto"/>
                        <w:left w:val="none" w:sz="0" w:space="0" w:color="auto"/>
                        <w:bottom w:val="none" w:sz="0" w:space="0" w:color="auto"/>
                        <w:right w:val="none" w:sz="0" w:space="0" w:color="auto"/>
                      </w:divBdr>
                    </w:div>
                  </w:divsChild>
                </w:div>
                <w:div w:id="1744330197">
                  <w:marLeft w:val="0"/>
                  <w:marRight w:val="0"/>
                  <w:marTop w:val="0"/>
                  <w:marBottom w:val="0"/>
                  <w:divBdr>
                    <w:top w:val="none" w:sz="0" w:space="0" w:color="auto"/>
                    <w:left w:val="none" w:sz="0" w:space="0" w:color="auto"/>
                    <w:bottom w:val="none" w:sz="0" w:space="0" w:color="auto"/>
                    <w:right w:val="none" w:sz="0" w:space="0" w:color="auto"/>
                  </w:divBdr>
                  <w:divsChild>
                    <w:div w:id="30499158">
                      <w:marLeft w:val="0"/>
                      <w:marRight w:val="0"/>
                      <w:marTop w:val="0"/>
                      <w:marBottom w:val="0"/>
                      <w:divBdr>
                        <w:top w:val="none" w:sz="0" w:space="0" w:color="auto"/>
                        <w:left w:val="none" w:sz="0" w:space="0" w:color="auto"/>
                        <w:bottom w:val="none" w:sz="0" w:space="0" w:color="auto"/>
                        <w:right w:val="none" w:sz="0" w:space="0" w:color="auto"/>
                      </w:divBdr>
                    </w:div>
                    <w:div w:id="464811711">
                      <w:marLeft w:val="0"/>
                      <w:marRight w:val="0"/>
                      <w:marTop w:val="0"/>
                      <w:marBottom w:val="0"/>
                      <w:divBdr>
                        <w:top w:val="none" w:sz="0" w:space="0" w:color="auto"/>
                        <w:left w:val="none" w:sz="0" w:space="0" w:color="auto"/>
                        <w:bottom w:val="none" w:sz="0" w:space="0" w:color="auto"/>
                        <w:right w:val="none" w:sz="0" w:space="0" w:color="auto"/>
                      </w:divBdr>
                      <w:divsChild>
                        <w:div w:id="132333750">
                          <w:marLeft w:val="0"/>
                          <w:marRight w:val="0"/>
                          <w:marTop w:val="30"/>
                          <w:marBottom w:val="30"/>
                          <w:divBdr>
                            <w:top w:val="none" w:sz="0" w:space="0" w:color="auto"/>
                            <w:left w:val="none" w:sz="0" w:space="0" w:color="auto"/>
                            <w:bottom w:val="none" w:sz="0" w:space="0" w:color="auto"/>
                            <w:right w:val="none" w:sz="0" w:space="0" w:color="auto"/>
                          </w:divBdr>
                          <w:divsChild>
                            <w:div w:id="162278343">
                              <w:marLeft w:val="0"/>
                              <w:marRight w:val="0"/>
                              <w:marTop w:val="0"/>
                              <w:marBottom w:val="0"/>
                              <w:divBdr>
                                <w:top w:val="none" w:sz="0" w:space="0" w:color="auto"/>
                                <w:left w:val="none" w:sz="0" w:space="0" w:color="auto"/>
                                <w:bottom w:val="none" w:sz="0" w:space="0" w:color="auto"/>
                                <w:right w:val="none" w:sz="0" w:space="0" w:color="auto"/>
                              </w:divBdr>
                            </w:div>
                            <w:div w:id="248076266">
                              <w:marLeft w:val="0"/>
                              <w:marRight w:val="0"/>
                              <w:marTop w:val="0"/>
                              <w:marBottom w:val="0"/>
                              <w:divBdr>
                                <w:top w:val="none" w:sz="0" w:space="0" w:color="auto"/>
                                <w:left w:val="none" w:sz="0" w:space="0" w:color="auto"/>
                                <w:bottom w:val="none" w:sz="0" w:space="0" w:color="auto"/>
                                <w:right w:val="none" w:sz="0" w:space="0" w:color="auto"/>
                              </w:divBdr>
                              <w:divsChild>
                                <w:div w:id="874658730">
                                  <w:marLeft w:val="0"/>
                                  <w:marRight w:val="0"/>
                                  <w:marTop w:val="0"/>
                                  <w:marBottom w:val="0"/>
                                  <w:divBdr>
                                    <w:top w:val="none" w:sz="0" w:space="0" w:color="auto"/>
                                    <w:left w:val="none" w:sz="0" w:space="0" w:color="auto"/>
                                    <w:bottom w:val="none" w:sz="0" w:space="0" w:color="auto"/>
                                    <w:right w:val="none" w:sz="0" w:space="0" w:color="auto"/>
                                  </w:divBdr>
                                </w:div>
                              </w:divsChild>
                            </w:div>
                            <w:div w:id="1704549597">
                              <w:marLeft w:val="0"/>
                              <w:marRight w:val="0"/>
                              <w:marTop w:val="0"/>
                              <w:marBottom w:val="0"/>
                              <w:divBdr>
                                <w:top w:val="none" w:sz="0" w:space="0" w:color="auto"/>
                                <w:left w:val="none" w:sz="0" w:space="0" w:color="auto"/>
                                <w:bottom w:val="none" w:sz="0" w:space="0" w:color="auto"/>
                                <w:right w:val="none" w:sz="0" w:space="0" w:color="auto"/>
                              </w:divBdr>
                              <w:divsChild>
                                <w:div w:id="1723796070">
                                  <w:marLeft w:val="0"/>
                                  <w:marRight w:val="0"/>
                                  <w:marTop w:val="0"/>
                                  <w:marBottom w:val="0"/>
                                  <w:divBdr>
                                    <w:top w:val="none" w:sz="0" w:space="0" w:color="auto"/>
                                    <w:left w:val="none" w:sz="0" w:space="0" w:color="auto"/>
                                    <w:bottom w:val="none" w:sz="0" w:space="0" w:color="auto"/>
                                    <w:right w:val="none" w:sz="0" w:space="0" w:color="auto"/>
                                  </w:divBdr>
                                </w:div>
                              </w:divsChild>
                            </w:div>
                            <w:div w:id="17905838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16283926">
                      <w:marLeft w:val="0"/>
                      <w:marRight w:val="0"/>
                      <w:marTop w:val="0"/>
                      <w:marBottom w:val="0"/>
                      <w:divBdr>
                        <w:top w:val="none" w:sz="0" w:space="0" w:color="auto"/>
                        <w:left w:val="none" w:sz="0" w:space="0" w:color="auto"/>
                        <w:bottom w:val="none" w:sz="0" w:space="0" w:color="auto"/>
                        <w:right w:val="none" w:sz="0" w:space="0" w:color="auto"/>
                      </w:divBdr>
                    </w:div>
                    <w:div w:id="1268926773">
                      <w:marLeft w:val="0"/>
                      <w:marRight w:val="0"/>
                      <w:marTop w:val="0"/>
                      <w:marBottom w:val="0"/>
                      <w:divBdr>
                        <w:top w:val="none" w:sz="0" w:space="0" w:color="auto"/>
                        <w:left w:val="none" w:sz="0" w:space="0" w:color="auto"/>
                        <w:bottom w:val="none" w:sz="0" w:space="0" w:color="auto"/>
                        <w:right w:val="none" w:sz="0" w:space="0" w:color="auto"/>
                      </w:divBdr>
                    </w:div>
                    <w:div w:id="2096969377">
                      <w:marLeft w:val="0"/>
                      <w:marRight w:val="0"/>
                      <w:marTop w:val="0"/>
                      <w:marBottom w:val="0"/>
                      <w:divBdr>
                        <w:top w:val="none" w:sz="0" w:space="0" w:color="auto"/>
                        <w:left w:val="none" w:sz="0" w:space="0" w:color="auto"/>
                        <w:bottom w:val="none" w:sz="0" w:space="0" w:color="auto"/>
                        <w:right w:val="none" w:sz="0" w:space="0" w:color="auto"/>
                      </w:divBdr>
                    </w:div>
                  </w:divsChild>
                </w:div>
                <w:div w:id="1833834412">
                  <w:marLeft w:val="0"/>
                  <w:marRight w:val="0"/>
                  <w:marTop w:val="0"/>
                  <w:marBottom w:val="0"/>
                  <w:divBdr>
                    <w:top w:val="none" w:sz="0" w:space="0" w:color="auto"/>
                    <w:left w:val="none" w:sz="0" w:space="0" w:color="auto"/>
                    <w:bottom w:val="none" w:sz="0" w:space="0" w:color="auto"/>
                    <w:right w:val="none" w:sz="0" w:space="0" w:color="auto"/>
                  </w:divBdr>
                  <w:divsChild>
                    <w:div w:id="469247615">
                      <w:marLeft w:val="0"/>
                      <w:marRight w:val="0"/>
                      <w:marTop w:val="0"/>
                      <w:marBottom w:val="0"/>
                      <w:divBdr>
                        <w:top w:val="none" w:sz="0" w:space="0" w:color="auto"/>
                        <w:left w:val="none" w:sz="0" w:space="0" w:color="auto"/>
                        <w:bottom w:val="none" w:sz="0" w:space="0" w:color="auto"/>
                        <w:right w:val="none" w:sz="0" w:space="0" w:color="auto"/>
                      </w:divBdr>
                    </w:div>
                    <w:div w:id="651300340">
                      <w:marLeft w:val="0"/>
                      <w:marRight w:val="0"/>
                      <w:marTop w:val="0"/>
                      <w:marBottom w:val="0"/>
                      <w:divBdr>
                        <w:top w:val="none" w:sz="0" w:space="0" w:color="auto"/>
                        <w:left w:val="none" w:sz="0" w:space="0" w:color="auto"/>
                        <w:bottom w:val="none" w:sz="0" w:space="0" w:color="auto"/>
                        <w:right w:val="none" w:sz="0" w:space="0" w:color="auto"/>
                      </w:divBdr>
                      <w:divsChild>
                        <w:div w:id="2004309446">
                          <w:marLeft w:val="0"/>
                          <w:marRight w:val="0"/>
                          <w:marTop w:val="30"/>
                          <w:marBottom w:val="30"/>
                          <w:divBdr>
                            <w:top w:val="none" w:sz="0" w:space="0" w:color="auto"/>
                            <w:left w:val="none" w:sz="0" w:space="0" w:color="auto"/>
                            <w:bottom w:val="none" w:sz="0" w:space="0" w:color="auto"/>
                            <w:right w:val="none" w:sz="0" w:space="0" w:color="auto"/>
                          </w:divBdr>
                          <w:divsChild>
                            <w:div w:id="751774444">
                              <w:marLeft w:val="0"/>
                              <w:marRight w:val="0"/>
                              <w:marTop w:val="0"/>
                              <w:marBottom w:val="0"/>
                              <w:divBdr>
                                <w:top w:val="none" w:sz="0" w:space="0" w:color="auto"/>
                                <w:left w:val="none" w:sz="0" w:space="0" w:color="auto"/>
                                <w:bottom w:val="none" w:sz="0" w:space="0" w:color="auto"/>
                                <w:right w:val="none" w:sz="0" w:space="0" w:color="auto"/>
                              </w:divBdr>
                              <w:divsChild>
                                <w:div w:id="1903901167">
                                  <w:marLeft w:val="0"/>
                                  <w:marRight w:val="0"/>
                                  <w:marTop w:val="0"/>
                                  <w:marBottom w:val="0"/>
                                  <w:divBdr>
                                    <w:top w:val="none" w:sz="0" w:space="0" w:color="auto"/>
                                    <w:left w:val="none" w:sz="0" w:space="0" w:color="auto"/>
                                    <w:bottom w:val="none" w:sz="0" w:space="0" w:color="auto"/>
                                    <w:right w:val="none" w:sz="0" w:space="0" w:color="auto"/>
                                  </w:divBdr>
                                </w:div>
                              </w:divsChild>
                            </w:div>
                            <w:div w:id="1582449620">
                              <w:marLeft w:val="0"/>
                              <w:marRight w:val="0"/>
                              <w:marTop w:val="0"/>
                              <w:marBottom w:val="0"/>
                              <w:divBdr>
                                <w:top w:val="none" w:sz="0" w:space="0" w:color="auto"/>
                                <w:left w:val="none" w:sz="0" w:space="0" w:color="auto"/>
                                <w:bottom w:val="none" w:sz="0" w:space="0" w:color="auto"/>
                                <w:right w:val="none" w:sz="0" w:space="0" w:color="auto"/>
                              </w:divBdr>
                            </w:div>
                            <w:div w:id="2077584565">
                              <w:marLeft w:val="0"/>
                              <w:marRight w:val="0"/>
                              <w:marTop w:val="0"/>
                              <w:marBottom w:val="0"/>
                              <w:divBdr>
                                <w:top w:val="none" w:sz="0" w:space="0" w:color="auto"/>
                                <w:left w:val="none" w:sz="0" w:space="0" w:color="auto"/>
                                <w:bottom w:val="none" w:sz="0" w:space="0" w:color="auto"/>
                                <w:right w:val="none" w:sz="0" w:space="0" w:color="auto"/>
                              </w:divBdr>
                              <w:divsChild>
                                <w:div w:id="1675449076">
                                  <w:marLeft w:val="0"/>
                                  <w:marRight w:val="0"/>
                                  <w:marTop w:val="0"/>
                                  <w:marBottom w:val="0"/>
                                  <w:divBdr>
                                    <w:top w:val="none" w:sz="0" w:space="0" w:color="auto"/>
                                    <w:left w:val="none" w:sz="0" w:space="0" w:color="auto"/>
                                    <w:bottom w:val="none" w:sz="0" w:space="0" w:color="auto"/>
                                    <w:right w:val="none" w:sz="0" w:space="0" w:color="auto"/>
                                  </w:divBdr>
                                </w:div>
                              </w:divsChild>
                            </w:div>
                            <w:div w:id="21016786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02292254">
                      <w:marLeft w:val="0"/>
                      <w:marRight w:val="0"/>
                      <w:marTop w:val="0"/>
                      <w:marBottom w:val="0"/>
                      <w:divBdr>
                        <w:top w:val="none" w:sz="0" w:space="0" w:color="auto"/>
                        <w:left w:val="none" w:sz="0" w:space="0" w:color="auto"/>
                        <w:bottom w:val="none" w:sz="0" w:space="0" w:color="auto"/>
                        <w:right w:val="none" w:sz="0" w:space="0" w:color="auto"/>
                      </w:divBdr>
                    </w:div>
                    <w:div w:id="1191411393">
                      <w:marLeft w:val="0"/>
                      <w:marRight w:val="0"/>
                      <w:marTop w:val="0"/>
                      <w:marBottom w:val="0"/>
                      <w:divBdr>
                        <w:top w:val="none" w:sz="0" w:space="0" w:color="auto"/>
                        <w:left w:val="none" w:sz="0" w:space="0" w:color="auto"/>
                        <w:bottom w:val="none" w:sz="0" w:space="0" w:color="auto"/>
                        <w:right w:val="none" w:sz="0" w:space="0" w:color="auto"/>
                      </w:divBdr>
                    </w:div>
                    <w:div w:id="17984470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74115306">
          <w:marLeft w:val="0"/>
          <w:marRight w:val="0"/>
          <w:marTop w:val="0"/>
          <w:marBottom w:val="0"/>
          <w:divBdr>
            <w:top w:val="none" w:sz="0" w:space="0" w:color="auto"/>
            <w:left w:val="none" w:sz="0" w:space="0" w:color="auto"/>
            <w:bottom w:val="none" w:sz="0" w:space="0" w:color="auto"/>
            <w:right w:val="none" w:sz="0" w:space="0" w:color="auto"/>
          </w:divBdr>
          <w:divsChild>
            <w:div w:id="1208877228">
              <w:marLeft w:val="0"/>
              <w:marRight w:val="0"/>
              <w:marTop w:val="0"/>
              <w:marBottom w:val="0"/>
              <w:divBdr>
                <w:top w:val="none" w:sz="0" w:space="0" w:color="auto"/>
                <w:left w:val="none" w:sz="0" w:space="0" w:color="auto"/>
                <w:bottom w:val="none" w:sz="0" w:space="0" w:color="auto"/>
                <w:right w:val="none" w:sz="0" w:space="0" w:color="auto"/>
              </w:divBdr>
            </w:div>
            <w:div w:id="1831754111">
              <w:marLeft w:val="0"/>
              <w:marRight w:val="0"/>
              <w:marTop w:val="0"/>
              <w:marBottom w:val="0"/>
              <w:divBdr>
                <w:top w:val="none" w:sz="0" w:space="0" w:color="auto"/>
                <w:left w:val="none" w:sz="0" w:space="0" w:color="auto"/>
                <w:bottom w:val="none" w:sz="0" w:space="0" w:color="auto"/>
                <w:right w:val="none" w:sz="0" w:space="0" w:color="auto"/>
              </w:divBdr>
            </w:div>
            <w:div w:id="2029480924">
              <w:marLeft w:val="0"/>
              <w:marRight w:val="0"/>
              <w:marTop w:val="0"/>
              <w:marBottom w:val="0"/>
              <w:divBdr>
                <w:top w:val="none" w:sz="0" w:space="0" w:color="auto"/>
                <w:left w:val="none" w:sz="0" w:space="0" w:color="auto"/>
                <w:bottom w:val="none" w:sz="0" w:space="0" w:color="auto"/>
                <w:right w:val="none" w:sz="0" w:space="0" w:color="auto"/>
              </w:divBdr>
            </w:div>
          </w:divsChild>
        </w:div>
        <w:div w:id="2077703665">
          <w:marLeft w:val="0"/>
          <w:marRight w:val="0"/>
          <w:marTop w:val="0"/>
          <w:marBottom w:val="0"/>
          <w:divBdr>
            <w:top w:val="none" w:sz="0" w:space="0" w:color="auto"/>
            <w:left w:val="none" w:sz="0" w:space="0" w:color="auto"/>
            <w:bottom w:val="none" w:sz="0" w:space="0" w:color="auto"/>
            <w:right w:val="none" w:sz="0" w:space="0" w:color="auto"/>
          </w:divBdr>
          <w:divsChild>
            <w:div w:id="354967032">
              <w:marLeft w:val="0"/>
              <w:marRight w:val="0"/>
              <w:marTop w:val="0"/>
              <w:marBottom w:val="0"/>
              <w:divBdr>
                <w:top w:val="none" w:sz="0" w:space="0" w:color="auto"/>
                <w:left w:val="none" w:sz="0" w:space="0" w:color="auto"/>
                <w:bottom w:val="none" w:sz="0" w:space="0" w:color="auto"/>
                <w:right w:val="none" w:sz="0" w:space="0" w:color="auto"/>
              </w:divBdr>
            </w:div>
            <w:div w:id="630282900">
              <w:marLeft w:val="0"/>
              <w:marRight w:val="0"/>
              <w:marTop w:val="0"/>
              <w:marBottom w:val="0"/>
              <w:divBdr>
                <w:top w:val="none" w:sz="0" w:space="0" w:color="auto"/>
                <w:left w:val="none" w:sz="0" w:space="0" w:color="auto"/>
                <w:bottom w:val="none" w:sz="0" w:space="0" w:color="auto"/>
                <w:right w:val="none" w:sz="0" w:space="0" w:color="auto"/>
              </w:divBdr>
            </w:div>
            <w:div w:id="690649715">
              <w:marLeft w:val="0"/>
              <w:marRight w:val="0"/>
              <w:marTop w:val="0"/>
              <w:marBottom w:val="0"/>
              <w:divBdr>
                <w:top w:val="none" w:sz="0" w:space="0" w:color="auto"/>
                <w:left w:val="none" w:sz="0" w:space="0" w:color="auto"/>
                <w:bottom w:val="none" w:sz="0" w:space="0" w:color="auto"/>
                <w:right w:val="none" w:sz="0" w:space="0" w:color="auto"/>
              </w:divBdr>
            </w:div>
          </w:divsChild>
        </w:div>
        <w:div w:id="2096124451">
          <w:marLeft w:val="0"/>
          <w:marRight w:val="0"/>
          <w:marTop w:val="0"/>
          <w:marBottom w:val="0"/>
          <w:divBdr>
            <w:top w:val="none" w:sz="0" w:space="0" w:color="auto"/>
            <w:left w:val="none" w:sz="0" w:space="0" w:color="auto"/>
            <w:bottom w:val="none" w:sz="0" w:space="0" w:color="auto"/>
            <w:right w:val="none" w:sz="0" w:space="0" w:color="auto"/>
          </w:divBdr>
          <w:divsChild>
            <w:div w:id="736783497">
              <w:marLeft w:val="0"/>
              <w:marRight w:val="0"/>
              <w:marTop w:val="0"/>
              <w:marBottom w:val="0"/>
              <w:divBdr>
                <w:top w:val="none" w:sz="0" w:space="0" w:color="auto"/>
                <w:left w:val="none" w:sz="0" w:space="0" w:color="auto"/>
                <w:bottom w:val="none" w:sz="0" w:space="0" w:color="auto"/>
                <w:right w:val="none" w:sz="0" w:space="0" w:color="auto"/>
              </w:divBdr>
            </w:div>
            <w:div w:id="1471249063">
              <w:marLeft w:val="0"/>
              <w:marRight w:val="0"/>
              <w:marTop w:val="0"/>
              <w:marBottom w:val="0"/>
              <w:divBdr>
                <w:top w:val="none" w:sz="0" w:space="0" w:color="auto"/>
                <w:left w:val="none" w:sz="0" w:space="0" w:color="auto"/>
                <w:bottom w:val="none" w:sz="0" w:space="0" w:color="auto"/>
                <w:right w:val="none" w:sz="0" w:space="0" w:color="auto"/>
              </w:divBdr>
            </w:div>
            <w:div w:id="2065174397">
              <w:marLeft w:val="0"/>
              <w:marRight w:val="0"/>
              <w:marTop w:val="0"/>
              <w:marBottom w:val="0"/>
              <w:divBdr>
                <w:top w:val="none" w:sz="0" w:space="0" w:color="auto"/>
                <w:left w:val="none" w:sz="0" w:space="0" w:color="auto"/>
                <w:bottom w:val="none" w:sz="0" w:space="0" w:color="auto"/>
                <w:right w:val="none" w:sz="0" w:space="0" w:color="auto"/>
              </w:divBdr>
            </w:div>
          </w:divsChild>
        </w:div>
        <w:div w:id="2141259736">
          <w:marLeft w:val="0"/>
          <w:marRight w:val="0"/>
          <w:marTop w:val="0"/>
          <w:marBottom w:val="0"/>
          <w:divBdr>
            <w:top w:val="none" w:sz="0" w:space="0" w:color="auto"/>
            <w:left w:val="none" w:sz="0" w:space="0" w:color="auto"/>
            <w:bottom w:val="none" w:sz="0" w:space="0" w:color="auto"/>
            <w:right w:val="none" w:sz="0" w:space="0" w:color="auto"/>
          </w:divBdr>
          <w:divsChild>
            <w:div w:id="355664813">
              <w:marLeft w:val="0"/>
              <w:marRight w:val="0"/>
              <w:marTop w:val="0"/>
              <w:marBottom w:val="0"/>
              <w:divBdr>
                <w:top w:val="none" w:sz="0" w:space="0" w:color="auto"/>
                <w:left w:val="none" w:sz="0" w:space="0" w:color="auto"/>
                <w:bottom w:val="none" w:sz="0" w:space="0" w:color="auto"/>
                <w:right w:val="none" w:sz="0" w:space="0" w:color="auto"/>
              </w:divBdr>
            </w:div>
            <w:div w:id="399791339">
              <w:marLeft w:val="0"/>
              <w:marRight w:val="0"/>
              <w:marTop w:val="0"/>
              <w:marBottom w:val="0"/>
              <w:divBdr>
                <w:top w:val="none" w:sz="0" w:space="0" w:color="auto"/>
                <w:left w:val="none" w:sz="0" w:space="0" w:color="auto"/>
                <w:bottom w:val="none" w:sz="0" w:space="0" w:color="auto"/>
                <w:right w:val="none" w:sz="0" w:space="0" w:color="auto"/>
              </w:divBdr>
            </w:div>
            <w:div w:id="6280525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82944274">
      <w:bodyDiv w:val="1"/>
      <w:marLeft w:val="0"/>
      <w:marRight w:val="0"/>
      <w:marTop w:val="0"/>
      <w:marBottom w:val="0"/>
      <w:divBdr>
        <w:top w:val="none" w:sz="0" w:space="0" w:color="auto"/>
        <w:left w:val="none" w:sz="0" w:space="0" w:color="auto"/>
        <w:bottom w:val="none" w:sz="0" w:space="0" w:color="auto"/>
        <w:right w:val="none" w:sz="0" w:space="0" w:color="auto"/>
      </w:divBdr>
    </w:div>
    <w:div w:id="1255284317">
      <w:bodyDiv w:val="1"/>
      <w:marLeft w:val="0"/>
      <w:marRight w:val="0"/>
      <w:marTop w:val="0"/>
      <w:marBottom w:val="0"/>
      <w:divBdr>
        <w:top w:val="none" w:sz="0" w:space="0" w:color="auto"/>
        <w:left w:val="none" w:sz="0" w:space="0" w:color="auto"/>
        <w:bottom w:val="none" w:sz="0" w:space="0" w:color="auto"/>
        <w:right w:val="none" w:sz="0" w:space="0" w:color="auto"/>
      </w:divBdr>
    </w:div>
    <w:div w:id="1256012575">
      <w:bodyDiv w:val="1"/>
      <w:marLeft w:val="0"/>
      <w:marRight w:val="0"/>
      <w:marTop w:val="0"/>
      <w:marBottom w:val="0"/>
      <w:divBdr>
        <w:top w:val="none" w:sz="0" w:space="0" w:color="auto"/>
        <w:left w:val="none" w:sz="0" w:space="0" w:color="auto"/>
        <w:bottom w:val="none" w:sz="0" w:space="0" w:color="auto"/>
        <w:right w:val="none" w:sz="0" w:space="0" w:color="auto"/>
      </w:divBdr>
    </w:div>
    <w:div w:id="1370767279">
      <w:bodyDiv w:val="1"/>
      <w:marLeft w:val="0"/>
      <w:marRight w:val="0"/>
      <w:marTop w:val="0"/>
      <w:marBottom w:val="0"/>
      <w:divBdr>
        <w:top w:val="none" w:sz="0" w:space="0" w:color="auto"/>
        <w:left w:val="none" w:sz="0" w:space="0" w:color="auto"/>
        <w:bottom w:val="none" w:sz="0" w:space="0" w:color="auto"/>
        <w:right w:val="none" w:sz="0" w:space="0" w:color="auto"/>
      </w:divBdr>
    </w:div>
    <w:div w:id="1374573247">
      <w:bodyDiv w:val="1"/>
      <w:marLeft w:val="0"/>
      <w:marRight w:val="0"/>
      <w:marTop w:val="0"/>
      <w:marBottom w:val="0"/>
      <w:divBdr>
        <w:top w:val="none" w:sz="0" w:space="0" w:color="auto"/>
        <w:left w:val="none" w:sz="0" w:space="0" w:color="auto"/>
        <w:bottom w:val="none" w:sz="0" w:space="0" w:color="auto"/>
        <w:right w:val="none" w:sz="0" w:space="0" w:color="auto"/>
      </w:divBdr>
    </w:div>
    <w:div w:id="1451510009">
      <w:bodyDiv w:val="1"/>
      <w:marLeft w:val="0"/>
      <w:marRight w:val="0"/>
      <w:marTop w:val="0"/>
      <w:marBottom w:val="0"/>
      <w:divBdr>
        <w:top w:val="none" w:sz="0" w:space="0" w:color="auto"/>
        <w:left w:val="none" w:sz="0" w:space="0" w:color="auto"/>
        <w:bottom w:val="none" w:sz="0" w:space="0" w:color="auto"/>
        <w:right w:val="none" w:sz="0" w:space="0" w:color="auto"/>
      </w:divBdr>
    </w:div>
    <w:div w:id="1579094351">
      <w:bodyDiv w:val="1"/>
      <w:marLeft w:val="0"/>
      <w:marRight w:val="0"/>
      <w:marTop w:val="0"/>
      <w:marBottom w:val="0"/>
      <w:divBdr>
        <w:top w:val="none" w:sz="0" w:space="0" w:color="auto"/>
        <w:left w:val="none" w:sz="0" w:space="0" w:color="auto"/>
        <w:bottom w:val="none" w:sz="0" w:space="0" w:color="auto"/>
        <w:right w:val="none" w:sz="0" w:space="0" w:color="auto"/>
      </w:divBdr>
    </w:div>
    <w:div w:id="1581404505">
      <w:bodyDiv w:val="1"/>
      <w:marLeft w:val="0"/>
      <w:marRight w:val="0"/>
      <w:marTop w:val="0"/>
      <w:marBottom w:val="0"/>
      <w:divBdr>
        <w:top w:val="none" w:sz="0" w:space="0" w:color="auto"/>
        <w:left w:val="none" w:sz="0" w:space="0" w:color="auto"/>
        <w:bottom w:val="none" w:sz="0" w:space="0" w:color="auto"/>
        <w:right w:val="none" w:sz="0" w:space="0" w:color="auto"/>
      </w:divBdr>
    </w:div>
    <w:div w:id="1692995090">
      <w:bodyDiv w:val="1"/>
      <w:marLeft w:val="0"/>
      <w:marRight w:val="0"/>
      <w:marTop w:val="0"/>
      <w:marBottom w:val="0"/>
      <w:divBdr>
        <w:top w:val="none" w:sz="0" w:space="0" w:color="auto"/>
        <w:left w:val="none" w:sz="0" w:space="0" w:color="auto"/>
        <w:bottom w:val="none" w:sz="0" w:space="0" w:color="auto"/>
        <w:right w:val="none" w:sz="0" w:space="0" w:color="auto"/>
      </w:divBdr>
    </w:div>
    <w:div w:id="1718821723">
      <w:bodyDiv w:val="1"/>
      <w:marLeft w:val="0"/>
      <w:marRight w:val="0"/>
      <w:marTop w:val="0"/>
      <w:marBottom w:val="0"/>
      <w:divBdr>
        <w:top w:val="none" w:sz="0" w:space="0" w:color="auto"/>
        <w:left w:val="none" w:sz="0" w:space="0" w:color="auto"/>
        <w:bottom w:val="none" w:sz="0" w:space="0" w:color="auto"/>
        <w:right w:val="none" w:sz="0" w:space="0" w:color="auto"/>
      </w:divBdr>
    </w:div>
    <w:div w:id="1727799431">
      <w:bodyDiv w:val="1"/>
      <w:marLeft w:val="0"/>
      <w:marRight w:val="0"/>
      <w:marTop w:val="0"/>
      <w:marBottom w:val="0"/>
      <w:divBdr>
        <w:top w:val="none" w:sz="0" w:space="0" w:color="auto"/>
        <w:left w:val="none" w:sz="0" w:space="0" w:color="auto"/>
        <w:bottom w:val="none" w:sz="0" w:space="0" w:color="auto"/>
        <w:right w:val="none" w:sz="0" w:space="0" w:color="auto"/>
      </w:divBdr>
    </w:div>
    <w:div w:id="1747608870">
      <w:bodyDiv w:val="1"/>
      <w:marLeft w:val="0"/>
      <w:marRight w:val="0"/>
      <w:marTop w:val="0"/>
      <w:marBottom w:val="0"/>
      <w:divBdr>
        <w:top w:val="none" w:sz="0" w:space="0" w:color="auto"/>
        <w:left w:val="none" w:sz="0" w:space="0" w:color="auto"/>
        <w:bottom w:val="none" w:sz="0" w:space="0" w:color="auto"/>
        <w:right w:val="none" w:sz="0" w:space="0" w:color="auto"/>
      </w:divBdr>
    </w:div>
    <w:div w:id="1751609831">
      <w:bodyDiv w:val="1"/>
      <w:marLeft w:val="0"/>
      <w:marRight w:val="0"/>
      <w:marTop w:val="0"/>
      <w:marBottom w:val="0"/>
      <w:divBdr>
        <w:top w:val="none" w:sz="0" w:space="0" w:color="auto"/>
        <w:left w:val="none" w:sz="0" w:space="0" w:color="auto"/>
        <w:bottom w:val="none" w:sz="0" w:space="0" w:color="auto"/>
        <w:right w:val="none" w:sz="0" w:space="0" w:color="auto"/>
      </w:divBdr>
    </w:div>
    <w:div w:id="1762532101">
      <w:bodyDiv w:val="1"/>
      <w:marLeft w:val="0"/>
      <w:marRight w:val="0"/>
      <w:marTop w:val="0"/>
      <w:marBottom w:val="0"/>
      <w:divBdr>
        <w:top w:val="none" w:sz="0" w:space="0" w:color="auto"/>
        <w:left w:val="none" w:sz="0" w:space="0" w:color="auto"/>
        <w:bottom w:val="none" w:sz="0" w:space="0" w:color="auto"/>
        <w:right w:val="none" w:sz="0" w:space="0" w:color="auto"/>
      </w:divBdr>
    </w:div>
    <w:div w:id="1830823709">
      <w:bodyDiv w:val="1"/>
      <w:marLeft w:val="0"/>
      <w:marRight w:val="0"/>
      <w:marTop w:val="0"/>
      <w:marBottom w:val="0"/>
      <w:divBdr>
        <w:top w:val="none" w:sz="0" w:space="0" w:color="auto"/>
        <w:left w:val="none" w:sz="0" w:space="0" w:color="auto"/>
        <w:bottom w:val="none" w:sz="0" w:space="0" w:color="auto"/>
        <w:right w:val="none" w:sz="0" w:space="0" w:color="auto"/>
      </w:divBdr>
    </w:div>
    <w:div w:id="1846817985">
      <w:bodyDiv w:val="1"/>
      <w:marLeft w:val="0"/>
      <w:marRight w:val="0"/>
      <w:marTop w:val="0"/>
      <w:marBottom w:val="0"/>
      <w:divBdr>
        <w:top w:val="none" w:sz="0" w:space="0" w:color="auto"/>
        <w:left w:val="none" w:sz="0" w:space="0" w:color="auto"/>
        <w:bottom w:val="none" w:sz="0" w:space="0" w:color="auto"/>
        <w:right w:val="none" w:sz="0" w:space="0" w:color="auto"/>
      </w:divBdr>
    </w:div>
    <w:div w:id="1953513179">
      <w:bodyDiv w:val="1"/>
      <w:marLeft w:val="0"/>
      <w:marRight w:val="0"/>
      <w:marTop w:val="0"/>
      <w:marBottom w:val="0"/>
      <w:divBdr>
        <w:top w:val="none" w:sz="0" w:space="0" w:color="auto"/>
        <w:left w:val="none" w:sz="0" w:space="0" w:color="auto"/>
        <w:bottom w:val="none" w:sz="0" w:space="0" w:color="auto"/>
        <w:right w:val="none" w:sz="0" w:space="0" w:color="auto"/>
      </w:divBdr>
    </w:div>
    <w:div w:id="1982424438">
      <w:bodyDiv w:val="1"/>
      <w:marLeft w:val="0"/>
      <w:marRight w:val="0"/>
      <w:marTop w:val="0"/>
      <w:marBottom w:val="0"/>
      <w:divBdr>
        <w:top w:val="none" w:sz="0" w:space="0" w:color="auto"/>
        <w:left w:val="none" w:sz="0" w:space="0" w:color="auto"/>
        <w:bottom w:val="none" w:sz="0" w:space="0" w:color="auto"/>
        <w:right w:val="none" w:sz="0" w:space="0" w:color="auto"/>
      </w:divBdr>
    </w:div>
    <w:div w:id="2021854973">
      <w:bodyDiv w:val="1"/>
      <w:marLeft w:val="0"/>
      <w:marRight w:val="0"/>
      <w:marTop w:val="0"/>
      <w:marBottom w:val="0"/>
      <w:divBdr>
        <w:top w:val="none" w:sz="0" w:space="0" w:color="auto"/>
        <w:left w:val="none" w:sz="0" w:space="0" w:color="auto"/>
        <w:bottom w:val="none" w:sz="0" w:space="0" w:color="auto"/>
        <w:right w:val="none" w:sz="0" w:space="0" w:color="auto"/>
      </w:divBdr>
    </w:div>
    <w:div w:id="2023583674">
      <w:bodyDiv w:val="1"/>
      <w:marLeft w:val="0"/>
      <w:marRight w:val="0"/>
      <w:marTop w:val="0"/>
      <w:marBottom w:val="0"/>
      <w:divBdr>
        <w:top w:val="none" w:sz="0" w:space="0" w:color="auto"/>
        <w:left w:val="none" w:sz="0" w:space="0" w:color="auto"/>
        <w:bottom w:val="none" w:sz="0" w:space="0" w:color="auto"/>
        <w:right w:val="none" w:sz="0" w:space="0" w:color="auto"/>
      </w:divBdr>
    </w:div>
    <w:div w:id="2064984717">
      <w:bodyDiv w:val="1"/>
      <w:marLeft w:val="0"/>
      <w:marRight w:val="0"/>
      <w:marTop w:val="0"/>
      <w:marBottom w:val="0"/>
      <w:divBdr>
        <w:top w:val="none" w:sz="0" w:space="0" w:color="auto"/>
        <w:left w:val="none" w:sz="0" w:space="0" w:color="auto"/>
        <w:bottom w:val="none" w:sz="0" w:space="0" w:color="auto"/>
        <w:right w:val="none" w:sz="0" w:space="0" w:color="auto"/>
      </w:divBdr>
    </w:div>
    <w:div w:id="2097743096">
      <w:bodyDiv w:val="1"/>
      <w:marLeft w:val="0"/>
      <w:marRight w:val="0"/>
      <w:marTop w:val="0"/>
      <w:marBottom w:val="0"/>
      <w:divBdr>
        <w:top w:val="none" w:sz="0" w:space="0" w:color="auto"/>
        <w:left w:val="none" w:sz="0" w:space="0" w:color="auto"/>
        <w:bottom w:val="none" w:sz="0" w:space="0" w:color="auto"/>
        <w:right w:val="none" w:sz="0" w:space="0" w:color="auto"/>
      </w:divBdr>
    </w:div>
    <w:div w:id="211871876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microsoft.com/office/2016/09/relationships/commentsIds" Target="commentsIds.xml"/><Relationship Id="rId18"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settings" Target="settings.xml"/><Relationship Id="rId12" Type="http://schemas.microsoft.com/office/2011/relationships/commentsExtended" Target="commentsExtended.xml"/><Relationship Id="rId17" Type="http://schemas.microsoft.com/office/2011/relationships/people" Target="people.xml"/><Relationship Id="rId2" Type="http://schemas.openxmlformats.org/officeDocument/2006/relationships/customXml" Target="../customXml/item2.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comments" Target="comments.xml"/><Relationship Id="rId5" Type="http://schemas.openxmlformats.org/officeDocument/2006/relationships/numbering" Target="numbering.xml"/><Relationship Id="rId15" Type="http://schemas.openxmlformats.org/officeDocument/2006/relationships/footer" Target="footer1.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microsoft.com/office/2018/08/relationships/commentsExtensible" Target="commentsExtensi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ct:contentTypeSchema xmlns:ct="http://schemas.microsoft.com/office/2006/metadata/contentType" xmlns:ma="http://schemas.microsoft.com/office/2006/metadata/properties/metaAttributes" ct:_="" ma:_="" ma:contentTypeName="Document" ma:contentTypeID="0x0101003C15D2DC256E5949A30C2BB994F84D6A" ma:contentTypeVersion="27" ma:contentTypeDescription="Create a new document." ma:contentTypeScope="" ma:versionID="1b9f9f483c69b771f46b9b0f8a6d5d94">
  <xsd:schema xmlns:xsd="http://www.w3.org/2001/XMLSchema" xmlns:xs="http://www.w3.org/2001/XMLSchema" xmlns:p="http://schemas.microsoft.com/office/2006/metadata/properties" xmlns:ns1="http://schemas.microsoft.com/sharepoint/v3" xmlns:ns2="250c0373-be12-461c-98d4-6c697860a596" xmlns:ns3="9b2aba4e-50a1-4e02-88f3-255bf441ffbf" targetNamespace="http://schemas.microsoft.com/office/2006/metadata/properties" ma:root="true" ma:fieldsID="746d8a2f645e2bda7c51ef69cf1f733b" ns1:_="" ns2:_="" ns3:_="">
    <xsd:import namespace="http://schemas.microsoft.com/sharepoint/v3"/>
    <xsd:import namespace="250c0373-be12-461c-98d4-6c697860a596"/>
    <xsd:import namespace="9b2aba4e-50a1-4e02-88f3-255bf441ffbf"/>
    <xsd:element name="properties">
      <xsd:complexType>
        <xsd:sequence>
          <xsd:element name="documentManagement">
            <xsd:complexType>
              <xsd:all>
                <xsd:element ref="ns2:SharedWithUsers" minOccurs="0"/>
                <xsd:element ref="ns2:SharedWithDetails" minOccurs="0"/>
                <xsd:element ref="ns2:LastSharedByUser" minOccurs="0"/>
                <xsd:element ref="ns2:LastSharedByTime" minOccurs="0"/>
                <xsd:element ref="ns2:TaxKeywordTaxHTField" minOccurs="0"/>
                <xsd:element ref="ns2:TaxCatchAll" minOccurs="0"/>
                <xsd:element ref="ns3:MediaServiceMetadata" minOccurs="0"/>
                <xsd:element ref="ns3:MediaServiceFastMetadata" minOccurs="0"/>
                <xsd:element ref="ns3:MediaServiceAutoTags" minOccurs="0"/>
                <xsd:element ref="ns3:MediaServiceDateTaken" minOccurs="0"/>
                <xsd:element ref="ns3:MediaServiceOCR" minOccurs="0"/>
                <xsd:element ref="ns3:MediaServiceEventHashCode" minOccurs="0"/>
                <xsd:element ref="ns3:MediaServiceGenerationTime" minOccurs="0"/>
                <xsd:element ref="ns3:MediaServiceAutoKeyPoints" minOccurs="0"/>
                <xsd:element ref="ns3:MediaServiceKeyPoints" minOccurs="0"/>
                <xsd:element ref="ns3:MediaServiceLocation" minOccurs="0"/>
                <xsd:element ref="ns1:_ip_UnifiedCompliancePolicyProperties" minOccurs="0"/>
                <xsd:element ref="ns1:_ip_UnifiedCompliancePolicyUIAction" minOccurs="0"/>
                <xsd:element ref="ns3:MediaLengthInSeconds" minOccurs="0"/>
                <xsd:element ref="ns3:lcf76f155ced4ddcb4097134ff3c332f" minOccurs="0"/>
                <xsd:element ref="ns3:MediaServiceObjectDetectorVersions" minOccurs="0"/>
                <xsd:element ref="ns3:MediaServiceSearchProperties" minOccurs="0"/>
                <xsd:element ref="ns3:MediaServiceBillingMetadata" minOccurs="0"/>
                <xsd:element ref="ns3:Solution" minOccurs="0"/>
                <xsd:element ref="ns3:Pers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ip_UnifiedCompliancePolicyProperties" ma:index="25" nillable="true" ma:displayName="Unified Compliance Policy Properties" ma:hidden="true" ma:internalName="_ip_UnifiedCompliancePolicyProperties">
      <xsd:simpleType>
        <xsd:restriction base="dms:Note"/>
      </xsd:simpleType>
    </xsd:element>
    <xsd:element name="_ip_UnifiedCompliancePolicyUIAction" ma:index="26" nillable="true" ma:displayName="Unified Compliance Policy UI Action" ma:hidden="true" ma:internalName="_ip_UnifiedCompliancePolicyUIAction">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250c0373-be12-461c-98d4-6c697860a596" elementFormDefault="qualified">
    <xsd:import namespace="http://schemas.microsoft.com/office/2006/documentManagement/types"/>
    <xsd:import namespace="http://schemas.microsoft.com/office/infopath/2007/PartnerControls"/>
    <xsd:element name="SharedWithUsers" ma:index="8" nillable="true" ma:displayName="Shared With" ma:descripti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Shared With Details" ma:description="" ma:internalName="SharedWithDetails" ma:readOnly="true">
      <xsd:simpleType>
        <xsd:restriction base="dms:Note">
          <xsd:maxLength value="255"/>
        </xsd:restriction>
      </xsd:simpleType>
    </xsd:element>
    <xsd:element name="LastSharedByUser" ma:index="10" nillable="true" ma:displayName="Last Shared By User" ma:internalName="LastSharedByUser" ma:readOnly="true">
      <xsd:simpleType>
        <xsd:restriction base="dms:Note">
          <xsd:maxLength value="255"/>
        </xsd:restriction>
      </xsd:simpleType>
    </xsd:element>
    <xsd:element name="LastSharedByTime" ma:index="11" nillable="true" ma:displayName="Last Shared By Time" ma:description="" ma:internalName="LastSharedByTime" ma:readOnly="true">
      <xsd:simpleType>
        <xsd:restriction base="dms:DateTime"/>
      </xsd:simpleType>
    </xsd:element>
    <xsd:element name="TaxKeywordTaxHTField" ma:index="13" nillable="true" ma:taxonomy="true" ma:internalName="TaxKeywordTaxHTField" ma:taxonomyFieldName="TaxKeyword" ma:displayName="Enterprise Keywords" ma:fieldId="{23f27201-bee3-471e-b2e7-b64fd8b7ca38}" ma:taxonomyMulti="true" ma:sspId="9e9810fa-df2b-4673-b74d-e197ab7dfdc7" ma:termSetId="00000000-0000-0000-0000-000000000000" ma:anchorId="00000000-0000-0000-0000-000000000000" ma:open="true" ma:isKeyword="true">
      <xsd:complexType>
        <xsd:sequence>
          <xsd:element ref="pc:Terms" minOccurs="0" maxOccurs="1"/>
        </xsd:sequence>
      </xsd:complexType>
    </xsd:element>
    <xsd:element name="TaxCatchAll" ma:index="14" nillable="true" ma:displayName="Taxonomy Catch All Column" ma:description="" ma:hidden="true" ma:list="{28e12877-0b5a-4af2-857e-f7d0c1ac2970}" ma:internalName="TaxCatchAll" ma:showField="CatchAllData" ma:web="250c0373-be12-461c-98d4-6c697860a596">
      <xsd:complexType>
        <xsd:complexContent>
          <xsd:extension base="dms:MultiChoiceLookup">
            <xsd:sequence>
              <xsd:element name="Value" type="dms:Lookup" maxOccurs="unbounded" minOccurs="0" nillable="true"/>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9b2aba4e-50a1-4e02-88f3-255bf441ffbf" elementFormDefault="qualified">
    <xsd:import namespace="http://schemas.microsoft.com/office/2006/documentManagement/types"/>
    <xsd:import namespace="http://schemas.microsoft.com/office/infopath/2007/PartnerControls"/>
    <xsd:element name="MediaServiceMetadata" ma:index="15" nillable="true" ma:displayName="MediaServiceMetadata" ma:description="" ma:hidden="true" ma:internalName="MediaServiceMetadata" ma:readOnly="true">
      <xsd:simpleType>
        <xsd:restriction base="dms:Note"/>
      </xsd:simpleType>
    </xsd:element>
    <xsd:element name="MediaServiceFastMetadata" ma:index="16" nillable="true" ma:displayName="MediaServiceFastMetadata" ma:description="" ma:hidden="true" ma:internalName="MediaServiceFastMetadata" ma:readOnly="true">
      <xsd:simpleType>
        <xsd:restriction base="dms:Note"/>
      </xsd:simpleType>
    </xsd:element>
    <xsd:element name="MediaServiceAutoTags" ma:index="17" nillable="true" ma:displayName="MediaServiceAutoTags" ma:description="" ma:internalName="MediaServiceAutoTags" ma:readOnly="true">
      <xsd:simpleType>
        <xsd:restriction base="dms:Text"/>
      </xsd:simpleType>
    </xsd:element>
    <xsd:element name="MediaServiceDateTaken" ma:index="18" nillable="true" ma:displayName="MediaServiceDateTaken" ma:description="" ma:hidden="true" ma:internalName="MediaServiceDateTaken" ma:readOnly="true">
      <xsd:simpleType>
        <xsd:restriction base="dms:Text"/>
      </xsd:simpleType>
    </xsd:element>
    <xsd:element name="MediaServiceOCR" ma:index="19" nillable="true" ma:displayName="MediaServiceOCR" ma:internalName="MediaServiceOCR" ma:readOnly="true">
      <xsd:simpleType>
        <xsd:restriction base="dms:Note">
          <xsd:maxLength value="255"/>
        </xsd:restriction>
      </xsd:simpleType>
    </xsd:element>
    <xsd:element name="MediaServiceEventHashCode" ma:index="20" nillable="true" ma:displayName="MediaServiceEventHashCode" ma:hidden="true" ma:internalName="MediaServiceEventHashCode" ma:readOnly="true">
      <xsd:simpleType>
        <xsd:restriction base="dms:Text"/>
      </xsd:simpleType>
    </xsd:element>
    <xsd:element name="MediaServiceGenerationTime" ma:index="21" nillable="true" ma:displayName="MediaServiceGenerationTime" ma:hidden="true" ma:internalName="MediaServiceGenerationTime" ma:readOnly="true">
      <xsd:simpleType>
        <xsd:restriction base="dms:Text"/>
      </xsd:simpleType>
    </xsd:element>
    <xsd:element name="MediaServiceAutoKeyPoints" ma:index="22" nillable="true" ma:displayName="MediaServiceAutoKeyPoints" ma:hidden="true" ma:internalName="MediaServiceAutoKeyPoints" ma:readOnly="true">
      <xsd:simpleType>
        <xsd:restriction base="dms:Note"/>
      </xsd:simpleType>
    </xsd:element>
    <xsd:element name="MediaServiceKeyPoints" ma:index="23" nillable="true" ma:displayName="KeyPoints" ma:internalName="MediaServiceKeyPoints" ma:readOnly="true">
      <xsd:simpleType>
        <xsd:restriction base="dms:Note">
          <xsd:maxLength value="255"/>
        </xsd:restriction>
      </xsd:simpleType>
    </xsd:element>
    <xsd:element name="MediaServiceLocation" ma:index="24" nillable="true" ma:displayName="Location" ma:internalName="MediaServiceLocation" ma:readOnly="true">
      <xsd:simpleType>
        <xsd:restriction base="dms:Text"/>
      </xsd:simpleType>
    </xsd:element>
    <xsd:element name="MediaLengthInSeconds" ma:index="27" nillable="true" ma:displayName="Length (seconds)" ma:internalName="MediaLengthInSeconds" ma:readOnly="true">
      <xsd:simpleType>
        <xsd:restriction base="dms:Unknown"/>
      </xsd:simpleType>
    </xsd:element>
    <xsd:element name="lcf76f155ced4ddcb4097134ff3c332f" ma:index="29" nillable="true" ma:taxonomy="true" ma:internalName="lcf76f155ced4ddcb4097134ff3c332f" ma:taxonomyFieldName="MediaServiceImageTags" ma:displayName="Image Tags" ma:readOnly="false" ma:fieldId="{5cf76f15-5ced-4ddc-b409-7134ff3c332f}" ma:taxonomyMulti="true" ma:sspId="9e9810fa-df2b-4673-b74d-e197ab7dfdc7"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30" nillable="true" ma:displayName="MediaServiceObjectDetectorVersions" ma:description="" ma:hidden="true" ma:indexed="true" ma:internalName="MediaServiceObjectDetectorVersions" ma:readOnly="true">
      <xsd:simpleType>
        <xsd:restriction base="dms:Text"/>
      </xsd:simpleType>
    </xsd:element>
    <xsd:element name="MediaServiceSearchProperties" ma:index="31" nillable="true" ma:displayName="MediaServiceSearchProperties" ma:hidden="true" ma:internalName="MediaServiceSearchProperties" ma:readOnly="true">
      <xsd:simpleType>
        <xsd:restriction base="dms:Note"/>
      </xsd:simpleType>
    </xsd:element>
    <xsd:element name="MediaServiceBillingMetadata" ma:index="32" nillable="true" ma:displayName="MediaServiceBillingMetadata" ma:hidden="true" ma:internalName="MediaServiceBillingMetadata" ma:readOnly="true">
      <xsd:simpleType>
        <xsd:restriction base="dms:Note"/>
      </xsd:simpleType>
    </xsd:element>
    <xsd:element name="Solution" ma:index="33" nillable="true" ma:displayName="Solution" ma:default="Privacy" ma:format="Dropdown" ma:internalName="Solution">
      <xsd:simpleType>
        <xsd:restriction base="dms:Choice">
          <xsd:enumeration value="AI Governance"/>
          <xsd:enumeration value="Privacy"/>
          <xsd:enumeration value="Tech Risk &amp; Compliance"/>
          <xsd:enumeration value="Consent"/>
        </xsd:restriction>
      </xsd:simpleType>
    </xsd:element>
    <xsd:element name="Person" ma:index="34" nillable="true" ma:displayName="Person" ma:format="Dropdown" ma:list="UserInfo" ma:SharePointGroup="0" ma:internalName="Person">
      <xsd:complexType>
        <xsd:complexContent>
          <xsd:extension base="dms:User">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_ip_UnifiedCompliancePolicyUIAction xmlns="http://schemas.microsoft.com/sharepoint/v3" xsi:nil="true"/>
    <_ip_UnifiedCompliancePolicyProperties xmlns="http://schemas.microsoft.com/sharepoint/v3" xsi:nil="true"/>
    <TaxCatchAll xmlns="250c0373-be12-461c-98d4-6c697860a596" xsi:nil="true"/>
    <TaxKeywordTaxHTField xmlns="250c0373-be12-461c-98d4-6c697860a596">
      <Terms xmlns="http://schemas.microsoft.com/office/infopath/2007/PartnerControls"/>
    </TaxKeywordTaxHTField>
    <lcf76f155ced4ddcb4097134ff3c332f xmlns="9b2aba4e-50a1-4e02-88f3-255bf441ffbf">
      <Terms xmlns="http://schemas.microsoft.com/office/infopath/2007/PartnerControls"/>
    </lcf76f155ced4ddcb4097134ff3c332f>
    <Person xmlns="9b2aba4e-50a1-4e02-88f3-255bf441ffbf">
      <UserInfo>
        <DisplayName/>
        <AccountId xsi:nil="true"/>
        <AccountType/>
      </UserInfo>
    </Person>
    <Solution xmlns="9b2aba4e-50a1-4e02-88f3-255bf441ffbf">Privacy</Solution>
  </documentManagement>
</p:properties>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CCFE9246-17CC-479F-A315-CE44BBDE29E4}">
  <ds:schemaRefs>
    <ds:schemaRef ds:uri="http://schemas.openxmlformats.org/officeDocument/2006/bibliography"/>
  </ds:schemaRefs>
</ds:datastoreItem>
</file>

<file path=customXml/itemProps2.xml><?xml version="1.0" encoding="utf-8"?>
<ds:datastoreItem xmlns:ds="http://schemas.openxmlformats.org/officeDocument/2006/customXml" ds:itemID="{65D0A1AA-9AA3-4FE6-966A-9DE8FD7501B2}">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microsoft.com/sharepoint/v3"/>
    <ds:schemaRef ds:uri="250c0373-be12-461c-98d4-6c697860a596"/>
    <ds:schemaRef ds:uri="9b2aba4e-50a1-4e02-88f3-255bf441ffbf"/>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967B7D8F-D4F2-4D96-B367-26AE293211BE}">
  <ds:schemaRefs>
    <ds:schemaRef ds:uri="http://schemas.microsoft.com/office/2006/metadata/properties"/>
    <ds:schemaRef ds:uri="http://schemas.microsoft.com/office/infopath/2007/PartnerControls"/>
    <ds:schemaRef ds:uri="http://schemas.microsoft.com/sharepoint/v3"/>
    <ds:schemaRef ds:uri="250c0373-be12-461c-98d4-6c697860a596"/>
    <ds:schemaRef ds:uri="9b2aba4e-50a1-4e02-88f3-255bf441ffbf"/>
  </ds:schemaRefs>
</ds:datastoreItem>
</file>

<file path=customXml/itemProps4.xml><?xml version="1.0" encoding="utf-8"?>
<ds:datastoreItem xmlns:ds="http://schemas.openxmlformats.org/officeDocument/2006/customXml" ds:itemID="{E2575381-D090-4BB3-AC0D-2BB45FA7D7A0}">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Normal.dotm</Template>
  <TotalTime>31</TotalTime>
  <Pages>1</Pages>
  <Words>12498</Words>
  <Characters>71995</Characters>
  <Application>Microsoft Office Word</Application>
  <DocSecurity>0</DocSecurity>
  <Lines>3428</Lines>
  <Paragraphs>1724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82769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Keshawna Campbell</dc:creator>
  <cp:keywords/>
  <dc:description/>
  <cp:lastModifiedBy>Gulam Chagani</cp:lastModifiedBy>
  <cp:revision>5</cp:revision>
  <dcterms:created xsi:type="dcterms:W3CDTF">2025-12-17T13:41:00Z</dcterms:created>
  <dcterms:modified xsi:type="dcterms:W3CDTF">2026-05-10T16:31:00Z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d5a3b3d1-43a1-4cb9-bcfb-f51bbaaf59e2_Enabled">
    <vt:lpwstr>true</vt:lpwstr>
  </property>
  <property fmtid="{D5CDD505-2E9C-101B-9397-08002B2CF9AE}" pid="3" name="MSIP_Label_d5a3b3d1-43a1-4cb9-bcfb-f51bbaaf59e2_SetDate">
    <vt:lpwstr>2024-12-03T15:28:16Z</vt:lpwstr>
  </property>
  <property fmtid="{D5CDD505-2E9C-101B-9397-08002B2CF9AE}" pid="4" name="MSIP_Label_d5a3b3d1-43a1-4cb9-bcfb-f51bbaaf59e2_Method">
    <vt:lpwstr>Standard</vt:lpwstr>
  </property>
  <property fmtid="{D5CDD505-2E9C-101B-9397-08002B2CF9AE}" pid="5" name="MSIP_Label_d5a3b3d1-43a1-4cb9-bcfb-f51bbaaf59e2_Name">
    <vt:lpwstr>Proprietary</vt:lpwstr>
  </property>
  <property fmtid="{D5CDD505-2E9C-101B-9397-08002B2CF9AE}" pid="6" name="MSIP_Label_d5a3b3d1-43a1-4cb9-bcfb-f51bbaaf59e2_SiteId">
    <vt:lpwstr>9d1d17d8-372b-4b23-a9fc-1e5d895c89a1</vt:lpwstr>
  </property>
  <property fmtid="{D5CDD505-2E9C-101B-9397-08002B2CF9AE}" pid="7" name="MSIP_Label_d5a3b3d1-43a1-4cb9-bcfb-f51bbaaf59e2_ActionId">
    <vt:lpwstr>b4a8326a-5ebb-4e7f-9440-d845bce0c86c</vt:lpwstr>
  </property>
  <property fmtid="{D5CDD505-2E9C-101B-9397-08002B2CF9AE}" pid="8" name="MSIP_Label_d5a3b3d1-43a1-4cb9-bcfb-f51bbaaf59e2_ContentBits">
    <vt:lpwstr>0</vt:lpwstr>
  </property>
  <property fmtid="{D5CDD505-2E9C-101B-9397-08002B2CF9AE}" pid="9" name="ContentTypeId">
    <vt:lpwstr>0x0101003C15D2DC256E5949A30C2BB994F84D6A</vt:lpwstr>
  </property>
  <property fmtid="{D5CDD505-2E9C-101B-9397-08002B2CF9AE}" pid="10" name="TaxKeyword">
    <vt:lpwstr/>
  </property>
  <property fmtid="{D5CDD505-2E9C-101B-9397-08002B2CF9AE}" pid="11" name="MediaServiceImageTags">
    <vt:lpwstr/>
  </property>
  <property fmtid="{D5CDD505-2E9C-101B-9397-08002B2CF9AE}" pid="12" name="GrammarlyDocumentId">
    <vt:lpwstr>1b86c909-b657-4408-9509-021b84cf15cc</vt:lpwstr>
  </property>
  <property fmtid="{D5CDD505-2E9C-101B-9397-08002B2CF9AE}" pid="13" name="docLang">
    <vt:lpwstr>en</vt:lpwstr>
  </property>
  <property fmtid="{D5CDD505-2E9C-101B-9397-08002B2CF9AE}" pid="14" name="SWDocID">
    <vt:lpwstr>124160770.2</vt:lpwstr>
  </property>
</Properties>
</file>