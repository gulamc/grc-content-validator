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0" w:author="Bahar Toto" w:date="2025-12-03T21:04:00Z"/>
        </w:rPr>
      </w:pPr>
      <w:ins w:id="1" w:author="Bahar Toto" w:date="2025-12-03T21:04:00Z">
        <w:r w:rsidRPr="00611E23">
          <w:t xml:space="preserve">This Guidance Note reflects amendments to the CTDPA under </w:t>
        </w:r>
      </w:ins>
      <w:ins w:id="2" w:author="Bahar Toto" w:date="2025-12-03T21:05:00Z">
        <w:r w:rsidR="000128BD" w:rsidRPr="000A5018">
          <w:t>Act No. 25-113</w:t>
        </w:r>
      </w:ins>
      <w:ins w:id="3" w:author="Bahar Toto" w:date="2025-12-03T21:04:00Z">
        <w:r w:rsidRPr="00611E23">
          <w:t>, which take</w:t>
        </w:r>
      </w:ins>
      <w:ins w:id="4" w:author="Bahar Toto" w:date="2025-12-03T21:05:00Z">
        <w:r w:rsidR="000128BD">
          <w:t>s</w:t>
        </w:r>
      </w:ins>
      <w:ins w:id="5" w:author="Bahar Toto" w:date="2025-12-03T21:04:00Z">
        <w:r w:rsidRPr="00611E23">
          <w:t xml:space="preserve"> effect</w:t>
        </w:r>
      </w:ins>
      <w:ins w:id="6" w:author="Bahar Toto" w:date="2025-12-03T21:05:00Z">
        <w:r w:rsidR="000128BD">
          <w:t xml:space="preserve"> on</w:t>
        </w:r>
      </w:ins>
      <w:ins w:id="7" w:author="Bahar Toto" w:date="2025-12-03T21:04:00Z">
        <w:r w:rsidRPr="00611E23">
          <w:t xml:space="preserve"> July 1, 2026.</w:t>
        </w:r>
      </w:ins>
    </w:p>
    <w:p w14:paraId="5741A93C" w14:textId="2CF5F150" w:rsidR="41A66100" w:rsidDel="000411D6" w:rsidRDefault="41A66100" w:rsidP="2229AB24">
      <w:pPr>
        <w:rPr>
          <w:del w:id="8" w:author="Bahar Toto" w:date="2025-12-03T20:55:00Z"/>
          <w:rFonts w:ascii="Aptos" w:eastAsia="Aptos" w:hAnsi="Aptos" w:cs="Aptos"/>
          <w:color w:val="000000" w:themeColor="text1"/>
        </w:rPr>
      </w:pPr>
      <w:del w:id="9"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Article 55(1) GDPR; Article 3(1) of Law No. 58/2019; Articles 13-D and 13-G of Law No. 41/2004</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Article 5 of the GDPR; Article 7 of the GDPR</w:t>
            </w:r>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533"/>
      <w:commentRangeStart w:id="534"/>
      <w:r>
        <w:t xml:space="preserve">Consent </w:t>
      </w:r>
      <w:commentRangeEnd w:id="533"/>
      <w:r w:rsidR="00FC21EF">
        <w:rPr>
          <w:rStyle w:val="CommentReference"/>
          <w:rFonts w:ascii="Aptos" w:eastAsia="Aptos" w:hAnsi="Aptos" w:cs="Aptos"/>
          <w:color w:val="000000" w:themeColor="text1"/>
          <w:sz w:val="24"/>
          <w:szCs w:val="24"/>
        </w:rPr>
        <w:commentReference w:id="533"/>
      </w:r>
      <w:commentRangeEnd w:id="534"/>
      <w:r w:rsidR="00A55C6E">
        <w:rPr>
          <w:rStyle w:val="CommentReference"/>
          <w:rFonts w:ascii="Aptos" w:eastAsia="Aptos" w:hAnsi="Aptos" w:cs="Aptos"/>
          <w:color w:val="000000" w:themeColor="text1"/>
          <w:sz w:val="24"/>
          <w:szCs w:val="24"/>
        </w:rPr>
        <w:commentReference w:id="534"/>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49"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50">
          <w:tblGrid>
            <w:gridCol w:w="4500"/>
            <w:gridCol w:w="4500"/>
          </w:tblGrid>
        </w:tblGridChange>
      </w:tblGrid>
      <w:tr w:rsidR="2229AB24" w14:paraId="0735E7DF" w14:textId="77777777" w:rsidTr="00107E11">
        <w:trPr>
          <w:trHeight w:val="901"/>
          <w:trPrChange w:id="1151"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2"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3"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r>
              <w:t xml:space="preserve">Not applicable.</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r>
              <w:t xml:space="preserve">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r>
              <w:t xml:space="preserve">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3"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534"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597"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598"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614"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15"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634"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635"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650"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651"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798"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799"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824"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825"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915"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916"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166"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167"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435"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1438" w:name="SWStart"/>
      <w:bookmarkEnd w:id="1438"/>
    </w:p>
  </w:comment>
  <w:comment w:id="1436"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8C558B9" w16cid:durableId="18C558B9"/>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81EA" w14:textId="77777777" w:rsidR="00537DB1" w:rsidRDefault="00537DB1" w:rsidP="00052384">
      <w:r>
        <w:separator/>
      </w:r>
    </w:p>
  </w:endnote>
  <w:endnote w:type="continuationSeparator" w:id="0">
    <w:p w14:paraId="05021495" w14:textId="77777777" w:rsidR="00537DB1" w:rsidRDefault="00537DB1"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EBD7" w14:textId="77777777" w:rsidR="00537DB1" w:rsidRDefault="00537DB1" w:rsidP="00052384">
      <w:r>
        <w:separator/>
      </w:r>
    </w:p>
  </w:footnote>
  <w:footnote w:type="continuationSeparator" w:id="0">
    <w:p w14:paraId="321598FC" w14:textId="77777777" w:rsidR="00537DB1" w:rsidRDefault="00537DB1"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5BC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37DB1"/>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75A7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00994"/>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customXml/itemProps2.xml><?xml version="1.0" encoding="utf-8"?>
<ds:datastoreItem xmlns:ds="http://schemas.openxmlformats.org/officeDocument/2006/customXml" ds:itemID="{65D0A1AA-9AA3-4FE6-966A-9DE8FD750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E2575381-D090-4BB3-AC0D-2BB45FA7D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12498</Words>
  <Characters>71995</Characters>
  <Application>Microsoft Office Word</Application>
  <DocSecurity>0</DocSecurity>
  <Lines>3428</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Gulam Chagani</cp:lastModifiedBy>
  <cp:revision>5</cp:revision>
  <dcterms:created xsi:type="dcterms:W3CDTF">2025-12-17T13:41:00Z</dcterms:created>
  <dcterms:modified xsi:type="dcterms:W3CDTF">2026-05-10T16:31:00Z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